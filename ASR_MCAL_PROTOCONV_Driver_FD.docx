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9D9E" w14:textId="25D393CF" w:rsidR="008D795F" w:rsidRPr="00B751EC" w:rsidRDefault="007974C6" w:rsidP="005F39C8">
      <w:pPr>
        <w:rPr>
          <w:rFonts w:eastAsia="Meiryo UI"/>
          <w:strike/>
          <w:sz w:val="28"/>
          <w:szCs w:val="28"/>
        </w:rPr>
      </w:pPr>
      <w:r w:rsidRPr="00BF6713">
        <w:rPr>
          <w:noProof/>
        </w:rPr>
        <w:drawing>
          <wp:inline distT="0" distB="0" distL="0" distR="0" wp14:anchorId="2EB0A44C" wp14:editId="499BBFD7">
            <wp:extent cx="1759585" cy="180975"/>
            <wp:effectExtent l="0" t="0" r="0" b="9525"/>
            <wp:docPr id="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9585" cy="180975"/>
                    </a:xfrm>
                    <a:prstGeom prst="rect">
                      <a:avLst/>
                    </a:prstGeom>
                    <a:noFill/>
                    <a:ln>
                      <a:noFill/>
                    </a:ln>
                  </pic:spPr>
                </pic:pic>
              </a:graphicData>
            </a:graphic>
          </wp:inline>
        </w:drawing>
      </w:r>
    </w:p>
    <w:tbl>
      <w:tblPr>
        <w:tblpPr w:leftFromText="142" w:rightFromText="142"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29"/>
        <w:gridCol w:w="4032"/>
        <w:gridCol w:w="1618"/>
        <w:gridCol w:w="1440"/>
        <w:gridCol w:w="1207"/>
      </w:tblGrid>
      <w:tr w:rsidR="009948A4" w:rsidRPr="00BF6713" w14:paraId="76D82939" w14:textId="77777777" w:rsidTr="00171BEB">
        <w:trPr>
          <w:cantSplit/>
          <w:trHeight w:val="429"/>
        </w:trPr>
        <w:tc>
          <w:tcPr>
            <w:tcW w:w="2873" w:type="pct"/>
            <w:gridSpan w:val="2"/>
            <w:vMerge w:val="restart"/>
            <w:tcBorders>
              <w:top w:val="nil"/>
              <w:left w:val="nil"/>
              <w:right w:val="single" w:sz="12" w:space="0" w:color="auto"/>
            </w:tcBorders>
            <w:vAlign w:val="center"/>
          </w:tcPr>
          <w:p w14:paraId="4ADFE056" w14:textId="174E5A97" w:rsidR="0058651F" w:rsidRPr="0058651F" w:rsidRDefault="0058651F" w:rsidP="000D256D">
            <w:pPr>
              <w:jc w:val="right"/>
            </w:pPr>
          </w:p>
        </w:tc>
        <w:tc>
          <w:tcPr>
            <w:tcW w:w="2127" w:type="pct"/>
            <w:gridSpan w:val="3"/>
            <w:tcBorders>
              <w:top w:val="single" w:sz="12" w:space="0" w:color="auto"/>
              <w:left w:val="single" w:sz="12" w:space="0" w:color="auto"/>
              <w:right w:val="single" w:sz="12" w:space="0" w:color="auto"/>
            </w:tcBorders>
            <w:vAlign w:val="center"/>
          </w:tcPr>
          <w:sdt>
            <w:sdtPr>
              <w:rPr>
                <w:rFonts w:eastAsia="Meiryo UI" w:cs="Arial"/>
                <w:sz w:val="18"/>
                <w:szCs w:val="18"/>
              </w:rPr>
              <w:alias w:val="document_no"/>
              <w:tag w:val="document_no"/>
              <w:id w:val="1743056973"/>
              <w:placeholder>
                <w:docPart w:val="D891D2AAF3F647DAA14E0E51A0172AB5"/>
              </w:placeholder>
            </w:sdtPr>
            <w:sdtContent>
              <w:p w14:paraId="09AE17EA" w14:textId="7AA1C5E5" w:rsidR="000843C3" w:rsidRPr="00B751EC" w:rsidRDefault="00B751EC" w:rsidP="00220AA3">
                <w:pPr>
                  <w:jc w:val="center"/>
                  <w:rPr>
                    <w:rFonts w:eastAsia="Meiryo UI" w:cs="Arial"/>
                    <w:sz w:val="18"/>
                    <w:szCs w:val="18"/>
                  </w:rPr>
                </w:pPr>
                <w:r w:rsidRPr="00A5290A">
                  <w:t xml:space="preserve"> </w:t>
                </w:r>
                <w:r w:rsidR="00BD15F7" w:rsidRPr="00BD15F7">
                  <w:t>LLWEB-</w:t>
                </w:r>
                <w:r w:rsidR="00CB38E7" w:rsidRPr="00CB38E7">
                  <w:rPr>
                    <w:rFonts w:hint="eastAsia"/>
                  </w:rPr>
                  <w:t>202054</w:t>
                </w:r>
                <w:r w:rsidR="00CB38E7">
                  <w:t>69</w:t>
                </w:r>
              </w:p>
            </w:sdtContent>
          </w:sdt>
        </w:tc>
      </w:tr>
      <w:tr w:rsidR="009948A4" w:rsidRPr="00BF6713" w14:paraId="56A30748" w14:textId="77777777" w:rsidTr="00171BEB">
        <w:trPr>
          <w:cantSplit/>
          <w:trHeight w:val="429"/>
        </w:trPr>
        <w:tc>
          <w:tcPr>
            <w:tcW w:w="2873" w:type="pct"/>
            <w:gridSpan w:val="2"/>
            <w:vMerge/>
            <w:tcBorders>
              <w:left w:val="nil"/>
              <w:right w:val="single" w:sz="12" w:space="0" w:color="auto"/>
            </w:tcBorders>
            <w:vAlign w:val="center"/>
          </w:tcPr>
          <w:p w14:paraId="64E266CA" w14:textId="77777777" w:rsidR="009948A4" w:rsidRPr="00BF6713" w:rsidRDefault="009948A4" w:rsidP="00220AA3">
            <w:pPr>
              <w:rPr>
                <w:rFonts w:eastAsia="Meiryo UI" w:cs="Arial"/>
                <w:sz w:val="22"/>
                <w:szCs w:val="21"/>
              </w:rPr>
            </w:pPr>
          </w:p>
        </w:tc>
        <w:tc>
          <w:tcPr>
            <w:tcW w:w="2127" w:type="pct"/>
            <w:gridSpan w:val="3"/>
            <w:tcBorders>
              <w:top w:val="single" w:sz="12" w:space="0" w:color="auto"/>
              <w:left w:val="single" w:sz="12" w:space="0" w:color="auto"/>
              <w:right w:val="single" w:sz="12" w:space="0" w:color="auto"/>
            </w:tcBorders>
            <w:vAlign w:val="center"/>
          </w:tcPr>
          <w:sdt>
            <w:sdtPr>
              <w:rPr>
                <w:rFonts w:eastAsia="Meiryo UI" w:cs="Arial" w:hint="eastAsia"/>
                <w:szCs w:val="20"/>
              </w:rPr>
              <w:alias w:val="status"/>
              <w:tag w:val="status"/>
              <w:id w:val="37789853"/>
              <w:placeholder>
                <w:docPart w:val="DefaultPlaceholder_-1854013438"/>
              </w:placeholder>
              <w:dropDownList>
                <w:listItem w:displayText="&lt;Status&gt;" w:value="&lt;Status&gt;"/>
                <w:listItem w:displayText="Draft" w:value="Draft"/>
                <w:listItem w:displayText="Released" w:value="Released"/>
              </w:dropDownList>
            </w:sdtPr>
            <w:sdtEndPr>
              <w:rPr>
                <w:rFonts w:hint="default"/>
              </w:rPr>
            </w:sdtEndPr>
            <w:sdtContent>
              <w:p w14:paraId="5C8E3563" w14:textId="3BB54BCD" w:rsidR="009948A4" w:rsidRPr="00171BEB" w:rsidRDefault="002C2C66" w:rsidP="00220AA3">
                <w:pPr>
                  <w:jc w:val="center"/>
                  <w:rPr>
                    <w:rFonts w:eastAsia="Meiryo UI" w:cs="Arial"/>
                    <w:sz w:val="18"/>
                    <w:szCs w:val="18"/>
                  </w:rPr>
                </w:pPr>
                <w:r w:rsidRPr="00171BEB">
                  <w:rPr>
                    <w:rFonts w:eastAsia="Meiryo UI" w:cs="Arial"/>
                    <w:szCs w:val="20"/>
                  </w:rPr>
                  <w:t>Released</w:t>
                </w:r>
              </w:p>
            </w:sdtContent>
          </w:sdt>
        </w:tc>
      </w:tr>
      <w:tr w:rsidR="009948A4" w:rsidRPr="00BF6713" w14:paraId="70F37361" w14:textId="77777777" w:rsidTr="00171BEB">
        <w:trPr>
          <w:cantSplit/>
          <w:trHeight w:val="429"/>
        </w:trPr>
        <w:tc>
          <w:tcPr>
            <w:tcW w:w="2873" w:type="pct"/>
            <w:gridSpan w:val="2"/>
            <w:vMerge/>
            <w:tcBorders>
              <w:left w:val="nil"/>
              <w:right w:val="single" w:sz="12" w:space="0" w:color="auto"/>
            </w:tcBorders>
            <w:vAlign w:val="center"/>
          </w:tcPr>
          <w:p w14:paraId="5DB258E8" w14:textId="77777777" w:rsidR="009948A4" w:rsidRPr="00BF6713" w:rsidRDefault="009948A4" w:rsidP="00220AA3">
            <w:pPr>
              <w:rPr>
                <w:rFonts w:eastAsia="Meiryo UI" w:cs="Arial"/>
                <w:sz w:val="22"/>
                <w:szCs w:val="21"/>
              </w:rPr>
            </w:pPr>
          </w:p>
        </w:tc>
        <w:sdt>
          <w:sdtPr>
            <w:rPr>
              <w:rFonts w:eastAsia="Meiryo UI" w:cs="Arial"/>
              <w:sz w:val="18"/>
              <w:szCs w:val="18"/>
            </w:rPr>
            <w:alias w:val="version"/>
            <w:tag w:val="version"/>
            <w:id w:val="-1237620105"/>
            <w:placeholder>
              <w:docPart w:val="5CE9A26C1B20403CA5C52D4B9D48CAB9"/>
            </w:placeholder>
          </w:sdtPr>
          <w:sdtContent>
            <w:tc>
              <w:tcPr>
                <w:tcW w:w="2127" w:type="pct"/>
                <w:gridSpan w:val="3"/>
                <w:tcBorders>
                  <w:top w:val="single" w:sz="12" w:space="0" w:color="auto"/>
                  <w:left w:val="single" w:sz="12" w:space="0" w:color="auto"/>
                  <w:right w:val="single" w:sz="12" w:space="0" w:color="auto"/>
                </w:tcBorders>
                <w:vAlign w:val="center"/>
              </w:tcPr>
              <w:p w14:paraId="1E099706" w14:textId="34401CA0" w:rsidR="009948A4" w:rsidRDefault="00750D0D" w:rsidP="00220AA3">
                <w:pPr>
                  <w:jc w:val="center"/>
                  <w:rPr>
                    <w:rFonts w:eastAsia="Meiryo UI" w:cs="Arial"/>
                    <w:sz w:val="18"/>
                    <w:szCs w:val="18"/>
                  </w:rPr>
                </w:pPr>
                <w:r>
                  <w:rPr>
                    <w:szCs w:val="20"/>
                  </w:rPr>
                  <w:t>1</w:t>
                </w:r>
                <w:r w:rsidR="009F2782" w:rsidRPr="001D163C">
                  <w:rPr>
                    <w:szCs w:val="20"/>
                  </w:rPr>
                  <w:t>.</w:t>
                </w:r>
                <w:r w:rsidR="009D560C" w:rsidRPr="001D163C">
                  <w:rPr>
                    <w:szCs w:val="20"/>
                  </w:rPr>
                  <w:t>0</w:t>
                </w:r>
                <w:del w:id="0" w:author="Huy Huynh" w:date="2026-08-03T17:44:00Z" w16du:dateUtc="2026-08-03T10:44:00Z">
                  <w:r w:rsidR="009D560C" w:rsidDel="00AF2D8E">
                    <w:rPr>
                      <w:szCs w:val="20"/>
                    </w:rPr>
                    <w:delText>6</w:delText>
                  </w:r>
                </w:del>
                <w:ins w:id="1" w:author="Huy Huynh" w:date="2026-08-03T17:44:00Z" w16du:dateUtc="2026-08-03T10:44:00Z">
                  <w:r w:rsidR="00AF2D8E">
                    <w:rPr>
                      <w:szCs w:val="20"/>
                    </w:rPr>
                    <w:t>7</w:t>
                  </w:r>
                </w:ins>
              </w:p>
            </w:tc>
          </w:sdtContent>
        </w:sdt>
      </w:tr>
      <w:tr w:rsidR="00570D2B" w:rsidRPr="00BF6713" w14:paraId="719E4078" w14:textId="77777777" w:rsidTr="00171BEB">
        <w:trPr>
          <w:cantSplit/>
          <w:trHeight w:val="429"/>
        </w:trPr>
        <w:tc>
          <w:tcPr>
            <w:tcW w:w="862" w:type="pct"/>
            <w:vMerge w:val="restart"/>
            <w:tcBorders>
              <w:top w:val="single" w:sz="12" w:space="0" w:color="auto"/>
              <w:left w:val="single" w:sz="12" w:space="0" w:color="auto"/>
            </w:tcBorders>
            <w:vAlign w:val="center"/>
          </w:tcPr>
          <w:p w14:paraId="469E44E7" w14:textId="78182D76" w:rsidR="007974C6" w:rsidRPr="00BF6713" w:rsidRDefault="007974C6" w:rsidP="000D256D">
            <w:pPr>
              <w:ind w:right="180"/>
              <w:rPr>
                <w:rFonts w:eastAsia="Meiryo UI" w:cs="Arial"/>
                <w:szCs w:val="20"/>
              </w:rPr>
            </w:pPr>
          </w:p>
        </w:tc>
        <w:sdt>
          <w:sdtPr>
            <w:rPr>
              <w:rFonts w:cs="Arial"/>
              <w:szCs w:val="20"/>
            </w:rPr>
            <w:alias w:val="title"/>
            <w:tag w:val="title"/>
            <w:id w:val="-1433433090"/>
            <w:placeholder>
              <w:docPart w:val="959C76ACA44640139AB9CD00D9F3472B"/>
            </w:placeholder>
          </w:sdtPr>
          <w:sdtContent>
            <w:tc>
              <w:tcPr>
                <w:tcW w:w="2011" w:type="pct"/>
                <w:vMerge w:val="restart"/>
                <w:tcBorders>
                  <w:top w:val="single" w:sz="12" w:space="0" w:color="auto"/>
                </w:tcBorders>
                <w:vAlign w:val="center"/>
              </w:tcPr>
              <w:p w14:paraId="06B8A687" w14:textId="78FBA42C" w:rsidR="000D67AE" w:rsidRDefault="008B2E70" w:rsidP="00220AA3">
                <w:pPr>
                  <w:jc w:val="center"/>
                </w:pPr>
                <w:r w:rsidRPr="000D67AE">
                  <w:t>Component</w:t>
                </w:r>
              </w:p>
              <w:p w14:paraId="652228C0" w14:textId="68D63793" w:rsidR="00F776A0" w:rsidRPr="000D67AE" w:rsidRDefault="008B2E70" w:rsidP="00220AA3">
                <w:pPr>
                  <w:jc w:val="center"/>
                </w:pPr>
                <w:r w:rsidRPr="000D67AE">
                  <w:t>Architectur</w:t>
                </w:r>
                <w:r w:rsidR="00FD59DE">
                  <w:t>e</w:t>
                </w:r>
                <w:r w:rsidRPr="000D67AE">
                  <w:t xml:space="preserve"> Design</w:t>
                </w:r>
                <w:r w:rsidRPr="000D67AE">
                  <w:rPr>
                    <w:rFonts w:hint="eastAsia"/>
                  </w:rPr>
                  <w:t xml:space="preserve"> Specification</w:t>
                </w:r>
              </w:p>
              <w:p w14:paraId="5071F7F8" w14:textId="77777777" w:rsidR="008B2E70" w:rsidRDefault="008B2E70" w:rsidP="00220AA3">
                <w:pPr>
                  <w:jc w:val="center"/>
                </w:pPr>
              </w:p>
              <w:p w14:paraId="40C624B7" w14:textId="577AE514" w:rsidR="007974C6" w:rsidRPr="00BF6713" w:rsidRDefault="0045362C" w:rsidP="00220AA3">
                <w:pPr>
                  <w:jc w:val="center"/>
                  <w:rPr>
                    <w:rFonts w:cs="Arial"/>
                    <w:szCs w:val="20"/>
                  </w:rPr>
                </w:pPr>
                <w:r>
                  <w:t>Protocol Conversion</w:t>
                </w:r>
              </w:p>
            </w:tc>
          </w:sdtContent>
        </w:sdt>
        <w:sdt>
          <w:sdtPr>
            <w:rPr>
              <w:rFonts w:eastAsia="Meiryo UI" w:hint="eastAsia"/>
              <w:kern w:val="0"/>
            </w:rPr>
            <w:alias w:val="release_date"/>
            <w:tag w:val="release_date"/>
            <w:id w:val="-2044669286"/>
            <w:placeholder>
              <w:docPart w:val="6A8D45FDE97B47D4AE2D5F36A8B8433E"/>
            </w:placeholder>
            <w:date w:fullDate="2026-08-06T00:00:00Z">
              <w:dateFormat w:val="MMMM d, yyyy"/>
              <w:lid w:val="en-US"/>
              <w:storeMappedDataAs w:val="dateTime"/>
              <w:calendar w:val="gregorian"/>
            </w:date>
          </w:sdtPr>
          <w:sdtContent>
            <w:tc>
              <w:tcPr>
                <w:tcW w:w="2127" w:type="pct"/>
                <w:gridSpan w:val="3"/>
                <w:tcBorders>
                  <w:top w:val="single" w:sz="4" w:space="0" w:color="auto"/>
                  <w:right w:val="single" w:sz="12" w:space="0" w:color="auto"/>
                </w:tcBorders>
                <w:vAlign w:val="center"/>
              </w:tcPr>
              <w:p w14:paraId="0C7B4F4F" w14:textId="18C8EF90" w:rsidR="007974C6" w:rsidRPr="000D67AE" w:rsidRDefault="00AF2D8E" w:rsidP="00220AA3">
                <w:pPr>
                  <w:jc w:val="center"/>
                  <w:rPr>
                    <w:rFonts w:eastAsia="Meiryo UI" w:cs="Arial"/>
                    <w:i/>
                    <w:iCs/>
                    <w:color w:val="0070C0"/>
                    <w:szCs w:val="18"/>
                  </w:rPr>
                </w:pPr>
                <w:del w:id="2" w:author="Huy Huynh" w:date="2026-08-03T17:44:00Z" w16du:dateUtc="2026-08-03T10:44:00Z">
                  <w:r w:rsidDel="00AF2D8E">
                    <w:rPr>
                      <w:rFonts w:eastAsia="Meiryo UI"/>
                      <w:kern w:val="0"/>
                    </w:rPr>
                    <w:delText>February 6, 2026</w:delText>
                  </w:r>
                </w:del>
                <w:ins w:id="3" w:author="Huy Huynh" w:date="2026-08-03T17:44:00Z" w16du:dateUtc="2026-08-03T10:44:00Z">
                  <w:r>
                    <w:rPr>
                      <w:rFonts w:eastAsia="Meiryo UI"/>
                      <w:kern w:val="0"/>
                    </w:rPr>
                    <w:t>August</w:t>
                  </w:r>
                  <w:r>
                    <w:rPr>
                      <w:rFonts w:eastAsia="Meiryo UI"/>
                      <w:kern w:val="0"/>
                    </w:rPr>
                    <w:t xml:space="preserve"> 6, 2026</w:t>
                  </w:r>
                </w:ins>
              </w:p>
            </w:tc>
          </w:sdtContent>
        </w:sdt>
      </w:tr>
      <w:tr w:rsidR="00570D2B" w:rsidRPr="00BF6713" w14:paraId="01733375" w14:textId="77777777" w:rsidTr="00171BEB">
        <w:trPr>
          <w:cantSplit/>
          <w:trHeight w:val="1183"/>
        </w:trPr>
        <w:tc>
          <w:tcPr>
            <w:tcW w:w="862" w:type="pct"/>
            <w:vMerge/>
            <w:tcBorders>
              <w:left w:val="single" w:sz="12" w:space="0" w:color="auto"/>
            </w:tcBorders>
          </w:tcPr>
          <w:p w14:paraId="5F1C3354" w14:textId="77777777" w:rsidR="007974C6" w:rsidRPr="00BF6713" w:rsidRDefault="007974C6" w:rsidP="00220AA3">
            <w:pPr>
              <w:rPr>
                <w:rFonts w:eastAsia="Meiryo UI" w:cs="Arial"/>
                <w:sz w:val="18"/>
                <w:szCs w:val="18"/>
              </w:rPr>
            </w:pPr>
          </w:p>
        </w:tc>
        <w:tc>
          <w:tcPr>
            <w:tcW w:w="2011" w:type="pct"/>
            <w:vMerge/>
          </w:tcPr>
          <w:p w14:paraId="57EA018B" w14:textId="77777777" w:rsidR="007974C6" w:rsidRPr="00BF6713" w:rsidRDefault="007974C6" w:rsidP="00220AA3">
            <w:pPr>
              <w:rPr>
                <w:rFonts w:eastAsia="Meiryo UI" w:cs="Arial"/>
                <w:sz w:val="18"/>
                <w:szCs w:val="18"/>
              </w:rPr>
            </w:pPr>
          </w:p>
        </w:tc>
        <w:tc>
          <w:tcPr>
            <w:tcW w:w="2127" w:type="pct"/>
            <w:gridSpan w:val="3"/>
            <w:tcBorders>
              <w:right w:val="single" w:sz="12" w:space="0" w:color="auto"/>
            </w:tcBorders>
            <w:vAlign w:val="center"/>
          </w:tcPr>
          <w:p w14:paraId="474A1E24" w14:textId="6ED039F2" w:rsidR="00F64E2F" w:rsidRPr="00171BEB" w:rsidRDefault="00000000" w:rsidP="00220AA3">
            <w:pPr>
              <w:jc w:val="center"/>
              <w:rPr>
                <w:rFonts w:eastAsia="Meiryo UI" w:cs="Arial"/>
                <w:szCs w:val="20"/>
              </w:rPr>
            </w:pPr>
            <w:sdt>
              <w:sdtPr>
                <w:alias w:val="department"/>
                <w:tag w:val="department"/>
                <w:id w:val="589128541"/>
                <w:placeholder>
                  <w:docPart w:val="DefaultPlaceholder_-1854013440"/>
                </w:placeholder>
              </w:sdtPr>
              <w:sdtContent>
                <w:r w:rsidR="00206B96" w:rsidRPr="00206B96">
                  <w:t>SW&amp;D/SVCS/SVMB/SVMB3</w:t>
                </w:r>
              </w:sdtContent>
            </w:sdt>
          </w:p>
        </w:tc>
      </w:tr>
      <w:tr w:rsidR="00570D2B" w:rsidRPr="00BF6713" w14:paraId="0E7D2030" w14:textId="77777777" w:rsidTr="00171BEB">
        <w:trPr>
          <w:cantSplit/>
          <w:trHeight w:val="277"/>
        </w:trPr>
        <w:tc>
          <w:tcPr>
            <w:tcW w:w="862" w:type="pct"/>
            <w:vMerge/>
            <w:tcBorders>
              <w:left w:val="single" w:sz="12" w:space="0" w:color="auto"/>
            </w:tcBorders>
          </w:tcPr>
          <w:p w14:paraId="3B89C3F4" w14:textId="77777777" w:rsidR="007974C6" w:rsidRPr="00BF6713" w:rsidRDefault="007974C6" w:rsidP="00220AA3">
            <w:pPr>
              <w:rPr>
                <w:rFonts w:eastAsia="Meiryo UI" w:cs="Arial"/>
                <w:sz w:val="18"/>
                <w:szCs w:val="18"/>
              </w:rPr>
            </w:pPr>
          </w:p>
        </w:tc>
        <w:tc>
          <w:tcPr>
            <w:tcW w:w="2011" w:type="pct"/>
            <w:vMerge/>
          </w:tcPr>
          <w:p w14:paraId="2F2F472D" w14:textId="77777777" w:rsidR="007974C6" w:rsidRPr="00BF6713" w:rsidRDefault="007974C6" w:rsidP="00220AA3">
            <w:pPr>
              <w:rPr>
                <w:rFonts w:eastAsia="Meiryo UI" w:cs="Arial"/>
                <w:sz w:val="18"/>
                <w:szCs w:val="18"/>
              </w:rPr>
            </w:pPr>
          </w:p>
        </w:tc>
        <w:tc>
          <w:tcPr>
            <w:tcW w:w="807" w:type="pct"/>
            <w:vAlign w:val="center"/>
          </w:tcPr>
          <w:p w14:paraId="43CA5EFE" w14:textId="6BDBB00C" w:rsidR="007974C6" w:rsidRPr="00BF6713" w:rsidRDefault="00305A9D" w:rsidP="00220AA3">
            <w:pPr>
              <w:jc w:val="center"/>
              <w:rPr>
                <w:rFonts w:eastAsia="Meiryo UI" w:cs="Arial"/>
                <w:szCs w:val="20"/>
              </w:rPr>
            </w:pPr>
            <w:r>
              <w:rPr>
                <w:rFonts w:eastAsia="Meiryo UI" w:cs="Arial" w:hint="eastAsia"/>
                <w:szCs w:val="20"/>
              </w:rPr>
              <w:t>Approver</w:t>
            </w:r>
          </w:p>
        </w:tc>
        <w:tc>
          <w:tcPr>
            <w:tcW w:w="718" w:type="pct"/>
            <w:vAlign w:val="center"/>
          </w:tcPr>
          <w:p w14:paraId="45AB015A" w14:textId="4767E8D0" w:rsidR="007974C6" w:rsidRPr="00BF6713" w:rsidRDefault="00305A9D" w:rsidP="00220AA3">
            <w:pPr>
              <w:jc w:val="center"/>
              <w:rPr>
                <w:rFonts w:eastAsia="Meiryo UI" w:cs="Arial"/>
                <w:szCs w:val="20"/>
              </w:rPr>
            </w:pPr>
            <w:r>
              <w:rPr>
                <w:rFonts w:eastAsia="Meiryo UI" w:cs="Arial" w:hint="eastAsia"/>
                <w:szCs w:val="20"/>
              </w:rPr>
              <w:t>Checker</w:t>
            </w:r>
          </w:p>
        </w:tc>
        <w:tc>
          <w:tcPr>
            <w:tcW w:w="602" w:type="pct"/>
            <w:tcBorders>
              <w:right w:val="single" w:sz="12" w:space="0" w:color="auto"/>
            </w:tcBorders>
            <w:vAlign w:val="center"/>
          </w:tcPr>
          <w:p w14:paraId="4C5FB3AF" w14:textId="5DF323B2" w:rsidR="007974C6" w:rsidRPr="00BF6713" w:rsidRDefault="00305A9D" w:rsidP="00220AA3">
            <w:pPr>
              <w:jc w:val="center"/>
              <w:rPr>
                <w:rFonts w:eastAsia="Meiryo UI" w:cs="Arial"/>
                <w:szCs w:val="20"/>
              </w:rPr>
            </w:pPr>
            <w:r>
              <w:rPr>
                <w:rFonts w:eastAsia="Meiryo UI" w:cs="Arial" w:hint="eastAsia"/>
                <w:szCs w:val="20"/>
              </w:rPr>
              <w:t>A</w:t>
            </w:r>
            <w:r>
              <w:rPr>
                <w:rFonts w:eastAsia="Meiryo UI" w:cs="Arial"/>
                <w:szCs w:val="20"/>
              </w:rPr>
              <w:t>uthor</w:t>
            </w:r>
          </w:p>
        </w:tc>
      </w:tr>
      <w:tr w:rsidR="00570D2B" w:rsidRPr="00BF6713" w14:paraId="786928E5" w14:textId="77777777" w:rsidTr="00171BEB">
        <w:trPr>
          <w:cantSplit/>
          <w:trHeight w:val="850"/>
        </w:trPr>
        <w:tc>
          <w:tcPr>
            <w:tcW w:w="862" w:type="pct"/>
            <w:vMerge/>
            <w:tcBorders>
              <w:left w:val="single" w:sz="12" w:space="0" w:color="auto"/>
              <w:bottom w:val="single" w:sz="12" w:space="0" w:color="auto"/>
            </w:tcBorders>
          </w:tcPr>
          <w:p w14:paraId="71487C38" w14:textId="77777777" w:rsidR="007974C6" w:rsidRPr="00BF6713" w:rsidRDefault="007974C6" w:rsidP="00220AA3">
            <w:pPr>
              <w:rPr>
                <w:rFonts w:eastAsia="Meiryo UI" w:cs="Arial"/>
                <w:sz w:val="18"/>
                <w:szCs w:val="18"/>
              </w:rPr>
            </w:pPr>
          </w:p>
        </w:tc>
        <w:tc>
          <w:tcPr>
            <w:tcW w:w="2011" w:type="pct"/>
            <w:vMerge/>
            <w:tcBorders>
              <w:bottom w:val="single" w:sz="12" w:space="0" w:color="auto"/>
            </w:tcBorders>
          </w:tcPr>
          <w:p w14:paraId="04D265AF" w14:textId="77777777" w:rsidR="007974C6" w:rsidRPr="00BF6713" w:rsidRDefault="007974C6" w:rsidP="00220AA3">
            <w:pPr>
              <w:rPr>
                <w:rFonts w:eastAsia="Meiryo UI" w:cs="Arial"/>
                <w:sz w:val="18"/>
                <w:szCs w:val="18"/>
              </w:rPr>
            </w:pPr>
          </w:p>
        </w:tc>
        <w:tc>
          <w:tcPr>
            <w:tcW w:w="807" w:type="pct"/>
            <w:tcBorders>
              <w:bottom w:val="single" w:sz="12" w:space="0" w:color="auto"/>
            </w:tcBorders>
            <w:vAlign w:val="center"/>
          </w:tcPr>
          <w:p w14:paraId="1693AF70" w14:textId="22FF301C" w:rsidR="007974C6" w:rsidRPr="00BF6713" w:rsidRDefault="005C0FCA" w:rsidP="00220AA3">
            <w:pPr>
              <w:jc w:val="center"/>
              <w:rPr>
                <w:rFonts w:eastAsia="Meiryo UI" w:cs="Arial"/>
                <w:sz w:val="18"/>
                <w:szCs w:val="18"/>
              </w:rPr>
            </w:pPr>
            <w:del w:id="4" w:author="Huy Huynh" w:date="2026-08-03T17:44:00Z" w16du:dateUtc="2026-08-03T10:44:00Z">
              <w:r w:rsidDel="00AF2D8E">
                <w:rPr>
                  <w:rFonts w:eastAsia="Meiryo UI" w:cs="Arial"/>
                  <w:sz w:val="18"/>
                  <w:szCs w:val="18"/>
                </w:rPr>
                <w:delText>Luan Le</w:delText>
              </w:r>
            </w:del>
          </w:p>
        </w:tc>
        <w:tc>
          <w:tcPr>
            <w:tcW w:w="718" w:type="pct"/>
            <w:tcBorders>
              <w:bottom w:val="single" w:sz="12" w:space="0" w:color="auto"/>
            </w:tcBorders>
            <w:vAlign w:val="center"/>
          </w:tcPr>
          <w:p w14:paraId="3ABE0C64" w14:textId="59D03146" w:rsidR="0063694F" w:rsidRPr="00BF6713" w:rsidRDefault="005C0FCA" w:rsidP="00220AA3">
            <w:pPr>
              <w:jc w:val="center"/>
              <w:rPr>
                <w:rFonts w:eastAsia="Meiryo UI" w:cs="Arial"/>
                <w:sz w:val="18"/>
                <w:szCs w:val="18"/>
              </w:rPr>
            </w:pPr>
            <w:del w:id="5" w:author="Huy Huynh" w:date="2026-08-03T17:44:00Z" w16du:dateUtc="2026-08-03T10:44:00Z">
              <w:r w:rsidDel="00AF2D8E">
                <w:rPr>
                  <w:rFonts w:eastAsia="Meiryo UI" w:cs="Arial"/>
                  <w:sz w:val="18"/>
                  <w:szCs w:val="18"/>
                </w:rPr>
                <w:delText>Toan Pham</w:delText>
              </w:r>
            </w:del>
          </w:p>
        </w:tc>
        <w:sdt>
          <w:sdtPr>
            <w:rPr>
              <w:rFonts w:eastAsia="Meiryo UI" w:cs="Arial"/>
              <w:sz w:val="18"/>
              <w:szCs w:val="18"/>
            </w:rPr>
            <w:alias w:val="author"/>
            <w:tag w:val="author"/>
            <w:id w:val="165599963"/>
            <w:placeholder>
              <w:docPart w:val="BFE4FD2016CB47C886510BC4963EB2D6"/>
            </w:placeholder>
          </w:sdtPr>
          <w:sdtContent>
            <w:tc>
              <w:tcPr>
                <w:tcW w:w="602" w:type="pct"/>
                <w:tcBorders>
                  <w:bottom w:val="single" w:sz="12" w:space="0" w:color="auto"/>
                  <w:right w:val="single" w:sz="12" w:space="0" w:color="auto"/>
                </w:tcBorders>
                <w:vAlign w:val="center"/>
              </w:tcPr>
              <w:p w14:paraId="27EE34B7" w14:textId="3DBC3204" w:rsidR="007974C6" w:rsidRPr="00BF6713" w:rsidRDefault="009F2782" w:rsidP="00220AA3">
                <w:pPr>
                  <w:jc w:val="center"/>
                  <w:rPr>
                    <w:rFonts w:eastAsia="Meiryo UI" w:cs="Arial"/>
                    <w:sz w:val="18"/>
                    <w:szCs w:val="18"/>
                  </w:rPr>
                </w:pPr>
                <w:r w:rsidRPr="00171BEB">
                  <w:rPr>
                    <w:rFonts w:eastAsia="Meiryo UI" w:cs="Arial"/>
                    <w:szCs w:val="20"/>
                  </w:rPr>
                  <w:t>Huy Huynh</w:t>
                </w:r>
              </w:p>
            </w:tc>
          </w:sdtContent>
        </w:sdt>
      </w:tr>
    </w:tbl>
    <w:p w14:paraId="543A0B4B" w14:textId="01322BDF" w:rsidR="007974C6" w:rsidRDefault="007974C6" w:rsidP="00032018">
      <w:pPr>
        <w:spacing w:after="120"/>
        <w:rPr>
          <w:rFonts w:eastAsia="Meiryo UI"/>
        </w:rPr>
      </w:pPr>
      <w:r>
        <w:rPr>
          <w:rFonts w:eastAsia="Meiryo UI"/>
        </w:rPr>
        <w:br w:type="page"/>
      </w:r>
    </w:p>
    <w:p w14:paraId="14B7ED41" w14:textId="77777777" w:rsidR="0008344C" w:rsidRPr="00F05069" w:rsidRDefault="0008344C" w:rsidP="00032018">
      <w:pPr>
        <w:spacing w:after="120"/>
        <w:jc w:val="center"/>
        <w:rPr>
          <w:rFonts w:eastAsia="Meiryo UI" w:cs="Arial"/>
          <w:b/>
          <w:sz w:val="32"/>
          <w:szCs w:val="32"/>
        </w:rPr>
      </w:pPr>
      <w:r w:rsidRPr="00F05069">
        <w:rPr>
          <w:rFonts w:eastAsia="Meiryo UI" w:cs="Arial"/>
          <w:b/>
          <w:sz w:val="32"/>
          <w:szCs w:val="32"/>
        </w:rPr>
        <w:lastRenderedPageBreak/>
        <w:t>Table of Contents</w:t>
      </w:r>
    </w:p>
    <w:p w14:paraId="6F159626" w14:textId="77777777" w:rsidR="0008344C" w:rsidRPr="00F05069" w:rsidRDefault="0008344C" w:rsidP="00032018">
      <w:pPr>
        <w:spacing w:after="120"/>
        <w:rPr>
          <w:rFonts w:eastAsia="Meiryo UI" w:cs="Arial"/>
          <w:szCs w:val="21"/>
        </w:rPr>
      </w:pPr>
    </w:p>
    <w:p w14:paraId="4B1A335E" w14:textId="523DA0F6" w:rsidR="00A40830" w:rsidRDefault="0008344C">
      <w:pPr>
        <w:pStyle w:val="TOC1"/>
        <w:rPr>
          <w:rFonts w:asciiTheme="minorHAnsi" w:eastAsiaTheme="minorEastAsia" w:hAnsiTheme="minorHAnsi" w:cstheme="minorBidi"/>
          <w:noProof/>
          <w:kern w:val="2"/>
          <w:sz w:val="24"/>
          <w:szCs w:val="24"/>
          <w:lang w:eastAsia="en-US"/>
          <w14:ligatures w14:val="standardContextual"/>
        </w:rPr>
      </w:pPr>
      <w:r w:rsidRPr="00F05069">
        <w:rPr>
          <w:rFonts w:eastAsia="Meiryo UI" w:cs="Arial"/>
        </w:rPr>
        <w:fldChar w:fldCharType="begin"/>
      </w:r>
      <w:r w:rsidRPr="00F05069">
        <w:rPr>
          <w:rFonts w:eastAsia="Meiryo UI" w:cs="Arial"/>
        </w:rPr>
        <w:instrText xml:space="preserve"> TOC \o "1-3" \h \z \u </w:instrText>
      </w:r>
      <w:r w:rsidRPr="00F05069">
        <w:rPr>
          <w:rFonts w:eastAsia="Meiryo UI" w:cs="Arial"/>
        </w:rPr>
        <w:fldChar w:fldCharType="separate"/>
      </w:r>
      <w:hyperlink w:anchor="_Toc203383943" w:history="1">
        <w:r w:rsidR="00A40830" w:rsidRPr="005D5B87">
          <w:rPr>
            <w:rStyle w:val="Hyperlink"/>
            <w:noProof/>
          </w:rPr>
          <w:t>1</w:t>
        </w:r>
        <w:r w:rsidR="00A40830">
          <w:rPr>
            <w:rFonts w:asciiTheme="minorHAnsi" w:eastAsiaTheme="minorEastAsia" w:hAnsiTheme="minorHAnsi" w:cstheme="minorBidi"/>
            <w:noProof/>
            <w:kern w:val="2"/>
            <w:sz w:val="24"/>
            <w:szCs w:val="24"/>
            <w:lang w:eastAsia="en-US"/>
            <w14:ligatures w14:val="standardContextual"/>
          </w:rPr>
          <w:tab/>
        </w:r>
        <w:r w:rsidR="00A40830" w:rsidRPr="005D5B87">
          <w:rPr>
            <w:rStyle w:val="Hyperlink"/>
            <w:noProof/>
          </w:rPr>
          <w:t>Introduction</w:t>
        </w:r>
        <w:r w:rsidR="00A40830">
          <w:rPr>
            <w:noProof/>
            <w:webHidden/>
          </w:rPr>
          <w:tab/>
        </w:r>
        <w:r w:rsidR="00A40830">
          <w:rPr>
            <w:noProof/>
            <w:webHidden/>
          </w:rPr>
          <w:fldChar w:fldCharType="begin"/>
        </w:r>
        <w:r w:rsidR="00A40830">
          <w:rPr>
            <w:noProof/>
            <w:webHidden/>
          </w:rPr>
          <w:instrText xml:space="preserve"> PAGEREF _Toc203383943 \h </w:instrText>
        </w:r>
        <w:r w:rsidR="00A40830">
          <w:rPr>
            <w:noProof/>
            <w:webHidden/>
          </w:rPr>
        </w:r>
        <w:r w:rsidR="00A40830">
          <w:rPr>
            <w:noProof/>
            <w:webHidden/>
          </w:rPr>
          <w:fldChar w:fldCharType="separate"/>
        </w:r>
        <w:r w:rsidR="009D560C">
          <w:rPr>
            <w:noProof/>
            <w:webHidden/>
          </w:rPr>
          <w:t>5</w:t>
        </w:r>
        <w:r w:rsidR="00A40830">
          <w:rPr>
            <w:noProof/>
            <w:webHidden/>
          </w:rPr>
          <w:fldChar w:fldCharType="end"/>
        </w:r>
      </w:hyperlink>
    </w:p>
    <w:p w14:paraId="47316C0C" w14:textId="47A2B8ED"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4" w:history="1">
        <w:r w:rsidRPr="005D5B87">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4"/>
            <w:lang w:eastAsia="en-US"/>
            <w14:ligatures w14:val="standardContextual"/>
          </w:rPr>
          <w:tab/>
        </w:r>
        <w:r w:rsidRPr="005D5B87">
          <w:rPr>
            <w:rStyle w:val="Hyperlink"/>
            <w:noProof/>
          </w:rPr>
          <w:t>Scope</w:t>
        </w:r>
        <w:r>
          <w:rPr>
            <w:noProof/>
            <w:webHidden/>
          </w:rPr>
          <w:tab/>
        </w:r>
        <w:r>
          <w:rPr>
            <w:noProof/>
            <w:webHidden/>
          </w:rPr>
          <w:fldChar w:fldCharType="begin"/>
        </w:r>
        <w:r>
          <w:rPr>
            <w:noProof/>
            <w:webHidden/>
          </w:rPr>
          <w:instrText xml:space="preserve"> PAGEREF _Toc203383944 \h </w:instrText>
        </w:r>
        <w:r>
          <w:rPr>
            <w:noProof/>
            <w:webHidden/>
          </w:rPr>
        </w:r>
        <w:r>
          <w:rPr>
            <w:noProof/>
            <w:webHidden/>
          </w:rPr>
          <w:fldChar w:fldCharType="separate"/>
        </w:r>
        <w:r w:rsidR="009D560C">
          <w:rPr>
            <w:noProof/>
            <w:webHidden/>
          </w:rPr>
          <w:t>5</w:t>
        </w:r>
        <w:r>
          <w:rPr>
            <w:noProof/>
            <w:webHidden/>
          </w:rPr>
          <w:fldChar w:fldCharType="end"/>
        </w:r>
      </w:hyperlink>
    </w:p>
    <w:p w14:paraId="4E0AEC77" w14:textId="6FAE9E09"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5" w:history="1">
        <w:r w:rsidRPr="005D5B87">
          <w:rPr>
            <w:rStyle w:val="Hyperlink"/>
            <w:rFonts w:eastAsia="Meiryo UI"/>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References</w:t>
        </w:r>
        <w:r>
          <w:rPr>
            <w:noProof/>
            <w:webHidden/>
          </w:rPr>
          <w:tab/>
        </w:r>
        <w:r>
          <w:rPr>
            <w:noProof/>
            <w:webHidden/>
          </w:rPr>
          <w:fldChar w:fldCharType="begin"/>
        </w:r>
        <w:r>
          <w:rPr>
            <w:noProof/>
            <w:webHidden/>
          </w:rPr>
          <w:instrText xml:space="preserve"> PAGEREF _Toc203383945 \h </w:instrText>
        </w:r>
        <w:r>
          <w:rPr>
            <w:noProof/>
            <w:webHidden/>
          </w:rPr>
        </w:r>
        <w:r>
          <w:rPr>
            <w:noProof/>
            <w:webHidden/>
          </w:rPr>
          <w:fldChar w:fldCharType="separate"/>
        </w:r>
        <w:r w:rsidR="009D560C">
          <w:rPr>
            <w:noProof/>
            <w:webHidden/>
          </w:rPr>
          <w:t>7</w:t>
        </w:r>
        <w:r>
          <w:rPr>
            <w:noProof/>
            <w:webHidden/>
          </w:rPr>
          <w:fldChar w:fldCharType="end"/>
        </w:r>
      </w:hyperlink>
    </w:p>
    <w:p w14:paraId="141E5E7C" w14:textId="18F1B4D6"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6" w:history="1">
        <w:r w:rsidRPr="005D5B87">
          <w:rPr>
            <w:rStyle w:val="Hyperlink"/>
            <w:rFonts w:eastAsia="Meiryo UI"/>
            <w:noProof/>
            <w:lang w:val="en-GB"/>
            <w14:scene3d>
              <w14:camera w14:prst="orthographicFront"/>
              <w14:lightRig w14:rig="threePt" w14:dir="t">
                <w14:rot w14:lat="0" w14:lon="0" w14:rev="0"/>
              </w14:lightRig>
            </w14:scene3d>
          </w:rPr>
          <w:t>1.3</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lang w:val="en-GB"/>
          </w:rPr>
          <w:t>Abbreviations</w:t>
        </w:r>
        <w:r>
          <w:rPr>
            <w:noProof/>
            <w:webHidden/>
          </w:rPr>
          <w:tab/>
        </w:r>
        <w:r>
          <w:rPr>
            <w:noProof/>
            <w:webHidden/>
          </w:rPr>
          <w:fldChar w:fldCharType="begin"/>
        </w:r>
        <w:r>
          <w:rPr>
            <w:noProof/>
            <w:webHidden/>
          </w:rPr>
          <w:instrText xml:space="preserve"> PAGEREF _Toc203383946 \h </w:instrText>
        </w:r>
        <w:r>
          <w:rPr>
            <w:noProof/>
            <w:webHidden/>
          </w:rPr>
        </w:r>
        <w:r>
          <w:rPr>
            <w:noProof/>
            <w:webHidden/>
          </w:rPr>
          <w:fldChar w:fldCharType="separate"/>
        </w:r>
        <w:r w:rsidR="009D560C">
          <w:rPr>
            <w:noProof/>
            <w:webHidden/>
          </w:rPr>
          <w:t>8</w:t>
        </w:r>
        <w:r>
          <w:rPr>
            <w:noProof/>
            <w:webHidden/>
          </w:rPr>
          <w:fldChar w:fldCharType="end"/>
        </w:r>
      </w:hyperlink>
    </w:p>
    <w:p w14:paraId="6C1B78EF" w14:textId="0BB32912"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7" w:history="1">
        <w:r w:rsidRPr="005D5B87">
          <w:rPr>
            <w:rStyle w:val="Hyperlink"/>
            <w:rFonts w:eastAsia="Meiryo UI"/>
            <w:noProof/>
            <w:lang w:val="en"/>
            <w14:scene3d>
              <w14:camera w14:prst="orthographicFront"/>
              <w14:lightRig w14:rig="threePt" w14:dir="t">
                <w14:rot w14:lat="0" w14:lon="0" w14:rev="0"/>
              </w14:lightRig>
            </w14:scene3d>
          </w:rPr>
          <w:t>1.4</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lang w:val="en"/>
          </w:rPr>
          <w:t>Terminology</w:t>
        </w:r>
        <w:r>
          <w:rPr>
            <w:noProof/>
            <w:webHidden/>
          </w:rPr>
          <w:tab/>
        </w:r>
        <w:r>
          <w:rPr>
            <w:noProof/>
            <w:webHidden/>
          </w:rPr>
          <w:fldChar w:fldCharType="begin"/>
        </w:r>
        <w:r>
          <w:rPr>
            <w:noProof/>
            <w:webHidden/>
          </w:rPr>
          <w:instrText xml:space="preserve"> PAGEREF _Toc203383947 \h </w:instrText>
        </w:r>
        <w:r>
          <w:rPr>
            <w:noProof/>
            <w:webHidden/>
          </w:rPr>
        </w:r>
        <w:r>
          <w:rPr>
            <w:noProof/>
            <w:webHidden/>
          </w:rPr>
          <w:fldChar w:fldCharType="separate"/>
        </w:r>
        <w:r w:rsidR="009D560C">
          <w:rPr>
            <w:noProof/>
            <w:webHidden/>
          </w:rPr>
          <w:t>8</w:t>
        </w:r>
        <w:r>
          <w:rPr>
            <w:noProof/>
            <w:webHidden/>
          </w:rPr>
          <w:fldChar w:fldCharType="end"/>
        </w:r>
      </w:hyperlink>
    </w:p>
    <w:p w14:paraId="74FB6A5F" w14:textId="733B5B45"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8" w:history="1">
        <w:r w:rsidRPr="005D5B87">
          <w:rPr>
            <w:rStyle w:val="Hyperlink"/>
            <w:rFonts w:eastAsia="Meiryo UI"/>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Environment</w:t>
        </w:r>
        <w:r>
          <w:rPr>
            <w:noProof/>
            <w:webHidden/>
          </w:rPr>
          <w:tab/>
        </w:r>
        <w:r>
          <w:rPr>
            <w:noProof/>
            <w:webHidden/>
          </w:rPr>
          <w:fldChar w:fldCharType="begin"/>
        </w:r>
        <w:r>
          <w:rPr>
            <w:noProof/>
            <w:webHidden/>
          </w:rPr>
          <w:instrText xml:space="preserve"> PAGEREF _Toc203383948 \h </w:instrText>
        </w:r>
        <w:r>
          <w:rPr>
            <w:noProof/>
            <w:webHidden/>
          </w:rPr>
        </w:r>
        <w:r>
          <w:rPr>
            <w:noProof/>
            <w:webHidden/>
          </w:rPr>
          <w:fldChar w:fldCharType="separate"/>
        </w:r>
        <w:r w:rsidR="009D560C">
          <w:rPr>
            <w:noProof/>
            <w:webHidden/>
          </w:rPr>
          <w:t>8</w:t>
        </w:r>
        <w:r>
          <w:rPr>
            <w:noProof/>
            <w:webHidden/>
          </w:rPr>
          <w:fldChar w:fldCharType="end"/>
        </w:r>
      </w:hyperlink>
    </w:p>
    <w:p w14:paraId="6C2CC0F6" w14:textId="47296E10"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49" w:history="1">
        <w:r w:rsidRPr="005D5B87">
          <w:rPr>
            <w:rStyle w:val="Hyperlink"/>
            <w:rFonts w:eastAsia="Meiryo UI"/>
            <w:noProof/>
            <w14:scene3d>
              <w14:camera w14:prst="orthographicFront"/>
              <w14:lightRig w14:rig="threePt" w14:dir="t">
                <w14:rot w14:lat="0" w14:lon="0" w14:rev="0"/>
              </w14:lightRig>
            </w14:scene3d>
          </w:rPr>
          <w:t>1.6</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Limitations for development</w:t>
        </w:r>
        <w:r>
          <w:rPr>
            <w:noProof/>
            <w:webHidden/>
          </w:rPr>
          <w:tab/>
        </w:r>
        <w:r>
          <w:rPr>
            <w:noProof/>
            <w:webHidden/>
          </w:rPr>
          <w:fldChar w:fldCharType="begin"/>
        </w:r>
        <w:r>
          <w:rPr>
            <w:noProof/>
            <w:webHidden/>
          </w:rPr>
          <w:instrText xml:space="preserve"> PAGEREF _Toc203383949 \h </w:instrText>
        </w:r>
        <w:r>
          <w:rPr>
            <w:noProof/>
            <w:webHidden/>
          </w:rPr>
        </w:r>
        <w:r>
          <w:rPr>
            <w:noProof/>
            <w:webHidden/>
          </w:rPr>
          <w:fldChar w:fldCharType="separate"/>
        </w:r>
        <w:r w:rsidR="009D560C">
          <w:rPr>
            <w:noProof/>
            <w:webHidden/>
          </w:rPr>
          <w:t>8</w:t>
        </w:r>
        <w:r>
          <w:rPr>
            <w:noProof/>
            <w:webHidden/>
          </w:rPr>
          <w:fldChar w:fldCharType="end"/>
        </w:r>
      </w:hyperlink>
    </w:p>
    <w:p w14:paraId="0BF3805A" w14:textId="1B70295E"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3950" w:history="1">
        <w:r w:rsidRPr="005D5B87">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Summary of Component Architecture</w:t>
        </w:r>
        <w:r>
          <w:rPr>
            <w:noProof/>
            <w:webHidden/>
          </w:rPr>
          <w:tab/>
        </w:r>
        <w:r>
          <w:rPr>
            <w:noProof/>
            <w:webHidden/>
          </w:rPr>
          <w:fldChar w:fldCharType="begin"/>
        </w:r>
        <w:r>
          <w:rPr>
            <w:noProof/>
            <w:webHidden/>
          </w:rPr>
          <w:instrText xml:space="preserve"> PAGEREF _Toc203383950 \h </w:instrText>
        </w:r>
        <w:r>
          <w:rPr>
            <w:noProof/>
            <w:webHidden/>
          </w:rPr>
        </w:r>
        <w:r>
          <w:rPr>
            <w:noProof/>
            <w:webHidden/>
          </w:rPr>
          <w:fldChar w:fldCharType="separate"/>
        </w:r>
        <w:r w:rsidR="009D560C">
          <w:rPr>
            <w:noProof/>
            <w:webHidden/>
          </w:rPr>
          <w:t>9</w:t>
        </w:r>
        <w:r>
          <w:rPr>
            <w:noProof/>
            <w:webHidden/>
          </w:rPr>
          <w:fldChar w:fldCharType="end"/>
        </w:r>
      </w:hyperlink>
    </w:p>
    <w:p w14:paraId="178FAE3A" w14:textId="38EFAE8D"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51" w:history="1">
        <w:r w:rsidRPr="005D5B87">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4"/>
            <w:lang w:eastAsia="en-US"/>
            <w14:ligatures w14:val="standardContextual"/>
          </w:rPr>
          <w:tab/>
        </w:r>
        <w:r w:rsidRPr="005D5B87">
          <w:rPr>
            <w:rStyle w:val="Hyperlink"/>
            <w:noProof/>
          </w:rPr>
          <w:t>Features</w:t>
        </w:r>
        <w:r>
          <w:rPr>
            <w:noProof/>
            <w:webHidden/>
          </w:rPr>
          <w:tab/>
        </w:r>
        <w:r>
          <w:rPr>
            <w:noProof/>
            <w:webHidden/>
          </w:rPr>
          <w:fldChar w:fldCharType="begin"/>
        </w:r>
        <w:r>
          <w:rPr>
            <w:noProof/>
            <w:webHidden/>
          </w:rPr>
          <w:instrText xml:space="preserve"> PAGEREF _Toc203383951 \h </w:instrText>
        </w:r>
        <w:r>
          <w:rPr>
            <w:noProof/>
            <w:webHidden/>
          </w:rPr>
        </w:r>
        <w:r>
          <w:rPr>
            <w:noProof/>
            <w:webHidden/>
          </w:rPr>
          <w:fldChar w:fldCharType="separate"/>
        </w:r>
        <w:r w:rsidR="009D560C">
          <w:rPr>
            <w:noProof/>
            <w:webHidden/>
          </w:rPr>
          <w:t>9</w:t>
        </w:r>
        <w:r>
          <w:rPr>
            <w:noProof/>
            <w:webHidden/>
          </w:rPr>
          <w:fldChar w:fldCharType="end"/>
        </w:r>
      </w:hyperlink>
    </w:p>
    <w:p w14:paraId="7E1B9D04" w14:textId="5E0821ED"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52" w:history="1">
        <w:r w:rsidRPr="005D5B87">
          <w:rPr>
            <w:rStyle w:val="Hyperlink"/>
            <w:noProof/>
            <w:lang w:val="en-GB"/>
          </w:rPr>
          <w:t>2.1.1</w:t>
        </w:r>
        <w:r>
          <w:rPr>
            <w:rFonts w:asciiTheme="minorHAnsi" w:eastAsiaTheme="minorEastAsia" w:hAnsiTheme="minorHAnsi" w:cstheme="minorBidi"/>
            <w:noProof/>
            <w:sz w:val="24"/>
            <w:lang w:eastAsia="en-US"/>
            <w14:ligatures w14:val="standardContextual"/>
          </w:rPr>
          <w:tab/>
        </w:r>
        <w:r w:rsidRPr="005D5B87">
          <w:rPr>
            <w:rStyle w:val="Hyperlink"/>
            <w:noProof/>
          </w:rPr>
          <w:t>Protocol Conversion Initialization Function</w:t>
        </w:r>
        <w:r>
          <w:rPr>
            <w:noProof/>
            <w:webHidden/>
          </w:rPr>
          <w:tab/>
        </w:r>
        <w:r>
          <w:rPr>
            <w:noProof/>
            <w:webHidden/>
          </w:rPr>
          <w:fldChar w:fldCharType="begin"/>
        </w:r>
        <w:r>
          <w:rPr>
            <w:noProof/>
            <w:webHidden/>
          </w:rPr>
          <w:instrText xml:space="preserve"> PAGEREF _Toc203383952 \h </w:instrText>
        </w:r>
        <w:r>
          <w:rPr>
            <w:noProof/>
            <w:webHidden/>
          </w:rPr>
        </w:r>
        <w:r>
          <w:rPr>
            <w:noProof/>
            <w:webHidden/>
          </w:rPr>
          <w:fldChar w:fldCharType="separate"/>
        </w:r>
        <w:r w:rsidR="009D560C">
          <w:rPr>
            <w:noProof/>
            <w:webHidden/>
          </w:rPr>
          <w:t>10</w:t>
        </w:r>
        <w:r>
          <w:rPr>
            <w:noProof/>
            <w:webHidden/>
          </w:rPr>
          <w:fldChar w:fldCharType="end"/>
        </w:r>
      </w:hyperlink>
    </w:p>
    <w:p w14:paraId="04639A44" w14:textId="790A5E9B"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53" w:history="1">
        <w:r w:rsidRPr="005D5B87">
          <w:rPr>
            <w:rStyle w:val="Hyperlink"/>
            <w:noProof/>
            <w:lang w:val="en-GB"/>
          </w:rPr>
          <w:t>2.1.2</w:t>
        </w:r>
        <w:r>
          <w:rPr>
            <w:rFonts w:asciiTheme="minorHAnsi" w:eastAsiaTheme="minorEastAsia" w:hAnsiTheme="minorHAnsi" w:cstheme="minorBidi"/>
            <w:noProof/>
            <w:sz w:val="24"/>
            <w:lang w:eastAsia="en-US"/>
            <w14:ligatures w14:val="standardContextual"/>
          </w:rPr>
          <w:tab/>
        </w:r>
        <w:r w:rsidRPr="005D5B87">
          <w:rPr>
            <w:rStyle w:val="Hyperlink"/>
            <w:noProof/>
          </w:rPr>
          <w:t>CAN to Ethernet Conversion Function</w:t>
        </w:r>
        <w:r>
          <w:rPr>
            <w:noProof/>
            <w:webHidden/>
          </w:rPr>
          <w:tab/>
        </w:r>
        <w:r>
          <w:rPr>
            <w:noProof/>
            <w:webHidden/>
          </w:rPr>
          <w:fldChar w:fldCharType="begin"/>
        </w:r>
        <w:r>
          <w:rPr>
            <w:noProof/>
            <w:webHidden/>
          </w:rPr>
          <w:instrText xml:space="preserve"> PAGEREF _Toc203383953 \h </w:instrText>
        </w:r>
        <w:r>
          <w:rPr>
            <w:noProof/>
            <w:webHidden/>
          </w:rPr>
        </w:r>
        <w:r>
          <w:rPr>
            <w:noProof/>
            <w:webHidden/>
          </w:rPr>
          <w:fldChar w:fldCharType="separate"/>
        </w:r>
        <w:r w:rsidR="009D560C">
          <w:rPr>
            <w:noProof/>
            <w:webHidden/>
          </w:rPr>
          <w:t>11</w:t>
        </w:r>
        <w:r>
          <w:rPr>
            <w:noProof/>
            <w:webHidden/>
          </w:rPr>
          <w:fldChar w:fldCharType="end"/>
        </w:r>
      </w:hyperlink>
    </w:p>
    <w:p w14:paraId="7C21E742" w14:textId="1DDC5486"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54" w:history="1">
        <w:r w:rsidRPr="005D5B87">
          <w:rPr>
            <w:rStyle w:val="Hyperlink"/>
            <w:noProof/>
            <w:lang w:val="en-GB"/>
          </w:rPr>
          <w:t>2.1.3</w:t>
        </w:r>
        <w:r>
          <w:rPr>
            <w:rFonts w:asciiTheme="minorHAnsi" w:eastAsiaTheme="minorEastAsia" w:hAnsiTheme="minorHAnsi" w:cstheme="minorBidi"/>
            <w:noProof/>
            <w:sz w:val="24"/>
            <w:lang w:eastAsia="en-US"/>
            <w14:ligatures w14:val="standardContextual"/>
          </w:rPr>
          <w:tab/>
        </w:r>
        <w:r w:rsidRPr="005D5B87">
          <w:rPr>
            <w:rStyle w:val="Hyperlink"/>
            <w:noProof/>
          </w:rPr>
          <w:t>LIN to Ethernet Conversion Function</w:t>
        </w:r>
        <w:r>
          <w:rPr>
            <w:noProof/>
            <w:webHidden/>
          </w:rPr>
          <w:tab/>
        </w:r>
        <w:r>
          <w:rPr>
            <w:noProof/>
            <w:webHidden/>
          </w:rPr>
          <w:fldChar w:fldCharType="begin"/>
        </w:r>
        <w:r>
          <w:rPr>
            <w:noProof/>
            <w:webHidden/>
          </w:rPr>
          <w:instrText xml:space="preserve"> PAGEREF _Toc203383954 \h </w:instrText>
        </w:r>
        <w:r>
          <w:rPr>
            <w:noProof/>
            <w:webHidden/>
          </w:rPr>
        </w:r>
        <w:r>
          <w:rPr>
            <w:noProof/>
            <w:webHidden/>
          </w:rPr>
          <w:fldChar w:fldCharType="separate"/>
        </w:r>
        <w:r w:rsidR="009D560C">
          <w:rPr>
            <w:noProof/>
            <w:webHidden/>
          </w:rPr>
          <w:t>18</w:t>
        </w:r>
        <w:r>
          <w:rPr>
            <w:noProof/>
            <w:webHidden/>
          </w:rPr>
          <w:fldChar w:fldCharType="end"/>
        </w:r>
      </w:hyperlink>
    </w:p>
    <w:p w14:paraId="3BB1D6E6" w14:textId="28A36808"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55" w:history="1">
        <w:r w:rsidRPr="005D5B87">
          <w:rPr>
            <w:rStyle w:val="Hyperlink"/>
            <w:noProof/>
            <w:lang w:val="en-GB"/>
          </w:rPr>
          <w:t>2.1.4</w:t>
        </w:r>
        <w:r>
          <w:rPr>
            <w:rFonts w:asciiTheme="minorHAnsi" w:eastAsiaTheme="minorEastAsia" w:hAnsiTheme="minorHAnsi" w:cstheme="minorBidi"/>
            <w:noProof/>
            <w:sz w:val="24"/>
            <w:lang w:eastAsia="en-US"/>
            <w14:ligatures w14:val="standardContextual"/>
          </w:rPr>
          <w:tab/>
        </w:r>
        <w:r w:rsidRPr="005D5B87">
          <w:rPr>
            <w:rStyle w:val="Hyperlink"/>
            <w:noProof/>
          </w:rPr>
          <w:t>Port to Ethernet Conversion Function</w:t>
        </w:r>
        <w:r>
          <w:rPr>
            <w:noProof/>
            <w:webHidden/>
          </w:rPr>
          <w:tab/>
        </w:r>
        <w:r>
          <w:rPr>
            <w:noProof/>
            <w:webHidden/>
          </w:rPr>
          <w:fldChar w:fldCharType="begin"/>
        </w:r>
        <w:r>
          <w:rPr>
            <w:noProof/>
            <w:webHidden/>
          </w:rPr>
          <w:instrText xml:space="preserve"> PAGEREF _Toc203383955 \h </w:instrText>
        </w:r>
        <w:r>
          <w:rPr>
            <w:noProof/>
            <w:webHidden/>
          </w:rPr>
        </w:r>
        <w:r>
          <w:rPr>
            <w:noProof/>
            <w:webHidden/>
          </w:rPr>
          <w:fldChar w:fldCharType="separate"/>
        </w:r>
        <w:r w:rsidR="009D560C">
          <w:rPr>
            <w:noProof/>
            <w:webHidden/>
          </w:rPr>
          <w:t>22</w:t>
        </w:r>
        <w:r>
          <w:rPr>
            <w:noProof/>
            <w:webHidden/>
          </w:rPr>
          <w:fldChar w:fldCharType="end"/>
        </w:r>
      </w:hyperlink>
    </w:p>
    <w:p w14:paraId="308DFC37" w14:textId="1FDABC19"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56" w:history="1">
        <w:r w:rsidRPr="005D5B87">
          <w:rPr>
            <w:rStyle w:val="Hyperlink"/>
            <w:noProof/>
            <w:lang w:val="en-GB"/>
          </w:rPr>
          <w:t>2.1.5</w:t>
        </w:r>
        <w:r>
          <w:rPr>
            <w:rFonts w:asciiTheme="minorHAnsi" w:eastAsiaTheme="minorEastAsia" w:hAnsiTheme="minorHAnsi" w:cstheme="minorBidi"/>
            <w:noProof/>
            <w:sz w:val="24"/>
            <w:lang w:eastAsia="en-US"/>
            <w14:ligatures w14:val="standardContextual"/>
          </w:rPr>
          <w:tab/>
        </w:r>
        <w:r w:rsidRPr="005D5B87">
          <w:rPr>
            <w:rStyle w:val="Hyperlink"/>
            <w:noProof/>
          </w:rPr>
          <w:t>Ethernet to X Conversion Function</w:t>
        </w:r>
        <w:r>
          <w:rPr>
            <w:noProof/>
            <w:webHidden/>
          </w:rPr>
          <w:tab/>
        </w:r>
        <w:r>
          <w:rPr>
            <w:noProof/>
            <w:webHidden/>
          </w:rPr>
          <w:fldChar w:fldCharType="begin"/>
        </w:r>
        <w:r>
          <w:rPr>
            <w:noProof/>
            <w:webHidden/>
          </w:rPr>
          <w:instrText xml:space="preserve"> PAGEREF _Toc203383956 \h </w:instrText>
        </w:r>
        <w:r>
          <w:rPr>
            <w:noProof/>
            <w:webHidden/>
          </w:rPr>
        </w:r>
        <w:r>
          <w:rPr>
            <w:noProof/>
            <w:webHidden/>
          </w:rPr>
          <w:fldChar w:fldCharType="separate"/>
        </w:r>
        <w:r w:rsidR="009D560C">
          <w:rPr>
            <w:noProof/>
            <w:webHidden/>
          </w:rPr>
          <w:t>28</w:t>
        </w:r>
        <w:r>
          <w:rPr>
            <w:noProof/>
            <w:webHidden/>
          </w:rPr>
          <w:fldChar w:fldCharType="end"/>
        </w:r>
      </w:hyperlink>
    </w:p>
    <w:p w14:paraId="52118878" w14:textId="256EBF9C"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57" w:history="1">
        <w:r w:rsidRPr="005D5B87">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4"/>
            <w:lang w:eastAsia="en-US"/>
            <w14:ligatures w14:val="standardContextual"/>
          </w:rPr>
          <w:tab/>
        </w:r>
        <w:r w:rsidRPr="005D5B87">
          <w:rPr>
            <w:rStyle w:val="Hyperlink"/>
            <w:noProof/>
          </w:rPr>
          <w:t>API List</w:t>
        </w:r>
        <w:r>
          <w:rPr>
            <w:noProof/>
            <w:webHidden/>
          </w:rPr>
          <w:tab/>
        </w:r>
        <w:r>
          <w:rPr>
            <w:noProof/>
            <w:webHidden/>
          </w:rPr>
          <w:fldChar w:fldCharType="begin"/>
        </w:r>
        <w:r>
          <w:rPr>
            <w:noProof/>
            <w:webHidden/>
          </w:rPr>
          <w:instrText xml:space="preserve"> PAGEREF _Toc203383957 \h </w:instrText>
        </w:r>
        <w:r>
          <w:rPr>
            <w:noProof/>
            <w:webHidden/>
          </w:rPr>
        </w:r>
        <w:r>
          <w:rPr>
            <w:noProof/>
            <w:webHidden/>
          </w:rPr>
          <w:fldChar w:fldCharType="separate"/>
        </w:r>
        <w:r w:rsidR="009D560C">
          <w:rPr>
            <w:noProof/>
            <w:webHidden/>
          </w:rPr>
          <w:t>31</w:t>
        </w:r>
        <w:r>
          <w:rPr>
            <w:noProof/>
            <w:webHidden/>
          </w:rPr>
          <w:fldChar w:fldCharType="end"/>
        </w:r>
      </w:hyperlink>
    </w:p>
    <w:p w14:paraId="05AD502B" w14:textId="24B983D0"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58" w:history="1">
        <w:r w:rsidRPr="005D5B87">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4"/>
            <w:lang w:eastAsia="en-US"/>
            <w14:ligatures w14:val="standardContextual"/>
          </w:rPr>
          <w:tab/>
        </w:r>
        <w:r w:rsidRPr="005D5B87">
          <w:rPr>
            <w:rStyle w:val="Hyperlink"/>
            <w:noProof/>
          </w:rPr>
          <w:t>Sub-Components</w:t>
        </w:r>
        <w:r>
          <w:rPr>
            <w:noProof/>
            <w:webHidden/>
          </w:rPr>
          <w:tab/>
        </w:r>
        <w:r>
          <w:rPr>
            <w:noProof/>
            <w:webHidden/>
          </w:rPr>
          <w:fldChar w:fldCharType="begin"/>
        </w:r>
        <w:r>
          <w:rPr>
            <w:noProof/>
            <w:webHidden/>
          </w:rPr>
          <w:instrText xml:space="preserve"> PAGEREF _Toc203383958 \h </w:instrText>
        </w:r>
        <w:r>
          <w:rPr>
            <w:noProof/>
            <w:webHidden/>
          </w:rPr>
        </w:r>
        <w:r>
          <w:rPr>
            <w:noProof/>
            <w:webHidden/>
          </w:rPr>
          <w:fldChar w:fldCharType="separate"/>
        </w:r>
        <w:r w:rsidR="009D560C">
          <w:rPr>
            <w:noProof/>
            <w:webHidden/>
          </w:rPr>
          <w:t>32</w:t>
        </w:r>
        <w:r>
          <w:rPr>
            <w:noProof/>
            <w:webHidden/>
          </w:rPr>
          <w:fldChar w:fldCharType="end"/>
        </w:r>
      </w:hyperlink>
    </w:p>
    <w:p w14:paraId="64E93CAA" w14:textId="7C02889E"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59" w:history="1">
        <w:r w:rsidRPr="005D5B87">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_Toc203383959 \h </w:instrText>
        </w:r>
        <w:r>
          <w:rPr>
            <w:noProof/>
            <w:webHidden/>
          </w:rPr>
        </w:r>
        <w:r>
          <w:rPr>
            <w:noProof/>
            <w:webHidden/>
          </w:rPr>
          <w:fldChar w:fldCharType="separate"/>
        </w:r>
        <w:r w:rsidR="009D560C">
          <w:rPr>
            <w:noProof/>
            <w:webHidden/>
          </w:rPr>
          <w:t>33</w:t>
        </w:r>
        <w:r>
          <w:rPr>
            <w:noProof/>
            <w:webHidden/>
          </w:rPr>
          <w:fldChar w:fldCharType="end"/>
        </w:r>
      </w:hyperlink>
    </w:p>
    <w:p w14:paraId="62C924B1" w14:textId="08400F3C"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0" w:history="1">
        <w:r w:rsidRPr="005D5B87">
          <w:rPr>
            <w:rStyle w:val="Hyperlink"/>
            <w:noProof/>
            <w:lang w:val="en-GB"/>
          </w:rPr>
          <w:t>2.4.1</w:t>
        </w:r>
        <w:r>
          <w:rPr>
            <w:rFonts w:asciiTheme="minorHAnsi" w:eastAsiaTheme="minorEastAsia" w:hAnsiTheme="minorHAnsi" w:cstheme="minorBidi"/>
            <w:noProof/>
            <w:sz w:val="24"/>
            <w:lang w:eastAsia="en-US"/>
            <w14:ligatures w14:val="standardContextual"/>
          </w:rPr>
          <w:tab/>
        </w:r>
        <w:r w:rsidRPr="005D5B87">
          <w:rPr>
            <w:rStyle w:val="Hyperlink"/>
            <w:noProof/>
          </w:rPr>
          <w:t>R_ProtoConv_Init</w:t>
        </w:r>
        <w:r>
          <w:rPr>
            <w:noProof/>
            <w:webHidden/>
          </w:rPr>
          <w:tab/>
        </w:r>
        <w:r>
          <w:rPr>
            <w:noProof/>
            <w:webHidden/>
          </w:rPr>
          <w:fldChar w:fldCharType="begin"/>
        </w:r>
        <w:r>
          <w:rPr>
            <w:noProof/>
            <w:webHidden/>
          </w:rPr>
          <w:instrText xml:space="preserve"> PAGEREF _Toc203383960 \h </w:instrText>
        </w:r>
        <w:r>
          <w:rPr>
            <w:noProof/>
            <w:webHidden/>
          </w:rPr>
        </w:r>
        <w:r>
          <w:rPr>
            <w:noProof/>
            <w:webHidden/>
          </w:rPr>
          <w:fldChar w:fldCharType="separate"/>
        </w:r>
        <w:r w:rsidR="009D560C">
          <w:rPr>
            <w:noProof/>
            <w:webHidden/>
          </w:rPr>
          <w:t>33</w:t>
        </w:r>
        <w:r>
          <w:rPr>
            <w:noProof/>
            <w:webHidden/>
          </w:rPr>
          <w:fldChar w:fldCharType="end"/>
        </w:r>
      </w:hyperlink>
    </w:p>
    <w:p w14:paraId="59917975" w14:textId="1C9531C3"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1" w:history="1">
        <w:r w:rsidRPr="005D5B87">
          <w:rPr>
            <w:rStyle w:val="Hyperlink"/>
            <w:noProof/>
            <w:lang w:val="en-GB"/>
          </w:rPr>
          <w:t>2.4.2</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R_ProtoConv_CantoEthTS</w:t>
        </w:r>
        <w:r>
          <w:rPr>
            <w:noProof/>
            <w:webHidden/>
          </w:rPr>
          <w:tab/>
        </w:r>
        <w:r>
          <w:rPr>
            <w:noProof/>
            <w:webHidden/>
          </w:rPr>
          <w:fldChar w:fldCharType="begin"/>
        </w:r>
        <w:r>
          <w:rPr>
            <w:noProof/>
            <w:webHidden/>
          </w:rPr>
          <w:instrText xml:space="preserve"> PAGEREF _Toc203383961 \h </w:instrText>
        </w:r>
        <w:r>
          <w:rPr>
            <w:noProof/>
            <w:webHidden/>
          </w:rPr>
        </w:r>
        <w:r>
          <w:rPr>
            <w:noProof/>
            <w:webHidden/>
          </w:rPr>
          <w:fldChar w:fldCharType="separate"/>
        </w:r>
        <w:r w:rsidR="009D560C">
          <w:rPr>
            <w:noProof/>
            <w:webHidden/>
          </w:rPr>
          <w:t>34</w:t>
        </w:r>
        <w:r>
          <w:rPr>
            <w:noProof/>
            <w:webHidden/>
          </w:rPr>
          <w:fldChar w:fldCharType="end"/>
        </w:r>
      </w:hyperlink>
    </w:p>
    <w:p w14:paraId="3CED7191" w14:textId="22A2CBD3"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2" w:history="1">
        <w:r w:rsidRPr="005D5B87">
          <w:rPr>
            <w:rStyle w:val="Hyperlink"/>
            <w:noProof/>
            <w:lang w:val="en-GB"/>
          </w:rPr>
          <w:t>2.4.3</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w:t>
        </w:r>
        <w:r>
          <w:rPr>
            <w:noProof/>
            <w:webHidden/>
          </w:rPr>
          <w:tab/>
        </w:r>
        <w:r>
          <w:rPr>
            <w:noProof/>
            <w:webHidden/>
          </w:rPr>
          <w:fldChar w:fldCharType="begin"/>
        </w:r>
        <w:r>
          <w:rPr>
            <w:noProof/>
            <w:webHidden/>
          </w:rPr>
          <w:instrText xml:space="preserve"> PAGEREF _Toc203383962 \h </w:instrText>
        </w:r>
        <w:r>
          <w:rPr>
            <w:noProof/>
            <w:webHidden/>
          </w:rPr>
        </w:r>
        <w:r>
          <w:rPr>
            <w:noProof/>
            <w:webHidden/>
          </w:rPr>
          <w:fldChar w:fldCharType="separate"/>
        </w:r>
        <w:r w:rsidR="009D560C">
          <w:rPr>
            <w:noProof/>
            <w:webHidden/>
          </w:rPr>
          <w:t>35</w:t>
        </w:r>
        <w:r>
          <w:rPr>
            <w:noProof/>
            <w:webHidden/>
          </w:rPr>
          <w:fldChar w:fldCharType="end"/>
        </w:r>
      </w:hyperlink>
    </w:p>
    <w:p w14:paraId="7C2AAF60" w14:textId="5A722A27"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3" w:history="1">
        <w:r w:rsidRPr="005D5B87">
          <w:rPr>
            <w:rStyle w:val="Hyperlink"/>
            <w:noProof/>
            <w:lang w:val="en-GB"/>
          </w:rPr>
          <w:t>2.4.4</w:t>
        </w:r>
        <w:r>
          <w:rPr>
            <w:rFonts w:asciiTheme="minorHAnsi" w:eastAsiaTheme="minorEastAsia" w:hAnsiTheme="minorHAnsi" w:cstheme="minorBidi"/>
            <w:noProof/>
            <w:sz w:val="24"/>
            <w:lang w:eastAsia="en-US"/>
            <w14:ligatures w14:val="standardContextual"/>
          </w:rPr>
          <w:tab/>
        </w:r>
        <w:r w:rsidRPr="005D5B87">
          <w:rPr>
            <w:rStyle w:val="Hyperlink"/>
            <w:noProof/>
          </w:rPr>
          <w:t>R_ProtoConv_LintoEth</w:t>
        </w:r>
        <w:r>
          <w:rPr>
            <w:noProof/>
            <w:webHidden/>
          </w:rPr>
          <w:tab/>
        </w:r>
        <w:r>
          <w:rPr>
            <w:noProof/>
            <w:webHidden/>
          </w:rPr>
          <w:fldChar w:fldCharType="begin"/>
        </w:r>
        <w:r>
          <w:rPr>
            <w:noProof/>
            <w:webHidden/>
          </w:rPr>
          <w:instrText xml:space="preserve"> PAGEREF _Toc203383963 \h </w:instrText>
        </w:r>
        <w:r>
          <w:rPr>
            <w:noProof/>
            <w:webHidden/>
          </w:rPr>
        </w:r>
        <w:r>
          <w:rPr>
            <w:noProof/>
            <w:webHidden/>
          </w:rPr>
          <w:fldChar w:fldCharType="separate"/>
        </w:r>
        <w:r w:rsidR="009D560C">
          <w:rPr>
            <w:noProof/>
            <w:webHidden/>
          </w:rPr>
          <w:t>36</w:t>
        </w:r>
        <w:r>
          <w:rPr>
            <w:noProof/>
            <w:webHidden/>
          </w:rPr>
          <w:fldChar w:fldCharType="end"/>
        </w:r>
      </w:hyperlink>
    </w:p>
    <w:p w14:paraId="0C96DEB4" w14:textId="68C80577"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4" w:history="1">
        <w:r w:rsidRPr="005D5B87">
          <w:rPr>
            <w:rStyle w:val="Hyperlink"/>
            <w:noProof/>
            <w:lang w:val="en-GB"/>
          </w:rPr>
          <w:t>2.4.5</w:t>
        </w:r>
        <w:r>
          <w:rPr>
            <w:rFonts w:asciiTheme="minorHAnsi" w:eastAsiaTheme="minorEastAsia" w:hAnsiTheme="minorHAnsi" w:cstheme="minorBidi"/>
            <w:noProof/>
            <w:sz w:val="24"/>
            <w:lang w:eastAsia="en-US"/>
            <w14:ligatures w14:val="standardContextual"/>
          </w:rPr>
          <w:tab/>
        </w:r>
        <w:r w:rsidRPr="005D5B87">
          <w:rPr>
            <w:rStyle w:val="Hyperlink"/>
            <w:noProof/>
          </w:rPr>
          <w:t>R_ProtoConv_PorttoEth</w:t>
        </w:r>
        <w:r>
          <w:rPr>
            <w:noProof/>
            <w:webHidden/>
          </w:rPr>
          <w:tab/>
        </w:r>
        <w:r>
          <w:rPr>
            <w:noProof/>
            <w:webHidden/>
          </w:rPr>
          <w:fldChar w:fldCharType="begin"/>
        </w:r>
        <w:r>
          <w:rPr>
            <w:noProof/>
            <w:webHidden/>
          </w:rPr>
          <w:instrText xml:space="preserve"> PAGEREF _Toc203383964 \h </w:instrText>
        </w:r>
        <w:r>
          <w:rPr>
            <w:noProof/>
            <w:webHidden/>
          </w:rPr>
        </w:r>
        <w:r>
          <w:rPr>
            <w:noProof/>
            <w:webHidden/>
          </w:rPr>
          <w:fldChar w:fldCharType="separate"/>
        </w:r>
        <w:r w:rsidR="009D560C">
          <w:rPr>
            <w:noProof/>
            <w:webHidden/>
          </w:rPr>
          <w:t>37</w:t>
        </w:r>
        <w:r>
          <w:rPr>
            <w:noProof/>
            <w:webHidden/>
          </w:rPr>
          <w:fldChar w:fldCharType="end"/>
        </w:r>
      </w:hyperlink>
    </w:p>
    <w:p w14:paraId="12EA575D" w14:textId="5C868444"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5" w:history="1">
        <w:r w:rsidRPr="005D5B87">
          <w:rPr>
            <w:rStyle w:val="Hyperlink"/>
            <w:noProof/>
            <w:lang w:val="en-GB"/>
          </w:rPr>
          <w:t>2.4.6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R_ProtoConv_TriggerXtoEthTx</w:t>
        </w:r>
        <w:r>
          <w:rPr>
            <w:noProof/>
            <w:webHidden/>
          </w:rPr>
          <w:tab/>
        </w:r>
        <w:r>
          <w:rPr>
            <w:noProof/>
            <w:webHidden/>
          </w:rPr>
          <w:fldChar w:fldCharType="begin"/>
        </w:r>
        <w:r>
          <w:rPr>
            <w:noProof/>
            <w:webHidden/>
          </w:rPr>
          <w:instrText xml:space="preserve"> PAGEREF _Toc203383965 \h </w:instrText>
        </w:r>
        <w:r>
          <w:rPr>
            <w:noProof/>
            <w:webHidden/>
          </w:rPr>
        </w:r>
        <w:r>
          <w:rPr>
            <w:noProof/>
            <w:webHidden/>
          </w:rPr>
          <w:fldChar w:fldCharType="separate"/>
        </w:r>
        <w:r w:rsidR="009D560C">
          <w:rPr>
            <w:noProof/>
            <w:webHidden/>
          </w:rPr>
          <w:t>38</w:t>
        </w:r>
        <w:r>
          <w:rPr>
            <w:noProof/>
            <w:webHidden/>
          </w:rPr>
          <w:fldChar w:fldCharType="end"/>
        </w:r>
      </w:hyperlink>
    </w:p>
    <w:p w14:paraId="43265890" w14:textId="2F8CFCF8"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6" w:history="1">
        <w:r w:rsidRPr="005D5B87">
          <w:rPr>
            <w:rStyle w:val="Hyperlink"/>
            <w:noProof/>
            <w:lang w:val="en-GB"/>
          </w:rPr>
          <w:t>2.4.7</w:t>
        </w:r>
        <w:r>
          <w:rPr>
            <w:rFonts w:asciiTheme="minorHAnsi" w:eastAsiaTheme="minorEastAsia" w:hAnsiTheme="minorHAnsi" w:cstheme="minorBidi"/>
            <w:noProof/>
            <w:sz w:val="24"/>
            <w:lang w:eastAsia="en-US"/>
            <w14:ligatures w14:val="standardContextual"/>
          </w:rPr>
          <w:tab/>
        </w:r>
        <w:r w:rsidRPr="005D5B87">
          <w:rPr>
            <w:rStyle w:val="Hyperlink"/>
            <w:noProof/>
          </w:rPr>
          <w:t>R_ProtoConv_MainFunction</w:t>
        </w:r>
        <w:r>
          <w:rPr>
            <w:noProof/>
            <w:webHidden/>
          </w:rPr>
          <w:tab/>
        </w:r>
        <w:r>
          <w:rPr>
            <w:noProof/>
            <w:webHidden/>
          </w:rPr>
          <w:fldChar w:fldCharType="begin"/>
        </w:r>
        <w:r>
          <w:rPr>
            <w:noProof/>
            <w:webHidden/>
          </w:rPr>
          <w:instrText xml:space="preserve"> PAGEREF _Toc203383966 \h </w:instrText>
        </w:r>
        <w:r>
          <w:rPr>
            <w:noProof/>
            <w:webHidden/>
          </w:rPr>
        </w:r>
        <w:r>
          <w:rPr>
            <w:noProof/>
            <w:webHidden/>
          </w:rPr>
          <w:fldChar w:fldCharType="separate"/>
        </w:r>
        <w:r w:rsidR="009D560C">
          <w:rPr>
            <w:noProof/>
            <w:webHidden/>
          </w:rPr>
          <w:t>39</w:t>
        </w:r>
        <w:r>
          <w:rPr>
            <w:noProof/>
            <w:webHidden/>
          </w:rPr>
          <w:fldChar w:fldCharType="end"/>
        </w:r>
      </w:hyperlink>
    </w:p>
    <w:p w14:paraId="3120549F" w14:textId="4ED18EE2"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7" w:history="1">
        <w:r w:rsidRPr="005D5B87">
          <w:rPr>
            <w:rStyle w:val="Hyperlink"/>
            <w:noProof/>
            <w:lang w:val="en-GB"/>
          </w:rPr>
          <w:t>2.4.8</w:t>
        </w:r>
        <w:r>
          <w:rPr>
            <w:rFonts w:asciiTheme="minorHAnsi" w:eastAsiaTheme="minorEastAsia" w:hAnsiTheme="minorHAnsi" w:cstheme="minorBidi"/>
            <w:noProof/>
            <w:sz w:val="24"/>
            <w:lang w:eastAsia="en-US"/>
            <w14:ligatures w14:val="standardContextual"/>
          </w:rPr>
          <w:tab/>
        </w:r>
        <w:r w:rsidRPr="005D5B87">
          <w:rPr>
            <w:rStyle w:val="Hyperlink"/>
            <w:noProof/>
          </w:rPr>
          <w:t>R_ProtoConv_EthtoX</w:t>
        </w:r>
        <w:r>
          <w:rPr>
            <w:noProof/>
            <w:webHidden/>
          </w:rPr>
          <w:tab/>
        </w:r>
        <w:r>
          <w:rPr>
            <w:noProof/>
            <w:webHidden/>
          </w:rPr>
          <w:fldChar w:fldCharType="begin"/>
        </w:r>
        <w:r>
          <w:rPr>
            <w:noProof/>
            <w:webHidden/>
          </w:rPr>
          <w:instrText xml:space="preserve"> PAGEREF _Toc203383967 \h </w:instrText>
        </w:r>
        <w:r>
          <w:rPr>
            <w:noProof/>
            <w:webHidden/>
          </w:rPr>
        </w:r>
        <w:r>
          <w:rPr>
            <w:noProof/>
            <w:webHidden/>
          </w:rPr>
          <w:fldChar w:fldCharType="separate"/>
        </w:r>
        <w:r w:rsidR="009D560C">
          <w:rPr>
            <w:noProof/>
            <w:webHidden/>
          </w:rPr>
          <w:t>41</w:t>
        </w:r>
        <w:r>
          <w:rPr>
            <w:noProof/>
            <w:webHidden/>
          </w:rPr>
          <w:fldChar w:fldCharType="end"/>
        </w:r>
      </w:hyperlink>
    </w:p>
    <w:p w14:paraId="405B161A" w14:textId="5863574E"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8" w:history="1">
        <w:r w:rsidRPr="005D5B87">
          <w:rPr>
            <w:rStyle w:val="Hyperlink"/>
            <w:noProof/>
            <w:lang w:val="en-GB"/>
          </w:rPr>
          <w:t>2.4.9</w:t>
        </w:r>
        <w:r>
          <w:rPr>
            <w:rFonts w:asciiTheme="minorHAnsi" w:eastAsiaTheme="minorEastAsia" w:hAnsiTheme="minorHAnsi" w:cstheme="minorBidi"/>
            <w:noProof/>
            <w:sz w:val="24"/>
            <w:lang w:eastAsia="en-US"/>
            <w14:ligatures w14:val="standardContextual"/>
          </w:rPr>
          <w:tab/>
        </w:r>
        <w:r w:rsidRPr="005D5B87">
          <w:rPr>
            <w:rStyle w:val="Hyperlink"/>
            <w:noProof/>
          </w:rPr>
          <w:t>R_ProtoConv_GetSendStatus</w:t>
        </w:r>
        <w:r>
          <w:rPr>
            <w:noProof/>
            <w:webHidden/>
          </w:rPr>
          <w:tab/>
        </w:r>
        <w:r>
          <w:rPr>
            <w:noProof/>
            <w:webHidden/>
          </w:rPr>
          <w:fldChar w:fldCharType="begin"/>
        </w:r>
        <w:r>
          <w:rPr>
            <w:noProof/>
            <w:webHidden/>
          </w:rPr>
          <w:instrText xml:space="preserve"> PAGEREF _Toc203383968 \h </w:instrText>
        </w:r>
        <w:r>
          <w:rPr>
            <w:noProof/>
            <w:webHidden/>
          </w:rPr>
        </w:r>
        <w:r>
          <w:rPr>
            <w:noProof/>
            <w:webHidden/>
          </w:rPr>
          <w:fldChar w:fldCharType="separate"/>
        </w:r>
        <w:r w:rsidR="009D560C">
          <w:rPr>
            <w:noProof/>
            <w:webHidden/>
          </w:rPr>
          <w:t>43</w:t>
        </w:r>
        <w:r>
          <w:rPr>
            <w:noProof/>
            <w:webHidden/>
          </w:rPr>
          <w:fldChar w:fldCharType="end"/>
        </w:r>
      </w:hyperlink>
    </w:p>
    <w:p w14:paraId="016BC215" w14:textId="7619380E"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69" w:history="1">
        <w:r w:rsidRPr="005D5B87">
          <w:rPr>
            <w:rStyle w:val="Hyperlink"/>
            <w:noProof/>
            <w:lang w:val="en-GB"/>
          </w:rPr>
          <w:t>2.4.10</w:t>
        </w:r>
        <w:r>
          <w:rPr>
            <w:rFonts w:asciiTheme="minorHAnsi" w:eastAsiaTheme="minorEastAsia" w:hAnsiTheme="minorHAnsi" w:cstheme="minorBidi"/>
            <w:noProof/>
            <w:sz w:val="24"/>
            <w:lang w:eastAsia="en-US"/>
            <w14:ligatures w14:val="standardContextual"/>
          </w:rPr>
          <w:tab/>
        </w:r>
        <w:r w:rsidRPr="005D5B87">
          <w:rPr>
            <w:rStyle w:val="Hyperlink"/>
            <w:noProof/>
          </w:rPr>
          <w:t>R_ProtoConv_UpdateSendStatus</w:t>
        </w:r>
        <w:r>
          <w:rPr>
            <w:noProof/>
            <w:webHidden/>
          </w:rPr>
          <w:tab/>
        </w:r>
        <w:r>
          <w:rPr>
            <w:noProof/>
            <w:webHidden/>
          </w:rPr>
          <w:fldChar w:fldCharType="begin"/>
        </w:r>
        <w:r>
          <w:rPr>
            <w:noProof/>
            <w:webHidden/>
          </w:rPr>
          <w:instrText xml:space="preserve"> PAGEREF _Toc203383969 \h </w:instrText>
        </w:r>
        <w:r>
          <w:rPr>
            <w:noProof/>
            <w:webHidden/>
          </w:rPr>
        </w:r>
        <w:r>
          <w:rPr>
            <w:noProof/>
            <w:webHidden/>
          </w:rPr>
          <w:fldChar w:fldCharType="separate"/>
        </w:r>
        <w:r w:rsidR="009D560C">
          <w:rPr>
            <w:noProof/>
            <w:webHidden/>
          </w:rPr>
          <w:t>44</w:t>
        </w:r>
        <w:r>
          <w:rPr>
            <w:noProof/>
            <w:webHidden/>
          </w:rPr>
          <w:fldChar w:fldCharType="end"/>
        </w:r>
      </w:hyperlink>
    </w:p>
    <w:p w14:paraId="1E0162EB" w14:textId="4088606E"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0" w:history="1">
        <w:r w:rsidRPr="005D5B87">
          <w:rPr>
            <w:rStyle w:val="Hyperlink"/>
            <w:noProof/>
            <w:lang w:val="en-GB"/>
          </w:rPr>
          <w:t>2.4.11</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R_ProtoConv_EnqueueCan</w:t>
        </w:r>
        <w:r>
          <w:rPr>
            <w:noProof/>
            <w:webHidden/>
          </w:rPr>
          <w:tab/>
        </w:r>
        <w:r>
          <w:rPr>
            <w:noProof/>
            <w:webHidden/>
          </w:rPr>
          <w:fldChar w:fldCharType="begin"/>
        </w:r>
        <w:r>
          <w:rPr>
            <w:noProof/>
            <w:webHidden/>
          </w:rPr>
          <w:instrText xml:space="preserve"> PAGEREF _Toc203383970 \h </w:instrText>
        </w:r>
        <w:r>
          <w:rPr>
            <w:noProof/>
            <w:webHidden/>
          </w:rPr>
        </w:r>
        <w:r>
          <w:rPr>
            <w:noProof/>
            <w:webHidden/>
          </w:rPr>
          <w:fldChar w:fldCharType="separate"/>
        </w:r>
        <w:r w:rsidR="009D560C">
          <w:rPr>
            <w:noProof/>
            <w:webHidden/>
          </w:rPr>
          <w:t>45</w:t>
        </w:r>
        <w:r>
          <w:rPr>
            <w:noProof/>
            <w:webHidden/>
          </w:rPr>
          <w:fldChar w:fldCharType="end"/>
        </w:r>
      </w:hyperlink>
    </w:p>
    <w:p w14:paraId="363C8932" w14:textId="4AE832CD"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1" w:history="1">
        <w:r w:rsidRPr="005D5B87">
          <w:rPr>
            <w:rStyle w:val="Hyperlink"/>
            <w:noProof/>
            <w:lang w:val="en-GB"/>
          </w:rPr>
          <w:t>2.4.12</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R_ProtoConv_EnqueueLin</w:t>
        </w:r>
        <w:r>
          <w:rPr>
            <w:noProof/>
            <w:webHidden/>
          </w:rPr>
          <w:tab/>
        </w:r>
        <w:r>
          <w:rPr>
            <w:noProof/>
            <w:webHidden/>
          </w:rPr>
          <w:fldChar w:fldCharType="begin"/>
        </w:r>
        <w:r>
          <w:rPr>
            <w:noProof/>
            <w:webHidden/>
          </w:rPr>
          <w:instrText xml:space="preserve"> PAGEREF _Toc203383971 \h </w:instrText>
        </w:r>
        <w:r>
          <w:rPr>
            <w:noProof/>
            <w:webHidden/>
          </w:rPr>
        </w:r>
        <w:r>
          <w:rPr>
            <w:noProof/>
            <w:webHidden/>
          </w:rPr>
          <w:fldChar w:fldCharType="separate"/>
        </w:r>
        <w:r w:rsidR="009D560C">
          <w:rPr>
            <w:noProof/>
            <w:webHidden/>
          </w:rPr>
          <w:t>46</w:t>
        </w:r>
        <w:r>
          <w:rPr>
            <w:noProof/>
            <w:webHidden/>
          </w:rPr>
          <w:fldChar w:fldCharType="end"/>
        </w:r>
      </w:hyperlink>
    </w:p>
    <w:p w14:paraId="4B680E81" w14:textId="48F1D051"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2" w:history="1">
        <w:r w:rsidRPr="005D5B87">
          <w:rPr>
            <w:rStyle w:val="Hyperlink"/>
            <w:noProof/>
            <w:lang w:val="en-GB"/>
          </w:rPr>
          <w:t>2.4.13</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R_ProtoConv_EnqueuePort</w:t>
        </w:r>
        <w:r>
          <w:rPr>
            <w:noProof/>
            <w:webHidden/>
          </w:rPr>
          <w:tab/>
        </w:r>
        <w:r>
          <w:rPr>
            <w:noProof/>
            <w:webHidden/>
          </w:rPr>
          <w:fldChar w:fldCharType="begin"/>
        </w:r>
        <w:r>
          <w:rPr>
            <w:noProof/>
            <w:webHidden/>
          </w:rPr>
          <w:instrText xml:space="preserve"> PAGEREF _Toc203383972 \h </w:instrText>
        </w:r>
        <w:r>
          <w:rPr>
            <w:noProof/>
            <w:webHidden/>
          </w:rPr>
        </w:r>
        <w:r>
          <w:rPr>
            <w:noProof/>
            <w:webHidden/>
          </w:rPr>
          <w:fldChar w:fldCharType="separate"/>
        </w:r>
        <w:r w:rsidR="009D560C">
          <w:rPr>
            <w:noProof/>
            <w:webHidden/>
          </w:rPr>
          <w:t>47</w:t>
        </w:r>
        <w:r>
          <w:rPr>
            <w:noProof/>
            <w:webHidden/>
          </w:rPr>
          <w:fldChar w:fldCharType="end"/>
        </w:r>
      </w:hyperlink>
    </w:p>
    <w:p w14:paraId="72014A05" w14:textId="7FD19833"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3" w:history="1">
        <w:r w:rsidRPr="005D5B87">
          <w:rPr>
            <w:rStyle w:val="Hyperlink"/>
            <w:noProof/>
            <w:lang w:val="en-GB"/>
          </w:rPr>
          <w:t>2.4.14</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R_ProtoConv_EnqueueEth</w:t>
        </w:r>
        <w:r>
          <w:rPr>
            <w:noProof/>
            <w:webHidden/>
          </w:rPr>
          <w:tab/>
        </w:r>
        <w:r>
          <w:rPr>
            <w:noProof/>
            <w:webHidden/>
          </w:rPr>
          <w:fldChar w:fldCharType="begin"/>
        </w:r>
        <w:r>
          <w:rPr>
            <w:noProof/>
            <w:webHidden/>
          </w:rPr>
          <w:instrText xml:space="preserve"> PAGEREF _Toc203383973 \h </w:instrText>
        </w:r>
        <w:r>
          <w:rPr>
            <w:noProof/>
            <w:webHidden/>
          </w:rPr>
        </w:r>
        <w:r>
          <w:rPr>
            <w:noProof/>
            <w:webHidden/>
          </w:rPr>
          <w:fldChar w:fldCharType="separate"/>
        </w:r>
        <w:r w:rsidR="009D560C">
          <w:rPr>
            <w:noProof/>
            <w:webHidden/>
          </w:rPr>
          <w:t>48</w:t>
        </w:r>
        <w:r>
          <w:rPr>
            <w:noProof/>
            <w:webHidden/>
          </w:rPr>
          <w:fldChar w:fldCharType="end"/>
        </w:r>
      </w:hyperlink>
    </w:p>
    <w:p w14:paraId="368195E2" w14:textId="26C8E87F"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4" w:history="1">
        <w:r w:rsidRPr="005D5B87">
          <w:rPr>
            <w:rStyle w:val="Hyperlink"/>
            <w:noProof/>
            <w:lang w:val="en-GB"/>
          </w:rPr>
          <w:t>2.4.15</w:t>
        </w:r>
        <w:r>
          <w:rPr>
            <w:rFonts w:asciiTheme="minorHAnsi" w:eastAsiaTheme="minorEastAsia" w:hAnsiTheme="minorHAnsi" w:cstheme="minorBidi"/>
            <w:noProof/>
            <w:sz w:val="24"/>
            <w:lang w:eastAsia="en-US"/>
            <w14:ligatures w14:val="standardContextual"/>
          </w:rPr>
          <w:tab/>
        </w:r>
        <w:r w:rsidRPr="005D5B87">
          <w:rPr>
            <w:rStyle w:val="Hyperlink"/>
            <w:noProof/>
          </w:rPr>
          <w:t>R_ProtoConv_DequeueEth</w:t>
        </w:r>
        <w:r>
          <w:rPr>
            <w:noProof/>
            <w:webHidden/>
          </w:rPr>
          <w:tab/>
        </w:r>
        <w:r>
          <w:rPr>
            <w:noProof/>
            <w:webHidden/>
          </w:rPr>
          <w:fldChar w:fldCharType="begin"/>
        </w:r>
        <w:r>
          <w:rPr>
            <w:noProof/>
            <w:webHidden/>
          </w:rPr>
          <w:instrText xml:space="preserve"> PAGEREF _Toc203383974 \h </w:instrText>
        </w:r>
        <w:r>
          <w:rPr>
            <w:noProof/>
            <w:webHidden/>
          </w:rPr>
        </w:r>
        <w:r>
          <w:rPr>
            <w:noProof/>
            <w:webHidden/>
          </w:rPr>
          <w:fldChar w:fldCharType="separate"/>
        </w:r>
        <w:r w:rsidR="009D560C">
          <w:rPr>
            <w:noProof/>
            <w:webHidden/>
          </w:rPr>
          <w:t>49</w:t>
        </w:r>
        <w:r>
          <w:rPr>
            <w:noProof/>
            <w:webHidden/>
          </w:rPr>
          <w:fldChar w:fldCharType="end"/>
        </w:r>
      </w:hyperlink>
    </w:p>
    <w:p w14:paraId="245FC084" w14:textId="048C0F4E"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5" w:history="1">
        <w:r w:rsidRPr="005D5B87">
          <w:rPr>
            <w:rStyle w:val="Hyperlink"/>
            <w:noProof/>
            <w:lang w:val="en-GB"/>
          </w:rPr>
          <w:t>2.4.16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R_ProtoConv_TriggerQueueDataXtoEth</w:t>
        </w:r>
        <w:r>
          <w:rPr>
            <w:noProof/>
            <w:webHidden/>
          </w:rPr>
          <w:tab/>
        </w:r>
        <w:r>
          <w:rPr>
            <w:noProof/>
            <w:webHidden/>
          </w:rPr>
          <w:fldChar w:fldCharType="begin"/>
        </w:r>
        <w:r>
          <w:rPr>
            <w:noProof/>
            <w:webHidden/>
          </w:rPr>
          <w:instrText xml:space="preserve"> PAGEREF _Toc203383975 \h </w:instrText>
        </w:r>
        <w:r>
          <w:rPr>
            <w:noProof/>
            <w:webHidden/>
          </w:rPr>
        </w:r>
        <w:r>
          <w:rPr>
            <w:noProof/>
            <w:webHidden/>
          </w:rPr>
          <w:fldChar w:fldCharType="separate"/>
        </w:r>
        <w:r w:rsidR="009D560C">
          <w:rPr>
            <w:noProof/>
            <w:webHidden/>
          </w:rPr>
          <w:t>51</w:t>
        </w:r>
        <w:r>
          <w:rPr>
            <w:noProof/>
            <w:webHidden/>
          </w:rPr>
          <w:fldChar w:fldCharType="end"/>
        </w:r>
      </w:hyperlink>
    </w:p>
    <w:p w14:paraId="08695163" w14:textId="0C33DB89"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76" w:history="1">
        <w:r w:rsidRPr="005D5B87">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sz w:val="24"/>
            <w:lang w:eastAsia="en-US"/>
            <w14:ligatures w14:val="standardContextual"/>
          </w:rPr>
          <w:tab/>
        </w:r>
        <w:r w:rsidRPr="005D5B87">
          <w:rPr>
            <w:rStyle w:val="Hyperlink"/>
            <w:noProof/>
          </w:rPr>
          <w:t>Interfaces (User defined)</w:t>
        </w:r>
        <w:r>
          <w:rPr>
            <w:noProof/>
            <w:webHidden/>
          </w:rPr>
          <w:tab/>
        </w:r>
        <w:r>
          <w:rPr>
            <w:noProof/>
            <w:webHidden/>
          </w:rPr>
          <w:fldChar w:fldCharType="begin"/>
        </w:r>
        <w:r>
          <w:rPr>
            <w:noProof/>
            <w:webHidden/>
          </w:rPr>
          <w:instrText xml:space="preserve"> PAGEREF _Toc203383976 \h </w:instrText>
        </w:r>
        <w:r>
          <w:rPr>
            <w:noProof/>
            <w:webHidden/>
          </w:rPr>
        </w:r>
        <w:r>
          <w:rPr>
            <w:noProof/>
            <w:webHidden/>
          </w:rPr>
          <w:fldChar w:fldCharType="separate"/>
        </w:r>
        <w:r w:rsidR="009D560C">
          <w:rPr>
            <w:noProof/>
            <w:webHidden/>
          </w:rPr>
          <w:t>53</w:t>
        </w:r>
        <w:r>
          <w:rPr>
            <w:noProof/>
            <w:webHidden/>
          </w:rPr>
          <w:fldChar w:fldCharType="end"/>
        </w:r>
      </w:hyperlink>
    </w:p>
    <w:p w14:paraId="4B63F6BD" w14:textId="3C79D316"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7" w:history="1">
        <w:r w:rsidRPr="005D5B87">
          <w:rPr>
            <w:rStyle w:val="Hyperlink"/>
            <w:noProof/>
            <w:lang w:val="en-GB"/>
          </w:rPr>
          <w:t>2.5.1</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ProtoConv_EthTransmitUserDef</w:t>
        </w:r>
        <w:r>
          <w:rPr>
            <w:noProof/>
            <w:webHidden/>
          </w:rPr>
          <w:tab/>
        </w:r>
        <w:r>
          <w:rPr>
            <w:noProof/>
            <w:webHidden/>
          </w:rPr>
          <w:fldChar w:fldCharType="begin"/>
        </w:r>
        <w:r>
          <w:rPr>
            <w:noProof/>
            <w:webHidden/>
          </w:rPr>
          <w:instrText xml:space="preserve"> PAGEREF _Toc203383977 \h </w:instrText>
        </w:r>
        <w:r>
          <w:rPr>
            <w:noProof/>
            <w:webHidden/>
          </w:rPr>
        </w:r>
        <w:r>
          <w:rPr>
            <w:noProof/>
            <w:webHidden/>
          </w:rPr>
          <w:fldChar w:fldCharType="separate"/>
        </w:r>
        <w:r w:rsidR="009D560C">
          <w:rPr>
            <w:noProof/>
            <w:webHidden/>
          </w:rPr>
          <w:t>53</w:t>
        </w:r>
        <w:r>
          <w:rPr>
            <w:noProof/>
            <w:webHidden/>
          </w:rPr>
          <w:fldChar w:fldCharType="end"/>
        </w:r>
      </w:hyperlink>
    </w:p>
    <w:p w14:paraId="54FD9E34" w14:textId="28A3D54D"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8" w:history="1">
        <w:r w:rsidRPr="005D5B87">
          <w:rPr>
            <w:rStyle w:val="Hyperlink"/>
            <w:noProof/>
            <w:lang w:val="en-GB"/>
          </w:rPr>
          <w:t>2.5.2</w:t>
        </w:r>
        <w:r>
          <w:rPr>
            <w:rFonts w:asciiTheme="minorHAnsi" w:eastAsiaTheme="minorEastAsia" w:hAnsiTheme="minorHAnsi" w:cstheme="minorBidi"/>
            <w:noProof/>
            <w:sz w:val="24"/>
            <w:lang w:eastAsia="en-US"/>
            <w14:ligatures w14:val="standardContextual"/>
          </w:rPr>
          <w:tab/>
        </w:r>
        <w:r w:rsidRPr="005D5B87">
          <w:rPr>
            <w:rStyle w:val="Hyperlink"/>
            <w:noProof/>
          </w:rPr>
          <w:t>ProtoConv_CanTransmitTSUserDef</w:t>
        </w:r>
        <w:r>
          <w:rPr>
            <w:noProof/>
            <w:webHidden/>
          </w:rPr>
          <w:tab/>
        </w:r>
        <w:r>
          <w:rPr>
            <w:noProof/>
            <w:webHidden/>
          </w:rPr>
          <w:fldChar w:fldCharType="begin"/>
        </w:r>
        <w:r>
          <w:rPr>
            <w:noProof/>
            <w:webHidden/>
          </w:rPr>
          <w:instrText xml:space="preserve"> PAGEREF _Toc203383978 \h </w:instrText>
        </w:r>
        <w:r>
          <w:rPr>
            <w:noProof/>
            <w:webHidden/>
          </w:rPr>
        </w:r>
        <w:r>
          <w:rPr>
            <w:noProof/>
            <w:webHidden/>
          </w:rPr>
          <w:fldChar w:fldCharType="separate"/>
        </w:r>
        <w:r w:rsidR="009D560C">
          <w:rPr>
            <w:noProof/>
            <w:webHidden/>
          </w:rPr>
          <w:t>54</w:t>
        </w:r>
        <w:r>
          <w:rPr>
            <w:noProof/>
            <w:webHidden/>
          </w:rPr>
          <w:fldChar w:fldCharType="end"/>
        </w:r>
      </w:hyperlink>
    </w:p>
    <w:p w14:paraId="20AB2029" w14:textId="303AAA70"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79" w:history="1">
        <w:r w:rsidRPr="005D5B87">
          <w:rPr>
            <w:rStyle w:val="Hyperlink"/>
            <w:noProof/>
            <w:lang w:val="en-GB"/>
          </w:rPr>
          <w:t>2.5.3</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ProtoConv_CanNotifyTSUserDef</w:t>
        </w:r>
        <w:r>
          <w:rPr>
            <w:noProof/>
            <w:webHidden/>
          </w:rPr>
          <w:tab/>
        </w:r>
        <w:r>
          <w:rPr>
            <w:noProof/>
            <w:webHidden/>
          </w:rPr>
          <w:fldChar w:fldCharType="begin"/>
        </w:r>
        <w:r>
          <w:rPr>
            <w:noProof/>
            <w:webHidden/>
          </w:rPr>
          <w:instrText xml:space="preserve"> PAGEREF _Toc203383979 \h </w:instrText>
        </w:r>
        <w:r>
          <w:rPr>
            <w:noProof/>
            <w:webHidden/>
          </w:rPr>
        </w:r>
        <w:r>
          <w:rPr>
            <w:noProof/>
            <w:webHidden/>
          </w:rPr>
          <w:fldChar w:fldCharType="separate"/>
        </w:r>
        <w:r w:rsidR="009D560C">
          <w:rPr>
            <w:noProof/>
            <w:webHidden/>
          </w:rPr>
          <w:t>55</w:t>
        </w:r>
        <w:r>
          <w:rPr>
            <w:noProof/>
            <w:webHidden/>
          </w:rPr>
          <w:fldChar w:fldCharType="end"/>
        </w:r>
      </w:hyperlink>
    </w:p>
    <w:p w14:paraId="5FFD949E" w14:textId="55A95EC2"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0" w:history="1">
        <w:r w:rsidRPr="005D5B87">
          <w:rPr>
            <w:rStyle w:val="Hyperlink"/>
            <w:noProof/>
            <w:lang w:val="en-GB"/>
          </w:rPr>
          <w:t>2.5.4</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ProtoConv_CanTransmitUserDef</w:t>
        </w:r>
        <w:r>
          <w:rPr>
            <w:noProof/>
            <w:webHidden/>
          </w:rPr>
          <w:tab/>
        </w:r>
        <w:r>
          <w:rPr>
            <w:noProof/>
            <w:webHidden/>
          </w:rPr>
          <w:fldChar w:fldCharType="begin"/>
        </w:r>
        <w:r>
          <w:rPr>
            <w:noProof/>
            <w:webHidden/>
          </w:rPr>
          <w:instrText xml:space="preserve"> PAGEREF _Toc203383980 \h </w:instrText>
        </w:r>
        <w:r>
          <w:rPr>
            <w:noProof/>
            <w:webHidden/>
          </w:rPr>
        </w:r>
        <w:r>
          <w:rPr>
            <w:noProof/>
            <w:webHidden/>
          </w:rPr>
          <w:fldChar w:fldCharType="separate"/>
        </w:r>
        <w:r w:rsidR="009D560C">
          <w:rPr>
            <w:noProof/>
            <w:webHidden/>
          </w:rPr>
          <w:t>56</w:t>
        </w:r>
        <w:r>
          <w:rPr>
            <w:noProof/>
            <w:webHidden/>
          </w:rPr>
          <w:fldChar w:fldCharType="end"/>
        </w:r>
      </w:hyperlink>
    </w:p>
    <w:p w14:paraId="1E3B556E" w14:textId="5DA50AAC"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1" w:history="1">
        <w:r w:rsidRPr="005D5B87">
          <w:rPr>
            <w:rStyle w:val="Hyperlink"/>
            <w:noProof/>
            <w:lang w:val="en-GB"/>
          </w:rPr>
          <w:t>2.5.5</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ProtoConv_CanNotifyUserDef</w:t>
        </w:r>
        <w:r>
          <w:rPr>
            <w:noProof/>
            <w:webHidden/>
          </w:rPr>
          <w:tab/>
        </w:r>
        <w:r>
          <w:rPr>
            <w:noProof/>
            <w:webHidden/>
          </w:rPr>
          <w:fldChar w:fldCharType="begin"/>
        </w:r>
        <w:r>
          <w:rPr>
            <w:noProof/>
            <w:webHidden/>
          </w:rPr>
          <w:instrText xml:space="preserve"> PAGEREF _Toc203383981 \h </w:instrText>
        </w:r>
        <w:r>
          <w:rPr>
            <w:noProof/>
            <w:webHidden/>
          </w:rPr>
        </w:r>
        <w:r>
          <w:rPr>
            <w:noProof/>
            <w:webHidden/>
          </w:rPr>
          <w:fldChar w:fldCharType="separate"/>
        </w:r>
        <w:r w:rsidR="009D560C">
          <w:rPr>
            <w:noProof/>
            <w:webHidden/>
          </w:rPr>
          <w:t>57</w:t>
        </w:r>
        <w:r>
          <w:rPr>
            <w:noProof/>
            <w:webHidden/>
          </w:rPr>
          <w:fldChar w:fldCharType="end"/>
        </w:r>
      </w:hyperlink>
    </w:p>
    <w:p w14:paraId="6549233E" w14:textId="1F974C4B"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2" w:history="1">
        <w:r w:rsidRPr="005D5B87">
          <w:rPr>
            <w:rStyle w:val="Hyperlink"/>
            <w:noProof/>
            <w:lang w:val="en-GB"/>
          </w:rPr>
          <w:t>2.5.6</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ProtoConv_LinTransmitUserDef</w:t>
        </w:r>
        <w:r>
          <w:rPr>
            <w:noProof/>
            <w:webHidden/>
          </w:rPr>
          <w:tab/>
        </w:r>
        <w:r>
          <w:rPr>
            <w:noProof/>
            <w:webHidden/>
          </w:rPr>
          <w:fldChar w:fldCharType="begin"/>
        </w:r>
        <w:r>
          <w:rPr>
            <w:noProof/>
            <w:webHidden/>
          </w:rPr>
          <w:instrText xml:space="preserve"> PAGEREF _Toc203383982 \h </w:instrText>
        </w:r>
        <w:r>
          <w:rPr>
            <w:noProof/>
            <w:webHidden/>
          </w:rPr>
        </w:r>
        <w:r>
          <w:rPr>
            <w:noProof/>
            <w:webHidden/>
          </w:rPr>
          <w:fldChar w:fldCharType="separate"/>
        </w:r>
        <w:r w:rsidR="009D560C">
          <w:rPr>
            <w:noProof/>
            <w:webHidden/>
          </w:rPr>
          <w:t>58</w:t>
        </w:r>
        <w:r>
          <w:rPr>
            <w:noProof/>
            <w:webHidden/>
          </w:rPr>
          <w:fldChar w:fldCharType="end"/>
        </w:r>
      </w:hyperlink>
    </w:p>
    <w:p w14:paraId="41D9E9E6" w14:textId="0A568AA1"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3" w:history="1">
        <w:r w:rsidRPr="005D5B87">
          <w:rPr>
            <w:rStyle w:val="Hyperlink"/>
            <w:noProof/>
            <w:lang w:val="en-GB"/>
          </w:rPr>
          <w:t>2.5.7</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ProtoConv_LinNotifyUserDef</w:t>
        </w:r>
        <w:r>
          <w:rPr>
            <w:noProof/>
            <w:webHidden/>
          </w:rPr>
          <w:tab/>
        </w:r>
        <w:r>
          <w:rPr>
            <w:noProof/>
            <w:webHidden/>
          </w:rPr>
          <w:fldChar w:fldCharType="begin"/>
        </w:r>
        <w:r>
          <w:rPr>
            <w:noProof/>
            <w:webHidden/>
          </w:rPr>
          <w:instrText xml:space="preserve"> PAGEREF _Toc203383983 \h </w:instrText>
        </w:r>
        <w:r>
          <w:rPr>
            <w:noProof/>
            <w:webHidden/>
          </w:rPr>
        </w:r>
        <w:r>
          <w:rPr>
            <w:noProof/>
            <w:webHidden/>
          </w:rPr>
          <w:fldChar w:fldCharType="separate"/>
        </w:r>
        <w:r w:rsidR="009D560C">
          <w:rPr>
            <w:noProof/>
            <w:webHidden/>
          </w:rPr>
          <w:t>59</w:t>
        </w:r>
        <w:r>
          <w:rPr>
            <w:noProof/>
            <w:webHidden/>
          </w:rPr>
          <w:fldChar w:fldCharType="end"/>
        </w:r>
      </w:hyperlink>
    </w:p>
    <w:p w14:paraId="5FEEF75E" w14:textId="3510EA80"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4" w:history="1">
        <w:r w:rsidRPr="005D5B87">
          <w:rPr>
            <w:rStyle w:val="Hyperlink"/>
            <w:noProof/>
            <w:lang w:val="en-GB"/>
          </w:rPr>
          <w:t>2.5.8</w:t>
        </w:r>
        <w:r>
          <w:rPr>
            <w:rFonts w:asciiTheme="minorHAnsi" w:eastAsiaTheme="minorEastAsia" w:hAnsiTheme="minorHAnsi" w:cstheme="minorBidi"/>
            <w:noProof/>
            <w:sz w:val="24"/>
            <w:lang w:eastAsia="en-US"/>
            <w14:ligatures w14:val="standardContextual"/>
          </w:rPr>
          <w:tab/>
        </w:r>
        <w:r w:rsidRPr="005D5B87">
          <w:rPr>
            <w:rStyle w:val="Hyperlink"/>
            <w:noProof/>
          </w:rPr>
          <w:t>ProtoConv_PortTransmitUserDef</w:t>
        </w:r>
        <w:r>
          <w:rPr>
            <w:noProof/>
            <w:webHidden/>
          </w:rPr>
          <w:tab/>
        </w:r>
        <w:r>
          <w:rPr>
            <w:noProof/>
            <w:webHidden/>
          </w:rPr>
          <w:fldChar w:fldCharType="begin"/>
        </w:r>
        <w:r>
          <w:rPr>
            <w:noProof/>
            <w:webHidden/>
          </w:rPr>
          <w:instrText xml:space="preserve"> PAGEREF _Toc203383984 \h </w:instrText>
        </w:r>
        <w:r>
          <w:rPr>
            <w:noProof/>
            <w:webHidden/>
          </w:rPr>
        </w:r>
        <w:r>
          <w:rPr>
            <w:noProof/>
            <w:webHidden/>
          </w:rPr>
          <w:fldChar w:fldCharType="separate"/>
        </w:r>
        <w:r w:rsidR="009D560C">
          <w:rPr>
            <w:noProof/>
            <w:webHidden/>
          </w:rPr>
          <w:t>60</w:t>
        </w:r>
        <w:r>
          <w:rPr>
            <w:noProof/>
            <w:webHidden/>
          </w:rPr>
          <w:fldChar w:fldCharType="end"/>
        </w:r>
      </w:hyperlink>
    </w:p>
    <w:p w14:paraId="6D94B0AE" w14:textId="65010A30"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5" w:history="1">
        <w:r w:rsidRPr="005D5B87">
          <w:rPr>
            <w:rStyle w:val="Hyperlink"/>
            <w:noProof/>
            <w:lang w:val="en-GB"/>
          </w:rPr>
          <w:t>2.5.9</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ProtoConv_GetTimeUserDef</w:t>
        </w:r>
        <w:r>
          <w:rPr>
            <w:noProof/>
            <w:webHidden/>
          </w:rPr>
          <w:tab/>
        </w:r>
        <w:r>
          <w:rPr>
            <w:noProof/>
            <w:webHidden/>
          </w:rPr>
          <w:fldChar w:fldCharType="begin"/>
        </w:r>
        <w:r>
          <w:rPr>
            <w:noProof/>
            <w:webHidden/>
          </w:rPr>
          <w:instrText xml:space="preserve"> PAGEREF _Toc203383985 \h </w:instrText>
        </w:r>
        <w:r>
          <w:rPr>
            <w:noProof/>
            <w:webHidden/>
          </w:rPr>
        </w:r>
        <w:r>
          <w:rPr>
            <w:noProof/>
            <w:webHidden/>
          </w:rPr>
          <w:fldChar w:fldCharType="separate"/>
        </w:r>
        <w:r w:rsidR="009D560C">
          <w:rPr>
            <w:noProof/>
            <w:webHidden/>
          </w:rPr>
          <w:t>61</w:t>
        </w:r>
        <w:r>
          <w:rPr>
            <w:noProof/>
            <w:webHidden/>
          </w:rPr>
          <w:fldChar w:fldCharType="end"/>
        </w:r>
      </w:hyperlink>
    </w:p>
    <w:p w14:paraId="7C4AF3C0" w14:textId="73F0BD88"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6" w:history="1">
        <w:r w:rsidRPr="005D5B87">
          <w:rPr>
            <w:rStyle w:val="Hyperlink"/>
            <w:noProof/>
            <w:lang w:val="en-GB"/>
          </w:rPr>
          <w:t>2.5.10</w:t>
        </w:r>
        <w:r>
          <w:rPr>
            <w:rFonts w:asciiTheme="minorHAnsi" w:eastAsiaTheme="minorEastAsia" w:hAnsiTheme="minorHAnsi" w:cstheme="minorBidi"/>
            <w:noProof/>
            <w:sz w:val="24"/>
            <w:lang w:eastAsia="en-US"/>
            <w14:ligatures w14:val="standardContextual"/>
          </w:rPr>
          <w:tab/>
        </w:r>
        <w:r w:rsidRPr="005D5B87">
          <w:rPr>
            <w:rStyle w:val="Hyperlink"/>
            <w:noProof/>
            <w:shd w:val="clear" w:color="auto" w:fill="FFFFFF"/>
          </w:rPr>
          <w:t>ProtoConv_EnterCriticalUserDef</w:t>
        </w:r>
        <w:r>
          <w:rPr>
            <w:noProof/>
            <w:webHidden/>
          </w:rPr>
          <w:tab/>
        </w:r>
        <w:r>
          <w:rPr>
            <w:noProof/>
            <w:webHidden/>
          </w:rPr>
          <w:fldChar w:fldCharType="begin"/>
        </w:r>
        <w:r>
          <w:rPr>
            <w:noProof/>
            <w:webHidden/>
          </w:rPr>
          <w:instrText xml:space="preserve"> PAGEREF _Toc203383986 \h </w:instrText>
        </w:r>
        <w:r>
          <w:rPr>
            <w:noProof/>
            <w:webHidden/>
          </w:rPr>
        </w:r>
        <w:r>
          <w:rPr>
            <w:noProof/>
            <w:webHidden/>
          </w:rPr>
          <w:fldChar w:fldCharType="separate"/>
        </w:r>
        <w:r w:rsidR="009D560C">
          <w:rPr>
            <w:noProof/>
            <w:webHidden/>
          </w:rPr>
          <w:t>62</w:t>
        </w:r>
        <w:r>
          <w:rPr>
            <w:noProof/>
            <w:webHidden/>
          </w:rPr>
          <w:fldChar w:fldCharType="end"/>
        </w:r>
      </w:hyperlink>
    </w:p>
    <w:p w14:paraId="6276065B" w14:textId="75A41266"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7" w:history="1">
        <w:r w:rsidRPr="005D5B87">
          <w:rPr>
            <w:rStyle w:val="Hyperlink"/>
            <w:noProof/>
            <w:lang w:val="en-GB"/>
          </w:rPr>
          <w:t>2.5.11</w:t>
        </w:r>
        <w:r>
          <w:rPr>
            <w:rFonts w:asciiTheme="minorHAnsi" w:eastAsiaTheme="minorEastAsia" w:hAnsiTheme="minorHAnsi" w:cstheme="minorBidi"/>
            <w:noProof/>
            <w:sz w:val="24"/>
            <w:lang w:eastAsia="en-US"/>
            <w14:ligatures w14:val="standardContextual"/>
          </w:rPr>
          <w:tab/>
        </w:r>
        <w:r w:rsidRPr="005D5B87">
          <w:rPr>
            <w:rStyle w:val="Hyperlink"/>
            <w:noProof/>
            <w:shd w:val="clear" w:color="auto" w:fill="FFFFFF"/>
          </w:rPr>
          <w:t>ProtoConv_ExitCriticalUserDef</w:t>
        </w:r>
        <w:r>
          <w:rPr>
            <w:noProof/>
            <w:webHidden/>
          </w:rPr>
          <w:tab/>
        </w:r>
        <w:r>
          <w:rPr>
            <w:noProof/>
            <w:webHidden/>
          </w:rPr>
          <w:fldChar w:fldCharType="begin"/>
        </w:r>
        <w:r>
          <w:rPr>
            <w:noProof/>
            <w:webHidden/>
          </w:rPr>
          <w:instrText xml:space="preserve"> PAGEREF _Toc203383987 \h </w:instrText>
        </w:r>
        <w:r>
          <w:rPr>
            <w:noProof/>
            <w:webHidden/>
          </w:rPr>
        </w:r>
        <w:r>
          <w:rPr>
            <w:noProof/>
            <w:webHidden/>
          </w:rPr>
          <w:fldChar w:fldCharType="separate"/>
        </w:r>
        <w:r w:rsidR="009D560C">
          <w:rPr>
            <w:noProof/>
            <w:webHidden/>
          </w:rPr>
          <w:t>63</w:t>
        </w:r>
        <w:r>
          <w:rPr>
            <w:noProof/>
            <w:webHidden/>
          </w:rPr>
          <w:fldChar w:fldCharType="end"/>
        </w:r>
      </w:hyperlink>
    </w:p>
    <w:p w14:paraId="64DEC9C4" w14:textId="3262C6F8"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88" w:history="1">
        <w:r w:rsidRPr="005D5B87">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sz w:val="24"/>
            <w:lang w:eastAsia="en-US"/>
            <w14:ligatures w14:val="standardContextual"/>
          </w:rPr>
          <w:tab/>
        </w:r>
        <w:r w:rsidRPr="005D5B87">
          <w:rPr>
            <w:rStyle w:val="Hyperlink"/>
            <w:noProof/>
          </w:rPr>
          <w:t>Error handling</w:t>
        </w:r>
        <w:r>
          <w:rPr>
            <w:noProof/>
            <w:webHidden/>
          </w:rPr>
          <w:tab/>
        </w:r>
        <w:r>
          <w:rPr>
            <w:noProof/>
            <w:webHidden/>
          </w:rPr>
          <w:fldChar w:fldCharType="begin"/>
        </w:r>
        <w:r>
          <w:rPr>
            <w:noProof/>
            <w:webHidden/>
          </w:rPr>
          <w:instrText xml:space="preserve"> PAGEREF _Toc203383988 \h </w:instrText>
        </w:r>
        <w:r>
          <w:rPr>
            <w:noProof/>
            <w:webHidden/>
          </w:rPr>
        </w:r>
        <w:r>
          <w:rPr>
            <w:noProof/>
            <w:webHidden/>
          </w:rPr>
          <w:fldChar w:fldCharType="separate"/>
        </w:r>
        <w:r w:rsidR="009D560C">
          <w:rPr>
            <w:noProof/>
            <w:webHidden/>
          </w:rPr>
          <w:t>64</w:t>
        </w:r>
        <w:r>
          <w:rPr>
            <w:noProof/>
            <w:webHidden/>
          </w:rPr>
          <w:fldChar w:fldCharType="end"/>
        </w:r>
      </w:hyperlink>
    </w:p>
    <w:p w14:paraId="51EF55F2" w14:textId="1277F1F0"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89" w:history="1">
        <w:r w:rsidRPr="005D5B87">
          <w:rPr>
            <w:rStyle w:val="Hyperlink"/>
            <w:noProof/>
            <w:lang w:val="en-GB"/>
          </w:rPr>
          <w:t>2.6.1</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_Toc203383989 \h </w:instrText>
        </w:r>
        <w:r>
          <w:rPr>
            <w:noProof/>
            <w:webHidden/>
          </w:rPr>
        </w:r>
        <w:r>
          <w:rPr>
            <w:noProof/>
            <w:webHidden/>
          </w:rPr>
          <w:fldChar w:fldCharType="separate"/>
        </w:r>
        <w:r w:rsidR="009D560C">
          <w:rPr>
            <w:noProof/>
            <w:webHidden/>
          </w:rPr>
          <w:t>64</w:t>
        </w:r>
        <w:r>
          <w:rPr>
            <w:noProof/>
            <w:webHidden/>
          </w:rPr>
          <w:fldChar w:fldCharType="end"/>
        </w:r>
      </w:hyperlink>
    </w:p>
    <w:p w14:paraId="65C0F469" w14:textId="1E892F80"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0" w:history="1">
        <w:r w:rsidRPr="005D5B87">
          <w:rPr>
            <w:rStyle w:val="Hyperlink"/>
            <w:noProof/>
            <w:lang w:val="en-GB"/>
          </w:rPr>
          <w:t>2.6.2</w:t>
        </w:r>
        <w:r>
          <w:rPr>
            <w:rFonts w:asciiTheme="minorHAnsi" w:eastAsiaTheme="minorEastAsia" w:hAnsiTheme="minorHAnsi" w:cstheme="minorBidi"/>
            <w:noProof/>
            <w:sz w:val="24"/>
            <w:lang w:eastAsia="en-US"/>
            <w14:ligatures w14:val="standardContextual"/>
          </w:rPr>
          <w:tab/>
        </w:r>
        <w:r w:rsidRPr="005D5B87">
          <w:rPr>
            <w:rStyle w:val="Hyperlink"/>
            <w:noProof/>
          </w:rPr>
          <w:t>Interfaces (User defined)</w:t>
        </w:r>
        <w:r>
          <w:rPr>
            <w:noProof/>
            <w:webHidden/>
          </w:rPr>
          <w:tab/>
        </w:r>
        <w:r>
          <w:rPr>
            <w:noProof/>
            <w:webHidden/>
          </w:rPr>
          <w:fldChar w:fldCharType="begin"/>
        </w:r>
        <w:r>
          <w:rPr>
            <w:noProof/>
            <w:webHidden/>
          </w:rPr>
          <w:instrText xml:space="preserve"> PAGEREF _Toc203383990 \h </w:instrText>
        </w:r>
        <w:r>
          <w:rPr>
            <w:noProof/>
            <w:webHidden/>
          </w:rPr>
        </w:r>
        <w:r>
          <w:rPr>
            <w:noProof/>
            <w:webHidden/>
          </w:rPr>
          <w:fldChar w:fldCharType="separate"/>
        </w:r>
        <w:r w:rsidR="009D560C">
          <w:rPr>
            <w:noProof/>
            <w:webHidden/>
          </w:rPr>
          <w:t>65</w:t>
        </w:r>
        <w:r>
          <w:rPr>
            <w:noProof/>
            <w:webHidden/>
          </w:rPr>
          <w:fldChar w:fldCharType="end"/>
        </w:r>
      </w:hyperlink>
    </w:p>
    <w:p w14:paraId="366D55A2" w14:textId="0FEFF488"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91" w:history="1">
        <w:r w:rsidRPr="005D5B87">
          <w:rPr>
            <w:rStyle w:val="Hyperlink"/>
            <w:noProof/>
            <w14:scene3d>
              <w14:camera w14:prst="orthographicFront"/>
              <w14:lightRig w14:rig="threePt" w14:dir="t">
                <w14:rot w14:lat="0" w14:lon="0" w14:rev="0"/>
              </w14:lightRig>
            </w14:scene3d>
          </w:rPr>
          <w:t>2.7</w:t>
        </w:r>
        <w:r>
          <w:rPr>
            <w:rFonts w:asciiTheme="minorHAnsi" w:eastAsiaTheme="minorEastAsia" w:hAnsiTheme="minorHAnsi" w:cstheme="minorBidi"/>
            <w:noProof/>
            <w:sz w:val="24"/>
            <w:lang w:eastAsia="en-US"/>
            <w14:ligatures w14:val="standardContextual"/>
          </w:rPr>
          <w:tab/>
        </w:r>
        <w:r w:rsidRPr="005D5B87">
          <w:rPr>
            <w:rStyle w:val="Hyperlink"/>
            <w:noProof/>
          </w:rPr>
          <w:t>Data Design</w:t>
        </w:r>
        <w:r>
          <w:rPr>
            <w:noProof/>
            <w:webHidden/>
          </w:rPr>
          <w:tab/>
        </w:r>
        <w:r>
          <w:rPr>
            <w:noProof/>
            <w:webHidden/>
          </w:rPr>
          <w:fldChar w:fldCharType="begin"/>
        </w:r>
        <w:r>
          <w:rPr>
            <w:noProof/>
            <w:webHidden/>
          </w:rPr>
          <w:instrText xml:space="preserve"> PAGEREF _Toc203383991 \h </w:instrText>
        </w:r>
        <w:r>
          <w:rPr>
            <w:noProof/>
            <w:webHidden/>
          </w:rPr>
        </w:r>
        <w:r>
          <w:rPr>
            <w:noProof/>
            <w:webHidden/>
          </w:rPr>
          <w:fldChar w:fldCharType="separate"/>
        </w:r>
        <w:r w:rsidR="009D560C">
          <w:rPr>
            <w:noProof/>
            <w:webHidden/>
          </w:rPr>
          <w:t>65</w:t>
        </w:r>
        <w:r>
          <w:rPr>
            <w:noProof/>
            <w:webHidden/>
          </w:rPr>
          <w:fldChar w:fldCharType="end"/>
        </w:r>
      </w:hyperlink>
    </w:p>
    <w:p w14:paraId="1B7AFA80" w14:textId="0384AD46"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2" w:history="1">
        <w:r w:rsidRPr="005D5B87">
          <w:rPr>
            <w:rStyle w:val="Hyperlink"/>
            <w:noProof/>
            <w:lang w:val="en-GB"/>
          </w:rPr>
          <w:t>2.7.1</w:t>
        </w:r>
        <w:r>
          <w:rPr>
            <w:rFonts w:asciiTheme="minorHAnsi" w:eastAsiaTheme="minorEastAsia" w:hAnsiTheme="minorHAnsi" w:cstheme="minorBidi"/>
            <w:noProof/>
            <w:sz w:val="24"/>
            <w:lang w:eastAsia="en-US"/>
            <w14:ligatures w14:val="standardContextual"/>
          </w:rPr>
          <w:tab/>
        </w:r>
        <w:r w:rsidRPr="005D5B87">
          <w:rPr>
            <w:rStyle w:val="Hyperlink"/>
            <w:noProof/>
          </w:rPr>
          <w:t>Data Type Definition</w:t>
        </w:r>
        <w:r>
          <w:rPr>
            <w:noProof/>
            <w:webHidden/>
          </w:rPr>
          <w:tab/>
        </w:r>
        <w:r>
          <w:rPr>
            <w:noProof/>
            <w:webHidden/>
          </w:rPr>
          <w:fldChar w:fldCharType="begin"/>
        </w:r>
        <w:r>
          <w:rPr>
            <w:noProof/>
            <w:webHidden/>
          </w:rPr>
          <w:instrText xml:space="preserve"> PAGEREF _Toc203383992 \h </w:instrText>
        </w:r>
        <w:r>
          <w:rPr>
            <w:noProof/>
            <w:webHidden/>
          </w:rPr>
        </w:r>
        <w:r>
          <w:rPr>
            <w:noProof/>
            <w:webHidden/>
          </w:rPr>
          <w:fldChar w:fldCharType="separate"/>
        </w:r>
        <w:r w:rsidR="009D560C">
          <w:rPr>
            <w:noProof/>
            <w:webHidden/>
          </w:rPr>
          <w:t>65</w:t>
        </w:r>
        <w:r>
          <w:rPr>
            <w:noProof/>
            <w:webHidden/>
          </w:rPr>
          <w:fldChar w:fldCharType="end"/>
        </w:r>
      </w:hyperlink>
    </w:p>
    <w:p w14:paraId="57E8C163" w14:textId="1E6078EC"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3" w:history="1">
        <w:r w:rsidRPr="005D5B87">
          <w:rPr>
            <w:rStyle w:val="Hyperlink"/>
            <w:noProof/>
            <w:lang w:val="en-GB"/>
          </w:rPr>
          <w:t>2.7.2</w:t>
        </w:r>
        <w:r>
          <w:rPr>
            <w:rFonts w:asciiTheme="minorHAnsi" w:eastAsiaTheme="minorEastAsia" w:hAnsiTheme="minorHAnsi" w:cstheme="minorBidi"/>
            <w:noProof/>
            <w:sz w:val="24"/>
            <w:lang w:eastAsia="en-US"/>
            <w14:ligatures w14:val="standardContextual"/>
          </w:rPr>
          <w:tab/>
        </w:r>
        <w:r w:rsidRPr="005D5B87">
          <w:rPr>
            <w:rStyle w:val="Hyperlink"/>
            <w:noProof/>
          </w:rPr>
          <w:t>Public Definition</w:t>
        </w:r>
        <w:r>
          <w:rPr>
            <w:noProof/>
            <w:webHidden/>
          </w:rPr>
          <w:tab/>
        </w:r>
        <w:r>
          <w:rPr>
            <w:noProof/>
            <w:webHidden/>
          </w:rPr>
          <w:fldChar w:fldCharType="begin"/>
        </w:r>
        <w:r>
          <w:rPr>
            <w:noProof/>
            <w:webHidden/>
          </w:rPr>
          <w:instrText xml:space="preserve"> PAGEREF _Toc203383993 \h </w:instrText>
        </w:r>
        <w:r>
          <w:rPr>
            <w:noProof/>
            <w:webHidden/>
          </w:rPr>
        </w:r>
        <w:r>
          <w:rPr>
            <w:noProof/>
            <w:webHidden/>
          </w:rPr>
          <w:fldChar w:fldCharType="separate"/>
        </w:r>
        <w:r w:rsidR="009D560C">
          <w:rPr>
            <w:noProof/>
            <w:webHidden/>
          </w:rPr>
          <w:t>77</w:t>
        </w:r>
        <w:r>
          <w:rPr>
            <w:noProof/>
            <w:webHidden/>
          </w:rPr>
          <w:fldChar w:fldCharType="end"/>
        </w:r>
      </w:hyperlink>
    </w:p>
    <w:p w14:paraId="174FD858" w14:textId="03CA4CA5"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4" w:history="1">
        <w:r w:rsidRPr="005D5B87">
          <w:rPr>
            <w:rStyle w:val="Hyperlink"/>
            <w:noProof/>
            <w:lang w:val="en-GB"/>
          </w:rPr>
          <w:t>2.7.3</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Error code definition</w:t>
        </w:r>
        <w:r>
          <w:rPr>
            <w:noProof/>
            <w:webHidden/>
          </w:rPr>
          <w:tab/>
        </w:r>
        <w:r>
          <w:rPr>
            <w:noProof/>
            <w:webHidden/>
          </w:rPr>
          <w:fldChar w:fldCharType="begin"/>
        </w:r>
        <w:r>
          <w:rPr>
            <w:noProof/>
            <w:webHidden/>
          </w:rPr>
          <w:instrText xml:space="preserve"> PAGEREF _Toc203383994 \h </w:instrText>
        </w:r>
        <w:r>
          <w:rPr>
            <w:noProof/>
            <w:webHidden/>
          </w:rPr>
        </w:r>
        <w:r>
          <w:rPr>
            <w:noProof/>
            <w:webHidden/>
          </w:rPr>
          <w:fldChar w:fldCharType="separate"/>
        </w:r>
        <w:r w:rsidR="009D560C">
          <w:rPr>
            <w:noProof/>
            <w:webHidden/>
          </w:rPr>
          <w:t>79</w:t>
        </w:r>
        <w:r>
          <w:rPr>
            <w:noProof/>
            <w:webHidden/>
          </w:rPr>
          <w:fldChar w:fldCharType="end"/>
        </w:r>
      </w:hyperlink>
    </w:p>
    <w:p w14:paraId="6D2B7897" w14:textId="696FD77A"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5" w:history="1">
        <w:r w:rsidRPr="005D5B87">
          <w:rPr>
            <w:rStyle w:val="Hyperlink"/>
            <w:noProof/>
            <w:lang w:val="en-GB"/>
          </w:rPr>
          <w:t>2.7.4</w:t>
        </w:r>
        <w:r>
          <w:rPr>
            <w:rFonts w:asciiTheme="minorHAnsi" w:eastAsiaTheme="minorEastAsia" w:hAnsiTheme="minorHAnsi" w:cstheme="minorBidi"/>
            <w:noProof/>
            <w:sz w:val="24"/>
            <w:lang w:eastAsia="en-US"/>
            <w14:ligatures w14:val="standardContextual"/>
          </w:rPr>
          <w:tab/>
        </w:r>
        <w:r w:rsidRPr="005D5B87">
          <w:rPr>
            <w:rStyle w:val="Hyperlink"/>
            <w:noProof/>
          </w:rPr>
          <w:t>Enumeration</w:t>
        </w:r>
        <w:r>
          <w:rPr>
            <w:noProof/>
            <w:webHidden/>
          </w:rPr>
          <w:tab/>
        </w:r>
        <w:r>
          <w:rPr>
            <w:noProof/>
            <w:webHidden/>
          </w:rPr>
          <w:fldChar w:fldCharType="begin"/>
        </w:r>
        <w:r>
          <w:rPr>
            <w:noProof/>
            <w:webHidden/>
          </w:rPr>
          <w:instrText xml:space="preserve"> PAGEREF _Toc203383995 \h </w:instrText>
        </w:r>
        <w:r>
          <w:rPr>
            <w:noProof/>
            <w:webHidden/>
          </w:rPr>
        </w:r>
        <w:r>
          <w:rPr>
            <w:noProof/>
            <w:webHidden/>
          </w:rPr>
          <w:fldChar w:fldCharType="separate"/>
        </w:r>
        <w:r w:rsidR="009D560C">
          <w:rPr>
            <w:noProof/>
            <w:webHidden/>
          </w:rPr>
          <w:t>80</w:t>
        </w:r>
        <w:r>
          <w:rPr>
            <w:noProof/>
            <w:webHidden/>
          </w:rPr>
          <w:fldChar w:fldCharType="end"/>
        </w:r>
      </w:hyperlink>
    </w:p>
    <w:p w14:paraId="37BE23C7" w14:textId="13F7FBD2"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3996" w:history="1">
        <w:r w:rsidRPr="005D5B87">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Sub-Component Design</w:t>
        </w:r>
        <w:r>
          <w:rPr>
            <w:noProof/>
            <w:webHidden/>
          </w:rPr>
          <w:tab/>
        </w:r>
        <w:r>
          <w:rPr>
            <w:noProof/>
            <w:webHidden/>
          </w:rPr>
          <w:fldChar w:fldCharType="begin"/>
        </w:r>
        <w:r>
          <w:rPr>
            <w:noProof/>
            <w:webHidden/>
          </w:rPr>
          <w:instrText xml:space="preserve"> PAGEREF _Toc203383996 \h </w:instrText>
        </w:r>
        <w:r>
          <w:rPr>
            <w:noProof/>
            <w:webHidden/>
          </w:rPr>
        </w:r>
        <w:r>
          <w:rPr>
            <w:noProof/>
            <w:webHidden/>
          </w:rPr>
          <w:fldChar w:fldCharType="separate"/>
        </w:r>
        <w:r w:rsidR="009D560C">
          <w:rPr>
            <w:noProof/>
            <w:webHidden/>
          </w:rPr>
          <w:t>82</w:t>
        </w:r>
        <w:r>
          <w:rPr>
            <w:noProof/>
            <w:webHidden/>
          </w:rPr>
          <w:fldChar w:fldCharType="end"/>
        </w:r>
      </w:hyperlink>
    </w:p>
    <w:p w14:paraId="146F6AED" w14:textId="2B847345" w:rsidR="00A40830" w:rsidRDefault="00A40830">
      <w:pPr>
        <w:pStyle w:val="TOC2"/>
        <w:rPr>
          <w:rFonts w:asciiTheme="minorHAnsi" w:eastAsiaTheme="minorEastAsia" w:hAnsiTheme="minorHAnsi" w:cstheme="minorBidi"/>
          <w:noProof/>
          <w:sz w:val="24"/>
          <w:lang w:eastAsia="en-US"/>
          <w14:ligatures w14:val="standardContextual"/>
        </w:rPr>
      </w:pPr>
      <w:hyperlink w:anchor="_Toc203383997" w:history="1">
        <w:r w:rsidRPr="005D5B87">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4"/>
            <w:lang w:eastAsia="en-US"/>
            <w14:ligatures w14:val="standardContextual"/>
          </w:rPr>
          <w:tab/>
        </w:r>
        <w:r w:rsidRPr="005D5B87">
          <w:rPr>
            <w:rStyle w:val="Hyperlink"/>
            <w:noProof/>
          </w:rPr>
          <w:t>Initialization Function Design</w:t>
        </w:r>
        <w:r>
          <w:rPr>
            <w:noProof/>
            <w:webHidden/>
          </w:rPr>
          <w:tab/>
        </w:r>
        <w:r>
          <w:rPr>
            <w:noProof/>
            <w:webHidden/>
          </w:rPr>
          <w:fldChar w:fldCharType="begin"/>
        </w:r>
        <w:r>
          <w:rPr>
            <w:noProof/>
            <w:webHidden/>
          </w:rPr>
          <w:instrText xml:space="preserve"> PAGEREF _Toc203383997 \h </w:instrText>
        </w:r>
        <w:r>
          <w:rPr>
            <w:noProof/>
            <w:webHidden/>
          </w:rPr>
        </w:r>
        <w:r>
          <w:rPr>
            <w:noProof/>
            <w:webHidden/>
          </w:rPr>
          <w:fldChar w:fldCharType="separate"/>
        </w:r>
        <w:r w:rsidR="009D560C">
          <w:rPr>
            <w:noProof/>
            <w:webHidden/>
          </w:rPr>
          <w:t>82</w:t>
        </w:r>
        <w:r>
          <w:rPr>
            <w:noProof/>
            <w:webHidden/>
          </w:rPr>
          <w:fldChar w:fldCharType="end"/>
        </w:r>
      </w:hyperlink>
    </w:p>
    <w:p w14:paraId="1165D394" w14:textId="1346D897"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8" w:history="1">
        <w:r w:rsidRPr="005D5B87">
          <w:rPr>
            <w:rStyle w:val="Hyperlink"/>
            <w:noProof/>
            <w:lang w:val="en-GB"/>
          </w:rPr>
          <w:t>3.1.1</w:t>
        </w:r>
        <w:r>
          <w:rPr>
            <w:rFonts w:asciiTheme="minorHAnsi" w:eastAsiaTheme="minorEastAsia" w:hAnsiTheme="minorHAnsi" w:cstheme="minorBidi"/>
            <w:noProof/>
            <w:sz w:val="24"/>
            <w:lang w:eastAsia="en-US"/>
            <w14:ligatures w14:val="standardContextual"/>
          </w:rPr>
          <w:tab/>
        </w:r>
        <w:r w:rsidRPr="005D5B87">
          <w:rPr>
            <w:rStyle w:val="Hyperlink"/>
            <w:noProof/>
          </w:rPr>
          <w:t>Features</w:t>
        </w:r>
        <w:r>
          <w:rPr>
            <w:noProof/>
            <w:webHidden/>
          </w:rPr>
          <w:tab/>
        </w:r>
        <w:r>
          <w:rPr>
            <w:noProof/>
            <w:webHidden/>
          </w:rPr>
          <w:fldChar w:fldCharType="begin"/>
        </w:r>
        <w:r>
          <w:rPr>
            <w:noProof/>
            <w:webHidden/>
          </w:rPr>
          <w:instrText xml:space="preserve"> PAGEREF _Toc203383998 \h </w:instrText>
        </w:r>
        <w:r>
          <w:rPr>
            <w:noProof/>
            <w:webHidden/>
          </w:rPr>
        </w:r>
        <w:r>
          <w:rPr>
            <w:noProof/>
            <w:webHidden/>
          </w:rPr>
          <w:fldChar w:fldCharType="separate"/>
        </w:r>
        <w:r w:rsidR="009D560C">
          <w:rPr>
            <w:noProof/>
            <w:webHidden/>
          </w:rPr>
          <w:t>82</w:t>
        </w:r>
        <w:r>
          <w:rPr>
            <w:noProof/>
            <w:webHidden/>
          </w:rPr>
          <w:fldChar w:fldCharType="end"/>
        </w:r>
      </w:hyperlink>
    </w:p>
    <w:p w14:paraId="0A728134" w14:textId="1FEFC703" w:rsidR="00A40830" w:rsidRDefault="00A40830">
      <w:pPr>
        <w:pStyle w:val="TOC3"/>
        <w:rPr>
          <w:rFonts w:asciiTheme="minorHAnsi" w:eastAsiaTheme="minorEastAsia" w:hAnsiTheme="minorHAnsi" w:cstheme="minorBidi"/>
          <w:noProof/>
          <w:sz w:val="24"/>
          <w:lang w:eastAsia="en-US"/>
          <w14:ligatures w14:val="standardContextual"/>
        </w:rPr>
      </w:pPr>
      <w:hyperlink w:anchor="_Toc203383999" w:history="1">
        <w:r w:rsidRPr="005D5B87">
          <w:rPr>
            <w:rStyle w:val="Hyperlink"/>
            <w:noProof/>
            <w:lang w:val="en-GB"/>
          </w:rPr>
          <w:t>3.1.2</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_Toc203383999 \h </w:instrText>
        </w:r>
        <w:r>
          <w:rPr>
            <w:noProof/>
            <w:webHidden/>
          </w:rPr>
        </w:r>
        <w:r>
          <w:rPr>
            <w:noProof/>
            <w:webHidden/>
          </w:rPr>
          <w:fldChar w:fldCharType="separate"/>
        </w:r>
        <w:r w:rsidR="009D560C">
          <w:rPr>
            <w:noProof/>
            <w:webHidden/>
          </w:rPr>
          <w:t>82</w:t>
        </w:r>
        <w:r>
          <w:rPr>
            <w:noProof/>
            <w:webHidden/>
          </w:rPr>
          <w:fldChar w:fldCharType="end"/>
        </w:r>
      </w:hyperlink>
    </w:p>
    <w:p w14:paraId="65D3505A" w14:textId="4CB293BC"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0" w:history="1">
        <w:r w:rsidRPr="005D5B87">
          <w:rPr>
            <w:rStyle w:val="Hyperlink"/>
            <w:noProof/>
            <w:lang w:val="en-GB"/>
          </w:rPr>
          <w:t>3.1.3</w:t>
        </w:r>
        <w:r>
          <w:rPr>
            <w:rFonts w:asciiTheme="minorHAnsi" w:eastAsiaTheme="minorEastAsia" w:hAnsiTheme="minorHAnsi" w:cstheme="minorBidi"/>
            <w:noProof/>
            <w:sz w:val="24"/>
            <w:lang w:eastAsia="en-US"/>
            <w14:ligatures w14:val="standardContextual"/>
          </w:rPr>
          <w:tab/>
        </w:r>
        <w:r w:rsidRPr="005D5B87">
          <w:rPr>
            <w:rStyle w:val="Hyperlink"/>
            <w:noProof/>
          </w:rPr>
          <w:t>Error handling</w:t>
        </w:r>
        <w:r>
          <w:rPr>
            <w:noProof/>
            <w:webHidden/>
          </w:rPr>
          <w:tab/>
        </w:r>
        <w:r>
          <w:rPr>
            <w:noProof/>
            <w:webHidden/>
          </w:rPr>
          <w:fldChar w:fldCharType="begin"/>
        </w:r>
        <w:r>
          <w:rPr>
            <w:noProof/>
            <w:webHidden/>
          </w:rPr>
          <w:instrText xml:space="preserve"> PAGEREF _Toc203384000 \h </w:instrText>
        </w:r>
        <w:r>
          <w:rPr>
            <w:noProof/>
            <w:webHidden/>
          </w:rPr>
        </w:r>
        <w:r>
          <w:rPr>
            <w:noProof/>
            <w:webHidden/>
          </w:rPr>
          <w:fldChar w:fldCharType="separate"/>
        </w:r>
        <w:r w:rsidR="009D560C">
          <w:rPr>
            <w:noProof/>
            <w:webHidden/>
          </w:rPr>
          <w:t>83</w:t>
        </w:r>
        <w:r>
          <w:rPr>
            <w:noProof/>
            <w:webHidden/>
          </w:rPr>
          <w:fldChar w:fldCharType="end"/>
        </w:r>
      </w:hyperlink>
    </w:p>
    <w:p w14:paraId="76BE69D4" w14:textId="79DA5E5F"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01" w:history="1">
        <w:r w:rsidRPr="005D5B87">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4"/>
            <w:lang w:eastAsia="en-US"/>
            <w14:ligatures w14:val="standardContextual"/>
          </w:rPr>
          <w:tab/>
        </w:r>
        <w:r w:rsidRPr="005D5B87">
          <w:rPr>
            <w:rStyle w:val="Hyperlink"/>
            <w:noProof/>
          </w:rPr>
          <w:t>CAN/LIN/Port to Ethernet Conversion Function Design</w:t>
        </w:r>
        <w:r>
          <w:rPr>
            <w:noProof/>
            <w:webHidden/>
          </w:rPr>
          <w:tab/>
        </w:r>
        <w:r>
          <w:rPr>
            <w:noProof/>
            <w:webHidden/>
          </w:rPr>
          <w:fldChar w:fldCharType="begin"/>
        </w:r>
        <w:r>
          <w:rPr>
            <w:noProof/>
            <w:webHidden/>
          </w:rPr>
          <w:instrText xml:space="preserve"> PAGEREF _Toc203384001 \h </w:instrText>
        </w:r>
        <w:r>
          <w:rPr>
            <w:noProof/>
            <w:webHidden/>
          </w:rPr>
        </w:r>
        <w:r>
          <w:rPr>
            <w:noProof/>
            <w:webHidden/>
          </w:rPr>
          <w:fldChar w:fldCharType="separate"/>
        </w:r>
        <w:r w:rsidR="009D560C">
          <w:rPr>
            <w:noProof/>
            <w:webHidden/>
          </w:rPr>
          <w:t>83</w:t>
        </w:r>
        <w:r>
          <w:rPr>
            <w:noProof/>
            <w:webHidden/>
          </w:rPr>
          <w:fldChar w:fldCharType="end"/>
        </w:r>
      </w:hyperlink>
    </w:p>
    <w:p w14:paraId="01EEE1C1" w14:textId="496362DD"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2" w:history="1">
        <w:r w:rsidRPr="005D5B87">
          <w:rPr>
            <w:rStyle w:val="Hyperlink"/>
            <w:noProof/>
            <w:lang w:val="en-GB"/>
          </w:rPr>
          <w:t>3.2.1</w:t>
        </w:r>
        <w:r>
          <w:rPr>
            <w:rFonts w:asciiTheme="minorHAnsi" w:eastAsiaTheme="minorEastAsia" w:hAnsiTheme="minorHAnsi" w:cstheme="minorBidi"/>
            <w:noProof/>
            <w:sz w:val="24"/>
            <w:lang w:eastAsia="en-US"/>
            <w14:ligatures w14:val="standardContextual"/>
          </w:rPr>
          <w:tab/>
        </w:r>
        <w:r w:rsidRPr="005D5B87">
          <w:rPr>
            <w:rStyle w:val="Hyperlink"/>
            <w:noProof/>
          </w:rPr>
          <w:t>Features</w:t>
        </w:r>
        <w:r>
          <w:rPr>
            <w:noProof/>
            <w:webHidden/>
          </w:rPr>
          <w:tab/>
        </w:r>
        <w:r>
          <w:rPr>
            <w:noProof/>
            <w:webHidden/>
          </w:rPr>
          <w:fldChar w:fldCharType="begin"/>
        </w:r>
        <w:r>
          <w:rPr>
            <w:noProof/>
            <w:webHidden/>
          </w:rPr>
          <w:instrText xml:space="preserve"> PAGEREF _Toc203384002 \h </w:instrText>
        </w:r>
        <w:r>
          <w:rPr>
            <w:noProof/>
            <w:webHidden/>
          </w:rPr>
        </w:r>
        <w:r>
          <w:rPr>
            <w:noProof/>
            <w:webHidden/>
          </w:rPr>
          <w:fldChar w:fldCharType="separate"/>
        </w:r>
        <w:r w:rsidR="009D560C">
          <w:rPr>
            <w:noProof/>
            <w:webHidden/>
          </w:rPr>
          <w:t>83</w:t>
        </w:r>
        <w:r>
          <w:rPr>
            <w:noProof/>
            <w:webHidden/>
          </w:rPr>
          <w:fldChar w:fldCharType="end"/>
        </w:r>
      </w:hyperlink>
    </w:p>
    <w:p w14:paraId="445766C8" w14:textId="04D497F9"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3" w:history="1">
        <w:r w:rsidRPr="005D5B87">
          <w:rPr>
            <w:rStyle w:val="Hyperlink"/>
            <w:noProof/>
            <w:lang w:val="en-GB"/>
          </w:rPr>
          <w:t>3.2.2</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_Toc203384003 \h </w:instrText>
        </w:r>
        <w:r>
          <w:rPr>
            <w:noProof/>
            <w:webHidden/>
          </w:rPr>
        </w:r>
        <w:r>
          <w:rPr>
            <w:noProof/>
            <w:webHidden/>
          </w:rPr>
          <w:fldChar w:fldCharType="separate"/>
        </w:r>
        <w:r w:rsidR="009D560C">
          <w:rPr>
            <w:noProof/>
            <w:webHidden/>
          </w:rPr>
          <w:t>83</w:t>
        </w:r>
        <w:r>
          <w:rPr>
            <w:noProof/>
            <w:webHidden/>
          </w:rPr>
          <w:fldChar w:fldCharType="end"/>
        </w:r>
      </w:hyperlink>
    </w:p>
    <w:p w14:paraId="680ECCF0" w14:textId="6AD6DD35"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4" w:history="1">
        <w:r w:rsidRPr="005D5B87">
          <w:rPr>
            <w:rStyle w:val="Hyperlink"/>
            <w:noProof/>
            <w:lang w:val="en-GB"/>
          </w:rPr>
          <w:t>3.2.3</w:t>
        </w:r>
        <w:r>
          <w:rPr>
            <w:rFonts w:asciiTheme="minorHAnsi" w:eastAsiaTheme="minorEastAsia" w:hAnsiTheme="minorHAnsi" w:cstheme="minorBidi"/>
            <w:noProof/>
            <w:sz w:val="24"/>
            <w:lang w:eastAsia="en-US"/>
            <w14:ligatures w14:val="standardContextual"/>
          </w:rPr>
          <w:tab/>
        </w:r>
        <w:r w:rsidRPr="005D5B87">
          <w:rPr>
            <w:rStyle w:val="Hyperlink"/>
            <w:noProof/>
          </w:rPr>
          <w:t>Error handling</w:t>
        </w:r>
        <w:r>
          <w:rPr>
            <w:noProof/>
            <w:webHidden/>
          </w:rPr>
          <w:tab/>
        </w:r>
        <w:r>
          <w:rPr>
            <w:noProof/>
            <w:webHidden/>
          </w:rPr>
          <w:fldChar w:fldCharType="begin"/>
        </w:r>
        <w:r>
          <w:rPr>
            <w:noProof/>
            <w:webHidden/>
          </w:rPr>
          <w:instrText xml:space="preserve"> PAGEREF _Toc203384004 \h </w:instrText>
        </w:r>
        <w:r>
          <w:rPr>
            <w:noProof/>
            <w:webHidden/>
          </w:rPr>
        </w:r>
        <w:r>
          <w:rPr>
            <w:noProof/>
            <w:webHidden/>
          </w:rPr>
          <w:fldChar w:fldCharType="separate"/>
        </w:r>
        <w:r w:rsidR="009D560C">
          <w:rPr>
            <w:noProof/>
            <w:webHidden/>
          </w:rPr>
          <w:t>102</w:t>
        </w:r>
        <w:r>
          <w:rPr>
            <w:noProof/>
            <w:webHidden/>
          </w:rPr>
          <w:fldChar w:fldCharType="end"/>
        </w:r>
      </w:hyperlink>
    </w:p>
    <w:p w14:paraId="1AD91291" w14:textId="4FF12B78"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05" w:history="1">
        <w:r w:rsidRPr="005D5B87">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4"/>
            <w:lang w:eastAsia="en-US"/>
            <w14:ligatures w14:val="standardContextual"/>
          </w:rPr>
          <w:tab/>
        </w:r>
        <w:r w:rsidRPr="005D5B87">
          <w:rPr>
            <w:rStyle w:val="Hyperlink"/>
            <w:noProof/>
          </w:rPr>
          <w:t>Ethernet to CAN/LIN/Port Conversion Function Design</w:t>
        </w:r>
        <w:r>
          <w:rPr>
            <w:noProof/>
            <w:webHidden/>
          </w:rPr>
          <w:tab/>
        </w:r>
        <w:r>
          <w:rPr>
            <w:noProof/>
            <w:webHidden/>
          </w:rPr>
          <w:fldChar w:fldCharType="begin"/>
        </w:r>
        <w:r>
          <w:rPr>
            <w:noProof/>
            <w:webHidden/>
          </w:rPr>
          <w:instrText xml:space="preserve"> PAGEREF _Toc203384005 \h </w:instrText>
        </w:r>
        <w:r>
          <w:rPr>
            <w:noProof/>
            <w:webHidden/>
          </w:rPr>
        </w:r>
        <w:r>
          <w:rPr>
            <w:noProof/>
            <w:webHidden/>
          </w:rPr>
          <w:fldChar w:fldCharType="separate"/>
        </w:r>
        <w:r w:rsidR="009D560C">
          <w:rPr>
            <w:noProof/>
            <w:webHidden/>
          </w:rPr>
          <w:t>102</w:t>
        </w:r>
        <w:r>
          <w:rPr>
            <w:noProof/>
            <w:webHidden/>
          </w:rPr>
          <w:fldChar w:fldCharType="end"/>
        </w:r>
      </w:hyperlink>
    </w:p>
    <w:p w14:paraId="14AA166D" w14:textId="721D861D"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6" w:history="1">
        <w:r w:rsidRPr="005D5B87">
          <w:rPr>
            <w:rStyle w:val="Hyperlink"/>
            <w:noProof/>
            <w:lang w:val="en-GB"/>
          </w:rPr>
          <w:t>3.3.1</w:t>
        </w:r>
        <w:r>
          <w:rPr>
            <w:rFonts w:asciiTheme="minorHAnsi" w:eastAsiaTheme="minorEastAsia" w:hAnsiTheme="minorHAnsi" w:cstheme="minorBidi"/>
            <w:noProof/>
            <w:sz w:val="24"/>
            <w:lang w:eastAsia="en-US"/>
            <w14:ligatures w14:val="standardContextual"/>
          </w:rPr>
          <w:tab/>
        </w:r>
        <w:r w:rsidRPr="005D5B87">
          <w:rPr>
            <w:rStyle w:val="Hyperlink"/>
            <w:noProof/>
          </w:rPr>
          <w:t>Features</w:t>
        </w:r>
        <w:r>
          <w:rPr>
            <w:noProof/>
            <w:webHidden/>
          </w:rPr>
          <w:tab/>
        </w:r>
        <w:r>
          <w:rPr>
            <w:noProof/>
            <w:webHidden/>
          </w:rPr>
          <w:fldChar w:fldCharType="begin"/>
        </w:r>
        <w:r>
          <w:rPr>
            <w:noProof/>
            <w:webHidden/>
          </w:rPr>
          <w:instrText xml:space="preserve"> PAGEREF _Toc203384006 \h </w:instrText>
        </w:r>
        <w:r>
          <w:rPr>
            <w:noProof/>
            <w:webHidden/>
          </w:rPr>
        </w:r>
        <w:r>
          <w:rPr>
            <w:noProof/>
            <w:webHidden/>
          </w:rPr>
          <w:fldChar w:fldCharType="separate"/>
        </w:r>
        <w:r w:rsidR="009D560C">
          <w:rPr>
            <w:noProof/>
            <w:webHidden/>
          </w:rPr>
          <w:t>102</w:t>
        </w:r>
        <w:r>
          <w:rPr>
            <w:noProof/>
            <w:webHidden/>
          </w:rPr>
          <w:fldChar w:fldCharType="end"/>
        </w:r>
      </w:hyperlink>
    </w:p>
    <w:p w14:paraId="5C2B0D97" w14:textId="71AEF979"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7" w:history="1">
        <w:r w:rsidRPr="005D5B87">
          <w:rPr>
            <w:rStyle w:val="Hyperlink"/>
            <w:noProof/>
            <w:lang w:val="en-GB"/>
          </w:rPr>
          <w:t>3.3.2</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_Toc203384007 \h </w:instrText>
        </w:r>
        <w:r>
          <w:rPr>
            <w:noProof/>
            <w:webHidden/>
          </w:rPr>
        </w:r>
        <w:r>
          <w:rPr>
            <w:noProof/>
            <w:webHidden/>
          </w:rPr>
          <w:fldChar w:fldCharType="separate"/>
        </w:r>
        <w:r w:rsidR="009D560C">
          <w:rPr>
            <w:noProof/>
            <w:webHidden/>
          </w:rPr>
          <w:t>103</w:t>
        </w:r>
        <w:r>
          <w:rPr>
            <w:noProof/>
            <w:webHidden/>
          </w:rPr>
          <w:fldChar w:fldCharType="end"/>
        </w:r>
      </w:hyperlink>
    </w:p>
    <w:p w14:paraId="7AB54A52" w14:textId="60A5895F"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08" w:history="1">
        <w:r w:rsidRPr="005D5B87">
          <w:rPr>
            <w:rStyle w:val="Hyperlink"/>
            <w:noProof/>
            <w:lang w:val="en-GB"/>
          </w:rPr>
          <w:t>3.3.3</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Error handling</w:t>
        </w:r>
        <w:r>
          <w:rPr>
            <w:noProof/>
            <w:webHidden/>
          </w:rPr>
          <w:tab/>
        </w:r>
        <w:r>
          <w:rPr>
            <w:noProof/>
            <w:webHidden/>
          </w:rPr>
          <w:fldChar w:fldCharType="begin"/>
        </w:r>
        <w:r>
          <w:rPr>
            <w:noProof/>
            <w:webHidden/>
          </w:rPr>
          <w:instrText xml:space="preserve"> PAGEREF _Toc203384008 \h </w:instrText>
        </w:r>
        <w:r>
          <w:rPr>
            <w:noProof/>
            <w:webHidden/>
          </w:rPr>
        </w:r>
        <w:r>
          <w:rPr>
            <w:noProof/>
            <w:webHidden/>
          </w:rPr>
          <w:fldChar w:fldCharType="separate"/>
        </w:r>
        <w:r w:rsidR="009D560C">
          <w:rPr>
            <w:noProof/>
            <w:webHidden/>
          </w:rPr>
          <w:t>125</w:t>
        </w:r>
        <w:r>
          <w:rPr>
            <w:noProof/>
            <w:webHidden/>
          </w:rPr>
          <w:fldChar w:fldCharType="end"/>
        </w:r>
      </w:hyperlink>
    </w:p>
    <w:p w14:paraId="17F11E48" w14:textId="4993E970"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09" w:history="1">
        <w:r w:rsidRPr="005D5B87">
          <w:rPr>
            <w:rStyle w:val="Hyperlink"/>
            <w:noProof/>
            <w:lang w:val="en-GB"/>
            <w14:scene3d>
              <w14:camera w14:prst="orthographicFront"/>
              <w14:lightRig w14:rig="threePt" w14:dir="t">
                <w14:rot w14:lat="0" w14:lon="0" w14:rev="0"/>
              </w14:lightRig>
            </w14:scene3d>
          </w:rPr>
          <w:t>3.4</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Utility Function</w:t>
        </w:r>
        <w:r>
          <w:rPr>
            <w:noProof/>
            <w:webHidden/>
          </w:rPr>
          <w:tab/>
        </w:r>
        <w:r>
          <w:rPr>
            <w:noProof/>
            <w:webHidden/>
          </w:rPr>
          <w:fldChar w:fldCharType="begin"/>
        </w:r>
        <w:r>
          <w:rPr>
            <w:noProof/>
            <w:webHidden/>
          </w:rPr>
          <w:instrText xml:space="preserve"> PAGEREF _Toc203384009 \h </w:instrText>
        </w:r>
        <w:r>
          <w:rPr>
            <w:noProof/>
            <w:webHidden/>
          </w:rPr>
        </w:r>
        <w:r>
          <w:rPr>
            <w:noProof/>
            <w:webHidden/>
          </w:rPr>
          <w:fldChar w:fldCharType="separate"/>
        </w:r>
        <w:r w:rsidR="009D560C">
          <w:rPr>
            <w:noProof/>
            <w:webHidden/>
          </w:rPr>
          <w:t>127</w:t>
        </w:r>
        <w:r>
          <w:rPr>
            <w:noProof/>
            <w:webHidden/>
          </w:rPr>
          <w:fldChar w:fldCharType="end"/>
        </w:r>
      </w:hyperlink>
    </w:p>
    <w:p w14:paraId="1823789D" w14:textId="4A6F450E"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10" w:history="1">
        <w:r w:rsidRPr="005D5B87">
          <w:rPr>
            <w:rStyle w:val="Hyperlink"/>
            <w:noProof/>
            <w:lang w:val="en-GB"/>
          </w:rPr>
          <w:t>3.4.1</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Features</w:t>
        </w:r>
        <w:r>
          <w:rPr>
            <w:noProof/>
            <w:webHidden/>
          </w:rPr>
          <w:tab/>
        </w:r>
        <w:r>
          <w:rPr>
            <w:noProof/>
            <w:webHidden/>
          </w:rPr>
          <w:fldChar w:fldCharType="begin"/>
        </w:r>
        <w:r>
          <w:rPr>
            <w:noProof/>
            <w:webHidden/>
          </w:rPr>
          <w:instrText xml:space="preserve"> PAGEREF _Toc203384010 \h </w:instrText>
        </w:r>
        <w:r>
          <w:rPr>
            <w:noProof/>
            <w:webHidden/>
          </w:rPr>
        </w:r>
        <w:r>
          <w:rPr>
            <w:noProof/>
            <w:webHidden/>
          </w:rPr>
          <w:fldChar w:fldCharType="separate"/>
        </w:r>
        <w:r w:rsidR="009D560C">
          <w:rPr>
            <w:noProof/>
            <w:webHidden/>
          </w:rPr>
          <w:t>127</w:t>
        </w:r>
        <w:r>
          <w:rPr>
            <w:noProof/>
            <w:webHidden/>
          </w:rPr>
          <w:fldChar w:fldCharType="end"/>
        </w:r>
      </w:hyperlink>
    </w:p>
    <w:p w14:paraId="23D6EB50" w14:textId="29B8FBFC"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11" w:history="1">
        <w:r w:rsidRPr="005D5B87">
          <w:rPr>
            <w:rStyle w:val="Hyperlink"/>
            <w:noProof/>
            <w:lang w:val="en-GB"/>
          </w:rPr>
          <w:t>3.4.2</w:t>
        </w:r>
        <w:r>
          <w:rPr>
            <w:rFonts w:asciiTheme="minorHAnsi" w:eastAsiaTheme="minorEastAsia" w:hAnsiTheme="minorHAnsi" w:cstheme="minorBidi"/>
            <w:noProof/>
            <w:sz w:val="24"/>
            <w:lang w:eastAsia="en-US"/>
            <w14:ligatures w14:val="standardContextual"/>
          </w:rPr>
          <w:tab/>
        </w:r>
        <w:r w:rsidRPr="005D5B87">
          <w:rPr>
            <w:rStyle w:val="Hyperlink"/>
            <w:noProof/>
          </w:rPr>
          <w:t>Interfaces</w:t>
        </w:r>
        <w:r>
          <w:rPr>
            <w:noProof/>
            <w:webHidden/>
          </w:rPr>
          <w:tab/>
        </w:r>
        <w:r>
          <w:rPr>
            <w:noProof/>
            <w:webHidden/>
          </w:rPr>
          <w:fldChar w:fldCharType="begin"/>
        </w:r>
        <w:r>
          <w:rPr>
            <w:noProof/>
            <w:webHidden/>
          </w:rPr>
          <w:instrText xml:space="preserve"> PAGEREF _Toc203384011 \h </w:instrText>
        </w:r>
        <w:r>
          <w:rPr>
            <w:noProof/>
            <w:webHidden/>
          </w:rPr>
        </w:r>
        <w:r>
          <w:rPr>
            <w:noProof/>
            <w:webHidden/>
          </w:rPr>
          <w:fldChar w:fldCharType="separate"/>
        </w:r>
        <w:r w:rsidR="009D560C">
          <w:rPr>
            <w:noProof/>
            <w:webHidden/>
          </w:rPr>
          <w:t>128</w:t>
        </w:r>
        <w:r>
          <w:rPr>
            <w:noProof/>
            <w:webHidden/>
          </w:rPr>
          <w:fldChar w:fldCharType="end"/>
        </w:r>
      </w:hyperlink>
    </w:p>
    <w:p w14:paraId="070E3275" w14:textId="38A7BA7B"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12" w:history="1">
        <w:r w:rsidRPr="005D5B87">
          <w:rPr>
            <w:rStyle w:val="Hyperlink"/>
            <w:noProof/>
            <w:lang w:val="en-GB"/>
          </w:rPr>
          <w:t>3.4.3</w:t>
        </w:r>
        <w:r>
          <w:rPr>
            <w:rFonts w:asciiTheme="minorHAnsi" w:eastAsiaTheme="minorEastAsia" w:hAnsiTheme="minorHAnsi" w:cstheme="minorBidi"/>
            <w:noProof/>
            <w:sz w:val="24"/>
            <w:lang w:eastAsia="en-US"/>
            <w14:ligatures w14:val="standardContextual"/>
          </w:rPr>
          <w:tab/>
        </w:r>
        <w:r w:rsidRPr="005D5B87">
          <w:rPr>
            <w:rStyle w:val="Hyperlink"/>
            <w:noProof/>
          </w:rPr>
          <w:t>Error handling</w:t>
        </w:r>
        <w:r>
          <w:rPr>
            <w:noProof/>
            <w:webHidden/>
          </w:rPr>
          <w:tab/>
        </w:r>
        <w:r>
          <w:rPr>
            <w:noProof/>
            <w:webHidden/>
          </w:rPr>
          <w:fldChar w:fldCharType="begin"/>
        </w:r>
        <w:r>
          <w:rPr>
            <w:noProof/>
            <w:webHidden/>
          </w:rPr>
          <w:instrText xml:space="preserve"> PAGEREF _Toc203384012 \h </w:instrText>
        </w:r>
        <w:r>
          <w:rPr>
            <w:noProof/>
            <w:webHidden/>
          </w:rPr>
        </w:r>
        <w:r>
          <w:rPr>
            <w:noProof/>
            <w:webHidden/>
          </w:rPr>
          <w:fldChar w:fldCharType="separate"/>
        </w:r>
        <w:r w:rsidR="009D560C">
          <w:rPr>
            <w:noProof/>
            <w:webHidden/>
          </w:rPr>
          <w:t>136</w:t>
        </w:r>
        <w:r>
          <w:rPr>
            <w:noProof/>
            <w:webHidden/>
          </w:rPr>
          <w:fldChar w:fldCharType="end"/>
        </w:r>
      </w:hyperlink>
    </w:p>
    <w:p w14:paraId="46B2768A" w14:textId="15A9C28C"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13" w:history="1">
        <w:r w:rsidRPr="005D5B87">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File Structure</w:t>
        </w:r>
        <w:r>
          <w:rPr>
            <w:noProof/>
            <w:webHidden/>
          </w:rPr>
          <w:tab/>
        </w:r>
        <w:r>
          <w:rPr>
            <w:noProof/>
            <w:webHidden/>
          </w:rPr>
          <w:fldChar w:fldCharType="begin"/>
        </w:r>
        <w:r>
          <w:rPr>
            <w:noProof/>
            <w:webHidden/>
          </w:rPr>
          <w:instrText xml:space="preserve"> PAGEREF _Toc203384013 \h </w:instrText>
        </w:r>
        <w:r>
          <w:rPr>
            <w:noProof/>
            <w:webHidden/>
          </w:rPr>
        </w:r>
        <w:r>
          <w:rPr>
            <w:noProof/>
            <w:webHidden/>
          </w:rPr>
          <w:fldChar w:fldCharType="separate"/>
        </w:r>
        <w:r w:rsidR="009D560C">
          <w:rPr>
            <w:noProof/>
            <w:webHidden/>
          </w:rPr>
          <w:t>137</w:t>
        </w:r>
        <w:r>
          <w:rPr>
            <w:noProof/>
            <w:webHidden/>
          </w:rPr>
          <w:fldChar w:fldCharType="end"/>
        </w:r>
      </w:hyperlink>
    </w:p>
    <w:p w14:paraId="477A6346" w14:textId="2C9941BD"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14" w:history="1">
        <w:r w:rsidRPr="005D5B87">
          <w:rPr>
            <w:rStyle w:val="Hyperlink"/>
            <w:noProof/>
            <w:lang w:val="en-GB"/>
            <w14:scene3d>
              <w14:camera w14:prst="orthographicFront"/>
              <w14:lightRig w14:rig="threePt" w14:dir="t">
                <w14:rot w14:lat="0" w14:lon="0" w14:rev="0"/>
              </w14:lightRig>
            </w14:scene3d>
          </w:rPr>
          <w:t>4.1</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Source File List</w:t>
        </w:r>
        <w:r>
          <w:rPr>
            <w:noProof/>
            <w:webHidden/>
          </w:rPr>
          <w:tab/>
        </w:r>
        <w:r>
          <w:rPr>
            <w:noProof/>
            <w:webHidden/>
          </w:rPr>
          <w:fldChar w:fldCharType="begin"/>
        </w:r>
        <w:r>
          <w:rPr>
            <w:noProof/>
            <w:webHidden/>
          </w:rPr>
          <w:instrText xml:space="preserve"> PAGEREF _Toc203384014 \h </w:instrText>
        </w:r>
        <w:r>
          <w:rPr>
            <w:noProof/>
            <w:webHidden/>
          </w:rPr>
        </w:r>
        <w:r>
          <w:rPr>
            <w:noProof/>
            <w:webHidden/>
          </w:rPr>
          <w:fldChar w:fldCharType="separate"/>
        </w:r>
        <w:r w:rsidR="009D560C">
          <w:rPr>
            <w:noProof/>
            <w:webHidden/>
          </w:rPr>
          <w:t>140</w:t>
        </w:r>
        <w:r>
          <w:rPr>
            <w:noProof/>
            <w:webHidden/>
          </w:rPr>
          <w:fldChar w:fldCharType="end"/>
        </w:r>
      </w:hyperlink>
    </w:p>
    <w:p w14:paraId="3D3F57C9" w14:textId="0E7BB113"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15" w:history="1">
        <w:r w:rsidRPr="005D5B87">
          <w:rPr>
            <w:rStyle w:val="Hyperlink"/>
            <w:noProof/>
            <w:lang w:val="en-GB"/>
            <w14:scene3d>
              <w14:camera w14:prst="orthographicFront"/>
              <w14:lightRig w14:rig="threePt" w14:dir="t">
                <w14:rot w14:lat="0" w14:lon="0" w14:rev="0"/>
              </w14:lightRig>
            </w14:scene3d>
          </w:rPr>
          <w:t>4.2</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Header File List</w:t>
        </w:r>
        <w:r>
          <w:rPr>
            <w:noProof/>
            <w:webHidden/>
          </w:rPr>
          <w:tab/>
        </w:r>
        <w:r>
          <w:rPr>
            <w:noProof/>
            <w:webHidden/>
          </w:rPr>
          <w:fldChar w:fldCharType="begin"/>
        </w:r>
        <w:r>
          <w:rPr>
            <w:noProof/>
            <w:webHidden/>
          </w:rPr>
          <w:instrText xml:space="preserve"> PAGEREF _Toc203384015 \h </w:instrText>
        </w:r>
        <w:r>
          <w:rPr>
            <w:noProof/>
            <w:webHidden/>
          </w:rPr>
        </w:r>
        <w:r>
          <w:rPr>
            <w:noProof/>
            <w:webHidden/>
          </w:rPr>
          <w:fldChar w:fldCharType="separate"/>
        </w:r>
        <w:r w:rsidR="009D560C">
          <w:rPr>
            <w:noProof/>
            <w:webHidden/>
          </w:rPr>
          <w:t>141</w:t>
        </w:r>
        <w:r>
          <w:rPr>
            <w:noProof/>
            <w:webHidden/>
          </w:rPr>
          <w:fldChar w:fldCharType="end"/>
        </w:r>
      </w:hyperlink>
    </w:p>
    <w:p w14:paraId="42178E50" w14:textId="3A44EF55"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16" w:history="1">
        <w:r w:rsidRPr="005D5B87">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Configuration and Calibration Design</w:t>
        </w:r>
        <w:r>
          <w:rPr>
            <w:noProof/>
            <w:webHidden/>
          </w:rPr>
          <w:tab/>
        </w:r>
        <w:r>
          <w:rPr>
            <w:noProof/>
            <w:webHidden/>
          </w:rPr>
          <w:fldChar w:fldCharType="begin"/>
        </w:r>
        <w:r>
          <w:rPr>
            <w:noProof/>
            <w:webHidden/>
          </w:rPr>
          <w:instrText xml:space="preserve"> PAGEREF _Toc203384016 \h </w:instrText>
        </w:r>
        <w:r>
          <w:rPr>
            <w:noProof/>
            <w:webHidden/>
          </w:rPr>
        </w:r>
        <w:r>
          <w:rPr>
            <w:noProof/>
            <w:webHidden/>
          </w:rPr>
          <w:fldChar w:fldCharType="separate"/>
        </w:r>
        <w:r w:rsidR="009D560C">
          <w:rPr>
            <w:noProof/>
            <w:webHidden/>
          </w:rPr>
          <w:t>142</w:t>
        </w:r>
        <w:r>
          <w:rPr>
            <w:noProof/>
            <w:webHidden/>
          </w:rPr>
          <w:fldChar w:fldCharType="end"/>
        </w:r>
      </w:hyperlink>
    </w:p>
    <w:p w14:paraId="1CBB7A2B" w14:textId="019E6A06"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17" w:history="1">
        <w:r w:rsidRPr="005D5B87">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State Transition</w:t>
        </w:r>
        <w:r>
          <w:rPr>
            <w:noProof/>
            <w:webHidden/>
          </w:rPr>
          <w:tab/>
        </w:r>
        <w:r>
          <w:rPr>
            <w:noProof/>
            <w:webHidden/>
          </w:rPr>
          <w:fldChar w:fldCharType="begin"/>
        </w:r>
        <w:r>
          <w:rPr>
            <w:noProof/>
            <w:webHidden/>
          </w:rPr>
          <w:instrText xml:space="preserve"> PAGEREF _Toc203384017 \h </w:instrText>
        </w:r>
        <w:r>
          <w:rPr>
            <w:noProof/>
            <w:webHidden/>
          </w:rPr>
        </w:r>
        <w:r>
          <w:rPr>
            <w:noProof/>
            <w:webHidden/>
          </w:rPr>
          <w:fldChar w:fldCharType="separate"/>
        </w:r>
        <w:r w:rsidR="009D560C">
          <w:rPr>
            <w:noProof/>
            <w:webHidden/>
          </w:rPr>
          <w:t>143</w:t>
        </w:r>
        <w:r>
          <w:rPr>
            <w:noProof/>
            <w:webHidden/>
          </w:rPr>
          <w:fldChar w:fldCharType="end"/>
        </w:r>
      </w:hyperlink>
    </w:p>
    <w:p w14:paraId="5F4A74B3" w14:textId="35560900"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18" w:history="1">
        <w:r w:rsidRPr="005D5B87">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sz w:val="24"/>
            <w:lang w:eastAsia="en-US"/>
            <w14:ligatures w14:val="standardContextual"/>
          </w:rPr>
          <w:tab/>
        </w:r>
        <w:r w:rsidRPr="005D5B87">
          <w:rPr>
            <w:rStyle w:val="Hyperlink"/>
            <w:noProof/>
          </w:rPr>
          <w:t>Summary of State</w:t>
        </w:r>
        <w:r>
          <w:rPr>
            <w:noProof/>
            <w:webHidden/>
          </w:rPr>
          <w:tab/>
        </w:r>
        <w:r>
          <w:rPr>
            <w:noProof/>
            <w:webHidden/>
          </w:rPr>
          <w:fldChar w:fldCharType="begin"/>
        </w:r>
        <w:r>
          <w:rPr>
            <w:noProof/>
            <w:webHidden/>
          </w:rPr>
          <w:instrText xml:space="preserve"> PAGEREF _Toc203384018 \h </w:instrText>
        </w:r>
        <w:r>
          <w:rPr>
            <w:noProof/>
            <w:webHidden/>
          </w:rPr>
        </w:r>
        <w:r>
          <w:rPr>
            <w:noProof/>
            <w:webHidden/>
          </w:rPr>
          <w:fldChar w:fldCharType="separate"/>
        </w:r>
        <w:r w:rsidR="009D560C">
          <w:rPr>
            <w:noProof/>
            <w:webHidden/>
          </w:rPr>
          <w:t>143</w:t>
        </w:r>
        <w:r>
          <w:rPr>
            <w:noProof/>
            <w:webHidden/>
          </w:rPr>
          <w:fldChar w:fldCharType="end"/>
        </w:r>
      </w:hyperlink>
    </w:p>
    <w:p w14:paraId="466BCFE4" w14:textId="40A40DE8"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19" w:history="1">
        <w:r w:rsidRPr="005D5B87">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sz w:val="24"/>
            <w:lang w:eastAsia="en-US"/>
            <w14:ligatures w14:val="standardContextual"/>
          </w:rPr>
          <w:tab/>
        </w:r>
        <w:r w:rsidRPr="005D5B87">
          <w:rPr>
            <w:rStyle w:val="Hyperlink"/>
            <w:noProof/>
          </w:rPr>
          <w:t>Send State</w:t>
        </w:r>
        <w:r>
          <w:rPr>
            <w:noProof/>
            <w:webHidden/>
          </w:rPr>
          <w:tab/>
        </w:r>
        <w:r>
          <w:rPr>
            <w:noProof/>
            <w:webHidden/>
          </w:rPr>
          <w:fldChar w:fldCharType="begin"/>
        </w:r>
        <w:r>
          <w:rPr>
            <w:noProof/>
            <w:webHidden/>
          </w:rPr>
          <w:instrText xml:space="preserve"> PAGEREF _Toc203384019 \h </w:instrText>
        </w:r>
        <w:r>
          <w:rPr>
            <w:noProof/>
            <w:webHidden/>
          </w:rPr>
        </w:r>
        <w:r>
          <w:rPr>
            <w:noProof/>
            <w:webHidden/>
          </w:rPr>
          <w:fldChar w:fldCharType="separate"/>
        </w:r>
        <w:r w:rsidR="009D560C">
          <w:rPr>
            <w:noProof/>
            <w:webHidden/>
          </w:rPr>
          <w:t>144</w:t>
        </w:r>
        <w:r>
          <w:rPr>
            <w:noProof/>
            <w:webHidden/>
          </w:rPr>
          <w:fldChar w:fldCharType="end"/>
        </w:r>
      </w:hyperlink>
    </w:p>
    <w:p w14:paraId="31134801" w14:textId="70B65881"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20" w:history="1">
        <w:r w:rsidRPr="005D5B87">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Control Flow Design</w:t>
        </w:r>
        <w:r>
          <w:rPr>
            <w:noProof/>
            <w:webHidden/>
          </w:rPr>
          <w:tab/>
        </w:r>
        <w:r>
          <w:rPr>
            <w:noProof/>
            <w:webHidden/>
          </w:rPr>
          <w:fldChar w:fldCharType="begin"/>
        </w:r>
        <w:r>
          <w:rPr>
            <w:noProof/>
            <w:webHidden/>
          </w:rPr>
          <w:instrText xml:space="preserve"> PAGEREF _Toc203384020 \h </w:instrText>
        </w:r>
        <w:r>
          <w:rPr>
            <w:noProof/>
            <w:webHidden/>
          </w:rPr>
        </w:r>
        <w:r>
          <w:rPr>
            <w:noProof/>
            <w:webHidden/>
          </w:rPr>
          <w:fldChar w:fldCharType="separate"/>
        </w:r>
        <w:r w:rsidR="009D560C">
          <w:rPr>
            <w:noProof/>
            <w:webHidden/>
          </w:rPr>
          <w:t>145</w:t>
        </w:r>
        <w:r>
          <w:rPr>
            <w:noProof/>
            <w:webHidden/>
          </w:rPr>
          <w:fldChar w:fldCharType="end"/>
        </w:r>
      </w:hyperlink>
    </w:p>
    <w:p w14:paraId="4BBE1099" w14:textId="1E6E3F82"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21" w:history="1">
        <w:r w:rsidRPr="005D5B87">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noProof/>
            <w:sz w:val="24"/>
            <w:lang w:eastAsia="en-US"/>
            <w14:ligatures w14:val="standardContextual"/>
          </w:rPr>
          <w:tab/>
        </w:r>
        <w:r w:rsidRPr="005D5B87">
          <w:rPr>
            <w:rStyle w:val="Hyperlink"/>
            <w:noProof/>
          </w:rPr>
          <w:t>Sequence diagram</w:t>
        </w:r>
        <w:r>
          <w:rPr>
            <w:noProof/>
            <w:webHidden/>
          </w:rPr>
          <w:tab/>
        </w:r>
        <w:r>
          <w:rPr>
            <w:noProof/>
            <w:webHidden/>
          </w:rPr>
          <w:fldChar w:fldCharType="begin"/>
        </w:r>
        <w:r>
          <w:rPr>
            <w:noProof/>
            <w:webHidden/>
          </w:rPr>
          <w:instrText xml:space="preserve"> PAGEREF _Toc203384021 \h </w:instrText>
        </w:r>
        <w:r>
          <w:rPr>
            <w:noProof/>
            <w:webHidden/>
          </w:rPr>
        </w:r>
        <w:r>
          <w:rPr>
            <w:noProof/>
            <w:webHidden/>
          </w:rPr>
          <w:fldChar w:fldCharType="separate"/>
        </w:r>
        <w:r w:rsidR="009D560C">
          <w:rPr>
            <w:noProof/>
            <w:webHidden/>
          </w:rPr>
          <w:t>145</w:t>
        </w:r>
        <w:r>
          <w:rPr>
            <w:noProof/>
            <w:webHidden/>
          </w:rPr>
          <w:fldChar w:fldCharType="end"/>
        </w:r>
      </w:hyperlink>
    </w:p>
    <w:p w14:paraId="558FAD4D" w14:textId="06870E69"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2" w:history="1">
        <w:r w:rsidRPr="005D5B87">
          <w:rPr>
            <w:rStyle w:val="Hyperlink"/>
            <w:noProof/>
            <w:lang w:val="en-GB"/>
          </w:rPr>
          <w:t>7.1.1</w:t>
        </w:r>
        <w:r>
          <w:rPr>
            <w:rFonts w:asciiTheme="minorHAnsi" w:eastAsiaTheme="minorEastAsia" w:hAnsiTheme="minorHAnsi" w:cstheme="minorBidi"/>
            <w:noProof/>
            <w:sz w:val="24"/>
            <w:lang w:eastAsia="en-US"/>
            <w14:ligatures w14:val="standardContextual"/>
          </w:rPr>
          <w:tab/>
        </w:r>
        <w:r w:rsidRPr="005D5B87">
          <w:rPr>
            <w:rStyle w:val="Hyperlink"/>
            <w:noProof/>
          </w:rPr>
          <w:t>R_ProtoConv_Init</w:t>
        </w:r>
        <w:r>
          <w:rPr>
            <w:noProof/>
            <w:webHidden/>
          </w:rPr>
          <w:tab/>
        </w:r>
        <w:r>
          <w:rPr>
            <w:noProof/>
            <w:webHidden/>
          </w:rPr>
          <w:fldChar w:fldCharType="begin"/>
        </w:r>
        <w:r>
          <w:rPr>
            <w:noProof/>
            <w:webHidden/>
          </w:rPr>
          <w:instrText xml:space="preserve"> PAGEREF _Toc203384022 \h </w:instrText>
        </w:r>
        <w:r>
          <w:rPr>
            <w:noProof/>
            <w:webHidden/>
          </w:rPr>
        </w:r>
        <w:r>
          <w:rPr>
            <w:noProof/>
            <w:webHidden/>
          </w:rPr>
          <w:fldChar w:fldCharType="separate"/>
        </w:r>
        <w:r w:rsidR="009D560C">
          <w:rPr>
            <w:noProof/>
            <w:webHidden/>
          </w:rPr>
          <w:t>145</w:t>
        </w:r>
        <w:r>
          <w:rPr>
            <w:noProof/>
            <w:webHidden/>
          </w:rPr>
          <w:fldChar w:fldCharType="end"/>
        </w:r>
      </w:hyperlink>
    </w:p>
    <w:p w14:paraId="03F83626" w14:textId="06407DC2"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3" w:history="1">
        <w:r w:rsidRPr="005D5B87">
          <w:rPr>
            <w:rStyle w:val="Hyperlink"/>
            <w:noProof/>
            <w:lang w:val="en-GB"/>
          </w:rPr>
          <w:t>7.1.2</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R_ProtoConv_CantoEthTS</w:t>
        </w:r>
        <w:r>
          <w:rPr>
            <w:noProof/>
            <w:webHidden/>
          </w:rPr>
          <w:tab/>
        </w:r>
        <w:r>
          <w:rPr>
            <w:noProof/>
            <w:webHidden/>
          </w:rPr>
          <w:fldChar w:fldCharType="begin"/>
        </w:r>
        <w:r>
          <w:rPr>
            <w:noProof/>
            <w:webHidden/>
          </w:rPr>
          <w:instrText xml:space="preserve"> PAGEREF _Toc203384023 \h </w:instrText>
        </w:r>
        <w:r>
          <w:rPr>
            <w:noProof/>
            <w:webHidden/>
          </w:rPr>
        </w:r>
        <w:r>
          <w:rPr>
            <w:noProof/>
            <w:webHidden/>
          </w:rPr>
          <w:fldChar w:fldCharType="separate"/>
        </w:r>
        <w:r w:rsidR="009D560C">
          <w:rPr>
            <w:noProof/>
            <w:webHidden/>
          </w:rPr>
          <w:t>146</w:t>
        </w:r>
        <w:r>
          <w:rPr>
            <w:noProof/>
            <w:webHidden/>
          </w:rPr>
          <w:fldChar w:fldCharType="end"/>
        </w:r>
      </w:hyperlink>
    </w:p>
    <w:p w14:paraId="6441F4BE" w14:textId="73252403"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4" w:history="1">
        <w:r w:rsidRPr="005D5B87">
          <w:rPr>
            <w:rStyle w:val="Hyperlink"/>
            <w:noProof/>
            <w:lang w:val="en-GB"/>
          </w:rPr>
          <w:t>7.1.3</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w:t>
        </w:r>
        <w:r>
          <w:rPr>
            <w:noProof/>
            <w:webHidden/>
          </w:rPr>
          <w:tab/>
        </w:r>
        <w:r>
          <w:rPr>
            <w:noProof/>
            <w:webHidden/>
          </w:rPr>
          <w:fldChar w:fldCharType="begin"/>
        </w:r>
        <w:r>
          <w:rPr>
            <w:noProof/>
            <w:webHidden/>
          </w:rPr>
          <w:instrText xml:space="preserve"> PAGEREF _Toc203384024 \h </w:instrText>
        </w:r>
        <w:r>
          <w:rPr>
            <w:noProof/>
            <w:webHidden/>
          </w:rPr>
        </w:r>
        <w:r>
          <w:rPr>
            <w:noProof/>
            <w:webHidden/>
          </w:rPr>
          <w:fldChar w:fldCharType="separate"/>
        </w:r>
        <w:r w:rsidR="009D560C">
          <w:rPr>
            <w:noProof/>
            <w:webHidden/>
          </w:rPr>
          <w:t>147</w:t>
        </w:r>
        <w:r>
          <w:rPr>
            <w:noProof/>
            <w:webHidden/>
          </w:rPr>
          <w:fldChar w:fldCharType="end"/>
        </w:r>
      </w:hyperlink>
    </w:p>
    <w:p w14:paraId="51570BEB" w14:textId="72E36B31"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5" w:history="1">
        <w:r w:rsidRPr="005D5B87">
          <w:rPr>
            <w:rStyle w:val="Hyperlink"/>
            <w:noProof/>
            <w:lang w:val="en-GB"/>
          </w:rPr>
          <w:t>7.1.4</w:t>
        </w:r>
        <w:r>
          <w:rPr>
            <w:rFonts w:asciiTheme="minorHAnsi" w:eastAsiaTheme="minorEastAsia" w:hAnsiTheme="minorHAnsi" w:cstheme="minorBidi"/>
            <w:noProof/>
            <w:sz w:val="24"/>
            <w:lang w:eastAsia="en-US"/>
            <w14:ligatures w14:val="standardContextual"/>
          </w:rPr>
          <w:tab/>
        </w:r>
        <w:r w:rsidRPr="005D5B87">
          <w:rPr>
            <w:rStyle w:val="Hyperlink"/>
            <w:noProof/>
          </w:rPr>
          <w:t>R_ProtoConv_LintoEth</w:t>
        </w:r>
        <w:r>
          <w:rPr>
            <w:noProof/>
            <w:webHidden/>
          </w:rPr>
          <w:tab/>
        </w:r>
        <w:r>
          <w:rPr>
            <w:noProof/>
            <w:webHidden/>
          </w:rPr>
          <w:fldChar w:fldCharType="begin"/>
        </w:r>
        <w:r>
          <w:rPr>
            <w:noProof/>
            <w:webHidden/>
          </w:rPr>
          <w:instrText xml:space="preserve"> PAGEREF _Toc203384025 \h </w:instrText>
        </w:r>
        <w:r>
          <w:rPr>
            <w:noProof/>
            <w:webHidden/>
          </w:rPr>
        </w:r>
        <w:r>
          <w:rPr>
            <w:noProof/>
            <w:webHidden/>
          </w:rPr>
          <w:fldChar w:fldCharType="separate"/>
        </w:r>
        <w:r w:rsidR="009D560C">
          <w:rPr>
            <w:noProof/>
            <w:webHidden/>
          </w:rPr>
          <w:t>148</w:t>
        </w:r>
        <w:r>
          <w:rPr>
            <w:noProof/>
            <w:webHidden/>
          </w:rPr>
          <w:fldChar w:fldCharType="end"/>
        </w:r>
      </w:hyperlink>
    </w:p>
    <w:p w14:paraId="1371099F" w14:textId="19942A6B"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6" w:history="1">
        <w:r w:rsidRPr="005D5B87">
          <w:rPr>
            <w:rStyle w:val="Hyperlink"/>
            <w:noProof/>
            <w:lang w:val="en-GB"/>
          </w:rPr>
          <w:t>7.1.5</w:t>
        </w:r>
        <w:r>
          <w:rPr>
            <w:rFonts w:asciiTheme="minorHAnsi" w:eastAsiaTheme="minorEastAsia" w:hAnsiTheme="minorHAnsi" w:cstheme="minorBidi"/>
            <w:noProof/>
            <w:sz w:val="24"/>
            <w:lang w:eastAsia="en-US"/>
            <w14:ligatures w14:val="standardContextual"/>
          </w:rPr>
          <w:tab/>
        </w:r>
        <w:r w:rsidRPr="005D5B87">
          <w:rPr>
            <w:rStyle w:val="Hyperlink"/>
            <w:noProof/>
          </w:rPr>
          <w:t>R_ProtoConv_PorttoEth</w:t>
        </w:r>
        <w:r>
          <w:rPr>
            <w:noProof/>
            <w:webHidden/>
          </w:rPr>
          <w:tab/>
        </w:r>
        <w:r>
          <w:rPr>
            <w:noProof/>
            <w:webHidden/>
          </w:rPr>
          <w:fldChar w:fldCharType="begin"/>
        </w:r>
        <w:r>
          <w:rPr>
            <w:noProof/>
            <w:webHidden/>
          </w:rPr>
          <w:instrText xml:space="preserve"> PAGEREF _Toc203384026 \h </w:instrText>
        </w:r>
        <w:r>
          <w:rPr>
            <w:noProof/>
            <w:webHidden/>
          </w:rPr>
        </w:r>
        <w:r>
          <w:rPr>
            <w:noProof/>
            <w:webHidden/>
          </w:rPr>
          <w:fldChar w:fldCharType="separate"/>
        </w:r>
        <w:r w:rsidR="009D560C">
          <w:rPr>
            <w:noProof/>
            <w:webHidden/>
          </w:rPr>
          <w:t>149</w:t>
        </w:r>
        <w:r>
          <w:rPr>
            <w:noProof/>
            <w:webHidden/>
          </w:rPr>
          <w:fldChar w:fldCharType="end"/>
        </w:r>
      </w:hyperlink>
    </w:p>
    <w:p w14:paraId="728AC4AB" w14:textId="642C08D6"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7" w:history="1">
        <w:r w:rsidRPr="005D5B87">
          <w:rPr>
            <w:rStyle w:val="Hyperlink"/>
            <w:noProof/>
            <w:lang w:val="en-GB"/>
          </w:rPr>
          <w:t>7.1.6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R_ProtoConv_TriggerXtoEthTx</w:t>
        </w:r>
        <w:r>
          <w:rPr>
            <w:noProof/>
            <w:webHidden/>
          </w:rPr>
          <w:tab/>
        </w:r>
        <w:r>
          <w:rPr>
            <w:noProof/>
            <w:webHidden/>
          </w:rPr>
          <w:fldChar w:fldCharType="begin"/>
        </w:r>
        <w:r>
          <w:rPr>
            <w:noProof/>
            <w:webHidden/>
          </w:rPr>
          <w:instrText xml:space="preserve"> PAGEREF _Toc203384027 \h </w:instrText>
        </w:r>
        <w:r>
          <w:rPr>
            <w:noProof/>
            <w:webHidden/>
          </w:rPr>
        </w:r>
        <w:r>
          <w:rPr>
            <w:noProof/>
            <w:webHidden/>
          </w:rPr>
          <w:fldChar w:fldCharType="separate"/>
        </w:r>
        <w:r w:rsidR="009D560C">
          <w:rPr>
            <w:noProof/>
            <w:webHidden/>
          </w:rPr>
          <w:t>150</w:t>
        </w:r>
        <w:r>
          <w:rPr>
            <w:noProof/>
            <w:webHidden/>
          </w:rPr>
          <w:fldChar w:fldCharType="end"/>
        </w:r>
      </w:hyperlink>
    </w:p>
    <w:p w14:paraId="50A7BEE5" w14:textId="085BDBE7"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8" w:history="1">
        <w:r w:rsidRPr="005D5B87">
          <w:rPr>
            <w:rStyle w:val="Hyperlink"/>
            <w:noProof/>
            <w:lang w:val="en-GB"/>
          </w:rPr>
          <w:t>7.1.7</w:t>
        </w:r>
        <w:r>
          <w:rPr>
            <w:rFonts w:asciiTheme="minorHAnsi" w:eastAsiaTheme="minorEastAsia" w:hAnsiTheme="minorHAnsi" w:cstheme="minorBidi"/>
            <w:noProof/>
            <w:sz w:val="24"/>
            <w:lang w:eastAsia="en-US"/>
            <w14:ligatures w14:val="standardContextual"/>
          </w:rPr>
          <w:tab/>
        </w:r>
        <w:r w:rsidRPr="005D5B87">
          <w:rPr>
            <w:rStyle w:val="Hyperlink"/>
            <w:noProof/>
          </w:rPr>
          <w:t>R_ProtoConv_MainFunction</w:t>
        </w:r>
        <w:r>
          <w:rPr>
            <w:noProof/>
            <w:webHidden/>
          </w:rPr>
          <w:tab/>
        </w:r>
        <w:r>
          <w:rPr>
            <w:noProof/>
            <w:webHidden/>
          </w:rPr>
          <w:fldChar w:fldCharType="begin"/>
        </w:r>
        <w:r>
          <w:rPr>
            <w:noProof/>
            <w:webHidden/>
          </w:rPr>
          <w:instrText xml:space="preserve"> PAGEREF _Toc203384028 \h </w:instrText>
        </w:r>
        <w:r>
          <w:rPr>
            <w:noProof/>
            <w:webHidden/>
          </w:rPr>
        </w:r>
        <w:r>
          <w:rPr>
            <w:noProof/>
            <w:webHidden/>
          </w:rPr>
          <w:fldChar w:fldCharType="separate"/>
        </w:r>
        <w:r w:rsidR="009D560C">
          <w:rPr>
            <w:noProof/>
            <w:webHidden/>
          </w:rPr>
          <w:t>151</w:t>
        </w:r>
        <w:r>
          <w:rPr>
            <w:noProof/>
            <w:webHidden/>
          </w:rPr>
          <w:fldChar w:fldCharType="end"/>
        </w:r>
      </w:hyperlink>
    </w:p>
    <w:p w14:paraId="4E532AE3" w14:textId="470FDE72"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29" w:history="1">
        <w:r w:rsidRPr="005D5B87">
          <w:rPr>
            <w:rStyle w:val="Hyperlink"/>
            <w:noProof/>
            <w:lang w:val="en-GB"/>
          </w:rPr>
          <w:t>7.1.8</w:t>
        </w:r>
        <w:r>
          <w:rPr>
            <w:rFonts w:asciiTheme="minorHAnsi" w:eastAsiaTheme="minorEastAsia" w:hAnsiTheme="minorHAnsi" w:cstheme="minorBidi"/>
            <w:noProof/>
            <w:sz w:val="24"/>
            <w:lang w:eastAsia="en-US"/>
            <w14:ligatures w14:val="standardContextual"/>
          </w:rPr>
          <w:tab/>
        </w:r>
        <w:r w:rsidRPr="005D5B87">
          <w:rPr>
            <w:rStyle w:val="Hyperlink"/>
            <w:noProof/>
          </w:rPr>
          <w:t>R_ProtoConv_EthtoX</w:t>
        </w:r>
        <w:r>
          <w:rPr>
            <w:noProof/>
            <w:webHidden/>
          </w:rPr>
          <w:tab/>
        </w:r>
        <w:r>
          <w:rPr>
            <w:noProof/>
            <w:webHidden/>
          </w:rPr>
          <w:fldChar w:fldCharType="begin"/>
        </w:r>
        <w:r>
          <w:rPr>
            <w:noProof/>
            <w:webHidden/>
          </w:rPr>
          <w:instrText xml:space="preserve"> PAGEREF _Toc203384029 \h </w:instrText>
        </w:r>
        <w:r>
          <w:rPr>
            <w:noProof/>
            <w:webHidden/>
          </w:rPr>
        </w:r>
        <w:r>
          <w:rPr>
            <w:noProof/>
            <w:webHidden/>
          </w:rPr>
          <w:fldChar w:fldCharType="separate"/>
        </w:r>
        <w:r w:rsidR="009D560C">
          <w:rPr>
            <w:noProof/>
            <w:webHidden/>
          </w:rPr>
          <w:t>152</w:t>
        </w:r>
        <w:r>
          <w:rPr>
            <w:noProof/>
            <w:webHidden/>
          </w:rPr>
          <w:fldChar w:fldCharType="end"/>
        </w:r>
      </w:hyperlink>
    </w:p>
    <w:p w14:paraId="67A11C2E" w14:textId="46D597BA"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0" w:history="1">
        <w:r w:rsidRPr="005D5B87">
          <w:rPr>
            <w:rStyle w:val="Hyperlink"/>
            <w:noProof/>
            <w:lang w:val="en-GB"/>
          </w:rPr>
          <w:t>7.1.9</w:t>
        </w:r>
        <w:r>
          <w:rPr>
            <w:rFonts w:asciiTheme="minorHAnsi" w:eastAsiaTheme="minorEastAsia" w:hAnsiTheme="minorHAnsi" w:cstheme="minorBidi"/>
            <w:noProof/>
            <w:sz w:val="24"/>
            <w:lang w:eastAsia="en-US"/>
            <w14:ligatures w14:val="standardContextual"/>
          </w:rPr>
          <w:tab/>
        </w:r>
        <w:r w:rsidRPr="005D5B87">
          <w:rPr>
            <w:rStyle w:val="Hyperlink"/>
            <w:noProof/>
          </w:rPr>
          <w:t>R_ProtoConv_GetSendStatus</w:t>
        </w:r>
        <w:r>
          <w:rPr>
            <w:noProof/>
            <w:webHidden/>
          </w:rPr>
          <w:tab/>
        </w:r>
        <w:r>
          <w:rPr>
            <w:noProof/>
            <w:webHidden/>
          </w:rPr>
          <w:fldChar w:fldCharType="begin"/>
        </w:r>
        <w:r>
          <w:rPr>
            <w:noProof/>
            <w:webHidden/>
          </w:rPr>
          <w:instrText xml:space="preserve"> PAGEREF _Toc203384030 \h </w:instrText>
        </w:r>
        <w:r>
          <w:rPr>
            <w:noProof/>
            <w:webHidden/>
          </w:rPr>
        </w:r>
        <w:r>
          <w:rPr>
            <w:noProof/>
            <w:webHidden/>
          </w:rPr>
          <w:fldChar w:fldCharType="separate"/>
        </w:r>
        <w:r w:rsidR="009D560C">
          <w:rPr>
            <w:noProof/>
            <w:webHidden/>
          </w:rPr>
          <w:t>153</w:t>
        </w:r>
        <w:r>
          <w:rPr>
            <w:noProof/>
            <w:webHidden/>
          </w:rPr>
          <w:fldChar w:fldCharType="end"/>
        </w:r>
      </w:hyperlink>
    </w:p>
    <w:p w14:paraId="2AC3091F" w14:textId="0B2A8C05"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1" w:history="1">
        <w:r w:rsidRPr="005D5B87">
          <w:rPr>
            <w:rStyle w:val="Hyperlink"/>
            <w:noProof/>
            <w:lang w:val="en-GB"/>
          </w:rPr>
          <w:t>7.1.10</w:t>
        </w:r>
        <w:r>
          <w:rPr>
            <w:rFonts w:asciiTheme="minorHAnsi" w:eastAsiaTheme="minorEastAsia" w:hAnsiTheme="minorHAnsi" w:cstheme="minorBidi"/>
            <w:noProof/>
            <w:sz w:val="24"/>
            <w:lang w:eastAsia="en-US"/>
            <w14:ligatures w14:val="standardContextual"/>
          </w:rPr>
          <w:tab/>
        </w:r>
        <w:r w:rsidRPr="005D5B87">
          <w:rPr>
            <w:rStyle w:val="Hyperlink"/>
            <w:noProof/>
          </w:rPr>
          <w:t>R_ProtoConv_UpdateSendStatus</w:t>
        </w:r>
        <w:r>
          <w:rPr>
            <w:noProof/>
            <w:webHidden/>
          </w:rPr>
          <w:tab/>
        </w:r>
        <w:r>
          <w:rPr>
            <w:noProof/>
            <w:webHidden/>
          </w:rPr>
          <w:fldChar w:fldCharType="begin"/>
        </w:r>
        <w:r>
          <w:rPr>
            <w:noProof/>
            <w:webHidden/>
          </w:rPr>
          <w:instrText xml:space="preserve"> PAGEREF _Toc203384031 \h </w:instrText>
        </w:r>
        <w:r>
          <w:rPr>
            <w:noProof/>
            <w:webHidden/>
          </w:rPr>
        </w:r>
        <w:r>
          <w:rPr>
            <w:noProof/>
            <w:webHidden/>
          </w:rPr>
          <w:fldChar w:fldCharType="separate"/>
        </w:r>
        <w:r w:rsidR="009D560C">
          <w:rPr>
            <w:noProof/>
            <w:webHidden/>
          </w:rPr>
          <w:t>153</w:t>
        </w:r>
        <w:r>
          <w:rPr>
            <w:noProof/>
            <w:webHidden/>
          </w:rPr>
          <w:fldChar w:fldCharType="end"/>
        </w:r>
      </w:hyperlink>
    </w:p>
    <w:p w14:paraId="1741C022" w14:textId="7A4A604C"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2" w:history="1">
        <w:r w:rsidRPr="005D5B87">
          <w:rPr>
            <w:rStyle w:val="Hyperlink"/>
            <w:noProof/>
            <w:lang w:val="en-GB"/>
          </w:rPr>
          <w:t>7.1.11</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R_ProtoConv_EnqueueCan</w:t>
        </w:r>
        <w:r>
          <w:rPr>
            <w:noProof/>
            <w:webHidden/>
          </w:rPr>
          <w:tab/>
        </w:r>
        <w:r>
          <w:rPr>
            <w:noProof/>
            <w:webHidden/>
          </w:rPr>
          <w:fldChar w:fldCharType="begin"/>
        </w:r>
        <w:r>
          <w:rPr>
            <w:noProof/>
            <w:webHidden/>
          </w:rPr>
          <w:instrText xml:space="preserve"> PAGEREF _Toc203384032 \h </w:instrText>
        </w:r>
        <w:r>
          <w:rPr>
            <w:noProof/>
            <w:webHidden/>
          </w:rPr>
        </w:r>
        <w:r>
          <w:rPr>
            <w:noProof/>
            <w:webHidden/>
          </w:rPr>
          <w:fldChar w:fldCharType="separate"/>
        </w:r>
        <w:r w:rsidR="009D560C">
          <w:rPr>
            <w:noProof/>
            <w:webHidden/>
          </w:rPr>
          <w:t>154</w:t>
        </w:r>
        <w:r>
          <w:rPr>
            <w:noProof/>
            <w:webHidden/>
          </w:rPr>
          <w:fldChar w:fldCharType="end"/>
        </w:r>
      </w:hyperlink>
    </w:p>
    <w:p w14:paraId="507491F9" w14:textId="125D4490"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3" w:history="1">
        <w:r w:rsidRPr="005D5B87">
          <w:rPr>
            <w:rStyle w:val="Hyperlink"/>
            <w:noProof/>
            <w:lang w:val="en-GB"/>
          </w:rPr>
          <w:t>7.1.12</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R_ProtoConv_EnqueueLin</w:t>
        </w:r>
        <w:r>
          <w:rPr>
            <w:noProof/>
            <w:webHidden/>
          </w:rPr>
          <w:tab/>
        </w:r>
        <w:r>
          <w:rPr>
            <w:noProof/>
            <w:webHidden/>
          </w:rPr>
          <w:fldChar w:fldCharType="begin"/>
        </w:r>
        <w:r>
          <w:rPr>
            <w:noProof/>
            <w:webHidden/>
          </w:rPr>
          <w:instrText xml:space="preserve"> PAGEREF _Toc203384033 \h </w:instrText>
        </w:r>
        <w:r>
          <w:rPr>
            <w:noProof/>
            <w:webHidden/>
          </w:rPr>
        </w:r>
        <w:r>
          <w:rPr>
            <w:noProof/>
            <w:webHidden/>
          </w:rPr>
          <w:fldChar w:fldCharType="separate"/>
        </w:r>
        <w:r w:rsidR="009D560C">
          <w:rPr>
            <w:noProof/>
            <w:webHidden/>
          </w:rPr>
          <w:t>154</w:t>
        </w:r>
        <w:r>
          <w:rPr>
            <w:noProof/>
            <w:webHidden/>
          </w:rPr>
          <w:fldChar w:fldCharType="end"/>
        </w:r>
      </w:hyperlink>
    </w:p>
    <w:p w14:paraId="2310CB16" w14:textId="1F1C1305"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4" w:history="1">
        <w:r w:rsidRPr="005D5B87">
          <w:rPr>
            <w:rStyle w:val="Hyperlink"/>
            <w:noProof/>
            <w:lang w:val="en-GB"/>
          </w:rPr>
          <w:t>7.1.13</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R_ProtoConv_EnqueuePort</w:t>
        </w:r>
        <w:r>
          <w:rPr>
            <w:noProof/>
            <w:webHidden/>
          </w:rPr>
          <w:tab/>
        </w:r>
        <w:r>
          <w:rPr>
            <w:noProof/>
            <w:webHidden/>
          </w:rPr>
          <w:fldChar w:fldCharType="begin"/>
        </w:r>
        <w:r>
          <w:rPr>
            <w:noProof/>
            <w:webHidden/>
          </w:rPr>
          <w:instrText xml:space="preserve"> PAGEREF _Toc203384034 \h </w:instrText>
        </w:r>
        <w:r>
          <w:rPr>
            <w:noProof/>
            <w:webHidden/>
          </w:rPr>
        </w:r>
        <w:r>
          <w:rPr>
            <w:noProof/>
            <w:webHidden/>
          </w:rPr>
          <w:fldChar w:fldCharType="separate"/>
        </w:r>
        <w:r w:rsidR="009D560C">
          <w:rPr>
            <w:noProof/>
            <w:webHidden/>
          </w:rPr>
          <w:t>155</w:t>
        </w:r>
        <w:r>
          <w:rPr>
            <w:noProof/>
            <w:webHidden/>
          </w:rPr>
          <w:fldChar w:fldCharType="end"/>
        </w:r>
      </w:hyperlink>
    </w:p>
    <w:p w14:paraId="564BC55C" w14:textId="13125DF7"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5" w:history="1">
        <w:r w:rsidRPr="005D5B87">
          <w:rPr>
            <w:rStyle w:val="Hyperlink"/>
            <w:noProof/>
            <w:lang w:val="en-GB"/>
          </w:rPr>
          <w:t>7.1.14</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R_ProtoConv_EnqueueEth</w:t>
        </w:r>
        <w:r>
          <w:rPr>
            <w:noProof/>
            <w:webHidden/>
          </w:rPr>
          <w:tab/>
        </w:r>
        <w:r>
          <w:rPr>
            <w:noProof/>
            <w:webHidden/>
          </w:rPr>
          <w:fldChar w:fldCharType="begin"/>
        </w:r>
        <w:r>
          <w:rPr>
            <w:noProof/>
            <w:webHidden/>
          </w:rPr>
          <w:instrText xml:space="preserve"> PAGEREF _Toc203384035 \h </w:instrText>
        </w:r>
        <w:r>
          <w:rPr>
            <w:noProof/>
            <w:webHidden/>
          </w:rPr>
        </w:r>
        <w:r>
          <w:rPr>
            <w:noProof/>
            <w:webHidden/>
          </w:rPr>
          <w:fldChar w:fldCharType="separate"/>
        </w:r>
        <w:r w:rsidR="009D560C">
          <w:rPr>
            <w:noProof/>
            <w:webHidden/>
          </w:rPr>
          <w:t>155</w:t>
        </w:r>
        <w:r>
          <w:rPr>
            <w:noProof/>
            <w:webHidden/>
          </w:rPr>
          <w:fldChar w:fldCharType="end"/>
        </w:r>
      </w:hyperlink>
    </w:p>
    <w:p w14:paraId="33DF475E" w14:textId="42AB9A95"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6" w:history="1">
        <w:r w:rsidRPr="005D5B87">
          <w:rPr>
            <w:rStyle w:val="Hyperlink"/>
            <w:noProof/>
            <w:lang w:val="en-GB"/>
          </w:rPr>
          <w:t>7.1.15</w:t>
        </w:r>
        <w:r>
          <w:rPr>
            <w:rFonts w:asciiTheme="minorHAnsi" w:eastAsiaTheme="minorEastAsia" w:hAnsiTheme="minorHAnsi" w:cstheme="minorBidi"/>
            <w:noProof/>
            <w:sz w:val="24"/>
            <w:lang w:eastAsia="en-US"/>
            <w14:ligatures w14:val="standardContextual"/>
          </w:rPr>
          <w:tab/>
        </w:r>
        <w:r w:rsidRPr="005D5B87">
          <w:rPr>
            <w:rStyle w:val="Hyperlink"/>
            <w:noProof/>
          </w:rPr>
          <w:t>R_ProtoConv_DequeueEth</w:t>
        </w:r>
        <w:r>
          <w:rPr>
            <w:noProof/>
            <w:webHidden/>
          </w:rPr>
          <w:tab/>
        </w:r>
        <w:r>
          <w:rPr>
            <w:noProof/>
            <w:webHidden/>
          </w:rPr>
          <w:fldChar w:fldCharType="begin"/>
        </w:r>
        <w:r>
          <w:rPr>
            <w:noProof/>
            <w:webHidden/>
          </w:rPr>
          <w:instrText xml:space="preserve"> PAGEREF _Toc203384036 \h </w:instrText>
        </w:r>
        <w:r>
          <w:rPr>
            <w:noProof/>
            <w:webHidden/>
          </w:rPr>
        </w:r>
        <w:r>
          <w:rPr>
            <w:noProof/>
            <w:webHidden/>
          </w:rPr>
          <w:fldChar w:fldCharType="separate"/>
        </w:r>
        <w:r w:rsidR="009D560C">
          <w:rPr>
            <w:noProof/>
            <w:webHidden/>
          </w:rPr>
          <w:t>156</w:t>
        </w:r>
        <w:r>
          <w:rPr>
            <w:noProof/>
            <w:webHidden/>
          </w:rPr>
          <w:fldChar w:fldCharType="end"/>
        </w:r>
      </w:hyperlink>
    </w:p>
    <w:p w14:paraId="17C1BF09" w14:textId="4C561567"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7" w:history="1">
        <w:r w:rsidRPr="005D5B87">
          <w:rPr>
            <w:rStyle w:val="Hyperlink"/>
            <w:noProof/>
            <w:lang w:val="en-GB"/>
          </w:rPr>
          <w:t>7.1.16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R_ProtoConv_TriggerQueueDataXtoEth</w:t>
        </w:r>
        <w:r>
          <w:rPr>
            <w:noProof/>
            <w:webHidden/>
          </w:rPr>
          <w:tab/>
        </w:r>
        <w:r>
          <w:rPr>
            <w:noProof/>
            <w:webHidden/>
          </w:rPr>
          <w:fldChar w:fldCharType="begin"/>
        </w:r>
        <w:r>
          <w:rPr>
            <w:noProof/>
            <w:webHidden/>
          </w:rPr>
          <w:instrText xml:space="preserve"> PAGEREF _Toc203384037 \h </w:instrText>
        </w:r>
        <w:r>
          <w:rPr>
            <w:noProof/>
            <w:webHidden/>
          </w:rPr>
        </w:r>
        <w:r>
          <w:rPr>
            <w:noProof/>
            <w:webHidden/>
          </w:rPr>
          <w:fldChar w:fldCharType="separate"/>
        </w:r>
        <w:r w:rsidR="009D560C">
          <w:rPr>
            <w:noProof/>
            <w:webHidden/>
          </w:rPr>
          <w:t>156</w:t>
        </w:r>
        <w:r>
          <w:rPr>
            <w:noProof/>
            <w:webHidden/>
          </w:rPr>
          <w:fldChar w:fldCharType="end"/>
        </w:r>
      </w:hyperlink>
    </w:p>
    <w:p w14:paraId="7ECA8698" w14:textId="1D7FF101"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38" w:history="1">
        <w:r w:rsidRPr="005D5B87">
          <w:rPr>
            <w:rStyle w:val="Hyperlink"/>
            <w:noProof/>
            <w14:scene3d>
              <w14:camera w14:prst="orthographicFront"/>
              <w14:lightRig w14:rig="threePt" w14:dir="t">
                <w14:rot w14:lat="0" w14:lon="0" w14:rev="0"/>
              </w14:lightRig>
            </w14:scene3d>
          </w:rPr>
          <w:t>7.2</w:t>
        </w:r>
        <w:r>
          <w:rPr>
            <w:rFonts w:asciiTheme="minorHAnsi" w:eastAsiaTheme="minorEastAsia" w:hAnsiTheme="minorHAnsi" w:cstheme="minorBidi"/>
            <w:noProof/>
            <w:sz w:val="24"/>
            <w:lang w:eastAsia="en-US"/>
            <w14:ligatures w14:val="standardContextual"/>
          </w:rPr>
          <w:tab/>
        </w:r>
        <w:r w:rsidRPr="005D5B87">
          <w:rPr>
            <w:rStyle w:val="Hyperlink"/>
            <w:noProof/>
          </w:rPr>
          <w:t>Error Handling Sequence</w:t>
        </w:r>
        <w:r>
          <w:rPr>
            <w:noProof/>
            <w:webHidden/>
          </w:rPr>
          <w:tab/>
        </w:r>
        <w:r>
          <w:rPr>
            <w:noProof/>
            <w:webHidden/>
          </w:rPr>
          <w:fldChar w:fldCharType="begin"/>
        </w:r>
        <w:r>
          <w:rPr>
            <w:noProof/>
            <w:webHidden/>
          </w:rPr>
          <w:instrText xml:space="preserve"> PAGEREF _Toc203384038 \h </w:instrText>
        </w:r>
        <w:r>
          <w:rPr>
            <w:noProof/>
            <w:webHidden/>
          </w:rPr>
        </w:r>
        <w:r>
          <w:rPr>
            <w:noProof/>
            <w:webHidden/>
          </w:rPr>
          <w:fldChar w:fldCharType="separate"/>
        </w:r>
        <w:r w:rsidR="009D560C">
          <w:rPr>
            <w:noProof/>
            <w:webHidden/>
          </w:rPr>
          <w:t>158</w:t>
        </w:r>
        <w:r>
          <w:rPr>
            <w:noProof/>
            <w:webHidden/>
          </w:rPr>
          <w:fldChar w:fldCharType="end"/>
        </w:r>
      </w:hyperlink>
    </w:p>
    <w:p w14:paraId="3A9A7C9D" w14:textId="504D6C02"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39" w:history="1">
        <w:r w:rsidRPr="005D5B87">
          <w:rPr>
            <w:rStyle w:val="Hyperlink"/>
            <w:noProof/>
            <w:lang w:val="en-GB"/>
          </w:rPr>
          <w:t>7.2.1</w:t>
        </w:r>
        <w:r>
          <w:rPr>
            <w:rFonts w:asciiTheme="minorHAnsi" w:eastAsiaTheme="minorEastAsia" w:hAnsiTheme="minorHAnsi" w:cstheme="minorBidi"/>
            <w:noProof/>
            <w:sz w:val="24"/>
            <w:lang w:eastAsia="en-US"/>
            <w14:ligatures w14:val="standardContextual"/>
          </w:rPr>
          <w:tab/>
        </w:r>
        <w:r w:rsidRPr="005D5B87">
          <w:rPr>
            <w:rStyle w:val="Hyperlink"/>
            <w:noProof/>
          </w:rPr>
          <w:t>API error on Protocol Conversion</w:t>
        </w:r>
        <w:r>
          <w:rPr>
            <w:noProof/>
            <w:webHidden/>
          </w:rPr>
          <w:tab/>
        </w:r>
        <w:r>
          <w:rPr>
            <w:noProof/>
            <w:webHidden/>
          </w:rPr>
          <w:fldChar w:fldCharType="begin"/>
        </w:r>
        <w:r>
          <w:rPr>
            <w:noProof/>
            <w:webHidden/>
          </w:rPr>
          <w:instrText xml:space="preserve"> PAGEREF _Toc203384039 \h </w:instrText>
        </w:r>
        <w:r>
          <w:rPr>
            <w:noProof/>
            <w:webHidden/>
          </w:rPr>
        </w:r>
        <w:r>
          <w:rPr>
            <w:noProof/>
            <w:webHidden/>
          </w:rPr>
          <w:fldChar w:fldCharType="separate"/>
        </w:r>
        <w:r w:rsidR="009D560C">
          <w:rPr>
            <w:noProof/>
            <w:webHidden/>
          </w:rPr>
          <w:t>158</w:t>
        </w:r>
        <w:r>
          <w:rPr>
            <w:noProof/>
            <w:webHidden/>
          </w:rPr>
          <w:fldChar w:fldCharType="end"/>
        </w:r>
      </w:hyperlink>
    </w:p>
    <w:p w14:paraId="53AB7591" w14:textId="45356EDB"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40" w:history="1">
        <w:r w:rsidRPr="005D5B87">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Data Flow Design</w:t>
        </w:r>
        <w:r>
          <w:rPr>
            <w:noProof/>
            <w:webHidden/>
          </w:rPr>
          <w:tab/>
        </w:r>
        <w:r>
          <w:rPr>
            <w:noProof/>
            <w:webHidden/>
          </w:rPr>
          <w:fldChar w:fldCharType="begin"/>
        </w:r>
        <w:r>
          <w:rPr>
            <w:noProof/>
            <w:webHidden/>
          </w:rPr>
          <w:instrText xml:space="preserve"> PAGEREF _Toc203384040 \h </w:instrText>
        </w:r>
        <w:r>
          <w:rPr>
            <w:noProof/>
            <w:webHidden/>
          </w:rPr>
        </w:r>
        <w:r>
          <w:rPr>
            <w:noProof/>
            <w:webHidden/>
          </w:rPr>
          <w:fldChar w:fldCharType="separate"/>
        </w:r>
        <w:r w:rsidR="009D560C">
          <w:rPr>
            <w:noProof/>
            <w:webHidden/>
          </w:rPr>
          <w:t>159</w:t>
        </w:r>
        <w:r>
          <w:rPr>
            <w:noProof/>
            <w:webHidden/>
          </w:rPr>
          <w:fldChar w:fldCharType="end"/>
        </w:r>
      </w:hyperlink>
    </w:p>
    <w:p w14:paraId="73CA100B" w14:textId="2DEA9124"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1" w:history="1">
        <w:r w:rsidRPr="005D5B87">
          <w:rPr>
            <w:rStyle w:val="Hyperlink"/>
            <w:noProof/>
            <w:lang w:val="en-GB"/>
            <w14:scene3d>
              <w14:camera w14:prst="orthographicFront"/>
              <w14:lightRig w14:rig="threePt" w14:dir="t">
                <w14:rot w14:lat="0" w14:lon="0" w14:rev="0"/>
              </w14:lightRig>
            </w14:scene3d>
          </w:rPr>
          <w:t>8.1</w:t>
        </w:r>
        <w:r>
          <w:rPr>
            <w:rFonts w:asciiTheme="minorHAnsi" w:eastAsiaTheme="minorEastAsia" w:hAnsiTheme="minorHAnsi" w:cstheme="minorBidi"/>
            <w:noProof/>
            <w:sz w:val="24"/>
            <w:lang w:eastAsia="en-US"/>
            <w14:ligatures w14:val="standardContextual"/>
          </w:rPr>
          <w:tab/>
        </w:r>
        <w:r w:rsidRPr="005D5B87">
          <w:rPr>
            <w:rStyle w:val="Hyperlink"/>
            <w:noProof/>
          </w:rPr>
          <w:t>R</w:t>
        </w:r>
        <w:r w:rsidRPr="005D5B87">
          <w:rPr>
            <w:rStyle w:val="Hyperlink"/>
            <w:noProof/>
            <w:lang w:val="en-GB"/>
          </w:rPr>
          <w:t>_ProtoConv_</w:t>
        </w:r>
        <w:r w:rsidRPr="005D5B87">
          <w:rPr>
            <w:rStyle w:val="Hyperlink"/>
            <w:noProof/>
          </w:rPr>
          <w:t>Init</w:t>
        </w:r>
        <w:r>
          <w:rPr>
            <w:noProof/>
            <w:webHidden/>
          </w:rPr>
          <w:tab/>
        </w:r>
        <w:r>
          <w:rPr>
            <w:noProof/>
            <w:webHidden/>
          </w:rPr>
          <w:fldChar w:fldCharType="begin"/>
        </w:r>
        <w:r>
          <w:rPr>
            <w:noProof/>
            <w:webHidden/>
          </w:rPr>
          <w:instrText xml:space="preserve"> PAGEREF _Toc203384041 \h </w:instrText>
        </w:r>
        <w:r>
          <w:rPr>
            <w:noProof/>
            <w:webHidden/>
          </w:rPr>
        </w:r>
        <w:r>
          <w:rPr>
            <w:noProof/>
            <w:webHidden/>
          </w:rPr>
          <w:fldChar w:fldCharType="separate"/>
        </w:r>
        <w:r w:rsidR="009D560C">
          <w:rPr>
            <w:noProof/>
            <w:webHidden/>
          </w:rPr>
          <w:t>159</w:t>
        </w:r>
        <w:r>
          <w:rPr>
            <w:noProof/>
            <w:webHidden/>
          </w:rPr>
          <w:fldChar w:fldCharType="end"/>
        </w:r>
      </w:hyperlink>
    </w:p>
    <w:p w14:paraId="29D66411" w14:textId="1ACED3CB"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2" w:history="1">
        <w:r w:rsidRPr="005D5B87">
          <w:rPr>
            <w:rStyle w:val="Hyperlink"/>
            <w:noProof/>
            <w14:scene3d>
              <w14:camera w14:prst="orthographicFront"/>
              <w14:lightRig w14:rig="threePt" w14:dir="t">
                <w14:rot w14:lat="0" w14:lon="0" w14:rev="0"/>
              </w14:lightRig>
            </w14:scene3d>
          </w:rPr>
          <w:t>8.2</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R_ProtoConv_CantoEthTS</w:t>
        </w:r>
        <w:r>
          <w:rPr>
            <w:noProof/>
            <w:webHidden/>
          </w:rPr>
          <w:tab/>
        </w:r>
        <w:r>
          <w:rPr>
            <w:noProof/>
            <w:webHidden/>
          </w:rPr>
          <w:fldChar w:fldCharType="begin"/>
        </w:r>
        <w:r>
          <w:rPr>
            <w:noProof/>
            <w:webHidden/>
          </w:rPr>
          <w:instrText xml:space="preserve"> PAGEREF _Toc203384042 \h </w:instrText>
        </w:r>
        <w:r>
          <w:rPr>
            <w:noProof/>
            <w:webHidden/>
          </w:rPr>
        </w:r>
        <w:r>
          <w:rPr>
            <w:noProof/>
            <w:webHidden/>
          </w:rPr>
          <w:fldChar w:fldCharType="separate"/>
        </w:r>
        <w:r w:rsidR="009D560C">
          <w:rPr>
            <w:noProof/>
            <w:webHidden/>
          </w:rPr>
          <w:t>161</w:t>
        </w:r>
        <w:r>
          <w:rPr>
            <w:noProof/>
            <w:webHidden/>
          </w:rPr>
          <w:fldChar w:fldCharType="end"/>
        </w:r>
      </w:hyperlink>
    </w:p>
    <w:p w14:paraId="20C9B393" w14:textId="0B9FD1B0"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3" w:history="1">
        <w:r w:rsidRPr="005D5B87">
          <w:rPr>
            <w:rStyle w:val="Hyperlink"/>
            <w:noProof/>
            <w14:scene3d>
              <w14:camera w14:prst="orthographicFront"/>
              <w14:lightRig w14:rig="threePt" w14:dir="t">
                <w14:rot w14:lat="0" w14:lon="0" w14:rev="0"/>
              </w14:lightRig>
            </w14:scene3d>
          </w:rPr>
          <w:t>8.3</w:t>
        </w:r>
        <w:r>
          <w:rPr>
            <w:rFonts w:asciiTheme="minorHAnsi" w:eastAsiaTheme="minorEastAsia" w:hAnsiTheme="minorHAnsi" w:cstheme="minorBidi"/>
            <w:noProof/>
            <w:sz w:val="24"/>
            <w:lang w:eastAsia="en-US"/>
            <w14:ligatures w14:val="standardContextual"/>
          </w:rPr>
          <w:tab/>
        </w:r>
        <w:r w:rsidRPr="005D5B87">
          <w:rPr>
            <w:rStyle w:val="Hyperlink"/>
            <w:noProof/>
          </w:rPr>
          <w:t>R_ProtoConv_CantoEth</w:t>
        </w:r>
        <w:r>
          <w:rPr>
            <w:noProof/>
            <w:webHidden/>
          </w:rPr>
          <w:tab/>
        </w:r>
        <w:r>
          <w:rPr>
            <w:noProof/>
            <w:webHidden/>
          </w:rPr>
          <w:fldChar w:fldCharType="begin"/>
        </w:r>
        <w:r>
          <w:rPr>
            <w:noProof/>
            <w:webHidden/>
          </w:rPr>
          <w:instrText xml:space="preserve"> PAGEREF _Toc203384043 \h </w:instrText>
        </w:r>
        <w:r>
          <w:rPr>
            <w:noProof/>
            <w:webHidden/>
          </w:rPr>
        </w:r>
        <w:r>
          <w:rPr>
            <w:noProof/>
            <w:webHidden/>
          </w:rPr>
          <w:fldChar w:fldCharType="separate"/>
        </w:r>
        <w:r w:rsidR="009D560C">
          <w:rPr>
            <w:noProof/>
            <w:webHidden/>
          </w:rPr>
          <w:t>162</w:t>
        </w:r>
        <w:r>
          <w:rPr>
            <w:noProof/>
            <w:webHidden/>
          </w:rPr>
          <w:fldChar w:fldCharType="end"/>
        </w:r>
      </w:hyperlink>
    </w:p>
    <w:p w14:paraId="74FAC83E" w14:textId="0D3C1698"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4" w:history="1">
        <w:r w:rsidRPr="005D5B87">
          <w:rPr>
            <w:rStyle w:val="Hyperlink"/>
            <w:noProof/>
            <w14:scene3d>
              <w14:camera w14:prst="orthographicFront"/>
              <w14:lightRig w14:rig="threePt" w14:dir="t">
                <w14:rot w14:lat="0" w14:lon="0" w14:rev="0"/>
              </w14:lightRig>
            </w14:scene3d>
          </w:rPr>
          <w:t>8.4</w:t>
        </w:r>
        <w:r>
          <w:rPr>
            <w:rFonts w:asciiTheme="minorHAnsi" w:eastAsiaTheme="minorEastAsia" w:hAnsiTheme="minorHAnsi" w:cstheme="minorBidi"/>
            <w:noProof/>
            <w:sz w:val="24"/>
            <w:lang w:eastAsia="en-US"/>
            <w14:ligatures w14:val="standardContextual"/>
          </w:rPr>
          <w:tab/>
        </w:r>
        <w:r w:rsidRPr="005D5B87">
          <w:rPr>
            <w:rStyle w:val="Hyperlink"/>
            <w:noProof/>
          </w:rPr>
          <w:t>R_ProtoConv_LintoEth</w:t>
        </w:r>
        <w:r>
          <w:rPr>
            <w:noProof/>
            <w:webHidden/>
          </w:rPr>
          <w:tab/>
        </w:r>
        <w:r>
          <w:rPr>
            <w:noProof/>
            <w:webHidden/>
          </w:rPr>
          <w:fldChar w:fldCharType="begin"/>
        </w:r>
        <w:r>
          <w:rPr>
            <w:noProof/>
            <w:webHidden/>
          </w:rPr>
          <w:instrText xml:space="preserve"> PAGEREF _Toc203384044 \h </w:instrText>
        </w:r>
        <w:r>
          <w:rPr>
            <w:noProof/>
            <w:webHidden/>
          </w:rPr>
        </w:r>
        <w:r>
          <w:rPr>
            <w:noProof/>
            <w:webHidden/>
          </w:rPr>
          <w:fldChar w:fldCharType="separate"/>
        </w:r>
        <w:r w:rsidR="009D560C">
          <w:rPr>
            <w:noProof/>
            <w:webHidden/>
          </w:rPr>
          <w:t>163</w:t>
        </w:r>
        <w:r>
          <w:rPr>
            <w:noProof/>
            <w:webHidden/>
          </w:rPr>
          <w:fldChar w:fldCharType="end"/>
        </w:r>
      </w:hyperlink>
    </w:p>
    <w:p w14:paraId="53E0FB6B" w14:textId="553B8DE6"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5" w:history="1">
        <w:r w:rsidRPr="005D5B87">
          <w:rPr>
            <w:rStyle w:val="Hyperlink"/>
            <w:noProof/>
            <w14:scene3d>
              <w14:camera w14:prst="orthographicFront"/>
              <w14:lightRig w14:rig="threePt" w14:dir="t">
                <w14:rot w14:lat="0" w14:lon="0" w14:rev="0"/>
              </w14:lightRig>
            </w14:scene3d>
          </w:rPr>
          <w:t>8.5</w:t>
        </w:r>
        <w:r>
          <w:rPr>
            <w:rFonts w:asciiTheme="minorHAnsi" w:eastAsiaTheme="minorEastAsia" w:hAnsiTheme="minorHAnsi" w:cstheme="minorBidi"/>
            <w:noProof/>
            <w:sz w:val="24"/>
            <w:lang w:eastAsia="en-US"/>
            <w14:ligatures w14:val="standardContextual"/>
          </w:rPr>
          <w:tab/>
        </w:r>
        <w:r w:rsidRPr="005D5B87">
          <w:rPr>
            <w:rStyle w:val="Hyperlink"/>
            <w:noProof/>
          </w:rPr>
          <w:t>R_ProtoConv_PorttoEth</w:t>
        </w:r>
        <w:r>
          <w:rPr>
            <w:noProof/>
            <w:webHidden/>
          </w:rPr>
          <w:tab/>
        </w:r>
        <w:r>
          <w:rPr>
            <w:noProof/>
            <w:webHidden/>
          </w:rPr>
          <w:fldChar w:fldCharType="begin"/>
        </w:r>
        <w:r>
          <w:rPr>
            <w:noProof/>
            <w:webHidden/>
          </w:rPr>
          <w:instrText xml:space="preserve"> PAGEREF _Toc203384045 \h </w:instrText>
        </w:r>
        <w:r>
          <w:rPr>
            <w:noProof/>
            <w:webHidden/>
          </w:rPr>
        </w:r>
        <w:r>
          <w:rPr>
            <w:noProof/>
            <w:webHidden/>
          </w:rPr>
          <w:fldChar w:fldCharType="separate"/>
        </w:r>
        <w:r w:rsidR="009D560C">
          <w:rPr>
            <w:noProof/>
            <w:webHidden/>
          </w:rPr>
          <w:t>164</w:t>
        </w:r>
        <w:r>
          <w:rPr>
            <w:noProof/>
            <w:webHidden/>
          </w:rPr>
          <w:fldChar w:fldCharType="end"/>
        </w:r>
      </w:hyperlink>
    </w:p>
    <w:p w14:paraId="791A0C50" w14:textId="68BF91BC"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6" w:history="1">
        <w:r w:rsidRPr="005D5B87">
          <w:rPr>
            <w:rStyle w:val="Hyperlink"/>
            <w:noProof/>
            <w14:scene3d>
              <w14:camera w14:prst="orthographicFront"/>
              <w14:lightRig w14:rig="threePt" w14:dir="t">
                <w14:rot w14:lat="0" w14:lon="0" w14:rev="0"/>
              </w14:lightRig>
            </w14:scene3d>
          </w:rPr>
          <w:t>8.6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R_ProtoConv_TriggerXtoEthTx</w:t>
        </w:r>
        <w:r>
          <w:rPr>
            <w:noProof/>
            <w:webHidden/>
          </w:rPr>
          <w:tab/>
        </w:r>
        <w:r>
          <w:rPr>
            <w:noProof/>
            <w:webHidden/>
          </w:rPr>
          <w:fldChar w:fldCharType="begin"/>
        </w:r>
        <w:r>
          <w:rPr>
            <w:noProof/>
            <w:webHidden/>
          </w:rPr>
          <w:instrText xml:space="preserve"> PAGEREF _Toc203384046 \h </w:instrText>
        </w:r>
        <w:r>
          <w:rPr>
            <w:noProof/>
            <w:webHidden/>
          </w:rPr>
        </w:r>
        <w:r>
          <w:rPr>
            <w:noProof/>
            <w:webHidden/>
          </w:rPr>
          <w:fldChar w:fldCharType="separate"/>
        </w:r>
        <w:r w:rsidR="009D560C">
          <w:rPr>
            <w:noProof/>
            <w:webHidden/>
          </w:rPr>
          <w:t>165</w:t>
        </w:r>
        <w:r>
          <w:rPr>
            <w:noProof/>
            <w:webHidden/>
          </w:rPr>
          <w:fldChar w:fldCharType="end"/>
        </w:r>
      </w:hyperlink>
    </w:p>
    <w:p w14:paraId="77574E19" w14:textId="1846C9B1"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7" w:history="1">
        <w:r w:rsidRPr="005D5B87">
          <w:rPr>
            <w:rStyle w:val="Hyperlink"/>
            <w:noProof/>
            <w14:scene3d>
              <w14:camera w14:prst="orthographicFront"/>
              <w14:lightRig w14:rig="threePt" w14:dir="t">
                <w14:rot w14:lat="0" w14:lon="0" w14:rev="0"/>
              </w14:lightRig>
            </w14:scene3d>
          </w:rPr>
          <w:t>8.7</w:t>
        </w:r>
        <w:r>
          <w:rPr>
            <w:rFonts w:asciiTheme="minorHAnsi" w:eastAsiaTheme="minorEastAsia" w:hAnsiTheme="minorHAnsi" w:cstheme="minorBidi"/>
            <w:noProof/>
            <w:sz w:val="24"/>
            <w:lang w:eastAsia="en-US"/>
            <w14:ligatures w14:val="standardContextual"/>
          </w:rPr>
          <w:tab/>
        </w:r>
        <w:r w:rsidRPr="005D5B87">
          <w:rPr>
            <w:rStyle w:val="Hyperlink"/>
            <w:noProof/>
          </w:rPr>
          <w:t>R_ProtoConv_Mainfunction</w:t>
        </w:r>
        <w:r>
          <w:rPr>
            <w:noProof/>
            <w:webHidden/>
          </w:rPr>
          <w:tab/>
        </w:r>
        <w:r>
          <w:rPr>
            <w:noProof/>
            <w:webHidden/>
          </w:rPr>
          <w:fldChar w:fldCharType="begin"/>
        </w:r>
        <w:r>
          <w:rPr>
            <w:noProof/>
            <w:webHidden/>
          </w:rPr>
          <w:instrText xml:space="preserve"> PAGEREF _Toc203384047 \h </w:instrText>
        </w:r>
        <w:r>
          <w:rPr>
            <w:noProof/>
            <w:webHidden/>
          </w:rPr>
        </w:r>
        <w:r>
          <w:rPr>
            <w:noProof/>
            <w:webHidden/>
          </w:rPr>
          <w:fldChar w:fldCharType="separate"/>
        </w:r>
        <w:r w:rsidR="009D560C">
          <w:rPr>
            <w:noProof/>
            <w:webHidden/>
          </w:rPr>
          <w:t>166</w:t>
        </w:r>
        <w:r>
          <w:rPr>
            <w:noProof/>
            <w:webHidden/>
          </w:rPr>
          <w:fldChar w:fldCharType="end"/>
        </w:r>
      </w:hyperlink>
    </w:p>
    <w:p w14:paraId="6B5C0ACB" w14:textId="6EB45075"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8" w:history="1">
        <w:r w:rsidRPr="005D5B87">
          <w:rPr>
            <w:rStyle w:val="Hyperlink"/>
            <w:noProof/>
            <w14:scene3d>
              <w14:camera w14:prst="orthographicFront"/>
              <w14:lightRig w14:rig="threePt" w14:dir="t">
                <w14:rot w14:lat="0" w14:lon="0" w14:rev="0"/>
              </w14:lightRig>
            </w14:scene3d>
          </w:rPr>
          <w:t>8.8</w:t>
        </w:r>
        <w:r>
          <w:rPr>
            <w:rFonts w:asciiTheme="minorHAnsi" w:eastAsiaTheme="minorEastAsia" w:hAnsiTheme="minorHAnsi" w:cstheme="minorBidi"/>
            <w:noProof/>
            <w:sz w:val="24"/>
            <w:lang w:eastAsia="en-US"/>
            <w14:ligatures w14:val="standardContextual"/>
          </w:rPr>
          <w:tab/>
        </w:r>
        <w:r w:rsidRPr="005D5B87">
          <w:rPr>
            <w:rStyle w:val="Hyperlink"/>
            <w:noProof/>
          </w:rPr>
          <w:t>R_ProtoConv_EthtoX</w:t>
        </w:r>
        <w:r>
          <w:rPr>
            <w:noProof/>
            <w:webHidden/>
          </w:rPr>
          <w:tab/>
        </w:r>
        <w:r>
          <w:rPr>
            <w:noProof/>
            <w:webHidden/>
          </w:rPr>
          <w:fldChar w:fldCharType="begin"/>
        </w:r>
        <w:r>
          <w:rPr>
            <w:noProof/>
            <w:webHidden/>
          </w:rPr>
          <w:instrText xml:space="preserve"> PAGEREF _Toc203384048 \h </w:instrText>
        </w:r>
        <w:r>
          <w:rPr>
            <w:noProof/>
            <w:webHidden/>
          </w:rPr>
        </w:r>
        <w:r>
          <w:rPr>
            <w:noProof/>
            <w:webHidden/>
          </w:rPr>
          <w:fldChar w:fldCharType="separate"/>
        </w:r>
        <w:r w:rsidR="009D560C">
          <w:rPr>
            <w:noProof/>
            <w:webHidden/>
          </w:rPr>
          <w:t>167</w:t>
        </w:r>
        <w:r>
          <w:rPr>
            <w:noProof/>
            <w:webHidden/>
          </w:rPr>
          <w:fldChar w:fldCharType="end"/>
        </w:r>
      </w:hyperlink>
    </w:p>
    <w:p w14:paraId="4516F55F" w14:textId="167F8B72"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49" w:history="1">
        <w:r w:rsidRPr="005D5B87">
          <w:rPr>
            <w:rStyle w:val="Hyperlink"/>
            <w:noProof/>
            <w:lang w:val="en-GB"/>
            <w14:scene3d>
              <w14:camera w14:prst="orthographicFront"/>
              <w14:lightRig w14:rig="threePt" w14:dir="t">
                <w14:rot w14:lat="0" w14:lon="0" w14:rev="0"/>
              </w14:lightRig>
            </w14:scene3d>
          </w:rPr>
          <w:t>8.9</w:t>
        </w:r>
        <w:r>
          <w:rPr>
            <w:rFonts w:asciiTheme="minorHAnsi" w:eastAsiaTheme="minorEastAsia" w:hAnsiTheme="minorHAnsi" w:cstheme="minorBidi"/>
            <w:noProof/>
            <w:sz w:val="24"/>
            <w:lang w:eastAsia="en-US"/>
            <w14:ligatures w14:val="standardContextual"/>
          </w:rPr>
          <w:tab/>
        </w:r>
        <w:r w:rsidRPr="005D5B87">
          <w:rPr>
            <w:rStyle w:val="Hyperlink"/>
            <w:noProof/>
          </w:rPr>
          <w:t>R_ProtoConv_GetSendStatus</w:t>
        </w:r>
        <w:r>
          <w:rPr>
            <w:noProof/>
            <w:webHidden/>
          </w:rPr>
          <w:tab/>
        </w:r>
        <w:r>
          <w:rPr>
            <w:noProof/>
            <w:webHidden/>
          </w:rPr>
          <w:fldChar w:fldCharType="begin"/>
        </w:r>
        <w:r>
          <w:rPr>
            <w:noProof/>
            <w:webHidden/>
          </w:rPr>
          <w:instrText xml:space="preserve"> PAGEREF _Toc203384049 \h </w:instrText>
        </w:r>
        <w:r>
          <w:rPr>
            <w:noProof/>
            <w:webHidden/>
          </w:rPr>
        </w:r>
        <w:r>
          <w:rPr>
            <w:noProof/>
            <w:webHidden/>
          </w:rPr>
          <w:fldChar w:fldCharType="separate"/>
        </w:r>
        <w:r w:rsidR="009D560C">
          <w:rPr>
            <w:noProof/>
            <w:webHidden/>
          </w:rPr>
          <w:t>169</w:t>
        </w:r>
        <w:r>
          <w:rPr>
            <w:noProof/>
            <w:webHidden/>
          </w:rPr>
          <w:fldChar w:fldCharType="end"/>
        </w:r>
      </w:hyperlink>
    </w:p>
    <w:p w14:paraId="1CD01F72" w14:textId="36156078"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0" w:history="1">
        <w:r w:rsidRPr="005D5B87">
          <w:rPr>
            <w:rStyle w:val="Hyperlink"/>
            <w:noProof/>
            <w14:scene3d>
              <w14:camera w14:prst="orthographicFront"/>
              <w14:lightRig w14:rig="threePt" w14:dir="t">
                <w14:rot w14:lat="0" w14:lon="0" w14:rev="0"/>
              </w14:lightRig>
            </w14:scene3d>
          </w:rPr>
          <w:t>8.10</w:t>
        </w:r>
        <w:r>
          <w:rPr>
            <w:rFonts w:asciiTheme="minorHAnsi" w:eastAsiaTheme="minorEastAsia" w:hAnsiTheme="minorHAnsi" w:cstheme="minorBidi"/>
            <w:noProof/>
            <w:sz w:val="24"/>
            <w:lang w:eastAsia="en-US"/>
            <w14:ligatures w14:val="standardContextual"/>
          </w:rPr>
          <w:tab/>
        </w:r>
        <w:r w:rsidRPr="005D5B87">
          <w:rPr>
            <w:rStyle w:val="Hyperlink"/>
            <w:noProof/>
          </w:rPr>
          <w:t>R_ProtoConv_UpdateSendStatus</w:t>
        </w:r>
        <w:r>
          <w:rPr>
            <w:noProof/>
            <w:webHidden/>
          </w:rPr>
          <w:tab/>
        </w:r>
        <w:r>
          <w:rPr>
            <w:noProof/>
            <w:webHidden/>
          </w:rPr>
          <w:fldChar w:fldCharType="begin"/>
        </w:r>
        <w:r>
          <w:rPr>
            <w:noProof/>
            <w:webHidden/>
          </w:rPr>
          <w:instrText xml:space="preserve"> PAGEREF _Toc203384050 \h </w:instrText>
        </w:r>
        <w:r>
          <w:rPr>
            <w:noProof/>
            <w:webHidden/>
          </w:rPr>
        </w:r>
        <w:r>
          <w:rPr>
            <w:noProof/>
            <w:webHidden/>
          </w:rPr>
          <w:fldChar w:fldCharType="separate"/>
        </w:r>
        <w:r w:rsidR="009D560C">
          <w:rPr>
            <w:noProof/>
            <w:webHidden/>
          </w:rPr>
          <w:t>170</w:t>
        </w:r>
        <w:r>
          <w:rPr>
            <w:noProof/>
            <w:webHidden/>
          </w:rPr>
          <w:fldChar w:fldCharType="end"/>
        </w:r>
      </w:hyperlink>
    </w:p>
    <w:p w14:paraId="77531B66" w14:textId="6D229D14"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1" w:history="1">
        <w:r w:rsidRPr="005D5B87">
          <w:rPr>
            <w:rStyle w:val="Hyperlink"/>
            <w:noProof/>
            <w14:scene3d>
              <w14:camera w14:prst="orthographicFront"/>
              <w14:lightRig w14:rig="threePt" w14:dir="t">
                <w14:rot w14:lat="0" w14:lon="0" w14:rev="0"/>
              </w14:lightRig>
            </w14:scene3d>
          </w:rPr>
          <w:t>8.11</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R_ProtoConv_EnqueueCan</w:t>
        </w:r>
        <w:r>
          <w:rPr>
            <w:noProof/>
            <w:webHidden/>
          </w:rPr>
          <w:tab/>
        </w:r>
        <w:r>
          <w:rPr>
            <w:noProof/>
            <w:webHidden/>
          </w:rPr>
          <w:fldChar w:fldCharType="begin"/>
        </w:r>
        <w:r>
          <w:rPr>
            <w:noProof/>
            <w:webHidden/>
          </w:rPr>
          <w:instrText xml:space="preserve"> PAGEREF _Toc203384051 \h </w:instrText>
        </w:r>
        <w:r>
          <w:rPr>
            <w:noProof/>
            <w:webHidden/>
          </w:rPr>
        </w:r>
        <w:r>
          <w:rPr>
            <w:noProof/>
            <w:webHidden/>
          </w:rPr>
          <w:fldChar w:fldCharType="separate"/>
        </w:r>
        <w:r w:rsidR="009D560C">
          <w:rPr>
            <w:noProof/>
            <w:webHidden/>
          </w:rPr>
          <w:t>171</w:t>
        </w:r>
        <w:r>
          <w:rPr>
            <w:noProof/>
            <w:webHidden/>
          </w:rPr>
          <w:fldChar w:fldCharType="end"/>
        </w:r>
      </w:hyperlink>
    </w:p>
    <w:p w14:paraId="4A4F00BB" w14:textId="63F0FF06"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2" w:history="1">
        <w:r w:rsidRPr="005D5B87">
          <w:rPr>
            <w:rStyle w:val="Hyperlink"/>
            <w:noProof/>
            <w14:scene3d>
              <w14:camera w14:prst="orthographicFront"/>
              <w14:lightRig w14:rig="threePt" w14:dir="t">
                <w14:rot w14:lat="0" w14:lon="0" w14:rev="0"/>
              </w14:lightRig>
            </w14:scene3d>
          </w:rPr>
          <w:t>8.12</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R_ProtoConv_EnqueueLin</w:t>
        </w:r>
        <w:r>
          <w:rPr>
            <w:noProof/>
            <w:webHidden/>
          </w:rPr>
          <w:tab/>
        </w:r>
        <w:r>
          <w:rPr>
            <w:noProof/>
            <w:webHidden/>
          </w:rPr>
          <w:fldChar w:fldCharType="begin"/>
        </w:r>
        <w:r>
          <w:rPr>
            <w:noProof/>
            <w:webHidden/>
          </w:rPr>
          <w:instrText xml:space="preserve"> PAGEREF _Toc203384052 \h </w:instrText>
        </w:r>
        <w:r>
          <w:rPr>
            <w:noProof/>
            <w:webHidden/>
          </w:rPr>
        </w:r>
        <w:r>
          <w:rPr>
            <w:noProof/>
            <w:webHidden/>
          </w:rPr>
          <w:fldChar w:fldCharType="separate"/>
        </w:r>
        <w:r w:rsidR="009D560C">
          <w:rPr>
            <w:noProof/>
            <w:webHidden/>
          </w:rPr>
          <w:t>172</w:t>
        </w:r>
        <w:r>
          <w:rPr>
            <w:noProof/>
            <w:webHidden/>
          </w:rPr>
          <w:fldChar w:fldCharType="end"/>
        </w:r>
      </w:hyperlink>
    </w:p>
    <w:p w14:paraId="53DBD655" w14:textId="2F7485A3"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3" w:history="1">
        <w:r w:rsidRPr="005D5B87">
          <w:rPr>
            <w:rStyle w:val="Hyperlink"/>
            <w:noProof/>
            <w14:scene3d>
              <w14:camera w14:prst="orthographicFront"/>
              <w14:lightRig w14:rig="threePt" w14:dir="t">
                <w14:rot w14:lat="0" w14:lon="0" w14:rev="0"/>
              </w14:lightRig>
            </w14:scene3d>
          </w:rPr>
          <w:t>8.13</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R_ProtoConv_EnqueuePort</w:t>
        </w:r>
        <w:r>
          <w:rPr>
            <w:noProof/>
            <w:webHidden/>
          </w:rPr>
          <w:tab/>
        </w:r>
        <w:r>
          <w:rPr>
            <w:noProof/>
            <w:webHidden/>
          </w:rPr>
          <w:fldChar w:fldCharType="begin"/>
        </w:r>
        <w:r>
          <w:rPr>
            <w:noProof/>
            <w:webHidden/>
          </w:rPr>
          <w:instrText xml:space="preserve"> PAGEREF _Toc203384053 \h </w:instrText>
        </w:r>
        <w:r>
          <w:rPr>
            <w:noProof/>
            <w:webHidden/>
          </w:rPr>
        </w:r>
        <w:r>
          <w:rPr>
            <w:noProof/>
            <w:webHidden/>
          </w:rPr>
          <w:fldChar w:fldCharType="separate"/>
        </w:r>
        <w:r w:rsidR="009D560C">
          <w:rPr>
            <w:noProof/>
            <w:webHidden/>
          </w:rPr>
          <w:t>173</w:t>
        </w:r>
        <w:r>
          <w:rPr>
            <w:noProof/>
            <w:webHidden/>
          </w:rPr>
          <w:fldChar w:fldCharType="end"/>
        </w:r>
      </w:hyperlink>
    </w:p>
    <w:p w14:paraId="33BA50E6" w14:textId="24378CBE"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4" w:history="1">
        <w:r w:rsidRPr="005D5B87">
          <w:rPr>
            <w:rStyle w:val="Hyperlink"/>
            <w:noProof/>
            <w14:scene3d>
              <w14:camera w14:prst="orthographicFront"/>
              <w14:lightRig w14:rig="threePt" w14:dir="t">
                <w14:rot w14:lat="0" w14:lon="0" w14:rev="0"/>
              </w14:lightRig>
            </w14:scene3d>
          </w:rPr>
          <w:t>8.14</w:t>
        </w:r>
        <w:r>
          <w:rPr>
            <w:rFonts w:asciiTheme="minorHAnsi" w:eastAsiaTheme="minorEastAsia" w:hAnsiTheme="minorHAnsi" w:cstheme="minorBidi"/>
            <w:noProof/>
            <w:sz w:val="24"/>
            <w:lang w:eastAsia="en-US"/>
            <w14:ligatures w14:val="standardContextual"/>
          </w:rPr>
          <w:tab/>
        </w:r>
        <w:r w:rsidRPr="005D5B87">
          <w:rPr>
            <w:rStyle w:val="Hyperlink"/>
            <w:noProof/>
          </w:rPr>
          <w:t>R_ProtoConv_EnqueueEth</w:t>
        </w:r>
        <w:r>
          <w:rPr>
            <w:noProof/>
            <w:webHidden/>
          </w:rPr>
          <w:tab/>
        </w:r>
        <w:r>
          <w:rPr>
            <w:noProof/>
            <w:webHidden/>
          </w:rPr>
          <w:fldChar w:fldCharType="begin"/>
        </w:r>
        <w:r>
          <w:rPr>
            <w:noProof/>
            <w:webHidden/>
          </w:rPr>
          <w:instrText xml:space="preserve"> PAGEREF _Toc203384054 \h </w:instrText>
        </w:r>
        <w:r>
          <w:rPr>
            <w:noProof/>
            <w:webHidden/>
          </w:rPr>
        </w:r>
        <w:r>
          <w:rPr>
            <w:noProof/>
            <w:webHidden/>
          </w:rPr>
          <w:fldChar w:fldCharType="separate"/>
        </w:r>
        <w:r w:rsidR="009D560C">
          <w:rPr>
            <w:noProof/>
            <w:webHidden/>
          </w:rPr>
          <w:t>174</w:t>
        </w:r>
        <w:r>
          <w:rPr>
            <w:noProof/>
            <w:webHidden/>
          </w:rPr>
          <w:fldChar w:fldCharType="end"/>
        </w:r>
      </w:hyperlink>
    </w:p>
    <w:p w14:paraId="0DBE4F1D" w14:textId="021F164A"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5" w:history="1">
        <w:r w:rsidRPr="005D5B87">
          <w:rPr>
            <w:rStyle w:val="Hyperlink"/>
            <w:noProof/>
            <w14:scene3d>
              <w14:camera w14:prst="orthographicFront"/>
              <w14:lightRig w14:rig="threePt" w14:dir="t">
                <w14:rot w14:lat="0" w14:lon="0" w14:rev="0"/>
              </w14:lightRig>
            </w14:scene3d>
          </w:rPr>
          <w:t>8.15</w:t>
        </w:r>
        <w:r>
          <w:rPr>
            <w:rFonts w:asciiTheme="minorHAnsi" w:eastAsiaTheme="minorEastAsia" w:hAnsiTheme="minorHAnsi" w:cstheme="minorBidi"/>
            <w:noProof/>
            <w:sz w:val="24"/>
            <w:lang w:eastAsia="en-US"/>
            <w14:ligatures w14:val="standardContextual"/>
          </w:rPr>
          <w:tab/>
        </w:r>
        <w:r w:rsidRPr="005D5B87">
          <w:rPr>
            <w:rStyle w:val="Hyperlink"/>
            <w:noProof/>
          </w:rPr>
          <w:t>R_ProtoConv_DequeueEth</w:t>
        </w:r>
        <w:r>
          <w:rPr>
            <w:noProof/>
            <w:webHidden/>
          </w:rPr>
          <w:tab/>
        </w:r>
        <w:r>
          <w:rPr>
            <w:noProof/>
            <w:webHidden/>
          </w:rPr>
          <w:fldChar w:fldCharType="begin"/>
        </w:r>
        <w:r>
          <w:rPr>
            <w:noProof/>
            <w:webHidden/>
          </w:rPr>
          <w:instrText xml:space="preserve"> PAGEREF _Toc203384055 \h </w:instrText>
        </w:r>
        <w:r>
          <w:rPr>
            <w:noProof/>
            <w:webHidden/>
          </w:rPr>
        </w:r>
        <w:r>
          <w:rPr>
            <w:noProof/>
            <w:webHidden/>
          </w:rPr>
          <w:fldChar w:fldCharType="separate"/>
        </w:r>
        <w:r w:rsidR="009D560C">
          <w:rPr>
            <w:noProof/>
            <w:webHidden/>
          </w:rPr>
          <w:t>175</w:t>
        </w:r>
        <w:r>
          <w:rPr>
            <w:noProof/>
            <w:webHidden/>
          </w:rPr>
          <w:fldChar w:fldCharType="end"/>
        </w:r>
      </w:hyperlink>
    </w:p>
    <w:p w14:paraId="58EDD0EB" w14:textId="7DA6D05F"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6" w:history="1">
        <w:r w:rsidRPr="005D5B87">
          <w:rPr>
            <w:rStyle w:val="Hyperlink"/>
            <w:noProof/>
            <w14:scene3d>
              <w14:camera w14:prst="orthographicFront"/>
              <w14:lightRig w14:rig="threePt" w14:dir="t">
                <w14:rot w14:lat="0" w14:lon="0" w14:rev="0"/>
              </w14:lightRig>
            </w14:scene3d>
          </w:rPr>
          <w:t>8.16</w:t>
        </w:r>
        <w:r>
          <w:rPr>
            <w:rFonts w:asciiTheme="minorHAnsi" w:eastAsiaTheme="minorEastAsia" w:hAnsiTheme="minorHAnsi" w:cstheme="minorBidi"/>
            <w:noProof/>
            <w:sz w:val="24"/>
            <w:lang w:eastAsia="en-US"/>
            <w14:ligatures w14:val="standardContextual"/>
          </w:rPr>
          <w:tab/>
        </w:r>
        <w:r w:rsidRPr="005D5B87">
          <w:rPr>
            <w:rStyle w:val="Hyperlink"/>
            <w:noProof/>
          </w:rPr>
          <w:t>R_ProtoConv_TriggerQueueDataXtoEth</w:t>
        </w:r>
        <w:r>
          <w:rPr>
            <w:noProof/>
            <w:webHidden/>
          </w:rPr>
          <w:tab/>
        </w:r>
        <w:r>
          <w:rPr>
            <w:noProof/>
            <w:webHidden/>
          </w:rPr>
          <w:fldChar w:fldCharType="begin"/>
        </w:r>
        <w:r>
          <w:rPr>
            <w:noProof/>
            <w:webHidden/>
          </w:rPr>
          <w:instrText xml:space="preserve"> PAGEREF _Toc203384056 \h </w:instrText>
        </w:r>
        <w:r>
          <w:rPr>
            <w:noProof/>
            <w:webHidden/>
          </w:rPr>
        </w:r>
        <w:r>
          <w:rPr>
            <w:noProof/>
            <w:webHidden/>
          </w:rPr>
          <w:fldChar w:fldCharType="separate"/>
        </w:r>
        <w:r w:rsidR="009D560C">
          <w:rPr>
            <w:noProof/>
            <w:webHidden/>
          </w:rPr>
          <w:t>176</w:t>
        </w:r>
        <w:r>
          <w:rPr>
            <w:noProof/>
            <w:webHidden/>
          </w:rPr>
          <w:fldChar w:fldCharType="end"/>
        </w:r>
      </w:hyperlink>
    </w:p>
    <w:p w14:paraId="3674A8DB" w14:textId="0394D543"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57" w:history="1">
        <w:r w:rsidRPr="005D5B87">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Resource Usage</w:t>
        </w:r>
        <w:r>
          <w:rPr>
            <w:noProof/>
            <w:webHidden/>
          </w:rPr>
          <w:tab/>
        </w:r>
        <w:r>
          <w:rPr>
            <w:noProof/>
            <w:webHidden/>
          </w:rPr>
          <w:fldChar w:fldCharType="begin"/>
        </w:r>
        <w:r>
          <w:rPr>
            <w:noProof/>
            <w:webHidden/>
          </w:rPr>
          <w:instrText xml:space="preserve"> PAGEREF _Toc203384057 \h </w:instrText>
        </w:r>
        <w:r>
          <w:rPr>
            <w:noProof/>
            <w:webHidden/>
          </w:rPr>
        </w:r>
        <w:r>
          <w:rPr>
            <w:noProof/>
            <w:webHidden/>
          </w:rPr>
          <w:fldChar w:fldCharType="separate"/>
        </w:r>
        <w:r w:rsidR="009D560C">
          <w:rPr>
            <w:noProof/>
            <w:webHidden/>
          </w:rPr>
          <w:t>177</w:t>
        </w:r>
        <w:r>
          <w:rPr>
            <w:noProof/>
            <w:webHidden/>
          </w:rPr>
          <w:fldChar w:fldCharType="end"/>
        </w:r>
      </w:hyperlink>
    </w:p>
    <w:p w14:paraId="347E9919" w14:textId="7FC62269"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8" w:history="1">
        <w:r w:rsidRPr="005D5B87">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sz w:val="24"/>
            <w:lang w:eastAsia="en-US"/>
            <w14:ligatures w14:val="standardContextual"/>
          </w:rPr>
          <w:tab/>
        </w:r>
        <w:r w:rsidRPr="005D5B87">
          <w:rPr>
            <w:rStyle w:val="Hyperlink"/>
            <w:noProof/>
          </w:rPr>
          <w:t>Hardware Function List</w:t>
        </w:r>
        <w:r>
          <w:rPr>
            <w:noProof/>
            <w:webHidden/>
          </w:rPr>
          <w:tab/>
        </w:r>
        <w:r>
          <w:rPr>
            <w:noProof/>
            <w:webHidden/>
          </w:rPr>
          <w:fldChar w:fldCharType="begin"/>
        </w:r>
        <w:r>
          <w:rPr>
            <w:noProof/>
            <w:webHidden/>
          </w:rPr>
          <w:instrText xml:space="preserve"> PAGEREF _Toc203384058 \h </w:instrText>
        </w:r>
        <w:r>
          <w:rPr>
            <w:noProof/>
            <w:webHidden/>
          </w:rPr>
        </w:r>
        <w:r>
          <w:rPr>
            <w:noProof/>
            <w:webHidden/>
          </w:rPr>
          <w:fldChar w:fldCharType="separate"/>
        </w:r>
        <w:r w:rsidR="009D560C">
          <w:rPr>
            <w:noProof/>
            <w:webHidden/>
          </w:rPr>
          <w:t>177</w:t>
        </w:r>
        <w:r>
          <w:rPr>
            <w:noProof/>
            <w:webHidden/>
          </w:rPr>
          <w:fldChar w:fldCharType="end"/>
        </w:r>
      </w:hyperlink>
    </w:p>
    <w:p w14:paraId="77C42F1E" w14:textId="6F230363"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59" w:history="1">
        <w:r w:rsidRPr="005D5B87">
          <w:rPr>
            <w:rStyle w:val="Hyperlink"/>
            <w:rFonts w:eastAsia="Meiryo UI"/>
            <w:noProof/>
            <w14:scene3d>
              <w14:camera w14:prst="orthographicFront"/>
              <w14:lightRig w14:rig="threePt" w14:dir="t">
                <w14:rot w14:lat="0" w14:lon="0" w14:rev="0"/>
              </w14:lightRig>
            </w14:scene3d>
          </w:rPr>
          <w:t>9.2</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Code Size</w:t>
        </w:r>
        <w:r>
          <w:rPr>
            <w:noProof/>
            <w:webHidden/>
          </w:rPr>
          <w:tab/>
        </w:r>
        <w:r>
          <w:rPr>
            <w:noProof/>
            <w:webHidden/>
          </w:rPr>
          <w:fldChar w:fldCharType="begin"/>
        </w:r>
        <w:r>
          <w:rPr>
            <w:noProof/>
            <w:webHidden/>
          </w:rPr>
          <w:instrText xml:space="preserve"> PAGEREF _Toc203384059 \h </w:instrText>
        </w:r>
        <w:r>
          <w:rPr>
            <w:noProof/>
            <w:webHidden/>
          </w:rPr>
        </w:r>
        <w:r>
          <w:rPr>
            <w:noProof/>
            <w:webHidden/>
          </w:rPr>
          <w:fldChar w:fldCharType="separate"/>
        </w:r>
        <w:r w:rsidR="009D560C">
          <w:rPr>
            <w:noProof/>
            <w:webHidden/>
          </w:rPr>
          <w:t>177</w:t>
        </w:r>
        <w:r>
          <w:rPr>
            <w:noProof/>
            <w:webHidden/>
          </w:rPr>
          <w:fldChar w:fldCharType="end"/>
        </w:r>
      </w:hyperlink>
    </w:p>
    <w:p w14:paraId="3C508656" w14:textId="2D45E6E0"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60" w:history="1">
        <w:r w:rsidRPr="005D5B87">
          <w:rPr>
            <w:rStyle w:val="Hyperlink"/>
            <w:rFonts w:eastAsia="Meiryo UI"/>
            <w:noProof/>
            <w14:scene3d>
              <w14:camera w14:prst="orthographicFront"/>
              <w14:lightRig w14:rig="threePt" w14:dir="t">
                <w14:rot w14:lat="0" w14:lon="0" w14:rev="0"/>
              </w14:lightRig>
            </w14:scene3d>
          </w:rPr>
          <w:t>9.3</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Stack Size</w:t>
        </w:r>
        <w:r>
          <w:rPr>
            <w:noProof/>
            <w:webHidden/>
          </w:rPr>
          <w:tab/>
        </w:r>
        <w:r>
          <w:rPr>
            <w:noProof/>
            <w:webHidden/>
          </w:rPr>
          <w:fldChar w:fldCharType="begin"/>
        </w:r>
        <w:r>
          <w:rPr>
            <w:noProof/>
            <w:webHidden/>
          </w:rPr>
          <w:instrText xml:space="preserve"> PAGEREF _Toc203384060 \h </w:instrText>
        </w:r>
        <w:r>
          <w:rPr>
            <w:noProof/>
            <w:webHidden/>
          </w:rPr>
        </w:r>
        <w:r>
          <w:rPr>
            <w:noProof/>
            <w:webHidden/>
          </w:rPr>
          <w:fldChar w:fldCharType="separate"/>
        </w:r>
        <w:r w:rsidR="009D560C">
          <w:rPr>
            <w:noProof/>
            <w:webHidden/>
          </w:rPr>
          <w:t>177</w:t>
        </w:r>
        <w:r>
          <w:rPr>
            <w:noProof/>
            <w:webHidden/>
          </w:rPr>
          <w:fldChar w:fldCharType="end"/>
        </w:r>
      </w:hyperlink>
    </w:p>
    <w:p w14:paraId="783E7591" w14:textId="6DB6E73B"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61" w:history="1">
        <w:r w:rsidRPr="005D5B87">
          <w:rPr>
            <w:rStyle w:val="Hyperlink"/>
            <w:rFonts w:eastAsia="Meiryo UI"/>
            <w:noProof/>
            <w14:scene3d>
              <w14:camera w14:prst="orthographicFront"/>
              <w14:lightRig w14:rig="threePt" w14:dir="t">
                <w14:rot w14:lat="0" w14:lon="0" w14:rev="0"/>
              </w14:lightRig>
            </w14:scene3d>
          </w:rPr>
          <w:t>9.4</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Execution Time</w:t>
        </w:r>
        <w:r>
          <w:rPr>
            <w:noProof/>
            <w:webHidden/>
          </w:rPr>
          <w:tab/>
        </w:r>
        <w:r>
          <w:rPr>
            <w:noProof/>
            <w:webHidden/>
          </w:rPr>
          <w:fldChar w:fldCharType="begin"/>
        </w:r>
        <w:r>
          <w:rPr>
            <w:noProof/>
            <w:webHidden/>
          </w:rPr>
          <w:instrText xml:space="preserve"> PAGEREF _Toc203384061 \h </w:instrText>
        </w:r>
        <w:r>
          <w:rPr>
            <w:noProof/>
            <w:webHidden/>
          </w:rPr>
        </w:r>
        <w:r>
          <w:rPr>
            <w:noProof/>
            <w:webHidden/>
          </w:rPr>
          <w:fldChar w:fldCharType="separate"/>
        </w:r>
        <w:r w:rsidR="009D560C">
          <w:rPr>
            <w:noProof/>
            <w:webHidden/>
          </w:rPr>
          <w:t>177</w:t>
        </w:r>
        <w:r>
          <w:rPr>
            <w:noProof/>
            <w:webHidden/>
          </w:rPr>
          <w:fldChar w:fldCharType="end"/>
        </w:r>
      </w:hyperlink>
    </w:p>
    <w:p w14:paraId="0F314433" w14:textId="1CD1A3B1" w:rsidR="00A40830" w:rsidRDefault="00A40830">
      <w:pPr>
        <w:pStyle w:val="TOC2"/>
        <w:rPr>
          <w:rFonts w:asciiTheme="minorHAnsi" w:eastAsiaTheme="minorEastAsia" w:hAnsiTheme="minorHAnsi" w:cstheme="minorBidi"/>
          <w:noProof/>
          <w:sz w:val="24"/>
          <w:lang w:eastAsia="en-US"/>
          <w14:ligatures w14:val="standardContextual"/>
        </w:rPr>
      </w:pPr>
      <w:hyperlink w:anchor="_Toc203384062" w:history="1">
        <w:r w:rsidRPr="005D5B87">
          <w:rPr>
            <w:rStyle w:val="Hyperlink"/>
            <w:rFonts w:eastAsia="Meiryo UI"/>
            <w:noProof/>
            <w14:scene3d>
              <w14:camera w14:prst="orthographicFront"/>
              <w14:lightRig w14:rig="threePt" w14:dir="t">
                <w14:rot w14:lat="0" w14:lon="0" w14:rev="0"/>
              </w14:lightRig>
            </w14:scene3d>
          </w:rPr>
          <w:t>9.5</w:t>
        </w:r>
        <w:r>
          <w:rPr>
            <w:rFonts w:asciiTheme="minorHAnsi" w:eastAsiaTheme="minorEastAsia" w:hAnsiTheme="minorHAnsi" w:cstheme="minorBidi"/>
            <w:noProof/>
            <w:sz w:val="24"/>
            <w:lang w:eastAsia="en-US"/>
            <w14:ligatures w14:val="standardContextual"/>
          </w:rPr>
          <w:tab/>
        </w:r>
        <w:r w:rsidRPr="005D5B87">
          <w:rPr>
            <w:rStyle w:val="Hyperlink"/>
            <w:rFonts w:eastAsia="Meiryo UI"/>
            <w:noProof/>
          </w:rPr>
          <w:t>Memory Map</w:t>
        </w:r>
        <w:r>
          <w:rPr>
            <w:noProof/>
            <w:webHidden/>
          </w:rPr>
          <w:tab/>
        </w:r>
        <w:r>
          <w:rPr>
            <w:noProof/>
            <w:webHidden/>
          </w:rPr>
          <w:fldChar w:fldCharType="begin"/>
        </w:r>
        <w:r>
          <w:rPr>
            <w:noProof/>
            <w:webHidden/>
          </w:rPr>
          <w:instrText xml:space="preserve"> PAGEREF _Toc203384062 \h </w:instrText>
        </w:r>
        <w:r>
          <w:rPr>
            <w:noProof/>
            <w:webHidden/>
          </w:rPr>
        </w:r>
        <w:r>
          <w:rPr>
            <w:noProof/>
            <w:webHidden/>
          </w:rPr>
          <w:fldChar w:fldCharType="separate"/>
        </w:r>
        <w:r w:rsidR="009D560C">
          <w:rPr>
            <w:noProof/>
            <w:webHidden/>
          </w:rPr>
          <w:t>177</w:t>
        </w:r>
        <w:r>
          <w:rPr>
            <w:noProof/>
            <w:webHidden/>
          </w:rPr>
          <w:fldChar w:fldCharType="end"/>
        </w:r>
      </w:hyperlink>
    </w:p>
    <w:p w14:paraId="70120A34" w14:textId="31818E73"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63" w:history="1">
        <w:r w:rsidRPr="005D5B87">
          <w:rPr>
            <w:rStyle w:val="Hyperlink"/>
            <w:noProof/>
            <w:lang w:val="en-GB"/>
          </w:rPr>
          <w:t>9.5.1</w:t>
        </w:r>
        <w:r>
          <w:rPr>
            <w:rFonts w:asciiTheme="minorHAnsi" w:eastAsiaTheme="minorEastAsia" w:hAnsiTheme="minorHAnsi" w:cstheme="minorBidi"/>
            <w:noProof/>
            <w:sz w:val="24"/>
            <w:lang w:eastAsia="en-US"/>
            <w14:ligatures w14:val="standardContextual"/>
          </w:rPr>
          <w:tab/>
        </w:r>
        <w:r w:rsidRPr="005D5B87">
          <w:rPr>
            <w:rStyle w:val="Hyperlink"/>
            <w:noProof/>
          </w:rPr>
          <w:t>RAM</w:t>
        </w:r>
        <w:r>
          <w:rPr>
            <w:noProof/>
            <w:webHidden/>
          </w:rPr>
          <w:tab/>
        </w:r>
        <w:r>
          <w:rPr>
            <w:noProof/>
            <w:webHidden/>
          </w:rPr>
          <w:fldChar w:fldCharType="begin"/>
        </w:r>
        <w:r>
          <w:rPr>
            <w:noProof/>
            <w:webHidden/>
          </w:rPr>
          <w:instrText xml:space="preserve"> PAGEREF _Toc203384063 \h </w:instrText>
        </w:r>
        <w:r>
          <w:rPr>
            <w:noProof/>
            <w:webHidden/>
          </w:rPr>
        </w:r>
        <w:r>
          <w:rPr>
            <w:noProof/>
            <w:webHidden/>
          </w:rPr>
          <w:fldChar w:fldCharType="separate"/>
        </w:r>
        <w:r w:rsidR="009D560C">
          <w:rPr>
            <w:noProof/>
            <w:webHidden/>
          </w:rPr>
          <w:t>177</w:t>
        </w:r>
        <w:r>
          <w:rPr>
            <w:noProof/>
            <w:webHidden/>
          </w:rPr>
          <w:fldChar w:fldCharType="end"/>
        </w:r>
      </w:hyperlink>
    </w:p>
    <w:p w14:paraId="7F1E5723" w14:textId="5242A0C0" w:rsidR="00A40830" w:rsidRDefault="00A40830">
      <w:pPr>
        <w:pStyle w:val="TOC3"/>
        <w:rPr>
          <w:rFonts w:asciiTheme="minorHAnsi" w:eastAsiaTheme="minorEastAsia" w:hAnsiTheme="minorHAnsi" w:cstheme="minorBidi"/>
          <w:noProof/>
          <w:sz w:val="24"/>
          <w:lang w:eastAsia="en-US"/>
          <w14:ligatures w14:val="standardContextual"/>
        </w:rPr>
      </w:pPr>
      <w:hyperlink w:anchor="_Toc203384064" w:history="1">
        <w:r w:rsidRPr="005D5B87">
          <w:rPr>
            <w:rStyle w:val="Hyperlink"/>
            <w:noProof/>
            <w:lang w:val="en-GB"/>
          </w:rPr>
          <w:t>9.5.2</w:t>
        </w:r>
        <w:r>
          <w:rPr>
            <w:rFonts w:asciiTheme="minorHAnsi" w:eastAsiaTheme="minorEastAsia" w:hAnsiTheme="minorHAnsi" w:cstheme="minorBidi"/>
            <w:noProof/>
            <w:sz w:val="24"/>
            <w:lang w:eastAsia="en-US"/>
            <w14:ligatures w14:val="standardContextual"/>
          </w:rPr>
          <w:tab/>
        </w:r>
        <w:r w:rsidRPr="005D5B87">
          <w:rPr>
            <w:rStyle w:val="Hyperlink"/>
            <w:noProof/>
            <w:lang w:val="en-GB"/>
          </w:rPr>
          <w:t>ROM</w:t>
        </w:r>
        <w:r>
          <w:rPr>
            <w:noProof/>
            <w:webHidden/>
          </w:rPr>
          <w:tab/>
        </w:r>
        <w:r>
          <w:rPr>
            <w:noProof/>
            <w:webHidden/>
          </w:rPr>
          <w:fldChar w:fldCharType="begin"/>
        </w:r>
        <w:r>
          <w:rPr>
            <w:noProof/>
            <w:webHidden/>
          </w:rPr>
          <w:instrText xml:space="preserve"> PAGEREF _Toc203384064 \h </w:instrText>
        </w:r>
        <w:r>
          <w:rPr>
            <w:noProof/>
            <w:webHidden/>
          </w:rPr>
        </w:r>
        <w:r>
          <w:rPr>
            <w:noProof/>
            <w:webHidden/>
          </w:rPr>
          <w:fldChar w:fldCharType="separate"/>
        </w:r>
        <w:r w:rsidR="009D560C">
          <w:rPr>
            <w:noProof/>
            <w:webHidden/>
          </w:rPr>
          <w:t>177</w:t>
        </w:r>
        <w:r>
          <w:rPr>
            <w:noProof/>
            <w:webHidden/>
          </w:rPr>
          <w:fldChar w:fldCharType="end"/>
        </w:r>
      </w:hyperlink>
    </w:p>
    <w:p w14:paraId="4A01C96F" w14:textId="611DD0D2" w:rsidR="00A40830" w:rsidRDefault="00A40830">
      <w:pPr>
        <w:pStyle w:val="TOC1"/>
        <w:rPr>
          <w:rFonts w:asciiTheme="minorHAnsi" w:eastAsiaTheme="minorEastAsia" w:hAnsiTheme="minorHAnsi" w:cstheme="minorBidi"/>
          <w:noProof/>
          <w:kern w:val="2"/>
          <w:sz w:val="24"/>
          <w:szCs w:val="24"/>
          <w:lang w:eastAsia="en-US"/>
          <w14:ligatures w14:val="standardContextual"/>
        </w:rPr>
      </w:pPr>
      <w:hyperlink w:anchor="_Toc203384065" w:history="1">
        <w:r w:rsidRPr="005D5B87">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5D5B87">
          <w:rPr>
            <w:rStyle w:val="Hyperlink"/>
            <w:noProof/>
          </w:rPr>
          <w:t>Uncovered List</w:t>
        </w:r>
        <w:r>
          <w:rPr>
            <w:noProof/>
            <w:webHidden/>
          </w:rPr>
          <w:tab/>
        </w:r>
        <w:r>
          <w:rPr>
            <w:noProof/>
            <w:webHidden/>
          </w:rPr>
          <w:fldChar w:fldCharType="begin"/>
        </w:r>
        <w:r>
          <w:rPr>
            <w:noProof/>
            <w:webHidden/>
          </w:rPr>
          <w:instrText xml:space="preserve"> PAGEREF _Toc203384065 \h </w:instrText>
        </w:r>
        <w:r>
          <w:rPr>
            <w:noProof/>
            <w:webHidden/>
          </w:rPr>
        </w:r>
        <w:r>
          <w:rPr>
            <w:noProof/>
            <w:webHidden/>
          </w:rPr>
          <w:fldChar w:fldCharType="separate"/>
        </w:r>
        <w:r w:rsidR="009D560C">
          <w:rPr>
            <w:noProof/>
            <w:webHidden/>
          </w:rPr>
          <w:t>178</w:t>
        </w:r>
        <w:r>
          <w:rPr>
            <w:noProof/>
            <w:webHidden/>
          </w:rPr>
          <w:fldChar w:fldCharType="end"/>
        </w:r>
      </w:hyperlink>
    </w:p>
    <w:p w14:paraId="2C4BFACB" w14:textId="41DBE84C" w:rsidR="00AA1A2A" w:rsidRPr="00F05069" w:rsidRDefault="0008344C" w:rsidP="00684CC4">
      <w:pPr>
        <w:pStyle w:val="Heading1"/>
      </w:pPr>
      <w:r w:rsidRPr="00F05069">
        <w:lastRenderedPageBreak/>
        <w:fldChar w:fldCharType="end"/>
      </w:r>
      <w:bookmarkStart w:id="6" w:name="_Toc124258727"/>
      <w:bookmarkStart w:id="7" w:name="_Toc203383943"/>
      <w:r w:rsidR="00AA1A2A" w:rsidRPr="00F05069">
        <w:t>Introduction</w:t>
      </w:r>
      <w:bookmarkEnd w:id="6"/>
      <w:bookmarkEnd w:id="7"/>
    </w:p>
    <w:p w14:paraId="6CAB4381" w14:textId="5D34C729" w:rsidR="0008344C" w:rsidRPr="00516300" w:rsidRDefault="0008344C" w:rsidP="00171BEB">
      <w:pPr>
        <w:pStyle w:val="Heading2"/>
      </w:pPr>
      <w:bookmarkStart w:id="8" w:name="_Toc142665145"/>
      <w:bookmarkStart w:id="9" w:name="_Toc144543479"/>
      <w:bookmarkStart w:id="10" w:name="_Toc144543608"/>
      <w:bookmarkStart w:id="11" w:name="_Toc144543737"/>
      <w:bookmarkStart w:id="12" w:name="_Toc144821862"/>
      <w:bookmarkStart w:id="13" w:name="_Toc203383944"/>
      <w:bookmarkEnd w:id="8"/>
      <w:bookmarkEnd w:id="9"/>
      <w:bookmarkEnd w:id="10"/>
      <w:bookmarkEnd w:id="11"/>
      <w:bookmarkEnd w:id="12"/>
      <w:r w:rsidRPr="00516300">
        <w:t>Scope</w:t>
      </w:r>
      <w:bookmarkEnd w:id="13"/>
    </w:p>
    <w:p w14:paraId="60598C7C" w14:textId="3B940CAB" w:rsidR="002809F4" w:rsidRPr="002809F4" w:rsidRDefault="002809F4" w:rsidP="00032018">
      <w:pPr>
        <w:spacing w:after="120"/>
      </w:pPr>
      <w:r w:rsidRPr="002809F4">
        <w:t xml:space="preserve">This document </w:t>
      </w:r>
      <w:r w:rsidR="00F34513" w:rsidRPr="002809F4">
        <w:t>explains</w:t>
      </w:r>
      <w:r w:rsidRPr="002809F4">
        <w:t xml:space="preserve"> the Component Architecture Design of </w:t>
      </w:r>
      <w:r w:rsidR="0045362C">
        <w:t>Protocol Conversion</w:t>
      </w:r>
      <w:r w:rsidRPr="002809F4">
        <w:t>.</w:t>
      </w:r>
    </w:p>
    <w:p w14:paraId="666F6C87" w14:textId="7116D1AE" w:rsidR="002809F4" w:rsidRPr="002809F4" w:rsidRDefault="002809F4" w:rsidP="00032018">
      <w:pPr>
        <w:spacing w:after="120"/>
      </w:pPr>
      <w:bookmarkStart w:id="14" w:name="_Toc200452052"/>
      <w:r w:rsidRPr="002809F4">
        <w:t xml:space="preserve">To enable the design of each unit of </w:t>
      </w:r>
      <w:r w:rsidR="0045362C">
        <w:t>Protocol Conversion</w:t>
      </w:r>
      <w:r w:rsidRPr="002809F4">
        <w:t>, the following is defined.</w:t>
      </w:r>
    </w:p>
    <w:p w14:paraId="5BA35E11" w14:textId="77777777" w:rsidR="002809F4" w:rsidRPr="002809F4" w:rsidRDefault="002809F4" w:rsidP="005C4230">
      <w:r w:rsidRPr="002809F4">
        <w:t>- The functional specifications of each sub-component</w:t>
      </w:r>
    </w:p>
    <w:p w14:paraId="255CA904" w14:textId="77777777" w:rsidR="002809F4" w:rsidRPr="002809F4" w:rsidRDefault="002809F4" w:rsidP="000D256D">
      <w:r w:rsidRPr="002809F4">
        <w:t>- The interface specifications</w:t>
      </w:r>
    </w:p>
    <w:p w14:paraId="6ECCB513" w14:textId="77777777" w:rsidR="002809F4" w:rsidRPr="002809F4" w:rsidRDefault="002809F4" w:rsidP="00032018">
      <w:pPr>
        <w:spacing w:after="120"/>
      </w:pPr>
      <w:r w:rsidRPr="002809F4">
        <w:t>- etc.</w:t>
      </w:r>
    </w:p>
    <w:p w14:paraId="3E4B83B4" w14:textId="39B6E16D" w:rsidR="002809F4" w:rsidRDefault="002809F4" w:rsidP="00032018">
      <w:pPr>
        <w:spacing w:after="120"/>
      </w:pPr>
      <w:r w:rsidRPr="002809F4">
        <w:t xml:space="preserve">The peripheral modules related to </w:t>
      </w:r>
      <w:r w:rsidR="0045362C">
        <w:t>Protocol Conversion</w:t>
      </w:r>
      <w:r w:rsidR="00925A6B">
        <w:t xml:space="preserve"> </w:t>
      </w:r>
      <w:r w:rsidRPr="002809F4">
        <w:t>are shown below.</w:t>
      </w:r>
    </w:p>
    <w:p w14:paraId="503446E1" w14:textId="7E9EEF1C" w:rsidR="00F25C20" w:rsidRDefault="00861205" w:rsidP="00F25C20">
      <w:pPr>
        <w:spacing w:after="120"/>
        <w:jc w:val="center"/>
      </w:pPr>
      <w:r>
        <w:rPr>
          <w:noProof/>
        </w:rPr>
        <w:drawing>
          <wp:inline distT="0" distB="0" distL="0" distR="0" wp14:anchorId="3247F56B" wp14:editId="1EB3E33F">
            <wp:extent cx="6280369" cy="4632385"/>
            <wp:effectExtent l="0" t="0" r="6350" b="0"/>
            <wp:docPr id="21310134" name="図 3" descr="A screenshot of a computer&#10;&#10;Description automatically generated">
              <a:extLst xmlns:a="http://schemas.openxmlformats.org/drawingml/2006/main">
                <a:ext uri="{FF2B5EF4-FFF2-40B4-BE49-F238E27FC236}">
                  <a16:creationId xmlns:a16="http://schemas.microsoft.com/office/drawing/2014/main" id="{B7E021EE-869F-7D2C-3348-452CFA4C38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34" name="図 3" descr="A screenshot of a computer&#10;&#10;Description automatically generated">
                      <a:extLst>
                        <a:ext uri="{FF2B5EF4-FFF2-40B4-BE49-F238E27FC236}">
                          <a16:creationId xmlns:a16="http://schemas.microsoft.com/office/drawing/2014/main" id="{B7E021EE-869F-7D2C-3348-452CFA4C382A}"/>
                        </a:ext>
                      </a:extLst>
                    </pic:cNvPr>
                    <pic:cNvPicPr>
                      <a:picLocks noChangeAspect="1"/>
                    </pic:cNvPicPr>
                  </pic:nvPicPr>
                  <pic:blipFill>
                    <a:blip r:embed="rId12"/>
                    <a:stretch>
                      <a:fillRect/>
                    </a:stretch>
                  </pic:blipFill>
                  <pic:spPr>
                    <a:xfrm>
                      <a:off x="0" y="0"/>
                      <a:ext cx="6296764" cy="4644478"/>
                    </a:xfrm>
                    <a:prstGeom prst="rect">
                      <a:avLst/>
                    </a:prstGeom>
                  </pic:spPr>
                </pic:pic>
              </a:graphicData>
            </a:graphic>
          </wp:inline>
        </w:drawing>
      </w:r>
    </w:p>
    <w:p w14:paraId="06DE8AFF" w14:textId="1A443B74" w:rsidR="005B2B5D" w:rsidRDefault="005B2B5D" w:rsidP="00E10491">
      <w:pPr>
        <w:pStyle w:val="Caption"/>
      </w:pPr>
      <w:bookmarkStart w:id="15" w:name="_Ref101443781"/>
      <w:r>
        <w:t xml:space="preserve">Figure </w:t>
      </w:r>
      <w:r w:rsidR="009D560C">
        <w:fldChar w:fldCharType="begin"/>
      </w:r>
      <w:r w:rsidR="009D560C">
        <w:instrText xml:space="preserve"> STYLEREF 1 \s </w:instrText>
      </w:r>
      <w:r w:rsidR="009D560C">
        <w:fldChar w:fldCharType="separate"/>
      </w:r>
      <w:r w:rsidR="009D560C">
        <w:rPr>
          <w:noProof/>
        </w:rPr>
        <w:t>1</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1</w:t>
      </w:r>
      <w:r w:rsidR="009D560C">
        <w:rPr>
          <w:noProof/>
        </w:rPr>
        <w:fldChar w:fldCharType="end"/>
      </w:r>
      <w:bookmarkEnd w:id="15"/>
      <w:r w:rsidR="009F2782">
        <w:rPr>
          <w:noProof/>
        </w:rPr>
        <w:t>:</w:t>
      </w:r>
      <w:r>
        <w:t xml:space="preserve"> </w:t>
      </w:r>
      <w:r w:rsidRPr="005B2B5D">
        <w:t xml:space="preserve">Scope of targets and related </w:t>
      </w:r>
      <w:r w:rsidRPr="009C1EF4">
        <w:t>applications</w:t>
      </w:r>
      <w:r w:rsidR="009D560C">
        <w:t xml:space="preserve"> in RH850 X2x Gateway ProtoConv Software</w:t>
      </w:r>
    </w:p>
    <w:p w14:paraId="4EFA1264" w14:textId="77777777" w:rsidR="009D560C" w:rsidRDefault="009D560C" w:rsidP="009D560C"/>
    <w:p w14:paraId="3D86B6FA" w14:textId="0AE5F4A6" w:rsidR="009D560C" w:rsidRPr="009D560C" w:rsidRDefault="00621F42" w:rsidP="00AF2D8E">
      <w:r>
        <w:rPr>
          <w:noProof/>
        </w:rPr>
        <w:lastRenderedPageBreak/>
        <w:drawing>
          <wp:inline distT="0" distB="0" distL="0" distR="0" wp14:anchorId="114DDA4F" wp14:editId="6B1A5F88">
            <wp:extent cx="6351568" cy="4747846"/>
            <wp:effectExtent l="0" t="0" r="0" b="0"/>
            <wp:docPr id="21174454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8534" cy="4760529"/>
                    </a:xfrm>
                    <a:prstGeom prst="rect">
                      <a:avLst/>
                    </a:prstGeom>
                    <a:noFill/>
                  </pic:spPr>
                </pic:pic>
              </a:graphicData>
            </a:graphic>
          </wp:inline>
        </w:drawing>
      </w:r>
    </w:p>
    <w:p w14:paraId="4BFE4349" w14:textId="559582C6" w:rsidR="009D560C" w:rsidRDefault="009D560C" w:rsidP="009D560C">
      <w:pPr>
        <w:pStyle w:val="Caption"/>
      </w:pPr>
      <w:r>
        <w:t xml:space="preserve">Figure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Figure \* ARABIC \s 1 </w:instrText>
      </w:r>
      <w:r>
        <w:fldChar w:fldCharType="separate"/>
      </w:r>
      <w:r>
        <w:rPr>
          <w:noProof/>
        </w:rPr>
        <w:t>2</w:t>
      </w:r>
      <w:r>
        <w:rPr>
          <w:noProof/>
        </w:rPr>
        <w:fldChar w:fldCharType="end"/>
      </w:r>
      <w:r>
        <w:rPr>
          <w:noProof/>
        </w:rPr>
        <w:t>:</w:t>
      </w:r>
      <w:r>
        <w:t xml:space="preserve"> </w:t>
      </w:r>
      <w:r w:rsidRPr="005B2B5D">
        <w:t xml:space="preserve">Scope of targets and related </w:t>
      </w:r>
      <w:r w:rsidRPr="009C1EF4">
        <w:t>applications</w:t>
      </w:r>
      <w:r>
        <w:t xml:space="preserve"> in R-Car </w:t>
      </w:r>
      <w:r w:rsidR="00621F42">
        <w:t xml:space="preserve">U5x </w:t>
      </w:r>
      <w:r>
        <w:t>Gateway ProtoConv Software</w:t>
      </w:r>
    </w:p>
    <w:p w14:paraId="79D60958" w14:textId="74FC22C1" w:rsidR="00CE358D" w:rsidRDefault="00CE358D" w:rsidP="00032018">
      <w:pPr>
        <w:spacing w:after="120"/>
        <w:rPr>
          <w:rFonts w:eastAsia="Meiryo UI"/>
          <w:b/>
          <w:kern w:val="0"/>
          <w:sz w:val="24"/>
          <w:szCs w:val="20"/>
          <w:lang w:eastAsia="en-US"/>
        </w:rPr>
      </w:pPr>
      <w:r>
        <w:rPr>
          <w:rFonts w:eastAsia="Meiryo UI"/>
        </w:rPr>
        <w:br w:type="page"/>
      </w:r>
    </w:p>
    <w:p w14:paraId="02004BD3" w14:textId="225D6128" w:rsidR="0008344C" w:rsidRDefault="0008344C" w:rsidP="0008344C">
      <w:pPr>
        <w:pStyle w:val="Heading2"/>
        <w:rPr>
          <w:rFonts w:eastAsia="Meiryo UI"/>
        </w:rPr>
      </w:pPr>
      <w:bookmarkStart w:id="16" w:name="_References"/>
      <w:bookmarkStart w:id="17" w:name="_Toc203383945"/>
      <w:bookmarkEnd w:id="16"/>
      <w:r w:rsidRPr="00F05069">
        <w:rPr>
          <w:rFonts w:eastAsia="Meiryo UI"/>
        </w:rPr>
        <w:lastRenderedPageBreak/>
        <w:t>References</w:t>
      </w:r>
      <w:bookmarkEnd w:id="1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
        <w:gridCol w:w="8573"/>
        <w:gridCol w:w="983"/>
      </w:tblGrid>
      <w:tr w:rsidR="0008344C" w:rsidRPr="004B7082" w14:paraId="36259CA7" w14:textId="77777777" w:rsidTr="00AF2D8E">
        <w:trPr>
          <w:trHeight w:val="295"/>
        </w:trPr>
        <w:tc>
          <w:tcPr>
            <w:tcW w:w="480" w:type="dxa"/>
            <w:shd w:val="clear" w:color="auto" w:fill="D9D9D9"/>
          </w:tcPr>
          <w:p w14:paraId="4DF704E5" w14:textId="77777777" w:rsidR="0008344C" w:rsidRPr="004B7082" w:rsidRDefault="0008344C" w:rsidP="00032018">
            <w:pPr>
              <w:pStyle w:val="a1"/>
              <w:spacing w:before="0" w:after="0"/>
              <w:jc w:val="center"/>
              <w:rPr>
                <w:rFonts w:eastAsia="Meiryo UI"/>
                <w:b/>
                <w:szCs w:val="20"/>
                <w:lang w:val="en-GB" w:eastAsia="ja-JP"/>
              </w:rPr>
            </w:pPr>
            <w:r w:rsidRPr="004B7082">
              <w:rPr>
                <w:rFonts w:eastAsia="Meiryo UI"/>
                <w:b/>
                <w:szCs w:val="20"/>
                <w:lang w:val="en-GB" w:eastAsia="ja-JP"/>
              </w:rPr>
              <w:t>No.</w:t>
            </w:r>
          </w:p>
        </w:tc>
        <w:tc>
          <w:tcPr>
            <w:tcW w:w="8573" w:type="dxa"/>
            <w:shd w:val="clear" w:color="auto" w:fill="D9D9D9"/>
          </w:tcPr>
          <w:p w14:paraId="188397D7" w14:textId="77777777" w:rsidR="0008344C" w:rsidRPr="004B7082" w:rsidRDefault="0008344C" w:rsidP="00032018">
            <w:pPr>
              <w:pStyle w:val="a1"/>
              <w:spacing w:before="0" w:after="0"/>
              <w:rPr>
                <w:rFonts w:eastAsia="Meiryo UI"/>
                <w:b/>
                <w:szCs w:val="20"/>
                <w:lang w:val="en-GB" w:eastAsia="ja-JP"/>
              </w:rPr>
            </w:pPr>
            <w:r w:rsidRPr="004B7082">
              <w:rPr>
                <w:rFonts w:eastAsia="Meiryo UI"/>
                <w:b/>
                <w:szCs w:val="20"/>
                <w:lang w:val="en-GB" w:eastAsia="ja-JP"/>
              </w:rPr>
              <w:t>Title (Document Name)</w:t>
            </w:r>
          </w:p>
        </w:tc>
        <w:tc>
          <w:tcPr>
            <w:tcW w:w="983" w:type="dxa"/>
            <w:shd w:val="clear" w:color="auto" w:fill="D9D9D9"/>
          </w:tcPr>
          <w:p w14:paraId="0B64D3FF" w14:textId="77777777" w:rsidR="0008344C" w:rsidRPr="004B7082" w:rsidRDefault="0008344C" w:rsidP="00032018">
            <w:pPr>
              <w:pStyle w:val="a1"/>
              <w:spacing w:before="0" w:after="0"/>
              <w:jc w:val="center"/>
              <w:rPr>
                <w:rFonts w:eastAsia="Meiryo UI"/>
                <w:b/>
                <w:szCs w:val="20"/>
                <w:lang w:val="en-GB" w:eastAsia="ja-JP"/>
              </w:rPr>
            </w:pPr>
            <w:r w:rsidRPr="004B7082">
              <w:rPr>
                <w:rFonts w:eastAsia="Meiryo UI"/>
                <w:b/>
                <w:szCs w:val="20"/>
                <w:lang w:val="en-GB" w:eastAsia="ja-JP"/>
              </w:rPr>
              <w:t>Version</w:t>
            </w:r>
          </w:p>
        </w:tc>
      </w:tr>
      <w:tr w:rsidR="00D407B6" w:rsidRPr="004B7082" w14:paraId="59440133" w14:textId="77777777" w:rsidTr="00AF2D8E">
        <w:tc>
          <w:tcPr>
            <w:tcW w:w="480" w:type="dxa"/>
          </w:tcPr>
          <w:p w14:paraId="5BF7834A" w14:textId="77777777" w:rsidR="00D407B6" w:rsidRPr="0084749E" w:rsidRDefault="00D407B6" w:rsidP="00032018">
            <w:pPr>
              <w:pStyle w:val="a1"/>
              <w:numPr>
                <w:ilvl w:val="0"/>
                <w:numId w:val="16"/>
              </w:numPr>
              <w:spacing w:before="0" w:after="0"/>
              <w:jc w:val="center"/>
              <w:rPr>
                <w:rFonts w:eastAsia="Meiryo UI" w:cs="Arial"/>
                <w:i/>
                <w:iCs/>
                <w:color w:val="0070C0"/>
                <w:szCs w:val="20"/>
                <w:lang w:val="en-GB" w:eastAsia="ja-JP"/>
              </w:rPr>
            </w:pPr>
            <w:bookmarkStart w:id="18" w:name="_Ref74083384"/>
          </w:p>
        </w:tc>
        <w:bookmarkEnd w:id="18"/>
        <w:tc>
          <w:tcPr>
            <w:tcW w:w="8573" w:type="dxa"/>
          </w:tcPr>
          <w:p w14:paraId="1B66315F" w14:textId="2578CF89" w:rsidR="00154FF7" w:rsidDel="00AF2D8E" w:rsidRDefault="00AF2D8E" w:rsidP="00032018">
            <w:pPr>
              <w:pStyle w:val="a1"/>
              <w:spacing w:before="0" w:after="0"/>
              <w:rPr>
                <w:del w:id="19" w:author="Huy Huynh" w:date="2026-08-03T17:44:00Z" w16du:dateUtc="2026-08-03T10:44:00Z"/>
                <w:lang w:val="en-US"/>
              </w:rPr>
            </w:pPr>
            <w:ins w:id="20" w:author="Huy Huynh" w:date="2026-08-03T17:44:00Z">
              <w:r w:rsidRPr="00AF2D8E">
                <w:rPr>
                  <w:lang w:val="en-US"/>
                </w:rPr>
                <w:t>RH850/X2x MCAL</w:t>
              </w:r>
            </w:ins>
            <w:ins w:id="21" w:author="Huy Huynh" w:date="2026-08-03T17:44:00Z" w16du:dateUtc="2026-08-03T10:44:00Z">
              <w:r>
                <w:rPr>
                  <w:lang w:val="en-US"/>
                </w:rPr>
                <w:t xml:space="preserve"> </w:t>
              </w:r>
            </w:ins>
            <w:ins w:id="22" w:author="Huy Huynh" w:date="2026-08-03T17:44:00Z">
              <w:r w:rsidRPr="00AF2D8E">
                <w:rPr>
                  <w:lang w:val="en-US"/>
                </w:rPr>
                <w:t>Software Architectural Design Specification</w:t>
              </w:r>
            </w:ins>
            <w:del w:id="23" w:author="Huy Huynh" w:date="2026-08-03T17:44:00Z" w16du:dateUtc="2026-08-03T10:44:00Z">
              <w:r w:rsidR="00D407B6" w:rsidRPr="00D407B6" w:rsidDel="00AF2D8E">
                <w:delText xml:space="preserve">Software Architecture Design Specification – R-Car </w:delText>
              </w:r>
              <w:r w:rsidR="007E3DE4" w:rsidDel="00AF2D8E">
                <w:rPr>
                  <w:lang w:val="en-US"/>
                </w:rPr>
                <w:delText>Gen5</w:delText>
              </w:r>
              <w:r w:rsidR="00D407B6" w:rsidRPr="00D407B6" w:rsidDel="00AF2D8E">
                <w:delText xml:space="preserve"> Gateway</w:delText>
              </w:r>
            </w:del>
          </w:p>
          <w:p w14:paraId="4A46AE0B" w14:textId="77777777" w:rsidR="00AF2D8E" w:rsidRPr="00D407B6" w:rsidRDefault="00AF2D8E" w:rsidP="00AF2D8E">
            <w:pPr>
              <w:pStyle w:val="a1"/>
              <w:rPr>
                <w:ins w:id="24" w:author="Huy Huynh" w:date="2026-08-03T17:45:00Z" w16du:dateUtc="2026-08-03T10:45:00Z"/>
              </w:rPr>
              <w:pPrChange w:id="25" w:author="Huy Huynh" w:date="2026-08-03T17:44:00Z" w16du:dateUtc="2026-08-03T10:44:00Z">
                <w:pPr>
                  <w:pStyle w:val="a1"/>
                  <w:spacing w:before="0" w:after="0"/>
                </w:pPr>
              </w:pPrChange>
            </w:pPr>
          </w:p>
          <w:p w14:paraId="417498CE" w14:textId="337F981C" w:rsidR="00D407B6" w:rsidRPr="00D407B6" w:rsidRDefault="00154FF7" w:rsidP="00032018">
            <w:pPr>
              <w:pStyle w:val="a1"/>
              <w:spacing w:before="0" w:after="0"/>
            </w:pPr>
            <w:r>
              <w:rPr>
                <w:lang w:eastAsia="ja-JP"/>
              </w:rPr>
              <w:t>“</w:t>
            </w:r>
            <w:ins w:id="26" w:author="Huy Huynh" w:date="2026-08-03T17:45:00Z" w16du:dateUtc="2026-08-03T10:45:00Z">
              <w:r w:rsidR="00AF2D8E" w:rsidRPr="00AF2D8E">
                <w:t>RH850_X2x_Driver_AD_Arc.docx</w:t>
              </w:r>
            </w:ins>
            <w:del w:id="27" w:author="Huy Huynh" w:date="2026-08-03T17:45:00Z" w16du:dateUtc="2026-08-03T10:45:00Z">
              <w:r w:rsidRPr="00154FF7" w:rsidDel="00AF2D8E">
                <w:delText>R-CarGen5_Gateway_SoftwareAD.docx</w:delText>
              </w:r>
            </w:del>
            <w:r w:rsidRPr="00154FF7">
              <w:t>”</w:t>
            </w:r>
          </w:p>
        </w:tc>
        <w:tc>
          <w:tcPr>
            <w:tcW w:w="983" w:type="dxa"/>
          </w:tcPr>
          <w:p w14:paraId="3116F865" w14:textId="5233576D" w:rsidR="00D407B6" w:rsidRPr="00171BEB" w:rsidRDefault="001D163C" w:rsidP="00032018">
            <w:pPr>
              <w:pStyle w:val="a1"/>
              <w:spacing w:before="0" w:after="0"/>
              <w:rPr>
                <w:lang w:val="en-US"/>
              </w:rPr>
            </w:pPr>
            <w:del w:id="28" w:author="Huy Huynh" w:date="2026-08-03T17:45:00Z" w16du:dateUtc="2026-08-03T10:45:00Z">
              <w:r w:rsidDel="00AF2D8E">
                <w:rPr>
                  <w:lang w:val="en-US"/>
                </w:rPr>
                <w:delText>1.</w:delText>
              </w:r>
              <w:r w:rsidR="00526411" w:rsidDel="00AF2D8E">
                <w:rPr>
                  <w:lang w:val="en-US"/>
                </w:rPr>
                <w:delText>01</w:delText>
              </w:r>
            </w:del>
            <w:ins w:id="29" w:author="Huy Huynh" w:date="2026-08-03T17:45:00Z" w16du:dateUtc="2026-08-03T10:45:00Z">
              <w:r w:rsidR="00AF2D8E">
                <w:rPr>
                  <w:lang w:val="en-US"/>
                </w:rPr>
                <w:t>15.00</w:t>
              </w:r>
            </w:ins>
          </w:p>
        </w:tc>
      </w:tr>
      <w:tr w:rsidR="007E3DE4" w:rsidRPr="004B7082" w14:paraId="636CAC89" w14:textId="77777777" w:rsidTr="00AF2D8E">
        <w:tc>
          <w:tcPr>
            <w:tcW w:w="480" w:type="dxa"/>
            <w:tcBorders>
              <w:top w:val="single" w:sz="4" w:space="0" w:color="auto"/>
              <w:left w:val="single" w:sz="4" w:space="0" w:color="auto"/>
              <w:bottom w:val="single" w:sz="4" w:space="0" w:color="auto"/>
              <w:right w:val="single" w:sz="4" w:space="0" w:color="auto"/>
            </w:tcBorders>
          </w:tcPr>
          <w:p w14:paraId="55A6C342" w14:textId="77777777" w:rsidR="007E3DE4" w:rsidRPr="0084749E" w:rsidRDefault="007E3DE4" w:rsidP="00032018">
            <w:pPr>
              <w:pStyle w:val="a1"/>
              <w:numPr>
                <w:ilvl w:val="0"/>
                <w:numId w:val="16"/>
              </w:numPr>
              <w:spacing w:before="0" w:after="0"/>
              <w:jc w:val="center"/>
              <w:rPr>
                <w:rFonts w:eastAsia="Meiryo UI" w:cs="Arial"/>
                <w:i/>
                <w:iCs/>
                <w:color w:val="0070C0"/>
                <w:szCs w:val="20"/>
                <w:lang w:val="en-GB" w:eastAsia="ja-JP"/>
              </w:rPr>
            </w:pPr>
            <w:bookmarkStart w:id="30" w:name="_Ref141883561"/>
          </w:p>
        </w:tc>
        <w:bookmarkEnd w:id="30"/>
        <w:tc>
          <w:tcPr>
            <w:tcW w:w="8573" w:type="dxa"/>
            <w:tcBorders>
              <w:top w:val="single" w:sz="4" w:space="0" w:color="auto"/>
              <w:left w:val="single" w:sz="4" w:space="0" w:color="auto"/>
              <w:bottom w:val="single" w:sz="4" w:space="0" w:color="auto"/>
              <w:right w:val="single" w:sz="4" w:space="0" w:color="auto"/>
            </w:tcBorders>
          </w:tcPr>
          <w:p w14:paraId="0E4DB70F" w14:textId="4DE95EF2" w:rsidR="001D163C" w:rsidRDefault="0045362C" w:rsidP="00032018">
            <w:pPr>
              <w:pStyle w:val="a1"/>
              <w:spacing w:before="0" w:after="0"/>
              <w:jc w:val="left"/>
            </w:pPr>
            <w:r>
              <w:t>Protocol Conversion</w:t>
            </w:r>
            <w:r w:rsidR="001D163C">
              <w:t xml:space="preserve"> Requirement Specification</w:t>
            </w:r>
          </w:p>
          <w:p w14:paraId="2EBBD814" w14:textId="3815AEA4" w:rsidR="007E3DE4" w:rsidRPr="00D407B6" w:rsidRDefault="00A77B89" w:rsidP="00032018">
            <w:pPr>
              <w:pStyle w:val="a1"/>
              <w:spacing w:before="0" w:after="0"/>
            </w:pPr>
            <w:hyperlink r:id="rId14" w:anchor="app:ENORERE_AP/content:X3DContentId=%7B%22source%22%3A%22ENORERE_AP%22%2C%22widgetId%22%3A%22preview-916db7%22%2C%22data%22%3A%7B%22items%22%3A%5B%7B%22envId%22%3A%22OnPremise%22%2C%22serviceId%22%3A%223DSpace%22%2C%22contextId%22%3A%22ctx%3A%3AVPLMCreator.SW.Renesas%22%2C%22objectId%22%3A%2271539456BF102700676A447A0011DD9A%22%2C%22objectType%22%3A%22Requirement%20Group%22%7D%5D%7D%7D" w:history="1">
              <w:r>
                <w:rPr>
                  <w:rStyle w:val="Hyperlink"/>
                  <w:kern w:val="0"/>
                </w:rPr>
                <w:t>https://3ds.eapp.renesas.com/3ddashboard</w:t>
              </w:r>
            </w:hyperlink>
            <w:r w:rsidR="001D163C" w:rsidRPr="00F25C20">
              <w:rPr>
                <w:color w:val="FF0000"/>
                <w:kern w:val="0"/>
              </w:rPr>
              <w:t xml:space="preserve"> </w:t>
            </w:r>
          </w:p>
        </w:tc>
        <w:tc>
          <w:tcPr>
            <w:tcW w:w="983" w:type="dxa"/>
            <w:tcBorders>
              <w:top w:val="single" w:sz="4" w:space="0" w:color="auto"/>
              <w:left w:val="single" w:sz="4" w:space="0" w:color="auto"/>
              <w:bottom w:val="single" w:sz="4" w:space="0" w:color="auto"/>
              <w:right w:val="single" w:sz="4" w:space="0" w:color="auto"/>
            </w:tcBorders>
          </w:tcPr>
          <w:p w14:paraId="5292C3C1" w14:textId="013F6122" w:rsidR="007E3DE4" w:rsidRPr="00D407B6" w:rsidRDefault="007E3DE4" w:rsidP="00032018">
            <w:pPr>
              <w:pStyle w:val="a1"/>
              <w:spacing w:before="0" w:after="0"/>
            </w:pPr>
            <w:r>
              <w:rPr>
                <w:lang w:val="en-US"/>
              </w:rPr>
              <w:t>1</w:t>
            </w:r>
          </w:p>
        </w:tc>
      </w:tr>
      <w:tr w:rsidR="006438B2" w:rsidRPr="004B7082" w14:paraId="5E069961" w14:textId="77777777" w:rsidTr="00AF2D8E">
        <w:tc>
          <w:tcPr>
            <w:tcW w:w="480" w:type="dxa"/>
            <w:tcBorders>
              <w:top w:val="single" w:sz="4" w:space="0" w:color="auto"/>
              <w:left w:val="single" w:sz="4" w:space="0" w:color="auto"/>
              <w:bottom w:val="single" w:sz="4" w:space="0" w:color="auto"/>
              <w:right w:val="single" w:sz="4" w:space="0" w:color="auto"/>
            </w:tcBorders>
          </w:tcPr>
          <w:p w14:paraId="386C314A" w14:textId="77777777" w:rsidR="006438B2" w:rsidRPr="0084749E" w:rsidRDefault="006438B2" w:rsidP="00032018">
            <w:pPr>
              <w:pStyle w:val="a1"/>
              <w:numPr>
                <w:ilvl w:val="0"/>
                <w:numId w:val="16"/>
              </w:numPr>
              <w:spacing w:before="0" w:after="0"/>
              <w:jc w:val="center"/>
              <w:rPr>
                <w:rFonts w:eastAsia="Meiryo UI" w:cs="Arial"/>
                <w:i/>
                <w:iCs/>
                <w:color w:val="0070C0"/>
                <w:szCs w:val="20"/>
                <w:lang w:val="en-GB" w:eastAsia="ja-JP"/>
              </w:rPr>
            </w:pPr>
            <w:bookmarkStart w:id="31" w:name="_Ref74173616"/>
          </w:p>
        </w:tc>
        <w:bookmarkEnd w:id="31"/>
        <w:tc>
          <w:tcPr>
            <w:tcW w:w="8573" w:type="dxa"/>
            <w:tcBorders>
              <w:top w:val="single" w:sz="4" w:space="0" w:color="auto"/>
              <w:left w:val="single" w:sz="4" w:space="0" w:color="auto"/>
              <w:bottom w:val="single" w:sz="4" w:space="0" w:color="auto"/>
              <w:right w:val="single" w:sz="4" w:space="0" w:color="auto"/>
            </w:tcBorders>
          </w:tcPr>
          <w:p w14:paraId="2FA6C354" w14:textId="77777777" w:rsidR="006438B2" w:rsidRDefault="006438B2" w:rsidP="00032018">
            <w:pPr>
              <w:pStyle w:val="a1"/>
              <w:spacing w:before="0" w:after="0"/>
            </w:pPr>
            <w:r w:rsidRPr="006438B2">
              <w:t>Complex Driver design and integration guideline</w:t>
            </w:r>
          </w:p>
          <w:p w14:paraId="29ABA2D3" w14:textId="15D018B2" w:rsidR="006438B2" w:rsidRPr="00D407B6" w:rsidRDefault="006438B2" w:rsidP="00032018">
            <w:pPr>
              <w:pStyle w:val="a1"/>
              <w:spacing w:before="0" w:after="0"/>
            </w:pPr>
            <w:r>
              <w:t>“</w:t>
            </w:r>
            <w:r w:rsidR="000129E6" w:rsidRPr="000129E6">
              <w:t>AUTOSAR_CP_EXP_CDDDesignAndIntegrationGuideline.pdf</w:t>
            </w:r>
            <w:r>
              <w:t>”</w:t>
            </w:r>
          </w:p>
        </w:tc>
        <w:tc>
          <w:tcPr>
            <w:tcW w:w="983" w:type="dxa"/>
            <w:tcBorders>
              <w:top w:val="single" w:sz="4" w:space="0" w:color="auto"/>
              <w:left w:val="single" w:sz="4" w:space="0" w:color="auto"/>
              <w:bottom w:val="single" w:sz="4" w:space="0" w:color="auto"/>
              <w:right w:val="single" w:sz="4" w:space="0" w:color="auto"/>
            </w:tcBorders>
          </w:tcPr>
          <w:p w14:paraId="3892424F" w14:textId="5E8A1C41" w:rsidR="006438B2" w:rsidRPr="00171BEB" w:rsidRDefault="000129E6" w:rsidP="00032018">
            <w:pPr>
              <w:pStyle w:val="a1"/>
              <w:spacing w:before="0" w:after="0"/>
              <w:rPr>
                <w:lang w:val="en-US"/>
              </w:rPr>
            </w:pPr>
            <w:r>
              <w:t>R</w:t>
            </w:r>
            <w:r>
              <w:rPr>
                <w:lang w:val="en-US"/>
              </w:rPr>
              <w:t>2</w:t>
            </w:r>
            <w:r w:rsidR="008453BB">
              <w:rPr>
                <w:lang w:val="en-US"/>
              </w:rPr>
              <w:t>2</w:t>
            </w:r>
            <w:r w:rsidR="006E7320">
              <w:rPr>
                <w:lang w:val="en-US"/>
              </w:rPr>
              <w:t>-</w:t>
            </w:r>
            <w:r w:rsidR="007E3DE4">
              <w:rPr>
                <w:lang w:val="en-US"/>
              </w:rPr>
              <w:t>11</w:t>
            </w:r>
          </w:p>
        </w:tc>
      </w:tr>
      <w:tr w:rsidR="007A531D" w:rsidRPr="004B7082" w14:paraId="43D8BEAE" w14:textId="77777777" w:rsidTr="00AF2D8E">
        <w:tc>
          <w:tcPr>
            <w:tcW w:w="480" w:type="dxa"/>
            <w:tcBorders>
              <w:top w:val="single" w:sz="4" w:space="0" w:color="auto"/>
              <w:left w:val="single" w:sz="4" w:space="0" w:color="auto"/>
              <w:bottom w:val="single" w:sz="4" w:space="0" w:color="auto"/>
              <w:right w:val="single" w:sz="4" w:space="0" w:color="auto"/>
            </w:tcBorders>
          </w:tcPr>
          <w:p w14:paraId="7229732C" w14:textId="77777777" w:rsidR="007A531D" w:rsidRPr="0084749E" w:rsidRDefault="007A531D" w:rsidP="00032018">
            <w:pPr>
              <w:pStyle w:val="a1"/>
              <w:numPr>
                <w:ilvl w:val="0"/>
                <w:numId w:val="16"/>
              </w:numPr>
              <w:spacing w:before="0" w:after="0"/>
              <w:jc w:val="center"/>
              <w:rPr>
                <w:rFonts w:eastAsia="Meiryo UI" w:cs="Arial"/>
                <w:i/>
                <w:iCs/>
                <w:color w:val="0070C0"/>
                <w:szCs w:val="20"/>
                <w:lang w:val="en-GB" w:eastAsia="ja-JP"/>
              </w:rPr>
            </w:pPr>
            <w:bookmarkStart w:id="32" w:name="_Ref141459285"/>
          </w:p>
        </w:tc>
        <w:bookmarkEnd w:id="32"/>
        <w:tc>
          <w:tcPr>
            <w:tcW w:w="8573" w:type="dxa"/>
            <w:tcBorders>
              <w:top w:val="single" w:sz="4" w:space="0" w:color="auto"/>
              <w:left w:val="single" w:sz="4" w:space="0" w:color="auto"/>
              <w:bottom w:val="single" w:sz="4" w:space="0" w:color="auto"/>
              <w:right w:val="single" w:sz="4" w:space="0" w:color="auto"/>
            </w:tcBorders>
          </w:tcPr>
          <w:p w14:paraId="4BDEDC45" w14:textId="77777777" w:rsidR="004D4098" w:rsidRDefault="004D4098" w:rsidP="00032018">
            <w:pPr>
              <w:pStyle w:val="a1"/>
              <w:spacing w:before="0" w:after="0"/>
            </w:pPr>
            <w:r>
              <w:t>IEEE Standard for a Transport Protocol for Time-Sensitive Applications in Bridged Local Area Networks</w:t>
            </w:r>
          </w:p>
          <w:p w14:paraId="3B345B97" w14:textId="3FB520F4" w:rsidR="007A531D" w:rsidRPr="006438B2" w:rsidRDefault="004D4098" w:rsidP="00032018">
            <w:pPr>
              <w:pStyle w:val="a1"/>
              <w:spacing w:before="0" w:after="0"/>
            </w:pPr>
            <w:r>
              <w:rPr>
                <w:rFonts w:hint="eastAsia"/>
              </w:rPr>
              <w:t>“</w:t>
            </w:r>
            <w:r>
              <w:t>IEEE Std 1722-2016.pdf”</w:t>
            </w:r>
          </w:p>
        </w:tc>
        <w:tc>
          <w:tcPr>
            <w:tcW w:w="983" w:type="dxa"/>
            <w:tcBorders>
              <w:top w:val="single" w:sz="4" w:space="0" w:color="auto"/>
              <w:left w:val="single" w:sz="4" w:space="0" w:color="auto"/>
              <w:bottom w:val="single" w:sz="4" w:space="0" w:color="auto"/>
              <w:right w:val="single" w:sz="4" w:space="0" w:color="auto"/>
            </w:tcBorders>
          </w:tcPr>
          <w:p w14:paraId="62AA8C64" w14:textId="35EFAFDB" w:rsidR="007A531D" w:rsidRPr="006438B2" w:rsidRDefault="004D4098" w:rsidP="00032018">
            <w:pPr>
              <w:pStyle w:val="a1"/>
              <w:spacing w:before="0" w:after="0"/>
            </w:pPr>
            <w:r w:rsidRPr="007B2B89">
              <w:t>IEEE Std 1722™-2016</w:t>
            </w:r>
          </w:p>
        </w:tc>
      </w:tr>
      <w:tr w:rsidR="002600D2" w:rsidRPr="004B7082" w14:paraId="4E2EF127" w14:textId="77777777" w:rsidTr="00AF2D8E">
        <w:tc>
          <w:tcPr>
            <w:tcW w:w="480" w:type="dxa"/>
            <w:tcBorders>
              <w:top w:val="single" w:sz="4" w:space="0" w:color="auto"/>
              <w:left w:val="single" w:sz="4" w:space="0" w:color="auto"/>
              <w:bottom w:val="single" w:sz="4" w:space="0" w:color="auto"/>
              <w:right w:val="single" w:sz="4" w:space="0" w:color="auto"/>
            </w:tcBorders>
          </w:tcPr>
          <w:p w14:paraId="657B8F4D" w14:textId="77777777" w:rsidR="002600D2" w:rsidRPr="0084749E" w:rsidRDefault="002600D2" w:rsidP="00032018">
            <w:pPr>
              <w:pStyle w:val="a1"/>
              <w:numPr>
                <w:ilvl w:val="0"/>
                <w:numId w:val="16"/>
              </w:numPr>
              <w:spacing w:before="0" w:after="0"/>
              <w:jc w:val="center"/>
              <w:rPr>
                <w:rFonts w:eastAsia="Meiryo UI" w:cs="Arial"/>
                <w:i/>
                <w:iCs/>
                <w:color w:val="0070C0"/>
                <w:szCs w:val="20"/>
                <w:lang w:val="en-GB" w:eastAsia="ja-JP"/>
              </w:rPr>
            </w:pPr>
            <w:bookmarkStart w:id="33" w:name="_Ref141459502"/>
          </w:p>
        </w:tc>
        <w:bookmarkEnd w:id="33"/>
        <w:bookmarkStart w:id="34" w:name="_MON_1717826594"/>
        <w:bookmarkEnd w:id="34"/>
        <w:tc>
          <w:tcPr>
            <w:tcW w:w="8573" w:type="dxa"/>
            <w:tcBorders>
              <w:top w:val="single" w:sz="4" w:space="0" w:color="auto"/>
              <w:left w:val="single" w:sz="4" w:space="0" w:color="auto"/>
              <w:bottom w:val="single" w:sz="4" w:space="0" w:color="auto"/>
              <w:right w:val="single" w:sz="4" w:space="0" w:color="auto"/>
            </w:tcBorders>
          </w:tcPr>
          <w:p w14:paraId="5035718F" w14:textId="3A108B2F" w:rsidR="002600D2" w:rsidRDefault="002600D2" w:rsidP="00032018">
            <w:pPr>
              <w:pStyle w:val="a1"/>
              <w:spacing w:before="0" w:after="0"/>
            </w:pPr>
            <w:r>
              <w:object w:dxaOrig="1531" w:dyaOrig="1052" w14:anchorId="6FE38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9.5pt;height:50.7pt" o:ole="">
                  <v:imagedata r:id="rId15" o:title=""/>
                </v:shape>
                <o:OLEObject Type="Embed" ProgID="Excel.Sheet.12" ShapeID="_x0000_i1049" DrawAspect="Icon" ObjectID="_1847285792" r:id="rId16"/>
              </w:object>
            </w:r>
          </w:p>
        </w:tc>
        <w:tc>
          <w:tcPr>
            <w:tcW w:w="983" w:type="dxa"/>
            <w:tcBorders>
              <w:top w:val="single" w:sz="4" w:space="0" w:color="auto"/>
              <w:left w:val="single" w:sz="4" w:space="0" w:color="auto"/>
              <w:bottom w:val="single" w:sz="4" w:space="0" w:color="auto"/>
              <w:right w:val="single" w:sz="4" w:space="0" w:color="auto"/>
            </w:tcBorders>
          </w:tcPr>
          <w:p w14:paraId="2D526D11" w14:textId="1F163F02" w:rsidR="002600D2" w:rsidRPr="007B2B89" w:rsidRDefault="000A38FF" w:rsidP="00032018">
            <w:pPr>
              <w:pStyle w:val="a1"/>
              <w:spacing w:before="0" w:after="0"/>
              <w:rPr>
                <w:lang w:eastAsia="ja-JP"/>
              </w:rPr>
            </w:pPr>
            <w:r>
              <w:rPr>
                <w:rFonts w:hint="eastAsia"/>
                <w:lang w:eastAsia="ja-JP"/>
              </w:rPr>
              <w:t>-</w:t>
            </w:r>
          </w:p>
        </w:tc>
      </w:tr>
      <w:tr w:rsidR="00C45AE8" w:rsidRPr="004B7082" w14:paraId="07666CC5" w14:textId="77777777" w:rsidTr="00AF2D8E">
        <w:tc>
          <w:tcPr>
            <w:tcW w:w="480" w:type="dxa"/>
            <w:tcBorders>
              <w:top w:val="single" w:sz="4" w:space="0" w:color="auto"/>
              <w:left w:val="single" w:sz="4" w:space="0" w:color="auto"/>
              <w:bottom w:val="single" w:sz="4" w:space="0" w:color="auto"/>
              <w:right w:val="single" w:sz="4" w:space="0" w:color="auto"/>
            </w:tcBorders>
          </w:tcPr>
          <w:p w14:paraId="5A80FD9B" w14:textId="77777777" w:rsidR="00C45AE8" w:rsidRPr="0084749E" w:rsidRDefault="00C45AE8" w:rsidP="00032018">
            <w:pPr>
              <w:pStyle w:val="a1"/>
              <w:numPr>
                <w:ilvl w:val="0"/>
                <w:numId w:val="16"/>
              </w:numPr>
              <w:spacing w:before="0" w:after="0"/>
              <w:jc w:val="center"/>
              <w:rPr>
                <w:rFonts w:eastAsia="Meiryo UI" w:cs="Arial"/>
                <w:i/>
                <w:iCs/>
                <w:color w:val="0070C0"/>
                <w:szCs w:val="20"/>
                <w:lang w:val="en-GB" w:eastAsia="ja-JP"/>
              </w:rPr>
            </w:pPr>
            <w:bookmarkStart w:id="35" w:name="_Ref118449269"/>
          </w:p>
        </w:tc>
        <w:bookmarkEnd w:id="35"/>
        <w:tc>
          <w:tcPr>
            <w:tcW w:w="8573" w:type="dxa"/>
            <w:tcBorders>
              <w:top w:val="single" w:sz="4" w:space="0" w:color="auto"/>
              <w:left w:val="single" w:sz="4" w:space="0" w:color="auto"/>
              <w:bottom w:val="single" w:sz="4" w:space="0" w:color="auto"/>
              <w:right w:val="single" w:sz="4" w:space="0" w:color="auto"/>
            </w:tcBorders>
          </w:tcPr>
          <w:p w14:paraId="38B52AA6" w14:textId="77777777" w:rsidR="00C45AE8" w:rsidRDefault="00C45AE8" w:rsidP="00032018">
            <w:pPr>
              <w:pStyle w:val="a1"/>
              <w:spacing w:before="0" w:after="0"/>
            </w:pPr>
            <w:r w:rsidRPr="00FF5EB6">
              <w:t>Network Working Group</w:t>
            </w:r>
          </w:p>
          <w:p w14:paraId="218E125B" w14:textId="1931F720" w:rsidR="00C45AE8" w:rsidRDefault="00C45AE8" w:rsidP="00032018">
            <w:pPr>
              <w:pStyle w:val="a1"/>
              <w:spacing w:before="0" w:after="0"/>
            </w:pPr>
            <w:r w:rsidRPr="00924E34">
              <w:t>Request for Comments: 1071</w:t>
            </w:r>
          </w:p>
        </w:tc>
        <w:tc>
          <w:tcPr>
            <w:tcW w:w="983" w:type="dxa"/>
            <w:tcBorders>
              <w:top w:val="single" w:sz="4" w:space="0" w:color="auto"/>
              <w:left w:val="single" w:sz="4" w:space="0" w:color="auto"/>
              <w:bottom w:val="single" w:sz="4" w:space="0" w:color="auto"/>
              <w:right w:val="single" w:sz="4" w:space="0" w:color="auto"/>
            </w:tcBorders>
          </w:tcPr>
          <w:p w14:paraId="6262E7E0" w14:textId="77777777" w:rsidR="00C45AE8" w:rsidRDefault="00C45AE8" w:rsidP="00032018">
            <w:pPr>
              <w:pStyle w:val="a1"/>
              <w:spacing w:before="0" w:after="0"/>
              <w:rPr>
                <w:lang w:eastAsia="ja-JP"/>
              </w:rPr>
            </w:pPr>
            <w:r w:rsidRPr="00924E34">
              <w:t>September 1988</w:t>
            </w:r>
          </w:p>
        </w:tc>
      </w:tr>
      <w:tr w:rsidR="001D163C" w:rsidRPr="004B7082" w14:paraId="0FD1CD7F" w14:textId="77777777" w:rsidTr="00AF2D8E">
        <w:tc>
          <w:tcPr>
            <w:tcW w:w="480" w:type="dxa"/>
            <w:tcBorders>
              <w:top w:val="single" w:sz="4" w:space="0" w:color="auto"/>
              <w:left w:val="single" w:sz="4" w:space="0" w:color="auto"/>
              <w:bottom w:val="single" w:sz="4" w:space="0" w:color="auto"/>
              <w:right w:val="single" w:sz="4" w:space="0" w:color="auto"/>
            </w:tcBorders>
          </w:tcPr>
          <w:p w14:paraId="4750EEFC" w14:textId="77777777" w:rsidR="001D163C" w:rsidRPr="0084749E" w:rsidRDefault="001D163C" w:rsidP="00032018">
            <w:pPr>
              <w:pStyle w:val="a1"/>
              <w:numPr>
                <w:ilvl w:val="0"/>
                <w:numId w:val="16"/>
              </w:numPr>
              <w:spacing w:before="0" w:after="0"/>
              <w:jc w:val="center"/>
              <w:rPr>
                <w:rFonts w:eastAsia="Meiryo UI" w:cs="Arial"/>
                <w:i/>
                <w:iCs/>
                <w:color w:val="0070C0"/>
                <w:szCs w:val="20"/>
                <w:lang w:val="en-GB" w:eastAsia="ja-JP"/>
              </w:rPr>
            </w:pPr>
          </w:p>
        </w:tc>
        <w:tc>
          <w:tcPr>
            <w:tcW w:w="8573" w:type="dxa"/>
            <w:tcBorders>
              <w:top w:val="single" w:sz="4" w:space="0" w:color="auto"/>
              <w:left w:val="single" w:sz="4" w:space="0" w:color="auto"/>
              <w:bottom w:val="single" w:sz="4" w:space="0" w:color="auto"/>
              <w:right w:val="single" w:sz="4" w:space="0" w:color="auto"/>
            </w:tcBorders>
          </w:tcPr>
          <w:p w14:paraId="2C71974E" w14:textId="77777777" w:rsidR="001D163C" w:rsidRDefault="001D163C" w:rsidP="00032018">
            <w:pPr>
              <w:pStyle w:val="a1"/>
              <w:spacing w:before="0" w:after="0"/>
              <w:jc w:val="left"/>
            </w:pPr>
            <w:r>
              <w:t>Common Requirement Specification</w:t>
            </w:r>
          </w:p>
          <w:p w14:paraId="06ED0EAB" w14:textId="63DA9779" w:rsidR="001D163C" w:rsidRPr="00FF5EB6" w:rsidRDefault="001D163C" w:rsidP="00032018">
            <w:pPr>
              <w:pStyle w:val="a1"/>
              <w:spacing w:before="0" w:after="0"/>
            </w:pPr>
            <w:hyperlink r:id="rId17" w:history="1">
              <w:r>
                <w:rPr>
                  <w:rStyle w:val="Hyperlink"/>
                  <w:kern w:val="0"/>
                </w:rPr>
                <w:t>https://3ds.eapp.renesas.com/3dspace/common/emxNavigator.jsp?isPopup=false&amp;objectId=1366.1694.57332.26040</w:t>
              </w:r>
            </w:hyperlink>
          </w:p>
        </w:tc>
        <w:tc>
          <w:tcPr>
            <w:tcW w:w="983" w:type="dxa"/>
            <w:tcBorders>
              <w:top w:val="single" w:sz="4" w:space="0" w:color="auto"/>
              <w:left w:val="single" w:sz="4" w:space="0" w:color="auto"/>
              <w:bottom w:val="single" w:sz="4" w:space="0" w:color="auto"/>
              <w:right w:val="single" w:sz="4" w:space="0" w:color="auto"/>
            </w:tcBorders>
          </w:tcPr>
          <w:p w14:paraId="4F5876C9" w14:textId="295CBABC" w:rsidR="001D163C" w:rsidRPr="00171BEB" w:rsidRDefault="001D163C" w:rsidP="00032018">
            <w:pPr>
              <w:pStyle w:val="a1"/>
              <w:spacing w:before="0" w:after="0"/>
              <w:rPr>
                <w:lang w:val="en-US"/>
              </w:rPr>
            </w:pPr>
            <w:r>
              <w:rPr>
                <w:lang w:val="en-US"/>
              </w:rPr>
              <w:t>1</w:t>
            </w:r>
          </w:p>
        </w:tc>
      </w:tr>
      <w:tr w:rsidR="003A4DE7" w:rsidRPr="004B7082" w14:paraId="1D4A5204" w14:textId="77777777" w:rsidTr="00AF2D8E">
        <w:tc>
          <w:tcPr>
            <w:tcW w:w="480" w:type="dxa"/>
            <w:tcBorders>
              <w:top w:val="single" w:sz="4" w:space="0" w:color="auto"/>
              <w:left w:val="single" w:sz="4" w:space="0" w:color="auto"/>
              <w:bottom w:val="single" w:sz="4" w:space="0" w:color="auto"/>
              <w:right w:val="single" w:sz="4" w:space="0" w:color="auto"/>
            </w:tcBorders>
          </w:tcPr>
          <w:p w14:paraId="269BE679" w14:textId="77777777" w:rsidR="003A4DE7" w:rsidRPr="0084749E" w:rsidRDefault="003A4DE7" w:rsidP="003A4DE7">
            <w:pPr>
              <w:pStyle w:val="a1"/>
              <w:numPr>
                <w:ilvl w:val="0"/>
                <w:numId w:val="16"/>
              </w:numPr>
              <w:spacing w:before="0" w:after="0"/>
              <w:jc w:val="center"/>
              <w:rPr>
                <w:rFonts w:eastAsia="Meiryo UI" w:cs="Arial"/>
                <w:i/>
                <w:iCs/>
                <w:color w:val="0070C0"/>
                <w:szCs w:val="20"/>
                <w:lang w:val="en-GB" w:eastAsia="ja-JP"/>
              </w:rPr>
            </w:pPr>
          </w:p>
        </w:tc>
        <w:tc>
          <w:tcPr>
            <w:tcW w:w="8573" w:type="dxa"/>
            <w:tcBorders>
              <w:top w:val="single" w:sz="4" w:space="0" w:color="auto"/>
              <w:left w:val="single" w:sz="4" w:space="0" w:color="auto"/>
              <w:bottom w:val="single" w:sz="4" w:space="0" w:color="auto"/>
              <w:right w:val="single" w:sz="4" w:space="0" w:color="auto"/>
            </w:tcBorders>
          </w:tcPr>
          <w:p w14:paraId="38EE7404" w14:textId="77777777" w:rsidR="003A4DE7" w:rsidRDefault="003A4DE7" w:rsidP="003A4DE7">
            <w:pPr>
              <w:pStyle w:val="a1"/>
              <w:spacing w:before="0" w:after="0"/>
            </w:pPr>
            <w:r w:rsidRPr="006438B2">
              <w:t>Complex Driver design and integration guideline</w:t>
            </w:r>
          </w:p>
          <w:p w14:paraId="45E5678E" w14:textId="2EE58F5A" w:rsidR="003A4DE7" w:rsidRDefault="003A4DE7" w:rsidP="003A4DE7">
            <w:pPr>
              <w:pStyle w:val="a1"/>
              <w:spacing w:before="0" w:after="0"/>
              <w:jc w:val="left"/>
            </w:pPr>
            <w:r>
              <w:t>“</w:t>
            </w:r>
            <w:r w:rsidRPr="000129E6">
              <w:t>AUTOSAR_CP_EXP_CDDDesignAndIntegrationGuideline.pdf</w:t>
            </w:r>
            <w:r>
              <w:t>”</w:t>
            </w:r>
          </w:p>
        </w:tc>
        <w:tc>
          <w:tcPr>
            <w:tcW w:w="983" w:type="dxa"/>
            <w:tcBorders>
              <w:top w:val="single" w:sz="4" w:space="0" w:color="auto"/>
              <w:left w:val="single" w:sz="4" w:space="0" w:color="auto"/>
              <w:bottom w:val="single" w:sz="4" w:space="0" w:color="auto"/>
              <w:right w:val="single" w:sz="4" w:space="0" w:color="auto"/>
            </w:tcBorders>
          </w:tcPr>
          <w:p w14:paraId="0CC283E3" w14:textId="6DC2FA9E" w:rsidR="003A4DE7" w:rsidRDefault="003A4DE7" w:rsidP="003A4DE7">
            <w:pPr>
              <w:pStyle w:val="a1"/>
              <w:spacing w:before="0" w:after="0"/>
              <w:rPr>
                <w:lang w:val="en-US"/>
              </w:rPr>
            </w:pPr>
            <w:r>
              <w:t>R</w:t>
            </w:r>
            <w:r>
              <w:rPr>
                <w:lang w:val="en-US"/>
              </w:rPr>
              <w:t>23-11</w:t>
            </w:r>
          </w:p>
        </w:tc>
      </w:tr>
    </w:tbl>
    <w:p w14:paraId="5D6EC325" w14:textId="77777777" w:rsidR="00A91BEE" w:rsidRDefault="00A91BEE" w:rsidP="00032018">
      <w:pPr>
        <w:spacing w:after="120"/>
        <w:rPr>
          <w:rFonts w:eastAsia="Meiryo UI"/>
          <w:b/>
          <w:kern w:val="0"/>
          <w:sz w:val="24"/>
          <w:szCs w:val="20"/>
          <w:lang w:val="en-GB" w:eastAsia="en-US"/>
        </w:rPr>
      </w:pPr>
      <w:r>
        <w:rPr>
          <w:rFonts w:eastAsia="Meiryo UI"/>
          <w:lang w:val="en-GB"/>
        </w:rPr>
        <w:br w:type="page"/>
      </w:r>
    </w:p>
    <w:p w14:paraId="2B772AEA" w14:textId="469F4295" w:rsidR="0008344C" w:rsidRDefault="0008344C" w:rsidP="0008344C">
      <w:pPr>
        <w:pStyle w:val="Heading2"/>
        <w:rPr>
          <w:rFonts w:eastAsia="Meiryo UI"/>
          <w:lang w:val="en-GB"/>
        </w:rPr>
      </w:pPr>
      <w:bookmarkStart w:id="36" w:name="_Toc203383946"/>
      <w:r w:rsidRPr="004B7082">
        <w:rPr>
          <w:rFonts w:eastAsia="Meiryo UI"/>
          <w:lang w:val="en-GB"/>
        </w:rPr>
        <w:lastRenderedPageBreak/>
        <w:t>Abbreviations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90"/>
        <w:gridCol w:w="7341"/>
      </w:tblGrid>
      <w:tr w:rsidR="0008344C" w:rsidRPr="004B7082" w14:paraId="3373ABEA" w14:textId="77777777" w:rsidTr="001C1E6A">
        <w:trPr>
          <w:trHeight w:val="295"/>
        </w:trPr>
        <w:tc>
          <w:tcPr>
            <w:tcW w:w="1341" w:type="pct"/>
            <w:shd w:val="clear" w:color="auto" w:fill="D9D9D9"/>
          </w:tcPr>
          <w:p w14:paraId="079021C5" w14:textId="77777777" w:rsidR="0008344C" w:rsidRPr="004B7082" w:rsidRDefault="0008344C" w:rsidP="00032018">
            <w:pPr>
              <w:pStyle w:val="a1"/>
              <w:spacing w:before="0" w:after="0"/>
              <w:rPr>
                <w:rFonts w:eastAsia="Meiryo UI"/>
                <w:b/>
                <w:szCs w:val="20"/>
                <w:lang w:val="en-GB" w:eastAsia="ja-JP"/>
              </w:rPr>
            </w:pPr>
            <w:r w:rsidRPr="004B7082">
              <w:rPr>
                <w:rFonts w:eastAsia="Meiryo UI"/>
                <w:b/>
                <w:szCs w:val="20"/>
                <w:lang w:val="en-GB" w:eastAsia="ja-JP"/>
              </w:rPr>
              <w:t>Abbreviation</w:t>
            </w:r>
          </w:p>
        </w:tc>
        <w:tc>
          <w:tcPr>
            <w:tcW w:w="3659" w:type="pct"/>
            <w:shd w:val="clear" w:color="auto" w:fill="D9D9D9"/>
          </w:tcPr>
          <w:p w14:paraId="3F6C2928" w14:textId="77777777" w:rsidR="0008344C" w:rsidRPr="004B7082" w:rsidRDefault="0008344C" w:rsidP="00032018">
            <w:pPr>
              <w:pStyle w:val="a1"/>
              <w:spacing w:before="0" w:after="0"/>
              <w:rPr>
                <w:rFonts w:eastAsia="Meiryo UI"/>
                <w:b/>
                <w:szCs w:val="20"/>
                <w:lang w:val="en-GB" w:eastAsia="ja-JP"/>
              </w:rPr>
            </w:pPr>
            <w:r w:rsidRPr="004B7082">
              <w:rPr>
                <w:rFonts w:eastAsia="Meiryo UI"/>
                <w:b/>
                <w:szCs w:val="20"/>
                <w:lang w:val="en-GB" w:eastAsia="ja-JP"/>
              </w:rPr>
              <w:t>Description</w:t>
            </w:r>
          </w:p>
        </w:tc>
      </w:tr>
      <w:tr w:rsidR="00D43ACB" w:rsidRPr="004B7082" w14:paraId="4C3A2736" w14:textId="77777777" w:rsidTr="001C1E6A">
        <w:trPr>
          <w:trHeight w:val="295"/>
        </w:trPr>
        <w:tc>
          <w:tcPr>
            <w:tcW w:w="1341" w:type="pct"/>
          </w:tcPr>
          <w:p w14:paraId="7796F550" w14:textId="0D83AECA" w:rsidR="00D43ACB" w:rsidRPr="00A25EEA" w:rsidRDefault="00D43ACB" w:rsidP="00032018">
            <w:pPr>
              <w:pStyle w:val="a1"/>
              <w:spacing w:before="0" w:after="0"/>
              <w:rPr>
                <w:rFonts w:eastAsia="Meiryo UI" w:cs="Arial"/>
                <w:i/>
                <w:iCs/>
                <w:color w:val="0070C0"/>
                <w:szCs w:val="20"/>
                <w:lang w:val="en-GB" w:eastAsia="ja-JP"/>
              </w:rPr>
            </w:pPr>
            <w:r w:rsidRPr="00C73435">
              <w:t>N/A</w:t>
            </w:r>
          </w:p>
        </w:tc>
        <w:tc>
          <w:tcPr>
            <w:tcW w:w="3659" w:type="pct"/>
          </w:tcPr>
          <w:p w14:paraId="754DFEF0" w14:textId="7EFAF088" w:rsidR="00D43ACB" w:rsidRPr="00A25EEA" w:rsidRDefault="00D43ACB" w:rsidP="00032018">
            <w:pPr>
              <w:pStyle w:val="a1"/>
              <w:spacing w:before="0" w:after="0"/>
              <w:rPr>
                <w:rFonts w:eastAsia="Meiryo UI" w:cs="Arial"/>
                <w:i/>
                <w:iCs/>
                <w:color w:val="0070C0"/>
                <w:szCs w:val="20"/>
                <w:lang w:val="en-GB" w:eastAsia="ja-JP"/>
              </w:rPr>
            </w:pPr>
            <w:r w:rsidRPr="00C73435">
              <w:t>Not Applicable</w:t>
            </w:r>
          </w:p>
        </w:tc>
      </w:tr>
      <w:tr w:rsidR="00D43ACB" w:rsidRPr="004B7082" w14:paraId="3ABC3C93" w14:textId="77777777" w:rsidTr="001C1E6A">
        <w:trPr>
          <w:trHeight w:val="295"/>
        </w:trPr>
        <w:tc>
          <w:tcPr>
            <w:tcW w:w="1341" w:type="pct"/>
          </w:tcPr>
          <w:p w14:paraId="6DFF1D5A" w14:textId="7139FB7B" w:rsidR="00D43ACB" w:rsidRPr="00A25EEA" w:rsidRDefault="00D43ACB" w:rsidP="00032018">
            <w:pPr>
              <w:pStyle w:val="a1"/>
              <w:spacing w:before="0" w:after="0"/>
              <w:rPr>
                <w:rFonts w:eastAsia="MS Mincho" w:cs="Arial"/>
                <w:i/>
                <w:iCs/>
                <w:color w:val="0070C0"/>
                <w:szCs w:val="20"/>
                <w:lang w:val="en-US" w:eastAsia="ja-JP"/>
              </w:rPr>
            </w:pPr>
            <w:r w:rsidRPr="003D0B1C">
              <w:t>HW</w:t>
            </w:r>
          </w:p>
        </w:tc>
        <w:tc>
          <w:tcPr>
            <w:tcW w:w="3659" w:type="pct"/>
          </w:tcPr>
          <w:p w14:paraId="6F16049F" w14:textId="19E55DAA" w:rsidR="00D43ACB" w:rsidRPr="00A25EEA" w:rsidRDefault="00D43ACB" w:rsidP="00032018">
            <w:pPr>
              <w:pStyle w:val="a1"/>
              <w:spacing w:before="0" w:after="0"/>
              <w:rPr>
                <w:rFonts w:eastAsia="MS PGothic" w:cs="Arial"/>
                <w:i/>
                <w:iCs/>
                <w:color w:val="0070C0"/>
              </w:rPr>
            </w:pPr>
            <w:r w:rsidRPr="003D0B1C">
              <w:t>HardWare</w:t>
            </w:r>
          </w:p>
        </w:tc>
      </w:tr>
      <w:tr w:rsidR="00D43ACB" w:rsidRPr="004B7082" w14:paraId="719F667E" w14:textId="77777777" w:rsidTr="001C1E6A">
        <w:trPr>
          <w:trHeight w:val="295"/>
        </w:trPr>
        <w:tc>
          <w:tcPr>
            <w:tcW w:w="1341" w:type="pct"/>
          </w:tcPr>
          <w:p w14:paraId="626CB422" w14:textId="2FB1D55C" w:rsidR="00D43ACB" w:rsidRPr="00A25EEA" w:rsidRDefault="00D43ACB" w:rsidP="00032018">
            <w:pPr>
              <w:pStyle w:val="a1"/>
              <w:spacing w:before="0" w:after="0"/>
              <w:rPr>
                <w:rFonts w:eastAsia="Meiryo UI" w:cs="Arial"/>
                <w:i/>
                <w:iCs/>
                <w:color w:val="0070C0"/>
                <w:szCs w:val="20"/>
                <w:lang w:val="en-GB" w:eastAsia="ja-JP"/>
              </w:rPr>
            </w:pPr>
            <w:r w:rsidRPr="003D0B1C">
              <w:rPr>
                <w:rFonts w:hint="eastAsia"/>
              </w:rPr>
              <w:t>S</w:t>
            </w:r>
            <w:r w:rsidRPr="003D0B1C">
              <w:t>W</w:t>
            </w:r>
          </w:p>
        </w:tc>
        <w:tc>
          <w:tcPr>
            <w:tcW w:w="3659" w:type="pct"/>
          </w:tcPr>
          <w:p w14:paraId="7F47694B" w14:textId="0D33CE68" w:rsidR="00D43ACB" w:rsidRPr="00A25EEA" w:rsidRDefault="00D43ACB" w:rsidP="00032018">
            <w:pPr>
              <w:pStyle w:val="a1"/>
              <w:spacing w:before="0" w:after="0"/>
              <w:rPr>
                <w:rFonts w:eastAsia="Meiryo UI" w:cs="Arial"/>
                <w:i/>
                <w:iCs/>
                <w:color w:val="0070C0"/>
                <w:szCs w:val="20"/>
                <w:lang w:val="en-GB" w:eastAsia="ja-JP"/>
              </w:rPr>
            </w:pPr>
            <w:r w:rsidRPr="003D0B1C">
              <w:t>SoftWare</w:t>
            </w:r>
          </w:p>
        </w:tc>
      </w:tr>
      <w:tr w:rsidR="00D43ACB" w:rsidRPr="004B7082" w14:paraId="3C5F348F" w14:textId="77777777" w:rsidTr="001C1E6A">
        <w:trPr>
          <w:trHeight w:val="295"/>
        </w:trPr>
        <w:tc>
          <w:tcPr>
            <w:tcW w:w="1341" w:type="pct"/>
          </w:tcPr>
          <w:p w14:paraId="0B2BE08B" w14:textId="78DE828F" w:rsidR="00D43ACB" w:rsidRPr="00A25EEA" w:rsidRDefault="005B2B5D" w:rsidP="00032018">
            <w:pPr>
              <w:pStyle w:val="a1"/>
              <w:spacing w:before="0" w:after="0"/>
              <w:rPr>
                <w:rFonts w:eastAsia="Meiryo UI" w:cs="Arial"/>
                <w:i/>
                <w:iCs/>
                <w:color w:val="0070C0"/>
                <w:szCs w:val="20"/>
                <w:lang w:val="en-GB" w:eastAsia="ja-JP"/>
              </w:rPr>
            </w:pPr>
            <w:r w:rsidRPr="005B2B5D">
              <w:t>CAN</w:t>
            </w:r>
          </w:p>
        </w:tc>
        <w:tc>
          <w:tcPr>
            <w:tcW w:w="3659" w:type="pct"/>
          </w:tcPr>
          <w:p w14:paraId="2D51F636" w14:textId="5E87ED0B" w:rsidR="00D43ACB" w:rsidRPr="00A25EEA" w:rsidRDefault="005B2B5D" w:rsidP="00032018">
            <w:pPr>
              <w:pStyle w:val="a1"/>
              <w:spacing w:before="0" w:after="0"/>
              <w:rPr>
                <w:rFonts w:eastAsia="Meiryo UI" w:cs="Arial"/>
                <w:i/>
                <w:iCs/>
                <w:color w:val="0070C0"/>
                <w:szCs w:val="20"/>
                <w:lang w:val="en-GB" w:eastAsia="ja-JP"/>
              </w:rPr>
            </w:pPr>
            <w:r w:rsidRPr="005B2B5D">
              <w:t>Controller Area Network</w:t>
            </w:r>
          </w:p>
        </w:tc>
      </w:tr>
      <w:tr w:rsidR="004B3B64" w:rsidRPr="004B7082" w14:paraId="68340808" w14:textId="77777777" w:rsidTr="001C1E6A">
        <w:trPr>
          <w:trHeight w:val="295"/>
        </w:trPr>
        <w:tc>
          <w:tcPr>
            <w:tcW w:w="1341" w:type="pct"/>
          </w:tcPr>
          <w:p w14:paraId="7BF2049F" w14:textId="67F9CD94" w:rsidR="004B3B64" w:rsidRPr="005B2B5D" w:rsidRDefault="004B3B64" w:rsidP="00032018">
            <w:pPr>
              <w:pStyle w:val="a1"/>
              <w:spacing w:before="0" w:after="0"/>
            </w:pPr>
            <w:r>
              <w:t>LIN</w:t>
            </w:r>
          </w:p>
        </w:tc>
        <w:tc>
          <w:tcPr>
            <w:tcW w:w="3659" w:type="pct"/>
          </w:tcPr>
          <w:p w14:paraId="0EA8438C" w14:textId="76E5E59D" w:rsidR="004B3B64" w:rsidRPr="005B2B5D" w:rsidRDefault="002F4EAE" w:rsidP="00032018">
            <w:pPr>
              <w:pStyle w:val="a1"/>
              <w:spacing w:before="0" w:after="0"/>
            </w:pPr>
            <w:r w:rsidRPr="002F4EAE">
              <w:rPr>
                <w:lang w:val="en-US"/>
              </w:rPr>
              <w:t>Local Interconnect Network</w:t>
            </w:r>
          </w:p>
        </w:tc>
      </w:tr>
      <w:tr w:rsidR="005B2B5D" w:rsidRPr="004B7082" w14:paraId="0A8217C1" w14:textId="77777777" w:rsidTr="001C1E6A">
        <w:trPr>
          <w:trHeight w:val="295"/>
        </w:trPr>
        <w:tc>
          <w:tcPr>
            <w:tcW w:w="1341" w:type="pct"/>
          </w:tcPr>
          <w:p w14:paraId="18E8C246" w14:textId="21F07D6C" w:rsidR="005B2B5D" w:rsidRPr="003D0B1C" w:rsidRDefault="005B2B5D" w:rsidP="00032018">
            <w:pPr>
              <w:pStyle w:val="a1"/>
              <w:spacing w:before="0" w:after="0"/>
            </w:pPr>
            <w:r w:rsidRPr="005B2B5D">
              <w:t>AVTP</w:t>
            </w:r>
          </w:p>
        </w:tc>
        <w:tc>
          <w:tcPr>
            <w:tcW w:w="3659" w:type="pct"/>
          </w:tcPr>
          <w:p w14:paraId="3471BD90" w14:textId="0E95187A" w:rsidR="005B2B5D" w:rsidRPr="003D0B1C" w:rsidRDefault="005B2B5D" w:rsidP="00032018">
            <w:pPr>
              <w:pStyle w:val="a1"/>
              <w:spacing w:before="0" w:after="0"/>
            </w:pPr>
            <w:r w:rsidRPr="005B2B5D">
              <w:t>Audio/Video Transport Protocol</w:t>
            </w:r>
          </w:p>
        </w:tc>
      </w:tr>
      <w:tr w:rsidR="005B2B5D" w:rsidRPr="004B7082" w14:paraId="3055A8FC" w14:textId="77777777" w:rsidTr="001C1E6A">
        <w:trPr>
          <w:trHeight w:val="295"/>
        </w:trPr>
        <w:tc>
          <w:tcPr>
            <w:tcW w:w="1341" w:type="pct"/>
          </w:tcPr>
          <w:p w14:paraId="3BD603CE" w14:textId="5DF6C108" w:rsidR="005B2B5D" w:rsidRPr="003D0B1C" w:rsidRDefault="005B2B5D" w:rsidP="00032018">
            <w:pPr>
              <w:pStyle w:val="a1"/>
              <w:spacing w:before="0" w:after="0"/>
            </w:pPr>
            <w:r w:rsidRPr="005B2B5D">
              <w:t>AVTPDU</w:t>
            </w:r>
          </w:p>
        </w:tc>
        <w:tc>
          <w:tcPr>
            <w:tcW w:w="3659" w:type="pct"/>
          </w:tcPr>
          <w:p w14:paraId="1C5CD49F" w14:textId="51378ED2" w:rsidR="005B2B5D" w:rsidRPr="003D0B1C" w:rsidRDefault="005B2B5D" w:rsidP="00032018">
            <w:pPr>
              <w:pStyle w:val="a1"/>
              <w:spacing w:before="0" w:after="0"/>
            </w:pPr>
            <w:r w:rsidRPr="005B2B5D">
              <w:t>Audio/Video Transport Protocol Data Unit</w:t>
            </w:r>
          </w:p>
        </w:tc>
      </w:tr>
      <w:tr w:rsidR="002F4EAE" w:rsidRPr="004B7082" w14:paraId="30BD5533" w14:textId="77777777" w:rsidTr="001C1E6A">
        <w:trPr>
          <w:trHeight w:val="295"/>
        </w:trPr>
        <w:tc>
          <w:tcPr>
            <w:tcW w:w="1341" w:type="pct"/>
          </w:tcPr>
          <w:p w14:paraId="60057975" w14:textId="6362EC07" w:rsidR="002F4EAE" w:rsidRPr="005B2B5D" w:rsidRDefault="002F4EAE" w:rsidP="00032018">
            <w:pPr>
              <w:pStyle w:val="a1"/>
              <w:spacing w:before="0" w:after="0"/>
            </w:pPr>
            <w:r>
              <w:t>ACF</w:t>
            </w:r>
          </w:p>
        </w:tc>
        <w:tc>
          <w:tcPr>
            <w:tcW w:w="3659" w:type="pct"/>
          </w:tcPr>
          <w:p w14:paraId="4D116E32" w14:textId="6505C153" w:rsidR="002F4EAE" w:rsidRPr="005B2B5D" w:rsidRDefault="002F4EAE" w:rsidP="00032018">
            <w:pPr>
              <w:pStyle w:val="a1"/>
              <w:spacing w:before="0" w:after="0"/>
            </w:pPr>
            <w:r w:rsidRPr="002F4EAE">
              <w:rPr>
                <w:lang w:val="en-US"/>
              </w:rPr>
              <w:t>AVTP Control Format</w:t>
            </w:r>
          </w:p>
        </w:tc>
      </w:tr>
      <w:tr w:rsidR="002F4EAE" w:rsidRPr="004B7082" w14:paraId="5BCCB6AF" w14:textId="77777777" w:rsidTr="001C1E6A">
        <w:trPr>
          <w:trHeight w:val="295"/>
        </w:trPr>
        <w:tc>
          <w:tcPr>
            <w:tcW w:w="1341" w:type="pct"/>
          </w:tcPr>
          <w:p w14:paraId="14693218" w14:textId="57894E8F" w:rsidR="002F4EAE" w:rsidRDefault="002F4EAE" w:rsidP="00032018">
            <w:pPr>
              <w:pStyle w:val="a1"/>
              <w:spacing w:before="0" w:after="0"/>
            </w:pPr>
            <w:r w:rsidRPr="002F4EAE">
              <w:rPr>
                <w:lang w:val="en-US"/>
              </w:rPr>
              <w:t>MCU</w:t>
            </w:r>
          </w:p>
        </w:tc>
        <w:tc>
          <w:tcPr>
            <w:tcW w:w="3659" w:type="pct"/>
          </w:tcPr>
          <w:p w14:paraId="22B3839C" w14:textId="058F1069" w:rsidR="002F4EAE" w:rsidRPr="002F4EAE" w:rsidRDefault="002F4EAE" w:rsidP="00032018">
            <w:pPr>
              <w:pStyle w:val="a1"/>
              <w:spacing w:before="0" w:after="0"/>
              <w:rPr>
                <w:lang w:val="en-US"/>
              </w:rPr>
            </w:pPr>
            <w:r>
              <w:rPr>
                <w:lang w:val="en-US"/>
              </w:rPr>
              <w:t>M</w:t>
            </w:r>
            <w:r w:rsidRPr="002F4EAE">
              <w:rPr>
                <w:lang w:val="en-US"/>
              </w:rPr>
              <w:t>icro Controller Unit</w:t>
            </w:r>
          </w:p>
        </w:tc>
      </w:tr>
      <w:tr w:rsidR="005B2B5D" w:rsidRPr="004B7082" w14:paraId="593FFC4A" w14:textId="77777777" w:rsidTr="001C1E6A">
        <w:trPr>
          <w:trHeight w:val="295"/>
        </w:trPr>
        <w:tc>
          <w:tcPr>
            <w:tcW w:w="1341" w:type="pct"/>
          </w:tcPr>
          <w:p w14:paraId="6140A17D" w14:textId="26D7D545" w:rsidR="005B2B5D" w:rsidRPr="003D0B1C" w:rsidRDefault="005B2B5D" w:rsidP="00032018">
            <w:pPr>
              <w:pStyle w:val="a1"/>
              <w:spacing w:before="0" w:after="0"/>
            </w:pPr>
            <w:r w:rsidRPr="005B2B5D">
              <w:t>PDU</w:t>
            </w:r>
          </w:p>
        </w:tc>
        <w:tc>
          <w:tcPr>
            <w:tcW w:w="3659" w:type="pct"/>
          </w:tcPr>
          <w:p w14:paraId="07801F5E" w14:textId="32D1D4A6" w:rsidR="005B2B5D" w:rsidRPr="003D0B1C" w:rsidRDefault="005B2B5D" w:rsidP="00032018">
            <w:pPr>
              <w:pStyle w:val="a1"/>
              <w:spacing w:before="0" w:after="0"/>
            </w:pPr>
            <w:r>
              <w:t>P</w:t>
            </w:r>
            <w:r w:rsidRPr="005B2B5D">
              <w:t xml:space="preserve">rotocol </w:t>
            </w:r>
            <w:r>
              <w:t>D</w:t>
            </w:r>
            <w:r w:rsidRPr="005B2B5D">
              <w:t xml:space="preserve">ata </w:t>
            </w:r>
            <w:r>
              <w:t>U</w:t>
            </w:r>
            <w:r w:rsidRPr="005B2B5D">
              <w:t>nit</w:t>
            </w:r>
          </w:p>
        </w:tc>
      </w:tr>
      <w:tr w:rsidR="002F31DC" w:rsidRPr="004B7082" w14:paraId="04119862" w14:textId="77777777" w:rsidTr="001C1E6A">
        <w:trPr>
          <w:trHeight w:val="295"/>
        </w:trPr>
        <w:tc>
          <w:tcPr>
            <w:tcW w:w="1341" w:type="pct"/>
          </w:tcPr>
          <w:p w14:paraId="70656B09" w14:textId="1A0273DB" w:rsidR="002F31DC" w:rsidRPr="005B2B5D" w:rsidRDefault="002F31DC" w:rsidP="00032018">
            <w:pPr>
              <w:pStyle w:val="a1"/>
              <w:spacing w:before="0" w:after="0"/>
            </w:pPr>
            <w:r>
              <w:t>IP</w:t>
            </w:r>
          </w:p>
        </w:tc>
        <w:tc>
          <w:tcPr>
            <w:tcW w:w="3659" w:type="pct"/>
          </w:tcPr>
          <w:p w14:paraId="7DC83120" w14:textId="56111FD6" w:rsidR="002F31DC" w:rsidRDefault="002F31DC" w:rsidP="00032018">
            <w:pPr>
              <w:pStyle w:val="a1"/>
              <w:spacing w:before="0" w:after="0"/>
            </w:pPr>
            <w:r w:rsidRPr="002F31DC">
              <w:rPr>
                <w:lang w:val="en-US"/>
              </w:rPr>
              <w:t>Internet Protocol</w:t>
            </w:r>
          </w:p>
        </w:tc>
      </w:tr>
      <w:tr w:rsidR="002F31DC" w:rsidRPr="004B7082" w14:paraId="10CEA932" w14:textId="77777777" w:rsidTr="001C1E6A">
        <w:trPr>
          <w:trHeight w:val="295"/>
        </w:trPr>
        <w:tc>
          <w:tcPr>
            <w:tcW w:w="1341" w:type="pct"/>
          </w:tcPr>
          <w:p w14:paraId="1635675A" w14:textId="74779049" w:rsidR="002F31DC" w:rsidRDefault="002F31DC" w:rsidP="00032018">
            <w:pPr>
              <w:pStyle w:val="a1"/>
              <w:spacing w:before="0" w:after="0"/>
            </w:pPr>
            <w:r w:rsidRPr="00B3632B">
              <w:rPr>
                <w:bCs/>
              </w:rPr>
              <w:t>IPDUM</w:t>
            </w:r>
          </w:p>
        </w:tc>
        <w:tc>
          <w:tcPr>
            <w:tcW w:w="3659" w:type="pct"/>
          </w:tcPr>
          <w:p w14:paraId="19CAB6AC" w14:textId="0CA8CB9C" w:rsidR="002F31DC" w:rsidRDefault="002F31DC" w:rsidP="00032018">
            <w:pPr>
              <w:pStyle w:val="a1"/>
              <w:spacing w:before="0" w:after="0"/>
            </w:pPr>
            <w:r w:rsidRPr="002F31DC">
              <w:rPr>
                <w:lang w:val="en-US"/>
              </w:rPr>
              <w:t>Interaction Layer Protocol Data Units</w:t>
            </w:r>
            <w:r>
              <w:rPr>
                <w:lang w:val="en-US"/>
              </w:rPr>
              <w:t xml:space="preserve"> </w:t>
            </w:r>
            <w:r w:rsidRPr="002F31DC">
              <w:rPr>
                <w:lang w:val="en-US"/>
              </w:rPr>
              <w:t>Multiplexer</w:t>
            </w:r>
          </w:p>
        </w:tc>
      </w:tr>
      <w:tr w:rsidR="002F31DC" w:rsidRPr="004B7082" w14:paraId="5042AF18" w14:textId="77777777" w:rsidTr="001C1E6A">
        <w:trPr>
          <w:trHeight w:val="295"/>
        </w:trPr>
        <w:tc>
          <w:tcPr>
            <w:tcW w:w="1341" w:type="pct"/>
          </w:tcPr>
          <w:p w14:paraId="2DBA4E25" w14:textId="253B127C" w:rsidR="002F31DC" w:rsidRPr="00B3632B" w:rsidRDefault="002F31DC" w:rsidP="00032018">
            <w:pPr>
              <w:pStyle w:val="a1"/>
              <w:spacing w:before="0" w:after="0"/>
              <w:rPr>
                <w:bCs/>
              </w:rPr>
            </w:pPr>
            <w:r w:rsidRPr="00B3632B">
              <w:rPr>
                <w:bCs/>
              </w:rPr>
              <w:t>UDP</w:t>
            </w:r>
          </w:p>
        </w:tc>
        <w:tc>
          <w:tcPr>
            <w:tcW w:w="3659" w:type="pct"/>
          </w:tcPr>
          <w:p w14:paraId="5F54B8CE" w14:textId="7295494A" w:rsidR="002F31DC" w:rsidRDefault="002F31DC" w:rsidP="00032018">
            <w:pPr>
              <w:pStyle w:val="a1"/>
              <w:spacing w:before="0" w:after="0"/>
            </w:pPr>
            <w:r w:rsidRPr="002F31DC">
              <w:t>User Datagram Protocol</w:t>
            </w:r>
          </w:p>
        </w:tc>
      </w:tr>
      <w:tr w:rsidR="001D1330" w:rsidRPr="004B7082" w14:paraId="2373EC3A" w14:textId="77777777" w:rsidTr="001C1E6A">
        <w:trPr>
          <w:trHeight w:val="295"/>
        </w:trPr>
        <w:tc>
          <w:tcPr>
            <w:tcW w:w="1341" w:type="pct"/>
          </w:tcPr>
          <w:p w14:paraId="4BA6DD3B" w14:textId="1F4CDD88" w:rsidR="001D1330" w:rsidRPr="00B3632B" w:rsidRDefault="001D1330" w:rsidP="00032018">
            <w:pPr>
              <w:pStyle w:val="a1"/>
              <w:spacing w:before="0" w:after="0"/>
              <w:rPr>
                <w:bCs/>
              </w:rPr>
            </w:pPr>
            <w:r>
              <w:rPr>
                <w:bCs/>
              </w:rPr>
              <w:t>ID</w:t>
            </w:r>
          </w:p>
        </w:tc>
        <w:tc>
          <w:tcPr>
            <w:tcW w:w="3659" w:type="pct"/>
          </w:tcPr>
          <w:p w14:paraId="5B81F3D4" w14:textId="43701602" w:rsidR="001D1330" w:rsidRPr="002F31DC" w:rsidRDefault="001D1330" w:rsidP="00032018">
            <w:pPr>
              <w:pStyle w:val="a1"/>
              <w:spacing w:before="0" w:after="0"/>
            </w:pPr>
            <w:r>
              <w:t>Identifier</w:t>
            </w:r>
          </w:p>
        </w:tc>
      </w:tr>
      <w:tr w:rsidR="000F291B" w:rsidRPr="004B7082" w14:paraId="280287DE" w14:textId="77777777" w:rsidTr="001C1E6A">
        <w:trPr>
          <w:trHeight w:val="295"/>
        </w:trPr>
        <w:tc>
          <w:tcPr>
            <w:tcW w:w="1341" w:type="pct"/>
          </w:tcPr>
          <w:p w14:paraId="564D1315" w14:textId="1E39A611" w:rsidR="000F291B" w:rsidRDefault="000F291B" w:rsidP="00032018">
            <w:pPr>
              <w:pStyle w:val="a1"/>
              <w:spacing w:before="0" w:after="0"/>
              <w:rPr>
                <w:bCs/>
              </w:rPr>
            </w:pPr>
            <w:r>
              <w:rPr>
                <w:bCs/>
              </w:rPr>
              <w:t>FIFO</w:t>
            </w:r>
          </w:p>
        </w:tc>
        <w:tc>
          <w:tcPr>
            <w:tcW w:w="3659" w:type="pct"/>
          </w:tcPr>
          <w:p w14:paraId="65E1F1B5" w14:textId="08314AFF" w:rsidR="000F291B" w:rsidRDefault="000F291B" w:rsidP="00032018">
            <w:pPr>
              <w:pStyle w:val="a1"/>
              <w:spacing w:before="0" w:after="0"/>
            </w:pPr>
            <w:r>
              <w:t>First In – First Out</w:t>
            </w:r>
          </w:p>
        </w:tc>
      </w:tr>
      <w:tr w:rsidR="001D1330" w:rsidRPr="004B7082" w14:paraId="5E34063E" w14:textId="77777777" w:rsidTr="001C1E6A">
        <w:trPr>
          <w:trHeight w:val="295"/>
        </w:trPr>
        <w:tc>
          <w:tcPr>
            <w:tcW w:w="1341" w:type="pct"/>
          </w:tcPr>
          <w:p w14:paraId="060DECDC" w14:textId="57598ACF" w:rsidR="001D1330" w:rsidRDefault="001D1330" w:rsidP="00032018">
            <w:pPr>
              <w:pStyle w:val="a1"/>
              <w:spacing w:before="0" w:after="0"/>
              <w:rPr>
                <w:bCs/>
              </w:rPr>
            </w:pPr>
            <w:r>
              <w:rPr>
                <w:bCs/>
              </w:rPr>
              <w:t>VLAN</w:t>
            </w:r>
          </w:p>
        </w:tc>
        <w:tc>
          <w:tcPr>
            <w:tcW w:w="3659" w:type="pct"/>
          </w:tcPr>
          <w:p w14:paraId="5F446719" w14:textId="38DC94DD" w:rsidR="001D1330" w:rsidRDefault="001D1330" w:rsidP="00032018">
            <w:pPr>
              <w:pStyle w:val="a1"/>
              <w:spacing w:before="0" w:after="0"/>
            </w:pPr>
            <w:r>
              <w:rPr>
                <w:lang w:val="en-US"/>
              </w:rPr>
              <w:t>V</w:t>
            </w:r>
            <w:r w:rsidRPr="001D1330">
              <w:rPr>
                <w:lang w:val="en-US"/>
              </w:rPr>
              <w:t xml:space="preserve">irtual </w:t>
            </w:r>
            <w:r>
              <w:rPr>
                <w:lang w:val="en-US"/>
              </w:rPr>
              <w:t>L</w:t>
            </w:r>
            <w:r w:rsidRPr="001D1330">
              <w:rPr>
                <w:lang w:val="en-US"/>
              </w:rPr>
              <w:t xml:space="preserve">ocal </w:t>
            </w:r>
            <w:r>
              <w:rPr>
                <w:lang w:val="en-US"/>
              </w:rPr>
              <w:t>A</w:t>
            </w:r>
            <w:r w:rsidRPr="001D1330">
              <w:rPr>
                <w:lang w:val="en-US"/>
              </w:rPr>
              <w:t xml:space="preserve">rea </w:t>
            </w:r>
            <w:r>
              <w:rPr>
                <w:lang w:val="en-US"/>
              </w:rPr>
              <w:t>N</w:t>
            </w:r>
            <w:r w:rsidRPr="001D1330">
              <w:rPr>
                <w:lang w:val="en-US"/>
              </w:rPr>
              <w:t>etwork</w:t>
            </w:r>
          </w:p>
        </w:tc>
      </w:tr>
    </w:tbl>
    <w:p w14:paraId="78AA2E0F" w14:textId="77777777" w:rsidR="0008344C" w:rsidRPr="00F05069" w:rsidRDefault="0008344C" w:rsidP="0008344C">
      <w:pPr>
        <w:pStyle w:val="Heading2"/>
        <w:rPr>
          <w:rFonts w:eastAsia="Meiryo UI"/>
          <w:lang w:val="en" w:eastAsia="ja-JP"/>
        </w:rPr>
      </w:pPr>
      <w:bookmarkStart w:id="37" w:name="_Toc142063177"/>
      <w:bookmarkStart w:id="38" w:name="_Toc142064404"/>
      <w:bookmarkStart w:id="39" w:name="_Toc142665149"/>
      <w:bookmarkStart w:id="40" w:name="_Toc144543483"/>
      <w:bookmarkStart w:id="41" w:name="_Toc144543612"/>
      <w:bookmarkStart w:id="42" w:name="_Toc144543741"/>
      <w:bookmarkStart w:id="43" w:name="_Toc144821866"/>
      <w:bookmarkStart w:id="44" w:name="_Toc203383947"/>
      <w:bookmarkEnd w:id="37"/>
      <w:bookmarkEnd w:id="38"/>
      <w:bookmarkEnd w:id="39"/>
      <w:bookmarkEnd w:id="40"/>
      <w:bookmarkEnd w:id="41"/>
      <w:bookmarkEnd w:id="42"/>
      <w:bookmarkEnd w:id="43"/>
      <w:r w:rsidRPr="00F05069">
        <w:rPr>
          <w:rFonts w:eastAsia="Meiryo UI" w:hint="eastAsia"/>
          <w:lang w:val="en" w:eastAsia="ja-JP"/>
        </w:rPr>
        <w:t>Terminology</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90"/>
        <w:gridCol w:w="7341"/>
      </w:tblGrid>
      <w:tr w:rsidR="0008344C" w:rsidRPr="004B7082" w14:paraId="0FE5668C" w14:textId="77777777" w:rsidTr="001C1E6A">
        <w:trPr>
          <w:trHeight w:val="295"/>
        </w:trPr>
        <w:tc>
          <w:tcPr>
            <w:tcW w:w="1341" w:type="pct"/>
            <w:tcBorders>
              <w:bottom w:val="single" w:sz="4" w:space="0" w:color="auto"/>
            </w:tcBorders>
            <w:shd w:val="clear" w:color="auto" w:fill="D9D9D9"/>
          </w:tcPr>
          <w:p w14:paraId="6836070C" w14:textId="77777777" w:rsidR="0008344C" w:rsidRPr="004B7082" w:rsidRDefault="0008344C" w:rsidP="00032018">
            <w:pPr>
              <w:pStyle w:val="a1"/>
              <w:spacing w:before="0" w:after="0"/>
              <w:rPr>
                <w:rFonts w:eastAsia="Meiryo UI"/>
                <w:b/>
                <w:szCs w:val="20"/>
                <w:lang w:val="en-GB" w:eastAsia="ja-JP"/>
              </w:rPr>
            </w:pPr>
            <w:r w:rsidRPr="004B7082">
              <w:rPr>
                <w:rFonts w:eastAsia="Meiryo UI"/>
                <w:b/>
                <w:szCs w:val="20"/>
                <w:lang w:val="en-GB" w:eastAsia="ja-JP"/>
              </w:rPr>
              <w:t>Terminology</w:t>
            </w:r>
          </w:p>
        </w:tc>
        <w:tc>
          <w:tcPr>
            <w:tcW w:w="3659" w:type="pct"/>
            <w:tcBorders>
              <w:bottom w:val="single" w:sz="4" w:space="0" w:color="auto"/>
            </w:tcBorders>
            <w:shd w:val="clear" w:color="auto" w:fill="D9D9D9"/>
          </w:tcPr>
          <w:p w14:paraId="7BB95456" w14:textId="77777777" w:rsidR="0008344C" w:rsidRPr="004B7082" w:rsidRDefault="0008344C" w:rsidP="00032018">
            <w:pPr>
              <w:pStyle w:val="a1"/>
              <w:spacing w:before="0" w:after="0"/>
              <w:rPr>
                <w:rFonts w:eastAsia="Meiryo UI"/>
                <w:b/>
                <w:szCs w:val="20"/>
                <w:lang w:val="en-GB" w:eastAsia="ja-JP"/>
              </w:rPr>
            </w:pPr>
            <w:r w:rsidRPr="004B7082">
              <w:rPr>
                <w:rFonts w:eastAsia="Meiryo UI"/>
                <w:b/>
                <w:szCs w:val="20"/>
                <w:lang w:val="en-GB" w:eastAsia="ja-JP"/>
              </w:rPr>
              <w:t>Description</w:t>
            </w:r>
          </w:p>
        </w:tc>
      </w:tr>
      <w:tr w:rsidR="0008344C" w:rsidRPr="004B7082" w14:paraId="4021F86F" w14:textId="77777777" w:rsidTr="001C1E6A">
        <w:trPr>
          <w:trHeight w:val="295"/>
        </w:trPr>
        <w:tc>
          <w:tcPr>
            <w:tcW w:w="1341" w:type="pct"/>
            <w:shd w:val="clear" w:color="auto" w:fill="FFFFFF" w:themeFill="background1"/>
          </w:tcPr>
          <w:p w14:paraId="6E9BD3B6" w14:textId="77777777" w:rsidR="0008344C" w:rsidRPr="00D43ACB" w:rsidRDefault="0008344C" w:rsidP="00032018">
            <w:pPr>
              <w:pStyle w:val="a1"/>
              <w:spacing w:before="0" w:after="0"/>
            </w:pPr>
            <w:r w:rsidRPr="00D43ACB">
              <w:t>Software</w:t>
            </w:r>
          </w:p>
        </w:tc>
        <w:tc>
          <w:tcPr>
            <w:tcW w:w="3659" w:type="pct"/>
            <w:shd w:val="clear" w:color="auto" w:fill="FFFFFF" w:themeFill="background1"/>
          </w:tcPr>
          <w:p w14:paraId="6B15D890" w14:textId="77777777" w:rsidR="0008344C" w:rsidRPr="00D43ACB" w:rsidRDefault="0008344C" w:rsidP="00032018">
            <w:pPr>
              <w:pStyle w:val="a1"/>
              <w:spacing w:before="0" w:after="0"/>
            </w:pPr>
            <w:r w:rsidRPr="00D43ACB">
              <w:t>Unit that integrates all software components</w:t>
            </w:r>
          </w:p>
        </w:tc>
      </w:tr>
      <w:tr w:rsidR="0008344C" w:rsidRPr="004B7082" w14:paraId="2BCD0DE1" w14:textId="77777777" w:rsidTr="001C1E6A">
        <w:trPr>
          <w:trHeight w:val="295"/>
        </w:trPr>
        <w:tc>
          <w:tcPr>
            <w:tcW w:w="1341" w:type="pct"/>
            <w:shd w:val="clear" w:color="auto" w:fill="FFFFFF" w:themeFill="background1"/>
          </w:tcPr>
          <w:p w14:paraId="7244985B" w14:textId="77777777" w:rsidR="0008344C" w:rsidRPr="00D43ACB" w:rsidRDefault="0008344C" w:rsidP="00032018">
            <w:pPr>
              <w:pStyle w:val="a1"/>
              <w:spacing w:before="0" w:after="0"/>
            </w:pPr>
            <w:r w:rsidRPr="00D43ACB">
              <w:t>Software component</w:t>
            </w:r>
          </w:p>
        </w:tc>
        <w:tc>
          <w:tcPr>
            <w:tcW w:w="3659" w:type="pct"/>
            <w:shd w:val="clear" w:color="auto" w:fill="FFFFFF" w:themeFill="background1"/>
          </w:tcPr>
          <w:p w14:paraId="4C95D9B0" w14:textId="77777777" w:rsidR="0008344C" w:rsidRPr="00D43ACB" w:rsidRDefault="0008344C" w:rsidP="00032018">
            <w:pPr>
              <w:pStyle w:val="a1"/>
              <w:spacing w:before="0" w:after="0"/>
            </w:pPr>
            <w:r w:rsidRPr="00D43ACB">
              <w:t>Unit that integrates all Software sub-component</w:t>
            </w:r>
          </w:p>
        </w:tc>
      </w:tr>
      <w:tr w:rsidR="0008344C" w:rsidRPr="004B7082" w14:paraId="3F2B3B21" w14:textId="77777777" w:rsidTr="001C1E6A">
        <w:trPr>
          <w:trHeight w:val="295"/>
        </w:trPr>
        <w:tc>
          <w:tcPr>
            <w:tcW w:w="1341" w:type="pct"/>
          </w:tcPr>
          <w:p w14:paraId="749A3B84" w14:textId="77777777" w:rsidR="0008344C" w:rsidRPr="00D43ACB" w:rsidRDefault="0008344C" w:rsidP="00032018">
            <w:pPr>
              <w:pStyle w:val="a1"/>
              <w:spacing w:before="0" w:after="0"/>
            </w:pPr>
            <w:r w:rsidRPr="00D43ACB">
              <w:t>Software sub-component</w:t>
            </w:r>
          </w:p>
        </w:tc>
        <w:tc>
          <w:tcPr>
            <w:tcW w:w="3659" w:type="pct"/>
          </w:tcPr>
          <w:p w14:paraId="5BEA1B6E" w14:textId="77777777" w:rsidR="0008344C" w:rsidRPr="00D43ACB" w:rsidRDefault="0008344C" w:rsidP="00032018">
            <w:pPr>
              <w:pStyle w:val="a1"/>
              <w:spacing w:before="0" w:after="0"/>
            </w:pPr>
            <w:r w:rsidRPr="00D43ACB">
              <w:t>Unit consisting of one or more software units</w:t>
            </w:r>
          </w:p>
        </w:tc>
      </w:tr>
      <w:tr w:rsidR="0008344C" w:rsidRPr="004B7082" w14:paraId="0E91781B" w14:textId="77777777" w:rsidTr="001C1E6A">
        <w:trPr>
          <w:trHeight w:val="295"/>
        </w:trPr>
        <w:tc>
          <w:tcPr>
            <w:tcW w:w="1341" w:type="pct"/>
          </w:tcPr>
          <w:p w14:paraId="7888379A" w14:textId="77777777" w:rsidR="0008344C" w:rsidRPr="00D43ACB" w:rsidRDefault="0008344C" w:rsidP="00032018">
            <w:pPr>
              <w:pStyle w:val="a1"/>
              <w:spacing w:before="0" w:after="0"/>
            </w:pPr>
            <w:r w:rsidRPr="00D43ACB">
              <w:t>Software unit</w:t>
            </w:r>
          </w:p>
        </w:tc>
        <w:tc>
          <w:tcPr>
            <w:tcW w:w="3659" w:type="pct"/>
          </w:tcPr>
          <w:p w14:paraId="1CCA0E40" w14:textId="77777777" w:rsidR="0008344C" w:rsidRPr="00D43ACB" w:rsidRDefault="0008344C" w:rsidP="00032018">
            <w:pPr>
              <w:pStyle w:val="a1"/>
              <w:spacing w:before="0" w:after="0"/>
            </w:pPr>
            <w:r w:rsidRPr="00D43ACB">
              <w:t>Function unit capable of stand-alone operation</w:t>
            </w:r>
          </w:p>
        </w:tc>
      </w:tr>
      <w:tr w:rsidR="002F4EAE" w:rsidRPr="004B7082" w14:paraId="3BC0AE30" w14:textId="77777777" w:rsidTr="001C1E6A">
        <w:trPr>
          <w:trHeight w:val="295"/>
        </w:trPr>
        <w:tc>
          <w:tcPr>
            <w:tcW w:w="1341" w:type="pct"/>
          </w:tcPr>
          <w:p w14:paraId="50A9BFA6" w14:textId="12B71F7A" w:rsidR="002F4EAE" w:rsidRPr="00D43ACB" w:rsidRDefault="002F4EAE" w:rsidP="00032018">
            <w:pPr>
              <w:pStyle w:val="a1"/>
              <w:spacing w:before="0" w:after="0"/>
            </w:pPr>
            <w:r>
              <w:t>Port</w:t>
            </w:r>
          </w:p>
        </w:tc>
        <w:tc>
          <w:tcPr>
            <w:tcW w:w="3659" w:type="pct"/>
          </w:tcPr>
          <w:p w14:paraId="1B2A2B02" w14:textId="13A32A0F" w:rsidR="002F4EAE" w:rsidRPr="00D43ACB" w:rsidRDefault="002F4EAE" w:rsidP="00032018">
            <w:pPr>
              <w:pStyle w:val="a1"/>
              <w:spacing w:before="0" w:after="0"/>
            </w:pPr>
            <w:r w:rsidRPr="002F4EAE">
              <w:rPr>
                <w:lang w:val="en-US"/>
              </w:rPr>
              <w:t>Represents a whole configurable port on an MCU device</w:t>
            </w:r>
          </w:p>
        </w:tc>
      </w:tr>
      <w:tr w:rsidR="002F4EAE" w:rsidRPr="004B7082" w14:paraId="2DD7B128" w14:textId="77777777" w:rsidTr="001C1E6A">
        <w:trPr>
          <w:trHeight w:val="295"/>
        </w:trPr>
        <w:tc>
          <w:tcPr>
            <w:tcW w:w="1341" w:type="pct"/>
          </w:tcPr>
          <w:p w14:paraId="1BA17CF1" w14:textId="37B3E552" w:rsidR="002F4EAE" w:rsidRDefault="002F4EAE" w:rsidP="00032018">
            <w:pPr>
              <w:pStyle w:val="a1"/>
              <w:spacing w:before="0" w:after="0"/>
            </w:pPr>
            <w:r>
              <w:t>Mix</w:t>
            </w:r>
          </w:p>
        </w:tc>
        <w:tc>
          <w:tcPr>
            <w:tcW w:w="3659" w:type="pct"/>
          </w:tcPr>
          <w:p w14:paraId="1D42FC59" w14:textId="53CD0262" w:rsidR="002F4EAE" w:rsidRPr="002F4EAE" w:rsidRDefault="002F4EAE" w:rsidP="00032018">
            <w:pPr>
              <w:pStyle w:val="a1"/>
              <w:spacing w:before="0" w:after="0"/>
              <w:rPr>
                <w:lang w:val="en-US"/>
              </w:rPr>
            </w:pPr>
            <w:r w:rsidRPr="002F4EAE">
              <w:rPr>
                <w:lang w:val="en-US"/>
              </w:rPr>
              <w:t>Represents</w:t>
            </w:r>
            <w:r>
              <w:rPr>
                <w:lang w:val="en-US"/>
              </w:rPr>
              <w:t xml:space="preserve"> the type of message which includes CAN/LIN/Parallel Port messages</w:t>
            </w:r>
          </w:p>
        </w:tc>
      </w:tr>
    </w:tbl>
    <w:p w14:paraId="7CCB9711" w14:textId="329617BD" w:rsidR="009500E3" w:rsidRPr="002B5BCC" w:rsidDel="000A0D23" w:rsidRDefault="0008344C" w:rsidP="00615226">
      <w:pPr>
        <w:pStyle w:val="Heading2"/>
        <w:rPr>
          <w:del w:id="45" w:author="Huy Huynh" w:date="2026-08-03T17:55:00Z" w16du:dateUtc="2026-08-03T10:55:00Z"/>
          <w:rFonts w:eastAsia="Meiryo UI"/>
        </w:rPr>
      </w:pPr>
      <w:bookmarkStart w:id="46" w:name="_Toc142063179"/>
      <w:bookmarkStart w:id="47" w:name="_Toc142064406"/>
      <w:bookmarkStart w:id="48" w:name="_Toc142665151"/>
      <w:bookmarkStart w:id="49" w:name="_Toc144543485"/>
      <w:bookmarkStart w:id="50" w:name="_Toc144543614"/>
      <w:bookmarkStart w:id="51" w:name="_Toc144543743"/>
      <w:bookmarkStart w:id="52" w:name="_Toc144821868"/>
      <w:bookmarkStart w:id="53" w:name="_Toc142063180"/>
      <w:bookmarkStart w:id="54" w:name="_Toc142064407"/>
      <w:bookmarkStart w:id="55" w:name="_Toc142665152"/>
      <w:bookmarkStart w:id="56" w:name="_Toc144543486"/>
      <w:bookmarkStart w:id="57" w:name="_Toc144543615"/>
      <w:bookmarkStart w:id="58" w:name="_Toc144543744"/>
      <w:bookmarkStart w:id="59" w:name="_Toc144821869"/>
      <w:bookmarkStart w:id="60" w:name="_Toc203383948"/>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0A0D23">
        <w:rPr>
          <w:rFonts w:eastAsia="Meiryo UI"/>
        </w:rPr>
        <w:t>Environment</w:t>
      </w:r>
      <w:bookmarkEnd w:id="60"/>
    </w:p>
    <w:p w14:paraId="3509526E" w14:textId="6DA8CBAE" w:rsidR="000A0D23" w:rsidRPr="00194A19" w:rsidRDefault="00D43ACB" w:rsidP="00615226">
      <w:pPr>
        <w:pStyle w:val="Heading2"/>
        <w:rPr>
          <w:ins w:id="61" w:author="Huy Huynh" w:date="2026-08-03T17:53:00Z" w16du:dateUtc="2026-08-03T10:53:00Z"/>
        </w:rPr>
        <w:pPrChange w:id="62" w:author="Huy Huynh" w:date="2026-08-03T17:55:00Z" w16du:dateUtc="2026-08-03T10:55:00Z">
          <w:pPr>
            <w:pStyle w:val="Caption"/>
          </w:pPr>
        </w:pPrChange>
      </w:pPr>
      <w:del w:id="63" w:author="Huy Huynh" w:date="2026-08-03T17:53:00Z" w16du:dateUtc="2026-08-03T10:53:00Z">
        <w:r w:rsidRPr="00D43ACB" w:rsidDel="000A0D23">
          <w:delText xml:space="preserve">Refer to </w:delText>
        </w:r>
        <w:r w:rsidRPr="000A0D23" w:rsidDel="000A0D23">
          <w:rPr>
            <w:rFonts w:eastAsia="Meiryo UI" w:cs="Arial"/>
            <w:szCs w:val="21"/>
          </w:rPr>
          <w:delText xml:space="preserve">section </w:delText>
        </w:r>
        <w:r w:rsidRPr="00D43ACB" w:rsidDel="000A0D23">
          <w:delText xml:space="preserve">“Environment” of </w:delText>
        </w:r>
        <w:r w:rsidDel="000A0D23">
          <w:fldChar w:fldCharType="begin"/>
        </w:r>
        <w:r w:rsidDel="000A0D23">
          <w:delInstrText xml:space="preserve"> REF _Ref74083384 \r \h </w:delInstrText>
        </w:r>
        <w:r w:rsidDel="000A0D23">
          <w:fldChar w:fldCharType="separate"/>
        </w:r>
        <w:r w:rsidR="009D560C" w:rsidDel="000A0D23">
          <w:delText>[1]</w:delText>
        </w:r>
        <w:r w:rsidDel="000A0D23">
          <w:fldChar w:fldCharType="end"/>
        </w:r>
        <w:r w:rsidR="00D71131" w:rsidDel="000A0D23">
          <w:delText xml:space="preserve"> </w:delText>
        </w:r>
        <w:r w:rsidRPr="00D43ACB" w:rsidDel="000A0D23">
          <w:delText>Software Architectur</w:delText>
        </w:r>
        <w:r w:rsidRPr="00D43ACB" w:rsidDel="000A0D23">
          <w:rPr>
            <w:rFonts w:hint="eastAsia"/>
          </w:rPr>
          <w:delText>e</w:delText>
        </w:r>
        <w:r w:rsidRPr="00D43ACB" w:rsidDel="000A0D23">
          <w:delText xml:space="preserve"> Design Specification.</w:delText>
        </w:r>
      </w:del>
    </w:p>
    <w:tbl>
      <w:tblPr>
        <w:tblStyle w:val="TableGrid"/>
        <w:tblW w:w="5000" w:type="pct"/>
        <w:tblLayout w:type="fixed"/>
        <w:tblLook w:val="04A0" w:firstRow="1" w:lastRow="0" w:firstColumn="1" w:lastColumn="0" w:noHBand="0" w:noVBand="1"/>
      </w:tblPr>
      <w:tblGrid>
        <w:gridCol w:w="562"/>
        <w:gridCol w:w="2979"/>
        <w:gridCol w:w="6490"/>
      </w:tblGrid>
      <w:tr w:rsidR="000A0D23" w:rsidRPr="00F05069" w14:paraId="6F516B1A" w14:textId="77777777" w:rsidTr="006D654F">
        <w:trPr>
          <w:trHeight w:val="295"/>
          <w:ins w:id="64" w:author="Huy Huynh" w:date="2026-08-03T17:53:00Z" w16du:dateUtc="2026-08-03T10:53:00Z"/>
        </w:trPr>
        <w:tc>
          <w:tcPr>
            <w:tcW w:w="280" w:type="pct"/>
            <w:shd w:val="clear" w:color="auto" w:fill="BFBFBF" w:themeFill="background1" w:themeFillShade="BF"/>
          </w:tcPr>
          <w:p w14:paraId="41AC1D07" w14:textId="77777777" w:rsidR="000A0D23" w:rsidRPr="00194A19" w:rsidRDefault="000A0D23" w:rsidP="006D654F">
            <w:pPr>
              <w:pStyle w:val="a1"/>
              <w:rPr>
                <w:ins w:id="65" w:author="Huy Huynh" w:date="2026-08-03T17:53:00Z" w16du:dateUtc="2026-08-03T10:53:00Z"/>
                <w:rStyle w:val="Strong"/>
              </w:rPr>
            </w:pPr>
            <w:ins w:id="66" w:author="Huy Huynh" w:date="2026-08-03T17:53:00Z" w16du:dateUtc="2026-08-03T10:53:00Z">
              <w:r w:rsidRPr="00194A19">
                <w:rPr>
                  <w:rStyle w:val="Strong"/>
                </w:rPr>
                <w:t>No.</w:t>
              </w:r>
            </w:ins>
          </w:p>
        </w:tc>
        <w:tc>
          <w:tcPr>
            <w:tcW w:w="1485" w:type="pct"/>
            <w:shd w:val="clear" w:color="auto" w:fill="BFBFBF" w:themeFill="background1" w:themeFillShade="BF"/>
          </w:tcPr>
          <w:p w14:paraId="02E271EF" w14:textId="77777777" w:rsidR="000A0D23" w:rsidRPr="00194A19" w:rsidRDefault="000A0D23" w:rsidP="006D654F">
            <w:pPr>
              <w:pStyle w:val="a1"/>
              <w:rPr>
                <w:ins w:id="67" w:author="Huy Huynh" w:date="2026-08-03T17:53:00Z" w16du:dateUtc="2026-08-03T10:53:00Z"/>
                <w:rStyle w:val="Strong"/>
              </w:rPr>
            </w:pPr>
            <w:ins w:id="68" w:author="Huy Huynh" w:date="2026-08-03T17:53:00Z" w16du:dateUtc="2026-08-03T10:53:00Z">
              <w:r w:rsidRPr="00194A19">
                <w:rPr>
                  <w:rStyle w:val="Strong"/>
                  <w:rFonts w:hint="eastAsia"/>
                </w:rPr>
                <w:t>Item</w:t>
              </w:r>
            </w:ins>
          </w:p>
        </w:tc>
        <w:tc>
          <w:tcPr>
            <w:tcW w:w="3235" w:type="pct"/>
            <w:shd w:val="clear" w:color="auto" w:fill="BFBFBF" w:themeFill="background1" w:themeFillShade="BF"/>
          </w:tcPr>
          <w:p w14:paraId="44398FE0" w14:textId="77777777" w:rsidR="000A0D23" w:rsidRPr="00194A19" w:rsidRDefault="000A0D23" w:rsidP="006D654F">
            <w:pPr>
              <w:pStyle w:val="a1"/>
              <w:rPr>
                <w:ins w:id="69" w:author="Huy Huynh" w:date="2026-08-03T17:53:00Z" w16du:dateUtc="2026-08-03T10:53:00Z"/>
                <w:rStyle w:val="Strong"/>
              </w:rPr>
            </w:pPr>
            <w:ins w:id="70" w:author="Huy Huynh" w:date="2026-08-03T17:53:00Z" w16du:dateUtc="2026-08-03T10:53:00Z">
              <w:r w:rsidRPr="00194A19">
                <w:rPr>
                  <w:rStyle w:val="Strong"/>
                </w:rPr>
                <w:t>Content</w:t>
              </w:r>
            </w:ins>
          </w:p>
        </w:tc>
      </w:tr>
      <w:tr w:rsidR="000A0D23" w:rsidRPr="00F05069" w14:paraId="1FE5A636" w14:textId="77777777" w:rsidTr="006D654F">
        <w:trPr>
          <w:trHeight w:val="295"/>
          <w:ins w:id="71" w:author="Huy Huynh" w:date="2026-08-03T17:53:00Z" w16du:dateUtc="2026-08-03T10:53:00Z"/>
        </w:trPr>
        <w:tc>
          <w:tcPr>
            <w:tcW w:w="280" w:type="pct"/>
          </w:tcPr>
          <w:p w14:paraId="2186B66A" w14:textId="77777777" w:rsidR="000A0D23" w:rsidRPr="00194A19" w:rsidRDefault="000A0D23" w:rsidP="006D654F">
            <w:pPr>
              <w:pStyle w:val="a1"/>
              <w:rPr>
                <w:ins w:id="72" w:author="Huy Huynh" w:date="2026-08-03T17:53:00Z" w16du:dateUtc="2026-08-03T10:53:00Z"/>
              </w:rPr>
            </w:pPr>
            <w:ins w:id="73" w:author="Huy Huynh" w:date="2026-08-03T17:53:00Z" w16du:dateUtc="2026-08-03T10:53:00Z">
              <w:r w:rsidRPr="00194A19">
                <w:t>(1)</w:t>
              </w:r>
            </w:ins>
          </w:p>
        </w:tc>
        <w:tc>
          <w:tcPr>
            <w:tcW w:w="1485" w:type="pct"/>
          </w:tcPr>
          <w:p w14:paraId="4810BEA0" w14:textId="77777777" w:rsidR="000A0D23" w:rsidRPr="00194A19" w:rsidRDefault="000A0D23" w:rsidP="006D654F">
            <w:pPr>
              <w:pStyle w:val="a1"/>
              <w:rPr>
                <w:ins w:id="74" w:author="Huy Huynh" w:date="2026-08-03T17:53:00Z" w16du:dateUtc="2026-08-03T10:53:00Z"/>
              </w:rPr>
            </w:pPr>
            <w:ins w:id="75" w:author="Huy Huynh" w:date="2026-08-03T17:53:00Z" w16du:dateUtc="2026-08-03T10:53:00Z">
              <w:r w:rsidRPr="00194A19">
                <w:t>Target SoC</w:t>
              </w:r>
            </w:ins>
          </w:p>
        </w:tc>
        <w:tc>
          <w:tcPr>
            <w:tcW w:w="3235" w:type="pct"/>
          </w:tcPr>
          <w:p w14:paraId="456DC9DB" w14:textId="65905AF1" w:rsidR="000A0D23" w:rsidRPr="00194A19" w:rsidRDefault="000A0D23" w:rsidP="006D654F">
            <w:pPr>
              <w:pStyle w:val="a1"/>
              <w:rPr>
                <w:ins w:id="76" w:author="Huy Huynh" w:date="2026-08-03T17:53:00Z" w16du:dateUtc="2026-08-03T10:53:00Z"/>
              </w:rPr>
            </w:pPr>
            <w:ins w:id="77" w:author="Huy Huynh" w:date="2026-08-03T17:53:00Z" w16du:dateUtc="2026-08-03T10:53:00Z">
              <w:r>
                <w:t>X2x</w:t>
              </w:r>
            </w:ins>
          </w:p>
        </w:tc>
      </w:tr>
      <w:tr w:rsidR="000A0D23" w:rsidRPr="00F05069" w14:paraId="678BA028" w14:textId="77777777" w:rsidTr="006D654F">
        <w:trPr>
          <w:trHeight w:val="295"/>
          <w:ins w:id="78" w:author="Huy Huynh" w:date="2026-08-03T17:53:00Z" w16du:dateUtc="2026-08-03T10:53:00Z"/>
        </w:trPr>
        <w:tc>
          <w:tcPr>
            <w:tcW w:w="280" w:type="pct"/>
          </w:tcPr>
          <w:p w14:paraId="48261C51" w14:textId="77777777" w:rsidR="000A0D23" w:rsidRPr="00194A19" w:rsidRDefault="000A0D23" w:rsidP="006D654F">
            <w:pPr>
              <w:pStyle w:val="a1"/>
              <w:rPr>
                <w:ins w:id="79" w:author="Huy Huynh" w:date="2026-08-03T17:53:00Z" w16du:dateUtc="2026-08-03T10:53:00Z"/>
              </w:rPr>
            </w:pPr>
            <w:ins w:id="80" w:author="Huy Huynh" w:date="2026-08-03T17:53:00Z" w16du:dateUtc="2026-08-03T10:53:00Z">
              <w:r w:rsidRPr="00194A19">
                <w:rPr>
                  <w:rFonts w:hint="eastAsia"/>
                </w:rPr>
                <w:t>(2)</w:t>
              </w:r>
            </w:ins>
          </w:p>
        </w:tc>
        <w:tc>
          <w:tcPr>
            <w:tcW w:w="1485" w:type="pct"/>
          </w:tcPr>
          <w:p w14:paraId="791919D4" w14:textId="77777777" w:rsidR="000A0D23" w:rsidRPr="00194A19" w:rsidRDefault="000A0D23" w:rsidP="006D654F">
            <w:pPr>
              <w:pStyle w:val="a1"/>
              <w:rPr>
                <w:ins w:id="81" w:author="Huy Huynh" w:date="2026-08-03T17:53:00Z" w16du:dateUtc="2026-08-03T10:53:00Z"/>
              </w:rPr>
            </w:pPr>
            <w:ins w:id="82" w:author="Huy Huynh" w:date="2026-08-03T17:53:00Z" w16du:dateUtc="2026-08-03T10:53:00Z">
              <w:r w:rsidRPr="00194A19">
                <w:t>Target SoC Core</w:t>
              </w:r>
            </w:ins>
          </w:p>
        </w:tc>
        <w:tc>
          <w:tcPr>
            <w:tcW w:w="3235" w:type="pct"/>
          </w:tcPr>
          <w:p w14:paraId="5F1FF1C9" w14:textId="10224C9D" w:rsidR="000A0D23" w:rsidRPr="00194A19" w:rsidRDefault="000A0D23" w:rsidP="006D654F">
            <w:pPr>
              <w:pStyle w:val="a1"/>
              <w:rPr>
                <w:ins w:id="83" w:author="Huy Huynh" w:date="2026-08-03T17:53:00Z" w16du:dateUtc="2026-08-03T10:53:00Z"/>
                <w:lang w:eastAsia="ja-JP"/>
              </w:rPr>
            </w:pPr>
            <w:ins w:id="84" w:author="Huy Huynh" w:date="2026-08-03T17:53:00Z" w16du:dateUtc="2026-08-03T10:53:00Z">
              <w:r>
                <w:rPr>
                  <w:lang w:eastAsia="ja-JP"/>
                </w:rPr>
                <w:t>RH850 G4KH</w:t>
              </w:r>
            </w:ins>
            <w:ins w:id="85" w:author="Huy Huynh" w:date="2026-08-03T17:54:00Z" w16du:dateUtc="2026-08-03T10:54:00Z">
              <w:r>
                <w:rPr>
                  <w:lang w:eastAsia="ja-JP"/>
                </w:rPr>
                <w:br/>
                <w:t>RH850 G4MH</w:t>
              </w:r>
            </w:ins>
          </w:p>
        </w:tc>
      </w:tr>
      <w:tr w:rsidR="000A0D23" w:rsidRPr="00F05069" w14:paraId="4B9244D5" w14:textId="77777777" w:rsidTr="006D654F">
        <w:trPr>
          <w:trHeight w:val="295"/>
          <w:ins w:id="86" w:author="Huy Huynh" w:date="2026-08-03T17:53:00Z" w16du:dateUtc="2026-08-03T10:53:00Z"/>
        </w:trPr>
        <w:tc>
          <w:tcPr>
            <w:tcW w:w="280" w:type="pct"/>
          </w:tcPr>
          <w:p w14:paraId="728C0D33" w14:textId="77777777" w:rsidR="000A0D23" w:rsidRPr="00194A19" w:rsidRDefault="000A0D23" w:rsidP="006D654F">
            <w:pPr>
              <w:pStyle w:val="a1"/>
              <w:rPr>
                <w:ins w:id="87" w:author="Huy Huynh" w:date="2026-08-03T17:53:00Z" w16du:dateUtc="2026-08-03T10:53:00Z"/>
              </w:rPr>
            </w:pPr>
            <w:ins w:id="88" w:author="Huy Huynh" w:date="2026-08-03T17:53:00Z" w16du:dateUtc="2026-08-03T10:53:00Z">
              <w:r w:rsidRPr="00194A19">
                <w:rPr>
                  <w:rFonts w:hint="eastAsia"/>
                </w:rPr>
                <w:t>(3)</w:t>
              </w:r>
            </w:ins>
          </w:p>
        </w:tc>
        <w:tc>
          <w:tcPr>
            <w:tcW w:w="1485" w:type="pct"/>
          </w:tcPr>
          <w:p w14:paraId="01E3423C" w14:textId="77777777" w:rsidR="000A0D23" w:rsidRPr="00194A19" w:rsidRDefault="000A0D23" w:rsidP="006D654F">
            <w:pPr>
              <w:pStyle w:val="a1"/>
              <w:rPr>
                <w:ins w:id="89" w:author="Huy Huynh" w:date="2026-08-03T17:53:00Z" w16du:dateUtc="2026-08-03T10:53:00Z"/>
              </w:rPr>
            </w:pPr>
            <w:ins w:id="90" w:author="Huy Huynh" w:date="2026-08-03T17:53:00Z" w16du:dateUtc="2026-08-03T10:53:00Z">
              <w:r w:rsidRPr="00194A19">
                <w:t>Compiler</w:t>
              </w:r>
            </w:ins>
          </w:p>
        </w:tc>
        <w:tc>
          <w:tcPr>
            <w:tcW w:w="3235" w:type="pct"/>
          </w:tcPr>
          <w:p w14:paraId="2C1F65D4" w14:textId="21ADCD98" w:rsidR="000A0D23" w:rsidRPr="00194A19" w:rsidRDefault="000A0D23" w:rsidP="006D654F">
            <w:pPr>
              <w:pStyle w:val="a1"/>
              <w:rPr>
                <w:ins w:id="91" w:author="Huy Huynh" w:date="2026-08-03T17:53:00Z" w16du:dateUtc="2026-08-03T10:53:00Z"/>
              </w:rPr>
            </w:pPr>
            <w:ins w:id="92" w:author="Huy Huynh" w:date="2026-08-03T17:53:00Z" w16du:dateUtc="2026-08-03T10:53:00Z">
              <w:r w:rsidRPr="0031232F">
                <w:t>GHS V8.1.4 v2024.1.4</w:t>
              </w:r>
            </w:ins>
          </w:p>
        </w:tc>
      </w:tr>
      <w:tr w:rsidR="000A0D23" w:rsidRPr="00F05069" w14:paraId="18353297" w14:textId="77777777" w:rsidTr="006D654F">
        <w:trPr>
          <w:trHeight w:val="295"/>
          <w:ins w:id="93" w:author="Huy Huynh" w:date="2026-08-03T17:53:00Z" w16du:dateUtc="2026-08-03T10:53:00Z"/>
        </w:trPr>
        <w:tc>
          <w:tcPr>
            <w:tcW w:w="280" w:type="pct"/>
          </w:tcPr>
          <w:p w14:paraId="45676D44" w14:textId="77777777" w:rsidR="000A0D23" w:rsidRPr="00194A19" w:rsidRDefault="000A0D23" w:rsidP="006D654F">
            <w:pPr>
              <w:pStyle w:val="a1"/>
              <w:rPr>
                <w:ins w:id="94" w:author="Huy Huynh" w:date="2026-08-03T17:53:00Z" w16du:dateUtc="2026-08-03T10:53:00Z"/>
              </w:rPr>
            </w:pPr>
            <w:ins w:id="95" w:author="Huy Huynh" w:date="2026-08-03T17:53:00Z" w16du:dateUtc="2026-08-03T10:53:00Z">
              <w:r w:rsidRPr="00194A19">
                <w:rPr>
                  <w:rFonts w:hint="eastAsia"/>
                </w:rPr>
                <w:t>(4)</w:t>
              </w:r>
            </w:ins>
          </w:p>
        </w:tc>
        <w:tc>
          <w:tcPr>
            <w:tcW w:w="1485" w:type="pct"/>
          </w:tcPr>
          <w:p w14:paraId="2BD7AF9B" w14:textId="77777777" w:rsidR="000A0D23" w:rsidRPr="00194A19" w:rsidRDefault="000A0D23" w:rsidP="006D654F">
            <w:pPr>
              <w:pStyle w:val="a1"/>
              <w:rPr>
                <w:ins w:id="96" w:author="Huy Huynh" w:date="2026-08-03T17:53:00Z" w16du:dateUtc="2026-08-03T10:53:00Z"/>
              </w:rPr>
            </w:pPr>
            <w:ins w:id="97" w:author="Huy Huynh" w:date="2026-08-03T17:53:00Z" w16du:dateUtc="2026-08-03T10:53:00Z">
              <w:r w:rsidRPr="00194A19">
                <w:t>Evaluation Board</w:t>
              </w:r>
            </w:ins>
          </w:p>
        </w:tc>
        <w:tc>
          <w:tcPr>
            <w:tcW w:w="3235" w:type="pct"/>
          </w:tcPr>
          <w:p w14:paraId="0BDF2C69" w14:textId="77777777" w:rsidR="000A0D23" w:rsidRPr="00194A19" w:rsidRDefault="000A0D23" w:rsidP="006D654F">
            <w:pPr>
              <w:pStyle w:val="a1"/>
              <w:rPr>
                <w:ins w:id="98" w:author="Huy Huynh" w:date="2026-08-03T17:53:00Z" w16du:dateUtc="2026-08-03T10:53:00Z"/>
              </w:rPr>
            </w:pPr>
            <w:ins w:id="99" w:author="Huy Huynh" w:date="2026-08-03T17:53:00Z" w16du:dateUtc="2026-08-03T10:53:00Z">
              <w:r>
                <w:t>RH850 X2x System Evaluation Board</w:t>
              </w:r>
            </w:ins>
          </w:p>
          <w:p w14:paraId="0BB775F7" w14:textId="77777777" w:rsidR="000A0D23" w:rsidRPr="00194A19" w:rsidRDefault="000A0D23" w:rsidP="006D654F">
            <w:pPr>
              <w:pStyle w:val="a1"/>
              <w:rPr>
                <w:ins w:id="100" w:author="Huy Huynh" w:date="2026-08-03T17:53:00Z" w16du:dateUtc="2026-08-03T10:53:00Z"/>
              </w:rPr>
            </w:pPr>
            <w:ins w:id="101" w:author="Huy Huynh" w:date="2026-08-03T17:53:00Z" w16du:dateUtc="2026-08-03T10:53:00Z">
              <w:r w:rsidRPr="00194A19">
                <w:t>Renesas Electronics</w:t>
              </w:r>
            </w:ins>
          </w:p>
        </w:tc>
      </w:tr>
    </w:tbl>
    <w:p w14:paraId="066BFA7D" w14:textId="4EC91245" w:rsidR="000A0D23" w:rsidDel="000A0D23" w:rsidRDefault="000A0D23" w:rsidP="00032018">
      <w:pPr>
        <w:spacing w:after="120"/>
        <w:rPr>
          <w:del w:id="102" w:author="Huy Huynh" w:date="2026-08-03T17:55:00Z" w16du:dateUtc="2026-08-03T10:55:00Z"/>
        </w:rPr>
      </w:pPr>
    </w:p>
    <w:p w14:paraId="51C98355" w14:textId="52C204BE" w:rsidR="0008344C" w:rsidRDefault="0008344C" w:rsidP="005C4230">
      <w:pPr>
        <w:pStyle w:val="Heading2"/>
        <w:rPr>
          <w:rFonts w:eastAsia="Meiryo UI"/>
        </w:rPr>
      </w:pPr>
      <w:bookmarkStart w:id="103" w:name="_Toc142063182"/>
      <w:bookmarkStart w:id="104" w:name="_Toc142064409"/>
      <w:bookmarkStart w:id="105" w:name="_Toc142665154"/>
      <w:bookmarkStart w:id="106" w:name="_Toc144543488"/>
      <w:bookmarkStart w:id="107" w:name="_Toc144543617"/>
      <w:bookmarkStart w:id="108" w:name="_Toc144543746"/>
      <w:bookmarkStart w:id="109" w:name="_Toc144821871"/>
      <w:bookmarkStart w:id="110" w:name="_Toc203383949"/>
      <w:bookmarkEnd w:id="103"/>
      <w:bookmarkEnd w:id="104"/>
      <w:bookmarkEnd w:id="105"/>
      <w:bookmarkEnd w:id="106"/>
      <w:bookmarkEnd w:id="107"/>
      <w:bookmarkEnd w:id="108"/>
      <w:bookmarkEnd w:id="109"/>
      <w:r w:rsidRPr="00F05069">
        <w:rPr>
          <w:rFonts w:eastAsia="Meiryo UI" w:hint="eastAsia"/>
          <w:lang w:eastAsia="ja-JP"/>
        </w:rPr>
        <w:t xml:space="preserve">Limitations </w:t>
      </w:r>
      <w:r w:rsidRPr="00F05069">
        <w:rPr>
          <w:rFonts w:eastAsia="Meiryo UI"/>
        </w:rPr>
        <w:t>for development</w:t>
      </w:r>
      <w:bookmarkEnd w:id="110"/>
    </w:p>
    <w:p w14:paraId="130A51BF" w14:textId="19301B7E" w:rsidR="0008344C" w:rsidRDefault="00D71131" w:rsidP="00032018">
      <w:pPr>
        <w:spacing w:after="120"/>
      </w:pPr>
      <w:del w:id="111" w:author="Huy Huynh" w:date="2026-08-03T17:55:00Z" w16du:dateUtc="2026-08-03T10:55:00Z">
        <w:r w:rsidRPr="00D71131" w:rsidDel="000A0D23">
          <w:rPr>
            <w:lang w:val="en-GB"/>
          </w:rPr>
          <w:delText xml:space="preserve">Refer to section “Limitations for development” of </w:delText>
        </w:r>
        <w:r w:rsidDel="000A0D23">
          <w:rPr>
            <w:lang w:val="en-GB"/>
          </w:rPr>
          <w:fldChar w:fldCharType="begin"/>
        </w:r>
        <w:r w:rsidDel="000A0D23">
          <w:rPr>
            <w:lang w:val="en-GB"/>
          </w:rPr>
          <w:delInstrText xml:space="preserve"> REF _Ref74083384 \r \h </w:delInstrText>
        </w:r>
        <w:r w:rsidDel="000A0D23">
          <w:rPr>
            <w:lang w:val="en-GB"/>
          </w:rPr>
        </w:r>
        <w:r w:rsidDel="000A0D23">
          <w:rPr>
            <w:lang w:val="en-GB"/>
          </w:rPr>
          <w:fldChar w:fldCharType="separate"/>
        </w:r>
        <w:r w:rsidR="009D560C" w:rsidDel="000A0D23">
          <w:rPr>
            <w:lang w:val="en-GB"/>
          </w:rPr>
          <w:delText>[1]</w:delText>
        </w:r>
        <w:r w:rsidDel="000A0D23">
          <w:rPr>
            <w:lang w:val="en-GB"/>
          </w:rPr>
          <w:fldChar w:fldCharType="end"/>
        </w:r>
        <w:r w:rsidDel="000A0D23">
          <w:rPr>
            <w:lang w:val="en-GB"/>
          </w:rPr>
          <w:delText xml:space="preserve"> </w:delText>
        </w:r>
        <w:r w:rsidRPr="00D71131" w:rsidDel="000A0D23">
          <w:rPr>
            <w:lang w:val="en-GB"/>
          </w:rPr>
          <w:delText>Software Architecture Design Specification.</w:delText>
        </w:r>
      </w:del>
      <w:ins w:id="112" w:author="Huy Huynh" w:date="2026-08-03T17:55:00Z" w16du:dateUtc="2026-08-03T10:55:00Z">
        <w:r w:rsidR="000A0D23">
          <w:rPr>
            <w:lang w:val="en-GB"/>
          </w:rPr>
          <w:t>N/A</w:t>
        </w:r>
      </w:ins>
    </w:p>
    <w:p w14:paraId="0DEECFD3" w14:textId="77777777" w:rsidR="0008344C" w:rsidRPr="001C4148" w:rsidRDefault="0008344C" w:rsidP="00032018">
      <w:pPr>
        <w:spacing w:after="120"/>
        <w:rPr>
          <w:rFonts w:eastAsia="Meiryo UI"/>
        </w:rPr>
      </w:pPr>
    </w:p>
    <w:p w14:paraId="050F342F" w14:textId="77777777" w:rsidR="0059139A" w:rsidRDefault="0059139A" w:rsidP="00032018">
      <w:pPr>
        <w:spacing w:after="120"/>
        <w:rPr>
          <w:rFonts w:eastAsia="Meiryo UI"/>
          <w:b/>
          <w:kern w:val="28"/>
          <w:sz w:val="28"/>
          <w:szCs w:val="28"/>
        </w:rPr>
      </w:pPr>
      <w:r>
        <w:rPr>
          <w:rFonts w:eastAsia="Meiryo UI"/>
        </w:rPr>
        <w:br w:type="page"/>
      </w:r>
    </w:p>
    <w:p w14:paraId="1DA7976A" w14:textId="69A15E97" w:rsidR="0008344C" w:rsidRDefault="0008344C" w:rsidP="00684CC4">
      <w:pPr>
        <w:pStyle w:val="Heading1"/>
      </w:pPr>
      <w:bookmarkStart w:id="113" w:name="_Toc203383950"/>
      <w:r w:rsidRPr="00D56779">
        <w:lastRenderedPageBreak/>
        <w:t>S</w:t>
      </w:r>
      <w:r w:rsidR="00F456E1" w:rsidRPr="00D56779">
        <w:t xml:space="preserve">ummary of </w:t>
      </w:r>
      <w:r w:rsidR="003B4AC4" w:rsidRPr="00A90C93">
        <w:t>Component</w:t>
      </w:r>
      <w:r w:rsidR="006E0045" w:rsidRPr="00A90C93">
        <w:t xml:space="preserve"> Architecture</w:t>
      </w:r>
      <w:bookmarkEnd w:id="113"/>
    </w:p>
    <w:p w14:paraId="7A92F699" w14:textId="6809F9EA" w:rsidR="002B4DAC" w:rsidRPr="000671F0" w:rsidRDefault="009A052B" w:rsidP="00902A83">
      <w:pPr>
        <w:pStyle w:val="TraceID"/>
      </w:pPr>
      <w:bookmarkStart w:id="114" w:name="_Hlk26878553"/>
      <w:r w:rsidRPr="00125248">
        <w:t>[</w:t>
      </w:r>
      <w:r w:rsidR="002B4DAC" w:rsidRPr="002B4DAC">
        <w:t>iso26-18_p6_7.4.5]</w:t>
      </w:r>
      <w:r w:rsidR="0091587F">
        <w:t xml:space="preserve"> a</w:t>
      </w:r>
      <w:r w:rsidR="0058651F">
        <w:t>;</w:t>
      </w:r>
      <w:r w:rsidR="0058651F" w:rsidRPr="0058651F">
        <w:t xml:space="preserve"> [iso26-18_p6_7.4.4]</w:t>
      </w:r>
      <w:r w:rsidR="002B4DAC" w:rsidRPr="002B4DAC">
        <w:t xml:space="preserve"> </w:t>
      </w:r>
    </w:p>
    <w:bookmarkEnd w:id="114"/>
    <w:p w14:paraId="7806A833" w14:textId="6F6BE273" w:rsidR="00C30C03" w:rsidRDefault="003B16C2" w:rsidP="00032018">
      <w:pPr>
        <w:spacing w:after="120"/>
      </w:pPr>
      <w:r>
        <w:fldChar w:fldCharType="begin"/>
      </w:r>
      <w:r>
        <w:instrText xml:space="preserve"> REF _Ref74167243 \h </w:instrText>
      </w:r>
      <w:r>
        <w:fldChar w:fldCharType="separate"/>
      </w:r>
      <w:r w:rsidR="009D560C">
        <w:t xml:space="preserve">Figure </w:t>
      </w:r>
      <w:r w:rsidR="009D560C">
        <w:rPr>
          <w:noProof/>
        </w:rPr>
        <w:t>2</w:t>
      </w:r>
      <w:r w:rsidR="009D560C">
        <w:noBreakHyphen/>
      </w:r>
      <w:r w:rsidR="009D560C">
        <w:rPr>
          <w:noProof/>
        </w:rPr>
        <w:t>1</w:t>
      </w:r>
      <w:r>
        <w:fldChar w:fldCharType="end"/>
      </w:r>
      <w:r>
        <w:t xml:space="preserve"> </w:t>
      </w:r>
      <w:r w:rsidRPr="003B16C2">
        <w:t xml:space="preserve">shows the software component architecture of </w:t>
      </w:r>
      <w:r w:rsidR="0045362C">
        <w:t>Protocol Conversion</w:t>
      </w:r>
      <w:r w:rsidRPr="003B16C2">
        <w:t>.</w:t>
      </w:r>
    </w:p>
    <w:p w14:paraId="112C0B9A" w14:textId="5EF8B186" w:rsidR="007D1C76" w:rsidRDefault="005602D7" w:rsidP="007C440A">
      <w:pPr>
        <w:keepNext/>
      </w:pPr>
      <w:r>
        <w:rPr>
          <w:noProof/>
        </w:rPr>
        <w:drawing>
          <wp:inline distT="0" distB="0" distL="0" distR="0" wp14:anchorId="627A4F27" wp14:editId="2B293C48">
            <wp:extent cx="6356350" cy="2999232"/>
            <wp:effectExtent l="0" t="0" r="0" b="0"/>
            <wp:docPr id="2328755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23" cy="3001956"/>
                    </a:xfrm>
                    <a:prstGeom prst="rect">
                      <a:avLst/>
                    </a:prstGeom>
                    <a:noFill/>
                  </pic:spPr>
                </pic:pic>
              </a:graphicData>
            </a:graphic>
          </wp:inline>
        </w:drawing>
      </w:r>
    </w:p>
    <w:p w14:paraId="6D63EC54" w14:textId="664D3A43" w:rsidR="003B16C2" w:rsidRDefault="003B16C2" w:rsidP="00E10491">
      <w:pPr>
        <w:pStyle w:val="Caption"/>
        <w:rPr>
          <w:rFonts w:eastAsia="Meiryo UI"/>
        </w:rPr>
      </w:pPr>
      <w:bookmarkStart w:id="115" w:name="_Ref74167243"/>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1</w:t>
      </w:r>
      <w:r w:rsidR="009D560C">
        <w:rPr>
          <w:noProof/>
        </w:rPr>
        <w:fldChar w:fldCharType="end"/>
      </w:r>
      <w:bookmarkEnd w:id="115"/>
      <w:r w:rsidR="009F2782">
        <w:rPr>
          <w:noProof/>
        </w:rPr>
        <w:t>:</w:t>
      </w:r>
      <w:r>
        <w:rPr>
          <w:rFonts w:hint="eastAsia"/>
        </w:rPr>
        <w:t xml:space="preserve"> </w:t>
      </w:r>
      <w:r w:rsidRPr="003B16C2">
        <w:t xml:space="preserve">Software Component Architecture of </w:t>
      </w:r>
      <w:r w:rsidR="0045362C">
        <w:t>Protocol Conversion</w:t>
      </w:r>
    </w:p>
    <w:p w14:paraId="43D5EB30" w14:textId="22E2ED6C" w:rsidR="000C4A99" w:rsidRPr="00103DEF" w:rsidRDefault="00103DEF" w:rsidP="00D10EB4">
      <w:pPr>
        <w:pStyle w:val="Heading2"/>
        <w:rPr>
          <w:i/>
          <w:iCs/>
        </w:rPr>
      </w:pPr>
      <w:bookmarkStart w:id="116" w:name="_Toc142063186"/>
      <w:bookmarkStart w:id="117" w:name="_Toc142064413"/>
      <w:bookmarkStart w:id="118" w:name="_Toc142665158"/>
      <w:bookmarkStart w:id="119" w:name="_Toc144543492"/>
      <w:bookmarkStart w:id="120" w:name="_Toc144543621"/>
      <w:bookmarkStart w:id="121" w:name="_Toc144543750"/>
      <w:bookmarkStart w:id="122" w:name="_Toc144821875"/>
      <w:bookmarkStart w:id="123" w:name="_Toc203383951"/>
      <w:bookmarkEnd w:id="116"/>
      <w:bookmarkEnd w:id="117"/>
      <w:bookmarkEnd w:id="118"/>
      <w:bookmarkEnd w:id="119"/>
      <w:bookmarkEnd w:id="120"/>
      <w:bookmarkEnd w:id="121"/>
      <w:bookmarkEnd w:id="122"/>
      <w:r w:rsidRPr="00103DEF">
        <w:t>Features</w:t>
      </w:r>
      <w:bookmarkEnd w:id="123"/>
    </w:p>
    <w:p w14:paraId="00780A7F" w14:textId="72CC45F9" w:rsidR="00F4020E" w:rsidRDefault="00F4020E" w:rsidP="00F4020E">
      <w:pPr>
        <w:pStyle w:val="ReqID"/>
      </w:pPr>
      <w:r w:rsidRPr="00C20FCB">
        <w:t>[</w:t>
      </w:r>
      <w:r>
        <w:t>Gen5GW</w:t>
      </w:r>
      <w:r w:rsidRPr="00C20FCB">
        <w:t>_</w:t>
      </w:r>
      <w:r>
        <w:t>ProtoConv</w:t>
      </w:r>
      <w:r w:rsidRPr="00C20FCB">
        <w:t>_AD_C_01_001]</w:t>
      </w:r>
    </w:p>
    <w:p w14:paraId="18375CDE" w14:textId="77777777" w:rsidR="00F4020E" w:rsidRDefault="00F4020E" w:rsidP="00F4020E">
      <w:pPr>
        <w:spacing w:after="120"/>
      </w:pPr>
      <w:r w:rsidRPr="00C20FCB">
        <w:t>This software is implemented as the Complex Driver compliant with AUTOSAR</w:t>
      </w:r>
      <w:r>
        <w:t>.</w:t>
      </w:r>
    </w:p>
    <w:p w14:paraId="1EF26301" w14:textId="77777777" w:rsidR="00F4020E" w:rsidRPr="00C20FCB" w:rsidRDefault="00F4020E" w:rsidP="00F4020E">
      <w:pPr>
        <w:pStyle w:val="RefIDs"/>
        <w:rPr>
          <w:rFonts w:eastAsia="Meiryo UI"/>
          <w:szCs w:val="21"/>
        </w:rPr>
      </w:pPr>
      <w:r>
        <w:rPr>
          <w:rFonts w:hint="eastAsia"/>
        </w:rPr>
        <w:t>[</w:t>
      </w:r>
      <w:r>
        <w:t xml:space="preserve">Covers: </w:t>
      </w:r>
      <w:r w:rsidRPr="006668AE">
        <w:t>req-8552172-00527976</w:t>
      </w:r>
      <w:r>
        <w:rPr>
          <w:rFonts w:hint="eastAsia"/>
        </w:rPr>
        <w:t>]</w:t>
      </w:r>
    </w:p>
    <w:p w14:paraId="04694A37" w14:textId="7B5B3499" w:rsidR="00C20FCB" w:rsidRDefault="00CE2910" w:rsidP="00BE5228">
      <w:pPr>
        <w:pStyle w:val="ReqID"/>
      </w:pPr>
      <w:r w:rsidRPr="00C20FCB">
        <w:t>[</w:t>
      </w:r>
      <w:r>
        <w:t>Gen5</w:t>
      </w:r>
      <w:r w:rsidRPr="00C20FCB">
        <w:t>GW_</w:t>
      </w:r>
      <w:r>
        <w:t>ProtoConv</w:t>
      </w:r>
      <w:r w:rsidRPr="00C20FCB">
        <w:t>_AD_C_</w:t>
      </w:r>
      <w:r>
        <w:t>01</w:t>
      </w:r>
      <w:r w:rsidRPr="00C20FCB">
        <w:t>_</w:t>
      </w:r>
      <w:r w:rsidR="00BE5228">
        <w:t>00</w:t>
      </w:r>
      <w:r w:rsidR="00F4020E">
        <w:t>2</w:t>
      </w:r>
      <w:r w:rsidRPr="00C20FCB">
        <w:t>]</w:t>
      </w:r>
    </w:p>
    <w:p w14:paraId="10668AA6" w14:textId="42CE8127" w:rsidR="00C20FCB" w:rsidRDefault="00C20FCB" w:rsidP="00032018">
      <w:pPr>
        <w:spacing w:after="120"/>
      </w:pPr>
      <w:r w:rsidRPr="00C20FCB">
        <w:t xml:space="preserve">This software </w:t>
      </w:r>
      <w:r w:rsidR="00F25C20" w:rsidRPr="00F25C20">
        <w:t>support</w:t>
      </w:r>
      <w:r w:rsidR="00F25C20">
        <w:t>s</w:t>
      </w:r>
      <w:r w:rsidR="00F25C20" w:rsidRPr="00F25C20">
        <w:t xml:space="preserve"> IEEE1722 AVTP Control Format (ACF)</w:t>
      </w:r>
      <w:r w:rsidR="004F4A6C">
        <w:t xml:space="preserve"> and </w:t>
      </w:r>
      <w:r w:rsidR="004F4A6C" w:rsidRPr="004F4A6C">
        <w:t>IPDU-M Packing format</w:t>
      </w:r>
      <w:r>
        <w:t>.</w:t>
      </w:r>
    </w:p>
    <w:p w14:paraId="5CAED289" w14:textId="71BBFC23" w:rsidR="00C20FCB" w:rsidRDefault="00C20FCB" w:rsidP="00032018">
      <w:pPr>
        <w:pStyle w:val="RefIDs"/>
      </w:pPr>
      <w:r>
        <w:rPr>
          <w:rFonts w:hint="eastAsia"/>
        </w:rPr>
        <w:t>[</w:t>
      </w:r>
      <w:r>
        <w:t xml:space="preserve">Covers: </w:t>
      </w:r>
      <w:r w:rsidR="004F4A6C" w:rsidRPr="004F4A6C">
        <w:t>req-8552172-00902551</w:t>
      </w:r>
      <w:r>
        <w:rPr>
          <w:rFonts w:hint="eastAsia"/>
        </w:rPr>
        <w:t>]</w:t>
      </w:r>
    </w:p>
    <w:p w14:paraId="3B66A0B9" w14:textId="16BDF436" w:rsidR="004F4A6C" w:rsidRDefault="004F4A6C" w:rsidP="004F4A6C">
      <w:pPr>
        <w:pStyle w:val="RefIDs"/>
      </w:pPr>
      <w:r>
        <w:rPr>
          <w:rFonts w:hint="eastAsia"/>
        </w:rPr>
        <w:t>[</w:t>
      </w:r>
      <w:r>
        <w:t xml:space="preserve">Covers: </w:t>
      </w:r>
      <w:r w:rsidRPr="004F4A6C">
        <w:t>req-8552172-00903437</w:t>
      </w:r>
      <w:r>
        <w:rPr>
          <w:rFonts w:hint="eastAsia"/>
        </w:rPr>
        <w:t>]</w:t>
      </w:r>
    </w:p>
    <w:p w14:paraId="19EF5141" w14:textId="47412F9F" w:rsidR="00B7679E" w:rsidRPr="00FA71CE" w:rsidRDefault="00B7679E" w:rsidP="00B7679E">
      <w:pPr>
        <w:pStyle w:val="RefIDs"/>
      </w:pPr>
      <w:r w:rsidRPr="00B3632B">
        <w:rPr>
          <w:lang w:eastAsia="en-US"/>
        </w:rPr>
        <w:t xml:space="preserve">[Covers: </w:t>
      </w:r>
      <w:r w:rsidRPr="00C0232E">
        <w:rPr>
          <w:lang w:eastAsia="en-US"/>
        </w:rPr>
        <w:t>req-8552172-00909162</w:t>
      </w:r>
      <w:r w:rsidRPr="00FF22BA">
        <w:rPr>
          <w:lang w:eastAsia="en-US"/>
        </w:rPr>
        <w:t>]</w:t>
      </w:r>
    </w:p>
    <w:p w14:paraId="37146D7D" w14:textId="490116C8" w:rsidR="00C20FCB" w:rsidRDefault="00C20FCB" w:rsidP="00BE5228">
      <w:pPr>
        <w:pStyle w:val="ReqID"/>
      </w:pPr>
      <w:bookmarkStart w:id="124" w:name="_Hlk74168560"/>
      <w:r w:rsidRPr="00C20FCB">
        <w:t>[</w:t>
      </w:r>
      <w:r w:rsidR="00D92812">
        <w:t>Gen5</w:t>
      </w:r>
      <w:r w:rsidR="00D92812" w:rsidRPr="00C20FCB">
        <w:t>GW</w:t>
      </w:r>
      <w:r w:rsidRPr="00C20FCB">
        <w:t>_</w:t>
      </w:r>
      <w:r w:rsidR="000F4E6D">
        <w:t>ProtoConv</w:t>
      </w:r>
      <w:r w:rsidRPr="00C20FCB">
        <w:t>_AD_C_</w:t>
      </w:r>
      <w:r w:rsidR="00CE2910">
        <w:t>01</w:t>
      </w:r>
      <w:r w:rsidRPr="00C20FCB">
        <w:t>_</w:t>
      </w:r>
      <w:r w:rsidR="00BE5228">
        <w:t>00</w:t>
      </w:r>
      <w:r w:rsidR="00F4020E">
        <w:t>3</w:t>
      </w:r>
      <w:r w:rsidRPr="00C20FCB">
        <w:t>]</w:t>
      </w:r>
    </w:p>
    <w:bookmarkEnd w:id="124"/>
    <w:p w14:paraId="13F1A04F" w14:textId="7CB2E15B" w:rsidR="00C20FCB" w:rsidRDefault="00C20FCB" w:rsidP="00032018">
      <w:pPr>
        <w:spacing w:after="120"/>
      </w:pPr>
      <w:r w:rsidRPr="00C20FCB">
        <w:t xml:space="preserve">This software supports </w:t>
      </w:r>
      <w:r w:rsidR="00B13049">
        <w:t>classic</w:t>
      </w:r>
      <w:r w:rsidR="00B13049" w:rsidRPr="00C20FCB">
        <w:t xml:space="preserve"> and extended formats of </w:t>
      </w:r>
      <w:r w:rsidR="004F4A6C" w:rsidRPr="004F4A6C">
        <w:t>CAN/CAN FD ACF</w:t>
      </w:r>
      <w:r w:rsidR="0034535A">
        <w:t xml:space="preserve"> </w:t>
      </w:r>
      <w:r w:rsidR="004F4A6C" w:rsidRPr="004F4A6C">
        <w:t>message</w:t>
      </w:r>
      <w:r>
        <w:t>.</w:t>
      </w:r>
    </w:p>
    <w:p w14:paraId="7F449298" w14:textId="68D82B7A" w:rsidR="00F62E2D" w:rsidRDefault="00C20FCB" w:rsidP="00F62E2D">
      <w:pPr>
        <w:pStyle w:val="RefIDs"/>
      </w:pPr>
      <w:r w:rsidRPr="00C20FCB">
        <w:t xml:space="preserve">[Covers: </w:t>
      </w:r>
      <w:r w:rsidR="004F4A6C" w:rsidRPr="004F4A6C">
        <w:t>req-8552172-00903439</w:t>
      </w:r>
      <w:r w:rsidRPr="00C20FCB">
        <w:t>]</w:t>
      </w:r>
    </w:p>
    <w:p w14:paraId="67CE8306" w14:textId="07282C63" w:rsidR="00F62E2D" w:rsidRPr="00F62E2D" w:rsidRDefault="00F62E2D" w:rsidP="00F62E2D">
      <w:pPr>
        <w:pStyle w:val="RefIDs"/>
      </w:pPr>
      <w:r w:rsidRPr="00C20FCB">
        <w:t xml:space="preserve">[Covers: </w:t>
      </w:r>
      <w:r w:rsidRPr="00F62E2D">
        <w:t>req-8552172-00904661</w:t>
      </w:r>
      <w:r w:rsidRPr="00C20FCB">
        <w:t>]</w:t>
      </w:r>
    </w:p>
    <w:p w14:paraId="7314BCC7" w14:textId="5773AEA4" w:rsidR="004F4A6C" w:rsidRDefault="004F4A6C" w:rsidP="004F4A6C">
      <w:pPr>
        <w:spacing w:after="120"/>
      </w:pPr>
      <w:r w:rsidRPr="00C20FCB">
        <w:t xml:space="preserve">This software supports </w:t>
      </w:r>
      <w:r w:rsidR="00B13049">
        <w:t>classic</w:t>
      </w:r>
      <w:r w:rsidR="00B13049" w:rsidRPr="00C20FCB">
        <w:t xml:space="preserve"> and extended formats of </w:t>
      </w:r>
      <w:r w:rsidRPr="004F4A6C">
        <w:t>Abbreviated CAN/CAN FD ACF message</w:t>
      </w:r>
      <w:r>
        <w:t>.</w:t>
      </w:r>
    </w:p>
    <w:p w14:paraId="38C6801C" w14:textId="0A7A8DD4" w:rsidR="00F62E2D" w:rsidRPr="00F62E2D" w:rsidRDefault="004F4A6C" w:rsidP="000E7203">
      <w:pPr>
        <w:pStyle w:val="RefIDs"/>
      </w:pPr>
      <w:r w:rsidRPr="00C20FCB">
        <w:t xml:space="preserve">[Covers: </w:t>
      </w:r>
      <w:r w:rsidRPr="004F4A6C">
        <w:t>req-8552172-00903440</w:t>
      </w:r>
      <w:r w:rsidRPr="00C20FCB">
        <w:t>]</w:t>
      </w:r>
    </w:p>
    <w:p w14:paraId="085ED717" w14:textId="3A65A857" w:rsidR="006C241E" w:rsidRPr="006C241E" w:rsidRDefault="006C241E" w:rsidP="006C241E">
      <w:pPr>
        <w:rPr>
          <w:lang w:val="en-GB"/>
        </w:rPr>
      </w:pPr>
      <w:r w:rsidRPr="00C20FCB">
        <w:t>This software supports</w:t>
      </w:r>
      <w:r>
        <w:t xml:space="preserve"> ACF</w:t>
      </w:r>
      <w:r w:rsidR="001916C8" w:rsidRPr="004F4A6C">
        <w:t xml:space="preserve"> </w:t>
      </w:r>
      <w:r>
        <w:t>LIN</w:t>
      </w:r>
      <w:r w:rsidR="004F4A6C">
        <w:t xml:space="preserve"> message</w:t>
      </w:r>
      <w:r>
        <w:t>.</w:t>
      </w:r>
    </w:p>
    <w:p w14:paraId="78CC4775" w14:textId="70F99443" w:rsidR="00D92812" w:rsidRDefault="00D92812" w:rsidP="00032018">
      <w:pPr>
        <w:pStyle w:val="RefIDs"/>
      </w:pPr>
      <w:r w:rsidRPr="00C20FCB">
        <w:t xml:space="preserve">[Covers: </w:t>
      </w:r>
      <w:r w:rsidR="004F4A6C" w:rsidRPr="004F4A6C">
        <w:t>req-8552172-00903441</w:t>
      </w:r>
      <w:r w:rsidRPr="00C20FCB">
        <w:t>]</w:t>
      </w:r>
    </w:p>
    <w:p w14:paraId="347043F6" w14:textId="68F7EAB1" w:rsidR="006C241E" w:rsidRPr="006C241E" w:rsidRDefault="006C241E" w:rsidP="006C241E">
      <w:pPr>
        <w:rPr>
          <w:lang w:val="en-GB"/>
        </w:rPr>
      </w:pPr>
      <w:r w:rsidRPr="00C20FCB">
        <w:t>This software supports</w:t>
      </w:r>
      <w:r>
        <w:t xml:space="preserve"> ACF </w:t>
      </w:r>
      <w:r w:rsidR="004F4A6C" w:rsidRPr="004F4A6C">
        <w:t>Parallel</w:t>
      </w:r>
      <w:r w:rsidR="00F62E2D">
        <w:t xml:space="preserve"> Port</w:t>
      </w:r>
      <w:r w:rsidR="004F4A6C" w:rsidRPr="004F4A6C">
        <w:t xml:space="preserve"> (PARALLEL) message</w:t>
      </w:r>
      <w:r>
        <w:t>.</w:t>
      </w:r>
    </w:p>
    <w:p w14:paraId="722373DA" w14:textId="16120E36" w:rsidR="006C241E" w:rsidRPr="006C241E" w:rsidRDefault="006C241E" w:rsidP="006C241E">
      <w:pPr>
        <w:pStyle w:val="RefIDs"/>
      </w:pPr>
      <w:r w:rsidRPr="00C20FCB">
        <w:t xml:space="preserve">[Covers: </w:t>
      </w:r>
      <w:r w:rsidR="004F4A6C" w:rsidRPr="004F4A6C">
        <w:t>req-8552172-00903442</w:t>
      </w:r>
      <w:r w:rsidRPr="00C20FCB">
        <w:t>]</w:t>
      </w:r>
    </w:p>
    <w:p w14:paraId="1CAE5138" w14:textId="6014913C" w:rsidR="00CE2910" w:rsidRDefault="00CE2910" w:rsidP="00BE5228">
      <w:pPr>
        <w:pStyle w:val="ReqID"/>
      </w:pPr>
      <w:r w:rsidRPr="00C20FCB">
        <w:t>[</w:t>
      </w:r>
      <w:r>
        <w:t>Gen5</w:t>
      </w:r>
      <w:r w:rsidRPr="00C20FCB">
        <w:t>GW_</w:t>
      </w:r>
      <w:r>
        <w:t>ProtoConv</w:t>
      </w:r>
      <w:r w:rsidRPr="00C20FCB">
        <w:t>_AD_C_</w:t>
      </w:r>
      <w:r>
        <w:t>01</w:t>
      </w:r>
      <w:r w:rsidRPr="00C20FCB">
        <w:t>_</w:t>
      </w:r>
      <w:r w:rsidR="00BE5228">
        <w:t>00</w:t>
      </w:r>
      <w:r w:rsidR="00F4020E">
        <w:t>4</w:t>
      </w:r>
      <w:r w:rsidRPr="00C20FCB">
        <w:t>]</w:t>
      </w:r>
    </w:p>
    <w:p w14:paraId="108D2FDE" w14:textId="4784C635" w:rsidR="006B4CA0" w:rsidRDefault="005837D5" w:rsidP="00032018">
      <w:pPr>
        <w:spacing w:after="120"/>
      </w:pPr>
      <w:r w:rsidRPr="005837D5">
        <w:t>This software shall output VLAN-ID information passed by binding to the payload</w:t>
      </w:r>
      <w:r w:rsidR="006B4CA0">
        <w:t>.</w:t>
      </w:r>
    </w:p>
    <w:p w14:paraId="784F7645" w14:textId="4853ECE9" w:rsidR="00830167" w:rsidRDefault="006B4CA0" w:rsidP="00032018">
      <w:pPr>
        <w:pStyle w:val="RefIDs"/>
        <w:rPr>
          <w:rFonts w:eastAsia="Meiryo UI"/>
          <w:szCs w:val="21"/>
        </w:rPr>
      </w:pPr>
      <w:r w:rsidRPr="00C20FCB">
        <w:lastRenderedPageBreak/>
        <w:t xml:space="preserve">[Covers: </w:t>
      </w:r>
      <w:r w:rsidR="00BE5228" w:rsidRPr="00BE5228">
        <w:t>req-8552172-00904662</w:t>
      </w:r>
      <w:r>
        <w:t>]</w:t>
      </w:r>
    </w:p>
    <w:p w14:paraId="71B81408" w14:textId="2F5790F2" w:rsidR="00FE7BD6" w:rsidRPr="00FE7BD6" w:rsidRDefault="0045362C" w:rsidP="00D10EB4">
      <w:pPr>
        <w:pStyle w:val="Heading3"/>
      </w:pPr>
      <w:bookmarkStart w:id="125" w:name="_Toc203383952"/>
      <w:r>
        <w:rPr>
          <w:rFonts w:hint="eastAsia"/>
        </w:rPr>
        <w:t>Protocol Conversion</w:t>
      </w:r>
      <w:r w:rsidR="00FE7BD6" w:rsidRPr="00FE7BD6">
        <w:t xml:space="preserve"> Initialization Function</w:t>
      </w:r>
      <w:bookmarkEnd w:id="125"/>
    </w:p>
    <w:p w14:paraId="264E4520" w14:textId="77777777" w:rsidR="008228D3" w:rsidRDefault="009807A4">
      <w:pPr>
        <w:spacing w:after="120"/>
      </w:pPr>
      <w:r w:rsidRPr="00285DBC">
        <w:t>The Initialization function performs the initial settings for the CAN</w:t>
      </w:r>
      <w:r w:rsidR="008228D3">
        <w:t>/LIN/Parallel Port/Mix</w:t>
      </w:r>
      <w:r w:rsidRPr="00285DBC">
        <w:t xml:space="preserve"> to Ethernet Conversion and Ethernet to </w:t>
      </w:r>
      <w:r w:rsidR="008228D3" w:rsidRPr="00285DBC">
        <w:t>CAN</w:t>
      </w:r>
      <w:r w:rsidR="008228D3">
        <w:t>/LIN/Parallel Port/Mix</w:t>
      </w:r>
      <w:r w:rsidR="008228D3" w:rsidRPr="00285DBC">
        <w:t xml:space="preserve"> </w:t>
      </w:r>
      <w:r w:rsidRPr="00285DBC">
        <w:t xml:space="preserve">Conversion functions. </w:t>
      </w:r>
    </w:p>
    <w:p w14:paraId="08FF2781" w14:textId="3C8E0B3F" w:rsidR="00E042F2" w:rsidRDefault="008228D3">
      <w:pPr>
        <w:spacing w:after="120"/>
      </w:pPr>
      <w:r>
        <w:t xml:space="preserve">The mix includes </w:t>
      </w:r>
      <w:r w:rsidRPr="00285DBC">
        <w:t>CAN</w:t>
      </w:r>
      <w:r>
        <w:t xml:space="preserve">/LIN/Parallel Port. </w:t>
      </w:r>
      <w:r w:rsidR="009807A4" w:rsidRPr="00285DBC">
        <w:t>The CAN</w:t>
      </w:r>
      <w:r>
        <w:t>/LIN</w:t>
      </w:r>
      <w:r w:rsidR="009807A4" w:rsidRPr="00285DBC">
        <w:t xml:space="preserve"> to Ethernet Routing Table and Ethernet to CAN</w:t>
      </w:r>
      <w:r>
        <w:t>/LIN</w:t>
      </w:r>
      <w:r w:rsidR="009807A4" w:rsidRPr="00285DBC">
        <w:t xml:space="preserve"> Routing Table are configured as routing tables.</w:t>
      </w:r>
    </w:p>
    <w:p w14:paraId="50C6FCF4" w14:textId="6A3962A3" w:rsidR="00FC6647" w:rsidRDefault="00FC6647">
      <w:pPr>
        <w:spacing w:after="120"/>
      </w:pPr>
      <w:r w:rsidRPr="00FC6647">
        <w:t>For IPDU-M format, CAN/LIN/Port will have the common fields in frames: PDU ID (4 bytes) + PDU length (4 bytes) + Data (64 bytes maximum for CAN, 8 bytes maximum for LIN, 256 bytes maximum for Port)</w:t>
      </w:r>
      <w:r>
        <w:t>.</w:t>
      </w:r>
    </w:p>
    <w:p w14:paraId="54A725D8" w14:textId="2C236EDA" w:rsidR="001F1C8F" w:rsidRDefault="002451CE" w:rsidP="005C4230">
      <w:pPr>
        <w:spacing w:after="120"/>
      </w:pPr>
      <w:r w:rsidRPr="00285DBC">
        <w:t>Initialize the buffers shown below</w:t>
      </w:r>
      <w:r w:rsidR="001F1C8F">
        <w:t>.</w:t>
      </w:r>
    </w:p>
    <w:p w14:paraId="1A92C24D" w14:textId="2C17325C" w:rsidR="00E8343A" w:rsidRPr="00A96F88" w:rsidRDefault="00E8343A" w:rsidP="00032018">
      <w:pPr>
        <w:spacing w:after="120"/>
        <w:jc w:val="center"/>
        <w:rPr>
          <w:b/>
          <w:bCs/>
        </w:rPr>
      </w:pPr>
      <w:r w:rsidRPr="00A96F88">
        <w:rPr>
          <w:b/>
          <w:bCs/>
        </w:rPr>
        <w:t xml:space="preserve">Table </w:t>
      </w:r>
      <w:r w:rsidR="00596B95">
        <w:rPr>
          <w:b/>
          <w:bCs/>
        </w:rPr>
        <w:fldChar w:fldCharType="begin"/>
      </w:r>
      <w:r w:rsidR="00596B95">
        <w:rPr>
          <w:b/>
          <w:bCs/>
        </w:rPr>
        <w:instrText xml:space="preserve"> STYLEREF 1 \s </w:instrText>
      </w:r>
      <w:r w:rsidR="00596B95">
        <w:rPr>
          <w:b/>
          <w:bCs/>
        </w:rPr>
        <w:fldChar w:fldCharType="separate"/>
      </w:r>
      <w:r w:rsidR="009D560C">
        <w:rPr>
          <w:b/>
          <w:bCs/>
          <w:noProof/>
        </w:rPr>
        <w:t>2</w:t>
      </w:r>
      <w:r w:rsidR="00596B95">
        <w:rPr>
          <w:b/>
          <w:bCs/>
        </w:rPr>
        <w:fldChar w:fldCharType="end"/>
      </w:r>
      <w:r w:rsidR="00596B95">
        <w:rPr>
          <w:b/>
          <w:bCs/>
        </w:rPr>
        <w:noBreakHyphen/>
      </w:r>
      <w:r w:rsidR="00596B95">
        <w:rPr>
          <w:b/>
          <w:bCs/>
        </w:rPr>
        <w:fldChar w:fldCharType="begin"/>
      </w:r>
      <w:r w:rsidR="00596B95">
        <w:rPr>
          <w:b/>
          <w:bCs/>
        </w:rPr>
        <w:instrText xml:space="preserve"> SEQ Table \* ARABIC \s 1 </w:instrText>
      </w:r>
      <w:r w:rsidR="00596B95">
        <w:rPr>
          <w:b/>
          <w:bCs/>
        </w:rPr>
        <w:fldChar w:fldCharType="separate"/>
      </w:r>
      <w:r w:rsidR="009D560C">
        <w:rPr>
          <w:b/>
          <w:bCs/>
          <w:noProof/>
        </w:rPr>
        <w:t>1</w:t>
      </w:r>
      <w:r w:rsidR="00596B95">
        <w:rPr>
          <w:b/>
          <w:bCs/>
        </w:rPr>
        <w:fldChar w:fldCharType="end"/>
      </w:r>
      <w:r w:rsidR="004D64DA">
        <w:rPr>
          <w:b/>
          <w:bCs/>
        </w:rPr>
        <w:t>:</w:t>
      </w:r>
      <w:r w:rsidRPr="00A96F88">
        <w:rPr>
          <w:b/>
          <w:bCs/>
        </w:rPr>
        <w:t xml:space="preserve"> Buffer </w:t>
      </w:r>
      <w:r w:rsidR="007A412B" w:rsidRPr="00A96F88">
        <w:rPr>
          <w:b/>
          <w:bCs/>
        </w:rPr>
        <w:t>Configuration</w:t>
      </w:r>
    </w:p>
    <w:tbl>
      <w:tblPr>
        <w:tblStyle w:val="TableGrid"/>
        <w:tblW w:w="5000" w:type="pct"/>
        <w:tblLook w:val="04A0" w:firstRow="1" w:lastRow="0" w:firstColumn="1" w:lastColumn="0" w:noHBand="0" w:noVBand="1"/>
      </w:tblPr>
      <w:tblGrid>
        <w:gridCol w:w="1737"/>
        <w:gridCol w:w="6689"/>
        <w:gridCol w:w="1605"/>
      </w:tblGrid>
      <w:tr w:rsidR="002727A1" w:rsidRPr="00267168" w14:paraId="1CF3B643" w14:textId="77777777" w:rsidTr="002727A1">
        <w:tc>
          <w:tcPr>
            <w:tcW w:w="866" w:type="pct"/>
            <w:shd w:val="clear" w:color="auto" w:fill="D9D9D9" w:themeFill="background1" w:themeFillShade="D9"/>
          </w:tcPr>
          <w:p w14:paraId="5523AD2D" w14:textId="77777777" w:rsidR="00267168" w:rsidRPr="00A96F88" w:rsidRDefault="00267168" w:rsidP="000D256D">
            <w:pPr>
              <w:rPr>
                <w:b/>
                <w:bCs/>
              </w:rPr>
            </w:pPr>
            <w:r w:rsidRPr="00A96F88">
              <w:rPr>
                <w:b/>
                <w:bCs/>
              </w:rPr>
              <w:t>Buffer name</w:t>
            </w:r>
          </w:p>
        </w:tc>
        <w:tc>
          <w:tcPr>
            <w:tcW w:w="3334" w:type="pct"/>
            <w:shd w:val="clear" w:color="auto" w:fill="D9D9D9" w:themeFill="background1" w:themeFillShade="D9"/>
          </w:tcPr>
          <w:p w14:paraId="54B78544" w14:textId="77777777" w:rsidR="00267168" w:rsidRPr="00A96F88" w:rsidRDefault="00267168" w:rsidP="00220AA3">
            <w:pPr>
              <w:rPr>
                <w:b/>
                <w:bCs/>
              </w:rPr>
            </w:pPr>
            <w:r w:rsidRPr="00A96F88">
              <w:rPr>
                <w:b/>
                <w:bCs/>
              </w:rPr>
              <w:t>Description</w:t>
            </w:r>
          </w:p>
        </w:tc>
        <w:tc>
          <w:tcPr>
            <w:tcW w:w="800" w:type="pct"/>
            <w:shd w:val="clear" w:color="auto" w:fill="D9D9D9" w:themeFill="background1" w:themeFillShade="D9"/>
          </w:tcPr>
          <w:p w14:paraId="1F806D74" w14:textId="77777777" w:rsidR="00267168" w:rsidRPr="00A96F88" w:rsidRDefault="00267168" w:rsidP="00220AA3">
            <w:pPr>
              <w:rPr>
                <w:b/>
                <w:bCs/>
              </w:rPr>
            </w:pPr>
            <w:r w:rsidRPr="00A96F88">
              <w:rPr>
                <w:b/>
                <w:bCs/>
              </w:rPr>
              <w:t>Size range</w:t>
            </w:r>
          </w:p>
        </w:tc>
      </w:tr>
      <w:tr w:rsidR="002727A1" w:rsidRPr="00267168" w14:paraId="655D3F53" w14:textId="77777777" w:rsidTr="002727A1">
        <w:tc>
          <w:tcPr>
            <w:tcW w:w="866" w:type="pct"/>
          </w:tcPr>
          <w:p w14:paraId="4CA3E7E1" w14:textId="77777777" w:rsidR="00900DF8" w:rsidRPr="00A96F88" w:rsidRDefault="00900DF8" w:rsidP="00900DF8">
            <w:r w:rsidRPr="00A96F88">
              <w:t>CAN Rx Buffer</w:t>
            </w:r>
          </w:p>
        </w:tc>
        <w:tc>
          <w:tcPr>
            <w:tcW w:w="3334" w:type="pct"/>
          </w:tcPr>
          <w:p w14:paraId="47037DC7" w14:textId="41E92CC2" w:rsidR="00900DF8" w:rsidRPr="00A96F88" w:rsidRDefault="00900DF8" w:rsidP="002727A1">
            <w:pPr>
              <w:jc w:val="left"/>
            </w:pPr>
            <w:r w:rsidRPr="00A96F88">
              <w:t>CAN receive buffer for</w:t>
            </w:r>
            <w:r w:rsidR="002727A1">
              <w:t xml:space="preserve"> 1</w:t>
            </w:r>
            <w:r w:rsidRPr="00A96F88">
              <w:t xml:space="preserve"> CAN</w:t>
            </w:r>
            <w:r w:rsidR="002727A1">
              <w:t xml:space="preserve"> frame</w:t>
            </w:r>
            <w:r w:rsidRPr="00A96F88">
              <w:t xml:space="preserve"> to </w:t>
            </w:r>
            <w:r w:rsidR="002727A1">
              <w:t xml:space="preserve">1 </w:t>
            </w:r>
            <w:r w:rsidRPr="00A96F88">
              <w:t>Ethernet</w:t>
            </w:r>
            <w:r w:rsidR="002727A1">
              <w:t xml:space="preserve"> frame</w:t>
            </w:r>
            <w:r w:rsidRPr="00A96F88">
              <w:t xml:space="preserve"> Conversion function</w:t>
            </w:r>
          </w:p>
        </w:tc>
        <w:tc>
          <w:tcPr>
            <w:tcW w:w="800" w:type="pct"/>
            <w:vAlign w:val="bottom"/>
          </w:tcPr>
          <w:p w14:paraId="6BFD095E" w14:textId="7DA6BCE9" w:rsidR="00900DF8" w:rsidRPr="00900DF8" w:rsidRDefault="00900DF8" w:rsidP="00900DF8">
            <w:r w:rsidRPr="00900DF8">
              <w:rPr>
                <w:szCs w:val="20"/>
              </w:rPr>
              <w:t>80 Byte</w:t>
            </w:r>
            <w:r w:rsidR="00DB7B0F">
              <w:rPr>
                <w:szCs w:val="20"/>
              </w:rPr>
              <w:t>s</w:t>
            </w:r>
            <w:r w:rsidRPr="00900DF8">
              <w:rPr>
                <w:szCs w:val="20"/>
              </w:rPr>
              <w:t xml:space="preserve"> (Fixed)</w:t>
            </w:r>
          </w:p>
        </w:tc>
      </w:tr>
      <w:tr w:rsidR="002727A1" w:rsidRPr="00267168" w14:paraId="03030F81" w14:textId="77777777" w:rsidTr="002727A1">
        <w:tc>
          <w:tcPr>
            <w:tcW w:w="866" w:type="pct"/>
          </w:tcPr>
          <w:p w14:paraId="248183B7" w14:textId="25F630CD" w:rsidR="00900DF8" w:rsidRPr="00A96F88" w:rsidRDefault="00900DF8" w:rsidP="00900DF8">
            <w:r w:rsidRPr="00A96F88">
              <w:t>CAN Tx Buffer</w:t>
            </w:r>
          </w:p>
        </w:tc>
        <w:tc>
          <w:tcPr>
            <w:tcW w:w="3334" w:type="pct"/>
          </w:tcPr>
          <w:p w14:paraId="17A6D023" w14:textId="0F4D0AA1" w:rsidR="00900DF8" w:rsidRPr="00A96F88" w:rsidRDefault="00900DF8" w:rsidP="002727A1">
            <w:pPr>
              <w:jc w:val="left"/>
            </w:pPr>
            <w:r w:rsidRPr="00A96F88">
              <w:t>CAN</w:t>
            </w:r>
            <w:r w:rsidR="002727A1">
              <w:t xml:space="preserve"> </w:t>
            </w:r>
            <w:r w:rsidRPr="00A96F88">
              <w:t xml:space="preserve">transmit buffer for </w:t>
            </w:r>
            <w:r w:rsidR="002727A1">
              <w:t xml:space="preserve">1 </w:t>
            </w:r>
            <w:r w:rsidR="002727A1" w:rsidRPr="00A96F88">
              <w:t>Ethernet</w:t>
            </w:r>
            <w:r w:rsidR="002727A1">
              <w:t xml:space="preserve"> frame</w:t>
            </w:r>
            <w:r w:rsidR="002727A1" w:rsidRPr="00A96F88">
              <w:t xml:space="preserve"> </w:t>
            </w:r>
            <w:r w:rsidRPr="00A96F88">
              <w:t xml:space="preserve">to </w:t>
            </w:r>
            <w:r w:rsidR="002727A1">
              <w:t>1</w:t>
            </w:r>
            <w:r w:rsidR="002727A1" w:rsidRPr="00A96F88">
              <w:t xml:space="preserve"> CAN</w:t>
            </w:r>
            <w:r w:rsidR="002727A1">
              <w:t xml:space="preserve"> frame </w:t>
            </w:r>
            <w:r w:rsidRPr="00A96F88">
              <w:t>Conversion function</w:t>
            </w:r>
          </w:p>
        </w:tc>
        <w:tc>
          <w:tcPr>
            <w:tcW w:w="800" w:type="pct"/>
            <w:vAlign w:val="bottom"/>
          </w:tcPr>
          <w:p w14:paraId="758B7B38" w14:textId="00AA40D1" w:rsidR="00900DF8" w:rsidRPr="00900DF8" w:rsidRDefault="00900DF8" w:rsidP="00900DF8">
            <w:r w:rsidRPr="00900DF8">
              <w:rPr>
                <w:szCs w:val="20"/>
              </w:rPr>
              <w:t>64 Byte</w:t>
            </w:r>
            <w:r w:rsidR="00DB7B0F">
              <w:rPr>
                <w:szCs w:val="20"/>
              </w:rPr>
              <w:t>s</w:t>
            </w:r>
            <w:r w:rsidRPr="00900DF8">
              <w:rPr>
                <w:szCs w:val="20"/>
              </w:rPr>
              <w:t xml:space="preserve"> (Fixed)</w:t>
            </w:r>
          </w:p>
        </w:tc>
      </w:tr>
      <w:tr w:rsidR="002727A1" w:rsidRPr="00267168" w14:paraId="5F5EB48B" w14:textId="77777777" w:rsidTr="002727A1">
        <w:tc>
          <w:tcPr>
            <w:tcW w:w="866" w:type="pct"/>
          </w:tcPr>
          <w:p w14:paraId="7494CC17" w14:textId="4CF49A01" w:rsidR="00900DF8" w:rsidRPr="00A96F88" w:rsidRDefault="00900DF8" w:rsidP="00900DF8">
            <w:r>
              <w:t>LIN</w:t>
            </w:r>
            <w:r w:rsidRPr="00A96F88">
              <w:t xml:space="preserve"> Rx Buffer</w:t>
            </w:r>
          </w:p>
        </w:tc>
        <w:tc>
          <w:tcPr>
            <w:tcW w:w="3334" w:type="pct"/>
          </w:tcPr>
          <w:p w14:paraId="0B669109" w14:textId="715F95DF" w:rsidR="00900DF8" w:rsidRPr="00A96F88" w:rsidRDefault="00900DF8" w:rsidP="002727A1">
            <w:pPr>
              <w:jc w:val="left"/>
            </w:pPr>
            <w:r>
              <w:t>LIN</w:t>
            </w:r>
            <w:r w:rsidRPr="00A96F88">
              <w:t xml:space="preserve"> receive buffer for </w:t>
            </w:r>
            <w:r w:rsidR="002727A1">
              <w:t xml:space="preserve">1 </w:t>
            </w:r>
            <w:r>
              <w:t>LIN</w:t>
            </w:r>
            <w:r w:rsidR="002727A1">
              <w:t xml:space="preserve"> frame</w:t>
            </w:r>
            <w:r w:rsidRPr="00A96F88">
              <w:t xml:space="preserve"> to </w:t>
            </w:r>
            <w:r w:rsidR="002727A1">
              <w:t xml:space="preserve">1 </w:t>
            </w:r>
            <w:r w:rsidR="002727A1" w:rsidRPr="00A96F88">
              <w:t>Ethernet</w:t>
            </w:r>
            <w:r w:rsidR="002727A1">
              <w:t xml:space="preserve"> frame</w:t>
            </w:r>
            <w:r w:rsidR="002727A1" w:rsidRPr="00A96F88">
              <w:t xml:space="preserve"> </w:t>
            </w:r>
            <w:r w:rsidRPr="00A96F88">
              <w:t>Conversion function</w:t>
            </w:r>
          </w:p>
        </w:tc>
        <w:tc>
          <w:tcPr>
            <w:tcW w:w="800" w:type="pct"/>
            <w:vAlign w:val="bottom"/>
          </w:tcPr>
          <w:p w14:paraId="78D6B15A" w14:textId="1E85434E" w:rsidR="00900DF8" w:rsidRPr="00900DF8" w:rsidRDefault="00900DF8" w:rsidP="00900DF8">
            <w:r w:rsidRPr="00900DF8">
              <w:rPr>
                <w:szCs w:val="20"/>
              </w:rPr>
              <w:t>20 Byte</w:t>
            </w:r>
            <w:r w:rsidR="00DB7B0F">
              <w:rPr>
                <w:szCs w:val="20"/>
              </w:rPr>
              <w:t>s</w:t>
            </w:r>
            <w:r w:rsidRPr="00900DF8">
              <w:rPr>
                <w:szCs w:val="20"/>
              </w:rPr>
              <w:t xml:space="preserve"> (Fixed)</w:t>
            </w:r>
          </w:p>
        </w:tc>
      </w:tr>
      <w:tr w:rsidR="002727A1" w:rsidRPr="00267168" w14:paraId="1BBAB480" w14:textId="77777777" w:rsidTr="002727A1">
        <w:tc>
          <w:tcPr>
            <w:tcW w:w="866" w:type="pct"/>
          </w:tcPr>
          <w:p w14:paraId="053B89B8" w14:textId="5ECE357E" w:rsidR="00900DF8" w:rsidRPr="00A96F88" w:rsidRDefault="00900DF8" w:rsidP="00900DF8">
            <w:r>
              <w:t>LI</w:t>
            </w:r>
            <w:r w:rsidRPr="00A96F88">
              <w:t>N Tx Buffer</w:t>
            </w:r>
          </w:p>
        </w:tc>
        <w:tc>
          <w:tcPr>
            <w:tcW w:w="3334" w:type="pct"/>
          </w:tcPr>
          <w:p w14:paraId="581EF956" w14:textId="6B823EF0" w:rsidR="00900DF8" w:rsidRPr="00A96F88" w:rsidRDefault="00900DF8" w:rsidP="002727A1">
            <w:pPr>
              <w:jc w:val="left"/>
            </w:pPr>
            <w:r>
              <w:t>LIN</w:t>
            </w:r>
            <w:r w:rsidRPr="00A96F88">
              <w:t xml:space="preserve"> transmit buffer for </w:t>
            </w:r>
            <w:r w:rsidR="002727A1">
              <w:t xml:space="preserve">1 </w:t>
            </w:r>
            <w:r w:rsidR="002727A1" w:rsidRPr="00A96F88">
              <w:t>Ethernet</w:t>
            </w:r>
            <w:r w:rsidR="002727A1">
              <w:t xml:space="preserve"> frame</w:t>
            </w:r>
            <w:r w:rsidR="002727A1" w:rsidRPr="00A96F88">
              <w:t xml:space="preserve"> </w:t>
            </w:r>
            <w:r w:rsidRPr="00A96F88">
              <w:t xml:space="preserve">to </w:t>
            </w:r>
            <w:r w:rsidR="002727A1">
              <w:t xml:space="preserve">1 </w:t>
            </w:r>
            <w:r>
              <w:t>LIN</w:t>
            </w:r>
            <w:r w:rsidRPr="00A96F88">
              <w:t xml:space="preserve"> </w:t>
            </w:r>
            <w:r w:rsidR="002727A1">
              <w:t xml:space="preserve">frame </w:t>
            </w:r>
            <w:r w:rsidRPr="00A96F88">
              <w:t>Conversion function</w:t>
            </w:r>
          </w:p>
        </w:tc>
        <w:tc>
          <w:tcPr>
            <w:tcW w:w="800" w:type="pct"/>
            <w:vAlign w:val="bottom"/>
          </w:tcPr>
          <w:p w14:paraId="37503980" w14:textId="7973D5B5" w:rsidR="00900DF8" w:rsidRPr="00900DF8" w:rsidRDefault="00900DF8" w:rsidP="00900DF8">
            <w:r w:rsidRPr="00900DF8">
              <w:rPr>
                <w:szCs w:val="20"/>
              </w:rPr>
              <w:t>8 Byte</w:t>
            </w:r>
            <w:r w:rsidR="00DB7B0F">
              <w:rPr>
                <w:szCs w:val="20"/>
              </w:rPr>
              <w:t>s</w:t>
            </w:r>
            <w:r w:rsidRPr="00900DF8">
              <w:rPr>
                <w:szCs w:val="20"/>
              </w:rPr>
              <w:t xml:space="preserve"> (Fixed)</w:t>
            </w:r>
          </w:p>
        </w:tc>
      </w:tr>
      <w:tr w:rsidR="002727A1" w:rsidRPr="00267168" w14:paraId="41F5D99E" w14:textId="77777777" w:rsidTr="002727A1">
        <w:tc>
          <w:tcPr>
            <w:tcW w:w="866" w:type="pct"/>
          </w:tcPr>
          <w:p w14:paraId="56339E2F" w14:textId="49384710" w:rsidR="00900DF8" w:rsidRPr="00A96F88" w:rsidRDefault="00900DF8" w:rsidP="00900DF8">
            <w:r>
              <w:t>Port</w:t>
            </w:r>
            <w:r w:rsidRPr="00A96F88">
              <w:t xml:space="preserve"> Rx Buffer</w:t>
            </w:r>
          </w:p>
        </w:tc>
        <w:tc>
          <w:tcPr>
            <w:tcW w:w="3334" w:type="pct"/>
          </w:tcPr>
          <w:p w14:paraId="15484B97" w14:textId="011A7E4A" w:rsidR="00900DF8" w:rsidRPr="00A96F88" w:rsidRDefault="00900DF8" w:rsidP="002727A1">
            <w:pPr>
              <w:jc w:val="left"/>
            </w:pPr>
            <w:r>
              <w:t>Port</w:t>
            </w:r>
            <w:r w:rsidRPr="00A96F88">
              <w:t xml:space="preserve"> receive buffer for </w:t>
            </w:r>
            <w:r w:rsidR="002727A1">
              <w:t xml:space="preserve">1 </w:t>
            </w:r>
            <w:r>
              <w:t>Port</w:t>
            </w:r>
            <w:r w:rsidR="002727A1">
              <w:t xml:space="preserve"> frame</w:t>
            </w:r>
            <w:r w:rsidRPr="00A96F88">
              <w:t xml:space="preserve"> to </w:t>
            </w:r>
            <w:r w:rsidR="002727A1">
              <w:t xml:space="preserve">1 </w:t>
            </w:r>
            <w:r w:rsidR="002727A1" w:rsidRPr="00A96F88">
              <w:t>Ethernet</w:t>
            </w:r>
            <w:r w:rsidR="002727A1">
              <w:t xml:space="preserve"> frame</w:t>
            </w:r>
            <w:r w:rsidR="002727A1" w:rsidRPr="00A96F88">
              <w:t xml:space="preserve"> </w:t>
            </w:r>
            <w:r w:rsidRPr="00A96F88">
              <w:t>Conversion function</w:t>
            </w:r>
          </w:p>
        </w:tc>
        <w:tc>
          <w:tcPr>
            <w:tcW w:w="800" w:type="pct"/>
            <w:vAlign w:val="bottom"/>
          </w:tcPr>
          <w:p w14:paraId="1188A385" w14:textId="6BDA8C4E" w:rsidR="00900DF8" w:rsidRPr="00900DF8" w:rsidRDefault="00900DF8" w:rsidP="00900DF8">
            <w:r w:rsidRPr="00900DF8">
              <w:rPr>
                <w:szCs w:val="20"/>
              </w:rPr>
              <w:t>36 ~ 288 Byte</w:t>
            </w:r>
            <w:r w:rsidR="00DB7B0F">
              <w:rPr>
                <w:szCs w:val="20"/>
              </w:rPr>
              <w:t>s</w:t>
            </w:r>
          </w:p>
        </w:tc>
      </w:tr>
      <w:tr w:rsidR="002727A1" w:rsidRPr="00267168" w14:paraId="432E0936" w14:textId="77777777" w:rsidTr="002727A1">
        <w:tc>
          <w:tcPr>
            <w:tcW w:w="866" w:type="pct"/>
          </w:tcPr>
          <w:p w14:paraId="340D3A7D" w14:textId="0812DF89" w:rsidR="00900DF8" w:rsidRPr="00A96F88" w:rsidRDefault="00900DF8" w:rsidP="00900DF8">
            <w:r>
              <w:t>Port</w:t>
            </w:r>
            <w:r w:rsidRPr="00A96F88">
              <w:t xml:space="preserve"> Tx Buffer</w:t>
            </w:r>
          </w:p>
        </w:tc>
        <w:tc>
          <w:tcPr>
            <w:tcW w:w="3334" w:type="pct"/>
          </w:tcPr>
          <w:p w14:paraId="7A899CE8" w14:textId="583C4B02" w:rsidR="00900DF8" w:rsidRPr="00A96F88" w:rsidRDefault="00900DF8" w:rsidP="002727A1">
            <w:pPr>
              <w:jc w:val="left"/>
            </w:pPr>
            <w:r>
              <w:t>Port</w:t>
            </w:r>
            <w:r w:rsidRPr="00A96F88">
              <w:t xml:space="preserve"> transmit buffer for </w:t>
            </w:r>
            <w:r w:rsidR="002727A1">
              <w:t xml:space="preserve">1 </w:t>
            </w:r>
            <w:r w:rsidR="002727A1" w:rsidRPr="00A96F88">
              <w:t>Ethernet</w:t>
            </w:r>
            <w:r w:rsidR="002727A1">
              <w:t xml:space="preserve"> frame</w:t>
            </w:r>
            <w:r w:rsidR="002727A1" w:rsidRPr="00A96F88">
              <w:t xml:space="preserve"> </w:t>
            </w:r>
            <w:r w:rsidRPr="00A96F88">
              <w:t xml:space="preserve">to </w:t>
            </w:r>
            <w:r w:rsidR="002727A1">
              <w:t xml:space="preserve">1 </w:t>
            </w:r>
            <w:r>
              <w:t>Port</w:t>
            </w:r>
            <w:r w:rsidR="002727A1">
              <w:t xml:space="preserve"> frame</w:t>
            </w:r>
            <w:r w:rsidRPr="00A96F88">
              <w:t xml:space="preserve"> Conversion function</w:t>
            </w:r>
          </w:p>
        </w:tc>
        <w:tc>
          <w:tcPr>
            <w:tcW w:w="800" w:type="pct"/>
            <w:vAlign w:val="bottom"/>
          </w:tcPr>
          <w:p w14:paraId="0C5565C6" w14:textId="3A458532" w:rsidR="00900DF8" w:rsidRPr="00900DF8" w:rsidRDefault="00900DF8" w:rsidP="00900DF8">
            <w:r w:rsidRPr="00900DF8">
              <w:rPr>
                <w:szCs w:val="20"/>
              </w:rPr>
              <w:t>32 ~ 256 Byte</w:t>
            </w:r>
            <w:r w:rsidR="00DB7B0F">
              <w:rPr>
                <w:szCs w:val="20"/>
              </w:rPr>
              <w:t>s</w:t>
            </w:r>
          </w:p>
        </w:tc>
      </w:tr>
      <w:tr w:rsidR="002727A1" w:rsidRPr="00267168" w14:paraId="4DDEC55F" w14:textId="77777777" w:rsidTr="002727A1">
        <w:tc>
          <w:tcPr>
            <w:tcW w:w="866" w:type="pct"/>
          </w:tcPr>
          <w:p w14:paraId="45534DCF" w14:textId="77777777" w:rsidR="00900DF8" w:rsidRPr="00A96F88" w:rsidRDefault="00900DF8" w:rsidP="00900DF8">
            <w:r w:rsidRPr="00A96F88">
              <w:t>Ethernet Tx Buffer</w:t>
            </w:r>
          </w:p>
        </w:tc>
        <w:tc>
          <w:tcPr>
            <w:tcW w:w="3334" w:type="pct"/>
          </w:tcPr>
          <w:p w14:paraId="27DCE54D" w14:textId="6DD995F3" w:rsidR="00900DF8" w:rsidRPr="00A96F88" w:rsidRDefault="00900DF8" w:rsidP="002727A1">
            <w:pPr>
              <w:jc w:val="left"/>
            </w:pPr>
            <w:r w:rsidRPr="00A96F88">
              <w:t>Ethernet transmit buffer for CAN</w:t>
            </w:r>
            <w:r w:rsidR="002727A1">
              <w:t>/LIN/Port</w:t>
            </w:r>
            <w:r w:rsidRPr="00A96F88">
              <w:t xml:space="preserve"> to</w:t>
            </w:r>
            <w:r w:rsidR="002727A1">
              <w:t xml:space="preserve"> </w:t>
            </w:r>
            <w:r w:rsidR="002727A1" w:rsidRPr="00A96F88">
              <w:t>Ethernet</w:t>
            </w:r>
            <w:r w:rsidR="002727A1">
              <w:t xml:space="preserve"> </w:t>
            </w:r>
            <w:r w:rsidRPr="00A96F88">
              <w:t>Conversion function</w:t>
            </w:r>
          </w:p>
        </w:tc>
        <w:tc>
          <w:tcPr>
            <w:tcW w:w="800" w:type="pct"/>
            <w:vAlign w:val="bottom"/>
          </w:tcPr>
          <w:p w14:paraId="6055926A" w14:textId="1813A88E" w:rsidR="00900DF8" w:rsidRPr="00900DF8" w:rsidRDefault="00900DF8" w:rsidP="00900DF8">
            <w:r w:rsidRPr="00900DF8">
              <w:rPr>
                <w:szCs w:val="20"/>
              </w:rPr>
              <w:t>152 ~ 1500 Byte</w:t>
            </w:r>
            <w:r w:rsidR="00DB7B0F">
              <w:rPr>
                <w:szCs w:val="20"/>
              </w:rPr>
              <w:t>s</w:t>
            </w:r>
          </w:p>
        </w:tc>
      </w:tr>
      <w:tr w:rsidR="002727A1" w:rsidRPr="00267168" w14:paraId="4E771C8F" w14:textId="77777777" w:rsidTr="002727A1">
        <w:tc>
          <w:tcPr>
            <w:tcW w:w="866" w:type="pct"/>
          </w:tcPr>
          <w:p w14:paraId="7646B7AF" w14:textId="77777777" w:rsidR="00900DF8" w:rsidRPr="00A96F88" w:rsidRDefault="00900DF8" w:rsidP="00900DF8">
            <w:r w:rsidRPr="00A96F88">
              <w:t>Ethernet Rx Buffer</w:t>
            </w:r>
          </w:p>
        </w:tc>
        <w:tc>
          <w:tcPr>
            <w:tcW w:w="3334" w:type="pct"/>
          </w:tcPr>
          <w:p w14:paraId="12019D2D" w14:textId="779A9131" w:rsidR="00900DF8" w:rsidRPr="00A96F88" w:rsidRDefault="00900DF8" w:rsidP="002727A1">
            <w:pPr>
              <w:jc w:val="left"/>
            </w:pPr>
            <w:r w:rsidRPr="00A96F88">
              <w:t xml:space="preserve">Ethernet receive buffer for </w:t>
            </w:r>
            <w:r w:rsidR="002727A1" w:rsidRPr="00A96F88">
              <w:t>Ethernet</w:t>
            </w:r>
            <w:r w:rsidR="002727A1">
              <w:t xml:space="preserve"> </w:t>
            </w:r>
            <w:r w:rsidRPr="00A96F88">
              <w:t xml:space="preserve">to </w:t>
            </w:r>
            <w:r w:rsidR="002727A1" w:rsidRPr="00A96F88">
              <w:t>CAN</w:t>
            </w:r>
            <w:r w:rsidR="002727A1">
              <w:t>/LIN/Port</w:t>
            </w:r>
            <w:r w:rsidR="002727A1" w:rsidRPr="00A96F88">
              <w:t xml:space="preserve"> </w:t>
            </w:r>
            <w:r w:rsidRPr="00A96F88">
              <w:t>Conversion function</w:t>
            </w:r>
          </w:p>
        </w:tc>
        <w:tc>
          <w:tcPr>
            <w:tcW w:w="800" w:type="pct"/>
            <w:vAlign w:val="bottom"/>
          </w:tcPr>
          <w:p w14:paraId="62F790B3" w14:textId="45361DD0" w:rsidR="00900DF8" w:rsidRPr="00900DF8" w:rsidRDefault="00900DF8" w:rsidP="00900DF8">
            <w:r w:rsidRPr="00900DF8">
              <w:rPr>
                <w:szCs w:val="20"/>
              </w:rPr>
              <w:t>152 ~ 1500 Byte</w:t>
            </w:r>
            <w:r w:rsidR="00DB7B0F">
              <w:rPr>
                <w:szCs w:val="20"/>
              </w:rPr>
              <w:t>s</w:t>
            </w:r>
          </w:p>
        </w:tc>
      </w:tr>
      <w:tr w:rsidR="002727A1" w:rsidRPr="00267168" w14:paraId="5DB9EF19" w14:textId="77777777" w:rsidTr="002727A1">
        <w:tc>
          <w:tcPr>
            <w:tcW w:w="866" w:type="pct"/>
          </w:tcPr>
          <w:p w14:paraId="4A8F8B9D" w14:textId="58635C0A" w:rsidR="00900DF8" w:rsidRPr="00A96F88" w:rsidRDefault="00900DF8" w:rsidP="00900DF8">
            <w:r>
              <w:t>Mix</w:t>
            </w:r>
            <w:r w:rsidRPr="00A96F88">
              <w:t xml:space="preserve"> </w:t>
            </w:r>
            <w:r>
              <w:t>R</w:t>
            </w:r>
            <w:r w:rsidRPr="00A96F88">
              <w:t>x Buffer</w:t>
            </w:r>
          </w:p>
        </w:tc>
        <w:tc>
          <w:tcPr>
            <w:tcW w:w="3334" w:type="pct"/>
          </w:tcPr>
          <w:p w14:paraId="7FEBF4ED" w14:textId="5B8B05AB" w:rsidR="00900DF8" w:rsidRPr="00A96F88" w:rsidRDefault="00900DF8" w:rsidP="002727A1">
            <w:pPr>
              <w:jc w:val="left"/>
            </w:pPr>
            <w:r>
              <w:t>Mix receive</w:t>
            </w:r>
            <w:r w:rsidRPr="00A96F88">
              <w:t xml:space="preserve"> buffer for CAN</w:t>
            </w:r>
            <w:r>
              <w:t>/LIN/Port</w:t>
            </w:r>
            <w:r w:rsidRPr="00A96F88">
              <w:t xml:space="preserve"> to Ethernet Conversion function</w:t>
            </w:r>
          </w:p>
        </w:tc>
        <w:tc>
          <w:tcPr>
            <w:tcW w:w="800" w:type="pct"/>
            <w:vAlign w:val="bottom"/>
          </w:tcPr>
          <w:p w14:paraId="1A2021B5" w14:textId="48228051" w:rsidR="00900DF8" w:rsidRPr="00900DF8" w:rsidRDefault="00900DF8" w:rsidP="00900DF8">
            <w:r w:rsidRPr="004F0408">
              <w:rPr>
                <w:szCs w:val="20"/>
              </w:rPr>
              <w:t xml:space="preserve">80 </w:t>
            </w:r>
            <w:r w:rsidRPr="00900DF8">
              <w:rPr>
                <w:szCs w:val="20"/>
              </w:rPr>
              <w:t>~ 1420 Byte</w:t>
            </w:r>
            <w:r w:rsidR="00DB7B0F">
              <w:rPr>
                <w:szCs w:val="20"/>
              </w:rPr>
              <w:t>s</w:t>
            </w:r>
          </w:p>
        </w:tc>
      </w:tr>
    </w:tbl>
    <w:p w14:paraId="6A707B15" w14:textId="13BD8817" w:rsidR="009A0FE5" w:rsidRPr="004D64DA" w:rsidRDefault="009A0FE5" w:rsidP="00032018">
      <w:pPr>
        <w:spacing w:after="120"/>
      </w:pPr>
      <w:r w:rsidRPr="004D64DA">
        <w:rPr>
          <w:rFonts w:hint="eastAsia"/>
        </w:rPr>
        <w:t>※</w:t>
      </w:r>
      <w:r w:rsidRPr="004D64DA">
        <w:t>Rationale for</w:t>
      </w:r>
      <w:r w:rsidR="00C674B7">
        <w:t xml:space="preserve"> the</w:t>
      </w:r>
      <w:r w:rsidRPr="004D64DA">
        <w:t xml:space="preserve"> </w:t>
      </w:r>
      <w:r w:rsidR="00C674B7">
        <w:t>fixed</w:t>
      </w:r>
      <w:r w:rsidRPr="004D64DA">
        <w:t xml:space="preserve"> size</w:t>
      </w:r>
      <w:r w:rsidR="00C674B7">
        <w:t>s</w:t>
      </w:r>
      <w:r w:rsidRPr="004D64DA">
        <w:t>:</w:t>
      </w:r>
    </w:p>
    <w:p w14:paraId="467A5D03" w14:textId="19A4B39D" w:rsidR="00450E62" w:rsidRPr="00B26A8F" w:rsidRDefault="00450E62" w:rsidP="00B26A8F">
      <w:pPr>
        <w:spacing w:after="120"/>
      </w:pPr>
      <w:r w:rsidRPr="00B26A8F">
        <w:t>CAN Rx Buffer</w:t>
      </w:r>
      <w:r w:rsidR="00900DF8">
        <w:t xml:space="preserve"> (</w:t>
      </w:r>
      <w:r w:rsidR="004F0408" w:rsidRPr="00B26A8F">
        <w:t>fixed value</w:t>
      </w:r>
      <w:r w:rsidR="004F0408">
        <w:t xml:space="preserve">, </w:t>
      </w:r>
      <w:r w:rsidR="00900DF8">
        <w:t xml:space="preserve">using ACF CAN/CAN/FD format) </w:t>
      </w:r>
      <w:r w:rsidR="00B26A8F">
        <w:t>80 bytes, including:</w:t>
      </w:r>
    </w:p>
    <w:p w14:paraId="39901D07" w14:textId="77777777" w:rsidR="00450E62" w:rsidRPr="00B26A8F" w:rsidRDefault="00450E62">
      <w:pPr>
        <w:pStyle w:val="ListParagraph"/>
        <w:numPr>
          <w:ilvl w:val="0"/>
          <w:numId w:val="20"/>
        </w:numPr>
        <w:rPr>
          <w:rFonts w:ascii="Times New Roman" w:eastAsia="Times New Roman" w:hAnsi="Times New Roman"/>
          <w:sz w:val="20"/>
          <w:szCs w:val="20"/>
        </w:rPr>
      </w:pPr>
      <w:r w:rsidRPr="00B26A8F">
        <w:rPr>
          <w:rFonts w:ascii="Times New Roman" w:hAnsi="Times New Roman"/>
          <w:sz w:val="20"/>
          <w:szCs w:val="20"/>
        </w:rPr>
        <w:t>acf_msg_type:</w:t>
      </w:r>
      <w:r w:rsidRPr="00B26A8F">
        <w:rPr>
          <w:rFonts w:ascii="Times New Roman" w:hAnsi="Times New Roman"/>
          <w:spacing w:val="-8"/>
          <w:sz w:val="20"/>
          <w:szCs w:val="20"/>
        </w:rPr>
        <w:t xml:space="preserve"> </w:t>
      </w:r>
      <w:r w:rsidRPr="00B26A8F">
        <w:rPr>
          <w:rFonts w:ascii="Times New Roman" w:hAnsi="Times New Roman"/>
          <w:sz w:val="20"/>
          <w:szCs w:val="20"/>
        </w:rPr>
        <w:t>7</w:t>
      </w:r>
      <w:r w:rsidRPr="00B26A8F">
        <w:rPr>
          <w:rFonts w:ascii="Times New Roman" w:hAnsi="Times New Roman"/>
          <w:spacing w:val="-6"/>
          <w:sz w:val="20"/>
          <w:szCs w:val="20"/>
        </w:rPr>
        <w:t xml:space="preserve"> </w:t>
      </w:r>
      <w:r w:rsidRPr="00B26A8F">
        <w:rPr>
          <w:rFonts w:ascii="Times New Roman" w:hAnsi="Times New Roman"/>
          <w:spacing w:val="-4"/>
          <w:sz w:val="20"/>
          <w:szCs w:val="20"/>
        </w:rPr>
        <w:t>bits</w:t>
      </w:r>
    </w:p>
    <w:p w14:paraId="4815221F" w14:textId="77777777" w:rsidR="00B26A8F"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acf_msg_length:</w:t>
      </w:r>
      <w:r w:rsidRPr="00B26A8F">
        <w:rPr>
          <w:rFonts w:ascii="Times New Roman" w:hAnsi="Times New Roman"/>
          <w:spacing w:val="-9"/>
          <w:sz w:val="20"/>
          <w:szCs w:val="20"/>
        </w:rPr>
        <w:t xml:space="preserve"> </w:t>
      </w:r>
      <w:r w:rsidRPr="00B26A8F">
        <w:rPr>
          <w:rFonts w:ascii="Times New Roman" w:hAnsi="Times New Roman"/>
          <w:sz w:val="20"/>
          <w:szCs w:val="20"/>
        </w:rPr>
        <w:t>9</w:t>
      </w:r>
      <w:r w:rsidRPr="00B26A8F">
        <w:rPr>
          <w:rFonts w:ascii="Times New Roman" w:hAnsi="Times New Roman"/>
          <w:spacing w:val="-8"/>
          <w:sz w:val="20"/>
          <w:szCs w:val="20"/>
        </w:rPr>
        <w:t xml:space="preserve"> </w:t>
      </w:r>
      <w:r w:rsidRPr="00B26A8F">
        <w:rPr>
          <w:rFonts w:ascii="Times New Roman" w:hAnsi="Times New Roman"/>
          <w:spacing w:val="-4"/>
          <w:sz w:val="20"/>
          <w:szCs w:val="20"/>
        </w:rPr>
        <w:t>bits</w:t>
      </w:r>
    </w:p>
    <w:p w14:paraId="2D8CD67D" w14:textId="256252F4"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pad</w:t>
      </w:r>
      <w:r w:rsidRPr="00B26A8F">
        <w:rPr>
          <w:rFonts w:ascii="Times New Roman" w:hAnsi="Times New Roman"/>
          <w:spacing w:val="-6"/>
          <w:sz w:val="20"/>
          <w:szCs w:val="20"/>
        </w:rPr>
        <w:t xml:space="preserve"> </w:t>
      </w:r>
      <w:r w:rsidRPr="00B26A8F">
        <w:rPr>
          <w:rFonts w:ascii="Times New Roman" w:hAnsi="Times New Roman"/>
          <w:sz w:val="20"/>
          <w:szCs w:val="20"/>
        </w:rPr>
        <w:t>(padding</w:t>
      </w:r>
      <w:r w:rsidRPr="00B26A8F">
        <w:rPr>
          <w:rFonts w:ascii="Times New Roman" w:hAnsi="Times New Roman"/>
          <w:spacing w:val="-6"/>
          <w:sz w:val="20"/>
          <w:szCs w:val="20"/>
        </w:rPr>
        <w:t xml:space="preserve"> </w:t>
      </w:r>
      <w:r w:rsidRPr="00B26A8F">
        <w:rPr>
          <w:rFonts w:ascii="Times New Roman" w:hAnsi="Times New Roman"/>
          <w:sz w:val="20"/>
          <w:szCs w:val="20"/>
        </w:rPr>
        <w:t>length):</w:t>
      </w:r>
      <w:r w:rsidRPr="00B26A8F">
        <w:rPr>
          <w:rFonts w:ascii="Times New Roman" w:hAnsi="Times New Roman"/>
          <w:spacing w:val="-5"/>
          <w:sz w:val="20"/>
          <w:szCs w:val="20"/>
        </w:rPr>
        <w:t xml:space="preserve"> </w:t>
      </w:r>
      <w:r w:rsidRPr="00B26A8F">
        <w:rPr>
          <w:rFonts w:ascii="Times New Roman" w:hAnsi="Times New Roman"/>
          <w:sz w:val="20"/>
          <w:szCs w:val="20"/>
        </w:rPr>
        <w:t>2</w:t>
      </w:r>
      <w:r w:rsidRPr="00B26A8F">
        <w:rPr>
          <w:rFonts w:ascii="Times New Roman" w:hAnsi="Times New Roman"/>
          <w:spacing w:val="-4"/>
          <w:sz w:val="20"/>
          <w:szCs w:val="20"/>
        </w:rPr>
        <w:t xml:space="preserve"> bits</w:t>
      </w:r>
    </w:p>
    <w:p w14:paraId="0F0D422B"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mtv</w:t>
      </w:r>
      <w:r w:rsidRPr="00B26A8F">
        <w:rPr>
          <w:rFonts w:ascii="Times New Roman" w:hAnsi="Times New Roman"/>
          <w:spacing w:val="-8"/>
          <w:sz w:val="20"/>
          <w:szCs w:val="20"/>
        </w:rPr>
        <w:t xml:space="preserve"> </w:t>
      </w:r>
      <w:r w:rsidRPr="00B26A8F">
        <w:rPr>
          <w:rFonts w:ascii="Times New Roman" w:hAnsi="Times New Roman"/>
          <w:sz w:val="20"/>
          <w:szCs w:val="20"/>
        </w:rPr>
        <w:t>(message_timestamp</w:t>
      </w:r>
      <w:r w:rsidRPr="00B26A8F">
        <w:rPr>
          <w:rFonts w:ascii="Times New Roman" w:hAnsi="Times New Roman"/>
          <w:spacing w:val="-7"/>
          <w:sz w:val="20"/>
          <w:szCs w:val="20"/>
        </w:rPr>
        <w:t xml:space="preserve"> </w:t>
      </w:r>
      <w:r w:rsidRPr="00B26A8F">
        <w:rPr>
          <w:rFonts w:ascii="Times New Roman" w:hAnsi="Times New Roman"/>
          <w:sz w:val="20"/>
          <w:szCs w:val="20"/>
        </w:rPr>
        <w:t>valid):</w:t>
      </w:r>
      <w:r w:rsidRPr="00B26A8F">
        <w:rPr>
          <w:rFonts w:ascii="Times New Roman" w:hAnsi="Times New Roman"/>
          <w:spacing w:val="-8"/>
          <w:sz w:val="20"/>
          <w:szCs w:val="20"/>
        </w:rPr>
        <w:t xml:space="preserve"> </w:t>
      </w:r>
      <w:r w:rsidRPr="00B26A8F">
        <w:rPr>
          <w:rFonts w:ascii="Times New Roman" w:hAnsi="Times New Roman"/>
          <w:sz w:val="20"/>
          <w:szCs w:val="20"/>
        </w:rPr>
        <w:t>1</w:t>
      </w:r>
      <w:r w:rsidRPr="00B26A8F">
        <w:rPr>
          <w:rFonts w:ascii="Times New Roman" w:hAnsi="Times New Roman"/>
          <w:spacing w:val="-7"/>
          <w:sz w:val="20"/>
          <w:szCs w:val="20"/>
        </w:rPr>
        <w:t xml:space="preserve"> </w:t>
      </w:r>
      <w:r w:rsidRPr="00B26A8F">
        <w:rPr>
          <w:rFonts w:ascii="Times New Roman" w:hAnsi="Times New Roman"/>
          <w:spacing w:val="-5"/>
          <w:sz w:val="20"/>
          <w:szCs w:val="20"/>
        </w:rPr>
        <w:t>bit</w:t>
      </w:r>
    </w:p>
    <w:p w14:paraId="0AB02D69"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rtr</w:t>
      </w:r>
      <w:r w:rsidRPr="00B26A8F">
        <w:rPr>
          <w:rFonts w:ascii="Times New Roman" w:hAnsi="Times New Roman"/>
          <w:spacing w:val="-7"/>
          <w:sz w:val="20"/>
          <w:szCs w:val="20"/>
        </w:rPr>
        <w:t xml:space="preserve"> </w:t>
      </w:r>
      <w:r w:rsidRPr="00B26A8F">
        <w:rPr>
          <w:rFonts w:ascii="Times New Roman" w:hAnsi="Times New Roman"/>
          <w:sz w:val="20"/>
          <w:szCs w:val="20"/>
        </w:rPr>
        <w:t>(remote</w:t>
      </w:r>
      <w:r w:rsidRPr="00B26A8F">
        <w:rPr>
          <w:rFonts w:ascii="Times New Roman" w:hAnsi="Times New Roman"/>
          <w:spacing w:val="-7"/>
          <w:sz w:val="20"/>
          <w:szCs w:val="20"/>
        </w:rPr>
        <w:t xml:space="preserve"> </w:t>
      </w:r>
      <w:r w:rsidRPr="00B26A8F">
        <w:rPr>
          <w:rFonts w:ascii="Times New Roman" w:hAnsi="Times New Roman"/>
          <w:sz w:val="20"/>
          <w:szCs w:val="20"/>
        </w:rPr>
        <w:t>transmission</w:t>
      </w:r>
      <w:r w:rsidRPr="00B26A8F">
        <w:rPr>
          <w:rFonts w:ascii="Times New Roman" w:hAnsi="Times New Roman"/>
          <w:spacing w:val="-7"/>
          <w:sz w:val="20"/>
          <w:szCs w:val="20"/>
        </w:rPr>
        <w:t xml:space="preserve"> </w:t>
      </w:r>
      <w:r w:rsidRPr="00B26A8F">
        <w:rPr>
          <w:rFonts w:ascii="Times New Roman" w:hAnsi="Times New Roman"/>
          <w:sz w:val="20"/>
          <w:szCs w:val="20"/>
        </w:rPr>
        <w:t>request):</w:t>
      </w:r>
      <w:r w:rsidRPr="00B26A8F">
        <w:rPr>
          <w:rFonts w:ascii="Times New Roman" w:hAnsi="Times New Roman"/>
          <w:spacing w:val="-7"/>
          <w:sz w:val="20"/>
          <w:szCs w:val="20"/>
        </w:rPr>
        <w:t xml:space="preserve"> </w:t>
      </w:r>
      <w:r w:rsidRPr="00B26A8F">
        <w:rPr>
          <w:rFonts w:ascii="Times New Roman" w:hAnsi="Times New Roman"/>
          <w:sz w:val="20"/>
          <w:szCs w:val="20"/>
        </w:rPr>
        <w:t>1</w:t>
      </w:r>
      <w:r w:rsidRPr="00B26A8F">
        <w:rPr>
          <w:rFonts w:ascii="Times New Roman" w:hAnsi="Times New Roman"/>
          <w:spacing w:val="-5"/>
          <w:sz w:val="20"/>
          <w:szCs w:val="20"/>
        </w:rPr>
        <w:t xml:space="preserve"> bit</w:t>
      </w:r>
    </w:p>
    <w:p w14:paraId="23CADB0E"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eff</w:t>
      </w:r>
      <w:r w:rsidRPr="00B26A8F">
        <w:rPr>
          <w:rFonts w:ascii="Times New Roman" w:hAnsi="Times New Roman"/>
          <w:spacing w:val="-6"/>
          <w:sz w:val="20"/>
          <w:szCs w:val="20"/>
        </w:rPr>
        <w:t xml:space="preserve"> </w:t>
      </w:r>
      <w:r w:rsidRPr="00B26A8F">
        <w:rPr>
          <w:rFonts w:ascii="Times New Roman" w:hAnsi="Times New Roman"/>
          <w:sz w:val="20"/>
          <w:szCs w:val="20"/>
        </w:rPr>
        <w:t>(extended</w:t>
      </w:r>
      <w:r w:rsidRPr="00B26A8F">
        <w:rPr>
          <w:rFonts w:ascii="Times New Roman" w:hAnsi="Times New Roman"/>
          <w:spacing w:val="-6"/>
          <w:sz w:val="20"/>
          <w:szCs w:val="20"/>
        </w:rPr>
        <w:t xml:space="preserve"> </w:t>
      </w:r>
      <w:r w:rsidRPr="00B26A8F">
        <w:rPr>
          <w:rFonts w:ascii="Times New Roman" w:hAnsi="Times New Roman"/>
          <w:sz w:val="20"/>
          <w:szCs w:val="20"/>
        </w:rPr>
        <w:t>frame</w:t>
      </w:r>
      <w:r w:rsidRPr="00B26A8F">
        <w:rPr>
          <w:rFonts w:ascii="Times New Roman" w:hAnsi="Times New Roman"/>
          <w:spacing w:val="-4"/>
          <w:sz w:val="20"/>
          <w:szCs w:val="20"/>
        </w:rPr>
        <w:t xml:space="preserve"> </w:t>
      </w:r>
      <w:r w:rsidRPr="00B26A8F">
        <w:rPr>
          <w:rFonts w:ascii="Times New Roman" w:hAnsi="Times New Roman"/>
          <w:sz w:val="20"/>
          <w:szCs w:val="20"/>
        </w:rPr>
        <w:t>format):</w:t>
      </w:r>
      <w:r w:rsidRPr="00B26A8F">
        <w:rPr>
          <w:rFonts w:ascii="Times New Roman" w:hAnsi="Times New Roman"/>
          <w:spacing w:val="-6"/>
          <w:sz w:val="20"/>
          <w:szCs w:val="20"/>
        </w:rPr>
        <w:t xml:space="preserve"> </w:t>
      </w:r>
      <w:r w:rsidRPr="00B26A8F">
        <w:rPr>
          <w:rFonts w:ascii="Times New Roman" w:hAnsi="Times New Roman"/>
          <w:sz w:val="20"/>
          <w:szCs w:val="20"/>
        </w:rPr>
        <w:t>1</w:t>
      </w:r>
      <w:r w:rsidRPr="00B26A8F">
        <w:rPr>
          <w:rFonts w:ascii="Times New Roman" w:hAnsi="Times New Roman"/>
          <w:spacing w:val="-6"/>
          <w:sz w:val="20"/>
          <w:szCs w:val="20"/>
        </w:rPr>
        <w:t xml:space="preserve"> </w:t>
      </w:r>
      <w:r w:rsidRPr="00B26A8F">
        <w:rPr>
          <w:rFonts w:ascii="Times New Roman" w:hAnsi="Times New Roman"/>
          <w:spacing w:val="-5"/>
          <w:sz w:val="20"/>
          <w:szCs w:val="20"/>
        </w:rPr>
        <w:t>bit</w:t>
      </w:r>
    </w:p>
    <w:p w14:paraId="38426D9F"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brs</w:t>
      </w:r>
      <w:r w:rsidRPr="00B26A8F">
        <w:rPr>
          <w:rFonts w:ascii="Times New Roman" w:hAnsi="Times New Roman"/>
          <w:spacing w:val="-6"/>
          <w:sz w:val="20"/>
          <w:szCs w:val="20"/>
        </w:rPr>
        <w:t xml:space="preserve"> </w:t>
      </w:r>
      <w:r w:rsidRPr="00B26A8F">
        <w:rPr>
          <w:rFonts w:ascii="Times New Roman" w:hAnsi="Times New Roman"/>
          <w:sz w:val="20"/>
          <w:szCs w:val="20"/>
        </w:rPr>
        <w:t>(bit</w:t>
      </w:r>
      <w:r w:rsidRPr="00B26A8F">
        <w:rPr>
          <w:rFonts w:ascii="Times New Roman" w:hAnsi="Times New Roman"/>
          <w:spacing w:val="-5"/>
          <w:sz w:val="20"/>
          <w:szCs w:val="20"/>
        </w:rPr>
        <w:t xml:space="preserve"> </w:t>
      </w:r>
      <w:r w:rsidRPr="00B26A8F">
        <w:rPr>
          <w:rFonts w:ascii="Times New Roman" w:hAnsi="Times New Roman"/>
          <w:sz w:val="20"/>
          <w:szCs w:val="20"/>
        </w:rPr>
        <w:t>rate</w:t>
      </w:r>
      <w:r w:rsidRPr="00B26A8F">
        <w:rPr>
          <w:rFonts w:ascii="Times New Roman" w:hAnsi="Times New Roman"/>
          <w:spacing w:val="-5"/>
          <w:sz w:val="20"/>
          <w:szCs w:val="20"/>
        </w:rPr>
        <w:t xml:space="preserve"> </w:t>
      </w:r>
      <w:r w:rsidRPr="00B26A8F">
        <w:rPr>
          <w:rFonts w:ascii="Times New Roman" w:hAnsi="Times New Roman"/>
          <w:sz w:val="20"/>
          <w:szCs w:val="20"/>
        </w:rPr>
        <w:t>switch):</w:t>
      </w:r>
      <w:r w:rsidRPr="00B26A8F">
        <w:rPr>
          <w:rFonts w:ascii="Times New Roman" w:hAnsi="Times New Roman"/>
          <w:spacing w:val="-5"/>
          <w:sz w:val="20"/>
          <w:szCs w:val="20"/>
        </w:rPr>
        <w:t xml:space="preserve"> </w:t>
      </w:r>
      <w:r w:rsidRPr="00B26A8F">
        <w:rPr>
          <w:rFonts w:ascii="Times New Roman" w:hAnsi="Times New Roman"/>
          <w:sz w:val="20"/>
          <w:szCs w:val="20"/>
        </w:rPr>
        <w:t>1</w:t>
      </w:r>
      <w:r w:rsidRPr="00B26A8F">
        <w:rPr>
          <w:rFonts w:ascii="Times New Roman" w:hAnsi="Times New Roman"/>
          <w:spacing w:val="-3"/>
          <w:sz w:val="20"/>
          <w:szCs w:val="20"/>
        </w:rPr>
        <w:t xml:space="preserve"> </w:t>
      </w:r>
      <w:r w:rsidRPr="00B26A8F">
        <w:rPr>
          <w:rFonts w:ascii="Times New Roman" w:hAnsi="Times New Roman"/>
          <w:spacing w:val="-5"/>
          <w:sz w:val="20"/>
          <w:szCs w:val="20"/>
        </w:rPr>
        <w:t>bit</w:t>
      </w:r>
    </w:p>
    <w:p w14:paraId="677435D1"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fdf</w:t>
      </w:r>
      <w:r w:rsidRPr="00B26A8F">
        <w:rPr>
          <w:rFonts w:ascii="Times New Roman" w:hAnsi="Times New Roman"/>
          <w:spacing w:val="-6"/>
          <w:sz w:val="20"/>
          <w:szCs w:val="20"/>
        </w:rPr>
        <w:t xml:space="preserve"> </w:t>
      </w:r>
      <w:r w:rsidRPr="00B26A8F">
        <w:rPr>
          <w:rFonts w:ascii="Times New Roman" w:hAnsi="Times New Roman"/>
          <w:sz w:val="20"/>
          <w:szCs w:val="20"/>
        </w:rPr>
        <w:t>(CAN</w:t>
      </w:r>
      <w:r w:rsidRPr="00B26A8F">
        <w:rPr>
          <w:rFonts w:ascii="Times New Roman" w:hAnsi="Times New Roman"/>
          <w:spacing w:val="-4"/>
          <w:sz w:val="20"/>
          <w:szCs w:val="20"/>
        </w:rPr>
        <w:t xml:space="preserve"> </w:t>
      </w:r>
      <w:r w:rsidRPr="00B26A8F">
        <w:rPr>
          <w:rFonts w:ascii="Times New Roman" w:hAnsi="Times New Roman"/>
          <w:sz w:val="20"/>
          <w:szCs w:val="20"/>
        </w:rPr>
        <w:t>Flexible</w:t>
      </w:r>
      <w:r w:rsidRPr="00B26A8F">
        <w:rPr>
          <w:rFonts w:ascii="Times New Roman" w:hAnsi="Times New Roman"/>
          <w:spacing w:val="-7"/>
          <w:sz w:val="20"/>
          <w:szCs w:val="20"/>
        </w:rPr>
        <w:t xml:space="preserve"> </w:t>
      </w:r>
      <w:r w:rsidRPr="00B26A8F">
        <w:rPr>
          <w:rFonts w:ascii="Times New Roman" w:hAnsi="Times New Roman"/>
          <w:sz w:val="20"/>
          <w:szCs w:val="20"/>
        </w:rPr>
        <w:t>Data-rate</w:t>
      </w:r>
      <w:r w:rsidRPr="00B26A8F">
        <w:rPr>
          <w:rFonts w:ascii="Times New Roman" w:hAnsi="Times New Roman"/>
          <w:spacing w:val="-6"/>
          <w:sz w:val="20"/>
          <w:szCs w:val="20"/>
        </w:rPr>
        <w:t xml:space="preserve"> </w:t>
      </w:r>
      <w:r w:rsidRPr="00B26A8F">
        <w:rPr>
          <w:rFonts w:ascii="Times New Roman" w:hAnsi="Times New Roman"/>
          <w:sz w:val="20"/>
          <w:szCs w:val="20"/>
        </w:rPr>
        <w:t>(FD)</w:t>
      </w:r>
      <w:r w:rsidRPr="00B26A8F">
        <w:rPr>
          <w:rFonts w:ascii="Times New Roman" w:hAnsi="Times New Roman"/>
          <w:spacing w:val="-6"/>
          <w:sz w:val="20"/>
          <w:szCs w:val="20"/>
        </w:rPr>
        <w:t xml:space="preserve"> </w:t>
      </w:r>
      <w:r w:rsidRPr="00B26A8F">
        <w:rPr>
          <w:rFonts w:ascii="Times New Roman" w:hAnsi="Times New Roman"/>
          <w:sz w:val="20"/>
          <w:szCs w:val="20"/>
        </w:rPr>
        <w:t>format):</w:t>
      </w:r>
      <w:r w:rsidRPr="00B26A8F">
        <w:rPr>
          <w:rFonts w:ascii="Times New Roman" w:hAnsi="Times New Roman"/>
          <w:spacing w:val="-6"/>
          <w:sz w:val="20"/>
          <w:szCs w:val="20"/>
        </w:rPr>
        <w:t xml:space="preserve"> </w:t>
      </w:r>
      <w:r w:rsidRPr="00B26A8F">
        <w:rPr>
          <w:rFonts w:ascii="Times New Roman" w:hAnsi="Times New Roman"/>
          <w:sz w:val="20"/>
          <w:szCs w:val="20"/>
        </w:rPr>
        <w:t>1</w:t>
      </w:r>
      <w:r w:rsidRPr="00B26A8F">
        <w:rPr>
          <w:rFonts w:ascii="Times New Roman" w:hAnsi="Times New Roman"/>
          <w:spacing w:val="-5"/>
          <w:sz w:val="20"/>
          <w:szCs w:val="20"/>
        </w:rPr>
        <w:t xml:space="preserve"> bit</w:t>
      </w:r>
    </w:p>
    <w:p w14:paraId="70417095"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esi</w:t>
      </w:r>
      <w:r w:rsidRPr="00B26A8F">
        <w:rPr>
          <w:rFonts w:ascii="Times New Roman" w:hAnsi="Times New Roman"/>
          <w:spacing w:val="-6"/>
          <w:sz w:val="20"/>
          <w:szCs w:val="20"/>
        </w:rPr>
        <w:t xml:space="preserve"> </w:t>
      </w:r>
      <w:r w:rsidRPr="00B26A8F">
        <w:rPr>
          <w:rFonts w:ascii="Times New Roman" w:hAnsi="Times New Roman"/>
          <w:sz w:val="20"/>
          <w:szCs w:val="20"/>
        </w:rPr>
        <w:t>(error</w:t>
      </w:r>
      <w:r w:rsidRPr="00B26A8F">
        <w:rPr>
          <w:rFonts w:ascii="Times New Roman" w:hAnsi="Times New Roman"/>
          <w:spacing w:val="-4"/>
          <w:sz w:val="20"/>
          <w:szCs w:val="20"/>
        </w:rPr>
        <w:t xml:space="preserve"> </w:t>
      </w:r>
      <w:r w:rsidRPr="00B26A8F">
        <w:rPr>
          <w:rFonts w:ascii="Times New Roman" w:hAnsi="Times New Roman"/>
          <w:sz w:val="20"/>
          <w:szCs w:val="20"/>
        </w:rPr>
        <w:t>state</w:t>
      </w:r>
      <w:r w:rsidRPr="00B26A8F">
        <w:rPr>
          <w:rFonts w:ascii="Times New Roman" w:hAnsi="Times New Roman"/>
          <w:spacing w:val="-5"/>
          <w:sz w:val="20"/>
          <w:szCs w:val="20"/>
        </w:rPr>
        <w:t xml:space="preserve"> </w:t>
      </w:r>
      <w:r w:rsidRPr="00B26A8F">
        <w:rPr>
          <w:rFonts w:ascii="Times New Roman" w:hAnsi="Times New Roman"/>
          <w:sz w:val="20"/>
          <w:szCs w:val="20"/>
        </w:rPr>
        <w:t>indicator):</w:t>
      </w:r>
      <w:r w:rsidRPr="00B26A8F">
        <w:rPr>
          <w:rFonts w:ascii="Times New Roman" w:hAnsi="Times New Roman"/>
          <w:spacing w:val="-5"/>
          <w:sz w:val="20"/>
          <w:szCs w:val="20"/>
        </w:rPr>
        <w:t xml:space="preserve"> </w:t>
      </w:r>
      <w:r w:rsidRPr="00B26A8F">
        <w:rPr>
          <w:rFonts w:ascii="Times New Roman" w:hAnsi="Times New Roman"/>
          <w:sz w:val="20"/>
          <w:szCs w:val="20"/>
        </w:rPr>
        <w:t>1</w:t>
      </w:r>
      <w:r w:rsidRPr="00B26A8F">
        <w:rPr>
          <w:rFonts w:ascii="Times New Roman" w:hAnsi="Times New Roman"/>
          <w:spacing w:val="-4"/>
          <w:sz w:val="20"/>
          <w:szCs w:val="20"/>
        </w:rPr>
        <w:t xml:space="preserve"> </w:t>
      </w:r>
      <w:r w:rsidRPr="00B26A8F">
        <w:rPr>
          <w:rFonts w:ascii="Times New Roman" w:hAnsi="Times New Roman"/>
          <w:spacing w:val="-5"/>
          <w:sz w:val="20"/>
          <w:szCs w:val="20"/>
        </w:rPr>
        <w:t>bit</w:t>
      </w:r>
    </w:p>
    <w:p w14:paraId="19890648"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rsv</w:t>
      </w:r>
      <w:r w:rsidRPr="00B26A8F">
        <w:rPr>
          <w:rFonts w:ascii="Times New Roman" w:hAnsi="Times New Roman"/>
          <w:spacing w:val="-5"/>
          <w:sz w:val="20"/>
          <w:szCs w:val="20"/>
        </w:rPr>
        <w:t xml:space="preserve"> </w:t>
      </w:r>
      <w:r w:rsidRPr="00B26A8F">
        <w:rPr>
          <w:rFonts w:ascii="Times New Roman" w:hAnsi="Times New Roman"/>
          <w:sz w:val="20"/>
          <w:szCs w:val="20"/>
        </w:rPr>
        <w:t>(reserved):</w:t>
      </w:r>
      <w:r w:rsidRPr="00B26A8F">
        <w:rPr>
          <w:rFonts w:ascii="Times New Roman" w:hAnsi="Times New Roman"/>
          <w:spacing w:val="-5"/>
          <w:sz w:val="20"/>
          <w:szCs w:val="20"/>
        </w:rPr>
        <w:t xml:space="preserve"> </w:t>
      </w:r>
      <w:r w:rsidRPr="00B26A8F">
        <w:rPr>
          <w:rFonts w:ascii="Times New Roman" w:hAnsi="Times New Roman"/>
          <w:sz w:val="20"/>
          <w:szCs w:val="20"/>
        </w:rPr>
        <w:t>3</w:t>
      </w:r>
      <w:r w:rsidRPr="00B26A8F">
        <w:rPr>
          <w:rFonts w:ascii="Times New Roman" w:hAnsi="Times New Roman"/>
          <w:spacing w:val="-4"/>
          <w:sz w:val="20"/>
          <w:szCs w:val="20"/>
        </w:rPr>
        <w:t xml:space="preserve"> bits</w:t>
      </w:r>
    </w:p>
    <w:p w14:paraId="38C2BF44"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can_bus_id:</w:t>
      </w:r>
      <w:r w:rsidRPr="00B26A8F">
        <w:rPr>
          <w:rFonts w:ascii="Times New Roman" w:hAnsi="Times New Roman"/>
          <w:spacing w:val="-8"/>
          <w:sz w:val="20"/>
          <w:szCs w:val="20"/>
        </w:rPr>
        <w:t xml:space="preserve"> </w:t>
      </w:r>
      <w:r w:rsidRPr="00B26A8F">
        <w:rPr>
          <w:rFonts w:ascii="Times New Roman" w:hAnsi="Times New Roman"/>
          <w:sz w:val="20"/>
          <w:szCs w:val="20"/>
        </w:rPr>
        <w:t>5</w:t>
      </w:r>
      <w:r w:rsidRPr="00B26A8F">
        <w:rPr>
          <w:rFonts w:ascii="Times New Roman" w:hAnsi="Times New Roman"/>
          <w:spacing w:val="-6"/>
          <w:sz w:val="20"/>
          <w:szCs w:val="20"/>
        </w:rPr>
        <w:t xml:space="preserve"> </w:t>
      </w:r>
      <w:r w:rsidRPr="00B26A8F">
        <w:rPr>
          <w:rFonts w:ascii="Times New Roman" w:hAnsi="Times New Roman"/>
          <w:spacing w:val="-4"/>
          <w:sz w:val="20"/>
          <w:szCs w:val="20"/>
        </w:rPr>
        <w:t>bits</w:t>
      </w:r>
    </w:p>
    <w:p w14:paraId="223055A4"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message_timestamp:</w:t>
      </w:r>
      <w:r w:rsidRPr="00B26A8F">
        <w:rPr>
          <w:rFonts w:ascii="Times New Roman" w:hAnsi="Times New Roman"/>
          <w:spacing w:val="-11"/>
          <w:sz w:val="20"/>
          <w:szCs w:val="20"/>
        </w:rPr>
        <w:t xml:space="preserve"> </w:t>
      </w:r>
      <w:r w:rsidRPr="00B26A8F">
        <w:rPr>
          <w:rFonts w:ascii="Times New Roman" w:hAnsi="Times New Roman"/>
          <w:sz w:val="20"/>
          <w:szCs w:val="20"/>
        </w:rPr>
        <w:t>8</w:t>
      </w:r>
      <w:r w:rsidRPr="00B26A8F">
        <w:rPr>
          <w:rFonts w:ascii="Times New Roman" w:hAnsi="Times New Roman"/>
          <w:spacing w:val="-10"/>
          <w:sz w:val="20"/>
          <w:szCs w:val="20"/>
        </w:rPr>
        <w:t xml:space="preserve"> </w:t>
      </w:r>
      <w:r w:rsidRPr="00B26A8F">
        <w:rPr>
          <w:rFonts w:ascii="Times New Roman" w:hAnsi="Times New Roman"/>
          <w:spacing w:val="-2"/>
          <w:sz w:val="20"/>
          <w:szCs w:val="20"/>
        </w:rPr>
        <w:t>octets</w:t>
      </w:r>
    </w:p>
    <w:p w14:paraId="3352486D"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rsv</w:t>
      </w:r>
      <w:r w:rsidRPr="00B26A8F">
        <w:rPr>
          <w:rFonts w:ascii="Times New Roman" w:hAnsi="Times New Roman"/>
          <w:spacing w:val="-5"/>
          <w:sz w:val="20"/>
          <w:szCs w:val="20"/>
        </w:rPr>
        <w:t xml:space="preserve"> </w:t>
      </w:r>
      <w:r w:rsidRPr="00B26A8F">
        <w:rPr>
          <w:rFonts w:ascii="Times New Roman" w:hAnsi="Times New Roman"/>
          <w:sz w:val="20"/>
          <w:szCs w:val="20"/>
        </w:rPr>
        <w:t>(reserved):</w:t>
      </w:r>
      <w:r w:rsidRPr="00B26A8F">
        <w:rPr>
          <w:rFonts w:ascii="Times New Roman" w:hAnsi="Times New Roman"/>
          <w:spacing w:val="-5"/>
          <w:sz w:val="20"/>
          <w:szCs w:val="20"/>
        </w:rPr>
        <w:t xml:space="preserve"> </w:t>
      </w:r>
      <w:r w:rsidRPr="00B26A8F">
        <w:rPr>
          <w:rFonts w:ascii="Times New Roman" w:hAnsi="Times New Roman"/>
          <w:sz w:val="20"/>
          <w:szCs w:val="20"/>
        </w:rPr>
        <w:t>3</w:t>
      </w:r>
      <w:r w:rsidRPr="00B26A8F">
        <w:rPr>
          <w:rFonts w:ascii="Times New Roman" w:hAnsi="Times New Roman"/>
          <w:spacing w:val="-4"/>
          <w:sz w:val="20"/>
          <w:szCs w:val="20"/>
        </w:rPr>
        <w:t xml:space="preserve"> bits</w:t>
      </w:r>
    </w:p>
    <w:p w14:paraId="76B13AE3" w14:textId="77777777" w:rsidR="00450E62" w:rsidRPr="00B26A8F" w:rsidRDefault="00450E62">
      <w:pPr>
        <w:pStyle w:val="ListParagraph"/>
        <w:numPr>
          <w:ilvl w:val="0"/>
          <w:numId w:val="20"/>
        </w:numPr>
        <w:rPr>
          <w:rFonts w:ascii="Times New Roman" w:hAnsi="Times New Roman"/>
          <w:sz w:val="20"/>
          <w:szCs w:val="20"/>
        </w:rPr>
      </w:pPr>
      <w:r w:rsidRPr="00B26A8F">
        <w:rPr>
          <w:rFonts w:ascii="Times New Roman" w:hAnsi="Times New Roman"/>
          <w:sz w:val="20"/>
          <w:szCs w:val="20"/>
        </w:rPr>
        <w:t>can_identifier:</w:t>
      </w:r>
      <w:r w:rsidRPr="00B26A8F">
        <w:rPr>
          <w:rFonts w:ascii="Times New Roman" w:hAnsi="Times New Roman"/>
          <w:spacing w:val="-9"/>
          <w:sz w:val="20"/>
          <w:szCs w:val="20"/>
        </w:rPr>
        <w:t xml:space="preserve"> </w:t>
      </w:r>
      <w:r w:rsidRPr="00B26A8F">
        <w:rPr>
          <w:rFonts w:ascii="Times New Roman" w:hAnsi="Times New Roman"/>
          <w:sz w:val="20"/>
          <w:szCs w:val="20"/>
        </w:rPr>
        <w:t>29</w:t>
      </w:r>
      <w:r w:rsidRPr="00B26A8F">
        <w:rPr>
          <w:rFonts w:ascii="Times New Roman" w:hAnsi="Times New Roman"/>
          <w:spacing w:val="-8"/>
          <w:sz w:val="20"/>
          <w:szCs w:val="20"/>
        </w:rPr>
        <w:t xml:space="preserve"> </w:t>
      </w:r>
      <w:r w:rsidRPr="00B26A8F">
        <w:rPr>
          <w:rFonts w:ascii="Times New Roman" w:hAnsi="Times New Roman"/>
          <w:spacing w:val="-4"/>
          <w:sz w:val="20"/>
          <w:szCs w:val="20"/>
        </w:rPr>
        <w:t>bits</w:t>
      </w:r>
    </w:p>
    <w:p w14:paraId="6FB92403" w14:textId="3DED293D" w:rsidR="00B26A8F" w:rsidRPr="00B26A8F" w:rsidRDefault="00450E62">
      <w:pPr>
        <w:pStyle w:val="ListParagraph"/>
        <w:numPr>
          <w:ilvl w:val="0"/>
          <w:numId w:val="20"/>
        </w:numPr>
        <w:spacing w:after="240"/>
        <w:rPr>
          <w:rFonts w:ascii="Times New Roman" w:hAnsi="Times New Roman"/>
          <w:sz w:val="20"/>
          <w:szCs w:val="20"/>
        </w:rPr>
      </w:pPr>
      <w:r w:rsidRPr="00B26A8F">
        <w:rPr>
          <w:rFonts w:ascii="Times New Roman" w:hAnsi="Times New Roman"/>
          <w:sz w:val="20"/>
          <w:szCs w:val="20"/>
        </w:rPr>
        <w:t>can_msg_payload:</w:t>
      </w:r>
      <w:r w:rsidRPr="00B26A8F">
        <w:rPr>
          <w:rFonts w:ascii="Times New Roman" w:hAnsi="Times New Roman"/>
          <w:spacing w:val="-10"/>
          <w:sz w:val="20"/>
          <w:szCs w:val="20"/>
        </w:rPr>
        <w:t xml:space="preserve"> </w:t>
      </w:r>
      <w:r w:rsidR="00B26A8F">
        <w:rPr>
          <w:rFonts w:ascii="Times New Roman" w:hAnsi="Times New Roman"/>
          <w:sz w:val="20"/>
          <w:szCs w:val="20"/>
        </w:rPr>
        <w:t>16 quadlets</w:t>
      </w:r>
    </w:p>
    <w:p w14:paraId="6C08C6CB" w14:textId="77777777" w:rsidR="004F0408" w:rsidRDefault="00450E62" w:rsidP="00B26A8F">
      <w:pPr>
        <w:spacing w:after="120"/>
      </w:pPr>
      <w:r w:rsidRPr="00B26A8F">
        <w:t>CAN Tx Buffer (fixed value):</w:t>
      </w:r>
      <w:r w:rsidR="004F0408">
        <w:t xml:space="preserve"> 64 bytes</w:t>
      </w:r>
    </w:p>
    <w:p w14:paraId="22FD867E" w14:textId="7C149E13" w:rsidR="004F0408" w:rsidRDefault="004F0408" w:rsidP="00F15EB1">
      <w:pPr>
        <w:spacing w:after="120"/>
        <w:ind w:left="360"/>
      </w:pPr>
      <w:r>
        <w:t xml:space="preserve">Since </w:t>
      </w:r>
      <w:r w:rsidRPr="004F0408">
        <w:t>CAN Tx Buffer is used for 1 frame</w:t>
      </w:r>
      <w:r>
        <w:t xml:space="preserve"> only</w:t>
      </w:r>
      <w:r w:rsidRPr="004F0408">
        <w:t>, set 1 frame maximum size value</w:t>
      </w:r>
      <w:r>
        <w:t xml:space="preserve"> (Data length = 64 bytes)</w:t>
      </w:r>
      <w:r w:rsidRPr="004F0408">
        <w:t xml:space="preserve">. ID and DLC </w:t>
      </w:r>
      <w:r>
        <w:t>are</w:t>
      </w:r>
      <w:r w:rsidRPr="004F0408">
        <w:t xml:space="preserve"> passed as other valuable, so not included in size.</w:t>
      </w:r>
    </w:p>
    <w:p w14:paraId="15E5440F" w14:textId="6706E5D9" w:rsidR="00450E62" w:rsidRPr="00B26A8F" w:rsidRDefault="00450E62" w:rsidP="00B26A8F">
      <w:pPr>
        <w:spacing w:after="120"/>
      </w:pPr>
      <w:r w:rsidRPr="00B26A8F">
        <w:t>LIN Rx Buffer</w:t>
      </w:r>
      <w:r w:rsidR="004F0408">
        <w:t xml:space="preserve"> (</w:t>
      </w:r>
      <w:r w:rsidR="004F0408" w:rsidRPr="00B26A8F">
        <w:t>fixed value</w:t>
      </w:r>
      <w:r w:rsidR="004F0408">
        <w:t>, using ACF LIN format)</w:t>
      </w:r>
      <w:r w:rsidRPr="00B26A8F">
        <w:t>:</w:t>
      </w:r>
      <w:r w:rsidR="00B26A8F">
        <w:t xml:space="preserve"> 20 bytes, including:</w:t>
      </w:r>
    </w:p>
    <w:p w14:paraId="4E415DCB" w14:textId="77777777" w:rsidR="00B26A8F" w:rsidRPr="00B26A8F" w:rsidRDefault="00B26A8F">
      <w:pPr>
        <w:pStyle w:val="ListParagraph"/>
        <w:numPr>
          <w:ilvl w:val="0"/>
          <w:numId w:val="21"/>
        </w:numPr>
        <w:rPr>
          <w:rFonts w:ascii="Times New Roman" w:eastAsia="Times New Roman" w:hAnsi="Times New Roman"/>
          <w:sz w:val="20"/>
          <w:szCs w:val="20"/>
        </w:rPr>
      </w:pPr>
      <w:r w:rsidRPr="00B26A8F">
        <w:rPr>
          <w:rFonts w:ascii="Times New Roman" w:hAnsi="Times New Roman"/>
          <w:sz w:val="20"/>
          <w:szCs w:val="20"/>
        </w:rPr>
        <w:t>acf_msg_type:</w:t>
      </w:r>
      <w:r w:rsidRPr="00B26A8F">
        <w:rPr>
          <w:rFonts w:ascii="Times New Roman" w:hAnsi="Times New Roman"/>
          <w:spacing w:val="-8"/>
          <w:sz w:val="20"/>
          <w:szCs w:val="20"/>
        </w:rPr>
        <w:t xml:space="preserve"> </w:t>
      </w:r>
      <w:r w:rsidRPr="00B26A8F">
        <w:rPr>
          <w:rFonts w:ascii="Times New Roman" w:hAnsi="Times New Roman"/>
          <w:sz w:val="20"/>
          <w:szCs w:val="20"/>
        </w:rPr>
        <w:t>7</w:t>
      </w:r>
      <w:r w:rsidRPr="00B26A8F">
        <w:rPr>
          <w:rFonts w:ascii="Times New Roman" w:hAnsi="Times New Roman"/>
          <w:spacing w:val="-6"/>
          <w:sz w:val="20"/>
          <w:szCs w:val="20"/>
        </w:rPr>
        <w:t xml:space="preserve"> </w:t>
      </w:r>
      <w:r w:rsidRPr="00B26A8F">
        <w:rPr>
          <w:rFonts w:ascii="Times New Roman" w:hAnsi="Times New Roman"/>
          <w:spacing w:val="-4"/>
          <w:sz w:val="20"/>
          <w:szCs w:val="20"/>
        </w:rPr>
        <w:t>bits</w:t>
      </w:r>
    </w:p>
    <w:p w14:paraId="194E3FCB" w14:textId="31BC4A18"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t>acf_msg_length:</w:t>
      </w:r>
      <w:r w:rsidRPr="00B26A8F">
        <w:rPr>
          <w:rFonts w:ascii="Times New Roman" w:hAnsi="Times New Roman"/>
          <w:spacing w:val="-9"/>
          <w:sz w:val="20"/>
          <w:szCs w:val="20"/>
        </w:rPr>
        <w:t xml:space="preserve"> </w:t>
      </w:r>
      <w:r w:rsidRPr="00B26A8F">
        <w:rPr>
          <w:rFonts w:ascii="Times New Roman" w:hAnsi="Times New Roman"/>
          <w:sz w:val="20"/>
          <w:szCs w:val="20"/>
        </w:rPr>
        <w:t>9</w:t>
      </w:r>
      <w:r w:rsidRPr="00B26A8F">
        <w:rPr>
          <w:rFonts w:ascii="Times New Roman" w:hAnsi="Times New Roman"/>
          <w:spacing w:val="-8"/>
          <w:sz w:val="20"/>
          <w:szCs w:val="20"/>
        </w:rPr>
        <w:t xml:space="preserve"> </w:t>
      </w:r>
      <w:r w:rsidRPr="00B26A8F">
        <w:rPr>
          <w:rFonts w:ascii="Times New Roman" w:hAnsi="Times New Roman"/>
          <w:spacing w:val="-4"/>
          <w:sz w:val="20"/>
          <w:szCs w:val="20"/>
        </w:rPr>
        <w:t>bits</w:t>
      </w:r>
    </w:p>
    <w:p w14:paraId="69F2151A" w14:textId="77777777"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t>pad</w:t>
      </w:r>
      <w:r w:rsidRPr="00B26A8F">
        <w:rPr>
          <w:rFonts w:ascii="Times New Roman" w:hAnsi="Times New Roman"/>
          <w:spacing w:val="-6"/>
          <w:sz w:val="20"/>
          <w:szCs w:val="20"/>
        </w:rPr>
        <w:t xml:space="preserve"> </w:t>
      </w:r>
      <w:r w:rsidRPr="00B26A8F">
        <w:rPr>
          <w:rFonts w:ascii="Times New Roman" w:hAnsi="Times New Roman"/>
          <w:sz w:val="20"/>
          <w:szCs w:val="20"/>
        </w:rPr>
        <w:t>(padding</w:t>
      </w:r>
      <w:r w:rsidRPr="00B26A8F">
        <w:rPr>
          <w:rFonts w:ascii="Times New Roman" w:hAnsi="Times New Roman"/>
          <w:spacing w:val="-6"/>
          <w:sz w:val="20"/>
          <w:szCs w:val="20"/>
        </w:rPr>
        <w:t xml:space="preserve"> </w:t>
      </w:r>
      <w:r w:rsidRPr="00B26A8F">
        <w:rPr>
          <w:rFonts w:ascii="Times New Roman" w:hAnsi="Times New Roman"/>
          <w:sz w:val="20"/>
          <w:szCs w:val="20"/>
        </w:rPr>
        <w:t>length):</w:t>
      </w:r>
      <w:r w:rsidRPr="00B26A8F">
        <w:rPr>
          <w:rFonts w:ascii="Times New Roman" w:hAnsi="Times New Roman"/>
          <w:spacing w:val="-5"/>
          <w:sz w:val="20"/>
          <w:szCs w:val="20"/>
        </w:rPr>
        <w:t xml:space="preserve"> </w:t>
      </w:r>
      <w:r w:rsidRPr="00B26A8F">
        <w:rPr>
          <w:rFonts w:ascii="Times New Roman" w:hAnsi="Times New Roman"/>
          <w:sz w:val="20"/>
          <w:szCs w:val="20"/>
        </w:rPr>
        <w:t>2</w:t>
      </w:r>
      <w:r w:rsidRPr="00B26A8F">
        <w:rPr>
          <w:rFonts w:ascii="Times New Roman" w:hAnsi="Times New Roman"/>
          <w:spacing w:val="-4"/>
          <w:sz w:val="20"/>
          <w:szCs w:val="20"/>
        </w:rPr>
        <w:t xml:space="preserve"> bits</w:t>
      </w:r>
    </w:p>
    <w:p w14:paraId="072075CB" w14:textId="77777777"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t>mtv</w:t>
      </w:r>
      <w:r w:rsidRPr="00B26A8F">
        <w:rPr>
          <w:rFonts w:ascii="Times New Roman" w:hAnsi="Times New Roman"/>
          <w:spacing w:val="-8"/>
          <w:sz w:val="20"/>
          <w:szCs w:val="20"/>
        </w:rPr>
        <w:t xml:space="preserve"> </w:t>
      </w:r>
      <w:r w:rsidRPr="00B26A8F">
        <w:rPr>
          <w:rFonts w:ascii="Times New Roman" w:hAnsi="Times New Roman"/>
          <w:sz w:val="20"/>
          <w:szCs w:val="20"/>
        </w:rPr>
        <w:t>(message_timestamp</w:t>
      </w:r>
      <w:r w:rsidRPr="00B26A8F">
        <w:rPr>
          <w:rFonts w:ascii="Times New Roman" w:hAnsi="Times New Roman"/>
          <w:spacing w:val="-7"/>
          <w:sz w:val="20"/>
          <w:szCs w:val="20"/>
        </w:rPr>
        <w:t xml:space="preserve"> </w:t>
      </w:r>
      <w:r w:rsidRPr="00B26A8F">
        <w:rPr>
          <w:rFonts w:ascii="Times New Roman" w:hAnsi="Times New Roman"/>
          <w:sz w:val="20"/>
          <w:szCs w:val="20"/>
        </w:rPr>
        <w:t>valid):</w:t>
      </w:r>
      <w:r w:rsidRPr="00B26A8F">
        <w:rPr>
          <w:rFonts w:ascii="Times New Roman" w:hAnsi="Times New Roman"/>
          <w:spacing w:val="-8"/>
          <w:sz w:val="20"/>
          <w:szCs w:val="20"/>
        </w:rPr>
        <w:t xml:space="preserve"> </w:t>
      </w:r>
      <w:r w:rsidRPr="00B26A8F">
        <w:rPr>
          <w:rFonts w:ascii="Times New Roman" w:hAnsi="Times New Roman"/>
          <w:sz w:val="20"/>
          <w:szCs w:val="20"/>
        </w:rPr>
        <w:t>1</w:t>
      </w:r>
      <w:r w:rsidRPr="00B26A8F">
        <w:rPr>
          <w:rFonts w:ascii="Times New Roman" w:hAnsi="Times New Roman"/>
          <w:spacing w:val="-7"/>
          <w:sz w:val="20"/>
          <w:szCs w:val="20"/>
        </w:rPr>
        <w:t xml:space="preserve"> </w:t>
      </w:r>
      <w:r w:rsidRPr="00B26A8F">
        <w:rPr>
          <w:rFonts w:ascii="Times New Roman" w:hAnsi="Times New Roman"/>
          <w:spacing w:val="-5"/>
          <w:sz w:val="20"/>
          <w:szCs w:val="20"/>
        </w:rPr>
        <w:t>bit</w:t>
      </w:r>
    </w:p>
    <w:p w14:paraId="03539D14" w14:textId="77777777"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t>lin_bus_id:</w:t>
      </w:r>
      <w:r w:rsidRPr="00B26A8F">
        <w:rPr>
          <w:rFonts w:ascii="Times New Roman" w:hAnsi="Times New Roman"/>
          <w:spacing w:val="-7"/>
          <w:sz w:val="20"/>
          <w:szCs w:val="20"/>
        </w:rPr>
        <w:t xml:space="preserve"> </w:t>
      </w:r>
      <w:r w:rsidRPr="00B26A8F">
        <w:rPr>
          <w:rFonts w:ascii="Times New Roman" w:hAnsi="Times New Roman"/>
          <w:sz w:val="20"/>
          <w:szCs w:val="20"/>
        </w:rPr>
        <w:t>5</w:t>
      </w:r>
      <w:r w:rsidRPr="00B26A8F">
        <w:rPr>
          <w:rFonts w:ascii="Times New Roman" w:hAnsi="Times New Roman"/>
          <w:spacing w:val="-6"/>
          <w:sz w:val="20"/>
          <w:szCs w:val="20"/>
        </w:rPr>
        <w:t xml:space="preserve"> </w:t>
      </w:r>
      <w:r w:rsidRPr="00B26A8F">
        <w:rPr>
          <w:rFonts w:ascii="Times New Roman" w:hAnsi="Times New Roman"/>
          <w:spacing w:val="-4"/>
          <w:sz w:val="20"/>
          <w:szCs w:val="20"/>
        </w:rPr>
        <w:t>bits</w:t>
      </w:r>
    </w:p>
    <w:p w14:paraId="39BDC1D0" w14:textId="77777777"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t>lin_identifier:</w:t>
      </w:r>
      <w:r w:rsidRPr="00B26A8F">
        <w:rPr>
          <w:rFonts w:ascii="Times New Roman" w:hAnsi="Times New Roman"/>
          <w:spacing w:val="-10"/>
          <w:sz w:val="20"/>
          <w:szCs w:val="20"/>
        </w:rPr>
        <w:t xml:space="preserve"> </w:t>
      </w:r>
      <w:r w:rsidRPr="00B26A8F">
        <w:rPr>
          <w:rFonts w:ascii="Times New Roman" w:hAnsi="Times New Roman"/>
          <w:sz w:val="20"/>
          <w:szCs w:val="20"/>
        </w:rPr>
        <w:t>1</w:t>
      </w:r>
      <w:r w:rsidRPr="00B26A8F">
        <w:rPr>
          <w:rFonts w:ascii="Times New Roman" w:hAnsi="Times New Roman"/>
          <w:spacing w:val="-9"/>
          <w:sz w:val="20"/>
          <w:szCs w:val="20"/>
        </w:rPr>
        <w:t xml:space="preserve"> </w:t>
      </w:r>
      <w:r w:rsidRPr="00B26A8F">
        <w:rPr>
          <w:rFonts w:ascii="Times New Roman" w:hAnsi="Times New Roman"/>
          <w:spacing w:val="-4"/>
          <w:sz w:val="20"/>
          <w:szCs w:val="20"/>
        </w:rPr>
        <w:t>octet</w:t>
      </w:r>
    </w:p>
    <w:p w14:paraId="3FC10F39" w14:textId="77777777" w:rsidR="00B26A8F" w:rsidRPr="00B26A8F" w:rsidRDefault="00B26A8F">
      <w:pPr>
        <w:pStyle w:val="ListParagraph"/>
        <w:numPr>
          <w:ilvl w:val="0"/>
          <w:numId w:val="21"/>
        </w:numPr>
        <w:rPr>
          <w:rFonts w:ascii="Times New Roman" w:hAnsi="Times New Roman"/>
          <w:sz w:val="20"/>
          <w:szCs w:val="20"/>
        </w:rPr>
      </w:pPr>
      <w:r w:rsidRPr="00B26A8F">
        <w:rPr>
          <w:rFonts w:ascii="Times New Roman" w:hAnsi="Times New Roman"/>
          <w:sz w:val="20"/>
          <w:szCs w:val="20"/>
        </w:rPr>
        <w:lastRenderedPageBreak/>
        <w:t>message_timestamp:</w:t>
      </w:r>
      <w:r w:rsidRPr="00B26A8F">
        <w:rPr>
          <w:rFonts w:ascii="Times New Roman" w:hAnsi="Times New Roman"/>
          <w:spacing w:val="-11"/>
          <w:sz w:val="20"/>
          <w:szCs w:val="20"/>
        </w:rPr>
        <w:t xml:space="preserve"> </w:t>
      </w:r>
      <w:r w:rsidRPr="00B26A8F">
        <w:rPr>
          <w:rFonts w:ascii="Times New Roman" w:hAnsi="Times New Roman"/>
          <w:sz w:val="20"/>
          <w:szCs w:val="20"/>
        </w:rPr>
        <w:t>8</w:t>
      </w:r>
      <w:r w:rsidRPr="00B26A8F">
        <w:rPr>
          <w:rFonts w:ascii="Times New Roman" w:hAnsi="Times New Roman"/>
          <w:spacing w:val="-10"/>
          <w:sz w:val="20"/>
          <w:szCs w:val="20"/>
        </w:rPr>
        <w:t xml:space="preserve"> </w:t>
      </w:r>
      <w:r w:rsidRPr="00B26A8F">
        <w:rPr>
          <w:rFonts w:ascii="Times New Roman" w:hAnsi="Times New Roman"/>
          <w:spacing w:val="-2"/>
          <w:sz w:val="20"/>
          <w:szCs w:val="20"/>
        </w:rPr>
        <w:t>octets</w:t>
      </w:r>
    </w:p>
    <w:p w14:paraId="1770AC3F" w14:textId="2F0B4B9F" w:rsidR="00450E62" w:rsidRPr="00B26A8F" w:rsidRDefault="00B26A8F">
      <w:pPr>
        <w:pStyle w:val="ListParagraph"/>
        <w:numPr>
          <w:ilvl w:val="0"/>
          <w:numId w:val="21"/>
        </w:numPr>
        <w:spacing w:after="240"/>
        <w:rPr>
          <w:rFonts w:ascii="Times New Roman" w:hAnsi="Times New Roman"/>
          <w:sz w:val="20"/>
          <w:szCs w:val="20"/>
        </w:rPr>
      </w:pPr>
      <w:r w:rsidRPr="00B26A8F">
        <w:rPr>
          <w:rFonts w:ascii="Times New Roman" w:hAnsi="Times New Roman"/>
          <w:sz w:val="20"/>
          <w:szCs w:val="20"/>
        </w:rPr>
        <w:t>lin_msg_payload:</w:t>
      </w:r>
      <w:r w:rsidRPr="00B26A8F">
        <w:rPr>
          <w:rFonts w:ascii="Times New Roman" w:hAnsi="Times New Roman"/>
          <w:spacing w:val="-10"/>
          <w:sz w:val="20"/>
          <w:szCs w:val="20"/>
        </w:rPr>
        <w:t xml:space="preserve"> </w:t>
      </w:r>
      <w:r>
        <w:rPr>
          <w:rFonts w:ascii="Times New Roman" w:hAnsi="Times New Roman"/>
          <w:spacing w:val="-10"/>
          <w:sz w:val="20"/>
          <w:szCs w:val="20"/>
        </w:rPr>
        <w:t xml:space="preserve">2 </w:t>
      </w:r>
      <w:r>
        <w:rPr>
          <w:rFonts w:ascii="Times New Roman" w:hAnsi="Times New Roman"/>
          <w:sz w:val="20"/>
          <w:szCs w:val="20"/>
        </w:rPr>
        <w:t>quadlets</w:t>
      </w:r>
    </w:p>
    <w:p w14:paraId="55020AE6" w14:textId="30A67A18" w:rsidR="00DB7B0F" w:rsidRDefault="00450E62" w:rsidP="00DB7B0F">
      <w:pPr>
        <w:spacing w:after="120"/>
      </w:pPr>
      <w:r w:rsidRPr="00B26A8F">
        <w:t>LIN Tx Buffer (fixed value):</w:t>
      </w:r>
      <w:r w:rsidR="00DB7B0F" w:rsidRPr="00DB7B0F">
        <w:t xml:space="preserve"> </w:t>
      </w:r>
      <w:r w:rsidR="00DB7B0F">
        <w:t>8 bytes</w:t>
      </w:r>
    </w:p>
    <w:p w14:paraId="4A68F411" w14:textId="7A78D377" w:rsidR="00DB7B0F" w:rsidRDefault="00DB7B0F" w:rsidP="00F15EB1">
      <w:pPr>
        <w:spacing w:after="120"/>
        <w:ind w:left="360"/>
      </w:pPr>
      <w:r>
        <w:t>Since LI</w:t>
      </w:r>
      <w:r w:rsidRPr="004F0408">
        <w:t>N Tx Buffer is used for 1 frame</w:t>
      </w:r>
      <w:r>
        <w:t xml:space="preserve"> only</w:t>
      </w:r>
      <w:r w:rsidRPr="004F0408">
        <w:t>, set 1 frame maximum size value</w:t>
      </w:r>
      <w:r>
        <w:t xml:space="preserve"> (Data length = 8 bytes)</w:t>
      </w:r>
      <w:r w:rsidRPr="004F0408">
        <w:t xml:space="preserve">. ID and DLC </w:t>
      </w:r>
      <w:r>
        <w:t>are</w:t>
      </w:r>
      <w:r w:rsidRPr="004F0408">
        <w:t xml:space="preserve"> passed as other valuable, so not included in size.</w:t>
      </w:r>
    </w:p>
    <w:p w14:paraId="11565C47" w14:textId="23F4DBE8" w:rsidR="00C674B7" w:rsidRDefault="00C674B7" w:rsidP="00DB7B0F">
      <w:pPr>
        <w:spacing w:after="120"/>
      </w:pPr>
      <w:r w:rsidRPr="004D64DA">
        <w:rPr>
          <w:rFonts w:hint="eastAsia"/>
        </w:rPr>
        <w:t>※</w:t>
      </w:r>
      <w:r w:rsidRPr="004D64DA">
        <w:t xml:space="preserve">Rationale for </w:t>
      </w:r>
      <w:r>
        <w:t>the minimum</w:t>
      </w:r>
      <w:r w:rsidRPr="004D64DA">
        <w:t xml:space="preserve"> size</w:t>
      </w:r>
      <w:r>
        <w:t>s</w:t>
      </w:r>
      <w:r w:rsidRPr="004D64DA">
        <w:t>:</w:t>
      </w:r>
    </w:p>
    <w:p w14:paraId="37093A04" w14:textId="156A3AB7" w:rsidR="00337B29" w:rsidRPr="00B26A8F" w:rsidRDefault="00337B29" w:rsidP="00900DF8">
      <w:pPr>
        <w:spacing w:after="120"/>
      </w:pPr>
      <w:r>
        <w:t>Port</w:t>
      </w:r>
      <w:r w:rsidRPr="00B26A8F">
        <w:t xml:space="preserve"> Rx Buffer</w:t>
      </w:r>
      <w:r w:rsidR="00C674B7" w:rsidRPr="00C674B7">
        <w:t xml:space="preserve"> </w:t>
      </w:r>
      <w:r w:rsidR="00C674B7">
        <w:t xml:space="preserve">(using </w:t>
      </w:r>
      <w:r w:rsidR="002727A1">
        <w:t>ACF Parallel Port</w:t>
      </w:r>
      <w:r w:rsidR="00C674B7">
        <w:t xml:space="preserve"> format)</w:t>
      </w:r>
      <w:r w:rsidR="002727A1">
        <w:t xml:space="preserve">: </w:t>
      </w:r>
      <w:r w:rsidR="00FB1063">
        <w:t>36</w:t>
      </w:r>
      <w:r>
        <w:t xml:space="preserve"> bytes, including:</w:t>
      </w:r>
    </w:p>
    <w:p w14:paraId="16631499" w14:textId="77777777" w:rsidR="00FB1063" w:rsidRPr="00FB1063" w:rsidRDefault="00FB1063">
      <w:pPr>
        <w:pStyle w:val="ListParagraph"/>
        <w:numPr>
          <w:ilvl w:val="0"/>
          <w:numId w:val="22"/>
        </w:numPr>
        <w:ind w:left="720"/>
        <w:rPr>
          <w:rFonts w:ascii="Times New Roman" w:hAnsi="Times New Roman"/>
          <w:bCs/>
          <w:sz w:val="20"/>
          <w:szCs w:val="20"/>
        </w:rPr>
      </w:pPr>
      <w:r w:rsidRPr="00FB1063">
        <w:rPr>
          <w:rFonts w:ascii="Times New Roman" w:hAnsi="Times New Roman"/>
          <w:bCs/>
          <w:sz w:val="20"/>
          <w:szCs w:val="20"/>
        </w:rPr>
        <w:t>acf_msg_type: 7 bits</w:t>
      </w:r>
    </w:p>
    <w:p w14:paraId="7219EF78" w14:textId="77777777" w:rsidR="00FB1063" w:rsidRPr="00FB1063" w:rsidRDefault="00FB1063">
      <w:pPr>
        <w:pStyle w:val="ListParagraph"/>
        <w:numPr>
          <w:ilvl w:val="0"/>
          <w:numId w:val="22"/>
        </w:numPr>
        <w:ind w:left="720"/>
        <w:rPr>
          <w:rFonts w:ascii="Times New Roman" w:hAnsi="Times New Roman"/>
          <w:bCs/>
          <w:sz w:val="20"/>
          <w:szCs w:val="20"/>
        </w:rPr>
      </w:pPr>
      <w:r w:rsidRPr="00FB1063">
        <w:rPr>
          <w:rFonts w:ascii="Times New Roman" w:hAnsi="Times New Roman"/>
          <w:bCs/>
          <w:sz w:val="20"/>
          <w:szCs w:val="20"/>
        </w:rPr>
        <w:t>acf_msg_length: 9 bits</w:t>
      </w:r>
    </w:p>
    <w:p w14:paraId="1571D8F4" w14:textId="77777777" w:rsidR="00FB1063" w:rsidRPr="00FB1063" w:rsidRDefault="00FB1063">
      <w:pPr>
        <w:pStyle w:val="ListParagraph"/>
        <w:numPr>
          <w:ilvl w:val="0"/>
          <w:numId w:val="22"/>
        </w:numPr>
        <w:ind w:left="720"/>
        <w:rPr>
          <w:rFonts w:ascii="Times New Roman" w:hAnsi="Times New Roman"/>
          <w:bCs/>
          <w:sz w:val="20"/>
          <w:szCs w:val="20"/>
        </w:rPr>
      </w:pPr>
      <w:r w:rsidRPr="00FB1063">
        <w:rPr>
          <w:rFonts w:ascii="Times New Roman" w:hAnsi="Times New Roman"/>
          <w:bCs/>
          <w:sz w:val="20"/>
          <w:szCs w:val="20"/>
        </w:rPr>
        <w:t>reserved: 1 octet</w:t>
      </w:r>
    </w:p>
    <w:p w14:paraId="4B9CB320" w14:textId="77777777" w:rsidR="00FB1063" w:rsidRPr="00FB1063" w:rsidRDefault="00FB1063">
      <w:pPr>
        <w:pStyle w:val="ListParagraph"/>
        <w:numPr>
          <w:ilvl w:val="0"/>
          <w:numId w:val="22"/>
        </w:numPr>
        <w:ind w:left="720"/>
        <w:rPr>
          <w:rFonts w:ascii="Times New Roman" w:hAnsi="Times New Roman"/>
          <w:bCs/>
          <w:sz w:val="20"/>
          <w:szCs w:val="20"/>
        </w:rPr>
      </w:pPr>
      <w:r w:rsidRPr="00FB1063">
        <w:rPr>
          <w:rFonts w:ascii="Times New Roman" w:hAnsi="Times New Roman"/>
          <w:bCs/>
          <w:sz w:val="20"/>
          <w:szCs w:val="20"/>
        </w:rPr>
        <w:t>bit_width: 1 octet</w:t>
      </w:r>
    </w:p>
    <w:p w14:paraId="62115B94" w14:textId="0DF5F8AC" w:rsidR="00450E62" w:rsidRPr="00FB1063" w:rsidRDefault="00FB1063">
      <w:pPr>
        <w:pStyle w:val="ListParagraph"/>
        <w:numPr>
          <w:ilvl w:val="0"/>
          <w:numId w:val="22"/>
        </w:numPr>
        <w:spacing w:after="240"/>
        <w:ind w:left="720"/>
        <w:rPr>
          <w:rFonts w:ascii="Times New Roman" w:hAnsi="Times New Roman"/>
          <w:bCs/>
          <w:sz w:val="20"/>
          <w:szCs w:val="20"/>
        </w:rPr>
      </w:pPr>
      <w:r w:rsidRPr="00FB1063">
        <w:rPr>
          <w:rFonts w:ascii="Times New Roman" w:hAnsi="Times New Roman"/>
          <w:bCs/>
          <w:sz w:val="20"/>
          <w:szCs w:val="20"/>
        </w:rPr>
        <w:t>parallel_msg_payload: 8</w:t>
      </w:r>
      <w:r w:rsidRPr="00FB1063">
        <w:rPr>
          <w:rFonts w:ascii="Times New Roman" w:hAnsi="Times New Roman"/>
          <w:bCs/>
          <w:i/>
          <w:sz w:val="20"/>
          <w:szCs w:val="20"/>
        </w:rPr>
        <w:t xml:space="preserve"> </w:t>
      </w:r>
      <w:r w:rsidRPr="00FB1063">
        <w:rPr>
          <w:rFonts w:ascii="Times New Roman" w:hAnsi="Times New Roman"/>
          <w:bCs/>
          <w:sz w:val="20"/>
          <w:szCs w:val="20"/>
        </w:rPr>
        <w:t>quadlets</w:t>
      </w:r>
    </w:p>
    <w:p w14:paraId="04F129DE" w14:textId="503B06C2" w:rsidR="002D0BBB" w:rsidRPr="00B26A8F" w:rsidRDefault="002D0BBB" w:rsidP="002D0BBB">
      <w:pPr>
        <w:spacing w:after="120"/>
      </w:pPr>
      <w:r>
        <w:t>Port</w:t>
      </w:r>
      <w:r w:rsidRPr="00B26A8F">
        <w:t xml:space="preserve"> </w:t>
      </w:r>
      <w:r>
        <w:t>T</w:t>
      </w:r>
      <w:r w:rsidRPr="00B26A8F">
        <w:t>x Buffer</w:t>
      </w:r>
      <w:r w:rsidRPr="00C674B7">
        <w:t xml:space="preserve"> </w:t>
      </w:r>
      <w:r>
        <w:t xml:space="preserve">(using </w:t>
      </w:r>
      <w:r w:rsidR="00F15EB1">
        <w:t>IPDU-M format</w:t>
      </w:r>
      <w:r>
        <w:t>): 32 bytes</w:t>
      </w:r>
    </w:p>
    <w:p w14:paraId="5CB2BED2" w14:textId="04493DD6" w:rsidR="00F15EB1" w:rsidRDefault="00F15EB1" w:rsidP="00F15EB1">
      <w:pPr>
        <w:spacing w:after="120"/>
        <w:ind w:left="360"/>
      </w:pPr>
      <w:r>
        <w:t>Since Port</w:t>
      </w:r>
      <w:r w:rsidRPr="00B26A8F">
        <w:t xml:space="preserve"> </w:t>
      </w:r>
      <w:r w:rsidRPr="004F0408">
        <w:t>Tx Buffer is used for 1 frame</w:t>
      </w:r>
      <w:r>
        <w:t xml:space="preserve"> only</w:t>
      </w:r>
      <w:r w:rsidRPr="004F0408">
        <w:t>, set 1 frame maximum size value</w:t>
      </w:r>
      <w:r>
        <w:t xml:space="preserve"> (Data length = 32 bytes)</w:t>
      </w:r>
      <w:r w:rsidRPr="004F0408">
        <w:t xml:space="preserve">. ID and DLC </w:t>
      </w:r>
      <w:r>
        <w:t>are</w:t>
      </w:r>
      <w:r w:rsidRPr="004F0408">
        <w:t xml:space="preserve"> passed as other valuable, so not included in size.</w:t>
      </w:r>
    </w:p>
    <w:p w14:paraId="17CC0527" w14:textId="08D5F231" w:rsidR="00267168" w:rsidRPr="00A96F88" w:rsidRDefault="00267168" w:rsidP="00032018">
      <w:pPr>
        <w:spacing w:after="120"/>
      </w:pPr>
      <w:r w:rsidRPr="00A96F88">
        <w:t>Ethernet Rx/Tx Buffer:</w:t>
      </w:r>
    </w:p>
    <w:p w14:paraId="08EE784C" w14:textId="186DE20A" w:rsidR="00267168" w:rsidRDefault="00FC2BD2" w:rsidP="00032018">
      <w:pPr>
        <w:spacing w:after="120"/>
      </w:pPr>
      <w:r w:rsidRPr="00A96F88">
        <w:t>VLAN TAG 4 Byte/IPv</w:t>
      </w:r>
      <w:r>
        <w:rPr>
          <w:rFonts w:hint="eastAsia"/>
        </w:rPr>
        <w:t>6</w:t>
      </w:r>
      <w:r w:rsidRPr="00A96F88">
        <w:t xml:space="preserve"> </w:t>
      </w:r>
      <w:r>
        <w:rPr>
          <w:rFonts w:hint="eastAsia"/>
        </w:rPr>
        <w:t>4</w:t>
      </w:r>
      <w:r w:rsidRPr="00A96F88">
        <w:t xml:space="preserve">0 Byte/UDP </w:t>
      </w:r>
      <w:r>
        <w:rPr>
          <w:rFonts w:hint="eastAsia"/>
        </w:rPr>
        <w:t>8</w:t>
      </w:r>
      <w:r w:rsidRPr="00A96F88">
        <w:t xml:space="preserve"> Byte</w:t>
      </w:r>
      <w:r>
        <w:rPr>
          <w:rFonts w:hint="eastAsia"/>
        </w:rPr>
        <w:t xml:space="preserve">/EncapSeq </w:t>
      </w:r>
      <w:r>
        <w:t>4 Byte/TSCF 24 Byte</w:t>
      </w:r>
      <w:r w:rsidRPr="00A96F88">
        <w:t>/</w:t>
      </w:r>
      <w:r w:rsidR="00B9685D">
        <w:t xml:space="preserve">IPDU-M </w:t>
      </w:r>
      <w:r w:rsidRPr="00A96F88">
        <w:t>CAN</w:t>
      </w:r>
      <w:r w:rsidR="00C843A8">
        <w:t xml:space="preserve"> </w:t>
      </w:r>
      <w:r w:rsidRPr="00A96F88">
        <w:t xml:space="preserve">max 72 Byte = </w:t>
      </w:r>
      <w:r>
        <w:t>152</w:t>
      </w:r>
      <w:r w:rsidRPr="00A96F88">
        <w:t xml:space="preserve"> Byte</w:t>
      </w:r>
    </w:p>
    <w:p w14:paraId="7341D132" w14:textId="696D7DF1" w:rsidR="00FB1063" w:rsidRDefault="00FB1063" w:rsidP="00032018">
      <w:pPr>
        <w:spacing w:after="120"/>
      </w:pPr>
      <w:r>
        <w:t xml:space="preserve">Mix Rx Buffer = </w:t>
      </w:r>
      <w:r w:rsidRPr="00B26A8F">
        <w:t>CAN Rx Buffer</w:t>
      </w:r>
      <w:r>
        <w:t xml:space="preserve"> = 80 bytes</w:t>
      </w:r>
    </w:p>
    <w:p w14:paraId="61B2814A" w14:textId="53F00243" w:rsidR="009A0FE5" w:rsidRPr="004D64DA" w:rsidRDefault="009A0FE5" w:rsidP="00032018">
      <w:pPr>
        <w:spacing w:after="120"/>
      </w:pPr>
      <w:r w:rsidRPr="004D64DA">
        <w:rPr>
          <w:rFonts w:hint="eastAsia"/>
        </w:rPr>
        <w:t>※</w:t>
      </w:r>
      <w:r w:rsidRPr="004D64DA">
        <w:t xml:space="preserve">Rationale for </w:t>
      </w:r>
      <w:r w:rsidR="009753A1">
        <w:t xml:space="preserve">the </w:t>
      </w:r>
      <w:r w:rsidRPr="004D64DA">
        <w:t>maximum size</w:t>
      </w:r>
      <w:r w:rsidR="009753A1">
        <w:t>s</w:t>
      </w:r>
      <w:r w:rsidRPr="004D64DA">
        <w:t>:</w:t>
      </w:r>
    </w:p>
    <w:p w14:paraId="3D38548A" w14:textId="3F6A7A9E" w:rsidR="009753A1" w:rsidRPr="00FB1063" w:rsidRDefault="009753A1" w:rsidP="009753A1">
      <w:pPr>
        <w:spacing w:after="120"/>
        <w:rPr>
          <w:bCs/>
          <w:szCs w:val="20"/>
        </w:rPr>
      </w:pPr>
      <w:r>
        <w:t>Port</w:t>
      </w:r>
      <w:r w:rsidRPr="00B26A8F">
        <w:t xml:space="preserve"> Rx Buffer</w:t>
      </w:r>
      <w:r w:rsidRPr="00C674B7">
        <w:t xml:space="preserve"> </w:t>
      </w:r>
      <w:r>
        <w:t xml:space="preserve">(using ACF Parallel Port format): including </w:t>
      </w:r>
      <w:r w:rsidRPr="009753A1">
        <w:t>36 Byte</w:t>
      </w:r>
      <w:r>
        <w:t>s</w:t>
      </w:r>
      <w:r w:rsidRPr="009753A1">
        <w:t xml:space="preserve"> * 8 ACF Parallel message</w:t>
      </w:r>
      <w:r>
        <w:t>s</w:t>
      </w:r>
      <w:r w:rsidRPr="009753A1">
        <w:t xml:space="preserve"> = 288 Byte</w:t>
      </w:r>
      <w:r>
        <w:t>s</w:t>
      </w:r>
    </w:p>
    <w:p w14:paraId="3510193C" w14:textId="317012B7" w:rsidR="009753A1" w:rsidRPr="00B26A8F" w:rsidRDefault="009753A1" w:rsidP="009753A1">
      <w:pPr>
        <w:spacing w:after="120"/>
      </w:pPr>
      <w:r>
        <w:t>Port</w:t>
      </w:r>
      <w:r w:rsidRPr="00B26A8F">
        <w:t xml:space="preserve"> </w:t>
      </w:r>
      <w:r>
        <w:t>T</w:t>
      </w:r>
      <w:r w:rsidRPr="00B26A8F">
        <w:t>x Buffer</w:t>
      </w:r>
      <w:r w:rsidRPr="00C674B7">
        <w:t xml:space="preserve"> </w:t>
      </w:r>
      <w:r>
        <w:t>(using IPDU-M format): 256 bytes</w:t>
      </w:r>
    </w:p>
    <w:p w14:paraId="45A4EA3D" w14:textId="58C7D453" w:rsidR="009753A1" w:rsidRDefault="009753A1" w:rsidP="009753A1">
      <w:pPr>
        <w:spacing w:after="120"/>
        <w:ind w:left="360"/>
      </w:pPr>
      <w:r>
        <w:t>Since Port</w:t>
      </w:r>
      <w:r w:rsidRPr="00B26A8F">
        <w:t xml:space="preserve"> </w:t>
      </w:r>
      <w:r w:rsidRPr="004F0408">
        <w:t>Tx Buffer is used for 1 frame</w:t>
      </w:r>
      <w:r>
        <w:t xml:space="preserve"> only</w:t>
      </w:r>
      <w:r w:rsidRPr="004F0408">
        <w:t>, set 1 frame maximum size value</w:t>
      </w:r>
      <w:r>
        <w:t xml:space="preserve"> (Data length = 32 bytes * 8 messages = 256 Bytes)</w:t>
      </w:r>
      <w:r w:rsidRPr="004F0408">
        <w:t xml:space="preserve">. ID and DLC </w:t>
      </w:r>
      <w:r>
        <w:t>are</w:t>
      </w:r>
      <w:r w:rsidRPr="004F0408">
        <w:t xml:space="preserve"> passed as other valuable, so not included in size.</w:t>
      </w:r>
    </w:p>
    <w:p w14:paraId="3F2AC391" w14:textId="67150675" w:rsidR="00267168" w:rsidRPr="00A96F88" w:rsidRDefault="00267168" w:rsidP="00032018">
      <w:pPr>
        <w:spacing w:after="120"/>
      </w:pPr>
      <w:r w:rsidRPr="00A96F88">
        <w:t>Ethernet Rx/Tx Buffer:</w:t>
      </w:r>
    </w:p>
    <w:p w14:paraId="669D563C" w14:textId="77777777" w:rsidR="00267168" w:rsidRDefault="00267168" w:rsidP="00032018">
      <w:pPr>
        <w:spacing w:after="120"/>
      </w:pPr>
      <w:r w:rsidRPr="00A96F88">
        <w:t>Maximum Ethernet payload size: 1500 Byte</w:t>
      </w:r>
    </w:p>
    <w:p w14:paraId="3F64E205" w14:textId="348F2F27" w:rsidR="00F15EB1" w:rsidRDefault="00F15EB1" w:rsidP="00032018">
      <w:pPr>
        <w:spacing w:after="120"/>
      </w:pPr>
      <w:r>
        <w:t>Mix Rx Buffer:</w:t>
      </w:r>
    </w:p>
    <w:p w14:paraId="7D5B9D7A" w14:textId="77777777" w:rsidR="00F15EB1" w:rsidRDefault="00F15EB1" w:rsidP="00F15EB1">
      <w:pPr>
        <w:spacing w:after="120"/>
      </w:pPr>
      <w:r>
        <w:t>Maximum Ethernet Payload size (1500 Byte) - VLAN TAG (4 Byte) - IPv6 header (40 Byte) - UDP header (8 Byte) - EncapSeq (4 Byte) - TSCF header size (24 Byte) = 1420 Byte</w:t>
      </w:r>
    </w:p>
    <w:p w14:paraId="53631FA0" w14:textId="77777777" w:rsidR="00F15EB1" w:rsidRPr="00A96F88" w:rsidRDefault="00F15EB1" w:rsidP="00032018">
      <w:pPr>
        <w:spacing w:after="120"/>
      </w:pPr>
    </w:p>
    <w:p w14:paraId="7E693CB3" w14:textId="53F0C34F" w:rsidR="008130B7" w:rsidRPr="00CE2910" w:rsidRDefault="008130B7" w:rsidP="00BE5228">
      <w:pPr>
        <w:pStyle w:val="ReqID"/>
      </w:pPr>
      <w:r w:rsidRPr="00CE2910">
        <w:t>[</w:t>
      </w:r>
      <w:r w:rsidR="00CF5BF7" w:rsidRPr="00CE2910">
        <w:t>Gen5GW</w:t>
      </w:r>
      <w:r w:rsidRPr="00CE2910">
        <w:t>_</w:t>
      </w:r>
      <w:r w:rsidR="000F4E6D" w:rsidRPr="00CE2910">
        <w:t>ProtoConv</w:t>
      </w:r>
      <w:r w:rsidRPr="00CE2910">
        <w:t>_AD_C_0</w:t>
      </w:r>
      <w:r w:rsidRPr="00CE2910">
        <w:rPr>
          <w:rFonts w:hint="eastAsia"/>
        </w:rPr>
        <w:t>2</w:t>
      </w:r>
      <w:r w:rsidRPr="00CE2910">
        <w:t>_001]</w:t>
      </w:r>
    </w:p>
    <w:p w14:paraId="37E6BD81" w14:textId="50C79601" w:rsidR="00F03A51" w:rsidRPr="004D64DA" w:rsidRDefault="00F03A51" w:rsidP="00032018">
      <w:pPr>
        <w:spacing w:after="120"/>
      </w:pPr>
      <w:r w:rsidRPr="004D64DA">
        <w:t xml:space="preserve">The user can specify whether </w:t>
      </w:r>
      <w:r w:rsidR="002B0E5E" w:rsidRPr="002B0E5E">
        <w:rPr>
          <w:caps/>
        </w:rPr>
        <w:t>CRAM</w:t>
      </w:r>
      <w:r w:rsidRPr="004D64DA">
        <w:t xml:space="preserve"> or </w:t>
      </w:r>
      <w:r w:rsidR="002B0E5E" w:rsidRPr="002B0E5E">
        <w:rPr>
          <w:caps/>
        </w:rPr>
        <w:t>LRAM</w:t>
      </w:r>
      <w:r w:rsidRPr="004D64DA">
        <w:t xml:space="preserve"> should be used as the buffer area. The user statically reserves buffer space and allocates buffer space to the section he/she </w:t>
      </w:r>
      <w:r w:rsidR="007E20BA" w:rsidRPr="00171BEB">
        <w:t>want</w:t>
      </w:r>
      <w:r w:rsidR="00834D16">
        <w:t>s</w:t>
      </w:r>
      <w:r w:rsidRPr="004D64DA">
        <w:t xml:space="preserve"> to use.</w:t>
      </w:r>
    </w:p>
    <w:p w14:paraId="18B161D6" w14:textId="3D250EC7" w:rsidR="008130B7" w:rsidRPr="00CE2910" w:rsidRDefault="00454CE6" w:rsidP="008130B7">
      <w:pPr>
        <w:pStyle w:val="RefIDs"/>
        <w:rPr>
          <w:strike/>
        </w:rPr>
      </w:pPr>
      <w:r w:rsidRPr="00454CE6">
        <w:t xml:space="preserve">[Covers: </w:t>
      </w:r>
      <w:r w:rsidR="0008307E" w:rsidRPr="0008307E">
        <w:t>req-8552172-00905312</w:t>
      </w:r>
      <w:r w:rsidRPr="00454CE6">
        <w:t>]</w:t>
      </w:r>
    </w:p>
    <w:p w14:paraId="68031852" w14:textId="42AC85A2" w:rsidR="008130B7" w:rsidRPr="00CE2910" w:rsidRDefault="008130B7" w:rsidP="00BE5228">
      <w:pPr>
        <w:pStyle w:val="ReqID"/>
      </w:pPr>
      <w:r w:rsidRPr="00CE2910">
        <w:t>[</w:t>
      </w:r>
      <w:r w:rsidR="00CF5BF7" w:rsidRPr="00CE2910">
        <w:t>Gen5GW</w:t>
      </w:r>
      <w:r w:rsidRPr="00CE2910">
        <w:t>_</w:t>
      </w:r>
      <w:r w:rsidR="000F4E6D" w:rsidRPr="00CE2910">
        <w:t>ProtoConv</w:t>
      </w:r>
      <w:r w:rsidRPr="00CE2910">
        <w:t>_AD_C_0</w:t>
      </w:r>
      <w:r w:rsidRPr="00CE2910">
        <w:rPr>
          <w:rFonts w:hint="eastAsia"/>
        </w:rPr>
        <w:t>2</w:t>
      </w:r>
      <w:r w:rsidRPr="00CE2910">
        <w:t>_00</w:t>
      </w:r>
      <w:r w:rsidRPr="00CE2910">
        <w:rPr>
          <w:rFonts w:hint="eastAsia"/>
        </w:rPr>
        <w:t>2</w:t>
      </w:r>
      <w:r w:rsidRPr="00CE2910">
        <w:t>]</w:t>
      </w:r>
    </w:p>
    <w:p w14:paraId="2F2D2B95" w14:textId="0BFE710D" w:rsidR="00DD05D4" w:rsidRPr="004D64DA" w:rsidRDefault="00DD05D4" w:rsidP="00032018">
      <w:pPr>
        <w:spacing w:after="120"/>
        <w:rPr>
          <w:lang w:val="en-GB"/>
        </w:rPr>
      </w:pPr>
      <w:r w:rsidRPr="004D64DA">
        <w:rPr>
          <w:lang w:val="en-GB"/>
        </w:rPr>
        <w:t xml:space="preserve">The buffer size can be specified by the user. The user allocates the buffer area statically and passes the first address and size information of the buffer area as arguments to the initialization API. If the specified buffer area is outside the range of </w:t>
      </w:r>
      <w:r w:rsidR="002B0E5E" w:rsidRPr="002B0E5E">
        <w:rPr>
          <w:caps/>
          <w:lang w:val="en-GB"/>
        </w:rPr>
        <w:t>CRAM</w:t>
      </w:r>
      <w:r w:rsidRPr="004D64DA">
        <w:rPr>
          <w:lang w:val="en-GB"/>
        </w:rPr>
        <w:t xml:space="preserve"> and </w:t>
      </w:r>
      <w:r w:rsidR="002B0E5E" w:rsidRPr="002B0E5E">
        <w:rPr>
          <w:caps/>
          <w:lang w:val="en-GB"/>
        </w:rPr>
        <w:t>LRAM</w:t>
      </w:r>
      <w:r w:rsidRPr="004D64DA">
        <w:rPr>
          <w:lang w:val="en-GB"/>
        </w:rPr>
        <w:t xml:space="preserve"> area, or if the buffer size is outside the range, an error is returned.</w:t>
      </w:r>
    </w:p>
    <w:p w14:paraId="0BC0A897" w14:textId="3BAC3EA1" w:rsidR="008130B7" w:rsidRPr="00CE2910" w:rsidRDefault="00454CE6" w:rsidP="008130B7">
      <w:pPr>
        <w:pStyle w:val="RefIDs"/>
        <w:rPr>
          <w:strike/>
        </w:rPr>
      </w:pPr>
      <w:r w:rsidRPr="00454CE6">
        <w:t>[Covers: req-8552172-00905312]</w:t>
      </w:r>
    </w:p>
    <w:p w14:paraId="10B1FDE0" w14:textId="77777777" w:rsidR="00FE7BD6" w:rsidRPr="00FE7BD6" w:rsidRDefault="00FE7BD6" w:rsidP="00D10EB4">
      <w:pPr>
        <w:pStyle w:val="Heading3"/>
      </w:pPr>
      <w:bookmarkStart w:id="126" w:name="_Toc203383953"/>
      <w:r w:rsidRPr="00FE7BD6">
        <w:rPr>
          <w:rFonts w:hint="eastAsia"/>
        </w:rPr>
        <w:t>C</w:t>
      </w:r>
      <w:r w:rsidRPr="00FE7BD6">
        <w:t>AN to Ethernet Conversion Function</w:t>
      </w:r>
      <w:bookmarkEnd w:id="126"/>
    </w:p>
    <w:p w14:paraId="474CA827" w14:textId="32EAD9F9" w:rsidR="00090650" w:rsidRDefault="00090650" w:rsidP="00032018">
      <w:pPr>
        <w:spacing w:after="120"/>
      </w:pPr>
      <w:r w:rsidRPr="004D64DA">
        <w:t xml:space="preserve">This software receives </w:t>
      </w:r>
      <w:r w:rsidR="00FD10BD">
        <w:t>CAN</w:t>
      </w:r>
      <w:r w:rsidR="00C843A8">
        <w:t xml:space="preserve"> frame</w:t>
      </w:r>
      <w:r w:rsidRPr="004D64DA">
        <w:t xml:space="preserve">s by the user application calling the API of this software. The composition of </w:t>
      </w:r>
      <w:r w:rsidR="00FD10BD">
        <w:t>CAN</w:t>
      </w:r>
      <w:r w:rsidRPr="004D64DA">
        <w:t xml:space="preserve"> frames received by this software </w:t>
      </w:r>
      <w:r w:rsidR="00BC1FBA">
        <w:t>are</w:t>
      </w:r>
      <w:r w:rsidRPr="004D64DA">
        <w:t xml:space="preserve"> shown in </w:t>
      </w:r>
      <w:r w:rsidR="003812FC" w:rsidRPr="0046020F">
        <w:fldChar w:fldCharType="begin"/>
      </w:r>
      <w:r w:rsidR="003812FC" w:rsidRPr="0046020F">
        <w:instrText xml:space="preserve"> </w:instrText>
      </w:r>
      <w:r w:rsidR="003812FC" w:rsidRPr="0046020F">
        <w:rPr>
          <w:rFonts w:hint="eastAsia"/>
        </w:rPr>
        <w:instrText>REF _Ref80107685 \h</w:instrText>
      </w:r>
      <w:r w:rsidR="003812FC" w:rsidRPr="0046020F">
        <w:instrText xml:space="preserve">  \* MERGEFORMAT </w:instrText>
      </w:r>
      <w:r w:rsidR="003812FC" w:rsidRPr="0046020F">
        <w:fldChar w:fldCharType="separate"/>
      </w:r>
      <w:r w:rsidR="009D560C">
        <w:t xml:space="preserve">Table </w:t>
      </w:r>
      <w:r w:rsidR="009D560C">
        <w:rPr>
          <w:noProof/>
        </w:rPr>
        <w:t>2</w:t>
      </w:r>
      <w:r w:rsidR="009D560C">
        <w:rPr>
          <w:noProof/>
        </w:rPr>
        <w:noBreakHyphen/>
        <w:t>2</w:t>
      </w:r>
      <w:r w:rsidR="003812FC" w:rsidRPr="0046020F">
        <w:fldChar w:fldCharType="end"/>
      </w:r>
      <w:r w:rsidR="00C61999">
        <w:t xml:space="preserve"> and</w:t>
      </w:r>
      <w:r w:rsidR="009B189E">
        <w:t xml:space="preserve"> </w:t>
      </w:r>
      <w:r w:rsidR="009B189E">
        <w:fldChar w:fldCharType="begin"/>
      </w:r>
      <w:r w:rsidR="009B189E">
        <w:instrText xml:space="preserve"> REF _Ref193821883 \h </w:instrText>
      </w:r>
      <w:r w:rsidR="009B189E">
        <w:fldChar w:fldCharType="separate"/>
      </w:r>
      <w:r w:rsidR="009D560C">
        <w:t xml:space="preserve">Table </w:t>
      </w:r>
      <w:r w:rsidR="009D560C">
        <w:rPr>
          <w:noProof/>
        </w:rPr>
        <w:t>2</w:t>
      </w:r>
      <w:r w:rsidR="009D560C">
        <w:noBreakHyphen/>
      </w:r>
      <w:r w:rsidR="009D560C">
        <w:rPr>
          <w:noProof/>
        </w:rPr>
        <w:t>4</w:t>
      </w:r>
      <w:r w:rsidR="009B189E">
        <w:fldChar w:fldCharType="end"/>
      </w:r>
      <w:r w:rsidR="003812FC">
        <w:t>.</w:t>
      </w:r>
    </w:p>
    <w:p w14:paraId="5FFD3ADB" w14:textId="750DDFE8" w:rsidR="00FD6424" w:rsidRDefault="00FD6424" w:rsidP="00E10491">
      <w:pPr>
        <w:pStyle w:val="Caption"/>
      </w:pPr>
      <w:bookmarkStart w:id="127" w:name="_Ref80107685"/>
      <w:bookmarkStart w:id="128" w:name="_Ref190684663"/>
      <w:r>
        <w:lastRenderedPageBreak/>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w:t>
      </w:r>
      <w:r w:rsidR="009D560C">
        <w:rPr>
          <w:noProof/>
        </w:rPr>
        <w:fldChar w:fldCharType="end"/>
      </w:r>
      <w:bookmarkEnd w:id="127"/>
      <w:r w:rsidR="004D64DA">
        <w:rPr>
          <w:noProof/>
        </w:rPr>
        <w:t>:</w:t>
      </w:r>
      <w:r>
        <w:rPr>
          <w:rFonts w:hint="eastAsia"/>
        </w:rPr>
        <w:t xml:space="preserve"> </w:t>
      </w:r>
      <w:r w:rsidR="00F720FC">
        <w:t>S</w:t>
      </w:r>
      <w:r w:rsidR="00F720FC" w:rsidRPr="00FD6424">
        <w:t>tructure</w:t>
      </w:r>
      <w:r w:rsidR="00F720FC">
        <w:t xml:space="preserve"> </w:t>
      </w:r>
      <w:r>
        <w:t>CAN</w:t>
      </w:r>
      <w:r w:rsidR="009D4226">
        <w:t>/CANFD</w:t>
      </w:r>
      <w:r w:rsidRPr="00FD6424">
        <w:t xml:space="preserve"> frame </w:t>
      </w:r>
      <w:bookmarkEnd w:id="128"/>
      <w:r w:rsidR="00F720FC">
        <w:t>in ACF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883"/>
        <w:gridCol w:w="7321"/>
      </w:tblGrid>
      <w:tr w:rsidR="00663C0B" w:rsidRPr="00613BDF" w14:paraId="4EBCCF1D" w14:textId="77777777" w:rsidTr="00663C0B">
        <w:tc>
          <w:tcPr>
            <w:tcW w:w="803" w:type="pct"/>
            <w:shd w:val="clear" w:color="auto" w:fill="D9D9D9"/>
          </w:tcPr>
          <w:p w14:paraId="2517B9D6" w14:textId="77777777" w:rsidR="00663C0B" w:rsidRPr="00267168" w:rsidRDefault="00663C0B" w:rsidP="00032018">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489" w:type="pct"/>
            <w:shd w:val="clear" w:color="auto" w:fill="D9D9D9"/>
          </w:tcPr>
          <w:p w14:paraId="615C389B" w14:textId="1908E042" w:rsidR="00663C0B" w:rsidRPr="00267168" w:rsidRDefault="00663C0B" w:rsidP="00032018">
            <w:pPr>
              <w:tabs>
                <w:tab w:val="left" w:pos="864"/>
              </w:tabs>
              <w:overflowPunct w:val="0"/>
              <w:autoSpaceDE w:val="0"/>
              <w:autoSpaceDN w:val="0"/>
              <w:adjustRightInd w:val="0"/>
              <w:textAlignment w:val="baseline"/>
              <w:rPr>
                <w:rFonts w:eastAsia="Meiryo UI"/>
                <w:b/>
                <w:szCs w:val="20"/>
              </w:rPr>
            </w:pPr>
            <w:r>
              <w:rPr>
                <w:rFonts w:eastAsia="Meiryo UI"/>
                <w:b/>
                <w:szCs w:val="20"/>
              </w:rPr>
              <w:t>Length</w:t>
            </w:r>
          </w:p>
        </w:tc>
        <w:tc>
          <w:tcPr>
            <w:tcW w:w="3707" w:type="pct"/>
            <w:shd w:val="clear" w:color="auto" w:fill="D9D9D9"/>
          </w:tcPr>
          <w:p w14:paraId="1A411B30" w14:textId="51C72ED3" w:rsidR="00663C0B" w:rsidRPr="00267168" w:rsidRDefault="00663C0B" w:rsidP="00032018">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663C0B" w:rsidRPr="00613BDF" w14:paraId="256D322B" w14:textId="77777777" w:rsidTr="00663C0B">
        <w:trPr>
          <w:trHeight w:val="155"/>
        </w:trPr>
        <w:tc>
          <w:tcPr>
            <w:tcW w:w="803" w:type="pct"/>
          </w:tcPr>
          <w:p w14:paraId="243FB7EA" w14:textId="6DE4CD07" w:rsidR="00663C0B" w:rsidRPr="00D94B2B" w:rsidRDefault="00663C0B" w:rsidP="00032018">
            <w:pPr>
              <w:tabs>
                <w:tab w:val="left" w:pos="864"/>
              </w:tabs>
              <w:overflowPunct w:val="0"/>
              <w:autoSpaceDE w:val="0"/>
              <w:autoSpaceDN w:val="0"/>
              <w:adjustRightInd w:val="0"/>
              <w:textAlignment w:val="baseline"/>
              <w:rPr>
                <w:szCs w:val="16"/>
                <w:lang w:eastAsia="x-none"/>
              </w:rPr>
            </w:pPr>
            <w:r>
              <w:rPr>
                <w:szCs w:val="16"/>
                <w:lang w:val="x-none"/>
              </w:rPr>
              <w:t>acf_msg_type</w:t>
            </w:r>
          </w:p>
        </w:tc>
        <w:tc>
          <w:tcPr>
            <w:tcW w:w="489" w:type="pct"/>
          </w:tcPr>
          <w:p w14:paraId="22ABEB0C" w14:textId="30C39200" w:rsidR="00663C0B" w:rsidRDefault="00663C0B" w:rsidP="00663C0B">
            <w:pPr>
              <w:tabs>
                <w:tab w:val="left" w:pos="864"/>
              </w:tabs>
              <w:overflowPunct w:val="0"/>
              <w:autoSpaceDE w:val="0"/>
              <w:autoSpaceDN w:val="0"/>
              <w:adjustRightInd w:val="0"/>
              <w:textAlignment w:val="baseline"/>
              <w:rPr>
                <w:szCs w:val="16"/>
                <w:lang w:eastAsia="x-none"/>
              </w:rPr>
            </w:pPr>
            <w:r>
              <w:rPr>
                <w:szCs w:val="16"/>
                <w:lang w:eastAsia="x-none"/>
              </w:rPr>
              <w:t>7 bits</w:t>
            </w:r>
          </w:p>
        </w:tc>
        <w:tc>
          <w:tcPr>
            <w:tcW w:w="3707" w:type="pct"/>
          </w:tcPr>
          <w:p w14:paraId="1A37A643" w14:textId="29F477FD" w:rsidR="00663C0B" w:rsidRDefault="00663C0B" w:rsidP="00663C0B">
            <w:pPr>
              <w:tabs>
                <w:tab w:val="left" w:pos="864"/>
              </w:tabs>
              <w:overflowPunct w:val="0"/>
              <w:autoSpaceDE w:val="0"/>
              <w:autoSpaceDN w:val="0"/>
              <w:adjustRightInd w:val="0"/>
              <w:textAlignment w:val="baseline"/>
              <w:rPr>
                <w:szCs w:val="16"/>
                <w:lang w:eastAsia="x-none"/>
              </w:rPr>
            </w:pPr>
            <w:r>
              <w:rPr>
                <w:szCs w:val="16"/>
                <w:lang w:eastAsia="x-none"/>
              </w:rPr>
              <w:t xml:space="preserve">This field </w:t>
            </w:r>
            <w:r w:rsidRPr="00663C0B">
              <w:rPr>
                <w:szCs w:val="16"/>
                <w:lang w:eastAsia="x-none"/>
              </w:rPr>
              <w:t>describes the type of message contained in the message payload</w:t>
            </w:r>
            <w:r>
              <w:rPr>
                <w:szCs w:val="16"/>
                <w:lang w:eastAsia="x-none"/>
              </w:rPr>
              <w:t>.</w:t>
            </w:r>
          </w:p>
          <w:p w14:paraId="7C6D88E1" w14:textId="63F21242" w:rsidR="00663C0B" w:rsidRDefault="00663C0B" w:rsidP="00663C0B">
            <w:pPr>
              <w:tabs>
                <w:tab w:val="left" w:pos="864"/>
              </w:tabs>
              <w:overflowPunct w:val="0"/>
              <w:autoSpaceDE w:val="0"/>
              <w:autoSpaceDN w:val="0"/>
              <w:adjustRightInd w:val="0"/>
              <w:textAlignment w:val="baseline"/>
              <w:rPr>
                <w:szCs w:val="16"/>
              </w:rPr>
            </w:pPr>
            <w:r w:rsidRPr="00663C0B">
              <w:rPr>
                <w:szCs w:val="16"/>
              </w:rPr>
              <w:t>ACF_CAN</w:t>
            </w:r>
            <w:r>
              <w:rPr>
                <w:szCs w:val="16"/>
              </w:rPr>
              <w:t>: 0x01 (</w:t>
            </w:r>
            <w:r w:rsidRPr="00663C0B">
              <w:rPr>
                <w:szCs w:val="16"/>
              </w:rPr>
              <w:t>CAN/CAN FD message</w:t>
            </w:r>
            <w:r>
              <w:rPr>
                <w:szCs w:val="16"/>
              </w:rPr>
              <w:t>)</w:t>
            </w:r>
          </w:p>
          <w:p w14:paraId="323B3BAD" w14:textId="24E12D03" w:rsidR="00663C0B" w:rsidRPr="00267168" w:rsidRDefault="00663C0B" w:rsidP="00663C0B">
            <w:pPr>
              <w:tabs>
                <w:tab w:val="left" w:pos="864"/>
              </w:tabs>
              <w:overflowPunct w:val="0"/>
              <w:autoSpaceDE w:val="0"/>
              <w:autoSpaceDN w:val="0"/>
              <w:adjustRightInd w:val="0"/>
              <w:textAlignment w:val="baseline"/>
              <w:rPr>
                <w:szCs w:val="16"/>
                <w:lang w:val="x-none"/>
              </w:rPr>
            </w:pPr>
            <w:r w:rsidRPr="00663C0B">
              <w:rPr>
                <w:szCs w:val="16"/>
              </w:rPr>
              <w:t>ACF_CAN_BRIEF</w:t>
            </w:r>
            <w:r>
              <w:rPr>
                <w:szCs w:val="16"/>
              </w:rPr>
              <w:t>: 0x02 (</w:t>
            </w:r>
            <w:r w:rsidRPr="00663C0B">
              <w:rPr>
                <w:szCs w:val="16"/>
              </w:rPr>
              <w:t>Abbreviated CAN/CAN FD message</w:t>
            </w:r>
            <w:r>
              <w:rPr>
                <w:szCs w:val="16"/>
              </w:rPr>
              <w:t>)</w:t>
            </w:r>
          </w:p>
        </w:tc>
      </w:tr>
      <w:tr w:rsidR="00663C0B" w:rsidRPr="00613BDF" w14:paraId="12DEBE51" w14:textId="77777777" w:rsidTr="00663C0B">
        <w:trPr>
          <w:trHeight w:val="155"/>
        </w:trPr>
        <w:tc>
          <w:tcPr>
            <w:tcW w:w="803" w:type="pct"/>
          </w:tcPr>
          <w:p w14:paraId="2B35FA99" w14:textId="126128CE" w:rsidR="00663C0B" w:rsidRPr="00267168" w:rsidRDefault="00663C0B" w:rsidP="00032018">
            <w:pPr>
              <w:tabs>
                <w:tab w:val="left" w:pos="864"/>
              </w:tabs>
              <w:overflowPunct w:val="0"/>
              <w:autoSpaceDE w:val="0"/>
              <w:autoSpaceDN w:val="0"/>
              <w:adjustRightInd w:val="0"/>
              <w:textAlignment w:val="baseline"/>
              <w:rPr>
                <w:szCs w:val="16"/>
                <w:lang w:val="x-none"/>
              </w:rPr>
            </w:pPr>
            <w:r>
              <w:rPr>
                <w:szCs w:val="16"/>
                <w:lang w:val="x-none"/>
              </w:rPr>
              <w:t>acf_msg_length</w:t>
            </w:r>
          </w:p>
        </w:tc>
        <w:tc>
          <w:tcPr>
            <w:tcW w:w="489" w:type="pct"/>
          </w:tcPr>
          <w:p w14:paraId="10DC8862" w14:textId="662E4068" w:rsidR="00663C0B" w:rsidRDefault="00663C0B" w:rsidP="009D4226">
            <w:pPr>
              <w:tabs>
                <w:tab w:val="left" w:pos="864"/>
              </w:tabs>
              <w:overflowPunct w:val="0"/>
              <w:autoSpaceDE w:val="0"/>
              <w:autoSpaceDN w:val="0"/>
              <w:adjustRightInd w:val="0"/>
              <w:textAlignment w:val="baseline"/>
              <w:rPr>
                <w:szCs w:val="16"/>
                <w:lang w:val="x-none" w:eastAsia="x-none"/>
              </w:rPr>
            </w:pPr>
            <w:r>
              <w:rPr>
                <w:szCs w:val="16"/>
                <w:lang w:val="x-none" w:eastAsia="x-none"/>
              </w:rPr>
              <w:t>9 bits</w:t>
            </w:r>
          </w:p>
        </w:tc>
        <w:tc>
          <w:tcPr>
            <w:tcW w:w="3707" w:type="pct"/>
          </w:tcPr>
          <w:p w14:paraId="50DB948D" w14:textId="3864DF6F" w:rsidR="00663C0B" w:rsidRDefault="00663C0B" w:rsidP="009D4226">
            <w:pPr>
              <w:tabs>
                <w:tab w:val="left" w:pos="864"/>
              </w:tabs>
              <w:overflowPunct w:val="0"/>
              <w:autoSpaceDE w:val="0"/>
              <w:autoSpaceDN w:val="0"/>
              <w:adjustRightInd w:val="0"/>
              <w:textAlignment w:val="baseline"/>
              <w:rPr>
                <w:szCs w:val="16"/>
                <w:lang w:val="x-none" w:eastAsia="x-none"/>
              </w:rPr>
            </w:pPr>
            <w:r>
              <w:rPr>
                <w:szCs w:val="16"/>
                <w:lang w:val="x-none" w:eastAsia="x-none"/>
              </w:rPr>
              <w:t>It</w:t>
            </w:r>
            <w:r w:rsidRPr="00663C0B">
              <w:rPr>
                <w:szCs w:val="16"/>
                <w:lang w:val="x-none" w:eastAsia="x-none"/>
              </w:rPr>
              <w:t xml:space="preserve"> is an unsigned integer that indicates the number of quadlets of data contained in this message</w:t>
            </w:r>
            <w:r>
              <w:rPr>
                <w:szCs w:val="16"/>
                <w:lang w:val="x-none" w:eastAsia="x-none"/>
              </w:rPr>
              <w:t xml:space="preserve">, </w:t>
            </w:r>
            <w:r w:rsidRPr="00663C0B">
              <w:rPr>
                <w:szCs w:val="16"/>
                <w:lang w:val="x-none" w:eastAsia="x-none"/>
              </w:rPr>
              <w:t>includ</w:t>
            </w:r>
            <w:r>
              <w:rPr>
                <w:szCs w:val="16"/>
                <w:lang w:val="x-none" w:eastAsia="x-none"/>
              </w:rPr>
              <w:t>ing</w:t>
            </w:r>
            <w:r w:rsidRPr="00663C0B">
              <w:rPr>
                <w:szCs w:val="16"/>
                <w:lang w:val="x-none" w:eastAsia="x-none"/>
              </w:rPr>
              <w:t xml:space="preserve"> the quadlet containing the acf_msg_length field and all subsequent quadlets through and including the last quadlet of acf_msg_payload.</w:t>
            </w:r>
          </w:p>
        </w:tc>
      </w:tr>
      <w:tr w:rsidR="00663C0B" w:rsidRPr="00613BDF" w14:paraId="1BFD448D" w14:textId="77777777" w:rsidTr="00663C0B">
        <w:trPr>
          <w:trHeight w:val="155"/>
        </w:trPr>
        <w:tc>
          <w:tcPr>
            <w:tcW w:w="803" w:type="pct"/>
          </w:tcPr>
          <w:p w14:paraId="05C0CCFF" w14:textId="6E41E741" w:rsidR="00663C0B" w:rsidRDefault="00663C0B" w:rsidP="00032018">
            <w:pPr>
              <w:tabs>
                <w:tab w:val="left" w:pos="864"/>
              </w:tabs>
              <w:overflowPunct w:val="0"/>
              <w:autoSpaceDE w:val="0"/>
              <w:autoSpaceDN w:val="0"/>
              <w:adjustRightInd w:val="0"/>
              <w:textAlignment w:val="baseline"/>
              <w:rPr>
                <w:szCs w:val="16"/>
                <w:lang w:val="x-none"/>
              </w:rPr>
            </w:pPr>
            <w:r>
              <w:rPr>
                <w:szCs w:val="16"/>
                <w:lang w:val="x-none"/>
              </w:rPr>
              <w:t>pad</w:t>
            </w:r>
          </w:p>
        </w:tc>
        <w:tc>
          <w:tcPr>
            <w:tcW w:w="489" w:type="pct"/>
          </w:tcPr>
          <w:p w14:paraId="0B014768" w14:textId="6E6B5BC0" w:rsidR="00663C0B" w:rsidRDefault="00663C0B" w:rsidP="009D4226">
            <w:pPr>
              <w:tabs>
                <w:tab w:val="left" w:pos="864"/>
              </w:tabs>
              <w:overflowPunct w:val="0"/>
              <w:autoSpaceDE w:val="0"/>
              <w:autoSpaceDN w:val="0"/>
              <w:adjustRightInd w:val="0"/>
              <w:textAlignment w:val="baseline"/>
              <w:rPr>
                <w:szCs w:val="16"/>
                <w:lang w:val="x-none" w:eastAsia="x-none"/>
              </w:rPr>
            </w:pPr>
            <w:r>
              <w:rPr>
                <w:szCs w:val="16"/>
                <w:lang w:val="x-none" w:eastAsia="x-none"/>
              </w:rPr>
              <w:t>2 bits</w:t>
            </w:r>
          </w:p>
        </w:tc>
        <w:tc>
          <w:tcPr>
            <w:tcW w:w="3707" w:type="pct"/>
          </w:tcPr>
          <w:p w14:paraId="50851180" w14:textId="0ADD2F6A" w:rsidR="00663C0B" w:rsidRDefault="008E2186" w:rsidP="009D4226">
            <w:pPr>
              <w:tabs>
                <w:tab w:val="left" w:pos="864"/>
              </w:tabs>
              <w:overflowPunct w:val="0"/>
              <w:autoSpaceDE w:val="0"/>
              <w:autoSpaceDN w:val="0"/>
              <w:adjustRightInd w:val="0"/>
              <w:textAlignment w:val="baseline"/>
              <w:rPr>
                <w:szCs w:val="16"/>
                <w:lang w:val="x-none" w:eastAsia="x-none"/>
              </w:rPr>
            </w:pPr>
            <w:r>
              <w:rPr>
                <w:szCs w:val="16"/>
                <w:lang w:val="x-none" w:eastAsia="x-none"/>
              </w:rPr>
              <w:t xml:space="preserve">It </w:t>
            </w:r>
            <w:r w:rsidRPr="008E2186">
              <w:rPr>
                <w:szCs w:val="16"/>
                <w:lang w:eastAsia="x-none"/>
              </w:rPr>
              <w:t>indicates the length of padding at the end of the message payload in octets</w:t>
            </w:r>
            <w:r>
              <w:rPr>
                <w:szCs w:val="16"/>
                <w:lang w:eastAsia="x-none"/>
              </w:rPr>
              <w:t>.</w:t>
            </w:r>
          </w:p>
        </w:tc>
      </w:tr>
      <w:tr w:rsidR="00663C0B" w:rsidRPr="00613BDF" w14:paraId="484E0E82" w14:textId="77777777" w:rsidTr="00663C0B">
        <w:trPr>
          <w:trHeight w:val="155"/>
        </w:trPr>
        <w:tc>
          <w:tcPr>
            <w:tcW w:w="803" w:type="pct"/>
          </w:tcPr>
          <w:p w14:paraId="692A58AF" w14:textId="10E4AC4C" w:rsidR="00663C0B" w:rsidRPr="00267168" w:rsidRDefault="00663C0B"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mtv</w:t>
            </w:r>
          </w:p>
        </w:tc>
        <w:tc>
          <w:tcPr>
            <w:tcW w:w="489" w:type="pct"/>
          </w:tcPr>
          <w:p w14:paraId="35098060" w14:textId="31E43849" w:rsidR="00663C0B" w:rsidRPr="00267168" w:rsidRDefault="00663C0B"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1 bit</w:t>
            </w:r>
          </w:p>
        </w:tc>
        <w:tc>
          <w:tcPr>
            <w:tcW w:w="3707" w:type="pct"/>
          </w:tcPr>
          <w:p w14:paraId="081E0BD7" w14:textId="77777777" w:rsidR="008E2186" w:rsidRDefault="008E2186" w:rsidP="00032018">
            <w:pPr>
              <w:tabs>
                <w:tab w:val="left" w:pos="864"/>
              </w:tabs>
              <w:overflowPunct w:val="0"/>
              <w:autoSpaceDE w:val="0"/>
              <w:autoSpaceDN w:val="0"/>
              <w:adjustRightInd w:val="0"/>
              <w:textAlignment w:val="baseline"/>
            </w:pPr>
            <w:r>
              <w:rPr>
                <w:szCs w:val="16"/>
                <w:lang w:val="x-none" w:eastAsia="x-none"/>
              </w:rPr>
              <w:t xml:space="preserve">It </w:t>
            </w:r>
            <w:r>
              <w:t>indicate</w:t>
            </w:r>
            <w:r>
              <w:rPr>
                <w:spacing w:val="-2"/>
              </w:rPr>
              <w:t xml:space="preserve"> </w:t>
            </w:r>
            <w:r>
              <w:t>whether</w:t>
            </w:r>
            <w:r>
              <w:rPr>
                <w:spacing w:val="-4"/>
              </w:rPr>
              <w:t xml:space="preserve"> </w:t>
            </w:r>
            <w:r>
              <w:t>the</w:t>
            </w:r>
            <w:r>
              <w:rPr>
                <w:spacing w:val="-4"/>
              </w:rPr>
              <w:t xml:space="preserve"> </w:t>
            </w:r>
            <w:r>
              <w:t xml:space="preserve">8-octet </w:t>
            </w:r>
            <w:r>
              <w:rPr>
                <w:b/>
              </w:rPr>
              <w:t>message_timestamp</w:t>
            </w:r>
            <w:r>
              <w:rPr>
                <w:b/>
                <w:spacing w:val="-3"/>
              </w:rPr>
              <w:t xml:space="preserve"> </w:t>
            </w:r>
            <w:r>
              <w:t>field</w:t>
            </w:r>
            <w:r>
              <w:rPr>
                <w:spacing w:val="-4"/>
              </w:rPr>
              <w:t xml:space="preserve"> </w:t>
            </w:r>
            <w:r>
              <w:t>contains</w:t>
            </w:r>
            <w:r>
              <w:rPr>
                <w:spacing w:val="-5"/>
              </w:rPr>
              <w:t xml:space="preserve"> </w:t>
            </w:r>
            <w:r>
              <w:t>valid</w:t>
            </w:r>
            <w:r>
              <w:rPr>
                <w:spacing w:val="-4"/>
              </w:rPr>
              <w:t xml:space="preserve"> </w:t>
            </w:r>
            <w:r>
              <w:t>data.</w:t>
            </w:r>
          </w:p>
          <w:p w14:paraId="5AFFABB1" w14:textId="304C8218"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 xml:space="preserve">mtv = 1: </w:t>
            </w:r>
            <w:r>
              <w:rPr>
                <w:b/>
              </w:rPr>
              <w:t xml:space="preserve">message_timestamp </w:t>
            </w:r>
            <w:r>
              <w:t>field contains a valid timestamp</w:t>
            </w:r>
          </w:p>
          <w:p w14:paraId="101B2B09" w14:textId="6D6FAFE3" w:rsidR="00663C0B" w:rsidRDefault="008E2186" w:rsidP="008E2186">
            <w:pPr>
              <w:pStyle w:val="BodyText"/>
              <w:spacing w:before="4"/>
              <w:rPr>
                <w:spacing w:val="-4"/>
              </w:rPr>
            </w:pPr>
            <w:r>
              <w:rPr>
                <w:szCs w:val="16"/>
              </w:rPr>
              <w:t>mtv=</w:t>
            </w:r>
            <w:r w:rsidR="00684B9B">
              <w:rPr>
                <w:szCs w:val="16"/>
              </w:rPr>
              <w:t xml:space="preserve"> </w:t>
            </w:r>
            <w:r>
              <w:rPr>
                <w:szCs w:val="16"/>
              </w:rPr>
              <w:t xml:space="preserve">0: </w:t>
            </w:r>
            <w:r>
              <w:rPr>
                <w:b/>
              </w:rPr>
              <w:t>message_timestamp</w:t>
            </w:r>
            <w:r>
              <w:rPr>
                <w:b/>
                <w:spacing w:val="28"/>
              </w:rPr>
              <w:t xml:space="preserve"> </w:t>
            </w:r>
            <w:r>
              <w:t>field</w:t>
            </w:r>
            <w:r>
              <w:rPr>
                <w:spacing w:val="30"/>
              </w:rPr>
              <w:t xml:space="preserve"> </w:t>
            </w:r>
            <w:r>
              <w:t>is</w:t>
            </w:r>
            <w:r>
              <w:rPr>
                <w:spacing w:val="29"/>
              </w:rPr>
              <w:t xml:space="preserve"> </w:t>
            </w:r>
            <w:r>
              <w:t>not</w:t>
            </w:r>
            <w:r>
              <w:rPr>
                <w:spacing w:val="28"/>
              </w:rPr>
              <w:t xml:space="preserve"> </w:t>
            </w:r>
            <w:r>
              <w:t>valid. An</w:t>
            </w:r>
            <w:r>
              <w:rPr>
                <w:spacing w:val="29"/>
              </w:rPr>
              <w:t xml:space="preserve"> </w:t>
            </w:r>
            <w:r>
              <w:t>AVTP</w:t>
            </w:r>
            <w:r>
              <w:rPr>
                <w:spacing w:val="31"/>
              </w:rPr>
              <w:t xml:space="preserve"> </w:t>
            </w:r>
            <w:r>
              <w:t>Listener</w:t>
            </w:r>
            <w:r>
              <w:rPr>
                <w:spacing w:val="29"/>
              </w:rPr>
              <w:t xml:space="preserve"> </w:t>
            </w:r>
            <w:r>
              <w:t>ignores</w:t>
            </w:r>
            <w:r>
              <w:rPr>
                <w:spacing w:val="29"/>
              </w:rPr>
              <w:t xml:space="preserve"> </w:t>
            </w:r>
            <w:r>
              <w:rPr>
                <w:spacing w:val="-5"/>
              </w:rPr>
              <w:t xml:space="preserve">the </w:t>
            </w:r>
            <w:r>
              <w:rPr>
                <w:b/>
              </w:rPr>
              <w:t>message_timestamp</w:t>
            </w:r>
            <w:r>
              <w:rPr>
                <w:b/>
                <w:spacing w:val="-6"/>
              </w:rPr>
              <w:t xml:space="preserve"> </w:t>
            </w:r>
            <w:r>
              <w:t>in</w:t>
            </w:r>
            <w:r>
              <w:rPr>
                <w:spacing w:val="-6"/>
              </w:rPr>
              <w:t xml:space="preserve"> </w:t>
            </w:r>
            <w:r>
              <w:t>any</w:t>
            </w:r>
            <w:r>
              <w:rPr>
                <w:spacing w:val="-4"/>
              </w:rPr>
              <w:t xml:space="preserve"> </w:t>
            </w:r>
            <w:r>
              <w:t>message</w:t>
            </w:r>
            <w:r>
              <w:rPr>
                <w:spacing w:val="-3"/>
              </w:rPr>
              <w:t xml:space="preserve"> </w:t>
            </w:r>
            <w:r>
              <w:t>where</w:t>
            </w:r>
            <w:r>
              <w:rPr>
                <w:spacing w:val="-2"/>
              </w:rPr>
              <w:t xml:space="preserve"> </w:t>
            </w:r>
            <w:r>
              <w:rPr>
                <w:b/>
              </w:rPr>
              <w:t>mtv</w:t>
            </w:r>
            <w:r>
              <w:rPr>
                <w:b/>
                <w:spacing w:val="-5"/>
              </w:rPr>
              <w:t xml:space="preserve"> </w:t>
            </w:r>
            <w:r>
              <w:t>is</w:t>
            </w:r>
            <w:r>
              <w:rPr>
                <w:spacing w:val="-6"/>
              </w:rPr>
              <w:t xml:space="preserve"> </w:t>
            </w:r>
            <w:r>
              <w:t>set</w:t>
            </w:r>
            <w:r>
              <w:rPr>
                <w:spacing w:val="-5"/>
              </w:rPr>
              <w:t xml:space="preserve"> </w:t>
            </w:r>
            <w:r>
              <w:t>to</w:t>
            </w:r>
            <w:r>
              <w:rPr>
                <w:spacing w:val="-4"/>
              </w:rPr>
              <w:t xml:space="preserve"> </w:t>
            </w:r>
            <w:r>
              <w:t>zero</w:t>
            </w:r>
            <w:r>
              <w:rPr>
                <w:spacing w:val="-4"/>
              </w:rPr>
              <w:t xml:space="preserve"> (0).</w:t>
            </w:r>
          </w:p>
          <w:p w14:paraId="18993334" w14:textId="7D4EBBED" w:rsidR="00187747" w:rsidRPr="00267168" w:rsidRDefault="00187747" w:rsidP="008E2186">
            <w:pPr>
              <w:pStyle w:val="BodyText"/>
              <w:spacing w:before="4"/>
              <w:rPr>
                <w:szCs w:val="16"/>
              </w:rPr>
            </w:pPr>
            <w:r>
              <w:rPr>
                <w:szCs w:val="16"/>
              </w:rPr>
              <w:t xml:space="preserve">Note: The Abbreviated CAN/CAN FD ACF message does not have </w:t>
            </w:r>
            <w:r w:rsidRPr="00B95D91">
              <w:rPr>
                <w:szCs w:val="16"/>
              </w:rPr>
              <w:t>message_timestamp field</w:t>
            </w:r>
            <w:r>
              <w:rPr>
                <w:szCs w:val="16"/>
              </w:rPr>
              <w:t xml:space="preserve"> and mtv bit is set to 0.</w:t>
            </w:r>
          </w:p>
        </w:tc>
      </w:tr>
      <w:tr w:rsidR="00663C0B" w:rsidRPr="00613BDF" w14:paraId="1ABCFF40" w14:textId="77777777" w:rsidTr="00663C0B">
        <w:trPr>
          <w:trHeight w:val="155"/>
        </w:trPr>
        <w:tc>
          <w:tcPr>
            <w:tcW w:w="803" w:type="pct"/>
          </w:tcPr>
          <w:p w14:paraId="758F690A" w14:textId="6EC46992" w:rsidR="00663C0B" w:rsidRPr="00267168" w:rsidRDefault="00663C0B"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rtr</w:t>
            </w:r>
          </w:p>
        </w:tc>
        <w:tc>
          <w:tcPr>
            <w:tcW w:w="489" w:type="pct"/>
          </w:tcPr>
          <w:p w14:paraId="2477E659" w14:textId="35F2FA23" w:rsidR="00663C0B" w:rsidRPr="00267168" w:rsidRDefault="00663C0B"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0CDB9819" w14:textId="77777777" w:rsidR="008E2186" w:rsidRDefault="008E2186" w:rsidP="00032018">
            <w:pPr>
              <w:tabs>
                <w:tab w:val="left" w:pos="864"/>
              </w:tabs>
              <w:overflowPunct w:val="0"/>
              <w:autoSpaceDE w:val="0"/>
              <w:autoSpaceDN w:val="0"/>
              <w:adjustRightInd w:val="0"/>
              <w:textAlignment w:val="baseline"/>
              <w:rPr>
                <w:spacing w:val="-4"/>
              </w:rPr>
            </w:pPr>
            <w:r>
              <w:rPr>
                <w:szCs w:val="16"/>
                <w:lang w:val="x-none"/>
              </w:rPr>
              <w:t xml:space="preserve">It </w:t>
            </w:r>
            <w:r>
              <w:t>contains</w:t>
            </w:r>
            <w:r>
              <w:rPr>
                <w:spacing w:val="-8"/>
              </w:rPr>
              <w:t xml:space="preserve"> </w:t>
            </w:r>
            <w:r>
              <w:t>the</w:t>
            </w:r>
            <w:r>
              <w:rPr>
                <w:spacing w:val="-6"/>
              </w:rPr>
              <w:t xml:space="preserve"> </w:t>
            </w:r>
            <w:r>
              <w:t>CAN</w:t>
            </w:r>
            <w:r>
              <w:rPr>
                <w:spacing w:val="-5"/>
              </w:rPr>
              <w:t xml:space="preserve"> </w:t>
            </w:r>
            <w:r>
              <w:t>message</w:t>
            </w:r>
            <w:r>
              <w:rPr>
                <w:spacing w:val="-7"/>
              </w:rPr>
              <w:t xml:space="preserve"> </w:t>
            </w:r>
            <w:r>
              <w:t>remote</w:t>
            </w:r>
            <w:r>
              <w:rPr>
                <w:spacing w:val="-6"/>
              </w:rPr>
              <w:t xml:space="preserve"> </w:t>
            </w:r>
            <w:r>
              <w:t>transmission</w:t>
            </w:r>
            <w:r>
              <w:rPr>
                <w:spacing w:val="-8"/>
              </w:rPr>
              <w:t xml:space="preserve"> </w:t>
            </w:r>
            <w:r>
              <w:t>request</w:t>
            </w:r>
            <w:r>
              <w:rPr>
                <w:spacing w:val="-6"/>
              </w:rPr>
              <w:t xml:space="preserve"> </w:t>
            </w:r>
            <w:r>
              <w:rPr>
                <w:spacing w:val="-4"/>
              </w:rPr>
              <w:t>bit.</w:t>
            </w:r>
          </w:p>
          <w:p w14:paraId="19BDA058" w14:textId="617CD3F0" w:rsidR="00663C0B" w:rsidRPr="00267168" w:rsidRDefault="008E2186" w:rsidP="00032018">
            <w:pPr>
              <w:tabs>
                <w:tab w:val="left" w:pos="864"/>
              </w:tabs>
              <w:overflowPunct w:val="0"/>
              <w:autoSpaceDE w:val="0"/>
              <w:autoSpaceDN w:val="0"/>
              <w:adjustRightInd w:val="0"/>
              <w:textAlignment w:val="baseline"/>
              <w:rPr>
                <w:szCs w:val="16"/>
                <w:lang w:val="x-none"/>
              </w:rPr>
            </w:pPr>
            <w:r>
              <w:rPr>
                <w:spacing w:val="-4"/>
              </w:rPr>
              <w:t>It is set to 0 due to remote frame not being supported.</w:t>
            </w:r>
          </w:p>
        </w:tc>
      </w:tr>
      <w:tr w:rsidR="00663C0B" w:rsidRPr="00613BDF" w14:paraId="777C4541" w14:textId="77777777" w:rsidTr="00663C0B">
        <w:trPr>
          <w:trHeight w:val="155"/>
        </w:trPr>
        <w:tc>
          <w:tcPr>
            <w:tcW w:w="803" w:type="pct"/>
          </w:tcPr>
          <w:p w14:paraId="18B22507" w14:textId="681222BD" w:rsidR="00663C0B"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eff</w:t>
            </w:r>
          </w:p>
        </w:tc>
        <w:tc>
          <w:tcPr>
            <w:tcW w:w="489" w:type="pct"/>
          </w:tcPr>
          <w:p w14:paraId="05433631" w14:textId="66D08B9E" w:rsidR="00663C0B" w:rsidRDefault="008E2186"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7E8039F2" w14:textId="77777777" w:rsidR="008E2186" w:rsidRPr="008E2186" w:rsidRDefault="008E2186" w:rsidP="008E2186">
            <w:pPr>
              <w:tabs>
                <w:tab w:val="left" w:pos="864"/>
              </w:tabs>
              <w:overflowPunct w:val="0"/>
              <w:autoSpaceDE w:val="0"/>
              <w:autoSpaceDN w:val="0"/>
              <w:adjustRightInd w:val="0"/>
              <w:textAlignment w:val="baseline"/>
              <w:rPr>
                <w:szCs w:val="16"/>
              </w:rPr>
            </w:pPr>
            <w:r w:rsidRPr="008E2186">
              <w:rPr>
                <w:szCs w:val="16"/>
              </w:rPr>
              <w:t>The eff field contains the CAN message extended frame format bit.</w:t>
            </w:r>
          </w:p>
          <w:p w14:paraId="183C0735" w14:textId="77777777" w:rsidR="008E2186" w:rsidRPr="008E2186" w:rsidRDefault="008E2186">
            <w:pPr>
              <w:numPr>
                <w:ilvl w:val="0"/>
                <w:numId w:val="18"/>
              </w:numPr>
              <w:tabs>
                <w:tab w:val="left" w:pos="864"/>
              </w:tabs>
              <w:overflowPunct w:val="0"/>
              <w:autoSpaceDE w:val="0"/>
              <w:autoSpaceDN w:val="0"/>
              <w:adjustRightInd w:val="0"/>
              <w:textAlignment w:val="baseline"/>
              <w:rPr>
                <w:szCs w:val="16"/>
              </w:rPr>
            </w:pPr>
            <w:r w:rsidRPr="008E2186">
              <w:rPr>
                <w:szCs w:val="16"/>
              </w:rPr>
              <w:t>If the eff bit is set to zero (0) then the identifier field contains an 11-bit CAN identifier.</w:t>
            </w:r>
          </w:p>
          <w:p w14:paraId="7E82B590" w14:textId="4B2F373D" w:rsidR="00663C0B" w:rsidRPr="00267168" w:rsidRDefault="008E2186">
            <w:pPr>
              <w:numPr>
                <w:ilvl w:val="0"/>
                <w:numId w:val="18"/>
              </w:numPr>
              <w:tabs>
                <w:tab w:val="left" w:pos="864"/>
              </w:tabs>
              <w:overflowPunct w:val="0"/>
              <w:autoSpaceDE w:val="0"/>
              <w:autoSpaceDN w:val="0"/>
              <w:adjustRightInd w:val="0"/>
              <w:textAlignment w:val="baseline"/>
              <w:rPr>
                <w:szCs w:val="16"/>
                <w:lang w:val="x-none"/>
              </w:rPr>
            </w:pPr>
            <w:r w:rsidRPr="008E2186">
              <w:rPr>
                <w:szCs w:val="16"/>
              </w:rPr>
              <w:t>If the eff bit is set to one (1) then the identifier field contains a 29-bit CAN identifier.</w:t>
            </w:r>
          </w:p>
        </w:tc>
      </w:tr>
      <w:tr w:rsidR="008E2186" w:rsidRPr="00613BDF" w14:paraId="160AD0EF" w14:textId="77777777" w:rsidTr="00663C0B">
        <w:trPr>
          <w:trHeight w:val="155"/>
        </w:trPr>
        <w:tc>
          <w:tcPr>
            <w:tcW w:w="803" w:type="pct"/>
          </w:tcPr>
          <w:p w14:paraId="58734881" w14:textId="11EA3503"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brs</w:t>
            </w:r>
          </w:p>
        </w:tc>
        <w:tc>
          <w:tcPr>
            <w:tcW w:w="489" w:type="pct"/>
          </w:tcPr>
          <w:p w14:paraId="59B16C21" w14:textId="0FAAF50A"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068E2414" w14:textId="7F5BB625" w:rsidR="008E2186" w:rsidRPr="00267168" w:rsidRDefault="008E2186" w:rsidP="008E2186">
            <w:pPr>
              <w:tabs>
                <w:tab w:val="left" w:pos="864"/>
              </w:tabs>
              <w:overflowPunct w:val="0"/>
              <w:autoSpaceDE w:val="0"/>
              <w:autoSpaceDN w:val="0"/>
              <w:adjustRightInd w:val="0"/>
              <w:textAlignment w:val="baseline"/>
              <w:rPr>
                <w:szCs w:val="16"/>
                <w:lang w:val="x-none"/>
              </w:rPr>
            </w:pPr>
            <w:r>
              <w:rPr>
                <w:szCs w:val="16"/>
              </w:rPr>
              <w:t>It</w:t>
            </w:r>
            <w:r w:rsidRPr="008E2186">
              <w:rPr>
                <w:szCs w:val="16"/>
              </w:rPr>
              <w:t xml:space="preserve"> contains the CAN message bit rate switch bit</w:t>
            </w:r>
            <w:r>
              <w:rPr>
                <w:szCs w:val="16"/>
              </w:rPr>
              <w:t>. It is set to 0 due to not being supported by ProtoConv.</w:t>
            </w:r>
          </w:p>
        </w:tc>
      </w:tr>
      <w:tr w:rsidR="008E2186" w:rsidRPr="00613BDF" w14:paraId="1F3A2EBF" w14:textId="77777777" w:rsidTr="00663C0B">
        <w:trPr>
          <w:trHeight w:val="155"/>
        </w:trPr>
        <w:tc>
          <w:tcPr>
            <w:tcW w:w="803" w:type="pct"/>
          </w:tcPr>
          <w:p w14:paraId="70DC250C" w14:textId="6A7D55B8"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fdf</w:t>
            </w:r>
          </w:p>
        </w:tc>
        <w:tc>
          <w:tcPr>
            <w:tcW w:w="489" w:type="pct"/>
          </w:tcPr>
          <w:p w14:paraId="48863ADD" w14:textId="31E7FDB2"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5DE85C3F" w14:textId="77777777" w:rsidR="008E2186" w:rsidRPr="008E2186" w:rsidRDefault="008E2186" w:rsidP="008E2186">
            <w:pPr>
              <w:tabs>
                <w:tab w:val="left" w:pos="864"/>
              </w:tabs>
              <w:overflowPunct w:val="0"/>
              <w:autoSpaceDE w:val="0"/>
              <w:autoSpaceDN w:val="0"/>
              <w:adjustRightInd w:val="0"/>
              <w:textAlignment w:val="baseline"/>
              <w:rPr>
                <w:szCs w:val="16"/>
              </w:rPr>
            </w:pPr>
            <w:r w:rsidRPr="008E2186">
              <w:rPr>
                <w:szCs w:val="16"/>
              </w:rPr>
              <w:t>The fdf field contains the CAN message Flexible Data-rate Format bit.</w:t>
            </w:r>
          </w:p>
          <w:p w14:paraId="3627BB86" w14:textId="5C798A3D" w:rsidR="008E2186" w:rsidRPr="008E2186" w:rsidRDefault="00646E7F">
            <w:pPr>
              <w:numPr>
                <w:ilvl w:val="0"/>
                <w:numId w:val="19"/>
              </w:numPr>
              <w:tabs>
                <w:tab w:val="left" w:pos="864"/>
              </w:tabs>
              <w:overflowPunct w:val="0"/>
              <w:autoSpaceDE w:val="0"/>
              <w:autoSpaceDN w:val="0"/>
              <w:adjustRightInd w:val="0"/>
              <w:textAlignment w:val="baseline"/>
              <w:rPr>
                <w:szCs w:val="16"/>
              </w:rPr>
            </w:pPr>
            <w:r>
              <w:rPr>
                <w:szCs w:val="16"/>
              </w:rPr>
              <w:t>fdf =</w:t>
            </w:r>
            <w:r w:rsidR="008E2186" w:rsidRPr="008E2186">
              <w:rPr>
                <w:szCs w:val="16"/>
              </w:rPr>
              <w:t xml:space="preserve"> </w:t>
            </w:r>
            <w:r>
              <w:rPr>
                <w:szCs w:val="16"/>
              </w:rPr>
              <w:t>0x</w:t>
            </w:r>
            <w:r w:rsidR="008E2186" w:rsidRPr="008E2186">
              <w:rPr>
                <w:szCs w:val="16"/>
              </w:rPr>
              <w:t>0</w:t>
            </w:r>
            <w:r>
              <w:rPr>
                <w:szCs w:val="16"/>
              </w:rPr>
              <w:t xml:space="preserve">0: </w:t>
            </w:r>
            <w:r w:rsidR="008E2186" w:rsidRPr="008E2186">
              <w:rPr>
                <w:szCs w:val="16"/>
              </w:rPr>
              <w:t>this message is a CAN message and lengths for valid data in the can_msg_payload field are 0 through 8 octets.</w:t>
            </w:r>
          </w:p>
          <w:p w14:paraId="608D13B7" w14:textId="01C594E9" w:rsidR="008E2186" w:rsidRPr="008E2186" w:rsidRDefault="00646E7F">
            <w:pPr>
              <w:numPr>
                <w:ilvl w:val="0"/>
                <w:numId w:val="19"/>
              </w:numPr>
              <w:tabs>
                <w:tab w:val="left" w:pos="864"/>
              </w:tabs>
              <w:overflowPunct w:val="0"/>
              <w:autoSpaceDE w:val="0"/>
              <w:autoSpaceDN w:val="0"/>
              <w:adjustRightInd w:val="0"/>
              <w:textAlignment w:val="baseline"/>
              <w:rPr>
                <w:szCs w:val="16"/>
              </w:rPr>
            </w:pPr>
            <w:r>
              <w:rPr>
                <w:szCs w:val="16"/>
              </w:rPr>
              <w:t>fdf =</w:t>
            </w:r>
            <w:r w:rsidR="008E2186" w:rsidRPr="008E2186">
              <w:rPr>
                <w:szCs w:val="16"/>
              </w:rPr>
              <w:t xml:space="preserve"> </w:t>
            </w:r>
            <w:r>
              <w:rPr>
                <w:szCs w:val="16"/>
              </w:rPr>
              <w:t>0x0</w:t>
            </w:r>
            <w:r w:rsidR="008E2186" w:rsidRPr="008E2186">
              <w:rPr>
                <w:szCs w:val="16"/>
              </w:rPr>
              <w:t>1</w:t>
            </w:r>
            <w:r>
              <w:rPr>
                <w:szCs w:val="16"/>
              </w:rPr>
              <w:t>:</w:t>
            </w:r>
            <w:r w:rsidR="008E2186" w:rsidRPr="008E2186">
              <w:rPr>
                <w:szCs w:val="16"/>
              </w:rPr>
              <w:t xml:space="preserve"> this message is a CAN FD message and the lengths for valid data in the can_msg_payload field are 0 through 8, 12, 16, 20, 24, 32, 48, and 64 octets.</w:t>
            </w:r>
          </w:p>
        </w:tc>
      </w:tr>
      <w:tr w:rsidR="008E2186" w:rsidRPr="00613BDF" w14:paraId="68A396C5" w14:textId="77777777" w:rsidTr="00663C0B">
        <w:trPr>
          <w:trHeight w:val="155"/>
        </w:trPr>
        <w:tc>
          <w:tcPr>
            <w:tcW w:w="803" w:type="pct"/>
          </w:tcPr>
          <w:p w14:paraId="45000075" w14:textId="1570A20E"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esi</w:t>
            </w:r>
          </w:p>
        </w:tc>
        <w:tc>
          <w:tcPr>
            <w:tcW w:w="489" w:type="pct"/>
          </w:tcPr>
          <w:p w14:paraId="2C1E5575" w14:textId="7EA7950F"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22C131E3" w14:textId="7891C1FB" w:rsidR="008E2186" w:rsidRPr="00267168" w:rsidRDefault="008E2186" w:rsidP="00032018">
            <w:pPr>
              <w:tabs>
                <w:tab w:val="left" w:pos="864"/>
              </w:tabs>
              <w:overflowPunct w:val="0"/>
              <w:autoSpaceDE w:val="0"/>
              <w:autoSpaceDN w:val="0"/>
              <w:adjustRightInd w:val="0"/>
              <w:textAlignment w:val="baseline"/>
              <w:rPr>
                <w:szCs w:val="16"/>
                <w:lang w:val="x-none"/>
              </w:rPr>
            </w:pPr>
            <w:r>
              <w:rPr>
                <w:szCs w:val="16"/>
              </w:rPr>
              <w:t xml:space="preserve">It </w:t>
            </w:r>
            <w:r w:rsidRPr="008E2186">
              <w:rPr>
                <w:szCs w:val="16"/>
              </w:rPr>
              <w:t>contains the CAN message error state indicator bit</w:t>
            </w:r>
            <w:r>
              <w:rPr>
                <w:szCs w:val="16"/>
              </w:rPr>
              <w:t>. It is set to 0 due to not being supported by ProtoConv.</w:t>
            </w:r>
          </w:p>
        </w:tc>
      </w:tr>
      <w:tr w:rsidR="008E2186" w:rsidRPr="00613BDF" w14:paraId="38DCDC71" w14:textId="77777777" w:rsidTr="00663C0B">
        <w:trPr>
          <w:trHeight w:val="155"/>
        </w:trPr>
        <w:tc>
          <w:tcPr>
            <w:tcW w:w="803" w:type="pct"/>
          </w:tcPr>
          <w:p w14:paraId="46FE5852" w14:textId="7D5ACDE7"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rsv</w:t>
            </w:r>
          </w:p>
        </w:tc>
        <w:tc>
          <w:tcPr>
            <w:tcW w:w="489" w:type="pct"/>
          </w:tcPr>
          <w:p w14:paraId="268F1D94" w14:textId="716CEED3"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1 bit</w:t>
            </w:r>
          </w:p>
        </w:tc>
        <w:tc>
          <w:tcPr>
            <w:tcW w:w="3707" w:type="pct"/>
          </w:tcPr>
          <w:p w14:paraId="5B6E7DCC" w14:textId="0C4E9E09" w:rsidR="008E2186" w:rsidRPr="00267168" w:rsidRDefault="00B95D91" w:rsidP="00032018">
            <w:pPr>
              <w:tabs>
                <w:tab w:val="left" w:pos="864"/>
              </w:tabs>
              <w:overflowPunct w:val="0"/>
              <w:autoSpaceDE w:val="0"/>
              <w:autoSpaceDN w:val="0"/>
              <w:adjustRightInd w:val="0"/>
              <w:textAlignment w:val="baseline"/>
              <w:rPr>
                <w:szCs w:val="16"/>
                <w:lang w:val="x-none"/>
              </w:rPr>
            </w:pPr>
            <w:r>
              <w:t>This is reserved field.</w:t>
            </w:r>
          </w:p>
        </w:tc>
      </w:tr>
      <w:tr w:rsidR="008E2186" w:rsidRPr="00613BDF" w14:paraId="1DEAC569" w14:textId="77777777" w:rsidTr="00663C0B">
        <w:trPr>
          <w:trHeight w:val="155"/>
        </w:trPr>
        <w:tc>
          <w:tcPr>
            <w:tcW w:w="803" w:type="pct"/>
          </w:tcPr>
          <w:p w14:paraId="7FB3BE43" w14:textId="751CB5F1"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can_bus_id</w:t>
            </w:r>
          </w:p>
        </w:tc>
        <w:tc>
          <w:tcPr>
            <w:tcW w:w="489" w:type="pct"/>
          </w:tcPr>
          <w:p w14:paraId="2D970AB3" w14:textId="48DE7630"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5 bits</w:t>
            </w:r>
          </w:p>
        </w:tc>
        <w:tc>
          <w:tcPr>
            <w:tcW w:w="3707" w:type="pct"/>
          </w:tcPr>
          <w:p w14:paraId="6DB9E7A5" w14:textId="77777777" w:rsidR="00B95D91" w:rsidRPr="00B95D91" w:rsidRDefault="00B95D91" w:rsidP="00B95D91">
            <w:pPr>
              <w:tabs>
                <w:tab w:val="left" w:pos="864"/>
              </w:tabs>
              <w:overflowPunct w:val="0"/>
              <w:autoSpaceDE w:val="0"/>
              <w:autoSpaceDN w:val="0"/>
              <w:adjustRightInd w:val="0"/>
              <w:textAlignment w:val="baseline"/>
              <w:rPr>
                <w:szCs w:val="16"/>
              </w:rPr>
            </w:pPr>
            <w:r w:rsidRPr="00B95D91">
              <w:rPr>
                <w:szCs w:val="16"/>
              </w:rPr>
              <w:t>The can_bus_id field provides an identifier for the CAN bus on which this message originated. The value of can_bus_id is application specific and is typically specified by the OEM of the vehicle. It has several potential uses, including the identification of the originating CAN bus when using Ethernet as a backbone to carry messages from a multiplicity of CAN buses in a vehicle.</w:t>
            </w:r>
          </w:p>
          <w:p w14:paraId="16824055" w14:textId="5D05D6A6" w:rsidR="008E2186" w:rsidRPr="00B95D91" w:rsidRDefault="00B95D91" w:rsidP="00032018">
            <w:pPr>
              <w:tabs>
                <w:tab w:val="left" w:pos="864"/>
              </w:tabs>
              <w:overflowPunct w:val="0"/>
              <w:autoSpaceDE w:val="0"/>
              <w:autoSpaceDN w:val="0"/>
              <w:adjustRightInd w:val="0"/>
              <w:textAlignment w:val="baseline"/>
              <w:rPr>
                <w:szCs w:val="16"/>
              </w:rPr>
            </w:pPr>
            <w:r w:rsidRPr="00B95D91">
              <w:rPr>
                <w:szCs w:val="16"/>
              </w:rPr>
              <w:t>If not specified for a particular application, the value of can_bus_id shall be set to zero (0) by the Talker.</w:t>
            </w:r>
          </w:p>
        </w:tc>
      </w:tr>
      <w:tr w:rsidR="008E2186" w:rsidRPr="00613BDF" w14:paraId="1F34D8D9" w14:textId="77777777" w:rsidTr="00663C0B">
        <w:trPr>
          <w:trHeight w:val="155"/>
        </w:trPr>
        <w:tc>
          <w:tcPr>
            <w:tcW w:w="803" w:type="pct"/>
          </w:tcPr>
          <w:p w14:paraId="26DBC962" w14:textId="728F3111"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message_timestamp</w:t>
            </w:r>
          </w:p>
        </w:tc>
        <w:tc>
          <w:tcPr>
            <w:tcW w:w="489" w:type="pct"/>
          </w:tcPr>
          <w:p w14:paraId="58C96EBF" w14:textId="61649602"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8 octets</w:t>
            </w:r>
          </w:p>
        </w:tc>
        <w:tc>
          <w:tcPr>
            <w:tcW w:w="3707" w:type="pct"/>
          </w:tcPr>
          <w:p w14:paraId="6F2A4BC4" w14:textId="77777777" w:rsidR="00187747" w:rsidRDefault="00B95D91" w:rsidP="00032018">
            <w:pPr>
              <w:tabs>
                <w:tab w:val="left" w:pos="864"/>
              </w:tabs>
              <w:overflowPunct w:val="0"/>
              <w:autoSpaceDE w:val="0"/>
              <w:autoSpaceDN w:val="0"/>
              <w:adjustRightInd w:val="0"/>
              <w:textAlignment w:val="baseline"/>
              <w:rPr>
                <w:szCs w:val="16"/>
              </w:rPr>
            </w:pPr>
            <w:r w:rsidRPr="00B95D91">
              <w:rPr>
                <w:szCs w:val="16"/>
              </w:rPr>
              <w:t>The message_timestamp field contains the acquisition time in nanoseconds, if available, of the data contained in the control message. Acquisition time is the time of receipt for the base CAN message of this CAN ACF message or, if the Talker is originating this message, the timestamp is the time of creation.</w:t>
            </w:r>
          </w:p>
          <w:p w14:paraId="42AA6D6D" w14:textId="30112A5C" w:rsidR="00187747" w:rsidRPr="00187747" w:rsidRDefault="00187747" w:rsidP="00032018">
            <w:pPr>
              <w:tabs>
                <w:tab w:val="left" w:pos="864"/>
              </w:tabs>
              <w:overflowPunct w:val="0"/>
              <w:autoSpaceDE w:val="0"/>
              <w:autoSpaceDN w:val="0"/>
              <w:adjustRightInd w:val="0"/>
              <w:textAlignment w:val="baseline"/>
              <w:rPr>
                <w:szCs w:val="16"/>
              </w:rPr>
            </w:pPr>
            <w:r>
              <w:rPr>
                <w:szCs w:val="16"/>
              </w:rPr>
              <w:t xml:space="preserve">Note: The Abbreviated CAN/CAN FD ACF message does not have </w:t>
            </w:r>
            <w:r w:rsidRPr="00B95D91">
              <w:rPr>
                <w:szCs w:val="16"/>
              </w:rPr>
              <w:t>message_timestamp field</w:t>
            </w:r>
            <w:r>
              <w:rPr>
                <w:szCs w:val="16"/>
              </w:rPr>
              <w:t xml:space="preserve"> and mtv bit is set to 0.</w:t>
            </w:r>
          </w:p>
        </w:tc>
      </w:tr>
      <w:tr w:rsidR="008E2186" w:rsidRPr="00613BDF" w14:paraId="15E842A5" w14:textId="77777777" w:rsidTr="00663C0B">
        <w:trPr>
          <w:trHeight w:val="155"/>
        </w:trPr>
        <w:tc>
          <w:tcPr>
            <w:tcW w:w="803" w:type="pct"/>
          </w:tcPr>
          <w:p w14:paraId="5A75DF43" w14:textId="763ADA88"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rsv</w:t>
            </w:r>
          </w:p>
        </w:tc>
        <w:tc>
          <w:tcPr>
            <w:tcW w:w="489" w:type="pct"/>
          </w:tcPr>
          <w:p w14:paraId="7702E993" w14:textId="6A85A640"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3 bits</w:t>
            </w:r>
          </w:p>
        </w:tc>
        <w:tc>
          <w:tcPr>
            <w:tcW w:w="3707" w:type="pct"/>
          </w:tcPr>
          <w:p w14:paraId="45C79D3F" w14:textId="4D96B655" w:rsidR="008E2186" w:rsidRPr="00267168" w:rsidRDefault="00B95D91" w:rsidP="00032018">
            <w:pPr>
              <w:tabs>
                <w:tab w:val="left" w:pos="864"/>
              </w:tabs>
              <w:overflowPunct w:val="0"/>
              <w:autoSpaceDE w:val="0"/>
              <w:autoSpaceDN w:val="0"/>
              <w:adjustRightInd w:val="0"/>
              <w:textAlignment w:val="baseline"/>
              <w:rPr>
                <w:szCs w:val="16"/>
                <w:lang w:val="x-none"/>
              </w:rPr>
            </w:pPr>
            <w:r>
              <w:t>This is reserved field.</w:t>
            </w:r>
          </w:p>
        </w:tc>
      </w:tr>
      <w:tr w:rsidR="008E2186" w:rsidRPr="00613BDF" w14:paraId="35A06D51" w14:textId="77777777" w:rsidTr="00663C0B">
        <w:trPr>
          <w:trHeight w:val="155"/>
        </w:trPr>
        <w:tc>
          <w:tcPr>
            <w:tcW w:w="803" w:type="pct"/>
          </w:tcPr>
          <w:p w14:paraId="25E3DD65" w14:textId="582215CC"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can_identifier</w:t>
            </w:r>
          </w:p>
        </w:tc>
        <w:tc>
          <w:tcPr>
            <w:tcW w:w="489" w:type="pct"/>
          </w:tcPr>
          <w:p w14:paraId="31B12DC8" w14:textId="067EB8FB"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29 bits</w:t>
            </w:r>
          </w:p>
        </w:tc>
        <w:tc>
          <w:tcPr>
            <w:tcW w:w="3707" w:type="pct"/>
          </w:tcPr>
          <w:p w14:paraId="75360D12" w14:textId="3A1B545B" w:rsidR="008E2186" w:rsidRPr="00267168" w:rsidRDefault="00B95D91" w:rsidP="00B95D91">
            <w:pPr>
              <w:tabs>
                <w:tab w:val="left" w:pos="864"/>
              </w:tabs>
              <w:overflowPunct w:val="0"/>
              <w:autoSpaceDE w:val="0"/>
              <w:autoSpaceDN w:val="0"/>
              <w:adjustRightInd w:val="0"/>
              <w:textAlignment w:val="baseline"/>
              <w:rPr>
                <w:szCs w:val="16"/>
                <w:lang w:val="x-none"/>
              </w:rPr>
            </w:pPr>
            <w:r w:rsidRPr="00B95D91">
              <w:rPr>
                <w:szCs w:val="16"/>
              </w:rPr>
              <w:t>CAN message identifiers are either 11 or 29 bits in length. 11-bit CAN message identifiers are stored in bits 21 through 31 of the quadlet holding the can_identifier field and the remaining bits of the field are set to zero (0). Storage of the 11-bit CAN identifier is shown in</w:t>
            </w:r>
            <w:r w:rsidR="00763944">
              <w:rPr>
                <w:szCs w:val="16"/>
              </w:rPr>
              <w:t xml:space="preserve"> </w:t>
            </w:r>
            <w:r w:rsidR="00763944">
              <w:rPr>
                <w:szCs w:val="16"/>
              </w:rPr>
              <w:fldChar w:fldCharType="begin"/>
            </w:r>
            <w:r w:rsidR="00763944">
              <w:rPr>
                <w:szCs w:val="16"/>
              </w:rPr>
              <w:instrText xml:space="preserve"> REF _Ref187762900 \h </w:instrText>
            </w:r>
            <w:r w:rsidR="00763944">
              <w:rPr>
                <w:szCs w:val="16"/>
              </w:rPr>
            </w:r>
            <w:r w:rsidR="00763944">
              <w:rPr>
                <w:szCs w:val="16"/>
              </w:rPr>
              <w:fldChar w:fldCharType="separate"/>
            </w:r>
            <w:r w:rsidR="009D560C">
              <w:t xml:space="preserve">Figure </w:t>
            </w:r>
            <w:r w:rsidR="009D560C">
              <w:rPr>
                <w:noProof/>
              </w:rPr>
              <w:t>2</w:t>
            </w:r>
            <w:r w:rsidR="009D560C">
              <w:noBreakHyphen/>
            </w:r>
            <w:r w:rsidR="009D560C">
              <w:rPr>
                <w:noProof/>
              </w:rPr>
              <w:t>4:</w:t>
            </w:r>
            <w:r w:rsidR="009D560C">
              <w:rPr>
                <w:rFonts w:hint="eastAsia"/>
              </w:rPr>
              <w:t xml:space="preserve"> </w:t>
            </w:r>
            <w:r w:rsidR="00763944">
              <w:rPr>
                <w:szCs w:val="16"/>
              </w:rPr>
              <w:fldChar w:fldCharType="end"/>
            </w:r>
            <w:r w:rsidRPr="00B95D91">
              <w:rPr>
                <w:szCs w:val="16"/>
              </w:rPr>
              <w:t>. The letter v indicates a valid identifier bit.</w:t>
            </w:r>
          </w:p>
        </w:tc>
      </w:tr>
      <w:tr w:rsidR="008E2186" w:rsidRPr="00613BDF" w14:paraId="7A25F028" w14:textId="77777777" w:rsidTr="00663C0B">
        <w:trPr>
          <w:trHeight w:val="155"/>
        </w:trPr>
        <w:tc>
          <w:tcPr>
            <w:tcW w:w="803" w:type="pct"/>
          </w:tcPr>
          <w:p w14:paraId="260DF41E" w14:textId="740B2D36" w:rsidR="008E2186" w:rsidRDefault="008E2186" w:rsidP="00032018">
            <w:pPr>
              <w:tabs>
                <w:tab w:val="left" w:pos="864"/>
              </w:tabs>
              <w:overflowPunct w:val="0"/>
              <w:autoSpaceDE w:val="0"/>
              <w:autoSpaceDN w:val="0"/>
              <w:adjustRightInd w:val="0"/>
              <w:textAlignment w:val="baseline"/>
              <w:rPr>
                <w:szCs w:val="16"/>
                <w:lang w:val="x-none" w:eastAsia="x-none"/>
              </w:rPr>
            </w:pPr>
            <w:r>
              <w:rPr>
                <w:szCs w:val="16"/>
                <w:lang w:val="x-none" w:eastAsia="x-none"/>
              </w:rPr>
              <w:t>can_msg_payload</w:t>
            </w:r>
          </w:p>
        </w:tc>
        <w:tc>
          <w:tcPr>
            <w:tcW w:w="489" w:type="pct"/>
          </w:tcPr>
          <w:p w14:paraId="005AFCD1" w14:textId="21C6E2F8" w:rsidR="008E2186" w:rsidRDefault="008E2186" w:rsidP="00032018">
            <w:pPr>
              <w:tabs>
                <w:tab w:val="left" w:pos="864"/>
              </w:tabs>
              <w:overflowPunct w:val="0"/>
              <w:autoSpaceDE w:val="0"/>
              <w:autoSpaceDN w:val="0"/>
              <w:adjustRightInd w:val="0"/>
              <w:textAlignment w:val="baseline"/>
              <w:rPr>
                <w:szCs w:val="16"/>
                <w:lang w:val="x-none"/>
              </w:rPr>
            </w:pPr>
            <w:r>
              <w:rPr>
                <w:szCs w:val="16"/>
                <w:lang w:val="x-none"/>
              </w:rPr>
              <w:t>0-16 quadlets</w:t>
            </w:r>
          </w:p>
        </w:tc>
        <w:tc>
          <w:tcPr>
            <w:tcW w:w="3707" w:type="pct"/>
          </w:tcPr>
          <w:p w14:paraId="3DA19034" w14:textId="1F0902E7" w:rsidR="008E2186" w:rsidRPr="00267168" w:rsidRDefault="00B95D91" w:rsidP="00B95D91">
            <w:pPr>
              <w:tabs>
                <w:tab w:val="left" w:pos="864"/>
              </w:tabs>
              <w:overflowPunct w:val="0"/>
              <w:autoSpaceDE w:val="0"/>
              <w:autoSpaceDN w:val="0"/>
              <w:adjustRightInd w:val="0"/>
              <w:textAlignment w:val="baseline"/>
              <w:rPr>
                <w:szCs w:val="16"/>
                <w:lang w:val="x-none"/>
              </w:rPr>
            </w:pPr>
            <w:r w:rsidRPr="00B95D91">
              <w:rPr>
                <w:szCs w:val="16"/>
              </w:rPr>
              <w:t xml:space="preserve">The can_msg_payload field is a variable length field that contains from 0 to 16 quadlets of message data. This is sufficient to hold the maximum CAN frame of 64 octets. The overall size of the can_msg_payload field shall always be an integer multiple of quadlets. </w:t>
            </w:r>
            <w:r w:rsidR="00763944" w:rsidRPr="00763944">
              <w:rPr>
                <w:szCs w:val="16"/>
              </w:rPr>
              <w:fldChar w:fldCharType="begin"/>
            </w:r>
            <w:r w:rsidR="00763944" w:rsidRPr="00763944">
              <w:rPr>
                <w:szCs w:val="16"/>
              </w:rPr>
              <w:instrText xml:space="preserve"> REF _Ref187763004 \h  \* MERGEFORMAT </w:instrText>
            </w:r>
            <w:r w:rsidR="00763944" w:rsidRPr="00763944">
              <w:rPr>
                <w:szCs w:val="16"/>
              </w:rPr>
            </w:r>
            <w:r w:rsidR="00763944" w:rsidRPr="00763944">
              <w:rPr>
                <w:szCs w:val="16"/>
              </w:rPr>
              <w:fldChar w:fldCharType="separate"/>
            </w:r>
            <w:r w:rsidR="009D560C" w:rsidRPr="009D560C">
              <w:rPr>
                <w:szCs w:val="21"/>
              </w:rPr>
              <w:t xml:space="preserve">Table </w:t>
            </w:r>
            <w:r w:rsidR="009D560C" w:rsidRPr="009D560C">
              <w:rPr>
                <w:noProof/>
                <w:szCs w:val="21"/>
              </w:rPr>
              <w:t>2</w:t>
            </w:r>
            <w:r w:rsidR="009D560C" w:rsidRPr="00AF2D8E">
              <w:rPr>
                <w:noProof/>
                <w:szCs w:val="21"/>
              </w:rPr>
              <w:noBreakHyphen/>
            </w:r>
            <w:r w:rsidR="009D560C" w:rsidRPr="009D560C">
              <w:rPr>
                <w:noProof/>
                <w:szCs w:val="21"/>
              </w:rPr>
              <w:t>3</w:t>
            </w:r>
            <w:r w:rsidR="009D560C">
              <w:t>:</w:t>
            </w:r>
            <w:r w:rsidR="009D560C" w:rsidRPr="00FE7BD6">
              <w:t xml:space="preserve"> </w:t>
            </w:r>
            <w:r w:rsidR="009D560C">
              <w:t>Example</w:t>
            </w:r>
            <w:r w:rsidR="009D560C">
              <w:rPr>
                <w:spacing w:val="-8"/>
              </w:rPr>
              <w:t xml:space="preserve"> </w:t>
            </w:r>
            <w:r w:rsidR="009D560C">
              <w:t>CAN</w:t>
            </w:r>
            <w:r w:rsidR="009D560C">
              <w:rPr>
                <w:spacing w:val="-4"/>
              </w:rPr>
              <w:t xml:space="preserve"> </w:t>
            </w:r>
            <w:r w:rsidR="009D560C">
              <w:rPr>
                <w:spacing w:val="-2"/>
              </w:rPr>
              <w:t>payloads</w:t>
            </w:r>
            <w:r w:rsidR="00763944" w:rsidRPr="00763944">
              <w:rPr>
                <w:szCs w:val="16"/>
              </w:rPr>
              <w:fldChar w:fldCharType="end"/>
            </w:r>
            <w:r w:rsidR="00763944">
              <w:rPr>
                <w:szCs w:val="16"/>
              </w:rPr>
              <w:t xml:space="preserve"> </w:t>
            </w:r>
            <w:r w:rsidRPr="00B95D91">
              <w:rPr>
                <w:szCs w:val="16"/>
              </w:rPr>
              <w:t>provides a few examples of CAN payload calculations.</w:t>
            </w:r>
          </w:p>
        </w:tc>
      </w:tr>
    </w:tbl>
    <w:p w14:paraId="45664D4D" w14:textId="55D62A38" w:rsidR="00663C0B" w:rsidRDefault="00663C0B" w:rsidP="00E10491">
      <w:pPr>
        <w:pStyle w:val="Caption"/>
      </w:pPr>
      <w:bookmarkStart w:id="129" w:name="_Ref152081589"/>
      <w:r>
        <w:rPr>
          <w:noProof/>
        </w:rPr>
        <w:lastRenderedPageBreak/>
        <w:drawing>
          <wp:inline distT="0" distB="0" distL="0" distR="0" wp14:anchorId="141E9757" wp14:editId="74A094C8">
            <wp:extent cx="5342890" cy="3502025"/>
            <wp:effectExtent l="0" t="0" r="0" b="3175"/>
            <wp:docPr id="4709" name="Image 4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9" name="Image 4709"/>
                    <pic:cNvPicPr>
                      <a:picLocks/>
                    </pic:cNvPicPr>
                  </pic:nvPicPr>
                  <pic:blipFill>
                    <a:blip r:embed="rId19" cstate="print"/>
                    <a:stretch>
                      <a:fillRect/>
                    </a:stretch>
                  </pic:blipFill>
                  <pic:spPr>
                    <a:xfrm>
                      <a:off x="0" y="0"/>
                      <a:ext cx="5342890" cy="3502025"/>
                    </a:xfrm>
                    <a:prstGeom prst="rect">
                      <a:avLst/>
                    </a:prstGeom>
                  </pic:spPr>
                </pic:pic>
              </a:graphicData>
            </a:graphic>
          </wp:inline>
        </w:drawing>
      </w:r>
    </w:p>
    <w:p w14:paraId="5CF5AB6D" w14:textId="4685FBC7" w:rsidR="00B95D91" w:rsidRDefault="00B95D91" w:rsidP="00E10491">
      <w:pPr>
        <w:pStyle w:val="Caption"/>
        <w:rPr>
          <w:spacing w:val="-2"/>
        </w:rPr>
      </w:pPr>
      <w:bookmarkStart w:id="130" w:name="_Ref190684669"/>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2</w:t>
      </w:r>
      <w:r w:rsidR="009D560C">
        <w:rPr>
          <w:noProof/>
        </w:rPr>
        <w:fldChar w:fldCharType="end"/>
      </w:r>
      <w:r>
        <w:rPr>
          <w:noProof/>
        </w:rPr>
        <w:t>:</w:t>
      </w:r>
      <w:r>
        <w:rPr>
          <w:rFonts w:hint="eastAsia"/>
        </w:rPr>
        <w:t xml:space="preserve"> </w:t>
      </w:r>
      <w:r>
        <w:t>CAN/CAN</w:t>
      </w:r>
      <w:r>
        <w:rPr>
          <w:spacing w:val="-5"/>
        </w:rPr>
        <w:t xml:space="preserve"> </w:t>
      </w:r>
      <w:r>
        <w:t>FD</w:t>
      </w:r>
      <w:r>
        <w:rPr>
          <w:spacing w:val="-4"/>
        </w:rPr>
        <w:t xml:space="preserve"> </w:t>
      </w:r>
      <w:r>
        <w:t>ACF</w:t>
      </w:r>
      <w:r>
        <w:rPr>
          <w:spacing w:val="-6"/>
        </w:rPr>
        <w:t xml:space="preserve"> </w:t>
      </w:r>
      <w:r>
        <w:rPr>
          <w:spacing w:val="-2"/>
        </w:rPr>
        <w:t>message</w:t>
      </w:r>
      <w:bookmarkEnd w:id="130"/>
    </w:p>
    <w:p w14:paraId="6F244E7D" w14:textId="77777777" w:rsidR="00384973" w:rsidRPr="00384973" w:rsidRDefault="00384973" w:rsidP="00384973"/>
    <w:p w14:paraId="6C1E2D8A" w14:textId="7CC7C2C5" w:rsidR="00384973" w:rsidRDefault="00384973" w:rsidP="00384973">
      <w:pPr>
        <w:jc w:val="center"/>
      </w:pPr>
      <w:r>
        <w:rPr>
          <w:noProof/>
        </w:rPr>
        <w:drawing>
          <wp:inline distT="0" distB="0" distL="0" distR="0" wp14:anchorId="26434953" wp14:editId="7DD202F1">
            <wp:extent cx="5340350" cy="3218815"/>
            <wp:effectExtent l="0" t="0" r="0" b="635"/>
            <wp:docPr id="13218664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0350" cy="3218815"/>
                    </a:xfrm>
                    <a:prstGeom prst="rect">
                      <a:avLst/>
                    </a:prstGeom>
                    <a:noFill/>
                  </pic:spPr>
                </pic:pic>
              </a:graphicData>
            </a:graphic>
          </wp:inline>
        </w:drawing>
      </w:r>
    </w:p>
    <w:p w14:paraId="0EA9B956" w14:textId="3234514C" w:rsidR="00384973" w:rsidRDefault="00384973" w:rsidP="00384973">
      <w:pPr>
        <w:pStyle w:val="Caption"/>
        <w:rPr>
          <w:spacing w:val="-2"/>
        </w:rPr>
      </w:pPr>
      <w:bookmarkStart w:id="131" w:name="_Ref190684674"/>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3</w:t>
      </w:r>
      <w:r w:rsidR="009D560C">
        <w:rPr>
          <w:noProof/>
        </w:rPr>
        <w:fldChar w:fldCharType="end"/>
      </w:r>
      <w:r>
        <w:rPr>
          <w:noProof/>
        </w:rPr>
        <w:t>:</w:t>
      </w:r>
      <w:r>
        <w:rPr>
          <w:rFonts w:hint="eastAsia"/>
        </w:rPr>
        <w:t xml:space="preserve"> </w:t>
      </w:r>
      <w:r>
        <w:t>Abbreviated CAN/CAN</w:t>
      </w:r>
      <w:r>
        <w:rPr>
          <w:spacing w:val="-5"/>
        </w:rPr>
        <w:t xml:space="preserve"> </w:t>
      </w:r>
      <w:r>
        <w:t>FD</w:t>
      </w:r>
      <w:r>
        <w:rPr>
          <w:spacing w:val="-4"/>
        </w:rPr>
        <w:t xml:space="preserve"> </w:t>
      </w:r>
      <w:r>
        <w:t>ACF</w:t>
      </w:r>
      <w:r>
        <w:rPr>
          <w:spacing w:val="-6"/>
        </w:rPr>
        <w:t xml:space="preserve"> </w:t>
      </w:r>
      <w:r>
        <w:rPr>
          <w:spacing w:val="-2"/>
        </w:rPr>
        <w:t>message</w:t>
      </w:r>
      <w:bookmarkEnd w:id="131"/>
    </w:p>
    <w:p w14:paraId="2EEFBB39" w14:textId="77777777" w:rsidR="00384973" w:rsidRPr="00384973" w:rsidRDefault="00384973" w:rsidP="00384973"/>
    <w:p w14:paraId="5AD5F3C5" w14:textId="77777777" w:rsidR="00B95D91" w:rsidRPr="00B95D91" w:rsidRDefault="00B95D91" w:rsidP="00B95D91"/>
    <w:bookmarkEnd w:id="129"/>
    <w:p w14:paraId="724B2147" w14:textId="5DDEDE83" w:rsidR="00646E7F" w:rsidRDefault="001C65ED" w:rsidP="00032018">
      <w:pPr>
        <w:spacing w:after="120"/>
      </w:pPr>
      <w:r w:rsidRPr="001C65ED">
        <w:rPr>
          <w:noProof/>
        </w:rPr>
        <w:drawing>
          <wp:inline distT="0" distB="0" distL="0" distR="0" wp14:anchorId="4A0B1E82" wp14:editId="35695E5C">
            <wp:extent cx="6376035" cy="500380"/>
            <wp:effectExtent l="0" t="0" r="5715" b="0"/>
            <wp:docPr id="95753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4215" name=""/>
                    <pic:cNvPicPr/>
                  </pic:nvPicPr>
                  <pic:blipFill>
                    <a:blip r:embed="rId21"/>
                    <a:stretch>
                      <a:fillRect/>
                    </a:stretch>
                  </pic:blipFill>
                  <pic:spPr>
                    <a:xfrm>
                      <a:off x="0" y="0"/>
                      <a:ext cx="6376035" cy="500380"/>
                    </a:xfrm>
                    <a:prstGeom prst="rect">
                      <a:avLst/>
                    </a:prstGeom>
                  </pic:spPr>
                </pic:pic>
              </a:graphicData>
            </a:graphic>
          </wp:inline>
        </w:drawing>
      </w:r>
    </w:p>
    <w:p w14:paraId="0F8C614A" w14:textId="4B10C164" w:rsidR="00763944" w:rsidRDefault="00763944" w:rsidP="00E10491">
      <w:pPr>
        <w:pStyle w:val="Caption"/>
        <w:rPr>
          <w:rFonts w:eastAsia="Meiryo UI"/>
        </w:rPr>
      </w:pPr>
      <w:bookmarkStart w:id="132" w:name="_Ref187762900"/>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4</w:t>
      </w:r>
      <w:r w:rsidR="009D560C">
        <w:rPr>
          <w:noProof/>
        </w:rPr>
        <w:fldChar w:fldCharType="end"/>
      </w:r>
      <w:r>
        <w:rPr>
          <w:noProof/>
        </w:rPr>
        <w:t>:</w:t>
      </w:r>
      <w:r>
        <w:rPr>
          <w:rFonts w:hint="eastAsia"/>
        </w:rPr>
        <w:t xml:space="preserve"> </w:t>
      </w:r>
      <w:bookmarkEnd w:id="132"/>
      <w:r w:rsidR="00384973" w:rsidRPr="00384973">
        <w:t>Storage of an 11-bit CAN identifier</w:t>
      </w:r>
    </w:p>
    <w:p w14:paraId="408FC78E" w14:textId="77777777" w:rsidR="00763944" w:rsidRDefault="00763944" w:rsidP="00032018">
      <w:pPr>
        <w:spacing w:after="120"/>
      </w:pPr>
    </w:p>
    <w:p w14:paraId="44371313" w14:textId="77777777" w:rsidR="006E4A0D" w:rsidRDefault="006E4A0D" w:rsidP="00032018">
      <w:pPr>
        <w:spacing w:after="120"/>
      </w:pPr>
    </w:p>
    <w:p w14:paraId="110754EE" w14:textId="028382A0" w:rsidR="00763944" w:rsidRDefault="00763944" w:rsidP="00E10491">
      <w:pPr>
        <w:pStyle w:val="Caption"/>
      </w:pPr>
      <w:bookmarkStart w:id="133" w:name="_Ref187763004"/>
      <w:r w:rsidRPr="00FE7BD6">
        <w:lastRenderedPageBreak/>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w:t>
      </w:r>
      <w:r w:rsidR="009D560C">
        <w:rPr>
          <w:noProof/>
        </w:rPr>
        <w:fldChar w:fldCharType="end"/>
      </w:r>
      <w:r>
        <w:t>:</w:t>
      </w:r>
      <w:r w:rsidRPr="00FE7BD6">
        <w:t xml:space="preserve"> </w:t>
      </w:r>
      <w:r>
        <w:t>Example</w:t>
      </w:r>
      <w:r>
        <w:rPr>
          <w:spacing w:val="-8"/>
        </w:rPr>
        <w:t xml:space="preserve"> </w:t>
      </w:r>
      <w:r>
        <w:t>CAN</w:t>
      </w:r>
      <w:r>
        <w:rPr>
          <w:spacing w:val="-4"/>
        </w:rPr>
        <w:t xml:space="preserve"> </w:t>
      </w:r>
      <w:r>
        <w:rPr>
          <w:spacing w:val="-2"/>
        </w:rPr>
        <w:t>payloads</w:t>
      </w:r>
      <w:bookmarkEnd w:id="133"/>
    </w:p>
    <w:p w14:paraId="6151F15F" w14:textId="77777777" w:rsidR="00763944" w:rsidRDefault="00763944" w:rsidP="00763944">
      <w:pPr>
        <w:pStyle w:val="BodyText"/>
        <w:spacing w:before="10" w:after="1"/>
        <w:rPr>
          <w:rFonts w:ascii="Arial"/>
          <w:b/>
          <w:sz w:val="10"/>
        </w:rPr>
      </w:pP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0"/>
        <w:gridCol w:w="1603"/>
        <w:gridCol w:w="1236"/>
        <w:gridCol w:w="1991"/>
      </w:tblGrid>
      <w:tr w:rsidR="00763944" w14:paraId="5B8036EB" w14:textId="77777777" w:rsidTr="00820CCE">
        <w:trPr>
          <w:trHeight w:val="288"/>
        </w:trPr>
        <w:tc>
          <w:tcPr>
            <w:tcW w:w="2910" w:type="dxa"/>
          </w:tcPr>
          <w:p w14:paraId="1FA5AB38" w14:textId="77777777" w:rsidR="00763944" w:rsidRDefault="00763944" w:rsidP="00284ABD">
            <w:pPr>
              <w:pStyle w:val="TableParagraph"/>
              <w:spacing w:line="206" w:lineRule="exact"/>
              <w:ind w:left="818" w:right="165" w:hanging="639"/>
              <w:rPr>
                <w:b/>
                <w:sz w:val="18"/>
              </w:rPr>
            </w:pPr>
            <w:r>
              <w:rPr>
                <w:b/>
                <w:sz w:val="18"/>
              </w:rPr>
              <w:t>Original</w:t>
            </w:r>
            <w:r>
              <w:rPr>
                <w:b/>
                <w:spacing w:val="-12"/>
                <w:sz w:val="18"/>
              </w:rPr>
              <w:t xml:space="preserve"> </w:t>
            </w:r>
            <w:r>
              <w:rPr>
                <w:b/>
                <w:sz w:val="18"/>
              </w:rPr>
              <w:t>CAN</w:t>
            </w:r>
            <w:r>
              <w:rPr>
                <w:b/>
                <w:spacing w:val="-11"/>
                <w:sz w:val="18"/>
              </w:rPr>
              <w:t xml:space="preserve"> </w:t>
            </w:r>
            <w:r>
              <w:rPr>
                <w:b/>
                <w:sz w:val="18"/>
              </w:rPr>
              <w:t xml:space="preserve">message </w:t>
            </w:r>
            <w:r>
              <w:rPr>
                <w:b/>
                <w:spacing w:val="-2"/>
                <w:sz w:val="18"/>
              </w:rPr>
              <w:t>length</w:t>
            </w:r>
          </w:p>
        </w:tc>
        <w:tc>
          <w:tcPr>
            <w:tcW w:w="1603" w:type="dxa"/>
          </w:tcPr>
          <w:p w14:paraId="31A657CA" w14:textId="77777777" w:rsidR="00763944" w:rsidRDefault="00763944" w:rsidP="00284ABD">
            <w:pPr>
              <w:pStyle w:val="TableParagraph"/>
              <w:spacing w:line="207" w:lineRule="exact"/>
              <w:ind w:left="12" w:right="6"/>
              <w:jc w:val="center"/>
              <w:rPr>
                <w:b/>
                <w:sz w:val="18"/>
              </w:rPr>
            </w:pPr>
            <w:r>
              <w:rPr>
                <w:b/>
                <w:sz w:val="18"/>
              </w:rPr>
              <w:t>Payload</w:t>
            </w:r>
            <w:r>
              <w:rPr>
                <w:b/>
                <w:spacing w:val="-9"/>
                <w:sz w:val="18"/>
              </w:rPr>
              <w:t xml:space="preserve"> </w:t>
            </w:r>
            <w:r>
              <w:rPr>
                <w:b/>
                <w:spacing w:val="-2"/>
                <w:sz w:val="18"/>
              </w:rPr>
              <w:t>length</w:t>
            </w:r>
          </w:p>
        </w:tc>
        <w:tc>
          <w:tcPr>
            <w:tcW w:w="1236" w:type="dxa"/>
          </w:tcPr>
          <w:p w14:paraId="5582AF0E" w14:textId="77777777" w:rsidR="00763944" w:rsidRDefault="00763944" w:rsidP="00284ABD">
            <w:pPr>
              <w:pStyle w:val="TableParagraph"/>
              <w:spacing w:line="207" w:lineRule="exact"/>
              <w:ind w:left="13" w:right="6"/>
              <w:jc w:val="center"/>
              <w:rPr>
                <w:b/>
                <w:sz w:val="18"/>
              </w:rPr>
            </w:pPr>
            <w:r>
              <w:rPr>
                <w:b/>
                <w:sz w:val="18"/>
              </w:rPr>
              <w:t>pad</w:t>
            </w:r>
            <w:r>
              <w:rPr>
                <w:b/>
                <w:spacing w:val="-5"/>
                <w:sz w:val="18"/>
              </w:rPr>
              <w:t xml:space="preserve"> </w:t>
            </w:r>
            <w:r>
              <w:rPr>
                <w:b/>
                <w:spacing w:val="-2"/>
                <w:sz w:val="18"/>
              </w:rPr>
              <w:t>value</w:t>
            </w:r>
          </w:p>
        </w:tc>
        <w:tc>
          <w:tcPr>
            <w:tcW w:w="1991" w:type="dxa"/>
          </w:tcPr>
          <w:p w14:paraId="1182A1A7" w14:textId="77777777" w:rsidR="00763944" w:rsidRDefault="00763944" w:rsidP="00284ABD">
            <w:pPr>
              <w:pStyle w:val="TableParagraph"/>
              <w:spacing w:line="206" w:lineRule="exact"/>
              <w:ind w:left="513" w:right="108" w:hanging="394"/>
              <w:rPr>
                <w:b/>
                <w:sz w:val="18"/>
              </w:rPr>
            </w:pPr>
            <w:r>
              <w:rPr>
                <w:b/>
                <w:spacing w:val="-2"/>
                <w:sz w:val="18"/>
              </w:rPr>
              <w:t>acf_msg_length value</w:t>
            </w:r>
          </w:p>
        </w:tc>
      </w:tr>
      <w:tr w:rsidR="00763944" w14:paraId="4281658A" w14:textId="77777777" w:rsidTr="00820CCE">
        <w:trPr>
          <w:trHeight w:val="208"/>
        </w:trPr>
        <w:tc>
          <w:tcPr>
            <w:tcW w:w="2910" w:type="dxa"/>
          </w:tcPr>
          <w:p w14:paraId="60C7B880" w14:textId="77777777" w:rsidR="00763944" w:rsidRDefault="00763944" w:rsidP="00284ABD">
            <w:pPr>
              <w:pStyle w:val="TableParagraph"/>
              <w:spacing w:line="188" w:lineRule="exact"/>
              <w:ind w:left="14" w:right="6"/>
              <w:jc w:val="center"/>
              <w:rPr>
                <w:sz w:val="18"/>
              </w:rPr>
            </w:pPr>
            <w:r>
              <w:rPr>
                <w:spacing w:val="-10"/>
                <w:sz w:val="18"/>
              </w:rPr>
              <w:t>0</w:t>
            </w:r>
          </w:p>
        </w:tc>
        <w:tc>
          <w:tcPr>
            <w:tcW w:w="1603" w:type="dxa"/>
          </w:tcPr>
          <w:p w14:paraId="68FDEC40" w14:textId="77777777" w:rsidR="00763944" w:rsidRDefault="00763944" w:rsidP="00284ABD">
            <w:pPr>
              <w:pStyle w:val="TableParagraph"/>
              <w:spacing w:line="188" w:lineRule="exact"/>
              <w:ind w:left="12" w:right="4"/>
              <w:jc w:val="center"/>
              <w:rPr>
                <w:sz w:val="18"/>
              </w:rPr>
            </w:pPr>
            <w:r>
              <w:rPr>
                <w:spacing w:val="-10"/>
                <w:sz w:val="18"/>
              </w:rPr>
              <w:t>0</w:t>
            </w:r>
          </w:p>
        </w:tc>
        <w:tc>
          <w:tcPr>
            <w:tcW w:w="1236" w:type="dxa"/>
          </w:tcPr>
          <w:p w14:paraId="705D46B6" w14:textId="77777777" w:rsidR="00763944" w:rsidRDefault="00763944" w:rsidP="00284ABD">
            <w:pPr>
              <w:pStyle w:val="TableParagraph"/>
              <w:spacing w:line="188" w:lineRule="exact"/>
              <w:ind w:left="13" w:right="3"/>
              <w:jc w:val="center"/>
              <w:rPr>
                <w:sz w:val="18"/>
              </w:rPr>
            </w:pPr>
            <w:r>
              <w:rPr>
                <w:spacing w:val="-10"/>
                <w:sz w:val="18"/>
              </w:rPr>
              <w:t>0</w:t>
            </w:r>
          </w:p>
        </w:tc>
        <w:tc>
          <w:tcPr>
            <w:tcW w:w="1991" w:type="dxa"/>
          </w:tcPr>
          <w:p w14:paraId="456EB0CC" w14:textId="77777777" w:rsidR="00763944" w:rsidRDefault="00763944" w:rsidP="00284ABD">
            <w:pPr>
              <w:pStyle w:val="TableParagraph"/>
              <w:spacing w:line="188" w:lineRule="exact"/>
              <w:ind w:left="10" w:right="7"/>
              <w:jc w:val="center"/>
              <w:rPr>
                <w:sz w:val="18"/>
              </w:rPr>
            </w:pPr>
            <w:r>
              <w:rPr>
                <w:spacing w:val="-10"/>
                <w:sz w:val="18"/>
              </w:rPr>
              <w:t>4</w:t>
            </w:r>
          </w:p>
        </w:tc>
      </w:tr>
      <w:tr w:rsidR="00763944" w14:paraId="423666E2" w14:textId="77777777" w:rsidTr="00820CCE">
        <w:trPr>
          <w:trHeight w:val="206"/>
        </w:trPr>
        <w:tc>
          <w:tcPr>
            <w:tcW w:w="2910" w:type="dxa"/>
          </w:tcPr>
          <w:p w14:paraId="79213A64" w14:textId="77777777" w:rsidR="00763944" w:rsidRDefault="00763944" w:rsidP="00284ABD">
            <w:pPr>
              <w:pStyle w:val="TableParagraph"/>
              <w:spacing w:line="186" w:lineRule="exact"/>
              <w:ind w:left="14"/>
              <w:jc w:val="center"/>
              <w:rPr>
                <w:sz w:val="18"/>
              </w:rPr>
            </w:pPr>
            <w:r>
              <w:rPr>
                <w:sz w:val="18"/>
              </w:rPr>
              <w:t>7</w:t>
            </w:r>
            <w:r>
              <w:rPr>
                <w:spacing w:val="-1"/>
                <w:sz w:val="18"/>
              </w:rPr>
              <w:t xml:space="preserve"> </w:t>
            </w:r>
            <w:r>
              <w:rPr>
                <w:spacing w:val="-2"/>
                <w:sz w:val="18"/>
              </w:rPr>
              <w:t>octets</w:t>
            </w:r>
          </w:p>
        </w:tc>
        <w:tc>
          <w:tcPr>
            <w:tcW w:w="1603" w:type="dxa"/>
          </w:tcPr>
          <w:p w14:paraId="0ACA17AD" w14:textId="77777777" w:rsidR="00763944" w:rsidRDefault="00763944" w:rsidP="00284ABD">
            <w:pPr>
              <w:pStyle w:val="TableParagraph"/>
              <w:spacing w:line="186" w:lineRule="exact"/>
              <w:ind w:left="12"/>
              <w:jc w:val="center"/>
              <w:rPr>
                <w:sz w:val="18"/>
              </w:rPr>
            </w:pPr>
            <w:r>
              <w:rPr>
                <w:sz w:val="18"/>
              </w:rPr>
              <w:t>2</w:t>
            </w:r>
            <w:r>
              <w:rPr>
                <w:spacing w:val="-1"/>
                <w:sz w:val="18"/>
              </w:rPr>
              <w:t xml:space="preserve"> </w:t>
            </w:r>
            <w:r>
              <w:rPr>
                <w:spacing w:val="-2"/>
                <w:sz w:val="18"/>
              </w:rPr>
              <w:t>quadlets</w:t>
            </w:r>
          </w:p>
        </w:tc>
        <w:tc>
          <w:tcPr>
            <w:tcW w:w="1236" w:type="dxa"/>
          </w:tcPr>
          <w:p w14:paraId="05FAF961" w14:textId="77777777" w:rsidR="00763944" w:rsidRDefault="00763944" w:rsidP="00284ABD">
            <w:pPr>
              <w:pStyle w:val="TableParagraph"/>
              <w:spacing w:line="186" w:lineRule="exact"/>
              <w:ind w:left="13" w:right="3"/>
              <w:jc w:val="center"/>
              <w:rPr>
                <w:sz w:val="18"/>
              </w:rPr>
            </w:pPr>
            <w:r>
              <w:rPr>
                <w:spacing w:val="-10"/>
                <w:sz w:val="18"/>
              </w:rPr>
              <w:t>1</w:t>
            </w:r>
          </w:p>
        </w:tc>
        <w:tc>
          <w:tcPr>
            <w:tcW w:w="1991" w:type="dxa"/>
          </w:tcPr>
          <w:p w14:paraId="083DB431" w14:textId="77777777" w:rsidR="00763944" w:rsidRDefault="00763944" w:rsidP="00284ABD">
            <w:pPr>
              <w:pStyle w:val="TableParagraph"/>
              <w:spacing w:line="186" w:lineRule="exact"/>
              <w:ind w:left="10" w:right="7"/>
              <w:jc w:val="center"/>
              <w:rPr>
                <w:sz w:val="18"/>
              </w:rPr>
            </w:pPr>
            <w:r>
              <w:rPr>
                <w:spacing w:val="-10"/>
                <w:sz w:val="18"/>
              </w:rPr>
              <w:t>6</w:t>
            </w:r>
          </w:p>
        </w:tc>
      </w:tr>
      <w:tr w:rsidR="00763944" w14:paraId="1FFDD837" w14:textId="77777777" w:rsidTr="00820CCE">
        <w:trPr>
          <w:trHeight w:val="208"/>
        </w:trPr>
        <w:tc>
          <w:tcPr>
            <w:tcW w:w="2910" w:type="dxa"/>
          </w:tcPr>
          <w:p w14:paraId="3C15D6F3" w14:textId="77777777" w:rsidR="00763944" w:rsidRDefault="00763944" w:rsidP="00284ABD">
            <w:pPr>
              <w:pStyle w:val="TableParagraph"/>
              <w:spacing w:line="188" w:lineRule="exact"/>
              <w:ind w:left="14" w:right="2"/>
              <w:jc w:val="center"/>
              <w:rPr>
                <w:sz w:val="18"/>
              </w:rPr>
            </w:pPr>
            <w:r>
              <w:rPr>
                <w:sz w:val="18"/>
              </w:rPr>
              <w:t>32</w:t>
            </w:r>
            <w:r>
              <w:rPr>
                <w:spacing w:val="-2"/>
                <w:sz w:val="18"/>
              </w:rPr>
              <w:t xml:space="preserve"> octets</w:t>
            </w:r>
          </w:p>
        </w:tc>
        <w:tc>
          <w:tcPr>
            <w:tcW w:w="1603" w:type="dxa"/>
          </w:tcPr>
          <w:p w14:paraId="2CE402DE" w14:textId="77777777" w:rsidR="00763944" w:rsidRDefault="00763944" w:rsidP="00284ABD">
            <w:pPr>
              <w:pStyle w:val="TableParagraph"/>
              <w:spacing w:line="188" w:lineRule="exact"/>
              <w:ind w:left="12"/>
              <w:jc w:val="center"/>
              <w:rPr>
                <w:sz w:val="18"/>
              </w:rPr>
            </w:pPr>
            <w:r>
              <w:rPr>
                <w:sz w:val="18"/>
              </w:rPr>
              <w:t>8</w:t>
            </w:r>
            <w:r>
              <w:rPr>
                <w:spacing w:val="-1"/>
                <w:sz w:val="18"/>
              </w:rPr>
              <w:t xml:space="preserve"> </w:t>
            </w:r>
            <w:r>
              <w:rPr>
                <w:spacing w:val="-2"/>
                <w:sz w:val="18"/>
              </w:rPr>
              <w:t>quadlets</w:t>
            </w:r>
          </w:p>
        </w:tc>
        <w:tc>
          <w:tcPr>
            <w:tcW w:w="1236" w:type="dxa"/>
          </w:tcPr>
          <w:p w14:paraId="424EC947" w14:textId="77777777" w:rsidR="00763944" w:rsidRDefault="00763944" w:rsidP="00284ABD">
            <w:pPr>
              <w:pStyle w:val="TableParagraph"/>
              <w:spacing w:line="188" w:lineRule="exact"/>
              <w:ind w:left="13" w:right="3"/>
              <w:jc w:val="center"/>
              <w:rPr>
                <w:sz w:val="18"/>
              </w:rPr>
            </w:pPr>
            <w:r>
              <w:rPr>
                <w:spacing w:val="-10"/>
                <w:sz w:val="18"/>
              </w:rPr>
              <w:t>0</w:t>
            </w:r>
          </w:p>
        </w:tc>
        <w:tc>
          <w:tcPr>
            <w:tcW w:w="1991" w:type="dxa"/>
          </w:tcPr>
          <w:p w14:paraId="638C7F55" w14:textId="77777777" w:rsidR="00763944" w:rsidRDefault="00763944" w:rsidP="00284ABD">
            <w:pPr>
              <w:pStyle w:val="TableParagraph"/>
              <w:spacing w:line="188" w:lineRule="exact"/>
              <w:ind w:left="10" w:right="1"/>
              <w:jc w:val="center"/>
              <w:rPr>
                <w:sz w:val="18"/>
              </w:rPr>
            </w:pPr>
            <w:r>
              <w:rPr>
                <w:spacing w:val="-5"/>
                <w:sz w:val="18"/>
              </w:rPr>
              <w:t>12</w:t>
            </w:r>
          </w:p>
        </w:tc>
      </w:tr>
      <w:tr w:rsidR="00763944" w14:paraId="5D486345" w14:textId="77777777" w:rsidTr="00820CCE">
        <w:trPr>
          <w:trHeight w:val="206"/>
        </w:trPr>
        <w:tc>
          <w:tcPr>
            <w:tcW w:w="2910" w:type="dxa"/>
          </w:tcPr>
          <w:p w14:paraId="685C84E1" w14:textId="77777777" w:rsidR="00763944" w:rsidRDefault="00763944" w:rsidP="00284ABD">
            <w:pPr>
              <w:pStyle w:val="TableParagraph"/>
              <w:spacing w:line="186" w:lineRule="exact"/>
              <w:ind w:left="14" w:right="2"/>
              <w:jc w:val="center"/>
              <w:rPr>
                <w:sz w:val="18"/>
              </w:rPr>
            </w:pPr>
            <w:r>
              <w:rPr>
                <w:sz w:val="18"/>
              </w:rPr>
              <w:t>64</w:t>
            </w:r>
            <w:r>
              <w:rPr>
                <w:spacing w:val="-2"/>
                <w:sz w:val="18"/>
              </w:rPr>
              <w:t xml:space="preserve"> octets</w:t>
            </w:r>
          </w:p>
        </w:tc>
        <w:tc>
          <w:tcPr>
            <w:tcW w:w="1603" w:type="dxa"/>
          </w:tcPr>
          <w:p w14:paraId="40628FD8" w14:textId="77777777" w:rsidR="00763944" w:rsidRDefault="00763944" w:rsidP="00284ABD">
            <w:pPr>
              <w:pStyle w:val="TableParagraph"/>
              <w:spacing w:line="186" w:lineRule="exact"/>
              <w:ind w:left="12" w:right="2"/>
              <w:jc w:val="center"/>
              <w:rPr>
                <w:sz w:val="18"/>
              </w:rPr>
            </w:pPr>
            <w:r>
              <w:rPr>
                <w:sz w:val="18"/>
              </w:rPr>
              <w:t>16</w:t>
            </w:r>
            <w:r>
              <w:rPr>
                <w:spacing w:val="-2"/>
                <w:sz w:val="18"/>
              </w:rPr>
              <w:t xml:space="preserve"> quadlets</w:t>
            </w:r>
          </w:p>
        </w:tc>
        <w:tc>
          <w:tcPr>
            <w:tcW w:w="1236" w:type="dxa"/>
          </w:tcPr>
          <w:p w14:paraId="20351EB9" w14:textId="77777777" w:rsidR="00763944" w:rsidRDefault="00763944" w:rsidP="00284ABD">
            <w:pPr>
              <w:pStyle w:val="TableParagraph"/>
              <w:spacing w:line="186" w:lineRule="exact"/>
              <w:ind w:left="13" w:right="3"/>
              <w:jc w:val="center"/>
              <w:rPr>
                <w:sz w:val="18"/>
              </w:rPr>
            </w:pPr>
            <w:r>
              <w:rPr>
                <w:spacing w:val="-10"/>
                <w:sz w:val="18"/>
              </w:rPr>
              <w:t>0</w:t>
            </w:r>
          </w:p>
        </w:tc>
        <w:tc>
          <w:tcPr>
            <w:tcW w:w="1991" w:type="dxa"/>
          </w:tcPr>
          <w:p w14:paraId="30E85D19" w14:textId="77777777" w:rsidR="00763944" w:rsidRDefault="00763944" w:rsidP="00284ABD">
            <w:pPr>
              <w:pStyle w:val="TableParagraph"/>
              <w:spacing w:line="186" w:lineRule="exact"/>
              <w:ind w:left="10" w:right="1"/>
              <w:jc w:val="center"/>
              <w:rPr>
                <w:sz w:val="18"/>
              </w:rPr>
            </w:pPr>
            <w:r>
              <w:rPr>
                <w:spacing w:val="-5"/>
                <w:sz w:val="18"/>
              </w:rPr>
              <w:t>20</w:t>
            </w:r>
          </w:p>
        </w:tc>
      </w:tr>
    </w:tbl>
    <w:p w14:paraId="3D152A14" w14:textId="77777777" w:rsidR="00763944" w:rsidRDefault="00763944" w:rsidP="00763944">
      <w:pPr>
        <w:pStyle w:val="BodyText"/>
        <w:rPr>
          <w:rFonts w:ascii="Arial"/>
          <w:b/>
        </w:rPr>
      </w:pPr>
    </w:p>
    <w:p w14:paraId="6824DA5B" w14:textId="3CBCE445" w:rsidR="00DE0905" w:rsidRDefault="00DE0905" w:rsidP="00E10491">
      <w:pPr>
        <w:pStyle w:val="Caption"/>
      </w:pPr>
      <w:bookmarkStart w:id="134" w:name="_Ref193821883"/>
      <w:bookmarkStart w:id="135" w:name="_Ref189754337"/>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w:t>
      </w:r>
      <w:r w:rsidR="009D560C">
        <w:rPr>
          <w:noProof/>
        </w:rPr>
        <w:fldChar w:fldCharType="end"/>
      </w:r>
      <w:bookmarkEnd w:id="134"/>
      <w:r>
        <w:rPr>
          <w:noProof/>
        </w:rPr>
        <w:t>:</w:t>
      </w:r>
      <w:r>
        <w:rPr>
          <w:rFonts w:hint="eastAsia"/>
        </w:rPr>
        <w:t xml:space="preserve"> </w:t>
      </w:r>
      <w:r>
        <w:t>IPDU-M CAN/CANFD</w:t>
      </w:r>
      <w:r w:rsidRPr="00FD6424">
        <w:t xml:space="preserve"> frame structure</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DE0905" w:rsidRPr="00613BDF" w14:paraId="5A3A733F" w14:textId="77777777" w:rsidTr="00CE2576">
        <w:tc>
          <w:tcPr>
            <w:tcW w:w="1058" w:type="pct"/>
            <w:shd w:val="clear" w:color="auto" w:fill="D9D9D9"/>
          </w:tcPr>
          <w:p w14:paraId="68D9B8A3" w14:textId="77777777" w:rsidR="00DE0905" w:rsidRPr="00267168" w:rsidRDefault="00DE0905"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3942" w:type="pct"/>
            <w:shd w:val="clear" w:color="auto" w:fill="D9D9D9"/>
          </w:tcPr>
          <w:p w14:paraId="038D2E6B" w14:textId="77777777" w:rsidR="00DE0905" w:rsidRPr="00267168" w:rsidRDefault="00DE0905"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DE0905" w:rsidRPr="00613BDF" w14:paraId="2306383F" w14:textId="77777777" w:rsidTr="00CE2576">
        <w:trPr>
          <w:trHeight w:val="155"/>
        </w:trPr>
        <w:tc>
          <w:tcPr>
            <w:tcW w:w="1058" w:type="pct"/>
          </w:tcPr>
          <w:p w14:paraId="5595C1C5" w14:textId="01739A44" w:rsidR="00DE0905" w:rsidRPr="00D94B2B" w:rsidRDefault="00DE0905" w:rsidP="00CE2576">
            <w:pPr>
              <w:tabs>
                <w:tab w:val="left" w:pos="864"/>
              </w:tabs>
              <w:overflowPunct w:val="0"/>
              <w:autoSpaceDE w:val="0"/>
              <w:autoSpaceDN w:val="0"/>
              <w:adjustRightInd w:val="0"/>
              <w:textAlignment w:val="baseline"/>
              <w:rPr>
                <w:szCs w:val="16"/>
                <w:lang w:eastAsia="x-none"/>
              </w:rPr>
            </w:pPr>
            <w:r>
              <w:rPr>
                <w:szCs w:val="16"/>
                <w:lang w:val="x-none"/>
              </w:rPr>
              <w:t>PDU ID</w:t>
            </w:r>
          </w:p>
        </w:tc>
        <w:tc>
          <w:tcPr>
            <w:tcW w:w="3942" w:type="pct"/>
          </w:tcPr>
          <w:p w14:paraId="06205FC2" w14:textId="09919D86" w:rsidR="00DE0905" w:rsidRPr="00267168" w:rsidRDefault="00DE0905" w:rsidP="00DE0905">
            <w:pPr>
              <w:tabs>
                <w:tab w:val="left" w:pos="864"/>
              </w:tabs>
              <w:overflowPunct w:val="0"/>
              <w:autoSpaceDE w:val="0"/>
              <w:autoSpaceDN w:val="0"/>
              <w:adjustRightInd w:val="0"/>
              <w:textAlignment w:val="baseline"/>
              <w:rPr>
                <w:szCs w:val="16"/>
                <w:lang w:val="x-none"/>
              </w:rPr>
            </w:pPr>
            <w:r>
              <w:rPr>
                <w:szCs w:val="16"/>
                <w:lang w:val="x-none" w:eastAsia="x-none"/>
              </w:rPr>
              <w:t>PDU ID</w:t>
            </w:r>
            <w:r>
              <w:rPr>
                <w:szCs w:val="16"/>
                <w:lang w:val="x-none"/>
              </w:rPr>
              <w:t xml:space="preserve"> (32-bit value).</w:t>
            </w:r>
          </w:p>
        </w:tc>
      </w:tr>
      <w:tr w:rsidR="00DE0905" w:rsidRPr="00613BDF" w14:paraId="1FED6B27" w14:textId="77777777" w:rsidTr="00CE2576">
        <w:trPr>
          <w:trHeight w:val="155"/>
        </w:trPr>
        <w:tc>
          <w:tcPr>
            <w:tcW w:w="1058" w:type="pct"/>
          </w:tcPr>
          <w:p w14:paraId="40A88727" w14:textId="77777777"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DLC</w:t>
            </w:r>
          </w:p>
        </w:tc>
        <w:tc>
          <w:tcPr>
            <w:tcW w:w="3942" w:type="pct"/>
          </w:tcPr>
          <w:p w14:paraId="1C55BAD6" w14:textId="12D9CF06"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length</w:t>
            </w:r>
          </w:p>
        </w:tc>
      </w:tr>
      <w:tr w:rsidR="00DE0905" w:rsidRPr="00613BDF" w14:paraId="526705B4" w14:textId="77777777" w:rsidTr="00CE2576">
        <w:trPr>
          <w:trHeight w:val="155"/>
        </w:trPr>
        <w:tc>
          <w:tcPr>
            <w:tcW w:w="1058" w:type="pct"/>
          </w:tcPr>
          <w:p w14:paraId="72346E9D" w14:textId="77777777"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field</w:t>
            </w:r>
          </w:p>
        </w:tc>
        <w:tc>
          <w:tcPr>
            <w:tcW w:w="3942" w:type="pct"/>
          </w:tcPr>
          <w:p w14:paraId="608466C2" w14:textId="77777777" w:rsidR="00DE0905" w:rsidRPr="00267168" w:rsidRDefault="00DE0905" w:rsidP="00CE2576">
            <w:pPr>
              <w:tabs>
                <w:tab w:val="left" w:pos="864"/>
              </w:tabs>
              <w:overflowPunct w:val="0"/>
              <w:autoSpaceDE w:val="0"/>
              <w:autoSpaceDN w:val="0"/>
              <w:adjustRightInd w:val="0"/>
              <w:textAlignment w:val="baseline"/>
              <w:rPr>
                <w:szCs w:val="16"/>
                <w:lang w:val="x-none"/>
              </w:rPr>
            </w:pPr>
            <w:r w:rsidRPr="00267168">
              <w:rPr>
                <w:szCs w:val="16"/>
                <w:lang w:val="x-none"/>
              </w:rPr>
              <w:t>CAN Data field</w:t>
            </w:r>
          </w:p>
        </w:tc>
      </w:tr>
    </w:tbl>
    <w:p w14:paraId="60829B7F" w14:textId="77777777" w:rsidR="0008307E" w:rsidRDefault="0008307E" w:rsidP="0008307E"/>
    <w:p w14:paraId="1B1B2DC6" w14:textId="3A7B2D5F" w:rsidR="001C65ED" w:rsidRDefault="0008307E" w:rsidP="0008307E">
      <w:pPr>
        <w:pStyle w:val="ReqID"/>
      </w:pPr>
      <w:r w:rsidRPr="00CE2910">
        <w:t>[Gen5GW_ProtoConv_AD_C_0</w:t>
      </w:r>
      <w:r>
        <w:t>3</w:t>
      </w:r>
      <w:r w:rsidRPr="00CE2910">
        <w:t>_00</w:t>
      </w:r>
      <w:r>
        <w:t>1</w:t>
      </w:r>
      <w:r w:rsidRPr="00CE2910">
        <w:t>]</w:t>
      </w:r>
    </w:p>
    <w:p w14:paraId="345D2FE8" w14:textId="1D8429FA" w:rsidR="00095EC9" w:rsidRPr="0031673C" w:rsidRDefault="00095EC9" w:rsidP="00032018">
      <w:pPr>
        <w:spacing w:after="120"/>
      </w:pPr>
      <w:r w:rsidRPr="0031673C">
        <w:t xml:space="preserve">Searches the CAN to Ethernet Routing Table by the CAN ID of the received </w:t>
      </w:r>
      <w:r w:rsidR="00FD10BD">
        <w:t>CAN</w:t>
      </w:r>
      <w:r w:rsidRPr="0031673C">
        <w:t xml:space="preserve"> frame to obtain the destination information. The obtained destination information is stored in the header of the Ethernet frame.</w:t>
      </w:r>
    </w:p>
    <w:p w14:paraId="69A468D3" w14:textId="4D9ABC3D" w:rsidR="00043D11" w:rsidRDefault="00454CE6" w:rsidP="00696D29">
      <w:pPr>
        <w:pStyle w:val="RefIDs"/>
      </w:pPr>
      <w:r w:rsidRPr="00454CE6">
        <w:t>[Covers: req-8552172-00905314]</w:t>
      </w:r>
    </w:p>
    <w:p w14:paraId="4F559C5A" w14:textId="21E0FFEB" w:rsidR="0008307E" w:rsidRDefault="0008307E" w:rsidP="0008307E">
      <w:pPr>
        <w:pStyle w:val="ReqID"/>
      </w:pPr>
      <w:r w:rsidRPr="00CE2910">
        <w:t>[Gen5GW_ProtoConv_AD_C_0</w:t>
      </w:r>
      <w:r>
        <w:t>3</w:t>
      </w:r>
      <w:r w:rsidRPr="00CE2910">
        <w:t>_00</w:t>
      </w:r>
      <w:r w:rsidR="00873DD9">
        <w:t>5</w:t>
      </w:r>
      <w:r w:rsidRPr="00CE2910">
        <w:t>]</w:t>
      </w:r>
    </w:p>
    <w:p w14:paraId="5047401C" w14:textId="4FAD2A05" w:rsidR="003D0C98" w:rsidRPr="0031673C" w:rsidRDefault="003D0C98" w:rsidP="00032018">
      <w:pPr>
        <w:spacing w:after="120"/>
      </w:pPr>
      <w:r w:rsidRPr="003D0C98">
        <w:t>The received CAN frame is stored in the CAN Rx Buffer if the conversion type is Basic mode or the frame is emergency frame. Otherwise, it is stored in Mix Rx Buffer.</w:t>
      </w:r>
    </w:p>
    <w:p w14:paraId="2D2D2397" w14:textId="07D88596" w:rsidR="00823810" w:rsidRPr="002C2C66" w:rsidRDefault="003D0C98" w:rsidP="00032018">
      <w:pPr>
        <w:spacing w:after="120"/>
      </w:pPr>
      <w:r w:rsidRPr="003D0C98">
        <w:t>The CAN frame stored in the CAN Rx Buffer or Mix Rx Buffer is stored in the payload section of the Ethernet frame in the Ethernet Tx Buffer when the transmission conditions are met. The transmission conditions vary depending on the conversion method shown</w:t>
      </w:r>
      <w:r>
        <w:t xml:space="preserve"> in </w:t>
      </w:r>
      <w:r w:rsidR="003812FC" w:rsidRPr="0046020F">
        <w:fldChar w:fldCharType="begin"/>
      </w:r>
      <w:r w:rsidR="003812FC" w:rsidRPr="0046020F">
        <w:instrText xml:space="preserve"> </w:instrText>
      </w:r>
      <w:r w:rsidR="003812FC" w:rsidRPr="0046020F">
        <w:rPr>
          <w:rFonts w:hint="eastAsia"/>
        </w:rPr>
        <w:instrText>REF _Ref74051562 \h</w:instrText>
      </w:r>
      <w:r w:rsidR="003812FC" w:rsidRPr="0046020F">
        <w:instrText xml:space="preserve"> </w:instrText>
      </w:r>
      <w:r w:rsidR="0046020F" w:rsidRPr="0046020F">
        <w:instrText xml:space="preserve"> \* MERGEFORMAT </w:instrText>
      </w:r>
      <w:r w:rsidR="003812FC" w:rsidRPr="0046020F">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6</w:t>
      </w:r>
      <w:r w:rsidR="003812FC" w:rsidRPr="0046020F">
        <w:fldChar w:fldCharType="end"/>
      </w:r>
      <w:r w:rsidR="003812FC">
        <w:t>.</w:t>
      </w:r>
    </w:p>
    <w:p w14:paraId="1952566D" w14:textId="39BE12AA" w:rsidR="00FD6424" w:rsidRPr="00696D29" w:rsidRDefault="00454CE6" w:rsidP="00FD6424">
      <w:pPr>
        <w:pStyle w:val="RefIDs"/>
      </w:pPr>
      <w:r w:rsidRPr="00454CE6">
        <w:rPr>
          <w:rFonts w:hint="eastAsia"/>
        </w:rPr>
        <w:t>[Covers: req-8552172-00905312]</w:t>
      </w:r>
    </w:p>
    <w:p w14:paraId="72A8CC51" w14:textId="7058E9F5" w:rsidR="00E646A0" w:rsidRDefault="00625483" w:rsidP="00032018">
      <w:pPr>
        <w:spacing w:after="120"/>
      </w:pPr>
      <w:r w:rsidRPr="002C2C66">
        <w:t>This software handles the process up to passing the Ethernet frame to the user-defined Ethernet send function, and the actual sending process is executed by the user-defined Ethernet send</w:t>
      </w:r>
      <w:r w:rsidRPr="00592E5D">
        <w:t xml:space="preserve"> function. For details on user-defined functions, see </w:t>
      </w:r>
      <w:r w:rsidR="0001185B">
        <w:t xml:space="preserve">Section </w:t>
      </w:r>
      <w:r w:rsidR="00206105">
        <w:fldChar w:fldCharType="begin"/>
      </w:r>
      <w:r w:rsidR="00206105">
        <w:instrText xml:space="preserve"> REF _Ref191481100 \r \h </w:instrText>
      </w:r>
      <w:r w:rsidR="00206105">
        <w:fldChar w:fldCharType="separate"/>
      </w:r>
      <w:r w:rsidR="009D560C">
        <w:t>2.5.1</w:t>
      </w:r>
      <w:r w:rsidR="00206105">
        <w:fldChar w:fldCharType="end"/>
      </w:r>
      <w:r w:rsidR="00206105">
        <w:t>.</w:t>
      </w:r>
    </w:p>
    <w:p w14:paraId="2DAFE084" w14:textId="36DDB656" w:rsidR="00C37F6F" w:rsidRPr="00592E5D" w:rsidRDefault="00C37F6F" w:rsidP="00032018">
      <w:pPr>
        <w:spacing w:after="120"/>
      </w:pPr>
      <w:r w:rsidRPr="002C2C66">
        <w:t xml:space="preserve">The CAN to Ethernet Routing Table is searched by the ID of the </w:t>
      </w:r>
      <w:r w:rsidR="00FD10BD">
        <w:t>CAN</w:t>
      </w:r>
      <w:r w:rsidRPr="002C2C66">
        <w:t xml:space="preserve"> frame to obtain the des</w:t>
      </w:r>
      <w:r w:rsidRPr="00592E5D">
        <w:t>tination (destination MAC address, destination IP address, destination UDP port) of the Ethernet frame to be sent.</w:t>
      </w:r>
    </w:p>
    <w:p w14:paraId="6DB09E06" w14:textId="61C149D6" w:rsidR="00696D29" w:rsidRDefault="00696D29" w:rsidP="00032018">
      <w:pPr>
        <w:spacing w:after="120"/>
      </w:pPr>
    </w:p>
    <w:p w14:paraId="4F3A754D" w14:textId="70AE6199" w:rsidR="00696D29" w:rsidRDefault="00696D29" w:rsidP="00BE5228">
      <w:pPr>
        <w:pStyle w:val="ReqID"/>
      </w:pPr>
      <w:r w:rsidRPr="00696D29">
        <w:t>[</w:t>
      </w:r>
      <w:r w:rsidR="00CF5BF7">
        <w:t>Gen5GW</w:t>
      </w:r>
      <w:r w:rsidRPr="00696D29">
        <w:t>_</w:t>
      </w:r>
      <w:r w:rsidR="000F4E6D">
        <w:t>ProtoConv</w:t>
      </w:r>
      <w:r w:rsidRPr="00696D29">
        <w:t>_AD_C_0</w:t>
      </w:r>
      <w:r w:rsidR="0008307E">
        <w:t>3</w:t>
      </w:r>
      <w:r w:rsidRPr="00696D29">
        <w:t>_00</w:t>
      </w:r>
      <w:r w:rsidR="0008307E">
        <w:t>2</w:t>
      </w:r>
      <w:r w:rsidRPr="00696D29">
        <w:t>]</w:t>
      </w:r>
    </w:p>
    <w:p w14:paraId="4835B647" w14:textId="38C491F4" w:rsidR="00D25167" w:rsidRPr="00592E5D" w:rsidRDefault="00D25167" w:rsidP="00032018">
      <w:pPr>
        <w:spacing w:after="120"/>
      </w:pPr>
      <w:r w:rsidRPr="002C2C66">
        <w:t>The maximum number of entries in the CAN to Ethernet Routing Ta</w:t>
      </w:r>
      <w:r w:rsidRPr="00592E5D">
        <w:t>ble shall be 2</w:t>
      </w:r>
      <w:r w:rsidR="00D57A15">
        <w:t>56</w:t>
      </w:r>
      <w:r w:rsidRPr="00592E5D">
        <w:t>.</w:t>
      </w:r>
    </w:p>
    <w:p w14:paraId="45DF979C" w14:textId="3BAD19FF" w:rsidR="00696D29" w:rsidRDefault="00696D29" w:rsidP="00696D29">
      <w:pPr>
        <w:pStyle w:val="RefIDs"/>
      </w:pPr>
      <w:r w:rsidRPr="00696D29">
        <w:t>[Covers</w:t>
      </w:r>
      <w:r w:rsidR="00613B2E">
        <w:t>:</w:t>
      </w:r>
      <w:r w:rsidR="00CE2910" w:rsidRPr="00CE2910">
        <w:t xml:space="preserve"> req-8552172-00904669</w:t>
      </w:r>
      <w:r w:rsidRPr="00696D29">
        <w:t>]</w:t>
      </w:r>
    </w:p>
    <w:p w14:paraId="24CCB7FD" w14:textId="5FEAA9D7" w:rsidR="00696D29" w:rsidRDefault="00696D29" w:rsidP="00BE5228">
      <w:pPr>
        <w:pStyle w:val="ReqID"/>
      </w:pPr>
      <w:r w:rsidRPr="00696D29">
        <w:t>[</w:t>
      </w:r>
      <w:r w:rsidR="00CF5BF7">
        <w:t>Gen5GW</w:t>
      </w:r>
      <w:r w:rsidRPr="00696D29">
        <w:t>_</w:t>
      </w:r>
      <w:r w:rsidR="000F4E6D">
        <w:t>ProtoConv</w:t>
      </w:r>
      <w:r w:rsidRPr="00696D29">
        <w:t>_AD_C_0</w:t>
      </w:r>
      <w:r w:rsidR="0008307E">
        <w:t>3</w:t>
      </w:r>
      <w:r w:rsidRPr="00696D29">
        <w:t>_00</w:t>
      </w:r>
      <w:r w:rsidR="0008307E">
        <w:t>3</w:t>
      </w:r>
      <w:r w:rsidRPr="00696D29">
        <w:t>]</w:t>
      </w:r>
    </w:p>
    <w:p w14:paraId="19960FF6" w14:textId="314BADD5" w:rsidR="00D25167" w:rsidRPr="00592E5D" w:rsidRDefault="00D25167" w:rsidP="00032018">
      <w:pPr>
        <w:spacing w:after="120"/>
      </w:pPr>
      <w:r w:rsidRPr="002C2C66">
        <w:t xml:space="preserve">If the CAN ID of the received </w:t>
      </w:r>
      <w:r w:rsidR="00FD10BD">
        <w:t>CAN</w:t>
      </w:r>
      <w:r w:rsidRPr="002C2C66">
        <w:t xml:space="preserve"> frame does not exist in the CAN to Ethernet Routing Table, </w:t>
      </w:r>
      <w:r w:rsidRPr="00592E5D">
        <w:t>it is discarded without conversion and an error is notified to the user application.</w:t>
      </w:r>
    </w:p>
    <w:p w14:paraId="55947D6A" w14:textId="4B437415" w:rsidR="00696D29" w:rsidRDefault="00696D29" w:rsidP="00696D29">
      <w:pPr>
        <w:pStyle w:val="RefIDs"/>
      </w:pPr>
      <w:r w:rsidRPr="00696D29">
        <w:t xml:space="preserve">[Covers: </w:t>
      </w:r>
      <w:r w:rsidR="00CE2910" w:rsidRPr="00CE2910">
        <w:t>req-8552172-00903610</w:t>
      </w:r>
      <w:r w:rsidRPr="00696D29">
        <w:t>]</w:t>
      </w:r>
    </w:p>
    <w:p w14:paraId="48843831" w14:textId="44E39605" w:rsidR="00022066" w:rsidRPr="00592E5D" w:rsidRDefault="00022066" w:rsidP="00032018">
      <w:pPr>
        <w:spacing w:after="120"/>
      </w:pPr>
      <w:r w:rsidRPr="002C2C66">
        <w:t xml:space="preserve">Because of concerns about packet loss when changing settings </w:t>
      </w:r>
      <w:r w:rsidRPr="00592E5D">
        <w:t>during routing, the CAN to Ethernet Routing Table should not be changed dynamically, but only at initialization.</w:t>
      </w:r>
    </w:p>
    <w:p w14:paraId="0451C105" w14:textId="6D9F445A" w:rsidR="00A34CF1" w:rsidRDefault="00F449F2" w:rsidP="00032018">
      <w:pPr>
        <w:spacing w:after="120"/>
      </w:pPr>
      <w:r w:rsidRPr="0046020F">
        <w:fldChar w:fldCharType="begin"/>
      </w:r>
      <w:r w:rsidRPr="0046020F">
        <w:instrText xml:space="preserve"> </w:instrText>
      </w:r>
      <w:r w:rsidRPr="0046020F">
        <w:rPr>
          <w:rFonts w:hint="eastAsia"/>
        </w:rPr>
        <w:instrText>REF _Ref74050783 \h</w:instrText>
      </w:r>
      <w:r w:rsidRPr="0046020F">
        <w:instrText xml:space="preserve"> </w:instrText>
      </w:r>
      <w:r w:rsidR="0046020F" w:rsidRPr="0046020F">
        <w:instrText xml:space="preserve"> \* MERGEFORMAT </w:instrText>
      </w:r>
      <w:r w:rsidRPr="0046020F">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5</w:t>
      </w:r>
      <w:r w:rsidRPr="0046020F">
        <w:fldChar w:fldCharType="end"/>
      </w:r>
      <w:r>
        <w:t xml:space="preserve"> </w:t>
      </w:r>
      <w:r w:rsidR="003F379E" w:rsidRPr="002C2C66">
        <w:t>shows the structure of the Ethernet frame sent by this software. The Ethernet frame together with the destina</w:t>
      </w:r>
      <w:r w:rsidR="003F379E" w:rsidRPr="00592E5D">
        <w:t>tion MAC address, EtherType, and data size information is passed to the user-defined Ethernet send function</w:t>
      </w:r>
      <w:r w:rsidR="00A34CF1">
        <w:t>.</w:t>
      </w:r>
    </w:p>
    <w:p w14:paraId="1D8B89C2" w14:textId="250D4751" w:rsidR="00FE7BD6" w:rsidRPr="00FE7BD6" w:rsidRDefault="00FE7BD6" w:rsidP="00032018">
      <w:pPr>
        <w:keepNext/>
        <w:spacing w:after="120"/>
        <w:jc w:val="center"/>
        <w:rPr>
          <w:b/>
          <w:bCs/>
          <w:szCs w:val="21"/>
        </w:rPr>
      </w:pPr>
      <w:bookmarkStart w:id="136" w:name="_Ref80108003"/>
      <w:bookmarkStart w:id="137" w:name="_Ref74050783"/>
      <w:r w:rsidRPr="00FE7BD6">
        <w:rPr>
          <w:b/>
          <w:bCs/>
          <w:szCs w:val="21"/>
        </w:rPr>
        <w:t xml:space="preserve">Table </w:t>
      </w:r>
      <w:r w:rsidR="00596B95">
        <w:rPr>
          <w:b/>
          <w:bCs/>
          <w:szCs w:val="21"/>
        </w:rPr>
        <w:fldChar w:fldCharType="begin"/>
      </w:r>
      <w:r w:rsidR="00596B95">
        <w:rPr>
          <w:b/>
          <w:bCs/>
          <w:szCs w:val="21"/>
        </w:rPr>
        <w:instrText xml:space="preserve"> STYLEREF 1 \s </w:instrText>
      </w:r>
      <w:r w:rsidR="00596B95">
        <w:rPr>
          <w:b/>
          <w:bCs/>
          <w:szCs w:val="21"/>
        </w:rPr>
        <w:fldChar w:fldCharType="separate"/>
      </w:r>
      <w:r w:rsidR="009D560C">
        <w:rPr>
          <w:b/>
          <w:bCs/>
          <w:noProof/>
          <w:szCs w:val="21"/>
        </w:rPr>
        <w:t>2</w:t>
      </w:r>
      <w:r w:rsidR="00596B95">
        <w:rPr>
          <w:b/>
          <w:bCs/>
          <w:szCs w:val="21"/>
        </w:rPr>
        <w:fldChar w:fldCharType="end"/>
      </w:r>
      <w:r w:rsidR="00596B95">
        <w:rPr>
          <w:b/>
          <w:bCs/>
          <w:szCs w:val="21"/>
        </w:rPr>
        <w:noBreakHyphen/>
      </w:r>
      <w:r w:rsidR="00596B95">
        <w:rPr>
          <w:b/>
          <w:bCs/>
          <w:szCs w:val="21"/>
        </w:rPr>
        <w:fldChar w:fldCharType="begin"/>
      </w:r>
      <w:r w:rsidR="00596B95">
        <w:rPr>
          <w:b/>
          <w:bCs/>
          <w:szCs w:val="21"/>
        </w:rPr>
        <w:instrText xml:space="preserve"> SEQ Table \* ARABIC \s 1 </w:instrText>
      </w:r>
      <w:r w:rsidR="00596B95">
        <w:rPr>
          <w:b/>
          <w:bCs/>
          <w:szCs w:val="21"/>
        </w:rPr>
        <w:fldChar w:fldCharType="separate"/>
      </w:r>
      <w:r w:rsidR="009D560C">
        <w:rPr>
          <w:b/>
          <w:bCs/>
          <w:noProof/>
          <w:szCs w:val="21"/>
        </w:rPr>
        <w:t>5</w:t>
      </w:r>
      <w:r w:rsidR="00596B95">
        <w:rPr>
          <w:b/>
          <w:bCs/>
          <w:szCs w:val="21"/>
        </w:rPr>
        <w:fldChar w:fldCharType="end"/>
      </w:r>
      <w:bookmarkEnd w:id="136"/>
      <w:bookmarkEnd w:id="137"/>
      <w:r w:rsidR="00F449F2">
        <w:rPr>
          <w:b/>
          <w:bCs/>
          <w:szCs w:val="21"/>
        </w:rPr>
        <w:t>:</w:t>
      </w:r>
      <w:r w:rsidRPr="00FE7BD6">
        <w:rPr>
          <w:b/>
          <w:bCs/>
          <w:szCs w:val="21"/>
        </w:rPr>
        <w:t xml:space="preserve"> </w:t>
      </w:r>
      <w:bookmarkStart w:id="138" w:name="_Hlk80107466"/>
      <w:r w:rsidRPr="00FE7BD6">
        <w:rPr>
          <w:b/>
          <w:bCs/>
          <w:szCs w:val="21"/>
        </w:rPr>
        <w:t>Ethernet frame structure</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FE7BD6" w:rsidRPr="00FE7BD6" w14:paraId="444DEC30" w14:textId="77777777" w:rsidTr="00253894">
        <w:tc>
          <w:tcPr>
            <w:tcW w:w="1058" w:type="pct"/>
            <w:shd w:val="clear" w:color="auto" w:fill="D9D9D9"/>
          </w:tcPr>
          <w:p w14:paraId="0D308DE1" w14:textId="77777777" w:rsidR="00FE7BD6" w:rsidRPr="00FE7BD6" w:rsidRDefault="00FE7BD6" w:rsidP="00032018">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Field</w:t>
            </w:r>
          </w:p>
        </w:tc>
        <w:tc>
          <w:tcPr>
            <w:tcW w:w="3942" w:type="pct"/>
            <w:shd w:val="clear" w:color="auto" w:fill="D9D9D9"/>
          </w:tcPr>
          <w:p w14:paraId="1ABF9F45" w14:textId="77777777" w:rsidR="00FE7BD6" w:rsidRPr="00FE7BD6" w:rsidRDefault="00FE7BD6" w:rsidP="00032018">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FE7BD6" w:rsidRPr="00FE7BD6" w14:paraId="4769DFD7" w14:textId="77777777" w:rsidTr="00253894">
        <w:trPr>
          <w:trHeight w:val="155"/>
        </w:trPr>
        <w:tc>
          <w:tcPr>
            <w:tcW w:w="1058" w:type="pct"/>
          </w:tcPr>
          <w:p w14:paraId="1A68CE0C" w14:textId="691BDDD3" w:rsidR="004E23B8" w:rsidRP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IP/UDP</w:t>
            </w:r>
            <w:r w:rsidRPr="00FE7BD6">
              <w:rPr>
                <w:rFonts w:hint="eastAsia"/>
                <w:szCs w:val="16"/>
                <w:lang w:val="x-none" w:eastAsia="x-none"/>
              </w:rPr>
              <w:t xml:space="preserve"> </w:t>
            </w:r>
            <w:r w:rsidRPr="00FE7BD6">
              <w:rPr>
                <w:szCs w:val="16"/>
                <w:lang w:val="x-none" w:eastAsia="x-none"/>
              </w:rPr>
              <w:t>Header</w:t>
            </w:r>
          </w:p>
          <w:p w14:paraId="27DEBB4B" w14:textId="6805B967" w:rsidR="00FE7BD6" w:rsidRP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571E8C1A" w14:textId="77777777" w:rsid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Annex J “J.3 IP AVTPDU Format” Compliant</w:t>
            </w:r>
          </w:p>
          <w:p w14:paraId="1B260638" w14:textId="117DCC17" w:rsidR="00BB714C" w:rsidRDefault="001B62EC" w:rsidP="00032018">
            <w:pPr>
              <w:tabs>
                <w:tab w:val="left" w:pos="864"/>
              </w:tabs>
              <w:overflowPunct w:val="0"/>
              <w:autoSpaceDE w:val="0"/>
              <w:autoSpaceDN w:val="0"/>
              <w:adjustRightInd w:val="0"/>
              <w:textAlignment w:val="baseline"/>
              <w:rPr>
                <w:szCs w:val="16"/>
                <w:lang w:val="x-none"/>
              </w:rPr>
            </w:pPr>
            <w:r>
              <w:rPr>
                <w:rFonts w:hint="eastAsia"/>
                <w:szCs w:val="16"/>
                <w:lang w:val="x-none"/>
              </w:rPr>
              <w:t>・</w:t>
            </w:r>
            <w:r>
              <w:rPr>
                <w:rFonts w:hint="eastAsia"/>
                <w:szCs w:val="16"/>
                <w:lang w:val="x-none"/>
              </w:rPr>
              <w:t>I</w:t>
            </w:r>
            <w:r>
              <w:rPr>
                <w:szCs w:val="16"/>
                <w:lang w:val="x-none"/>
              </w:rPr>
              <w:t>P/UDP</w:t>
            </w:r>
          </w:p>
          <w:p w14:paraId="26C3FA66" w14:textId="03241AD5" w:rsidR="003E2F40" w:rsidRPr="00EC6422" w:rsidRDefault="004E23B8" w:rsidP="00032018">
            <w:pPr>
              <w:tabs>
                <w:tab w:val="left" w:pos="864"/>
              </w:tabs>
              <w:overflowPunct w:val="0"/>
              <w:autoSpaceDE w:val="0"/>
              <w:autoSpaceDN w:val="0"/>
              <w:adjustRightInd w:val="0"/>
              <w:textAlignment w:val="baseline"/>
            </w:pPr>
            <w:r>
              <w:rPr>
                <w:rFonts w:hint="eastAsia"/>
              </w:rPr>
              <w:t>I</w:t>
            </w:r>
            <w:r>
              <w:t>Pv4/IPv6 is supported</w:t>
            </w:r>
            <w:r w:rsidR="003E2F40">
              <w:t>.</w:t>
            </w:r>
          </w:p>
        </w:tc>
      </w:tr>
      <w:tr w:rsidR="00FE7BD6" w:rsidRPr="00FE7BD6" w14:paraId="4FF0F9F7" w14:textId="77777777" w:rsidTr="00253894">
        <w:trPr>
          <w:trHeight w:val="155"/>
        </w:trPr>
        <w:tc>
          <w:tcPr>
            <w:tcW w:w="1058" w:type="pct"/>
          </w:tcPr>
          <w:p w14:paraId="34135466" w14:textId="77777777" w:rsid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A</w:t>
            </w:r>
            <w:r w:rsidRPr="00FE7BD6">
              <w:rPr>
                <w:szCs w:val="16"/>
                <w:lang w:val="x-none" w:eastAsia="x-none"/>
              </w:rPr>
              <w:t>VB Format</w:t>
            </w:r>
          </w:p>
          <w:p w14:paraId="43BD0B34" w14:textId="46006EB6" w:rsidR="004C42DC" w:rsidRPr="00FE7BD6" w:rsidRDefault="004C42DC"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4663AA66" w14:textId="735F3884" w:rsidR="00FE7BD6" w:rsidRP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“9. AVTP Control Format” Compliant</w:t>
            </w:r>
          </w:p>
          <w:p w14:paraId="525B71C8" w14:textId="77777777" w:rsidR="002766F1" w:rsidRDefault="00FE7BD6"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rFonts w:hint="eastAsia"/>
                <w:szCs w:val="16"/>
                <w:lang w:val="x-none" w:eastAsia="x-none"/>
              </w:rPr>
              <w:t>Non</w:t>
            </w:r>
            <w:r w:rsidRPr="00FE7BD6">
              <w:rPr>
                <w:rFonts w:hint="eastAsia"/>
                <w:szCs w:val="16"/>
                <w:lang w:val="x-none" w:eastAsia="x-none"/>
              </w:rPr>
              <w:t>–</w:t>
            </w:r>
            <w:r w:rsidRPr="00FE7BD6">
              <w:rPr>
                <w:rFonts w:hint="eastAsia"/>
                <w:szCs w:val="16"/>
                <w:lang w:val="x-none" w:eastAsia="x-none"/>
              </w:rPr>
              <w:t xml:space="preserve">Time-Synchronous Control Stream PDU Format (NTSCF) </w:t>
            </w:r>
          </w:p>
          <w:p w14:paraId="788CE318" w14:textId="34161073" w:rsidR="002238EF" w:rsidRPr="003E2F40" w:rsidRDefault="002238EF"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lastRenderedPageBreak/>
              <w:t>・</w:t>
            </w:r>
            <w:r w:rsidRPr="00FE7BD6">
              <w:rPr>
                <w:rFonts w:hint="eastAsia"/>
                <w:szCs w:val="16"/>
                <w:lang w:val="x-none" w:eastAsia="x-none"/>
              </w:rPr>
              <w:t>Time-Synchronous Control Stream PDU Format (TSCF)</w:t>
            </w:r>
          </w:p>
        </w:tc>
      </w:tr>
      <w:tr w:rsidR="00FE7BD6" w:rsidRPr="00FE7BD6" w14:paraId="55D81DA4" w14:textId="77777777" w:rsidTr="00253894">
        <w:trPr>
          <w:trHeight w:val="155"/>
        </w:trPr>
        <w:tc>
          <w:tcPr>
            <w:tcW w:w="1058" w:type="pct"/>
          </w:tcPr>
          <w:p w14:paraId="6AB26872" w14:textId="77777777" w:rsidR="00FE7BD6" w:rsidRP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P</w:t>
            </w:r>
            <w:r w:rsidRPr="00FE7BD6">
              <w:rPr>
                <w:szCs w:val="16"/>
                <w:lang w:val="x-none" w:eastAsia="x-none"/>
              </w:rPr>
              <w:t>ayload</w:t>
            </w:r>
          </w:p>
        </w:tc>
        <w:tc>
          <w:tcPr>
            <w:tcW w:w="3942" w:type="pct"/>
          </w:tcPr>
          <w:p w14:paraId="50DD80FB" w14:textId="7199D4B7"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Payload is stored according to the format type.</w:t>
            </w:r>
          </w:p>
          <w:p w14:paraId="5CAA0482" w14:textId="3DF95992"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CAN/CANFD ACF: the format shown in </w:t>
            </w:r>
            <w:r>
              <w:rPr>
                <w:szCs w:val="16"/>
                <w:lang w:eastAsia="x-none"/>
              </w:rPr>
              <w:fldChar w:fldCharType="begin"/>
            </w:r>
            <w:r>
              <w:rPr>
                <w:szCs w:val="16"/>
                <w:lang w:eastAsia="x-none"/>
              </w:rPr>
              <w:instrText xml:space="preserve"> REF _Ref190684669 \h </w:instrText>
            </w:r>
            <w:r>
              <w:rPr>
                <w:szCs w:val="16"/>
                <w:lang w:eastAsia="x-none"/>
              </w:rPr>
            </w:r>
            <w:r>
              <w:rPr>
                <w:szCs w:val="16"/>
                <w:lang w:eastAsia="x-none"/>
              </w:rPr>
              <w:fldChar w:fldCharType="separate"/>
            </w:r>
            <w:r w:rsidR="009D560C">
              <w:t xml:space="preserve">Figure </w:t>
            </w:r>
            <w:r w:rsidR="009D560C">
              <w:rPr>
                <w:noProof/>
              </w:rPr>
              <w:t>2</w:t>
            </w:r>
            <w:r w:rsidR="009D560C">
              <w:noBreakHyphen/>
            </w:r>
            <w:r w:rsidR="009D560C">
              <w:rPr>
                <w:noProof/>
              </w:rPr>
              <w:t>2:</w:t>
            </w:r>
            <w:r w:rsidR="009D560C">
              <w:rPr>
                <w:rFonts w:hint="eastAsia"/>
              </w:rPr>
              <w:t xml:space="preserve"> </w:t>
            </w:r>
            <w:r w:rsidR="009D560C">
              <w:t>CAN/CAN</w:t>
            </w:r>
            <w:r w:rsidR="009D560C">
              <w:rPr>
                <w:spacing w:val="-5"/>
              </w:rPr>
              <w:t xml:space="preserve"> </w:t>
            </w:r>
            <w:r w:rsidR="009D560C">
              <w:t>FD</w:t>
            </w:r>
            <w:r w:rsidR="009D560C">
              <w:rPr>
                <w:spacing w:val="-4"/>
              </w:rPr>
              <w:t xml:space="preserve"> </w:t>
            </w:r>
            <w:r w:rsidR="009D560C">
              <w:t>ACF</w:t>
            </w:r>
            <w:r w:rsidR="009D560C">
              <w:rPr>
                <w:spacing w:val="-6"/>
              </w:rPr>
              <w:t xml:space="preserve"> </w:t>
            </w:r>
            <w:r w:rsidR="009D560C">
              <w:rPr>
                <w:spacing w:val="-2"/>
              </w:rPr>
              <w:t>message</w:t>
            </w:r>
            <w:r>
              <w:rPr>
                <w:szCs w:val="16"/>
                <w:lang w:eastAsia="x-none"/>
              </w:rPr>
              <w:fldChar w:fldCharType="end"/>
            </w:r>
          </w:p>
          <w:p w14:paraId="017BDB94" w14:textId="3FB125CE"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Abbreviated CAN/CANFD ACF: the format shown in </w:t>
            </w:r>
            <w:r>
              <w:rPr>
                <w:szCs w:val="16"/>
                <w:lang w:eastAsia="x-none"/>
              </w:rPr>
              <w:fldChar w:fldCharType="begin"/>
            </w:r>
            <w:r>
              <w:rPr>
                <w:szCs w:val="16"/>
                <w:lang w:eastAsia="x-none"/>
              </w:rPr>
              <w:instrText xml:space="preserve"> REF _Ref190684674 \h </w:instrText>
            </w:r>
            <w:r>
              <w:rPr>
                <w:szCs w:val="16"/>
                <w:lang w:eastAsia="x-none"/>
              </w:rPr>
            </w:r>
            <w:r>
              <w:rPr>
                <w:szCs w:val="16"/>
                <w:lang w:eastAsia="x-none"/>
              </w:rPr>
              <w:fldChar w:fldCharType="separate"/>
            </w:r>
            <w:r w:rsidR="009D560C">
              <w:t xml:space="preserve">Figure </w:t>
            </w:r>
            <w:r w:rsidR="009D560C">
              <w:rPr>
                <w:noProof/>
              </w:rPr>
              <w:t>2</w:t>
            </w:r>
            <w:r w:rsidR="009D560C">
              <w:noBreakHyphen/>
            </w:r>
            <w:r w:rsidR="009D560C">
              <w:rPr>
                <w:noProof/>
              </w:rPr>
              <w:t>3:</w:t>
            </w:r>
            <w:r w:rsidR="009D560C">
              <w:rPr>
                <w:rFonts w:hint="eastAsia"/>
              </w:rPr>
              <w:t xml:space="preserve"> </w:t>
            </w:r>
            <w:r w:rsidR="009D560C">
              <w:t>Abbreviated CAN/CAN</w:t>
            </w:r>
            <w:r w:rsidR="009D560C">
              <w:rPr>
                <w:spacing w:val="-5"/>
              </w:rPr>
              <w:t xml:space="preserve"> </w:t>
            </w:r>
            <w:r w:rsidR="009D560C">
              <w:t>FD</w:t>
            </w:r>
            <w:r w:rsidR="009D560C">
              <w:rPr>
                <w:spacing w:val="-4"/>
              </w:rPr>
              <w:t xml:space="preserve"> </w:t>
            </w:r>
            <w:r w:rsidR="009D560C">
              <w:t>ACF</w:t>
            </w:r>
            <w:r w:rsidR="009D560C">
              <w:rPr>
                <w:spacing w:val="-6"/>
              </w:rPr>
              <w:t xml:space="preserve"> </w:t>
            </w:r>
            <w:r w:rsidR="009D560C">
              <w:rPr>
                <w:spacing w:val="-2"/>
              </w:rPr>
              <w:t>message</w:t>
            </w:r>
            <w:r>
              <w:rPr>
                <w:szCs w:val="16"/>
                <w:lang w:eastAsia="x-none"/>
              </w:rPr>
              <w:fldChar w:fldCharType="end"/>
            </w:r>
          </w:p>
          <w:p w14:paraId="4651DE84" w14:textId="5E60DF8E" w:rsidR="00FE7BD6"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IPDU-M: the format shown in </w:t>
            </w:r>
            <w:r>
              <w:rPr>
                <w:szCs w:val="16"/>
                <w:lang w:eastAsia="x-none"/>
              </w:rPr>
              <w:fldChar w:fldCharType="begin"/>
            </w:r>
            <w:r>
              <w:rPr>
                <w:szCs w:val="16"/>
                <w:lang w:eastAsia="x-none"/>
              </w:rPr>
              <w:instrText xml:space="preserve"> REF _Ref189754337 \h </w:instrText>
            </w:r>
            <w:r>
              <w:rPr>
                <w:szCs w:val="16"/>
                <w:lang w:eastAsia="x-none"/>
              </w:rPr>
            </w:r>
            <w:r>
              <w:rPr>
                <w:szCs w:val="16"/>
                <w:lang w:eastAsia="x-none"/>
              </w:rPr>
              <w:fldChar w:fldCharType="separate"/>
            </w:r>
            <w:r w:rsidR="009D560C">
              <w:t xml:space="preserve">Table </w:t>
            </w:r>
            <w:r w:rsidR="009D560C">
              <w:rPr>
                <w:noProof/>
              </w:rPr>
              <w:t>2</w:t>
            </w:r>
            <w:r w:rsidR="009D560C">
              <w:noBreakHyphen/>
            </w:r>
            <w:r w:rsidR="009D560C">
              <w:rPr>
                <w:noProof/>
              </w:rPr>
              <w:t>4:</w:t>
            </w:r>
            <w:r w:rsidR="009D560C">
              <w:rPr>
                <w:rFonts w:hint="eastAsia"/>
              </w:rPr>
              <w:t xml:space="preserve"> </w:t>
            </w:r>
            <w:r w:rsidR="009D560C">
              <w:t>IPDU-M CAN/CANFD</w:t>
            </w:r>
            <w:r w:rsidR="009D560C" w:rsidRPr="00FD6424">
              <w:t xml:space="preserve"> frame structure</w:t>
            </w:r>
            <w:r>
              <w:rPr>
                <w:szCs w:val="16"/>
                <w:lang w:eastAsia="x-none"/>
              </w:rPr>
              <w:fldChar w:fldCharType="end"/>
            </w:r>
          </w:p>
          <w:p w14:paraId="658C63A8" w14:textId="031FAF6F" w:rsidR="003D0C98" w:rsidRPr="00FE7BD6" w:rsidRDefault="003D0C98" w:rsidP="003D0C98">
            <w:pPr>
              <w:tabs>
                <w:tab w:val="left" w:pos="864"/>
              </w:tabs>
              <w:overflowPunct w:val="0"/>
              <w:autoSpaceDE w:val="0"/>
              <w:autoSpaceDN w:val="0"/>
              <w:adjustRightInd w:val="0"/>
              <w:textAlignment w:val="baseline"/>
              <w:rPr>
                <w:szCs w:val="16"/>
                <w:lang w:val="x-none" w:eastAsia="x-none"/>
              </w:rPr>
            </w:pPr>
            <w:r w:rsidRPr="003D0C98">
              <w:rPr>
                <w:szCs w:val="16"/>
                <w:lang w:val="x-none" w:eastAsia="x-none"/>
              </w:rPr>
              <w:t>If the Ethernet frame is less than the minimum size, pad it with zero.</w:t>
            </w:r>
          </w:p>
        </w:tc>
      </w:tr>
    </w:tbl>
    <w:p w14:paraId="6661B6A9" w14:textId="77777777" w:rsidR="0066418E" w:rsidRDefault="0066418E" w:rsidP="0066418E"/>
    <w:p w14:paraId="257CE0F3" w14:textId="3E8A9ACE" w:rsidR="00EC5AD2" w:rsidRPr="00BE5228" w:rsidRDefault="00EC5AD2" w:rsidP="00BE5228">
      <w:pPr>
        <w:pStyle w:val="ReqID"/>
        <w:rPr>
          <w:lang w:val="en-US"/>
        </w:rPr>
      </w:pPr>
      <w:r w:rsidRPr="00BE5228">
        <w:t>[</w:t>
      </w:r>
      <w:r w:rsidR="00CF5BF7" w:rsidRPr="00BE5228">
        <w:t>Gen5GW</w:t>
      </w:r>
      <w:r w:rsidRPr="00BE5228">
        <w:t>_</w:t>
      </w:r>
      <w:r w:rsidR="000F4E6D" w:rsidRPr="00BE5228">
        <w:t>ProtoConv</w:t>
      </w:r>
      <w:r w:rsidRPr="00BE5228">
        <w:t>_AD_C_0</w:t>
      </w:r>
      <w:r w:rsidR="00D625EB">
        <w:t>3</w:t>
      </w:r>
      <w:r w:rsidRPr="00BE5228">
        <w:t>_00</w:t>
      </w:r>
      <w:r w:rsidR="00D625EB">
        <w:t>4</w:t>
      </w:r>
      <w:r w:rsidRPr="00BE5228">
        <w:t>]</w:t>
      </w:r>
    </w:p>
    <w:p w14:paraId="4D0B05B2" w14:textId="0B374BF1" w:rsidR="001F6A90" w:rsidRDefault="00FE7BD6" w:rsidP="00032018">
      <w:pPr>
        <w:spacing w:after="120"/>
      </w:pPr>
      <w:r w:rsidRPr="0046020F">
        <w:fldChar w:fldCharType="begin"/>
      </w:r>
      <w:r w:rsidRPr="0046020F">
        <w:instrText xml:space="preserve"> </w:instrText>
      </w:r>
      <w:r w:rsidRPr="0046020F">
        <w:rPr>
          <w:rFonts w:hint="eastAsia"/>
        </w:rPr>
        <w:instrText>REF _Ref74051562 \h</w:instrText>
      </w:r>
      <w:r w:rsidRPr="0046020F">
        <w:instrText xml:space="preserve"> </w:instrText>
      </w:r>
      <w:r w:rsidR="0046020F" w:rsidRPr="0046020F">
        <w:instrText xml:space="preserve"> \* MERGEFORMAT </w:instrText>
      </w:r>
      <w:r w:rsidRPr="0046020F">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6</w:t>
      </w:r>
      <w:r w:rsidRPr="0046020F">
        <w:fldChar w:fldCharType="end"/>
      </w:r>
      <w:r w:rsidR="003E710D" w:rsidRPr="00171BEB">
        <w:rPr>
          <w:color w:val="0070C0"/>
        </w:rPr>
        <w:t xml:space="preserve"> </w:t>
      </w:r>
      <w:r w:rsidR="003E710D" w:rsidRPr="0002144A">
        <w:t>shows the details of the conversion method. The software operates based on the conversion method selected at initialization.</w:t>
      </w:r>
      <w:r w:rsidR="001A17A3">
        <w:t xml:space="preserve"> </w:t>
      </w:r>
    </w:p>
    <w:p w14:paraId="50FC8707" w14:textId="25758033" w:rsidR="00FE7BD6" w:rsidRPr="00FE7BD6" w:rsidRDefault="00FE7BD6" w:rsidP="00032018">
      <w:pPr>
        <w:keepNext/>
        <w:spacing w:after="120"/>
        <w:jc w:val="center"/>
        <w:rPr>
          <w:b/>
          <w:bCs/>
          <w:szCs w:val="21"/>
        </w:rPr>
      </w:pPr>
      <w:bookmarkStart w:id="139" w:name="_Ref74051562"/>
      <w:bookmarkStart w:id="140" w:name="_Ref190693340"/>
      <w:r w:rsidRPr="00FE7BD6">
        <w:rPr>
          <w:b/>
          <w:bCs/>
          <w:szCs w:val="21"/>
        </w:rPr>
        <w:t xml:space="preserve">Table </w:t>
      </w:r>
      <w:r w:rsidR="00596B95">
        <w:rPr>
          <w:b/>
          <w:bCs/>
          <w:szCs w:val="21"/>
        </w:rPr>
        <w:fldChar w:fldCharType="begin"/>
      </w:r>
      <w:r w:rsidR="00596B95">
        <w:rPr>
          <w:b/>
          <w:bCs/>
          <w:szCs w:val="21"/>
        </w:rPr>
        <w:instrText xml:space="preserve"> STYLEREF 1 \s </w:instrText>
      </w:r>
      <w:r w:rsidR="00596B95">
        <w:rPr>
          <w:b/>
          <w:bCs/>
          <w:szCs w:val="21"/>
        </w:rPr>
        <w:fldChar w:fldCharType="separate"/>
      </w:r>
      <w:r w:rsidR="009D560C">
        <w:rPr>
          <w:b/>
          <w:bCs/>
          <w:noProof/>
          <w:szCs w:val="21"/>
        </w:rPr>
        <w:t>2</w:t>
      </w:r>
      <w:r w:rsidR="00596B95">
        <w:rPr>
          <w:b/>
          <w:bCs/>
          <w:szCs w:val="21"/>
        </w:rPr>
        <w:fldChar w:fldCharType="end"/>
      </w:r>
      <w:r w:rsidR="00596B95">
        <w:rPr>
          <w:b/>
          <w:bCs/>
          <w:szCs w:val="21"/>
        </w:rPr>
        <w:noBreakHyphen/>
      </w:r>
      <w:r w:rsidR="00596B95">
        <w:rPr>
          <w:b/>
          <w:bCs/>
          <w:szCs w:val="21"/>
        </w:rPr>
        <w:fldChar w:fldCharType="begin"/>
      </w:r>
      <w:r w:rsidR="00596B95">
        <w:rPr>
          <w:b/>
          <w:bCs/>
          <w:szCs w:val="21"/>
        </w:rPr>
        <w:instrText xml:space="preserve"> SEQ Table \* ARABIC \s 1 </w:instrText>
      </w:r>
      <w:r w:rsidR="00596B95">
        <w:rPr>
          <w:b/>
          <w:bCs/>
          <w:szCs w:val="21"/>
        </w:rPr>
        <w:fldChar w:fldCharType="separate"/>
      </w:r>
      <w:r w:rsidR="009D560C">
        <w:rPr>
          <w:b/>
          <w:bCs/>
          <w:noProof/>
          <w:szCs w:val="21"/>
        </w:rPr>
        <w:t>6</w:t>
      </w:r>
      <w:r w:rsidR="00596B95">
        <w:rPr>
          <w:b/>
          <w:bCs/>
          <w:szCs w:val="21"/>
        </w:rPr>
        <w:fldChar w:fldCharType="end"/>
      </w:r>
      <w:bookmarkEnd w:id="139"/>
      <w:r w:rsidR="001236B6">
        <w:rPr>
          <w:b/>
          <w:bCs/>
          <w:szCs w:val="21"/>
        </w:rPr>
        <w:t>:</w:t>
      </w:r>
      <w:r w:rsidRPr="00FE7BD6">
        <w:rPr>
          <w:b/>
          <w:bCs/>
          <w:szCs w:val="21"/>
        </w:rPr>
        <w:t xml:space="preserve"> Ethernet Conversion Type</w:t>
      </w:r>
      <w:bookmarkEnd w:id="1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8235"/>
      </w:tblGrid>
      <w:tr w:rsidR="00FE7BD6" w:rsidRPr="00FE7BD6" w14:paraId="781CD57C" w14:textId="77777777" w:rsidTr="002B081D">
        <w:tc>
          <w:tcPr>
            <w:tcW w:w="895" w:type="pct"/>
            <w:shd w:val="clear" w:color="auto" w:fill="D9D9D9"/>
          </w:tcPr>
          <w:p w14:paraId="02D5041E" w14:textId="77777777" w:rsidR="00FE7BD6" w:rsidRPr="00FE7BD6" w:rsidRDefault="00FE7BD6" w:rsidP="00032018">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Conversion Type</w:t>
            </w:r>
          </w:p>
        </w:tc>
        <w:tc>
          <w:tcPr>
            <w:tcW w:w="4105" w:type="pct"/>
            <w:shd w:val="clear" w:color="auto" w:fill="D9D9D9"/>
          </w:tcPr>
          <w:p w14:paraId="410BADF1" w14:textId="77777777" w:rsidR="00FE7BD6" w:rsidRPr="00FE7BD6" w:rsidRDefault="00FE7BD6" w:rsidP="00032018">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FE7BD6" w:rsidRPr="00FE7BD6" w14:paraId="7262ADB4" w14:textId="77777777" w:rsidTr="002B081D">
        <w:trPr>
          <w:trHeight w:val="155"/>
        </w:trPr>
        <w:tc>
          <w:tcPr>
            <w:tcW w:w="895" w:type="pct"/>
          </w:tcPr>
          <w:p w14:paraId="0536EC36" w14:textId="77777777" w:rsidR="00FE7BD6" w:rsidRPr="00FE7BD6" w:rsidRDefault="00FE7BD6" w:rsidP="00032018">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Basic Type</w:t>
            </w:r>
          </w:p>
        </w:tc>
        <w:tc>
          <w:tcPr>
            <w:tcW w:w="4105" w:type="pct"/>
          </w:tcPr>
          <w:p w14:paraId="0BB67993" w14:textId="420BC66F" w:rsidR="00C74CC7" w:rsidRPr="001236B6" w:rsidRDefault="00C74CC7" w:rsidP="00032018">
            <w:pPr>
              <w:tabs>
                <w:tab w:val="left" w:pos="864"/>
              </w:tabs>
              <w:overflowPunct w:val="0"/>
              <w:autoSpaceDE w:val="0"/>
              <w:autoSpaceDN w:val="0"/>
              <w:adjustRightInd w:val="0"/>
              <w:textAlignment w:val="baseline"/>
              <w:rPr>
                <w:szCs w:val="16"/>
                <w:lang w:val="x-none" w:eastAsia="x-none"/>
              </w:rPr>
            </w:pPr>
            <w:r w:rsidRPr="001236B6">
              <w:rPr>
                <w:szCs w:val="16"/>
                <w:lang w:val="x-none" w:eastAsia="x-none"/>
              </w:rPr>
              <w:t>Convert one CAN frame to one Ethernet frame sequentially.</w:t>
            </w:r>
          </w:p>
        </w:tc>
      </w:tr>
      <w:tr w:rsidR="008130B7" w:rsidRPr="00FE7BD6" w14:paraId="57353363" w14:textId="77777777" w:rsidTr="002B081D">
        <w:trPr>
          <w:trHeight w:val="155"/>
        </w:trPr>
        <w:tc>
          <w:tcPr>
            <w:tcW w:w="895" w:type="pct"/>
          </w:tcPr>
          <w:p w14:paraId="3298A8D3" w14:textId="5F0D3BAA" w:rsidR="008130B7" w:rsidRPr="00FE7BD6" w:rsidRDefault="008130B7" w:rsidP="00032018">
            <w:pPr>
              <w:tabs>
                <w:tab w:val="left" w:pos="864"/>
              </w:tabs>
              <w:overflowPunct w:val="0"/>
              <w:autoSpaceDE w:val="0"/>
              <w:autoSpaceDN w:val="0"/>
              <w:adjustRightInd w:val="0"/>
              <w:textAlignment w:val="baseline"/>
              <w:rPr>
                <w:szCs w:val="16"/>
                <w:lang w:val="x-none" w:eastAsia="x-none"/>
              </w:rPr>
            </w:pPr>
            <w:r>
              <w:rPr>
                <w:rFonts w:hint="eastAsia"/>
                <w:szCs w:val="16"/>
                <w:lang w:val="x-none"/>
              </w:rPr>
              <w:t>Buffer Type</w:t>
            </w:r>
          </w:p>
        </w:tc>
        <w:tc>
          <w:tcPr>
            <w:tcW w:w="4105" w:type="pct"/>
          </w:tcPr>
          <w:p w14:paraId="65DD9FD8" w14:textId="77777777"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Convert one or more CAN frames into one Ethernet frame.</w:t>
            </w:r>
          </w:p>
          <w:p w14:paraId="024A11F1" w14:textId="77777777"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A CAN frame is converted to an Ethernet frame when the following transmission conditions are met.</w:t>
            </w:r>
          </w:p>
          <w:p w14:paraId="6E9EF050" w14:textId="77777777"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 When even receiving one more CAN frame with the minimum size (CAN/CANFD frame with DLC=0) makes Mix Rx Buffer overflow.</w:t>
            </w:r>
          </w:p>
          <w:p w14:paraId="62761BE2" w14:textId="7F47993D"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 When the number of the frames stored in the Mix Rx Buffer exceeds the set threshold value</w:t>
            </w:r>
            <w:r>
              <w:rPr>
                <w:szCs w:val="16"/>
                <w:lang w:val="x-none"/>
              </w:rPr>
              <w:t>.</w:t>
            </w:r>
          </w:p>
          <w:p w14:paraId="68189061" w14:textId="2DD514AB"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 When time has elapsed for a conversion cycle</w:t>
            </w:r>
            <w:r>
              <w:rPr>
                <w:szCs w:val="16"/>
                <w:lang w:val="x-none"/>
              </w:rPr>
              <w:t>.</w:t>
            </w:r>
          </w:p>
          <w:p w14:paraId="1167CCEE" w14:textId="77777777" w:rsidR="00F3284D" w:rsidRPr="00F3284D"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 When the trigger transmit API is called.</w:t>
            </w:r>
          </w:p>
          <w:p w14:paraId="25916DFC" w14:textId="5CFB9F06" w:rsidR="00525D38" w:rsidRPr="001236B6" w:rsidRDefault="00F3284D" w:rsidP="00F3284D">
            <w:pPr>
              <w:tabs>
                <w:tab w:val="left" w:pos="864"/>
              </w:tabs>
              <w:overflowPunct w:val="0"/>
              <w:autoSpaceDE w:val="0"/>
              <w:autoSpaceDN w:val="0"/>
              <w:adjustRightInd w:val="0"/>
              <w:textAlignment w:val="baseline"/>
              <w:rPr>
                <w:szCs w:val="16"/>
                <w:lang w:val="x-none"/>
              </w:rPr>
            </w:pPr>
            <w:r w:rsidRPr="00F3284D">
              <w:rPr>
                <w:szCs w:val="16"/>
                <w:lang w:val="x-none"/>
              </w:rPr>
              <w:t>If CAN frame is the emergency frame, store</w:t>
            </w:r>
            <w:r>
              <w:rPr>
                <w:szCs w:val="16"/>
                <w:lang w:val="x-none"/>
              </w:rPr>
              <w:t xml:space="preserve"> it</w:t>
            </w:r>
            <w:r w:rsidRPr="00F3284D">
              <w:rPr>
                <w:szCs w:val="16"/>
                <w:lang w:val="x-none"/>
              </w:rPr>
              <w:t xml:space="preserve"> in CAN Rx Buffer and send immediately.</w:t>
            </w:r>
          </w:p>
        </w:tc>
      </w:tr>
    </w:tbl>
    <w:p w14:paraId="52A5028C" w14:textId="58F59C53" w:rsidR="00D366A3" w:rsidRPr="000A5519" w:rsidRDefault="00DE71F4" w:rsidP="00032018">
      <w:pPr>
        <w:spacing w:after="120"/>
      </w:pPr>
      <w:r w:rsidRPr="00DE71F4">
        <w:t>The time elapsed for the conversion cycle is realized by periodically executing the MainFunction API, which performs the transmission process when the time for the conversion cycle has elapsed.</w:t>
      </w:r>
    </w:p>
    <w:p w14:paraId="015A5E3B" w14:textId="76FBD833" w:rsidR="00D625EB" w:rsidRDefault="00D625EB" w:rsidP="008A4FCB">
      <w:pPr>
        <w:pStyle w:val="RefIDs"/>
      </w:pPr>
      <w:r w:rsidRPr="00696D29">
        <w:t xml:space="preserve">[Covers: </w:t>
      </w:r>
      <w:r w:rsidRPr="00D625EB">
        <w:t>req-8552172-00905314</w:t>
      </w:r>
      <w:r w:rsidRPr="00696D29">
        <w:t>]</w:t>
      </w:r>
    </w:p>
    <w:p w14:paraId="459FE8DB" w14:textId="281D3100" w:rsidR="00805AFF" w:rsidRDefault="008130B7" w:rsidP="00032018">
      <w:pPr>
        <w:pStyle w:val="RefIDs"/>
      </w:pPr>
      <w:r w:rsidRPr="00696D29">
        <w:t xml:space="preserve">[Covers: </w:t>
      </w:r>
      <w:r w:rsidR="009B6C67" w:rsidRPr="009B6C67">
        <w:t>req-8552172-00904667</w:t>
      </w:r>
      <w:r w:rsidRPr="00696D29">
        <w:t>]</w:t>
      </w:r>
    </w:p>
    <w:p w14:paraId="447E34A1" w14:textId="615FDF6B" w:rsidR="008A4FCB" w:rsidRPr="008A4FCB" w:rsidRDefault="009A6806" w:rsidP="008A4FCB">
      <w:pPr>
        <w:rPr>
          <w:lang w:val="en-GB"/>
        </w:rPr>
      </w:pPr>
      <w:r>
        <w:rPr>
          <w:lang w:val="en-GB"/>
        </w:rPr>
        <w:fldChar w:fldCharType="begin"/>
      </w:r>
      <w:r>
        <w:rPr>
          <w:lang w:val="en-GB"/>
        </w:rPr>
        <w:instrText xml:space="preserve"> REF _Ref163043404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5</w:t>
      </w:r>
      <w:r>
        <w:rPr>
          <w:lang w:val="en-GB"/>
        </w:rPr>
        <w:fldChar w:fldCharType="end"/>
      </w:r>
      <w:r>
        <w:rPr>
          <w:lang w:val="en-GB"/>
        </w:rPr>
        <w:t xml:space="preserve"> </w:t>
      </w:r>
      <w:r w:rsidR="008A4FCB" w:rsidRPr="008A4FCB">
        <w:rPr>
          <w:lang w:val="en-GB"/>
        </w:rPr>
        <w:t>shows the process of CAN to Ethernet Conversion in Basic type.</w:t>
      </w:r>
    </w:p>
    <w:p w14:paraId="38B5D9C2" w14:textId="563E2039" w:rsidR="008A4FCB" w:rsidRPr="008A4FCB" w:rsidRDefault="00900A99" w:rsidP="008A4FCB">
      <w:pPr>
        <w:rPr>
          <w:lang w:val="en-GB"/>
        </w:rPr>
      </w:pPr>
      <w:r>
        <w:rPr>
          <w:lang w:val="en-GB"/>
        </w:rPr>
        <w:fldChar w:fldCharType="begin"/>
      </w:r>
      <w:r>
        <w:rPr>
          <w:lang w:val="en-GB"/>
        </w:rPr>
        <w:instrText xml:space="preserve"> REF _Ref163042922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6</w:t>
      </w:r>
      <w:r>
        <w:rPr>
          <w:lang w:val="en-GB"/>
        </w:rPr>
        <w:fldChar w:fldCharType="end"/>
      </w:r>
      <w:r>
        <w:rPr>
          <w:lang w:val="en-GB"/>
        </w:rPr>
        <w:t xml:space="preserve"> </w:t>
      </w:r>
      <w:r w:rsidR="008A4FCB" w:rsidRPr="008A4FCB">
        <w:rPr>
          <w:lang w:val="en-GB"/>
        </w:rPr>
        <w:t>shows the process of CAN to Ethernet Conversion in Buffer type.</w:t>
      </w:r>
    </w:p>
    <w:p w14:paraId="15F42D54" w14:textId="77777777" w:rsidR="00AE65DE" w:rsidRDefault="00AE65DE" w:rsidP="00C065C4">
      <w:pPr>
        <w:rPr>
          <w:lang w:val="en-GB"/>
        </w:rPr>
      </w:pPr>
    </w:p>
    <w:p w14:paraId="536E83E0" w14:textId="5E339ECF" w:rsidR="00671B16" w:rsidRPr="00671B16" w:rsidRDefault="00671B16" w:rsidP="00671B16">
      <w:r w:rsidRPr="00671B16">
        <w:rPr>
          <w:noProof/>
        </w:rPr>
        <w:lastRenderedPageBreak/>
        <w:drawing>
          <wp:inline distT="0" distB="0" distL="0" distR="0" wp14:anchorId="46AF7028" wp14:editId="554549F8">
            <wp:extent cx="6376035" cy="6153785"/>
            <wp:effectExtent l="0" t="0" r="5715" b="0"/>
            <wp:docPr id="6411126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6035" cy="6153785"/>
                    </a:xfrm>
                    <a:prstGeom prst="rect">
                      <a:avLst/>
                    </a:prstGeom>
                    <a:noFill/>
                    <a:ln>
                      <a:noFill/>
                    </a:ln>
                  </pic:spPr>
                </pic:pic>
              </a:graphicData>
            </a:graphic>
          </wp:inline>
        </w:drawing>
      </w:r>
    </w:p>
    <w:p w14:paraId="405F84DA" w14:textId="59892E3D" w:rsidR="001A17A3" w:rsidRDefault="001A17A3" w:rsidP="00C065C4">
      <w:pPr>
        <w:rPr>
          <w:lang w:val="en-GB"/>
        </w:rPr>
      </w:pPr>
    </w:p>
    <w:p w14:paraId="73BC858B" w14:textId="673BBAF3" w:rsidR="001A17A3" w:rsidRDefault="001A17A3" w:rsidP="00E10491">
      <w:pPr>
        <w:pStyle w:val="Caption"/>
      </w:pPr>
      <w:bookmarkStart w:id="141" w:name="_Ref163043404"/>
      <w:bookmarkStart w:id="142" w:name="_Ref189754227"/>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5</w:t>
      </w:r>
      <w:r w:rsidR="009D560C">
        <w:rPr>
          <w:noProof/>
        </w:rPr>
        <w:fldChar w:fldCharType="end"/>
      </w:r>
      <w:bookmarkEnd w:id="141"/>
      <w:r w:rsidRPr="004B6C39">
        <w:t xml:space="preserve">: </w:t>
      </w:r>
      <w:r w:rsidRPr="00C065C4">
        <w:t xml:space="preserve">Process of </w:t>
      </w:r>
      <w:r>
        <w:rPr>
          <w:rFonts w:hint="eastAsia"/>
        </w:rPr>
        <w:t xml:space="preserve">CAN to Ethernet Conversion in </w:t>
      </w:r>
      <w:r w:rsidRPr="00C065C4">
        <w:t>B</w:t>
      </w:r>
      <w:r>
        <w:rPr>
          <w:rFonts w:hint="eastAsia"/>
        </w:rPr>
        <w:t>asic</w:t>
      </w:r>
      <w:r w:rsidRPr="00C065C4">
        <w:t xml:space="preserve"> type</w:t>
      </w:r>
      <w:r>
        <w:rPr>
          <w:rFonts w:hint="eastAsia"/>
        </w:rPr>
        <w:t xml:space="preserve"> (CAN/CANFD)</w:t>
      </w:r>
      <w:bookmarkEnd w:id="142"/>
    </w:p>
    <w:p w14:paraId="3FCEAB14" w14:textId="77777777" w:rsidR="001A17A3" w:rsidRPr="001A17A3" w:rsidRDefault="001A17A3" w:rsidP="00C065C4"/>
    <w:p w14:paraId="546720B6" w14:textId="40C39853" w:rsidR="00671B16" w:rsidRPr="00671B16" w:rsidRDefault="00671B16" w:rsidP="00671B16">
      <w:r w:rsidRPr="00671B16">
        <w:rPr>
          <w:noProof/>
        </w:rPr>
        <w:lastRenderedPageBreak/>
        <w:drawing>
          <wp:inline distT="0" distB="0" distL="0" distR="0" wp14:anchorId="6993566A" wp14:editId="753ECFB4">
            <wp:extent cx="6376035" cy="7620000"/>
            <wp:effectExtent l="0" t="0" r="5715" b="0"/>
            <wp:docPr id="1796317248"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7248" name="Picture 35"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6035" cy="7620000"/>
                    </a:xfrm>
                    <a:prstGeom prst="rect">
                      <a:avLst/>
                    </a:prstGeom>
                    <a:noFill/>
                    <a:ln>
                      <a:noFill/>
                    </a:ln>
                  </pic:spPr>
                </pic:pic>
              </a:graphicData>
            </a:graphic>
          </wp:inline>
        </w:drawing>
      </w:r>
    </w:p>
    <w:p w14:paraId="10EA47E8" w14:textId="3D2B6AA6" w:rsidR="00C065C4" w:rsidRDefault="00C065C4" w:rsidP="00C065C4">
      <w:pPr>
        <w:rPr>
          <w:lang w:val="en-GB"/>
        </w:rPr>
      </w:pPr>
    </w:p>
    <w:p w14:paraId="060E6247" w14:textId="6B103F36" w:rsidR="00C065C4" w:rsidRDefault="00C065C4" w:rsidP="00E10491">
      <w:pPr>
        <w:pStyle w:val="Caption"/>
      </w:pPr>
      <w:bookmarkStart w:id="143" w:name="_Ref163042922"/>
      <w:bookmarkStart w:id="144" w:name="_Ref189754243"/>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6</w:t>
      </w:r>
      <w:r w:rsidR="009D560C">
        <w:rPr>
          <w:noProof/>
        </w:rPr>
        <w:fldChar w:fldCharType="end"/>
      </w:r>
      <w:bookmarkEnd w:id="143"/>
      <w:r w:rsidRPr="004B6C39">
        <w:t xml:space="preserve">: </w:t>
      </w:r>
      <w:r w:rsidRPr="00C065C4">
        <w:t xml:space="preserve">Process of </w:t>
      </w:r>
      <w:r>
        <w:rPr>
          <w:rFonts w:hint="eastAsia"/>
        </w:rPr>
        <w:t xml:space="preserve">CAN to Ethernet Conversion in </w:t>
      </w:r>
      <w:r w:rsidRPr="00C065C4">
        <w:t>Buffer type</w:t>
      </w:r>
      <w:r>
        <w:rPr>
          <w:rFonts w:hint="eastAsia"/>
        </w:rPr>
        <w:t xml:space="preserve"> (CAN/CANFD)</w:t>
      </w:r>
      <w:bookmarkEnd w:id="144"/>
    </w:p>
    <w:p w14:paraId="54EE6F6D" w14:textId="566CF886" w:rsidR="00671B16" w:rsidRDefault="00671B16">
      <w:pPr>
        <w:jc w:val="left"/>
      </w:pPr>
      <w:r>
        <w:br w:type="page"/>
      </w:r>
    </w:p>
    <w:p w14:paraId="35FA2F8C" w14:textId="034703E4" w:rsidR="004815B5" w:rsidRPr="00FE7BD6" w:rsidRDefault="004815B5" w:rsidP="00D10EB4">
      <w:pPr>
        <w:pStyle w:val="Heading3"/>
      </w:pPr>
      <w:bookmarkStart w:id="145" w:name="_Toc203383954"/>
      <w:r>
        <w:lastRenderedPageBreak/>
        <w:t>LI</w:t>
      </w:r>
      <w:r w:rsidRPr="00FE7BD6">
        <w:t>N to Ethernet Conversion Function</w:t>
      </w:r>
      <w:bookmarkEnd w:id="145"/>
    </w:p>
    <w:p w14:paraId="59FEF017" w14:textId="673EE276" w:rsidR="004815B5" w:rsidRDefault="004815B5" w:rsidP="004815B5">
      <w:pPr>
        <w:spacing w:after="120"/>
      </w:pPr>
      <w:r w:rsidRPr="004D64DA">
        <w:t xml:space="preserve">This software receives </w:t>
      </w:r>
      <w:r w:rsidR="00723D73">
        <w:t>LIN</w:t>
      </w:r>
      <w:r>
        <w:t xml:space="preserve"> frame</w:t>
      </w:r>
      <w:r w:rsidRPr="004D64DA">
        <w:t xml:space="preserve">s by the user application calling the API of this software. The composition of </w:t>
      </w:r>
      <w:r w:rsidR="00723D73">
        <w:t xml:space="preserve">LIN </w:t>
      </w:r>
      <w:r w:rsidRPr="004D64DA">
        <w:t xml:space="preserve">frames received by this software </w:t>
      </w:r>
      <w:r>
        <w:t>are</w:t>
      </w:r>
      <w:r w:rsidRPr="004D64DA">
        <w:t xml:space="preserve"> shown in</w:t>
      </w:r>
      <w:r w:rsidR="001523E6">
        <w:t xml:space="preserve"> </w:t>
      </w:r>
      <w:r w:rsidR="00216B2C">
        <w:fldChar w:fldCharType="begin"/>
      </w:r>
      <w:r w:rsidR="00216B2C">
        <w:instrText xml:space="preserve"> REF _Ref191556188 \h </w:instrText>
      </w:r>
      <w:r w:rsidR="00216B2C">
        <w:fldChar w:fldCharType="separate"/>
      </w:r>
      <w:r w:rsidR="009D560C">
        <w:t xml:space="preserve">Figure </w:t>
      </w:r>
      <w:r w:rsidR="009D560C">
        <w:rPr>
          <w:noProof/>
        </w:rPr>
        <w:t>2</w:t>
      </w:r>
      <w:r w:rsidR="009D560C">
        <w:noBreakHyphen/>
      </w:r>
      <w:r w:rsidR="009D560C">
        <w:rPr>
          <w:noProof/>
        </w:rPr>
        <w:t>7</w:t>
      </w:r>
      <w:r w:rsidR="00216B2C">
        <w:fldChar w:fldCharType="end"/>
      </w:r>
      <w:r w:rsidR="00216B2C">
        <w:t xml:space="preserve"> </w:t>
      </w:r>
      <w:r w:rsidR="009309CB">
        <w:t xml:space="preserve">and </w:t>
      </w:r>
      <w:r w:rsidR="00216B2C">
        <w:fldChar w:fldCharType="begin"/>
      </w:r>
      <w:r w:rsidR="00216B2C">
        <w:instrText xml:space="preserve"> REF _Ref191556202 \h </w:instrText>
      </w:r>
      <w:r w:rsidR="00216B2C">
        <w:fldChar w:fldCharType="separate"/>
      </w:r>
      <w:r w:rsidR="009D560C">
        <w:t xml:space="preserve">Table </w:t>
      </w:r>
      <w:r w:rsidR="009D560C">
        <w:rPr>
          <w:noProof/>
        </w:rPr>
        <w:t>2</w:t>
      </w:r>
      <w:r w:rsidR="009D560C">
        <w:noBreakHyphen/>
      </w:r>
      <w:r w:rsidR="009D560C">
        <w:rPr>
          <w:noProof/>
        </w:rPr>
        <w:t>8</w:t>
      </w:r>
      <w:r w:rsidR="00216B2C">
        <w:fldChar w:fldCharType="end"/>
      </w:r>
      <w:r>
        <w:t>.</w:t>
      </w:r>
    </w:p>
    <w:p w14:paraId="244D8137" w14:textId="1BC7274F" w:rsidR="004815B5" w:rsidRDefault="004815B5" w:rsidP="00E10491">
      <w:pPr>
        <w:pStyle w:val="Caption"/>
      </w:pPr>
      <w:bookmarkStart w:id="146" w:name="_Ref187667859"/>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w:t>
      </w:r>
      <w:r w:rsidR="009D560C">
        <w:rPr>
          <w:noProof/>
        </w:rPr>
        <w:fldChar w:fldCharType="end"/>
      </w:r>
      <w:r>
        <w:rPr>
          <w:noProof/>
        </w:rPr>
        <w:t>:</w:t>
      </w:r>
      <w:r>
        <w:rPr>
          <w:rFonts w:hint="eastAsia"/>
        </w:rPr>
        <w:t xml:space="preserve"> </w:t>
      </w:r>
      <w:r w:rsidR="00DE0905">
        <w:t xml:space="preserve">ACF </w:t>
      </w:r>
      <w:r w:rsidR="008A2686">
        <w:t>LIN</w:t>
      </w:r>
      <w:r w:rsidRPr="00FD6424">
        <w:t xml:space="preserve"> frame structure</w:t>
      </w:r>
      <w:bookmarkEnd w:id="1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883"/>
        <w:gridCol w:w="7321"/>
      </w:tblGrid>
      <w:tr w:rsidR="004815B5" w:rsidRPr="00613BDF" w14:paraId="7BE72F3D" w14:textId="77777777" w:rsidTr="004815B5">
        <w:tc>
          <w:tcPr>
            <w:tcW w:w="911" w:type="pct"/>
            <w:shd w:val="clear" w:color="auto" w:fill="D9D9D9"/>
          </w:tcPr>
          <w:p w14:paraId="4C62F32C" w14:textId="77777777" w:rsidR="004815B5" w:rsidRPr="00267168" w:rsidRDefault="004815B5" w:rsidP="00991DCB">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440" w:type="pct"/>
            <w:shd w:val="clear" w:color="auto" w:fill="D9D9D9"/>
          </w:tcPr>
          <w:p w14:paraId="0B17B0CF" w14:textId="77777777" w:rsidR="004815B5" w:rsidRPr="00267168" w:rsidRDefault="004815B5" w:rsidP="00991DCB">
            <w:pPr>
              <w:tabs>
                <w:tab w:val="left" w:pos="864"/>
              </w:tabs>
              <w:overflowPunct w:val="0"/>
              <w:autoSpaceDE w:val="0"/>
              <w:autoSpaceDN w:val="0"/>
              <w:adjustRightInd w:val="0"/>
              <w:textAlignment w:val="baseline"/>
              <w:rPr>
                <w:rFonts w:eastAsia="Meiryo UI"/>
                <w:b/>
                <w:szCs w:val="20"/>
              </w:rPr>
            </w:pPr>
            <w:r>
              <w:rPr>
                <w:rFonts w:eastAsia="Meiryo UI"/>
                <w:b/>
                <w:szCs w:val="20"/>
              </w:rPr>
              <w:t>Length</w:t>
            </w:r>
          </w:p>
        </w:tc>
        <w:tc>
          <w:tcPr>
            <w:tcW w:w="3649" w:type="pct"/>
            <w:shd w:val="clear" w:color="auto" w:fill="D9D9D9"/>
          </w:tcPr>
          <w:p w14:paraId="26E6B62A" w14:textId="77777777" w:rsidR="004815B5" w:rsidRPr="00267168" w:rsidRDefault="004815B5" w:rsidP="00991DCB">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4815B5" w:rsidRPr="00613BDF" w14:paraId="155C2455" w14:textId="77777777" w:rsidTr="004815B5">
        <w:trPr>
          <w:trHeight w:val="155"/>
        </w:trPr>
        <w:tc>
          <w:tcPr>
            <w:tcW w:w="911" w:type="pct"/>
          </w:tcPr>
          <w:p w14:paraId="6F0C2A06" w14:textId="77777777" w:rsidR="004815B5" w:rsidRPr="00D94B2B" w:rsidRDefault="004815B5" w:rsidP="00991DCB">
            <w:pPr>
              <w:tabs>
                <w:tab w:val="left" w:pos="864"/>
              </w:tabs>
              <w:overflowPunct w:val="0"/>
              <w:autoSpaceDE w:val="0"/>
              <w:autoSpaceDN w:val="0"/>
              <w:adjustRightInd w:val="0"/>
              <w:textAlignment w:val="baseline"/>
              <w:rPr>
                <w:szCs w:val="16"/>
                <w:lang w:eastAsia="x-none"/>
              </w:rPr>
            </w:pPr>
            <w:r>
              <w:rPr>
                <w:szCs w:val="16"/>
                <w:lang w:val="x-none"/>
              </w:rPr>
              <w:t>acf_msg_type</w:t>
            </w:r>
          </w:p>
        </w:tc>
        <w:tc>
          <w:tcPr>
            <w:tcW w:w="440" w:type="pct"/>
          </w:tcPr>
          <w:p w14:paraId="40B5138D" w14:textId="77777777" w:rsidR="004815B5" w:rsidRDefault="004815B5" w:rsidP="00991DCB">
            <w:pPr>
              <w:tabs>
                <w:tab w:val="left" w:pos="864"/>
              </w:tabs>
              <w:overflowPunct w:val="0"/>
              <w:autoSpaceDE w:val="0"/>
              <w:autoSpaceDN w:val="0"/>
              <w:adjustRightInd w:val="0"/>
              <w:textAlignment w:val="baseline"/>
              <w:rPr>
                <w:szCs w:val="16"/>
                <w:lang w:eastAsia="x-none"/>
              </w:rPr>
            </w:pPr>
            <w:r>
              <w:rPr>
                <w:szCs w:val="16"/>
                <w:lang w:eastAsia="x-none"/>
              </w:rPr>
              <w:t>7 bits</w:t>
            </w:r>
          </w:p>
        </w:tc>
        <w:tc>
          <w:tcPr>
            <w:tcW w:w="3649" w:type="pct"/>
          </w:tcPr>
          <w:p w14:paraId="7DBBED4C" w14:textId="77777777" w:rsidR="004815B5" w:rsidRDefault="004815B5" w:rsidP="00991DCB">
            <w:pPr>
              <w:tabs>
                <w:tab w:val="left" w:pos="864"/>
              </w:tabs>
              <w:overflowPunct w:val="0"/>
              <w:autoSpaceDE w:val="0"/>
              <w:autoSpaceDN w:val="0"/>
              <w:adjustRightInd w:val="0"/>
              <w:textAlignment w:val="baseline"/>
              <w:rPr>
                <w:szCs w:val="16"/>
                <w:lang w:eastAsia="x-none"/>
              </w:rPr>
            </w:pPr>
            <w:r>
              <w:rPr>
                <w:szCs w:val="16"/>
                <w:lang w:eastAsia="x-none"/>
              </w:rPr>
              <w:t xml:space="preserve">This field </w:t>
            </w:r>
            <w:r w:rsidRPr="00663C0B">
              <w:rPr>
                <w:szCs w:val="16"/>
                <w:lang w:eastAsia="x-none"/>
              </w:rPr>
              <w:t>describes the type of message contained in the message payload</w:t>
            </w:r>
            <w:r>
              <w:rPr>
                <w:szCs w:val="16"/>
                <w:lang w:eastAsia="x-none"/>
              </w:rPr>
              <w:t>.</w:t>
            </w:r>
          </w:p>
          <w:p w14:paraId="5B70E709" w14:textId="02972CF5" w:rsidR="004815B5" w:rsidRPr="00267168" w:rsidRDefault="004815B5" w:rsidP="004815B5">
            <w:pPr>
              <w:tabs>
                <w:tab w:val="left" w:pos="864"/>
              </w:tabs>
              <w:overflowPunct w:val="0"/>
              <w:autoSpaceDE w:val="0"/>
              <w:autoSpaceDN w:val="0"/>
              <w:adjustRightInd w:val="0"/>
              <w:textAlignment w:val="baseline"/>
              <w:rPr>
                <w:szCs w:val="16"/>
                <w:lang w:val="x-none"/>
              </w:rPr>
            </w:pPr>
            <w:r w:rsidRPr="00663C0B">
              <w:rPr>
                <w:szCs w:val="16"/>
              </w:rPr>
              <w:t>ACF_</w:t>
            </w:r>
            <w:r>
              <w:rPr>
                <w:szCs w:val="16"/>
              </w:rPr>
              <w:t>LI</w:t>
            </w:r>
            <w:r w:rsidRPr="00663C0B">
              <w:rPr>
                <w:szCs w:val="16"/>
              </w:rPr>
              <w:t>N</w:t>
            </w:r>
            <w:r>
              <w:rPr>
                <w:szCs w:val="16"/>
              </w:rPr>
              <w:t>: 0x03 (LIN</w:t>
            </w:r>
            <w:r w:rsidRPr="00663C0B">
              <w:rPr>
                <w:szCs w:val="16"/>
              </w:rPr>
              <w:t xml:space="preserve"> message</w:t>
            </w:r>
            <w:r>
              <w:rPr>
                <w:szCs w:val="16"/>
              </w:rPr>
              <w:t>)</w:t>
            </w:r>
          </w:p>
        </w:tc>
      </w:tr>
      <w:tr w:rsidR="004815B5" w:rsidRPr="00613BDF" w14:paraId="384BFB2F" w14:textId="77777777" w:rsidTr="004815B5">
        <w:trPr>
          <w:trHeight w:val="155"/>
        </w:trPr>
        <w:tc>
          <w:tcPr>
            <w:tcW w:w="911" w:type="pct"/>
          </w:tcPr>
          <w:p w14:paraId="0AEA7F1D" w14:textId="77777777" w:rsidR="004815B5" w:rsidRPr="00267168" w:rsidRDefault="004815B5" w:rsidP="00991DCB">
            <w:pPr>
              <w:tabs>
                <w:tab w:val="left" w:pos="864"/>
              </w:tabs>
              <w:overflowPunct w:val="0"/>
              <w:autoSpaceDE w:val="0"/>
              <w:autoSpaceDN w:val="0"/>
              <w:adjustRightInd w:val="0"/>
              <w:textAlignment w:val="baseline"/>
              <w:rPr>
                <w:szCs w:val="16"/>
                <w:lang w:val="x-none"/>
              </w:rPr>
            </w:pPr>
            <w:r>
              <w:rPr>
                <w:szCs w:val="16"/>
                <w:lang w:val="x-none"/>
              </w:rPr>
              <w:t>acf_msg_length</w:t>
            </w:r>
          </w:p>
        </w:tc>
        <w:tc>
          <w:tcPr>
            <w:tcW w:w="440" w:type="pct"/>
          </w:tcPr>
          <w:p w14:paraId="611B31C8"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9 bits</w:t>
            </w:r>
          </w:p>
        </w:tc>
        <w:tc>
          <w:tcPr>
            <w:tcW w:w="3649" w:type="pct"/>
          </w:tcPr>
          <w:p w14:paraId="6B51B2F9"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It</w:t>
            </w:r>
            <w:r w:rsidRPr="00663C0B">
              <w:rPr>
                <w:szCs w:val="16"/>
                <w:lang w:val="x-none" w:eastAsia="x-none"/>
              </w:rPr>
              <w:t xml:space="preserve"> is an unsigned integer that indicates the number of quadlets of data contained in this message</w:t>
            </w:r>
            <w:r>
              <w:rPr>
                <w:szCs w:val="16"/>
                <w:lang w:val="x-none" w:eastAsia="x-none"/>
              </w:rPr>
              <w:t xml:space="preserve">, </w:t>
            </w:r>
            <w:r w:rsidRPr="00663C0B">
              <w:rPr>
                <w:szCs w:val="16"/>
                <w:lang w:val="x-none" w:eastAsia="x-none"/>
              </w:rPr>
              <w:t>includ</w:t>
            </w:r>
            <w:r>
              <w:rPr>
                <w:szCs w:val="16"/>
                <w:lang w:val="x-none" w:eastAsia="x-none"/>
              </w:rPr>
              <w:t>ing</w:t>
            </w:r>
            <w:r w:rsidRPr="00663C0B">
              <w:rPr>
                <w:szCs w:val="16"/>
                <w:lang w:val="x-none" w:eastAsia="x-none"/>
              </w:rPr>
              <w:t xml:space="preserve"> the quadlet containing the acf_msg_length field and all subsequent quadlets through and including the last quadlet of acf_msg_payload.</w:t>
            </w:r>
          </w:p>
        </w:tc>
      </w:tr>
      <w:tr w:rsidR="004815B5" w:rsidRPr="00613BDF" w14:paraId="5ED475BB" w14:textId="77777777" w:rsidTr="004815B5">
        <w:trPr>
          <w:trHeight w:val="155"/>
        </w:trPr>
        <w:tc>
          <w:tcPr>
            <w:tcW w:w="911" w:type="pct"/>
          </w:tcPr>
          <w:p w14:paraId="55F0164F" w14:textId="77777777" w:rsidR="004815B5" w:rsidRDefault="004815B5" w:rsidP="00991DCB">
            <w:pPr>
              <w:tabs>
                <w:tab w:val="left" w:pos="864"/>
              </w:tabs>
              <w:overflowPunct w:val="0"/>
              <w:autoSpaceDE w:val="0"/>
              <w:autoSpaceDN w:val="0"/>
              <w:adjustRightInd w:val="0"/>
              <w:textAlignment w:val="baseline"/>
              <w:rPr>
                <w:szCs w:val="16"/>
                <w:lang w:val="x-none"/>
              </w:rPr>
            </w:pPr>
            <w:r>
              <w:rPr>
                <w:szCs w:val="16"/>
                <w:lang w:val="x-none"/>
              </w:rPr>
              <w:t>pad</w:t>
            </w:r>
          </w:p>
        </w:tc>
        <w:tc>
          <w:tcPr>
            <w:tcW w:w="440" w:type="pct"/>
          </w:tcPr>
          <w:p w14:paraId="7694C58A"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2 bits</w:t>
            </w:r>
          </w:p>
        </w:tc>
        <w:tc>
          <w:tcPr>
            <w:tcW w:w="3649" w:type="pct"/>
          </w:tcPr>
          <w:p w14:paraId="446B2E1A"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 xml:space="preserve">It </w:t>
            </w:r>
            <w:r w:rsidRPr="008E2186">
              <w:rPr>
                <w:szCs w:val="16"/>
                <w:lang w:eastAsia="x-none"/>
              </w:rPr>
              <w:t>indicates the length of padding at the end of the message payload in octets</w:t>
            </w:r>
            <w:r>
              <w:rPr>
                <w:szCs w:val="16"/>
                <w:lang w:eastAsia="x-none"/>
              </w:rPr>
              <w:t>.</w:t>
            </w:r>
          </w:p>
        </w:tc>
      </w:tr>
      <w:tr w:rsidR="004815B5" w:rsidRPr="00613BDF" w14:paraId="0B474D4E" w14:textId="77777777" w:rsidTr="004815B5">
        <w:trPr>
          <w:trHeight w:val="155"/>
        </w:trPr>
        <w:tc>
          <w:tcPr>
            <w:tcW w:w="911" w:type="pct"/>
          </w:tcPr>
          <w:p w14:paraId="17B5826B" w14:textId="77777777" w:rsidR="004815B5" w:rsidRPr="00267168"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mtv</w:t>
            </w:r>
          </w:p>
        </w:tc>
        <w:tc>
          <w:tcPr>
            <w:tcW w:w="440" w:type="pct"/>
          </w:tcPr>
          <w:p w14:paraId="29590389" w14:textId="77777777" w:rsidR="004815B5" w:rsidRPr="00267168"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1 bit</w:t>
            </w:r>
          </w:p>
        </w:tc>
        <w:tc>
          <w:tcPr>
            <w:tcW w:w="3649" w:type="pct"/>
          </w:tcPr>
          <w:p w14:paraId="56E96F3E" w14:textId="77777777" w:rsidR="004815B5" w:rsidRDefault="004815B5" w:rsidP="00991DCB">
            <w:pPr>
              <w:tabs>
                <w:tab w:val="left" w:pos="864"/>
              </w:tabs>
              <w:overflowPunct w:val="0"/>
              <w:autoSpaceDE w:val="0"/>
              <w:autoSpaceDN w:val="0"/>
              <w:adjustRightInd w:val="0"/>
              <w:textAlignment w:val="baseline"/>
            </w:pPr>
            <w:r>
              <w:rPr>
                <w:szCs w:val="16"/>
                <w:lang w:val="x-none" w:eastAsia="x-none"/>
              </w:rPr>
              <w:t xml:space="preserve">It </w:t>
            </w:r>
            <w:r>
              <w:t>indicate</w:t>
            </w:r>
            <w:r>
              <w:rPr>
                <w:spacing w:val="-2"/>
              </w:rPr>
              <w:t xml:space="preserve"> </w:t>
            </w:r>
            <w:r>
              <w:t>whether</w:t>
            </w:r>
            <w:r>
              <w:rPr>
                <w:spacing w:val="-4"/>
              </w:rPr>
              <w:t xml:space="preserve"> </w:t>
            </w:r>
            <w:r>
              <w:t>the</w:t>
            </w:r>
            <w:r>
              <w:rPr>
                <w:spacing w:val="-4"/>
              </w:rPr>
              <w:t xml:space="preserve"> </w:t>
            </w:r>
            <w:r>
              <w:t xml:space="preserve">8-octet </w:t>
            </w:r>
            <w:r>
              <w:rPr>
                <w:b/>
              </w:rPr>
              <w:t>message_timestamp</w:t>
            </w:r>
            <w:r>
              <w:rPr>
                <w:b/>
                <w:spacing w:val="-3"/>
              </w:rPr>
              <w:t xml:space="preserve"> </w:t>
            </w:r>
            <w:r>
              <w:t>field</w:t>
            </w:r>
            <w:r>
              <w:rPr>
                <w:spacing w:val="-4"/>
              </w:rPr>
              <w:t xml:space="preserve"> </w:t>
            </w:r>
            <w:r>
              <w:t>contains</w:t>
            </w:r>
            <w:r>
              <w:rPr>
                <w:spacing w:val="-5"/>
              </w:rPr>
              <w:t xml:space="preserve"> </w:t>
            </w:r>
            <w:r>
              <w:t>valid</w:t>
            </w:r>
            <w:r>
              <w:rPr>
                <w:spacing w:val="-4"/>
              </w:rPr>
              <w:t xml:space="preserve"> </w:t>
            </w:r>
            <w:r>
              <w:t>data.</w:t>
            </w:r>
          </w:p>
          <w:p w14:paraId="2131B707" w14:textId="54DE0FB8" w:rsidR="004815B5" w:rsidRPr="00267168" w:rsidRDefault="004815B5" w:rsidP="00396915">
            <w:pPr>
              <w:tabs>
                <w:tab w:val="left" w:pos="864"/>
              </w:tabs>
              <w:overflowPunct w:val="0"/>
              <w:autoSpaceDE w:val="0"/>
              <w:autoSpaceDN w:val="0"/>
              <w:adjustRightInd w:val="0"/>
              <w:textAlignment w:val="baseline"/>
              <w:rPr>
                <w:szCs w:val="16"/>
              </w:rPr>
            </w:pPr>
            <w:r>
              <w:rPr>
                <w:szCs w:val="16"/>
                <w:lang w:val="x-none" w:eastAsia="x-none"/>
              </w:rPr>
              <w:t xml:space="preserve">mtv = </w:t>
            </w:r>
            <w:r w:rsidR="00396915">
              <w:rPr>
                <w:szCs w:val="16"/>
                <w:lang w:val="x-none" w:eastAsia="x-none"/>
              </w:rPr>
              <w:t xml:space="preserve">0 due to </w:t>
            </w:r>
            <w:r w:rsidR="00F37BDD" w:rsidRPr="006E4A0D">
              <w:rPr>
                <w:szCs w:val="16"/>
                <w:lang w:val="x-none" w:eastAsia="x-none"/>
              </w:rPr>
              <w:t xml:space="preserve">timestamp not being supported in </w:t>
            </w:r>
            <w:r w:rsidR="00396915" w:rsidRPr="006E4A0D">
              <w:rPr>
                <w:szCs w:val="16"/>
                <w:lang w:val="x-none" w:eastAsia="x-none"/>
              </w:rPr>
              <w:t>LIN.</w:t>
            </w:r>
          </w:p>
        </w:tc>
      </w:tr>
      <w:tr w:rsidR="004815B5" w:rsidRPr="00613BDF" w14:paraId="1DE8D135" w14:textId="77777777" w:rsidTr="004815B5">
        <w:trPr>
          <w:trHeight w:val="155"/>
        </w:trPr>
        <w:tc>
          <w:tcPr>
            <w:tcW w:w="911" w:type="pct"/>
          </w:tcPr>
          <w:p w14:paraId="550A73B5" w14:textId="2F2F70B5" w:rsidR="004815B5" w:rsidRDefault="004815B5"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lin_bus_id</w:t>
            </w:r>
          </w:p>
        </w:tc>
        <w:tc>
          <w:tcPr>
            <w:tcW w:w="440" w:type="pct"/>
          </w:tcPr>
          <w:p w14:paraId="0D05C192" w14:textId="77777777" w:rsidR="004815B5" w:rsidRDefault="004815B5" w:rsidP="00991DCB">
            <w:pPr>
              <w:tabs>
                <w:tab w:val="left" w:pos="864"/>
              </w:tabs>
              <w:overflowPunct w:val="0"/>
              <w:autoSpaceDE w:val="0"/>
              <w:autoSpaceDN w:val="0"/>
              <w:adjustRightInd w:val="0"/>
              <w:textAlignment w:val="baseline"/>
              <w:rPr>
                <w:szCs w:val="16"/>
                <w:lang w:val="x-none"/>
              </w:rPr>
            </w:pPr>
            <w:r>
              <w:rPr>
                <w:szCs w:val="16"/>
                <w:lang w:val="x-none"/>
              </w:rPr>
              <w:t>5 bits</w:t>
            </w:r>
          </w:p>
        </w:tc>
        <w:tc>
          <w:tcPr>
            <w:tcW w:w="3649" w:type="pct"/>
          </w:tcPr>
          <w:p w14:paraId="73D9A88F" w14:textId="11514DDE" w:rsidR="004815B5" w:rsidRPr="004815B5" w:rsidRDefault="004815B5" w:rsidP="004815B5">
            <w:pPr>
              <w:tabs>
                <w:tab w:val="left" w:pos="864"/>
              </w:tabs>
              <w:overflowPunct w:val="0"/>
              <w:autoSpaceDE w:val="0"/>
              <w:autoSpaceDN w:val="0"/>
              <w:adjustRightInd w:val="0"/>
              <w:textAlignment w:val="baseline"/>
              <w:rPr>
                <w:szCs w:val="16"/>
              </w:rPr>
            </w:pPr>
            <w:r w:rsidRPr="004815B5">
              <w:rPr>
                <w:szCs w:val="16"/>
              </w:rPr>
              <w:t>The lin_bus_id field provides an identifier for the LIN bus on which this message originated. The value of lin_bus_id is application specific and is typically specified by the OEM of the vehicle. It has several potential uses, including the identification of the originating LIN bus when using Ethernet as a backbone to carry messages from a multiplicity of LIN buses in a vehicle.</w:t>
            </w:r>
          </w:p>
          <w:p w14:paraId="11845CCD" w14:textId="002472B6" w:rsidR="004815B5" w:rsidRPr="00B95D91" w:rsidRDefault="004815B5" w:rsidP="004815B5">
            <w:pPr>
              <w:tabs>
                <w:tab w:val="left" w:pos="864"/>
              </w:tabs>
              <w:overflowPunct w:val="0"/>
              <w:autoSpaceDE w:val="0"/>
              <w:autoSpaceDN w:val="0"/>
              <w:adjustRightInd w:val="0"/>
              <w:textAlignment w:val="baseline"/>
              <w:rPr>
                <w:szCs w:val="16"/>
              </w:rPr>
            </w:pPr>
            <w:r w:rsidRPr="004815B5">
              <w:rPr>
                <w:szCs w:val="16"/>
              </w:rPr>
              <w:t>If not specified for a particular application, the value of lin_bus_id shall be set to zero (0) by the Talker.</w:t>
            </w:r>
          </w:p>
        </w:tc>
      </w:tr>
      <w:tr w:rsidR="004815B5" w:rsidRPr="00613BDF" w14:paraId="53629423" w14:textId="77777777" w:rsidTr="004815B5">
        <w:trPr>
          <w:trHeight w:val="155"/>
        </w:trPr>
        <w:tc>
          <w:tcPr>
            <w:tcW w:w="911" w:type="pct"/>
          </w:tcPr>
          <w:p w14:paraId="71DE6877" w14:textId="29FBFBA2" w:rsidR="004815B5" w:rsidRDefault="004815B5" w:rsidP="004815B5">
            <w:pPr>
              <w:tabs>
                <w:tab w:val="left" w:pos="864"/>
              </w:tabs>
              <w:overflowPunct w:val="0"/>
              <w:autoSpaceDE w:val="0"/>
              <w:autoSpaceDN w:val="0"/>
              <w:adjustRightInd w:val="0"/>
              <w:textAlignment w:val="baseline"/>
              <w:rPr>
                <w:szCs w:val="16"/>
                <w:lang w:val="x-none" w:eastAsia="x-none"/>
              </w:rPr>
            </w:pPr>
            <w:r>
              <w:rPr>
                <w:szCs w:val="16"/>
                <w:lang w:val="x-none" w:eastAsia="x-none"/>
              </w:rPr>
              <w:t>lin_identifier</w:t>
            </w:r>
          </w:p>
        </w:tc>
        <w:tc>
          <w:tcPr>
            <w:tcW w:w="440" w:type="pct"/>
          </w:tcPr>
          <w:p w14:paraId="7C5A83EB" w14:textId="287F1375" w:rsidR="004815B5" w:rsidRDefault="004815B5" w:rsidP="004815B5">
            <w:pPr>
              <w:tabs>
                <w:tab w:val="left" w:pos="864"/>
              </w:tabs>
              <w:overflowPunct w:val="0"/>
              <w:autoSpaceDE w:val="0"/>
              <w:autoSpaceDN w:val="0"/>
              <w:adjustRightInd w:val="0"/>
              <w:textAlignment w:val="baseline"/>
              <w:rPr>
                <w:szCs w:val="16"/>
                <w:lang w:val="x-none"/>
              </w:rPr>
            </w:pPr>
            <w:r>
              <w:rPr>
                <w:szCs w:val="16"/>
                <w:lang w:val="x-none"/>
              </w:rPr>
              <w:t>1 octet</w:t>
            </w:r>
          </w:p>
        </w:tc>
        <w:tc>
          <w:tcPr>
            <w:tcW w:w="3649" w:type="pct"/>
          </w:tcPr>
          <w:p w14:paraId="3783B925" w14:textId="2F26D642" w:rsidR="004815B5" w:rsidRPr="00B95D91" w:rsidRDefault="004815B5" w:rsidP="004815B5">
            <w:pPr>
              <w:tabs>
                <w:tab w:val="left" w:pos="864"/>
              </w:tabs>
              <w:overflowPunct w:val="0"/>
              <w:autoSpaceDE w:val="0"/>
              <w:autoSpaceDN w:val="0"/>
              <w:adjustRightInd w:val="0"/>
              <w:textAlignment w:val="baseline"/>
              <w:rPr>
                <w:szCs w:val="16"/>
              </w:rPr>
            </w:pPr>
            <w:r>
              <w:rPr>
                <w:szCs w:val="16"/>
              </w:rPr>
              <w:t xml:space="preserve">It </w:t>
            </w:r>
            <w:r>
              <w:t>contains</w:t>
            </w:r>
            <w:r>
              <w:rPr>
                <w:spacing w:val="-9"/>
              </w:rPr>
              <w:t xml:space="preserve"> </w:t>
            </w:r>
            <w:r>
              <w:t>the</w:t>
            </w:r>
            <w:r>
              <w:rPr>
                <w:spacing w:val="-5"/>
              </w:rPr>
              <w:t xml:space="preserve"> </w:t>
            </w:r>
            <w:r>
              <w:t>LIN</w:t>
            </w:r>
            <w:r>
              <w:rPr>
                <w:spacing w:val="-6"/>
              </w:rPr>
              <w:t xml:space="preserve"> </w:t>
            </w:r>
            <w:r>
              <w:t>message</w:t>
            </w:r>
            <w:r>
              <w:rPr>
                <w:spacing w:val="-7"/>
              </w:rPr>
              <w:t xml:space="preserve"> </w:t>
            </w:r>
            <w:r>
              <w:rPr>
                <w:spacing w:val="-2"/>
              </w:rPr>
              <w:t>identifier</w:t>
            </w:r>
            <w:r w:rsidR="00701ACC">
              <w:rPr>
                <w:spacing w:val="-2"/>
              </w:rPr>
              <w:t>.</w:t>
            </w:r>
          </w:p>
        </w:tc>
      </w:tr>
      <w:tr w:rsidR="004815B5" w:rsidRPr="00613BDF" w14:paraId="25A3A9E0" w14:textId="77777777" w:rsidTr="004815B5">
        <w:trPr>
          <w:trHeight w:val="155"/>
        </w:trPr>
        <w:tc>
          <w:tcPr>
            <w:tcW w:w="911" w:type="pct"/>
          </w:tcPr>
          <w:p w14:paraId="07AEA298" w14:textId="77777777" w:rsidR="004815B5" w:rsidRDefault="004815B5" w:rsidP="004815B5">
            <w:pPr>
              <w:tabs>
                <w:tab w:val="left" w:pos="864"/>
              </w:tabs>
              <w:overflowPunct w:val="0"/>
              <w:autoSpaceDE w:val="0"/>
              <w:autoSpaceDN w:val="0"/>
              <w:adjustRightInd w:val="0"/>
              <w:textAlignment w:val="baseline"/>
              <w:rPr>
                <w:szCs w:val="16"/>
                <w:lang w:val="x-none" w:eastAsia="x-none"/>
              </w:rPr>
            </w:pPr>
            <w:r>
              <w:rPr>
                <w:szCs w:val="16"/>
                <w:lang w:val="x-none" w:eastAsia="x-none"/>
              </w:rPr>
              <w:t>message_timestamp</w:t>
            </w:r>
          </w:p>
        </w:tc>
        <w:tc>
          <w:tcPr>
            <w:tcW w:w="440" w:type="pct"/>
          </w:tcPr>
          <w:p w14:paraId="51A04782" w14:textId="77777777" w:rsidR="004815B5" w:rsidRDefault="004815B5" w:rsidP="004815B5">
            <w:pPr>
              <w:tabs>
                <w:tab w:val="left" w:pos="864"/>
              </w:tabs>
              <w:overflowPunct w:val="0"/>
              <w:autoSpaceDE w:val="0"/>
              <w:autoSpaceDN w:val="0"/>
              <w:adjustRightInd w:val="0"/>
              <w:textAlignment w:val="baseline"/>
              <w:rPr>
                <w:szCs w:val="16"/>
                <w:lang w:val="x-none"/>
              </w:rPr>
            </w:pPr>
            <w:r>
              <w:rPr>
                <w:szCs w:val="16"/>
                <w:lang w:val="x-none"/>
              </w:rPr>
              <w:t>8 octets</w:t>
            </w:r>
          </w:p>
        </w:tc>
        <w:tc>
          <w:tcPr>
            <w:tcW w:w="3649" w:type="pct"/>
          </w:tcPr>
          <w:p w14:paraId="0CE4191A" w14:textId="5ABF5BC0" w:rsidR="004815B5" w:rsidRPr="007375D6" w:rsidRDefault="00396915" w:rsidP="004815B5">
            <w:pPr>
              <w:tabs>
                <w:tab w:val="left" w:pos="864"/>
              </w:tabs>
              <w:overflowPunct w:val="0"/>
              <w:autoSpaceDE w:val="0"/>
              <w:autoSpaceDN w:val="0"/>
              <w:adjustRightInd w:val="0"/>
              <w:textAlignment w:val="baseline"/>
              <w:rPr>
                <w:szCs w:val="16"/>
                <w:lang w:val="x-none"/>
              </w:rPr>
            </w:pPr>
            <w:r w:rsidRPr="007375D6">
              <w:rPr>
                <w:szCs w:val="16"/>
              </w:rPr>
              <w:t>This field is set to 0</w:t>
            </w:r>
            <w:r w:rsidRPr="007375D6">
              <w:rPr>
                <w:szCs w:val="16"/>
                <w:lang w:val="x-none" w:eastAsia="x-none"/>
              </w:rPr>
              <w:t xml:space="preserve"> due to </w:t>
            </w:r>
            <w:r w:rsidR="00F37BDD" w:rsidRPr="007375D6">
              <w:rPr>
                <w:szCs w:val="16"/>
                <w:lang w:val="x-none" w:eastAsia="x-none"/>
              </w:rPr>
              <w:t>timestamp not being supported in LIN</w:t>
            </w:r>
            <w:r w:rsidRPr="007375D6">
              <w:rPr>
                <w:szCs w:val="16"/>
                <w:lang w:val="x-none" w:eastAsia="x-none"/>
              </w:rPr>
              <w:t>.</w:t>
            </w:r>
          </w:p>
        </w:tc>
      </w:tr>
      <w:tr w:rsidR="004815B5" w:rsidRPr="00613BDF" w14:paraId="115A51D0" w14:textId="77777777" w:rsidTr="004815B5">
        <w:trPr>
          <w:trHeight w:val="155"/>
        </w:trPr>
        <w:tc>
          <w:tcPr>
            <w:tcW w:w="911" w:type="pct"/>
          </w:tcPr>
          <w:p w14:paraId="24153F3D" w14:textId="1B93F575" w:rsidR="004815B5" w:rsidRDefault="004815B5" w:rsidP="004815B5">
            <w:pPr>
              <w:tabs>
                <w:tab w:val="left" w:pos="864"/>
              </w:tabs>
              <w:overflowPunct w:val="0"/>
              <w:autoSpaceDE w:val="0"/>
              <w:autoSpaceDN w:val="0"/>
              <w:adjustRightInd w:val="0"/>
              <w:textAlignment w:val="baseline"/>
              <w:rPr>
                <w:szCs w:val="16"/>
                <w:lang w:val="x-none" w:eastAsia="x-none"/>
              </w:rPr>
            </w:pPr>
            <w:r>
              <w:rPr>
                <w:szCs w:val="16"/>
                <w:lang w:val="x-none" w:eastAsia="x-none"/>
              </w:rPr>
              <w:t>lin_msg_payload</w:t>
            </w:r>
          </w:p>
        </w:tc>
        <w:tc>
          <w:tcPr>
            <w:tcW w:w="440" w:type="pct"/>
          </w:tcPr>
          <w:p w14:paraId="5E27DE4D" w14:textId="21524B78" w:rsidR="004815B5" w:rsidRDefault="004815B5" w:rsidP="004815B5">
            <w:pPr>
              <w:tabs>
                <w:tab w:val="left" w:pos="864"/>
              </w:tabs>
              <w:overflowPunct w:val="0"/>
              <w:autoSpaceDE w:val="0"/>
              <w:autoSpaceDN w:val="0"/>
              <w:adjustRightInd w:val="0"/>
              <w:textAlignment w:val="baseline"/>
              <w:rPr>
                <w:szCs w:val="16"/>
                <w:lang w:val="x-none"/>
              </w:rPr>
            </w:pPr>
            <w:r>
              <w:rPr>
                <w:szCs w:val="16"/>
                <w:lang w:val="x-none"/>
              </w:rPr>
              <w:t>0-2 quadlets</w:t>
            </w:r>
          </w:p>
        </w:tc>
        <w:tc>
          <w:tcPr>
            <w:tcW w:w="3649" w:type="pct"/>
          </w:tcPr>
          <w:p w14:paraId="3A881354" w14:textId="183B9122" w:rsidR="004815B5" w:rsidRPr="00267168" w:rsidRDefault="00701ACC" w:rsidP="004815B5">
            <w:pPr>
              <w:tabs>
                <w:tab w:val="left" w:pos="864"/>
              </w:tabs>
              <w:overflowPunct w:val="0"/>
              <w:autoSpaceDE w:val="0"/>
              <w:autoSpaceDN w:val="0"/>
              <w:adjustRightInd w:val="0"/>
              <w:textAlignment w:val="baseline"/>
              <w:rPr>
                <w:szCs w:val="16"/>
                <w:lang w:val="x-none"/>
              </w:rPr>
            </w:pPr>
            <w:r w:rsidRPr="00701ACC">
              <w:rPr>
                <w:szCs w:val="16"/>
              </w:rPr>
              <w:t>The lin_msg_payload field is a variable length field that contains from 0 to 8 octets of valid message data.</w:t>
            </w:r>
          </w:p>
        </w:tc>
      </w:tr>
    </w:tbl>
    <w:p w14:paraId="19168A5C" w14:textId="77777777" w:rsidR="006E4A0D" w:rsidRDefault="006E4A0D" w:rsidP="00E10491">
      <w:pPr>
        <w:pStyle w:val="Caption"/>
      </w:pPr>
    </w:p>
    <w:p w14:paraId="5101594D" w14:textId="166E1B35" w:rsidR="004815B5" w:rsidRDefault="00994955" w:rsidP="00E10491">
      <w:pPr>
        <w:pStyle w:val="Caption"/>
      </w:pPr>
      <w:r w:rsidRPr="00994955">
        <w:rPr>
          <w:noProof/>
        </w:rPr>
        <w:drawing>
          <wp:inline distT="0" distB="0" distL="0" distR="0" wp14:anchorId="43CDFDC4" wp14:editId="3C8A754F">
            <wp:extent cx="6376035" cy="4122420"/>
            <wp:effectExtent l="0" t="0" r="5715" b="0"/>
            <wp:docPr id="498689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9568" name="Picture 1" descr="A screenshot of a computer&#10;&#10;Description automatically generated"/>
                    <pic:cNvPicPr/>
                  </pic:nvPicPr>
                  <pic:blipFill>
                    <a:blip r:embed="rId24"/>
                    <a:stretch>
                      <a:fillRect/>
                    </a:stretch>
                  </pic:blipFill>
                  <pic:spPr>
                    <a:xfrm>
                      <a:off x="0" y="0"/>
                      <a:ext cx="6376035" cy="4122420"/>
                    </a:xfrm>
                    <a:prstGeom prst="rect">
                      <a:avLst/>
                    </a:prstGeom>
                  </pic:spPr>
                </pic:pic>
              </a:graphicData>
            </a:graphic>
          </wp:inline>
        </w:drawing>
      </w:r>
    </w:p>
    <w:p w14:paraId="3BCBB66A" w14:textId="4484A8A7" w:rsidR="004815B5" w:rsidRDefault="004815B5" w:rsidP="00E10491">
      <w:pPr>
        <w:pStyle w:val="Caption"/>
        <w:rPr>
          <w:spacing w:val="-2"/>
        </w:rPr>
      </w:pPr>
      <w:bookmarkStart w:id="147" w:name="_Ref191556188"/>
      <w:bookmarkStart w:id="148" w:name="_Ref190684752"/>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7</w:t>
      </w:r>
      <w:r w:rsidR="009D560C">
        <w:rPr>
          <w:noProof/>
        </w:rPr>
        <w:fldChar w:fldCharType="end"/>
      </w:r>
      <w:bookmarkEnd w:id="147"/>
      <w:r>
        <w:rPr>
          <w:noProof/>
        </w:rPr>
        <w:t>:</w:t>
      </w:r>
      <w:r>
        <w:rPr>
          <w:rFonts w:hint="eastAsia"/>
        </w:rPr>
        <w:t xml:space="preserve"> </w:t>
      </w:r>
      <w:r w:rsidR="00994955">
        <w:t>LIN</w:t>
      </w:r>
      <w:r>
        <w:rPr>
          <w:spacing w:val="-4"/>
        </w:rPr>
        <w:t xml:space="preserve"> </w:t>
      </w:r>
      <w:r>
        <w:t>ACF</w:t>
      </w:r>
      <w:r>
        <w:rPr>
          <w:spacing w:val="-6"/>
        </w:rPr>
        <w:t xml:space="preserve"> </w:t>
      </w:r>
      <w:r>
        <w:rPr>
          <w:spacing w:val="-2"/>
        </w:rPr>
        <w:t>message</w:t>
      </w:r>
      <w:bookmarkEnd w:id="148"/>
    </w:p>
    <w:p w14:paraId="58C37E5D" w14:textId="77777777" w:rsidR="0011592F" w:rsidRPr="0011592F" w:rsidRDefault="0011592F" w:rsidP="0011592F"/>
    <w:p w14:paraId="44A4A569" w14:textId="2D4DC21A" w:rsidR="00DE0905" w:rsidRDefault="006E4A0D" w:rsidP="00E10491">
      <w:pPr>
        <w:pStyle w:val="Caption"/>
      </w:pPr>
      <w:bookmarkStart w:id="149" w:name="_Ref189754380"/>
      <w:r>
        <w:br w:type="column"/>
      </w:r>
      <w:bookmarkStart w:id="150" w:name="_Ref191556202"/>
      <w:r w:rsidR="00DE0905">
        <w:lastRenderedPageBreak/>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DE0905">
        <w:noBreakHyphen/>
      </w:r>
      <w:r w:rsidR="009D560C">
        <w:fldChar w:fldCharType="begin"/>
      </w:r>
      <w:r w:rsidR="009D560C">
        <w:instrText xml:space="preserve"> SEQ Table \* ARABIC \s 1 </w:instrText>
      </w:r>
      <w:r w:rsidR="009D560C">
        <w:fldChar w:fldCharType="separate"/>
      </w:r>
      <w:r w:rsidR="009D560C">
        <w:rPr>
          <w:noProof/>
        </w:rPr>
        <w:t>8</w:t>
      </w:r>
      <w:r w:rsidR="009D560C">
        <w:rPr>
          <w:noProof/>
        </w:rPr>
        <w:fldChar w:fldCharType="end"/>
      </w:r>
      <w:bookmarkEnd w:id="150"/>
      <w:r w:rsidR="00DE0905">
        <w:rPr>
          <w:noProof/>
        </w:rPr>
        <w:t>:</w:t>
      </w:r>
      <w:r w:rsidR="00DE0905">
        <w:rPr>
          <w:rFonts w:hint="eastAsia"/>
        </w:rPr>
        <w:t xml:space="preserve"> </w:t>
      </w:r>
      <w:r w:rsidR="00DE0905">
        <w:t>IPDU-M LIN</w:t>
      </w:r>
      <w:r w:rsidR="00DE0905" w:rsidRPr="00FD6424">
        <w:t xml:space="preserve"> frame structure</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DE0905" w:rsidRPr="00613BDF" w14:paraId="651AC240" w14:textId="77777777" w:rsidTr="00CE2576">
        <w:tc>
          <w:tcPr>
            <w:tcW w:w="1058" w:type="pct"/>
            <w:shd w:val="clear" w:color="auto" w:fill="D9D9D9"/>
          </w:tcPr>
          <w:p w14:paraId="7B6A742C" w14:textId="77777777" w:rsidR="00DE0905" w:rsidRPr="00267168" w:rsidRDefault="00DE0905"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3942" w:type="pct"/>
            <w:shd w:val="clear" w:color="auto" w:fill="D9D9D9"/>
          </w:tcPr>
          <w:p w14:paraId="3DF7C3AE" w14:textId="77777777" w:rsidR="00DE0905" w:rsidRPr="00267168" w:rsidRDefault="00DE0905"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DE0905" w:rsidRPr="00613BDF" w14:paraId="1C6CB2FD" w14:textId="77777777" w:rsidTr="00CE2576">
        <w:trPr>
          <w:trHeight w:val="155"/>
        </w:trPr>
        <w:tc>
          <w:tcPr>
            <w:tcW w:w="1058" w:type="pct"/>
          </w:tcPr>
          <w:p w14:paraId="4E9AFB7F" w14:textId="77777777" w:rsidR="00DE0905" w:rsidRPr="00D94B2B" w:rsidRDefault="00DE0905" w:rsidP="00CE2576">
            <w:pPr>
              <w:tabs>
                <w:tab w:val="left" w:pos="864"/>
              </w:tabs>
              <w:overflowPunct w:val="0"/>
              <w:autoSpaceDE w:val="0"/>
              <w:autoSpaceDN w:val="0"/>
              <w:adjustRightInd w:val="0"/>
              <w:textAlignment w:val="baseline"/>
              <w:rPr>
                <w:szCs w:val="16"/>
                <w:lang w:eastAsia="x-none"/>
              </w:rPr>
            </w:pPr>
            <w:r>
              <w:rPr>
                <w:szCs w:val="16"/>
                <w:lang w:val="x-none"/>
              </w:rPr>
              <w:t>PDU ID</w:t>
            </w:r>
          </w:p>
        </w:tc>
        <w:tc>
          <w:tcPr>
            <w:tcW w:w="3942" w:type="pct"/>
          </w:tcPr>
          <w:p w14:paraId="2AAF26B5" w14:textId="77777777" w:rsidR="00DE0905" w:rsidRPr="00267168" w:rsidRDefault="00DE0905" w:rsidP="00CE2576">
            <w:pPr>
              <w:tabs>
                <w:tab w:val="left" w:pos="864"/>
              </w:tabs>
              <w:overflowPunct w:val="0"/>
              <w:autoSpaceDE w:val="0"/>
              <w:autoSpaceDN w:val="0"/>
              <w:adjustRightInd w:val="0"/>
              <w:textAlignment w:val="baseline"/>
              <w:rPr>
                <w:szCs w:val="16"/>
                <w:lang w:val="x-none"/>
              </w:rPr>
            </w:pPr>
            <w:r>
              <w:rPr>
                <w:szCs w:val="16"/>
                <w:lang w:val="x-none" w:eastAsia="x-none"/>
              </w:rPr>
              <w:t>PDU ID</w:t>
            </w:r>
            <w:r>
              <w:rPr>
                <w:szCs w:val="16"/>
                <w:lang w:val="x-none"/>
              </w:rPr>
              <w:t xml:space="preserve"> (32-bit value).</w:t>
            </w:r>
          </w:p>
        </w:tc>
      </w:tr>
      <w:tr w:rsidR="00DE0905" w:rsidRPr="00613BDF" w14:paraId="7789B9CE" w14:textId="77777777" w:rsidTr="00CE2576">
        <w:trPr>
          <w:trHeight w:val="155"/>
        </w:trPr>
        <w:tc>
          <w:tcPr>
            <w:tcW w:w="1058" w:type="pct"/>
          </w:tcPr>
          <w:p w14:paraId="111B6775" w14:textId="77777777"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DLC</w:t>
            </w:r>
          </w:p>
        </w:tc>
        <w:tc>
          <w:tcPr>
            <w:tcW w:w="3942" w:type="pct"/>
          </w:tcPr>
          <w:p w14:paraId="635CBB49" w14:textId="77777777"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length</w:t>
            </w:r>
          </w:p>
        </w:tc>
      </w:tr>
      <w:tr w:rsidR="00DE0905" w:rsidRPr="00613BDF" w14:paraId="6F4B9BB0" w14:textId="77777777" w:rsidTr="00CE2576">
        <w:trPr>
          <w:trHeight w:val="155"/>
        </w:trPr>
        <w:tc>
          <w:tcPr>
            <w:tcW w:w="1058" w:type="pct"/>
          </w:tcPr>
          <w:p w14:paraId="79AA0F51" w14:textId="77777777" w:rsidR="00DE0905" w:rsidRPr="00267168" w:rsidRDefault="00DE0905"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field</w:t>
            </w:r>
          </w:p>
        </w:tc>
        <w:tc>
          <w:tcPr>
            <w:tcW w:w="3942" w:type="pct"/>
          </w:tcPr>
          <w:p w14:paraId="0C1A7D75" w14:textId="7CB31684" w:rsidR="00DE0905" w:rsidRPr="00267168" w:rsidRDefault="00DE0905" w:rsidP="00CE2576">
            <w:pPr>
              <w:tabs>
                <w:tab w:val="left" w:pos="864"/>
              </w:tabs>
              <w:overflowPunct w:val="0"/>
              <w:autoSpaceDE w:val="0"/>
              <w:autoSpaceDN w:val="0"/>
              <w:adjustRightInd w:val="0"/>
              <w:textAlignment w:val="baseline"/>
              <w:rPr>
                <w:szCs w:val="16"/>
                <w:lang w:val="x-none"/>
              </w:rPr>
            </w:pPr>
            <w:r>
              <w:rPr>
                <w:szCs w:val="16"/>
                <w:lang w:val="x-none"/>
              </w:rPr>
              <w:t>LIN</w:t>
            </w:r>
            <w:r w:rsidRPr="00267168">
              <w:rPr>
                <w:szCs w:val="16"/>
                <w:lang w:val="x-none"/>
              </w:rPr>
              <w:t xml:space="preserve"> Data field</w:t>
            </w:r>
          </w:p>
        </w:tc>
      </w:tr>
    </w:tbl>
    <w:p w14:paraId="1121D960" w14:textId="77777777" w:rsidR="004815B5" w:rsidRPr="00B95D91" w:rsidRDefault="004815B5" w:rsidP="004815B5"/>
    <w:p w14:paraId="3EAE4B7B" w14:textId="2EF1C663" w:rsidR="00C569F1" w:rsidRDefault="00C569F1" w:rsidP="00C569F1">
      <w:pPr>
        <w:pStyle w:val="ReqID"/>
      </w:pPr>
      <w:r w:rsidRPr="00CE2910">
        <w:t>[Gen5GW_ProtoConv_AD_C_0</w:t>
      </w:r>
      <w:r>
        <w:t>3</w:t>
      </w:r>
      <w:r w:rsidRPr="00CE2910">
        <w:t>_00</w:t>
      </w:r>
      <w:r w:rsidR="00873DD9">
        <w:t>6</w:t>
      </w:r>
      <w:r w:rsidRPr="00CE2910">
        <w:t>]</w:t>
      </w:r>
    </w:p>
    <w:p w14:paraId="3F929503" w14:textId="21A1B2FC" w:rsidR="00C569F1" w:rsidRPr="0031673C" w:rsidRDefault="00C569F1" w:rsidP="00C569F1">
      <w:pPr>
        <w:spacing w:after="120"/>
      </w:pPr>
      <w:r w:rsidRPr="0031673C">
        <w:t xml:space="preserve">Searches the </w:t>
      </w:r>
      <w:r>
        <w:t>LIN</w:t>
      </w:r>
      <w:r w:rsidRPr="0031673C">
        <w:t xml:space="preserve"> to Ethernet Routing Table by the </w:t>
      </w:r>
      <w:r>
        <w:t>LIN</w:t>
      </w:r>
      <w:r w:rsidRPr="0031673C">
        <w:t xml:space="preserve"> ID of the received </w:t>
      </w:r>
      <w:r w:rsidR="00D55F83">
        <w:t>LIN</w:t>
      </w:r>
      <w:r w:rsidRPr="0031673C">
        <w:t xml:space="preserve"> frame to obtain the destination information. The obtained destination information is stored in the header of the Ethernet frame.</w:t>
      </w:r>
    </w:p>
    <w:p w14:paraId="756B5A12" w14:textId="7CF5B580" w:rsidR="00C569F1" w:rsidRDefault="00C569F1" w:rsidP="00C569F1">
      <w:pPr>
        <w:pStyle w:val="RefIDs"/>
      </w:pPr>
      <w:r w:rsidRPr="00454CE6">
        <w:t xml:space="preserve">[Covers: </w:t>
      </w:r>
      <w:r w:rsidR="00873DD9" w:rsidRPr="00873DD9">
        <w:t>req-8552172-00905315</w:t>
      </w:r>
      <w:r w:rsidRPr="00454CE6">
        <w:t>]</w:t>
      </w:r>
    </w:p>
    <w:p w14:paraId="326B5768" w14:textId="6B11E2AE" w:rsidR="00C569F1" w:rsidRDefault="00C569F1" w:rsidP="00C569F1">
      <w:pPr>
        <w:pStyle w:val="ReqID"/>
      </w:pPr>
      <w:r w:rsidRPr="00CE2910">
        <w:t>[Gen5GW_ProtoConv_AD_C_0</w:t>
      </w:r>
      <w:r>
        <w:t>3</w:t>
      </w:r>
      <w:r w:rsidRPr="00CE2910">
        <w:t>_0</w:t>
      </w:r>
      <w:r w:rsidR="00860E53">
        <w:t>10</w:t>
      </w:r>
      <w:r w:rsidRPr="00CE2910">
        <w:t>]</w:t>
      </w:r>
    </w:p>
    <w:p w14:paraId="79C3D668" w14:textId="77777777" w:rsidR="0001185B" w:rsidRDefault="0001185B" w:rsidP="0001185B">
      <w:pPr>
        <w:spacing w:after="120"/>
      </w:pPr>
      <w:r>
        <w:t>The received LIN frame is stored in the LIN Rx Buffer if the conversion type is Basic mode or the frame is emergency frame. Otherwise, it is stored in Mix Rx Buffer.</w:t>
      </w:r>
    </w:p>
    <w:p w14:paraId="68562B62" w14:textId="1650DC10" w:rsidR="00C569F1" w:rsidRPr="002C2C66" w:rsidRDefault="0001185B" w:rsidP="0001185B">
      <w:pPr>
        <w:spacing w:after="120"/>
      </w:pPr>
      <w:r>
        <w:t>The LIN frame stored in the LIN Rx Buffer or Mix Rx Buffer is stored in the payload section of the Ethernet frame in the Ethernet Tx Buffer when the transmission conditions are met. The transmission conditions vary depending on the conversion method shown in</w:t>
      </w:r>
      <w:r w:rsidR="0027037D">
        <w:t xml:space="preserve"> </w:t>
      </w:r>
      <w:r w:rsidR="0027037D" w:rsidRPr="0027037D">
        <w:fldChar w:fldCharType="begin"/>
      </w:r>
      <w:r w:rsidR="0027037D" w:rsidRPr="0027037D">
        <w:instrText xml:space="preserve"> REF _Ref191556227 \h  \* MERGEFORMAT </w:instrText>
      </w:r>
      <w:r w:rsidR="0027037D" w:rsidRPr="0027037D">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10</w:t>
      </w:r>
      <w:r w:rsidR="0027037D" w:rsidRPr="0027037D">
        <w:fldChar w:fldCharType="end"/>
      </w:r>
      <w:r w:rsidR="00873DD9">
        <w:t>.</w:t>
      </w:r>
      <w:r w:rsidR="00873DD9" w:rsidRPr="002C2C66">
        <w:t xml:space="preserve"> </w:t>
      </w:r>
    </w:p>
    <w:p w14:paraId="4CCB491C" w14:textId="77777777" w:rsidR="00C569F1" w:rsidRPr="00696D29" w:rsidRDefault="00C569F1" w:rsidP="00C569F1">
      <w:pPr>
        <w:pStyle w:val="RefIDs"/>
      </w:pPr>
      <w:r w:rsidRPr="00454CE6">
        <w:rPr>
          <w:rFonts w:hint="eastAsia"/>
        </w:rPr>
        <w:t>[Covers: req-8552172-00905312]</w:t>
      </w:r>
    </w:p>
    <w:p w14:paraId="2DC09057" w14:textId="55F68AF0" w:rsidR="00C569F1" w:rsidRPr="00592E5D" w:rsidRDefault="00C569F1" w:rsidP="00C569F1">
      <w:pPr>
        <w:spacing w:after="120"/>
      </w:pPr>
      <w:r w:rsidRPr="002C2C66">
        <w:t>This software handles the process up to passing the Ethernet frame to the user-defined Ethernet send function, and the actual sending process is executed by the user-defined Ethernet send</w:t>
      </w:r>
      <w:r w:rsidRPr="00592E5D">
        <w:t xml:space="preserve"> function. For details on user-defined functions, </w:t>
      </w:r>
      <w:r w:rsidR="0001185B" w:rsidRPr="00592E5D">
        <w:t xml:space="preserve">see </w:t>
      </w:r>
      <w:r w:rsidR="007375D6">
        <w:t xml:space="preserve">Section </w:t>
      </w:r>
      <w:r w:rsidR="007375D6">
        <w:fldChar w:fldCharType="begin"/>
      </w:r>
      <w:r w:rsidR="007375D6">
        <w:instrText xml:space="preserve"> REF _Ref191481100 \r \h </w:instrText>
      </w:r>
      <w:r w:rsidR="007375D6">
        <w:fldChar w:fldCharType="separate"/>
      </w:r>
      <w:r w:rsidR="009D560C">
        <w:t>2.5.1</w:t>
      </w:r>
      <w:r w:rsidR="007375D6">
        <w:fldChar w:fldCharType="end"/>
      </w:r>
      <w:r w:rsidR="0001185B">
        <w:t>.</w:t>
      </w:r>
    </w:p>
    <w:p w14:paraId="381953BD" w14:textId="17D373EB" w:rsidR="00C569F1" w:rsidRDefault="00C569F1" w:rsidP="009F223C">
      <w:pPr>
        <w:spacing w:after="120"/>
      </w:pPr>
      <w:r w:rsidRPr="002C2C66">
        <w:t xml:space="preserve">The </w:t>
      </w:r>
      <w:r w:rsidR="0001185B">
        <w:t>LI</w:t>
      </w:r>
      <w:r w:rsidRPr="002C2C66">
        <w:t xml:space="preserve">N to Ethernet Routing Table is searched by the ID of the </w:t>
      </w:r>
      <w:r w:rsidR="0001185B">
        <w:t>LI</w:t>
      </w:r>
      <w:r>
        <w:t>N</w:t>
      </w:r>
      <w:r w:rsidRPr="002C2C66">
        <w:t xml:space="preserve"> frame to obtain the des</w:t>
      </w:r>
      <w:r w:rsidRPr="00592E5D">
        <w:t>tination (destination MAC address, destination IP address, destination UDP port) of the Ethernet frame to be sent.</w:t>
      </w:r>
    </w:p>
    <w:p w14:paraId="0ACD7BE5" w14:textId="595EE91D" w:rsidR="004815B5" w:rsidRDefault="004815B5" w:rsidP="00BE5228">
      <w:pPr>
        <w:pStyle w:val="ReqID"/>
      </w:pPr>
      <w:r w:rsidRPr="00696D29">
        <w:t>[</w:t>
      </w:r>
      <w:r>
        <w:t>Gen5GW</w:t>
      </w:r>
      <w:r w:rsidRPr="00696D29">
        <w:t>_</w:t>
      </w:r>
      <w:r w:rsidR="000F4E6D">
        <w:t>ProtoConv</w:t>
      </w:r>
      <w:r w:rsidRPr="00696D29">
        <w:t>_AD_C_0</w:t>
      </w:r>
      <w:r w:rsidR="00BE5228">
        <w:t>3</w:t>
      </w:r>
      <w:r w:rsidRPr="00696D29">
        <w:t>_00</w:t>
      </w:r>
      <w:r w:rsidR="003A51B4">
        <w:t>7</w:t>
      </w:r>
      <w:r w:rsidRPr="00696D29">
        <w:t>]</w:t>
      </w:r>
    </w:p>
    <w:p w14:paraId="0816C128" w14:textId="00B0E84C" w:rsidR="004815B5" w:rsidRPr="00592E5D" w:rsidRDefault="004815B5" w:rsidP="004815B5">
      <w:pPr>
        <w:spacing w:after="120"/>
      </w:pPr>
      <w:r w:rsidRPr="002C2C66">
        <w:t xml:space="preserve">The maximum number of entries in the </w:t>
      </w:r>
      <w:r w:rsidR="008A2686">
        <w:t>LIN</w:t>
      </w:r>
      <w:r w:rsidRPr="002C2C66">
        <w:t xml:space="preserve"> to Ethernet Routing Ta</w:t>
      </w:r>
      <w:r w:rsidRPr="00592E5D">
        <w:t>ble shall be 2</w:t>
      </w:r>
      <w:r w:rsidR="00D57A15">
        <w:t>56</w:t>
      </w:r>
      <w:r w:rsidRPr="00592E5D">
        <w:t>.</w:t>
      </w:r>
    </w:p>
    <w:p w14:paraId="6BFCE183" w14:textId="163F0060" w:rsidR="004815B5" w:rsidRDefault="004815B5" w:rsidP="004815B5">
      <w:pPr>
        <w:pStyle w:val="RefIDs"/>
      </w:pPr>
      <w:r w:rsidRPr="00696D29">
        <w:t xml:space="preserve">[Covers: </w:t>
      </w:r>
      <w:r w:rsidR="00BE5228" w:rsidRPr="00BE5228">
        <w:t>req-8552172-00904670</w:t>
      </w:r>
      <w:r w:rsidRPr="00696D29">
        <w:t>]</w:t>
      </w:r>
    </w:p>
    <w:p w14:paraId="5F645174" w14:textId="198816A0" w:rsidR="004815B5" w:rsidRDefault="004815B5" w:rsidP="00BE5228">
      <w:pPr>
        <w:pStyle w:val="ReqID"/>
      </w:pPr>
      <w:r w:rsidRPr="00696D29">
        <w:t>[</w:t>
      </w:r>
      <w:r>
        <w:t>Gen5GW</w:t>
      </w:r>
      <w:r w:rsidRPr="00696D29">
        <w:t>_</w:t>
      </w:r>
      <w:r w:rsidR="000F4E6D">
        <w:t>ProtoConv</w:t>
      </w:r>
      <w:r w:rsidRPr="00696D29">
        <w:t>_AD_C_0</w:t>
      </w:r>
      <w:r>
        <w:t>3</w:t>
      </w:r>
      <w:r w:rsidRPr="00696D29">
        <w:t>_00</w:t>
      </w:r>
      <w:r w:rsidR="006D4CCA">
        <w:t>8</w:t>
      </w:r>
      <w:r w:rsidRPr="00696D29">
        <w:t>]</w:t>
      </w:r>
    </w:p>
    <w:p w14:paraId="2695BA84" w14:textId="6A76D5E7" w:rsidR="004815B5" w:rsidRPr="00592E5D" w:rsidRDefault="004815B5" w:rsidP="004815B5">
      <w:pPr>
        <w:spacing w:after="120"/>
      </w:pPr>
      <w:r w:rsidRPr="002C2C66">
        <w:t xml:space="preserve">If the </w:t>
      </w:r>
      <w:r w:rsidR="008A2686">
        <w:t>LIN</w:t>
      </w:r>
      <w:r w:rsidR="008A2686" w:rsidRPr="002C2C66">
        <w:t xml:space="preserve"> </w:t>
      </w:r>
      <w:r w:rsidRPr="002C2C66">
        <w:t xml:space="preserve">ID of the received </w:t>
      </w:r>
      <w:r w:rsidR="008A2686">
        <w:t>LIN</w:t>
      </w:r>
      <w:r w:rsidR="008A2686" w:rsidRPr="002C2C66">
        <w:t xml:space="preserve"> </w:t>
      </w:r>
      <w:r w:rsidRPr="002C2C66">
        <w:t xml:space="preserve">frame does not exist in the </w:t>
      </w:r>
      <w:r w:rsidR="008A2686">
        <w:t>LIN</w:t>
      </w:r>
      <w:r w:rsidR="008A2686" w:rsidRPr="002C2C66">
        <w:t xml:space="preserve"> </w:t>
      </w:r>
      <w:r w:rsidRPr="002C2C66">
        <w:t xml:space="preserve">to Ethernet Routing Table, </w:t>
      </w:r>
      <w:r w:rsidRPr="00592E5D">
        <w:t>it is discarded without conversion and an error is notified to the user application.</w:t>
      </w:r>
    </w:p>
    <w:p w14:paraId="59211898" w14:textId="5808522C" w:rsidR="004815B5" w:rsidRDefault="004815B5" w:rsidP="004815B5">
      <w:pPr>
        <w:pStyle w:val="RefIDs"/>
      </w:pPr>
      <w:r w:rsidRPr="00696D29">
        <w:t xml:space="preserve">[Covers: </w:t>
      </w:r>
      <w:r w:rsidR="00BE5228" w:rsidRPr="00BE5228">
        <w:t>req-8552172-00903611</w:t>
      </w:r>
      <w:r w:rsidRPr="00696D29">
        <w:t>]</w:t>
      </w:r>
    </w:p>
    <w:p w14:paraId="04C3820C" w14:textId="375D53BB" w:rsidR="003A51B4" w:rsidRPr="00592E5D" w:rsidRDefault="003A51B4" w:rsidP="003A51B4">
      <w:pPr>
        <w:spacing w:after="120"/>
      </w:pPr>
      <w:r w:rsidRPr="002C2C66">
        <w:t xml:space="preserve">Because of concerns about packet loss when changing settings </w:t>
      </w:r>
      <w:r w:rsidRPr="00592E5D">
        <w:t xml:space="preserve">during routing, the </w:t>
      </w:r>
      <w:r>
        <w:t>LIN</w:t>
      </w:r>
      <w:r w:rsidRPr="00592E5D">
        <w:t xml:space="preserve"> to Ethernet Routing Table should not be changed dynamically, but only at initialization.</w:t>
      </w:r>
    </w:p>
    <w:p w14:paraId="5B60BEC7" w14:textId="0D320B85" w:rsidR="003A51B4" w:rsidRDefault="00560FD1" w:rsidP="003A51B4">
      <w:pPr>
        <w:spacing w:after="120"/>
      </w:pPr>
      <w:r w:rsidRPr="00560FD1">
        <w:fldChar w:fldCharType="begin"/>
      </w:r>
      <w:r w:rsidRPr="00560FD1">
        <w:instrText xml:space="preserve"> REF _Ref191556257 \h  \* MERGEFORMAT </w:instrText>
      </w:r>
      <w:r w:rsidRPr="00560FD1">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9</w:t>
      </w:r>
      <w:r w:rsidRPr="00560FD1">
        <w:fldChar w:fldCharType="end"/>
      </w:r>
      <w:r>
        <w:t xml:space="preserve"> </w:t>
      </w:r>
      <w:r w:rsidR="003A51B4" w:rsidRPr="002C2C66">
        <w:t>shows the structure of the Ethernet frame sent by this software. The Ethernet frame together with the destina</w:t>
      </w:r>
      <w:r w:rsidR="003A51B4" w:rsidRPr="00592E5D">
        <w:t>tion MAC address, EtherType, and data size information is passed to the user-defined Ethernet send function</w:t>
      </w:r>
      <w:r w:rsidR="003A51B4">
        <w:t>.</w:t>
      </w:r>
    </w:p>
    <w:p w14:paraId="4114E17C" w14:textId="029F7CD7" w:rsidR="004815B5" w:rsidRPr="00FE7BD6" w:rsidRDefault="004815B5" w:rsidP="004815B5">
      <w:pPr>
        <w:keepNext/>
        <w:spacing w:after="120"/>
        <w:jc w:val="center"/>
        <w:rPr>
          <w:b/>
          <w:bCs/>
          <w:szCs w:val="21"/>
        </w:rPr>
      </w:pPr>
      <w:bookmarkStart w:id="151" w:name="_Ref191556257"/>
      <w:bookmarkStart w:id="152" w:name="_Ref187674557"/>
      <w:r w:rsidRPr="00FE7BD6">
        <w:rPr>
          <w:b/>
          <w:bCs/>
          <w:szCs w:val="21"/>
        </w:rPr>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2</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9</w:t>
      </w:r>
      <w:r>
        <w:rPr>
          <w:b/>
          <w:bCs/>
          <w:szCs w:val="21"/>
        </w:rPr>
        <w:fldChar w:fldCharType="end"/>
      </w:r>
      <w:bookmarkEnd w:id="151"/>
      <w:r>
        <w:rPr>
          <w:b/>
          <w:bCs/>
          <w:szCs w:val="21"/>
        </w:rPr>
        <w:t>:</w:t>
      </w:r>
      <w:r w:rsidRPr="00FE7BD6">
        <w:rPr>
          <w:b/>
          <w:bCs/>
          <w:szCs w:val="21"/>
        </w:rPr>
        <w:t xml:space="preserve"> Ethernet frame structure</w:t>
      </w:r>
      <w:bookmarkEnd w:id="1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4815B5" w:rsidRPr="00FE7BD6" w14:paraId="61EADEF8" w14:textId="77777777" w:rsidTr="00991DCB">
        <w:tc>
          <w:tcPr>
            <w:tcW w:w="1058" w:type="pct"/>
            <w:shd w:val="clear" w:color="auto" w:fill="D9D9D9"/>
          </w:tcPr>
          <w:p w14:paraId="591B1CE6" w14:textId="77777777" w:rsidR="004815B5" w:rsidRPr="00FE7BD6" w:rsidRDefault="004815B5" w:rsidP="00991DCB">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Field</w:t>
            </w:r>
          </w:p>
        </w:tc>
        <w:tc>
          <w:tcPr>
            <w:tcW w:w="3942" w:type="pct"/>
            <w:shd w:val="clear" w:color="auto" w:fill="D9D9D9"/>
          </w:tcPr>
          <w:p w14:paraId="00308F02" w14:textId="77777777" w:rsidR="004815B5" w:rsidRPr="00FE7BD6" w:rsidRDefault="004815B5" w:rsidP="00991DCB">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4815B5" w:rsidRPr="00FE7BD6" w14:paraId="1421E578" w14:textId="77777777" w:rsidTr="00991DCB">
        <w:trPr>
          <w:trHeight w:val="155"/>
        </w:trPr>
        <w:tc>
          <w:tcPr>
            <w:tcW w:w="1058" w:type="pct"/>
          </w:tcPr>
          <w:p w14:paraId="0A78C67C"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IP/UDP</w:t>
            </w:r>
            <w:r w:rsidRPr="00FE7BD6">
              <w:rPr>
                <w:rFonts w:hint="eastAsia"/>
                <w:szCs w:val="16"/>
                <w:lang w:val="x-none" w:eastAsia="x-none"/>
              </w:rPr>
              <w:t xml:space="preserve"> </w:t>
            </w:r>
            <w:r w:rsidRPr="00FE7BD6">
              <w:rPr>
                <w:szCs w:val="16"/>
                <w:lang w:val="x-none" w:eastAsia="x-none"/>
              </w:rPr>
              <w:t>Header</w:t>
            </w:r>
          </w:p>
          <w:p w14:paraId="5663449C"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394BEC0A"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Annex J “J.3 IP AVTPDU Format” Compliant</w:t>
            </w:r>
          </w:p>
          <w:p w14:paraId="30AB0D88" w14:textId="77777777" w:rsidR="004815B5" w:rsidRDefault="004815B5" w:rsidP="00991DCB">
            <w:pPr>
              <w:tabs>
                <w:tab w:val="left" w:pos="864"/>
              </w:tabs>
              <w:overflowPunct w:val="0"/>
              <w:autoSpaceDE w:val="0"/>
              <w:autoSpaceDN w:val="0"/>
              <w:adjustRightInd w:val="0"/>
              <w:textAlignment w:val="baseline"/>
              <w:rPr>
                <w:szCs w:val="16"/>
                <w:lang w:val="x-none"/>
              </w:rPr>
            </w:pPr>
            <w:r>
              <w:rPr>
                <w:rFonts w:hint="eastAsia"/>
                <w:szCs w:val="16"/>
                <w:lang w:val="x-none"/>
              </w:rPr>
              <w:t>・</w:t>
            </w:r>
            <w:r>
              <w:rPr>
                <w:rFonts w:hint="eastAsia"/>
                <w:szCs w:val="16"/>
                <w:lang w:val="x-none"/>
              </w:rPr>
              <w:t>I</w:t>
            </w:r>
            <w:r>
              <w:rPr>
                <w:szCs w:val="16"/>
                <w:lang w:val="x-none"/>
              </w:rPr>
              <w:t>P/UDP</w:t>
            </w:r>
          </w:p>
          <w:p w14:paraId="2D32E257" w14:textId="77777777" w:rsidR="004815B5" w:rsidRPr="00EC6422" w:rsidRDefault="004815B5" w:rsidP="00991DCB">
            <w:pPr>
              <w:tabs>
                <w:tab w:val="left" w:pos="864"/>
              </w:tabs>
              <w:overflowPunct w:val="0"/>
              <w:autoSpaceDE w:val="0"/>
              <w:autoSpaceDN w:val="0"/>
              <w:adjustRightInd w:val="0"/>
              <w:textAlignment w:val="baseline"/>
            </w:pPr>
            <w:r>
              <w:rPr>
                <w:rFonts w:hint="eastAsia"/>
              </w:rPr>
              <w:t>I</w:t>
            </w:r>
            <w:r>
              <w:t>Pv4/IPv6 is supported.</w:t>
            </w:r>
          </w:p>
        </w:tc>
      </w:tr>
      <w:tr w:rsidR="004815B5" w:rsidRPr="00FE7BD6" w14:paraId="6EA78727" w14:textId="77777777" w:rsidTr="00991DCB">
        <w:trPr>
          <w:trHeight w:val="155"/>
        </w:trPr>
        <w:tc>
          <w:tcPr>
            <w:tcW w:w="1058" w:type="pct"/>
          </w:tcPr>
          <w:p w14:paraId="736CF978"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A</w:t>
            </w:r>
            <w:r w:rsidRPr="00FE7BD6">
              <w:rPr>
                <w:szCs w:val="16"/>
                <w:lang w:val="x-none" w:eastAsia="x-none"/>
              </w:rPr>
              <w:t>VB Format</w:t>
            </w:r>
          </w:p>
          <w:p w14:paraId="36AB585F"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6669FE04"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“9. AVTP Control Format” Compliant</w:t>
            </w:r>
          </w:p>
          <w:p w14:paraId="0B42C090" w14:textId="77777777" w:rsidR="004815B5" w:rsidRDefault="004815B5" w:rsidP="00991DCB">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rFonts w:hint="eastAsia"/>
                <w:szCs w:val="16"/>
                <w:lang w:val="x-none" w:eastAsia="x-none"/>
              </w:rPr>
              <w:t>Non</w:t>
            </w:r>
            <w:r w:rsidRPr="00FE7BD6">
              <w:rPr>
                <w:rFonts w:hint="eastAsia"/>
                <w:szCs w:val="16"/>
                <w:lang w:val="x-none" w:eastAsia="x-none"/>
              </w:rPr>
              <w:t>–</w:t>
            </w:r>
            <w:r w:rsidRPr="00FE7BD6">
              <w:rPr>
                <w:rFonts w:hint="eastAsia"/>
                <w:szCs w:val="16"/>
                <w:lang w:val="x-none" w:eastAsia="x-none"/>
              </w:rPr>
              <w:t xml:space="preserve">Time-Synchronous Control Stream PDU Format (NTSCF) </w:t>
            </w:r>
          </w:p>
          <w:p w14:paraId="1AE21760" w14:textId="77777777" w:rsidR="004815B5" w:rsidRPr="003E2F40" w:rsidRDefault="004815B5" w:rsidP="00991DCB">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rFonts w:hint="eastAsia"/>
                <w:szCs w:val="16"/>
                <w:lang w:val="x-none" w:eastAsia="x-none"/>
              </w:rPr>
              <w:t>Time-Synchronous Control Stream PDU Format (TSCF)</w:t>
            </w:r>
          </w:p>
        </w:tc>
      </w:tr>
      <w:tr w:rsidR="003D0C98" w:rsidRPr="00FE7BD6" w14:paraId="09BBA2C8" w14:textId="77777777" w:rsidTr="00991DCB">
        <w:trPr>
          <w:trHeight w:val="155"/>
        </w:trPr>
        <w:tc>
          <w:tcPr>
            <w:tcW w:w="1058" w:type="pct"/>
          </w:tcPr>
          <w:p w14:paraId="2BF8D5BC" w14:textId="77777777" w:rsidR="003D0C98" w:rsidRPr="00FE7BD6" w:rsidRDefault="003D0C98" w:rsidP="003D0C9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P</w:t>
            </w:r>
            <w:r w:rsidRPr="00FE7BD6">
              <w:rPr>
                <w:szCs w:val="16"/>
                <w:lang w:val="x-none" w:eastAsia="x-none"/>
              </w:rPr>
              <w:t>ayload</w:t>
            </w:r>
          </w:p>
        </w:tc>
        <w:tc>
          <w:tcPr>
            <w:tcW w:w="3942" w:type="pct"/>
          </w:tcPr>
          <w:p w14:paraId="3B6F0487" w14:textId="77777777"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Payload is stored according to the format type.</w:t>
            </w:r>
          </w:p>
          <w:p w14:paraId="2D0D8357" w14:textId="087089FF"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w:t>
            </w:r>
            <w:r>
              <w:rPr>
                <w:szCs w:val="16"/>
                <w:lang w:eastAsia="x-none"/>
              </w:rPr>
              <w:t>LI</w:t>
            </w:r>
            <w:r w:rsidRPr="003D0C98">
              <w:rPr>
                <w:szCs w:val="16"/>
                <w:lang w:eastAsia="x-none"/>
              </w:rPr>
              <w:t xml:space="preserve">N ACF: the format shown in </w:t>
            </w:r>
            <w:r>
              <w:rPr>
                <w:szCs w:val="16"/>
                <w:lang w:eastAsia="x-none"/>
              </w:rPr>
              <w:fldChar w:fldCharType="begin"/>
            </w:r>
            <w:r>
              <w:rPr>
                <w:szCs w:val="16"/>
                <w:lang w:eastAsia="x-none"/>
              </w:rPr>
              <w:instrText xml:space="preserve"> REF _Ref190684752 \h </w:instrText>
            </w:r>
            <w:r>
              <w:rPr>
                <w:szCs w:val="16"/>
                <w:lang w:eastAsia="x-none"/>
              </w:rPr>
            </w:r>
            <w:r>
              <w:rPr>
                <w:szCs w:val="16"/>
                <w:lang w:eastAsia="x-none"/>
              </w:rPr>
              <w:fldChar w:fldCharType="separate"/>
            </w:r>
            <w:r w:rsidR="009D560C">
              <w:t xml:space="preserve">Figure </w:t>
            </w:r>
            <w:r w:rsidR="009D560C">
              <w:rPr>
                <w:noProof/>
              </w:rPr>
              <w:t>2</w:t>
            </w:r>
            <w:r w:rsidR="009D560C">
              <w:noBreakHyphen/>
            </w:r>
            <w:r w:rsidR="009D560C">
              <w:rPr>
                <w:noProof/>
              </w:rPr>
              <w:t>7:</w:t>
            </w:r>
            <w:r w:rsidR="009D560C">
              <w:rPr>
                <w:rFonts w:hint="eastAsia"/>
              </w:rPr>
              <w:t xml:space="preserve"> </w:t>
            </w:r>
            <w:r w:rsidR="009D560C">
              <w:t>LIN</w:t>
            </w:r>
            <w:r w:rsidR="009D560C">
              <w:rPr>
                <w:spacing w:val="-4"/>
              </w:rPr>
              <w:t xml:space="preserve"> </w:t>
            </w:r>
            <w:r w:rsidR="009D560C">
              <w:t>ACF</w:t>
            </w:r>
            <w:r w:rsidR="009D560C">
              <w:rPr>
                <w:spacing w:val="-6"/>
              </w:rPr>
              <w:t xml:space="preserve"> </w:t>
            </w:r>
            <w:r w:rsidR="009D560C">
              <w:rPr>
                <w:spacing w:val="-2"/>
              </w:rPr>
              <w:t>message</w:t>
            </w:r>
            <w:r>
              <w:rPr>
                <w:szCs w:val="16"/>
                <w:lang w:eastAsia="x-none"/>
              </w:rPr>
              <w:fldChar w:fldCharType="end"/>
            </w:r>
          </w:p>
          <w:p w14:paraId="5DC74469" w14:textId="7C271D89" w:rsid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IPDU-M: the format shown in </w:t>
            </w:r>
            <w:r>
              <w:rPr>
                <w:szCs w:val="16"/>
                <w:lang w:eastAsia="x-none"/>
              </w:rPr>
              <w:fldChar w:fldCharType="begin"/>
            </w:r>
            <w:r>
              <w:rPr>
                <w:szCs w:val="16"/>
                <w:lang w:eastAsia="x-none"/>
              </w:rPr>
              <w:instrText xml:space="preserve"> REF _Ref189754380 \h </w:instrText>
            </w:r>
            <w:r>
              <w:rPr>
                <w:szCs w:val="16"/>
                <w:lang w:eastAsia="x-none"/>
              </w:rPr>
            </w:r>
            <w:r>
              <w:rPr>
                <w:szCs w:val="16"/>
                <w:lang w:eastAsia="x-none"/>
              </w:rPr>
              <w:fldChar w:fldCharType="separate"/>
            </w:r>
            <w:r w:rsidR="009D560C">
              <w:br w:type="column"/>
              <w:t xml:space="preserve">Table </w:t>
            </w:r>
            <w:r w:rsidR="009D560C">
              <w:rPr>
                <w:noProof/>
              </w:rPr>
              <w:t>2</w:t>
            </w:r>
            <w:r w:rsidR="009D560C">
              <w:noBreakHyphen/>
            </w:r>
            <w:r w:rsidR="009D560C">
              <w:rPr>
                <w:noProof/>
              </w:rPr>
              <w:t>8:</w:t>
            </w:r>
            <w:r w:rsidR="009D560C">
              <w:rPr>
                <w:rFonts w:hint="eastAsia"/>
              </w:rPr>
              <w:t xml:space="preserve"> </w:t>
            </w:r>
            <w:r w:rsidR="009D560C">
              <w:t>IPDU-M LIN</w:t>
            </w:r>
            <w:r w:rsidR="009D560C" w:rsidRPr="00FD6424">
              <w:t xml:space="preserve"> frame structure</w:t>
            </w:r>
            <w:r>
              <w:rPr>
                <w:szCs w:val="16"/>
                <w:lang w:eastAsia="x-none"/>
              </w:rPr>
              <w:fldChar w:fldCharType="end"/>
            </w:r>
          </w:p>
          <w:p w14:paraId="47F7D538" w14:textId="40984916" w:rsidR="003D0C98" w:rsidRPr="00FE7BD6" w:rsidRDefault="003D0C98" w:rsidP="003D0C98">
            <w:pPr>
              <w:tabs>
                <w:tab w:val="left" w:pos="864"/>
              </w:tabs>
              <w:overflowPunct w:val="0"/>
              <w:autoSpaceDE w:val="0"/>
              <w:autoSpaceDN w:val="0"/>
              <w:adjustRightInd w:val="0"/>
              <w:textAlignment w:val="baseline"/>
              <w:rPr>
                <w:szCs w:val="16"/>
                <w:lang w:val="x-none" w:eastAsia="x-none"/>
              </w:rPr>
            </w:pPr>
            <w:r w:rsidRPr="003D0C98">
              <w:rPr>
                <w:szCs w:val="16"/>
                <w:lang w:val="x-none" w:eastAsia="x-none"/>
              </w:rPr>
              <w:t>If the Ethernet frame is less than the minimum size, pad it with zero.</w:t>
            </w:r>
          </w:p>
        </w:tc>
      </w:tr>
    </w:tbl>
    <w:p w14:paraId="7860168E" w14:textId="77777777" w:rsidR="006E4A0D" w:rsidRDefault="006E4A0D" w:rsidP="00020EB7"/>
    <w:p w14:paraId="5AEF1687" w14:textId="45696BF9" w:rsidR="004815B5" w:rsidRPr="001F6A90" w:rsidRDefault="004815B5" w:rsidP="00BE5228">
      <w:pPr>
        <w:pStyle w:val="ReqID"/>
        <w:rPr>
          <w:lang w:val="en-US"/>
        </w:rPr>
      </w:pPr>
      <w:r w:rsidRPr="00696D29">
        <w:t>[</w:t>
      </w:r>
      <w:r>
        <w:t>Gen5GW</w:t>
      </w:r>
      <w:r w:rsidRPr="00696D29">
        <w:t>_</w:t>
      </w:r>
      <w:r w:rsidR="000F4E6D">
        <w:t>ProtoConv</w:t>
      </w:r>
      <w:r w:rsidRPr="00696D29">
        <w:t>_AD_C_0</w:t>
      </w:r>
      <w:r>
        <w:t>3</w:t>
      </w:r>
      <w:r w:rsidRPr="00696D29">
        <w:t>_00</w:t>
      </w:r>
      <w:r w:rsidR="006D4CCA">
        <w:t>9</w:t>
      </w:r>
      <w:r w:rsidRPr="00696D29">
        <w:t>]</w:t>
      </w:r>
    </w:p>
    <w:p w14:paraId="21401954" w14:textId="6F830706" w:rsidR="004815B5" w:rsidRDefault="00D940A3" w:rsidP="004815B5">
      <w:pPr>
        <w:spacing w:after="120"/>
      </w:pPr>
      <w:r w:rsidRPr="00D940A3">
        <w:fldChar w:fldCharType="begin"/>
      </w:r>
      <w:r w:rsidRPr="00D940A3">
        <w:instrText xml:space="preserve"> REF _Ref191556227 \h  \* MERGEFORMAT </w:instrText>
      </w:r>
      <w:r w:rsidRPr="00D940A3">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10</w:t>
      </w:r>
      <w:r w:rsidRPr="00D940A3">
        <w:fldChar w:fldCharType="end"/>
      </w:r>
      <w:r>
        <w:t xml:space="preserve"> </w:t>
      </w:r>
      <w:r w:rsidR="004815B5" w:rsidRPr="0002144A">
        <w:t>shows the details of the conversion method. The software operates based on the conversion method selected at initialization.</w:t>
      </w:r>
      <w:r w:rsidR="004815B5">
        <w:t xml:space="preserve"> </w:t>
      </w:r>
    </w:p>
    <w:p w14:paraId="33186EA7" w14:textId="038CCC86" w:rsidR="004815B5" w:rsidRPr="00FE7BD6" w:rsidRDefault="004815B5" w:rsidP="004815B5">
      <w:pPr>
        <w:keepNext/>
        <w:spacing w:after="120"/>
        <w:jc w:val="center"/>
        <w:rPr>
          <w:b/>
          <w:bCs/>
          <w:szCs w:val="21"/>
        </w:rPr>
      </w:pPr>
      <w:bookmarkStart w:id="153" w:name="_Ref191556227"/>
      <w:bookmarkStart w:id="154" w:name="_Ref187673338"/>
      <w:r w:rsidRPr="00FE7BD6">
        <w:rPr>
          <w:b/>
          <w:bCs/>
          <w:szCs w:val="21"/>
        </w:rPr>
        <w:lastRenderedPageBreak/>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2</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10</w:t>
      </w:r>
      <w:r>
        <w:rPr>
          <w:b/>
          <w:bCs/>
          <w:szCs w:val="21"/>
        </w:rPr>
        <w:fldChar w:fldCharType="end"/>
      </w:r>
      <w:bookmarkEnd w:id="153"/>
      <w:r>
        <w:rPr>
          <w:b/>
          <w:bCs/>
          <w:szCs w:val="21"/>
        </w:rPr>
        <w:t>:</w:t>
      </w:r>
      <w:r w:rsidRPr="00FE7BD6">
        <w:rPr>
          <w:b/>
          <w:bCs/>
          <w:szCs w:val="21"/>
        </w:rPr>
        <w:t xml:space="preserve"> Ethernet Conversion Type</w:t>
      </w:r>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8837"/>
      </w:tblGrid>
      <w:tr w:rsidR="004815B5" w:rsidRPr="00FE7BD6" w14:paraId="448500F0" w14:textId="77777777" w:rsidTr="002B081D">
        <w:tc>
          <w:tcPr>
            <w:tcW w:w="581" w:type="pct"/>
            <w:shd w:val="clear" w:color="auto" w:fill="D9D9D9"/>
          </w:tcPr>
          <w:p w14:paraId="4B59CCEA" w14:textId="77777777" w:rsidR="004815B5" w:rsidRPr="00FE7BD6" w:rsidRDefault="004815B5" w:rsidP="00991DCB">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Conversion Type</w:t>
            </w:r>
          </w:p>
        </w:tc>
        <w:tc>
          <w:tcPr>
            <w:tcW w:w="4419" w:type="pct"/>
            <w:shd w:val="clear" w:color="auto" w:fill="D9D9D9"/>
          </w:tcPr>
          <w:p w14:paraId="4F171B74" w14:textId="77777777" w:rsidR="004815B5" w:rsidRPr="00FE7BD6" w:rsidRDefault="004815B5" w:rsidP="00991DCB">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4815B5" w:rsidRPr="00FE7BD6" w14:paraId="34498F55" w14:textId="77777777" w:rsidTr="002B081D">
        <w:trPr>
          <w:trHeight w:val="155"/>
        </w:trPr>
        <w:tc>
          <w:tcPr>
            <w:tcW w:w="581" w:type="pct"/>
          </w:tcPr>
          <w:p w14:paraId="3D81E230"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Basic Type</w:t>
            </w:r>
          </w:p>
        </w:tc>
        <w:tc>
          <w:tcPr>
            <w:tcW w:w="4419" w:type="pct"/>
          </w:tcPr>
          <w:p w14:paraId="3ACF0D9A" w14:textId="6A517104" w:rsidR="004815B5" w:rsidRPr="001236B6" w:rsidRDefault="004815B5" w:rsidP="00991DCB">
            <w:pPr>
              <w:tabs>
                <w:tab w:val="left" w:pos="864"/>
              </w:tabs>
              <w:overflowPunct w:val="0"/>
              <w:autoSpaceDE w:val="0"/>
              <w:autoSpaceDN w:val="0"/>
              <w:adjustRightInd w:val="0"/>
              <w:textAlignment w:val="baseline"/>
              <w:rPr>
                <w:szCs w:val="16"/>
                <w:lang w:val="x-none" w:eastAsia="x-none"/>
              </w:rPr>
            </w:pPr>
            <w:r w:rsidRPr="001236B6">
              <w:rPr>
                <w:szCs w:val="16"/>
                <w:lang w:val="x-none" w:eastAsia="x-none"/>
              </w:rPr>
              <w:t xml:space="preserve">Convert one </w:t>
            </w:r>
            <w:r w:rsidR="00723D73">
              <w:rPr>
                <w:szCs w:val="16"/>
                <w:lang w:val="x-none" w:eastAsia="x-none"/>
              </w:rPr>
              <w:t>LIN</w:t>
            </w:r>
            <w:r w:rsidRPr="001236B6">
              <w:rPr>
                <w:szCs w:val="16"/>
                <w:lang w:val="x-none" w:eastAsia="x-none"/>
              </w:rPr>
              <w:t xml:space="preserve"> frame to one Ethernet frame sequentially.</w:t>
            </w:r>
          </w:p>
        </w:tc>
      </w:tr>
      <w:tr w:rsidR="004815B5" w:rsidRPr="00FE7BD6" w14:paraId="2DCB55D6" w14:textId="77777777" w:rsidTr="002B081D">
        <w:trPr>
          <w:trHeight w:val="155"/>
        </w:trPr>
        <w:tc>
          <w:tcPr>
            <w:tcW w:w="581" w:type="pct"/>
          </w:tcPr>
          <w:p w14:paraId="050C872D" w14:textId="77777777" w:rsidR="004815B5" w:rsidRPr="00FE7BD6" w:rsidRDefault="004815B5" w:rsidP="00991DCB">
            <w:pPr>
              <w:tabs>
                <w:tab w:val="left" w:pos="864"/>
              </w:tabs>
              <w:overflowPunct w:val="0"/>
              <w:autoSpaceDE w:val="0"/>
              <w:autoSpaceDN w:val="0"/>
              <w:adjustRightInd w:val="0"/>
              <w:textAlignment w:val="baseline"/>
              <w:rPr>
                <w:szCs w:val="16"/>
                <w:lang w:val="x-none" w:eastAsia="x-none"/>
              </w:rPr>
            </w:pPr>
            <w:r>
              <w:rPr>
                <w:rFonts w:hint="eastAsia"/>
                <w:szCs w:val="16"/>
                <w:lang w:val="x-none"/>
              </w:rPr>
              <w:t>Buffer Type</w:t>
            </w:r>
          </w:p>
        </w:tc>
        <w:tc>
          <w:tcPr>
            <w:tcW w:w="4419" w:type="pct"/>
          </w:tcPr>
          <w:p w14:paraId="20807AF5"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Convert one or more LIN frames into one Ethernet frame.</w:t>
            </w:r>
          </w:p>
          <w:p w14:paraId="7BF9C9AA"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A LIN frame is converted to an Ethernet frame when the following transmission conditions are met.</w:t>
            </w:r>
          </w:p>
          <w:p w14:paraId="38BA7598"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even receiving one more LIN frame with the minimum size (DLC=0) makes Mix Rx Buffer overflow.</w:t>
            </w:r>
          </w:p>
          <w:p w14:paraId="643E255A"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the number of the frames stored in the Mix Rx Buffer exceeds the set threshold value</w:t>
            </w:r>
          </w:p>
          <w:p w14:paraId="3F2BE56E"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time has elapsed for a conversion cycle</w:t>
            </w:r>
          </w:p>
          <w:p w14:paraId="120D90D8"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the trigger transmit API is called.</w:t>
            </w:r>
          </w:p>
          <w:p w14:paraId="7495B19A" w14:textId="3EEC9282" w:rsidR="004815B5" w:rsidRPr="001236B6"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xml:space="preserve">If LIN frame is the emergency frame, store </w:t>
            </w:r>
            <w:r>
              <w:rPr>
                <w:szCs w:val="16"/>
                <w:lang w:val="x-none"/>
              </w:rPr>
              <w:t xml:space="preserve">it </w:t>
            </w:r>
            <w:r w:rsidRPr="003A6BB0">
              <w:rPr>
                <w:szCs w:val="16"/>
                <w:lang w:val="x-none"/>
              </w:rPr>
              <w:t>in LIN Rx Buffer and send immediately.</w:t>
            </w:r>
          </w:p>
        </w:tc>
      </w:tr>
    </w:tbl>
    <w:p w14:paraId="4E9C8EDF" w14:textId="403DF412" w:rsidR="004815B5" w:rsidRDefault="004815B5" w:rsidP="000220D8">
      <w:pPr>
        <w:spacing w:after="120"/>
      </w:pPr>
      <w:r w:rsidRPr="00DE71F4">
        <w:t>The time elapsed for the conversion cycle is realized by periodically executing the MainFunction API, which performs the transmission process when the time for the conversion cycle has elapsed.</w:t>
      </w:r>
    </w:p>
    <w:p w14:paraId="08678529" w14:textId="5F769790" w:rsidR="006D4CCA" w:rsidRDefault="000220D8" w:rsidP="006D4CCA">
      <w:pPr>
        <w:pStyle w:val="RefIDs"/>
      </w:pPr>
      <w:r w:rsidRPr="00696D29">
        <w:t xml:space="preserve">[Covers: </w:t>
      </w:r>
      <w:r w:rsidR="006D4CCA" w:rsidRPr="006D4CCA">
        <w:t>req-8552172-00905315</w:t>
      </w:r>
      <w:r w:rsidRPr="00696D29">
        <w:t>]</w:t>
      </w:r>
    </w:p>
    <w:p w14:paraId="776055C5" w14:textId="194E4365" w:rsidR="000220D8" w:rsidRDefault="006D4CCA" w:rsidP="000220D8">
      <w:pPr>
        <w:pStyle w:val="RefIDs"/>
      </w:pPr>
      <w:r w:rsidRPr="00696D29">
        <w:t xml:space="preserve">[Covers: </w:t>
      </w:r>
      <w:r w:rsidRPr="009B6C67">
        <w:t>req-8552172-00904667</w:t>
      </w:r>
      <w:r w:rsidRPr="00696D29">
        <w:t>]</w:t>
      </w:r>
    </w:p>
    <w:p w14:paraId="66845F81" w14:textId="4D8B8B38" w:rsidR="00900A99" w:rsidRPr="008A4FCB" w:rsidRDefault="00900A99" w:rsidP="00900A99">
      <w:pPr>
        <w:rPr>
          <w:lang w:val="en-GB"/>
        </w:rPr>
      </w:pPr>
      <w:r>
        <w:rPr>
          <w:lang w:val="en-GB"/>
        </w:rPr>
        <w:fldChar w:fldCharType="begin"/>
      </w:r>
      <w:r>
        <w:rPr>
          <w:lang w:val="en-GB"/>
        </w:rPr>
        <w:instrText xml:space="preserve"> REF _Ref193821757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8</w:t>
      </w:r>
      <w:r>
        <w:rPr>
          <w:lang w:val="en-GB"/>
        </w:rPr>
        <w:fldChar w:fldCharType="end"/>
      </w:r>
      <w:r>
        <w:rPr>
          <w:lang w:val="en-GB"/>
        </w:rPr>
        <w:t xml:space="preserve"> </w:t>
      </w:r>
      <w:r w:rsidRPr="008A4FCB">
        <w:rPr>
          <w:lang w:val="en-GB"/>
        </w:rPr>
        <w:t xml:space="preserve">shows the process of </w:t>
      </w:r>
      <w:r>
        <w:rPr>
          <w:lang w:val="en-GB"/>
        </w:rPr>
        <w:t>LI</w:t>
      </w:r>
      <w:r w:rsidRPr="008A4FCB">
        <w:rPr>
          <w:lang w:val="en-GB"/>
        </w:rPr>
        <w:t>N to Ethernet Conversion in Basic type.</w:t>
      </w:r>
    </w:p>
    <w:p w14:paraId="5A58A30A" w14:textId="4800B8B8" w:rsidR="00900A99" w:rsidRDefault="00900A99" w:rsidP="00900A99">
      <w:pPr>
        <w:rPr>
          <w:lang w:val="en-GB"/>
        </w:rPr>
      </w:pPr>
      <w:r>
        <w:rPr>
          <w:lang w:val="en-GB"/>
        </w:rPr>
        <w:fldChar w:fldCharType="begin"/>
      </w:r>
      <w:r>
        <w:rPr>
          <w:lang w:val="en-GB"/>
        </w:rPr>
        <w:instrText xml:space="preserve"> REF _Ref193821758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9</w:t>
      </w:r>
      <w:r>
        <w:rPr>
          <w:lang w:val="en-GB"/>
        </w:rPr>
        <w:fldChar w:fldCharType="end"/>
      </w:r>
      <w:r>
        <w:rPr>
          <w:lang w:val="en-GB"/>
        </w:rPr>
        <w:t xml:space="preserve"> </w:t>
      </w:r>
      <w:r w:rsidRPr="008A4FCB">
        <w:rPr>
          <w:lang w:val="en-GB"/>
        </w:rPr>
        <w:t xml:space="preserve">shows the process of </w:t>
      </w:r>
      <w:r>
        <w:rPr>
          <w:lang w:val="en-GB"/>
        </w:rPr>
        <w:t>LI</w:t>
      </w:r>
      <w:r w:rsidRPr="008A4FCB">
        <w:rPr>
          <w:lang w:val="en-GB"/>
        </w:rPr>
        <w:t>N to Ethernet Conversion in Buffer type.</w:t>
      </w:r>
    </w:p>
    <w:p w14:paraId="5E4F9701" w14:textId="49762DBA" w:rsidR="00900A99" w:rsidRPr="00900A99" w:rsidRDefault="00900A99" w:rsidP="00900A99">
      <w:r w:rsidRPr="00900A99">
        <w:rPr>
          <w:noProof/>
        </w:rPr>
        <w:lastRenderedPageBreak/>
        <w:drawing>
          <wp:inline distT="0" distB="0" distL="0" distR="0" wp14:anchorId="3F9BFD42" wp14:editId="37547810">
            <wp:extent cx="6376035" cy="6142990"/>
            <wp:effectExtent l="0" t="0" r="5715" b="0"/>
            <wp:docPr id="1507240644"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0644" name="Picture 37"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76035" cy="6142990"/>
                    </a:xfrm>
                    <a:prstGeom prst="rect">
                      <a:avLst/>
                    </a:prstGeom>
                    <a:noFill/>
                    <a:ln>
                      <a:noFill/>
                    </a:ln>
                  </pic:spPr>
                </pic:pic>
              </a:graphicData>
            </a:graphic>
          </wp:inline>
        </w:drawing>
      </w:r>
    </w:p>
    <w:p w14:paraId="0D29C741" w14:textId="77777777" w:rsidR="00900A99" w:rsidRDefault="00900A99" w:rsidP="00900A99">
      <w:pPr>
        <w:rPr>
          <w:lang w:val="en-GB"/>
        </w:rPr>
      </w:pPr>
    </w:p>
    <w:p w14:paraId="16CDBBF1" w14:textId="7DD30D23" w:rsidR="00900A99" w:rsidRDefault="00900A99" w:rsidP="00900A99">
      <w:pPr>
        <w:pStyle w:val="Caption"/>
      </w:pPr>
      <w:bookmarkStart w:id="155" w:name="_Ref193821757"/>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8</w:t>
      </w:r>
      <w:r w:rsidR="009D560C">
        <w:rPr>
          <w:noProof/>
        </w:rPr>
        <w:fldChar w:fldCharType="end"/>
      </w:r>
      <w:bookmarkEnd w:id="155"/>
      <w:r w:rsidRPr="004B6C39">
        <w:t xml:space="preserve">: </w:t>
      </w:r>
      <w:r w:rsidRPr="00C065C4">
        <w:t xml:space="preserve">Process of </w:t>
      </w:r>
      <w:r>
        <w:t>LI</w:t>
      </w:r>
      <w:r>
        <w:rPr>
          <w:rFonts w:hint="eastAsia"/>
        </w:rPr>
        <w:t xml:space="preserve">N to Ethernet Conversion in </w:t>
      </w:r>
      <w:r w:rsidRPr="00C065C4">
        <w:t>B</w:t>
      </w:r>
      <w:r>
        <w:rPr>
          <w:rFonts w:hint="eastAsia"/>
        </w:rPr>
        <w:t>asic</w:t>
      </w:r>
      <w:r w:rsidRPr="00C065C4">
        <w:t xml:space="preserve"> type</w:t>
      </w:r>
    </w:p>
    <w:p w14:paraId="5555FDBF" w14:textId="77777777" w:rsidR="00900A99" w:rsidRPr="00900A99" w:rsidRDefault="00900A99" w:rsidP="00900A99"/>
    <w:p w14:paraId="134F5837" w14:textId="7CE29A5A" w:rsidR="00900A99" w:rsidRPr="00900A99" w:rsidRDefault="00900A99" w:rsidP="00900A99">
      <w:r w:rsidRPr="00900A99">
        <w:rPr>
          <w:noProof/>
        </w:rPr>
        <w:lastRenderedPageBreak/>
        <w:drawing>
          <wp:inline distT="0" distB="0" distL="0" distR="0" wp14:anchorId="69B3018C" wp14:editId="4064C74E">
            <wp:extent cx="6376035" cy="7620000"/>
            <wp:effectExtent l="0" t="0" r="5715" b="0"/>
            <wp:docPr id="480039453"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9453" name="Picture 3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6035" cy="7620000"/>
                    </a:xfrm>
                    <a:prstGeom prst="rect">
                      <a:avLst/>
                    </a:prstGeom>
                    <a:noFill/>
                    <a:ln>
                      <a:noFill/>
                    </a:ln>
                  </pic:spPr>
                </pic:pic>
              </a:graphicData>
            </a:graphic>
          </wp:inline>
        </w:drawing>
      </w:r>
    </w:p>
    <w:p w14:paraId="0100F174" w14:textId="2FA6ABF6" w:rsidR="00900A99" w:rsidRDefault="00900A99" w:rsidP="00900A99">
      <w:pPr>
        <w:pStyle w:val="Caption"/>
      </w:pPr>
      <w:bookmarkStart w:id="156" w:name="_Ref193821758"/>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9</w:t>
      </w:r>
      <w:r w:rsidR="009D560C">
        <w:rPr>
          <w:noProof/>
        </w:rPr>
        <w:fldChar w:fldCharType="end"/>
      </w:r>
      <w:bookmarkEnd w:id="156"/>
      <w:r w:rsidRPr="004B6C39">
        <w:t xml:space="preserve">: </w:t>
      </w:r>
      <w:r w:rsidRPr="00C065C4">
        <w:t xml:space="preserve">Process of </w:t>
      </w:r>
      <w:r>
        <w:t>LI</w:t>
      </w:r>
      <w:r>
        <w:rPr>
          <w:rFonts w:hint="eastAsia"/>
        </w:rPr>
        <w:t xml:space="preserve">N to Ethernet Conversion in </w:t>
      </w:r>
      <w:r>
        <w:t>Buffer</w:t>
      </w:r>
      <w:r w:rsidRPr="00C065C4">
        <w:t xml:space="preserve"> type</w:t>
      </w:r>
    </w:p>
    <w:p w14:paraId="4A382230" w14:textId="77777777" w:rsidR="00900A99" w:rsidRPr="00900A99" w:rsidRDefault="00900A99" w:rsidP="00900A99">
      <w:pPr>
        <w:rPr>
          <w:lang w:val="en-GB"/>
        </w:rPr>
      </w:pPr>
    </w:p>
    <w:p w14:paraId="4DF34F09" w14:textId="5C6CF8C6" w:rsidR="00723D73" w:rsidRPr="00FE7BD6" w:rsidRDefault="00723D73" w:rsidP="00D10EB4">
      <w:pPr>
        <w:pStyle w:val="Heading3"/>
      </w:pPr>
      <w:bookmarkStart w:id="157" w:name="_Toc203383955"/>
      <w:r>
        <w:t>Port</w:t>
      </w:r>
      <w:r w:rsidRPr="00FE7BD6">
        <w:t xml:space="preserve"> to Ethernet Conversion Function</w:t>
      </w:r>
      <w:bookmarkEnd w:id="157"/>
    </w:p>
    <w:p w14:paraId="0A2BFBEB" w14:textId="3474C984" w:rsidR="00723D73" w:rsidRDefault="00723D73" w:rsidP="00723D73">
      <w:pPr>
        <w:spacing w:after="120"/>
      </w:pPr>
      <w:r w:rsidRPr="004D64DA">
        <w:t xml:space="preserve">This software receives </w:t>
      </w:r>
      <w:r w:rsidR="002F058D">
        <w:t>Port</w:t>
      </w:r>
      <w:r>
        <w:t xml:space="preserve"> frame</w:t>
      </w:r>
      <w:r w:rsidRPr="004D64DA">
        <w:t xml:space="preserve">s by the user application calling the API of this software. The composition of </w:t>
      </w:r>
      <w:r w:rsidR="002F058D">
        <w:t>Port</w:t>
      </w:r>
      <w:r w:rsidRPr="004D64DA">
        <w:t xml:space="preserve"> frames received by this software </w:t>
      </w:r>
      <w:r>
        <w:t>are</w:t>
      </w:r>
      <w:r w:rsidRPr="004D64DA">
        <w:t xml:space="preserve"> shown in </w:t>
      </w:r>
      <w:r w:rsidR="00922034">
        <w:fldChar w:fldCharType="begin"/>
      </w:r>
      <w:r w:rsidR="00922034">
        <w:instrText xml:space="preserve"> REF _Ref191556303 \h </w:instrText>
      </w:r>
      <w:r w:rsidR="00922034">
        <w:fldChar w:fldCharType="separate"/>
      </w:r>
      <w:r w:rsidR="009D560C">
        <w:t xml:space="preserve">Table </w:t>
      </w:r>
      <w:r w:rsidR="009D560C">
        <w:rPr>
          <w:noProof/>
        </w:rPr>
        <w:t>2</w:t>
      </w:r>
      <w:r w:rsidR="009D560C">
        <w:noBreakHyphen/>
      </w:r>
      <w:r w:rsidR="009D560C">
        <w:rPr>
          <w:noProof/>
        </w:rPr>
        <w:t>11</w:t>
      </w:r>
      <w:r w:rsidR="00922034">
        <w:fldChar w:fldCharType="end"/>
      </w:r>
      <w:r w:rsidR="00025C42">
        <w:t xml:space="preserve"> and</w:t>
      </w:r>
      <w:r w:rsidR="00922034">
        <w:t xml:space="preserve"> </w:t>
      </w:r>
      <w:r w:rsidR="00922034">
        <w:fldChar w:fldCharType="begin"/>
      </w:r>
      <w:r w:rsidR="00922034">
        <w:instrText xml:space="preserve"> REF _Ref191556313 \h </w:instrText>
      </w:r>
      <w:r w:rsidR="00922034">
        <w:fldChar w:fldCharType="separate"/>
      </w:r>
      <w:r w:rsidR="009D560C">
        <w:t xml:space="preserve">Table </w:t>
      </w:r>
      <w:r w:rsidR="009D560C">
        <w:rPr>
          <w:noProof/>
        </w:rPr>
        <w:t>2</w:t>
      </w:r>
      <w:r w:rsidR="009D560C">
        <w:noBreakHyphen/>
      </w:r>
      <w:r w:rsidR="009D560C">
        <w:rPr>
          <w:noProof/>
        </w:rPr>
        <w:t>12</w:t>
      </w:r>
      <w:r w:rsidR="00922034">
        <w:fldChar w:fldCharType="end"/>
      </w:r>
      <w:r>
        <w:t>.</w:t>
      </w:r>
    </w:p>
    <w:p w14:paraId="546C0C35" w14:textId="632FFF13" w:rsidR="00723D73" w:rsidRDefault="00723D73" w:rsidP="00E10491">
      <w:pPr>
        <w:pStyle w:val="Caption"/>
      </w:pPr>
      <w:bookmarkStart w:id="158" w:name="_Ref191556303"/>
      <w:bookmarkStart w:id="159" w:name="_Ref187672925"/>
      <w:r>
        <w:lastRenderedPageBreak/>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11</w:t>
      </w:r>
      <w:r w:rsidR="009D560C">
        <w:rPr>
          <w:noProof/>
        </w:rPr>
        <w:fldChar w:fldCharType="end"/>
      </w:r>
      <w:bookmarkEnd w:id="158"/>
      <w:r>
        <w:rPr>
          <w:noProof/>
        </w:rPr>
        <w:t>:</w:t>
      </w:r>
      <w:r>
        <w:rPr>
          <w:rFonts w:hint="eastAsia"/>
        </w:rPr>
        <w:t xml:space="preserve"> </w:t>
      </w:r>
      <w:r w:rsidR="000220D8">
        <w:t>Parallel Port</w:t>
      </w:r>
      <w:r w:rsidRPr="00FD6424">
        <w:t xml:space="preserve"> frame structure</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883"/>
        <w:gridCol w:w="7165"/>
      </w:tblGrid>
      <w:tr w:rsidR="00723D73" w:rsidRPr="00613BDF" w14:paraId="54429AB3" w14:textId="77777777" w:rsidTr="002F058D">
        <w:tc>
          <w:tcPr>
            <w:tcW w:w="988" w:type="pct"/>
            <w:shd w:val="clear" w:color="auto" w:fill="D9D9D9"/>
          </w:tcPr>
          <w:p w14:paraId="501D430A" w14:textId="77777777" w:rsidR="00723D73" w:rsidRPr="00267168" w:rsidRDefault="00723D73" w:rsidP="00991DCB">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440" w:type="pct"/>
            <w:shd w:val="clear" w:color="auto" w:fill="D9D9D9"/>
          </w:tcPr>
          <w:p w14:paraId="0DA1C528" w14:textId="77777777" w:rsidR="00723D73" w:rsidRPr="00267168" w:rsidRDefault="00723D73" w:rsidP="00991DCB">
            <w:pPr>
              <w:tabs>
                <w:tab w:val="left" w:pos="864"/>
              </w:tabs>
              <w:overflowPunct w:val="0"/>
              <w:autoSpaceDE w:val="0"/>
              <w:autoSpaceDN w:val="0"/>
              <w:adjustRightInd w:val="0"/>
              <w:textAlignment w:val="baseline"/>
              <w:rPr>
                <w:rFonts w:eastAsia="Meiryo UI"/>
                <w:b/>
                <w:szCs w:val="20"/>
              </w:rPr>
            </w:pPr>
            <w:r>
              <w:rPr>
                <w:rFonts w:eastAsia="Meiryo UI"/>
                <w:b/>
                <w:szCs w:val="20"/>
              </w:rPr>
              <w:t>Length</w:t>
            </w:r>
          </w:p>
        </w:tc>
        <w:tc>
          <w:tcPr>
            <w:tcW w:w="3571" w:type="pct"/>
            <w:shd w:val="clear" w:color="auto" w:fill="D9D9D9"/>
          </w:tcPr>
          <w:p w14:paraId="12153FF0" w14:textId="77777777" w:rsidR="00723D73" w:rsidRPr="00267168" w:rsidRDefault="00723D73" w:rsidP="00991DCB">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723D73" w:rsidRPr="00613BDF" w14:paraId="680F6D2E" w14:textId="77777777" w:rsidTr="002F058D">
        <w:trPr>
          <w:trHeight w:val="155"/>
        </w:trPr>
        <w:tc>
          <w:tcPr>
            <w:tcW w:w="988" w:type="pct"/>
          </w:tcPr>
          <w:p w14:paraId="1A35ADEE" w14:textId="77777777" w:rsidR="00723D73" w:rsidRPr="00D94B2B" w:rsidRDefault="00723D73" w:rsidP="00991DCB">
            <w:pPr>
              <w:tabs>
                <w:tab w:val="left" w:pos="864"/>
              </w:tabs>
              <w:overflowPunct w:val="0"/>
              <w:autoSpaceDE w:val="0"/>
              <w:autoSpaceDN w:val="0"/>
              <w:adjustRightInd w:val="0"/>
              <w:textAlignment w:val="baseline"/>
              <w:rPr>
                <w:szCs w:val="16"/>
                <w:lang w:eastAsia="x-none"/>
              </w:rPr>
            </w:pPr>
            <w:r>
              <w:rPr>
                <w:szCs w:val="16"/>
                <w:lang w:val="x-none"/>
              </w:rPr>
              <w:t>acf_msg_type</w:t>
            </w:r>
          </w:p>
        </w:tc>
        <w:tc>
          <w:tcPr>
            <w:tcW w:w="440" w:type="pct"/>
          </w:tcPr>
          <w:p w14:paraId="185E4254" w14:textId="77777777" w:rsidR="00723D73" w:rsidRDefault="00723D73" w:rsidP="00991DCB">
            <w:pPr>
              <w:tabs>
                <w:tab w:val="left" w:pos="864"/>
              </w:tabs>
              <w:overflowPunct w:val="0"/>
              <w:autoSpaceDE w:val="0"/>
              <w:autoSpaceDN w:val="0"/>
              <w:adjustRightInd w:val="0"/>
              <w:textAlignment w:val="baseline"/>
              <w:rPr>
                <w:szCs w:val="16"/>
                <w:lang w:eastAsia="x-none"/>
              </w:rPr>
            </w:pPr>
            <w:r>
              <w:rPr>
                <w:szCs w:val="16"/>
                <w:lang w:eastAsia="x-none"/>
              </w:rPr>
              <w:t>7 bits</w:t>
            </w:r>
          </w:p>
        </w:tc>
        <w:tc>
          <w:tcPr>
            <w:tcW w:w="3571" w:type="pct"/>
          </w:tcPr>
          <w:p w14:paraId="73235333" w14:textId="77777777" w:rsidR="00723D73" w:rsidRDefault="00723D73" w:rsidP="00991DCB">
            <w:pPr>
              <w:tabs>
                <w:tab w:val="left" w:pos="864"/>
              </w:tabs>
              <w:overflowPunct w:val="0"/>
              <w:autoSpaceDE w:val="0"/>
              <w:autoSpaceDN w:val="0"/>
              <w:adjustRightInd w:val="0"/>
              <w:textAlignment w:val="baseline"/>
              <w:rPr>
                <w:szCs w:val="16"/>
                <w:lang w:eastAsia="x-none"/>
              </w:rPr>
            </w:pPr>
            <w:r>
              <w:rPr>
                <w:szCs w:val="16"/>
                <w:lang w:eastAsia="x-none"/>
              </w:rPr>
              <w:t xml:space="preserve">This field </w:t>
            </w:r>
            <w:r w:rsidRPr="00663C0B">
              <w:rPr>
                <w:szCs w:val="16"/>
                <w:lang w:eastAsia="x-none"/>
              </w:rPr>
              <w:t>describes the type of message contained in the message payload</w:t>
            </w:r>
            <w:r>
              <w:rPr>
                <w:szCs w:val="16"/>
                <w:lang w:eastAsia="x-none"/>
              </w:rPr>
              <w:t>.</w:t>
            </w:r>
          </w:p>
          <w:p w14:paraId="49F925BA" w14:textId="77777777" w:rsidR="00723D73" w:rsidRDefault="002F058D" w:rsidP="00991DCB">
            <w:pPr>
              <w:tabs>
                <w:tab w:val="left" w:pos="864"/>
              </w:tabs>
              <w:overflowPunct w:val="0"/>
              <w:autoSpaceDE w:val="0"/>
              <w:autoSpaceDN w:val="0"/>
              <w:adjustRightInd w:val="0"/>
              <w:textAlignment w:val="baseline"/>
              <w:rPr>
                <w:szCs w:val="16"/>
              </w:rPr>
            </w:pPr>
            <w:r w:rsidRPr="002F058D">
              <w:rPr>
                <w:szCs w:val="16"/>
              </w:rPr>
              <w:t>ACF_PARALLEL</w:t>
            </w:r>
            <w:r w:rsidR="00723D73">
              <w:rPr>
                <w:szCs w:val="16"/>
              </w:rPr>
              <w:t>: 0x0</w:t>
            </w:r>
            <w:r>
              <w:rPr>
                <w:szCs w:val="16"/>
              </w:rPr>
              <w:t>7</w:t>
            </w:r>
            <w:r w:rsidR="00723D73">
              <w:rPr>
                <w:szCs w:val="16"/>
              </w:rPr>
              <w:t xml:space="preserve"> (</w:t>
            </w:r>
            <w:r w:rsidRPr="002F058D">
              <w:rPr>
                <w:szCs w:val="16"/>
              </w:rPr>
              <w:t>Parallel port message</w:t>
            </w:r>
            <w:r w:rsidR="00723D73">
              <w:rPr>
                <w:szCs w:val="16"/>
              </w:rPr>
              <w:t>)</w:t>
            </w:r>
          </w:p>
          <w:p w14:paraId="2D3BBEB2" w14:textId="11267F96" w:rsidR="002F058D" w:rsidRPr="00267168" w:rsidRDefault="002F058D" w:rsidP="00991DCB">
            <w:pPr>
              <w:tabs>
                <w:tab w:val="left" w:pos="864"/>
              </w:tabs>
              <w:overflowPunct w:val="0"/>
              <w:autoSpaceDE w:val="0"/>
              <w:autoSpaceDN w:val="0"/>
              <w:adjustRightInd w:val="0"/>
              <w:textAlignment w:val="baseline"/>
              <w:rPr>
                <w:szCs w:val="16"/>
                <w:lang w:val="x-none"/>
              </w:rPr>
            </w:pPr>
            <w:r>
              <w:rPr>
                <w:szCs w:val="16"/>
                <w:lang w:val="x-none"/>
              </w:rPr>
              <w:t xml:space="preserve">ProtoConv does only support </w:t>
            </w:r>
            <w:r w:rsidRPr="002F058D">
              <w:rPr>
                <w:szCs w:val="16"/>
              </w:rPr>
              <w:t>Parallel port message</w:t>
            </w:r>
            <w:r>
              <w:rPr>
                <w:szCs w:val="16"/>
              </w:rPr>
              <w:t xml:space="preserve">, does not support </w:t>
            </w:r>
            <w:r w:rsidRPr="002F058D">
              <w:rPr>
                <w:szCs w:val="16"/>
              </w:rPr>
              <w:t>Serial port message</w:t>
            </w:r>
            <w:r>
              <w:rPr>
                <w:szCs w:val="16"/>
              </w:rPr>
              <w:t>.</w:t>
            </w:r>
          </w:p>
        </w:tc>
      </w:tr>
      <w:tr w:rsidR="00723D73" w:rsidRPr="00613BDF" w14:paraId="6C8E42C6" w14:textId="77777777" w:rsidTr="002F058D">
        <w:trPr>
          <w:trHeight w:val="155"/>
        </w:trPr>
        <w:tc>
          <w:tcPr>
            <w:tcW w:w="988" w:type="pct"/>
          </w:tcPr>
          <w:p w14:paraId="32DC7898" w14:textId="77777777" w:rsidR="00723D73" w:rsidRPr="00267168" w:rsidRDefault="00723D73" w:rsidP="00991DCB">
            <w:pPr>
              <w:tabs>
                <w:tab w:val="left" w:pos="864"/>
              </w:tabs>
              <w:overflowPunct w:val="0"/>
              <w:autoSpaceDE w:val="0"/>
              <w:autoSpaceDN w:val="0"/>
              <w:adjustRightInd w:val="0"/>
              <w:textAlignment w:val="baseline"/>
              <w:rPr>
                <w:szCs w:val="16"/>
                <w:lang w:val="x-none"/>
              </w:rPr>
            </w:pPr>
            <w:r>
              <w:rPr>
                <w:szCs w:val="16"/>
                <w:lang w:val="x-none"/>
              </w:rPr>
              <w:t>acf_msg_length</w:t>
            </w:r>
          </w:p>
        </w:tc>
        <w:tc>
          <w:tcPr>
            <w:tcW w:w="440" w:type="pct"/>
          </w:tcPr>
          <w:p w14:paraId="4F0B34DC" w14:textId="77777777" w:rsidR="00723D73" w:rsidRDefault="00723D73"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9 bits</w:t>
            </w:r>
          </w:p>
        </w:tc>
        <w:tc>
          <w:tcPr>
            <w:tcW w:w="3571" w:type="pct"/>
          </w:tcPr>
          <w:p w14:paraId="7BF7CD5C" w14:textId="77777777" w:rsidR="00723D73" w:rsidRDefault="00723D73" w:rsidP="00991DCB">
            <w:pPr>
              <w:tabs>
                <w:tab w:val="left" w:pos="864"/>
              </w:tabs>
              <w:overflowPunct w:val="0"/>
              <w:autoSpaceDE w:val="0"/>
              <w:autoSpaceDN w:val="0"/>
              <w:adjustRightInd w:val="0"/>
              <w:textAlignment w:val="baseline"/>
              <w:rPr>
                <w:szCs w:val="16"/>
                <w:lang w:val="x-none" w:eastAsia="x-none"/>
              </w:rPr>
            </w:pPr>
            <w:r>
              <w:rPr>
                <w:szCs w:val="16"/>
                <w:lang w:val="x-none" w:eastAsia="x-none"/>
              </w:rPr>
              <w:t>It</w:t>
            </w:r>
            <w:r w:rsidRPr="00663C0B">
              <w:rPr>
                <w:szCs w:val="16"/>
                <w:lang w:val="x-none" w:eastAsia="x-none"/>
              </w:rPr>
              <w:t xml:space="preserve"> is an unsigned integer that indicates the number of quadlets of data contained in this message</w:t>
            </w:r>
            <w:r>
              <w:rPr>
                <w:szCs w:val="16"/>
                <w:lang w:val="x-none" w:eastAsia="x-none"/>
              </w:rPr>
              <w:t xml:space="preserve">, </w:t>
            </w:r>
            <w:r w:rsidRPr="00663C0B">
              <w:rPr>
                <w:szCs w:val="16"/>
                <w:lang w:val="x-none" w:eastAsia="x-none"/>
              </w:rPr>
              <w:t>includ</w:t>
            </w:r>
            <w:r>
              <w:rPr>
                <w:szCs w:val="16"/>
                <w:lang w:val="x-none" w:eastAsia="x-none"/>
              </w:rPr>
              <w:t>ing</w:t>
            </w:r>
            <w:r w:rsidRPr="00663C0B">
              <w:rPr>
                <w:szCs w:val="16"/>
                <w:lang w:val="x-none" w:eastAsia="x-none"/>
              </w:rPr>
              <w:t xml:space="preserve"> the quadlet containing the acf_msg_length field and all subsequent quadlets through and including the last quadlet of acf_msg_payload.</w:t>
            </w:r>
          </w:p>
        </w:tc>
      </w:tr>
      <w:tr w:rsidR="002F058D" w:rsidRPr="00613BDF" w14:paraId="201B7C28" w14:textId="77777777" w:rsidTr="002F058D">
        <w:trPr>
          <w:trHeight w:val="155"/>
        </w:trPr>
        <w:tc>
          <w:tcPr>
            <w:tcW w:w="988" w:type="pct"/>
          </w:tcPr>
          <w:p w14:paraId="28A4859D" w14:textId="03B24F6B" w:rsidR="002F058D" w:rsidRDefault="002F058D" w:rsidP="002F058D">
            <w:pPr>
              <w:tabs>
                <w:tab w:val="left" w:pos="864"/>
              </w:tabs>
              <w:overflowPunct w:val="0"/>
              <w:autoSpaceDE w:val="0"/>
              <w:autoSpaceDN w:val="0"/>
              <w:adjustRightInd w:val="0"/>
              <w:textAlignment w:val="baseline"/>
              <w:rPr>
                <w:szCs w:val="16"/>
                <w:lang w:val="x-none"/>
              </w:rPr>
            </w:pPr>
            <w:r>
              <w:rPr>
                <w:szCs w:val="16"/>
                <w:lang w:val="x-none" w:eastAsia="x-none"/>
              </w:rPr>
              <w:t>reserved</w:t>
            </w:r>
          </w:p>
        </w:tc>
        <w:tc>
          <w:tcPr>
            <w:tcW w:w="440" w:type="pct"/>
          </w:tcPr>
          <w:p w14:paraId="4AA6B03A" w14:textId="7591B098" w:rsidR="002F058D" w:rsidRDefault="002F058D" w:rsidP="002F058D">
            <w:pPr>
              <w:tabs>
                <w:tab w:val="left" w:pos="864"/>
              </w:tabs>
              <w:overflowPunct w:val="0"/>
              <w:autoSpaceDE w:val="0"/>
              <w:autoSpaceDN w:val="0"/>
              <w:adjustRightInd w:val="0"/>
              <w:textAlignment w:val="baseline"/>
              <w:rPr>
                <w:szCs w:val="16"/>
                <w:lang w:val="x-none" w:eastAsia="x-none"/>
              </w:rPr>
            </w:pPr>
            <w:r>
              <w:rPr>
                <w:szCs w:val="16"/>
                <w:lang w:val="x-none"/>
              </w:rPr>
              <w:t>1 octet</w:t>
            </w:r>
          </w:p>
        </w:tc>
        <w:tc>
          <w:tcPr>
            <w:tcW w:w="3571" w:type="pct"/>
          </w:tcPr>
          <w:p w14:paraId="77C372E4" w14:textId="2DB86C48" w:rsidR="002F058D" w:rsidRDefault="002F058D" w:rsidP="002F058D">
            <w:pPr>
              <w:tabs>
                <w:tab w:val="left" w:pos="864"/>
              </w:tabs>
              <w:overflowPunct w:val="0"/>
              <w:autoSpaceDE w:val="0"/>
              <w:autoSpaceDN w:val="0"/>
              <w:adjustRightInd w:val="0"/>
              <w:textAlignment w:val="baseline"/>
              <w:rPr>
                <w:szCs w:val="16"/>
                <w:lang w:val="x-none" w:eastAsia="x-none"/>
              </w:rPr>
            </w:pPr>
            <w:r>
              <w:t>This is reserved field.</w:t>
            </w:r>
            <w:r w:rsidR="00937460">
              <w:t xml:space="preserve"> It is set to (0).</w:t>
            </w:r>
          </w:p>
        </w:tc>
      </w:tr>
      <w:tr w:rsidR="00723D73" w:rsidRPr="00613BDF" w14:paraId="2E4025A8" w14:textId="77777777" w:rsidTr="002F058D">
        <w:trPr>
          <w:trHeight w:val="155"/>
        </w:trPr>
        <w:tc>
          <w:tcPr>
            <w:tcW w:w="988" w:type="pct"/>
          </w:tcPr>
          <w:p w14:paraId="5976D097" w14:textId="6916C18A" w:rsidR="00723D73" w:rsidRPr="00267168" w:rsidRDefault="002F058D" w:rsidP="00991DCB">
            <w:pPr>
              <w:tabs>
                <w:tab w:val="left" w:pos="864"/>
              </w:tabs>
              <w:overflowPunct w:val="0"/>
              <w:autoSpaceDE w:val="0"/>
              <w:autoSpaceDN w:val="0"/>
              <w:adjustRightInd w:val="0"/>
              <w:textAlignment w:val="baseline"/>
              <w:rPr>
                <w:szCs w:val="16"/>
                <w:lang w:val="x-none" w:eastAsia="x-none"/>
              </w:rPr>
            </w:pPr>
            <w:r w:rsidRPr="002F058D">
              <w:rPr>
                <w:szCs w:val="16"/>
                <w:lang w:val="x-none" w:eastAsia="x-none"/>
              </w:rPr>
              <w:t>bit_width</w:t>
            </w:r>
          </w:p>
        </w:tc>
        <w:tc>
          <w:tcPr>
            <w:tcW w:w="440" w:type="pct"/>
          </w:tcPr>
          <w:p w14:paraId="3E2D0453" w14:textId="67AA7994" w:rsidR="00723D73" w:rsidRPr="00267168" w:rsidRDefault="002F058D" w:rsidP="00991DCB">
            <w:pPr>
              <w:tabs>
                <w:tab w:val="left" w:pos="864"/>
              </w:tabs>
              <w:overflowPunct w:val="0"/>
              <w:autoSpaceDE w:val="0"/>
              <w:autoSpaceDN w:val="0"/>
              <w:adjustRightInd w:val="0"/>
              <w:textAlignment w:val="baseline"/>
              <w:rPr>
                <w:szCs w:val="16"/>
                <w:lang w:val="x-none" w:eastAsia="x-none"/>
              </w:rPr>
            </w:pPr>
            <w:r>
              <w:rPr>
                <w:szCs w:val="16"/>
                <w:lang w:val="x-none"/>
              </w:rPr>
              <w:t>1 octet</w:t>
            </w:r>
          </w:p>
        </w:tc>
        <w:tc>
          <w:tcPr>
            <w:tcW w:w="3571" w:type="pct"/>
          </w:tcPr>
          <w:p w14:paraId="4DC8DFD7" w14:textId="59C95CDE" w:rsidR="00723D73" w:rsidRPr="00267168" w:rsidRDefault="00723D73" w:rsidP="00991DCB">
            <w:pPr>
              <w:pStyle w:val="BodyText"/>
              <w:spacing w:before="4"/>
              <w:rPr>
                <w:szCs w:val="16"/>
              </w:rPr>
            </w:pPr>
            <w:r>
              <w:rPr>
                <w:szCs w:val="16"/>
              </w:rPr>
              <w:t xml:space="preserve">It </w:t>
            </w:r>
            <w:r w:rsidR="002F058D" w:rsidRPr="002F058D">
              <w:rPr>
                <w:rFonts w:eastAsia="MS Gothic"/>
                <w:kern w:val="2"/>
                <w:lang w:val="en-US" w:eastAsia="ja-JP"/>
              </w:rPr>
              <w:t>contains the number of valid bits in the parallel_msg_payload field starting at bit 0. When the bit_width field is zero (0), the number of valid bits in the parallel_msg_payload field is 256. parallel_msg_payload is zero-padded to the nearest quadlet boundary.</w:t>
            </w:r>
          </w:p>
        </w:tc>
      </w:tr>
      <w:tr w:rsidR="00723D73" w:rsidRPr="00613BDF" w14:paraId="7DA1592D" w14:textId="77777777" w:rsidTr="002F058D">
        <w:trPr>
          <w:trHeight w:val="155"/>
        </w:trPr>
        <w:tc>
          <w:tcPr>
            <w:tcW w:w="988" w:type="pct"/>
          </w:tcPr>
          <w:p w14:paraId="6DF15CBE" w14:textId="6B14A550" w:rsidR="00723D73" w:rsidRDefault="002F058D" w:rsidP="00991DCB">
            <w:pPr>
              <w:tabs>
                <w:tab w:val="left" w:pos="864"/>
              </w:tabs>
              <w:overflowPunct w:val="0"/>
              <w:autoSpaceDE w:val="0"/>
              <w:autoSpaceDN w:val="0"/>
              <w:adjustRightInd w:val="0"/>
              <w:textAlignment w:val="baseline"/>
              <w:rPr>
                <w:szCs w:val="16"/>
                <w:lang w:val="x-none" w:eastAsia="x-none"/>
              </w:rPr>
            </w:pPr>
            <w:r w:rsidRPr="002F058D">
              <w:rPr>
                <w:szCs w:val="16"/>
                <w:lang w:val="x-none" w:eastAsia="x-none"/>
              </w:rPr>
              <w:t>parallel_msg_payload</w:t>
            </w:r>
          </w:p>
        </w:tc>
        <w:tc>
          <w:tcPr>
            <w:tcW w:w="440" w:type="pct"/>
          </w:tcPr>
          <w:p w14:paraId="5F7FE67F" w14:textId="1B8D5789" w:rsidR="00723D73" w:rsidRDefault="002F058D" w:rsidP="00991DCB">
            <w:pPr>
              <w:tabs>
                <w:tab w:val="left" w:pos="864"/>
              </w:tabs>
              <w:overflowPunct w:val="0"/>
              <w:autoSpaceDE w:val="0"/>
              <w:autoSpaceDN w:val="0"/>
              <w:adjustRightInd w:val="0"/>
              <w:textAlignment w:val="baseline"/>
              <w:rPr>
                <w:szCs w:val="16"/>
                <w:lang w:val="x-none"/>
              </w:rPr>
            </w:pPr>
            <w:r w:rsidRPr="002F058D">
              <w:rPr>
                <w:szCs w:val="16"/>
              </w:rPr>
              <w:t xml:space="preserve">0 to </w:t>
            </w:r>
            <w:r>
              <w:rPr>
                <w:szCs w:val="16"/>
              </w:rPr>
              <w:t>8</w:t>
            </w:r>
            <w:r w:rsidRPr="002F058D">
              <w:rPr>
                <w:i/>
                <w:szCs w:val="16"/>
              </w:rPr>
              <w:t xml:space="preserve"> </w:t>
            </w:r>
            <w:r w:rsidRPr="002F058D">
              <w:rPr>
                <w:szCs w:val="16"/>
              </w:rPr>
              <w:t>quadlets</w:t>
            </w:r>
          </w:p>
        </w:tc>
        <w:tc>
          <w:tcPr>
            <w:tcW w:w="3571" w:type="pct"/>
          </w:tcPr>
          <w:p w14:paraId="74DFB19A" w14:textId="344B886E" w:rsidR="002F058D" w:rsidRPr="002F058D" w:rsidRDefault="002F058D" w:rsidP="002F058D">
            <w:pPr>
              <w:tabs>
                <w:tab w:val="left" w:pos="864"/>
              </w:tabs>
              <w:overflowPunct w:val="0"/>
              <w:autoSpaceDE w:val="0"/>
              <w:autoSpaceDN w:val="0"/>
              <w:adjustRightInd w:val="0"/>
              <w:textAlignment w:val="baseline"/>
              <w:rPr>
                <w:szCs w:val="16"/>
              </w:rPr>
            </w:pPr>
            <w:r>
              <w:rPr>
                <w:szCs w:val="16"/>
              </w:rPr>
              <w:t xml:space="preserve">It </w:t>
            </w:r>
            <w:r w:rsidRPr="002F058D">
              <w:rPr>
                <w:szCs w:val="16"/>
              </w:rPr>
              <w:t>contains the payload of the parallel message. Each bit position in the</w:t>
            </w:r>
          </w:p>
          <w:p w14:paraId="44AD51DD" w14:textId="77777777" w:rsidR="002F058D" w:rsidRPr="002F058D" w:rsidRDefault="002F058D" w:rsidP="002F058D">
            <w:pPr>
              <w:tabs>
                <w:tab w:val="left" w:pos="864"/>
              </w:tabs>
              <w:overflowPunct w:val="0"/>
              <w:autoSpaceDE w:val="0"/>
              <w:autoSpaceDN w:val="0"/>
              <w:adjustRightInd w:val="0"/>
              <w:textAlignment w:val="baseline"/>
              <w:rPr>
                <w:szCs w:val="16"/>
              </w:rPr>
            </w:pPr>
            <w:r w:rsidRPr="002F058D">
              <w:rPr>
                <w:szCs w:val="16"/>
              </w:rPr>
              <w:t>parallel_msg_payload carries the value of the corresponding pin on the parallel interface.</w:t>
            </w:r>
          </w:p>
          <w:p w14:paraId="482A5AEF" w14:textId="77777777" w:rsidR="002F058D" w:rsidRPr="002F058D" w:rsidRDefault="002F058D" w:rsidP="002F058D">
            <w:pPr>
              <w:tabs>
                <w:tab w:val="left" w:pos="864"/>
              </w:tabs>
              <w:overflowPunct w:val="0"/>
              <w:autoSpaceDE w:val="0"/>
              <w:autoSpaceDN w:val="0"/>
              <w:adjustRightInd w:val="0"/>
              <w:textAlignment w:val="baseline"/>
              <w:rPr>
                <w:szCs w:val="16"/>
              </w:rPr>
            </w:pPr>
          </w:p>
          <w:p w14:paraId="386E618E" w14:textId="5CD286D2" w:rsidR="00723D73" w:rsidRPr="00B95D91" w:rsidRDefault="00837346" w:rsidP="002F058D">
            <w:pPr>
              <w:tabs>
                <w:tab w:val="left" w:pos="864"/>
              </w:tabs>
              <w:overflowPunct w:val="0"/>
              <w:autoSpaceDE w:val="0"/>
              <w:autoSpaceDN w:val="0"/>
              <w:adjustRightInd w:val="0"/>
              <w:textAlignment w:val="baseline"/>
              <w:rPr>
                <w:szCs w:val="16"/>
              </w:rPr>
            </w:pPr>
            <w:r>
              <w:rPr>
                <w:b/>
                <w:bCs/>
                <w:color w:val="FF0000"/>
                <w:szCs w:val="16"/>
              </w:rPr>
              <w:fldChar w:fldCharType="begin"/>
            </w:r>
            <w:r>
              <w:rPr>
                <w:szCs w:val="16"/>
              </w:rPr>
              <w:instrText xml:space="preserve"> REF _Ref189755363 \h </w:instrText>
            </w:r>
            <w:r>
              <w:rPr>
                <w:b/>
                <w:bCs/>
                <w:color w:val="FF0000"/>
                <w:szCs w:val="16"/>
              </w:rPr>
            </w:r>
            <w:r>
              <w:rPr>
                <w:b/>
                <w:bCs/>
                <w:color w:val="FF0000"/>
                <w:szCs w:val="16"/>
              </w:rPr>
              <w:fldChar w:fldCharType="separate"/>
            </w:r>
            <w:r w:rsidR="009D560C">
              <w:t xml:space="preserve">Figure </w:t>
            </w:r>
            <w:r w:rsidR="009D560C">
              <w:rPr>
                <w:noProof/>
              </w:rPr>
              <w:t>2</w:t>
            </w:r>
            <w:r w:rsidR="009D560C">
              <w:noBreakHyphen/>
            </w:r>
            <w:r w:rsidR="009D560C">
              <w:rPr>
                <w:noProof/>
              </w:rPr>
              <w:t>11:</w:t>
            </w:r>
            <w:r w:rsidR="009D560C">
              <w:rPr>
                <w:rFonts w:hint="eastAsia"/>
              </w:rPr>
              <w:t xml:space="preserve"> </w:t>
            </w:r>
            <w:r w:rsidR="009D560C" w:rsidRPr="00837346">
              <w:t>Example Parallel message with bit_width = 67</w:t>
            </w:r>
            <w:r>
              <w:rPr>
                <w:b/>
                <w:bCs/>
                <w:color w:val="FF0000"/>
                <w:szCs w:val="16"/>
              </w:rPr>
              <w:fldChar w:fldCharType="end"/>
            </w:r>
            <w:r>
              <w:rPr>
                <w:b/>
                <w:bCs/>
                <w:color w:val="FF0000"/>
                <w:szCs w:val="16"/>
              </w:rPr>
              <w:t xml:space="preserve"> </w:t>
            </w:r>
            <w:r w:rsidR="002F058D" w:rsidRPr="002F058D">
              <w:rPr>
                <w:szCs w:val="16"/>
              </w:rPr>
              <w:t>shows an example payload when bit_width = 67. The letter v in the figure indicates that a given bit position carries valid data for the corresponding pin on parallel interface. In this case acf_msg_length has a value of four (4).</w:t>
            </w:r>
          </w:p>
        </w:tc>
      </w:tr>
    </w:tbl>
    <w:p w14:paraId="5AC3A3FC" w14:textId="77777777" w:rsidR="00837346" w:rsidRDefault="00837346" w:rsidP="00E10491">
      <w:pPr>
        <w:pStyle w:val="Caption"/>
      </w:pPr>
    </w:p>
    <w:p w14:paraId="216E291D" w14:textId="1B2AF9F3" w:rsidR="00723D73" w:rsidRDefault="00937460" w:rsidP="00E10491">
      <w:pPr>
        <w:pStyle w:val="Caption"/>
      </w:pPr>
      <w:r w:rsidRPr="00937460">
        <w:rPr>
          <w:noProof/>
        </w:rPr>
        <w:drawing>
          <wp:inline distT="0" distB="0" distL="0" distR="0" wp14:anchorId="72041693" wp14:editId="6D9DBA57">
            <wp:extent cx="6334963" cy="3718581"/>
            <wp:effectExtent l="0" t="0" r="8890" b="0"/>
            <wp:docPr id="518540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0930" name="Picture 1" descr="A screenshot of a computer&#10;&#10;Description automatically generated"/>
                    <pic:cNvPicPr/>
                  </pic:nvPicPr>
                  <pic:blipFill>
                    <a:blip r:embed="rId27"/>
                    <a:stretch>
                      <a:fillRect/>
                    </a:stretch>
                  </pic:blipFill>
                  <pic:spPr>
                    <a:xfrm>
                      <a:off x="0" y="0"/>
                      <a:ext cx="6335901" cy="3719132"/>
                    </a:xfrm>
                    <a:prstGeom prst="rect">
                      <a:avLst/>
                    </a:prstGeom>
                  </pic:spPr>
                </pic:pic>
              </a:graphicData>
            </a:graphic>
          </wp:inline>
        </w:drawing>
      </w:r>
    </w:p>
    <w:p w14:paraId="1A2BF702" w14:textId="39CCB8ED" w:rsidR="00723D73" w:rsidRDefault="00723D73" w:rsidP="00E10491">
      <w:pPr>
        <w:pStyle w:val="Caption"/>
        <w:rPr>
          <w:spacing w:val="-2"/>
        </w:rPr>
      </w:pPr>
      <w:bookmarkStart w:id="160" w:name="_Ref190684803"/>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10</w:t>
      </w:r>
      <w:r w:rsidR="009D560C">
        <w:rPr>
          <w:noProof/>
        </w:rPr>
        <w:fldChar w:fldCharType="end"/>
      </w:r>
      <w:r>
        <w:rPr>
          <w:noProof/>
        </w:rPr>
        <w:t>:</w:t>
      </w:r>
      <w:r>
        <w:rPr>
          <w:rFonts w:hint="eastAsia"/>
        </w:rPr>
        <w:t xml:space="preserve"> </w:t>
      </w:r>
      <w:r w:rsidR="00937460">
        <w:t>Parallel Port</w:t>
      </w:r>
      <w:r>
        <w:rPr>
          <w:spacing w:val="-4"/>
        </w:rPr>
        <w:t xml:space="preserve"> </w:t>
      </w:r>
      <w:r>
        <w:t>ACF</w:t>
      </w:r>
      <w:r>
        <w:rPr>
          <w:spacing w:val="-6"/>
        </w:rPr>
        <w:t xml:space="preserve"> </w:t>
      </w:r>
      <w:r>
        <w:rPr>
          <w:spacing w:val="-2"/>
        </w:rPr>
        <w:t>message</w:t>
      </w:r>
      <w:bookmarkEnd w:id="160"/>
    </w:p>
    <w:p w14:paraId="52FD6643" w14:textId="77777777" w:rsidR="00837346" w:rsidRDefault="00837346" w:rsidP="00837346"/>
    <w:p w14:paraId="2F2C4422" w14:textId="226C9841" w:rsidR="00837346" w:rsidRDefault="00837346" w:rsidP="00837346">
      <w:r w:rsidRPr="00837346">
        <w:rPr>
          <w:noProof/>
        </w:rPr>
        <w:lastRenderedPageBreak/>
        <w:drawing>
          <wp:inline distT="0" distB="0" distL="0" distR="0" wp14:anchorId="3B19B215" wp14:editId="20DBC013">
            <wp:extent cx="6376035" cy="1167765"/>
            <wp:effectExtent l="0" t="0" r="5715" b="0"/>
            <wp:docPr id="15759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938" name=""/>
                    <pic:cNvPicPr/>
                  </pic:nvPicPr>
                  <pic:blipFill>
                    <a:blip r:embed="rId28"/>
                    <a:stretch>
                      <a:fillRect/>
                    </a:stretch>
                  </pic:blipFill>
                  <pic:spPr>
                    <a:xfrm>
                      <a:off x="0" y="0"/>
                      <a:ext cx="6376035" cy="1167765"/>
                    </a:xfrm>
                    <a:prstGeom prst="rect">
                      <a:avLst/>
                    </a:prstGeom>
                  </pic:spPr>
                </pic:pic>
              </a:graphicData>
            </a:graphic>
          </wp:inline>
        </w:drawing>
      </w:r>
    </w:p>
    <w:p w14:paraId="08123412" w14:textId="3D77A394" w:rsidR="00837346" w:rsidRPr="00837346" w:rsidRDefault="00837346" w:rsidP="00837346">
      <w:pPr>
        <w:pStyle w:val="Caption"/>
        <w:rPr>
          <w:spacing w:val="-2"/>
        </w:rPr>
      </w:pPr>
      <w:bookmarkStart w:id="161" w:name="_Ref189755363"/>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11</w:t>
      </w:r>
      <w:r w:rsidR="009D560C">
        <w:rPr>
          <w:noProof/>
        </w:rPr>
        <w:fldChar w:fldCharType="end"/>
      </w:r>
      <w:r>
        <w:rPr>
          <w:noProof/>
        </w:rPr>
        <w:t>:</w:t>
      </w:r>
      <w:r>
        <w:rPr>
          <w:rFonts w:hint="eastAsia"/>
        </w:rPr>
        <w:t xml:space="preserve"> </w:t>
      </w:r>
      <w:r w:rsidRPr="00837346">
        <w:t>Example Parallel message with bit_width = 67</w:t>
      </w:r>
      <w:bookmarkEnd w:id="161"/>
    </w:p>
    <w:p w14:paraId="42DAD11E" w14:textId="77777777" w:rsidR="00837346" w:rsidRPr="00837346" w:rsidRDefault="00837346" w:rsidP="00837346"/>
    <w:p w14:paraId="04611816" w14:textId="70125A7D" w:rsidR="00857916" w:rsidRDefault="00857916" w:rsidP="00E10491">
      <w:pPr>
        <w:pStyle w:val="Caption"/>
      </w:pPr>
      <w:bookmarkStart w:id="162" w:name="_Ref191556313"/>
      <w:bookmarkStart w:id="163" w:name="_Ref189755061"/>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12</w:t>
      </w:r>
      <w:r w:rsidR="009D560C">
        <w:rPr>
          <w:noProof/>
        </w:rPr>
        <w:fldChar w:fldCharType="end"/>
      </w:r>
      <w:bookmarkEnd w:id="162"/>
      <w:r>
        <w:rPr>
          <w:noProof/>
        </w:rPr>
        <w:t>:</w:t>
      </w:r>
      <w:r>
        <w:rPr>
          <w:rFonts w:hint="eastAsia"/>
        </w:rPr>
        <w:t xml:space="preserve"> </w:t>
      </w:r>
      <w:r>
        <w:t>IPDU-M Port</w:t>
      </w:r>
      <w:r w:rsidRPr="00FD6424">
        <w:t xml:space="preserve"> frame structure</w:t>
      </w:r>
      <w:bookmarkEnd w:id="1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857916" w:rsidRPr="00613BDF" w14:paraId="5AE152A8" w14:textId="77777777" w:rsidTr="00CE2576">
        <w:tc>
          <w:tcPr>
            <w:tcW w:w="1058" w:type="pct"/>
            <w:shd w:val="clear" w:color="auto" w:fill="D9D9D9"/>
          </w:tcPr>
          <w:p w14:paraId="1BE5BC91" w14:textId="77777777" w:rsidR="00857916" w:rsidRPr="00267168" w:rsidRDefault="00857916"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Field</w:t>
            </w:r>
          </w:p>
        </w:tc>
        <w:tc>
          <w:tcPr>
            <w:tcW w:w="3942" w:type="pct"/>
            <w:shd w:val="clear" w:color="auto" w:fill="D9D9D9"/>
          </w:tcPr>
          <w:p w14:paraId="577FBF78" w14:textId="77777777" w:rsidR="00857916" w:rsidRPr="00267168" w:rsidRDefault="00857916" w:rsidP="00CE2576">
            <w:pPr>
              <w:tabs>
                <w:tab w:val="left" w:pos="864"/>
              </w:tabs>
              <w:overflowPunct w:val="0"/>
              <w:autoSpaceDE w:val="0"/>
              <w:autoSpaceDN w:val="0"/>
              <w:adjustRightInd w:val="0"/>
              <w:textAlignment w:val="baseline"/>
              <w:rPr>
                <w:rFonts w:eastAsia="Meiryo UI"/>
                <w:b/>
                <w:szCs w:val="20"/>
              </w:rPr>
            </w:pPr>
            <w:r w:rsidRPr="00267168">
              <w:rPr>
                <w:rFonts w:eastAsia="Meiryo UI"/>
                <w:b/>
                <w:szCs w:val="20"/>
              </w:rPr>
              <w:t>Description</w:t>
            </w:r>
          </w:p>
        </w:tc>
      </w:tr>
      <w:tr w:rsidR="00857916" w:rsidRPr="00613BDF" w14:paraId="4A7CB4BC" w14:textId="77777777" w:rsidTr="00CE2576">
        <w:trPr>
          <w:trHeight w:val="155"/>
        </w:trPr>
        <w:tc>
          <w:tcPr>
            <w:tcW w:w="1058" w:type="pct"/>
          </w:tcPr>
          <w:p w14:paraId="112CDEBC" w14:textId="77777777" w:rsidR="00857916" w:rsidRPr="00D94B2B" w:rsidRDefault="00857916" w:rsidP="00CE2576">
            <w:pPr>
              <w:tabs>
                <w:tab w:val="left" w:pos="864"/>
              </w:tabs>
              <w:overflowPunct w:val="0"/>
              <w:autoSpaceDE w:val="0"/>
              <w:autoSpaceDN w:val="0"/>
              <w:adjustRightInd w:val="0"/>
              <w:textAlignment w:val="baseline"/>
              <w:rPr>
                <w:szCs w:val="16"/>
                <w:lang w:eastAsia="x-none"/>
              </w:rPr>
            </w:pPr>
            <w:r>
              <w:rPr>
                <w:szCs w:val="16"/>
                <w:lang w:val="x-none"/>
              </w:rPr>
              <w:t>PDU ID</w:t>
            </w:r>
          </w:p>
        </w:tc>
        <w:tc>
          <w:tcPr>
            <w:tcW w:w="3942" w:type="pct"/>
          </w:tcPr>
          <w:p w14:paraId="016994C3" w14:textId="77777777" w:rsidR="00857916" w:rsidRPr="00267168" w:rsidRDefault="00857916" w:rsidP="00CE2576">
            <w:pPr>
              <w:tabs>
                <w:tab w:val="left" w:pos="864"/>
              </w:tabs>
              <w:overflowPunct w:val="0"/>
              <w:autoSpaceDE w:val="0"/>
              <w:autoSpaceDN w:val="0"/>
              <w:adjustRightInd w:val="0"/>
              <w:textAlignment w:val="baseline"/>
              <w:rPr>
                <w:szCs w:val="16"/>
                <w:lang w:val="x-none"/>
              </w:rPr>
            </w:pPr>
            <w:r>
              <w:rPr>
                <w:szCs w:val="16"/>
                <w:lang w:val="x-none" w:eastAsia="x-none"/>
              </w:rPr>
              <w:t>PDU ID</w:t>
            </w:r>
            <w:r>
              <w:rPr>
                <w:szCs w:val="16"/>
                <w:lang w:val="x-none"/>
              </w:rPr>
              <w:t xml:space="preserve"> (32-bit value).</w:t>
            </w:r>
          </w:p>
        </w:tc>
      </w:tr>
      <w:tr w:rsidR="00857916" w:rsidRPr="00613BDF" w14:paraId="176D3D5D" w14:textId="77777777" w:rsidTr="00CE2576">
        <w:trPr>
          <w:trHeight w:val="155"/>
        </w:trPr>
        <w:tc>
          <w:tcPr>
            <w:tcW w:w="1058" w:type="pct"/>
          </w:tcPr>
          <w:p w14:paraId="2D2E7D78" w14:textId="77777777" w:rsidR="00857916" w:rsidRPr="00267168" w:rsidRDefault="00857916"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DLC</w:t>
            </w:r>
          </w:p>
        </w:tc>
        <w:tc>
          <w:tcPr>
            <w:tcW w:w="3942" w:type="pct"/>
          </w:tcPr>
          <w:p w14:paraId="6B903C7B" w14:textId="77777777" w:rsidR="00857916" w:rsidRPr="00267168" w:rsidRDefault="00857916"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length</w:t>
            </w:r>
          </w:p>
        </w:tc>
      </w:tr>
      <w:tr w:rsidR="00857916" w:rsidRPr="00613BDF" w14:paraId="3B4010BA" w14:textId="77777777" w:rsidTr="00CE2576">
        <w:trPr>
          <w:trHeight w:val="155"/>
        </w:trPr>
        <w:tc>
          <w:tcPr>
            <w:tcW w:w="1058" w:type="pct"/>
          </w:tcPr>
          <w:p w14:paraId="54D7C3DE" w14:textId="77777777" w:rsidR="00857916" w:rsidRPr="00267168" w:rsidRDefault="00857916" w:rsidP="00CE2576">
            <w:pPr>
              <w:tabs>
                <w:tab w:val="left" w:pos="864"/>
              </w:tabs>
              <w:overflowPunct w:val="0"/>
              <w:autoSpaceDE w:val="0"/>
              <w:autoSpaceDN w:val="0"/>
              <w:adjustRightInd w:val="0"/>
              <w:textAlignment w:val="baseline"/>
              <w:rPr>
                <w:szCs w:val="16"/>
                <w:lang w:val="x-none" w:eastAsia="x-none"/>
              </w:rPr>
            </w:pPr>
            <w:r w:rsidRPr="00267168">
              <w:rPr>
                <w:szCs w:val="16"/>
                <w:lang w:val="x-none" w:eastAsia="x-none"/>
              </w:rPr>
              <w:t>Data field</w:t>
            </w:r>
          </w:p>
        </w:tc>
        <w:tc>
          <w:tcPr>
            <w:tcW w:w="3942" w:type="pct"/>
          </w:tcPr>
          <w:p w14:paraId="7482067E" w14:textId="19C529F0" w:rsidR="00857916" w:rsidRPr="00267168" w:rsidRDefault="00857916" w:rsidP="00CE2576">
            <w:pPr>
              <w:tabs>
                <w:tab w:val="left" w:pos="864"/>
              </w:tabs>
              <w:overflowPunct w:val="0"/>
              <w:autoSpaceDE w:val="0"/>
              <w:autoSpaceDN w:val="0"/>
              <w:adjustRightInd w:val="0"/>
              <w:textAlignment w:val="baseline"/>
              <w:rPr>
                <w:szCs w:val="16"/>
                <w:lang w:val="x-none"/>
              </w:rPr>
            </w:pPr>
            <w:r>
              <w:rPr>
                <w:szCs w:val="16"/>
                <w:lang w:val="x-none"/>
              </w:rPr>
              <w:t>Port</w:t>
            </w:r>
            <w:r w:rsidRPr="00267168">
              <w:rPr>
                <w:szCs w:val="16"/>
                <w:lang w:val="x-none"/>
              </w:rPr>
              <w:t xml:space="preserve"> Data field</w:t>
            </w:r>
          </w:p>
        </w:tc>
      </w:tr>
    </w:tbl>
    <w:p w14:paraId="23AFC76B" w14:textId="77777777" w:rsidR="00723D73" w:rsidRPr="00B95D91" w:rsidRDefault="00723D73" w:rsidP="00723D73"/>
    <w:p w14:paraId="49AAF2DD" w14:textId="77777777" w:rsidR="00860E53" w:rsidRPr="00B95D91" w:rsidRDefault="00860E53" w:rsidP="00860E53"/>
    <w:p w14:paraId="3E33E19A" w14:textId="27475890" w:rsidR="00860E53" w:rsidRDefault="00860E53" w:rsidP="00860E53">
      <w:pPr>
        <w:pStyle w:val="ReqID"/>
      </w:pPr>
      <w:r w:rsidRPr="00CE2910">
        <w:t>[Gen5GW_ProtoConv_AD_C_0</w:t>
      </w:r>
      <w:r>
        <w:t>3</w:t>
      </w:r>
      <w:r w:rsidRPr="00CE2910">
        <w:t>_0</w:t>
      </w:r>
      <w:r>
        <w:t>11</w:t>
      </w:r>
      <w:r w:rsidRPr="00CE2910">
        <w:t>]</w:t>
      </w:r>
    </w:p>
    <w:p w14:paraId="67629833" w14:textId="6125A3D4" w:rsidR="00860E53" w:rsidRPr="0031673C" w:rsidRDefault="00860E53" w:rsidP="00860E53">
      <w:pPr>
        <w:spacing w:after="120"/>
      </w:pPr>
      <w:r>
        <w:t xml:space="preserve">Use the defined index to </w:t>
      </w:r>
      <w:r w:rsidRPr="0031673C">
        <w:t>obtain the destination information. The obtained destination information is stored in the header of the Ethernet frame.</w:t>
      </w:r>
    </w:p>
    <w:p w14:paraId="4C75D2C4" w14:textId="37F1FE2F" w:rsidR="00860E53" w:rsidRDefault="00860E53" w:rsidP="00860E53">
      <w:pPr>
        <w:pStyle w:val="RefIDs"/>
      </w:pPr>
      <w:r w:rsidRPr="00454CE6">
        <w:t xml:space="preserve">[Covers: </w:t>
      </w:r>
      <w:r w:rsidRPr="00873DD9">
        <w:t>req-8552172-0090531</w:t>
      </w:r>
      <w:r w:rsidR="00E205C8">
        <w:t>6</w:t>
      </w:r>
      <w:r w:rsidRPr="00454CE6">
        <w:t>]</w:t>
      </w:r>
    </w:p>
    <w:p w14:paraId="4E78EA00" w14:textId="4228C9E0" w:rsidR="00860E53" w:rsidRDefault="00860E53" w:rsidP="00860E53">
      <w:pPr>
        <w:pStyle w:val="ReqID"/>
      </w:pPr>
      <w:r w:rsidRPr="00CE2910">
        <w:t>[Gen5GW_ProtoConv_AD_C_0</w:t>
      </w:r>
      <w:r>
        <w:t>3</w:t>
      </w:r>
      <w:r w:rsidRPr="00CE2910">
        <w:t>_0</w:t>
      </w:r>
      <w:r>
        <w:t>1</w:t>
      </w:r>
      <w:r w:rsidR="00E205C8">
        <w:t>2</w:t>
      </w:r>
      <w:r w:rsidRPr="00CE2910">
        <w:t>]</w:t>
      </w:r>
    </w:p>
    <w:p w14:paraId="0FB5CEA8" w14:textId="63132531" w:rsidR="00860E53" w:rsidRPr="0031673C" w:rsidRDefault="00860E53" w:rsidP="00860E53">
      <w:pPr>
        <w:spacing w:after="120"/>
      </w:pPr>
      <w:r w:rsidRPr="0031673C">
        <w:t xml:space="preserve">The received </w:t>
      </w:r>
      <w:r>
        <w:t>Port</w:t>
      </w:r>
      <w:r w:rsidRPr="0031673C">
        <w:t xml:space="preserve"> frame is stored in the </w:t>
      </w:r>
      <w:r>
        <w:t>Port</w:t>
      </w:r>
      <w:r w:rsidRPr="0031673C">
        <w:t xml:space="preserve"> Rx Buffer.</w:t>
      </w:r>
    </w:p>
    <w:p w14:paraId="4CC5AF8A" w14:textId="58B2EB16" w:rsidR="00860E53" w:rsidRPr="002C2C66" w:rsidRDefault="00860E53" w:rsidP="00860E53">
      <w:pPr>
        <w:spacing w:after="120"/>
      </w:pPr>
      <w:r w:rsidRPr="002C2C66">
        <w:t xml:space="preserve">The </w:t>
      </w:r>
      <w:r>
        <w:t>Port</w:t>
      </w:r>
      <w:r w:rsidRPr="0031673C">
        <w:t xml:space="preserve"> </w:t>
      </w:r>
      <w:r w:rsidRPr="002C2C66">
        <w:t xml:space="preserve">frame stored in the </w:t>
      </w:r>
      <w:r>
        <w:t>Port</w:t>
      </w:r>
      <w:r w:rsidRPr="0031673C">
        <w:t xml:space="preserve"> </w:t>
      </w:r>
      <w:r w:rsidRPr="002C2C66">
        <w:t xml:space="preserve">Rx Buffer is stored in the payload section of the Ethernet frame in the Ethernet Tx Buffer when the transmission conditions are met. The </w:t>
      </w:r>
      <w:r w:rsidRPr="00592E5D">
        <w:t>transmission conditions vary depending on the conversion method shown in</w:t>
      </w:r>
      <w:r w:rsidR="00922034">
        <w:t xml:space="preserve"> </w:t>
      </w:r>
      <w:r w:rsidR="00922034" w:rsidRPr="00922034">
        <w:fldChar w:fldCharType="begin"/>
      </w:r>
      <w:r w:rsidR="00922034" w:rsidRPr="00922034">
        <w:instrText xml:space="preserve"> REF _Ref191556323 \h  \* MERGEFORMAT </w:instrText>
      </w:r>
      <w:r w:rsidR="00922034" w:rsidRPr="00922034">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14</w:t>
      </w:r>
      <w:r w:rsidR="00922034" w:rsidRPr="00922034">
        <w:fldChar w:fldCharType="end"/>
      </w:r>
      <w:r>
        <w:t>.</w:t>
      </w:r>
      <w:r w:rsidRPr="002C2C66">
        <w:t xml:space="preserve"> </w:t>
      </w:r>
    </w:p>
    <w:p w14:paraId="56EC16ED" w14:textId="77777777" w:rsidR="00860E53" w:rsidRPr="00696D29" w:rsidRDefault="00860E53" w:rsidP="00860E53">
      <w:pPr>
        <w:pStyle w:val="RefIDs"/>
      </w:pPr>
      <w:r w:rsidRPr="00454CE6">
        <w:rPr>
          <w:rFonts w:hint="eastAsia"/>
        </w:rPr>
        <w:t>[Covers: req-8552172-00905312]</w:t>
      </w:r>
    </w:p>
    <w:p w14:paraId="3A385B1D" w14:textId="4A643DA6" w:rsidR="00860E53" w:rsidRPr="00592E5D" w:rsidRDefault="00860E53" w:rsidP="00860E53">
      <w:pPr>
        <w:spacing w:after="120"/>
      </w:pPr>
      <w:r w:rsidRPr="002C2C66">
        <w:t>This software handles the process up to passing the Ethernet frame to the user-defined Ethernet send function, and the actual sending process is executed by the user-defined Ethernet send</w:t>
      </w:r>
      <w:r w:rsidRPr="00592E5D">
        <w:t xml:space="preserve"> function. For details on user-defined functions, </w:t>
      </w:r>
      <w:r w:rsidR="0001185B" w:rsidRPr="00592E5D">
        <w:t>see</w:t>
      </w:r>
      <w:r w:rsidR="008F6BFA" w:rsidRPr="008F6BFA">
        <w:t xml:space="preserve"> </w:t>
      </w:r>
      <w:r w:rsidR="008F6BFA">
        <w:t xml:space="preserve">Section </w:t>
      </w:r>
      <w:r w:rsidR="008F6BFA">
        <w:fldChar w:fldCharType="begin"/>
      </w:r>
      <w:r w:rsidR="008F6BFA">
        <w:instrText xml:space="preserve"> REF _Ref191481100 \r \h </w:instrText>
      </w:r>
      <w:r w:rsidR="008F6BFA">
        <w:fldChar w:fldCharType="separate"/>
      </w:r>
      <w:r w:rsidR="009D560C">
        <w:t>2.5.1</w:t>
      </w:r>
      <w:r w:rsidR="008F6BFA">
        <w:fldChar w:fldCharType="end"/>
      </w:r>
      <w:r w:rsidR="0001185B">
        <w:t>.</w:t>
      </w:r>
    </w:p>
    <w:p w14:paraId="1FCC5260" w14:textId="09616DB9" w:rsidR="00860E53" w:rsidRPr="00FE7BD6" w:rsidRDefault="00860E53" w:rsidP="00860E53">
      <w:pPr>
        <w:keepNext/>
        <w:spacing w:after="120"/>
        <w:jc w:val="center"/>
        <w:rPr>
          <w:b/>
          <w:bCs/>
          <w:szCs w:val="21"/>
        </w:rPr>
      </w:pPr>
      <w:r w:rsidRPr="00FE7BD6">
        <w:rPr>
          <w:b/>
          <w:bCs/>
          <w:szCs w:val="21"/>
        </w:rPr>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2</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13</w:t>
      </w:r>
      <w:r>
        <w:rPr>
          <w:b/>
          <w:bCs/>
          <w:szCs w:val="21"/>
        </w:rPr>
        <w:fldChar w:fldCharType="end"/>
      </w:r>
      <w:r>
        <w:rPr>
          <w:b/>
          <w:bCs/>
          <w:szCs w:val="21"/>
        </w:rPr>
        <w:t>:</w:t>
      </w:r>
      <w:r w:rsidRPr="00FE7BD6">
        <w:rPr>
          <w:b/>
          <w:bCs/>
          <w:szCs w:val="21"/>
        </w:rPr>
        <w:t xml:space="preserve"> Ethernet frame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860E53" w:rsidRPr="00FE7BD6" w14:paraId="6968B5F1" w14:textId="77777777" w:rsidTr="00085359">
        <w:tc>
          <w:tcPr>
            <w:tcW w:w="1058" w:type="pct"/>
            <w:shd w:val="clear" w:color="auto" w:fill="D9D9D9"/>
          </w:tcPr>
          <w:p w14:paraId="7C80EB23" w14:textId="77777777" w:rsidR="00860E53" w:rsidRPr="00FE7BD6" w:rsidRDefault="00860E53" w:rsidP="00085359">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Field</w:t>
            </w:r>
          </w:p>
        </w:tc>
        <w:tc>
          <w:tcPr>
            <w:tcW w:w="3942" w:type="pct"/>
            <w:shd w:val="clear" w:color="auto" w:fill="D9D9D9"/>
          </w:tcPr>
          <w:p w14:paraId="78C99BBE" w14:textId="77777777" w:rsidR="00860E53" w:rsidRPr="00FE7BD6" w:rsidRDefault="00860E53" w:rsidP="00085359">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860E53" w:rsidRPr="00FE7BD6" w14:paraId="57177388" w14:textId="77777777" w:rsidTr="00085359">
        <w:trPr>
          <w:trHeight w:val="155"/>
        </w:trPr>
        <w:tc>
          <w:tcPr>
            <w:tcW w:w="1058" w:type="pct"/>
          </w:tcPr>
          <w:p w14:paraId="7118CA5F" w14:textId="77777777" w:rsidR="00860E53" w:rsidRPr="00FE7BD6" w:rsidRDefault="00860E53" w:rsidP="00085359">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IP/UDP</w:t>
            </w:r>
            <w:r w:rsidRPr="00FE7BD6">
              <w:rPr>
                <w:rFonts w:hint="eastAsia"/>
                <w:szCs w:val="16"/>
                <w:lang w:val="x-none" w:eastAsia="x-none"/>
              </w:rPr>
              <w:t xml:space="preserve"> </w:t>
            </w:r>
            <w:r w:rsidRPr="00FE7BD6">
              <w:rPr>
                <w:szCs w:val="16"/>
                <w:lang w:val="x-none" w:eastAsia="x-none"/>
              </w:rPr>
              <w:t>Header</w:t>
            </w:r>
          </w:p>
          <w:p w14:paraId="5F1886F6" w14:textId="77777777" w:rsidR="00860E53" w:rsidRPr="00FE7BD6" w:rsidRDefault="00860E53" w:rsidP="00085359">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4AFE6D4C" w14:textId="77777777" w:rsidR="00860E53" w:rsidRDefault="00860E53" w:rsidP="00085359">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Annex J “J.3 IP AVTPDU Format” Compliant</w:t>
            </w:r>
          </w:p>
          <w:p w14:paraId="1DB3E5F6" w14:textId="77777777" w:rsidR="00860E53" w:rsidRDefault="00860E53" w:rsidP="00085359">
            <w:pPr>
              <w:tabs>
                <w:tab w:val="left" w:pos="864"/>
              </w:tabs>
              <w:overflowPunct w:val="0"/>
              <w:autoSpaceDE w:val="0"/>
              <w:autoSpaceDN w:val="0"/>
              <w:adjustRightInd w:val="0"/>
              <w:textAlignment w:val="baseline"/>
              <w:rPr>
                <w:szCs w:val="16"/>
                <w:lang w:val="x-none"/>
              </w:rPr>
            </w:pPr>
            <w:r>
              <w:rPr>
                <w:rFonts w:hint="eastAsia"/>
                <w:szCs w:val="16"/>
                <w:lang w:val="x-none"/>
              </w:rPr>
              <w:t>・</w:t>
            </w:r>
            <w:r>
              <w:rPr>
                <w:rFonts w:hint="eastAsia"/>
                <w:szCs w:val="16"/>
                <w:lang w:val="x-none"/>
              </w:rPr>
              <w:t>I</w:t>
            </w:r>
            <w:r>
              <w:rPr>
                <w:szCs w:val="16"/>
                <w:lang w:val="x-none"/>
              </w:rPr>
              <w:t>P/UDP</w:t>
            </w:r>
          </w:p>
          <w:p w14:paraId="1989D0AE" w14:textId="77777777" w:rsidR="00860E53" w:rsidRPr="00EC6422" w:rsidRDefault="00860E53" w:rsidP="00085359">
            <w:pPr>
              <w:tabs>
                <w:tab w:val="left" w:pos="864"/>
              </w:tabs>
              <w:overflowPunct w:val="0"/>
              <w:autoSpaceDE w:val="0"/>
              <w:autoSpaceDN w:val="0"/>
              <w:adjustRightInd w:val="0"/>
              <w:textAlignment w:val="baseline"/>
            </w:pPr>
            <w:r>
              <w:rPr>
                <w:rFonts w:hint="eastAsia"/>
              </w:rPr>
              <w:t>I</w:t>
            </w:r>
            <w:r>
              <w:t>Pv4/IPv6 is supported.</w:t>
            </w:r>
          </w:p>
        </w:tc>
      </w:tr>
      <w:tr w:rsidR="00860E53" w:rsidRPr="00FE7BD6" w14:paraId="072E7AE7" w14:textId="77777777" w:rsidTr="00085359">
        <w:trPr>
          <w:trHeight w:val="155"/>
        </w:trPr>
        <w:tc>
          <w:tcPr>
            <w:tcW w:w="1058" w:type="pct"/>
          </w:tcPr>
          <w:p w14:paraId="39B81DD2" w14:textId="77777777" w:rsidR="00860E53" w:rsidRDefault="00860E53" w:rsidP="00085359">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A</w:t>
            </w:r>
            <w:r w:rsidRPr="00FE7BD6">
              <w:rPr>
                <w:szCs w:val="16"/>
                <w:lang w:val="x-none" w:eastAsia="x-none"/>
              </w:rPr>
              <w:t>VB Format</w:t>
            </w:r>
          </w:p>
          <w:p w14:paraId="675CCCF7" w14:textId="77777777" w:rsidR="00860E53" w:rsidRPr="00FE7BD6" w:rsidRDefault="00860E53" w:rsidP="00085359">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szCs w:val="16"/>
                <w:lang w:val="x-none" w:eastAsia="x-none"/>
              </w:rPr>
              <w:t>Optional)</w:t>
            </w:r>
          </w:p>
        </w:tc>
        <w:tc>
          <w:tcPr>
            <w:tcW w:w="3942" w:type="pct"/>
          </w:tcPr>
          <w:p w14:paraId="6E300B1A" w14:textId="77777777" w:rsidR="00860E53" w:rsidRPr="00FE7BD6" w:rsidRDefault="00860E53" w:rsidP="00085359">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IEEE Std 1722-2016 “9. AVTP Control Format” Compliant</w:t>
            </w:r>
          </w:p>
          <w:p w14:paraId="4426C973" w14:textId="77777777" w:rsidR="00860E53" w:rsidRDefault="00860E53" w:rsidP="00085359">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rFonts w:hint="eastAsia"/>
                <w:szCs w:val="16"/>
                <w:lang w:val="x-none" w:eastAsia="x-none"/>
              </w:rPr>
              <w:t>Non</w:t>
            </w:r>
            <w:r w:rsidRPr="00FE7BD6">
              <w:rPr>
                <w:rFonts w:hint="eastAsia"/>
                <w:szCs w:val="16"/>
                <w:lang w:val="x-none" w:eastAsia="x-none"/>
              </w:rPr>
              <w:t>–</w:t>
            </w:r>
            <w:r w:rsidRPr="00FE7BD6">
              <w:rPr>
                <w:rFonts w:hint="eastAsia"/>
                <w:szCs w:val="16"/>
                <w:lang w:val="x-none" w:eastAsia="x-none"/>
              </w:rPr>
              <w:t xml:space="preserve">Time-Synchronous Control Stream PDU Format (NTSCF) </w:t>
            </w:r>
          </w:p>
          <w:p w14:paraId="1F0B14ED" w14:textId="77777777" w:rsidR="00860E53" w:rsidRPr="003E2F40" w:rsidRDefault="00860E53" w:rsidP="00085359">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w:t>
            </w:r>
            <w:r w:rsidRPr="00FE7BD6">
              <w:rPr>
                <w:rFonts w:hint="eastAsia"/>
                <w:szCs w:val="16"/>
                <w:lang w:val="x-none" w:eastAsia="x-none"/>
              </w:rPr>
              <w:t>Time-Synchronous Control Stream PDU Format (TSCF)</w:t>
            </w:r>
          </w:p>
        </w:tc>
      </w:tr>
      <w:tr w:rsidR="003D0C98" w:rsidRPr="00FE7BD6" w14:paraId="7FA097B1" w14:textId="77777777" w:rsidTr="00085359">
        <w:trPr>
          <w:trHeight w:val="155"/>
        </w:trPr>
        <w:tc>
          <w:tcPr>
            <w:tcW w:w="1058" w:type="pct"/>
          </w:tcPr>
          <w:p w14:paraId="1D2DA93E" w14:textId="77777777" w:rsidR="003D0C98" w:rsidRPr="00FE7BD6" w:rsidRDefault="003D0C98" w:rsidP="003D0C98">
            <w:pPr>
              <w:tabs>
                <w:tab w:val="left" w:pos="864"/>
              </w:tabs>
              <w:overflowPunct w:val="0"/>
              <w:autoSpaceDE w:val="0"/>
              <w:autoSpaceDN w:val="0"/>
              <w:adjustRightInd w:val="0"/>
              <w:textAlignment w:val="baseline"/>
              <w:rPr>
                <w:szCs w:val="16"/>
                <w:lang w:val="x-none" w:eastAsia="x-none"/>
              </w:rPr>
            </w:pPr>
            <w:r w:rsidRPr="00FE7BD6">
              <w:rPr>
                <w:rFonts w:hint="eastAsia"/>
                <w:szCs w:val="16"/>
                <w:lang w:val="x-none" w:eastAsia="x-none"/>
              </w:rPr>
              <w:t>P</w:t>
            </w:r>
            <w:r w:rsidRPr="00FE7BD6">
              <w:rPr>
                <w:szCs w:val="16"/>
                <w:lang w:val="x-none" w:eastAsia="x-none"/>
              </w:rPr>
              <w:t>ayload</w:t>
            </w:r>
          </w:p>
        </w:tc>
        <w:tc>
          <w:tcPr>
            <w:tcW w:w="3942" w:type="pct"/>
          </w:tcPr>
          <w:p w14:paraId="6E60EF1C" w14:textId="77777777"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Payload is stored according to the format type.</w:t>
            </w:r>
          </w:p>
          <w:p w14:paraId="17C1F365" w14:textId="1CF61567" w:rsidR="003D0C98" w:rsidRP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w:t>
            </w:r>
            <w:r>
              <w:rPr>
                <w:szCs w:val="16"/>
                <w:lang w:eastAsia="x-none"/>
              </w:rPr>
              <w:t>Parallel Port</w:t>
            </w:r>
            <w:r w:rsidRPr="003D0C98">
              <w:rPr>
                <w:szCs w:val="16"/>
                <w:lang w:eastAsia="x-none"/>
              </w:rPr>
              <w:t xml:space="preserve"> ACF: the format shown in </w:t>
            </w:r>
            <w:r>
              <w:rPr>
                <w:szCs w:val="16"/>
                <w:lang w:eastAsia="x-none"/>
              </w:rPr>
              <w:fldChar w:fldCharType="begin"/>
            </w:r>
            <w:r>
              <w:rPr>
                <w:szCs w:val="16"/>
                <w:lang w:eastAsia="x-none"/>
              </w:rPr>
              <w:instrText xml:space="preserve"> REF _Ref190684803 \h </w:instrText>
            </w:r>
            <w:r>
              <w:rPr>
                <w:szCs w:val="16"/>
                <w:lang w:eastAsia="x-none"/>
              </w:rPr>
            </w:r>
            <w:r>
              <w:rPr>
                <w:szCs w:val="16"/>
                <w:lang w:eastAsia="x-none"/>
              </w:rPr>
              <w:fldChar w:fldCharType="separate"/>
            </w:r>
            <w:r w:rsidR="009D560C">
              <w:t xml:space="preserve">Figure </w:t>
            </w:r>
            <w:r w:rsidR="009D560C">
              <w:rPr>
                <w:noProof/>
              </w:rPr>
              <w:t>2</w:t>
            </w:r>
            <w:r w:rsidR="009D560C">
              <w:noBreakHyphen/>
            </w:r>
            <w:r w:rsidR="009D560C">
              <w:rPr>
                <w:noProof/>
              </w:rPr>
              <w:t>10:</w:t>
            </w:r>
            <w:r w:rsidR="009D560C">
              <w:rPr>
                <w:rFonts w:hint="eastAsia"/>
              </w:rPr>
              <w:t xml:space="preserve"> </w:t>
            </w:r>
            <w:r w:rsidR="009D560C">
              <w:t>Parallel Port</w:t>
            </w:r>
            <w:r w:rsidR="009D560C">
              <w:rPr>
                <w:spacing w:val="-4"/>
              </w:rPr>
              <w:t xml:space="preserve"> </w:t>
            </w:r>
            <w:r w:rsidR="009D560C">
              <w:t>ACF</w:t>
            </w:r>
            <w:r w:rsidR="009D560C">
              <w:rPr>
                <w:spacing w:val="-6"/>
              </w:rPr>
              <w:t xml:space="preserve"> </w:t>
            </w:r>
            <w:r w:rsidR="009D560C">
              <w:rPr>
                <w:spacing w:val="-2"/>
              </w:rPr>
              <w:t>message</w:t>
            </w:r>
            <w:r>
              <w:rPr>
                <w:szCs w:val="16"/>
                <w:lang w:eastAsia="x-none"/>
              </w:rPr>
              <w:fldChar w:fldCharType="end"/>
            </w:r>
            <w:r w:rsidR="002B081D" w:rsidRPr="003D0C98">
              <w:rPr>
                <w:szCs w:val="16"/>
                <w:lang w:eastAsia="x-none"/>
              </w:rPr>
              <w:t xml:space="preserve"> </w:t>
            </w:r>
          </w:p>
          <w:p w14:paraId="06A324AA" w14:textId="0374C54F" w:rsidR="003D0C98" w:rsidRDefault="003D0C98" w:rsidP="003D0C98">
            <w:pPr>
              <w:tabs>
                <w:tab w:val="left" w:pos="864"/>
              </w:tabs>
              <w:overflowPunct w:val="0"/>
              <w:autoSpaceDE w:val="0"/>
              <w:autoSpaceDN w:val="0"/>
              <w:adjustRightInd w:val="0"/>
              <w:textAlignment w:val="baseline"/>
              <w:rPr>
                <w:szCs w:val="16"/>
                <w:lang w:eastAsia="x-none"/>
              </w:rPr>
            </w:pPr>
            <w:r w:rsidRPr="003D0C98">
              <w:rPr>
                <w:szCs w:val="16"/>
                <w:lang w:eastAsia="x-none"/>
              </w:rPr>
              <w:t xml:space="preserve">- IPDU-M: the format shown in </w:t>
            </w:r>
            <w:r>
              <w:rPr>
                <w:szCs w:val="16"/>
                <w:lang w:eastAsia="x-none"/>
              </w:rPr>
              <w:fldChar w:fldCharType="begin"/>
            </w:r>
            <w:r>
              <w:rPr>
                <w:szCs w:val="16"/>
                <w:lang w:eastAsia="x-none"/>
              </w:rPr>
              <w:instrText xml:space="preserve"> REF _Ref189755061 \h </w:instrText>
            </w:r>
            <w:r>
              <w:rPr>
                <w:szCs w:val="16"/>
                <w:lang w:eastAsia="x-none"/>
              </w:rPr>
            </w:r>
            <w:r>
              <w:rPr>
                <w:szCs w:val="16"/>
                <w:lang w:eastAsia="x-none"/>
              </w:rPr>
              <w:fldChar w:fldCharType="separate"/>
            </w:r>
            <w:r w:rsidR="009D560C">
              <w:t xml:space="preserve">Table </w:t>
            </w:r>
            <w:r w:rsidR="009D560C">
              <w:rPr>
                <w:noProof/>
              </w:rPr>
              <w:t>2</w:t>
            </w:r>
            <w:r w:rsidR="009D560C">
              <w:noBreakHyphen/>
            </w:r>
            <w:r w:rsidR="009D560C">
              <w:rPr>
                <w:noProof/>
              </w:rPr>
              <w:t>12:</w:t>
            </w:r>
            <w:r w:rsidR="009D560C">
              <w:rPr>
                <w:rFonts w:hint="eastAsia"/>
              </w:rPr>
              <w:t xml:space="preserve"> </w:t>
            </w:r>
            <w:r w:rsidR="009D560C">
              <w:t>IPDU-M Port</w:t>
            </w:r>
            <w:r w:rsidR="009D560C" w:rsidRPr="00FD6424">
              <w:t xml:space="preserve"> frame structure</w:t>
            </w:r>
            <w:r>
              <w:rPr>
                <w:szCs w:val="16"/>
                <w:lang w:eastAsia="x-none"/>
              </w:rPr>
              <w:fldChar w:fldCharType="end"/>
            </w:r>
          </w:p>
          <w:p w14:paraId="0A97E108" w14:textId="3BC23F5C" w:rsidR="003D0C98" w:rsidRPr="00FE7BD6" w:rsidRDefault="003D0C98" w:rsidP="003D0C98">
            <w:pPr>
              <w:tabs>
                <w:tab w:val="left" w:pos="864"/>
              </w:tabs>
              <w:overflowPunct w:val="0"/>
              <w:autoSpaceDE w:val="0"/>
              <w:autoSpaceDN w:val="0"/>
              <w:adjustRightInd w:val="0"/>
              <w:textAlignment w:val="baseline"/>
              <w:rPr>
                <w:szCs w:val="16"/>
                <w:lang w:val="x-none" w:eastAsia="x-none"/>
              </w:rPr>
            </w:pPr>
            <w:r w:rsidRPr="003D0C98">
              <w:rPr>
                <w:szCs w:val="16"/>
                <w:lang w:val="x-none" w:eastAsia="x-none"/>
              </w:rPr>
              <w:t>If the Ethernet frame is less than the minimum size, pad it with zero.</w:t>
            </w:r>
          </w:p>
        </w:tc>
      </w:tr>
    </w:tbl>
    <w:p w14:paraId="398DFB5E" w14:textId="77777777" w:rsidR="00860E53" w:rsidRDefault="00860E53" w:rsidP="00860E53"/>
    <w:p w14:paraId="4209F3EB" w14:textId="678AE8C5" w:rsidR="00723D73" w:rsidRPr="001F6A90" w:rsidRDefault="00723D73" w:rsidP="00BE5228">
      <w:pPr>
        <w:pStyle w:val="ReqID"/>
        <w:rPr>
          <w:lang w:val="en-US"/>
        </w:rPr>
      </w:pPr>
      <w:r w:rsidRPr="00696D29">
        <w:t>[</w:t>
      </w:r>
      <w:r>
        <w:t>Gen5GW</w:t>
      </w:r>
      <w:r w:rsidRPr="00696D29">
        <w:t>_</w:t>
      </w:r>
      <w:r w:rsidR="000F4E6D">
        <w:t>ProtoConv</w:t>
      </w:r>
      <w:r w:rsidRPr="00696D29">
        <w:t>_AD_C_0</w:t>
      </w:r>
      <w:r w:rsidR="00E205C8">
        <w:t>3</w:t>
      </w:r>
      <w:r w:rsidRPr="00696D29">
        <w:t>_0</w:t>
      </w:r>
      <w:r w:rsidR="00E205C8">
        <w:t>13</w:t>
      </w:r>
      <w:r w:rsidRPr="00696D29">
        <w:t>]</w:t>
      </w:r>
    </w:p>
    <w:p w14:paraId="12DF4CC0" w14:textId="7D09D0FE" w:rsidR="00723D73" w:rsidRDefault="00922034" w:rsidP="00723D73">
      <w:pPr>
        <w:spacing w:after="120"/>
      </w:pPr>
      <w:r w:rsidRPr="00922034">
        <w:fldChar w:fldCharType="begin"/>
      </w:r>
      <w:r w:rsidRPr="00922034">
        <w:instrText xml:space="preserve"> REF _Ref191556323 \h  \* MERGEFORMAT </w:instrText>
      </w:r>
      <w:r w:rsidRPr="00922034">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14</w:t>
      </w:r>
      <w:r w:rsidRPr="00922034">
        <w:fldChar w:fldCharType="end"/>
      </w:r>
      <w:r>
        <w:t xml:space="preserve"> </w:t>
      </w:r>
      <w:r w:rsidR="00723D73" w:rsidRPr="0002144A">
        <w:t>shows the details of the conversion method. The software operates based on the conversion method selected at initialization.</w:t>
      </w:r>
    </w:p>
    <w:p w14:paraId="1B901514" w14:textId="39E73A95" w:rsidR="00723D73" w:rsidRDefault="00723D73" w:rsidP="00723D73">
      <w:pPr>
        <w:keepNext/>
        <w:spacing w:after="120"/>
        <w:jc w:val="center"/>
        <w:rPr>
          <w:b/>
          <w:bCs/>
          <w:szCs w:val="21"/>
        </w:rPr>
      </w:pPr>
      <w:bookmarkStart w:id="164" w:name="_Ref191556323"/>
      <w:bookmarkStart w:id="165" w:name="_Ref187673285"/>
      <w:r w:rsidRPr="00FE7BD6">
        <w:rPr>
          <w:b/>
          <w:bCs/>
          <w:szCs w:val="21"/>
        </w:rPr>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2</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14</w:t>
      </w:r>
      <w:r>
        <w:rPr>
          <w:b/>
          <w:bCs/>
          <w:szCs w:val="21"/>
        </w:rPr>
        <w:fldChar w:fldCharType="end"/>
      </w:r>
      <w:bookmarkEnd w:id="164"/>
      <w:r>
        <w:rPr>
          <w:b/>
          <w:bCs/>
          <w:szCs w:val="21"/>
        </w:rPr>
        <w:t>:</w:t>
      </w:r>
      <w:r w:rsidRPr="00FE7BD6">
        <w:rPr>
          <w:b/>
          <w:bCs/>
          <w:szCs w:val="21"/>
        </w:rPr>
        <w:t xml:space="preserve"> Ethernet Conversion Type</w:t>
      </w:r>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7908"/>
      </w:tblGrid>
      <w:tr w:rsidR="00D57A15" w:rsidRPr="00FE7BD6" w14:paraId="0816D071" w14:textId="77777777" w:rsidTr="001279C9">
        <w:tc>
          <w:tcPr>
            <w:tcW w:w="1058" w:type="pct"/>
            <w:shd w:val="clear" w:color="auto" w:fill="D9D9D9"/>
          </w:tcPr>
          <w:p w14:paraId="5E641CA8" w14:textId="77777777" w:rsidR="00D57A15" w:rsidRPr="00FE7BD6" w:rsidRDefault="00D57A15" w:rsidP="001279C9">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Conversion Type</w:t>
            </w:r>
          </w:p>
        </w:tc>
        <w:tc>
          <w:tcPr>
            <w:tcW w:w="3942" w:type="pct"/>
            <w:shd w:val="clear" w:color="auto" w:fill="D9D9D9"/>
          </w:tcPr>
          <w:p w14:paraId="41AC3FC2" w14:textId="77777777" w:rsidR="00D57A15" w:rsidRPr="00FE7BD6" w:rsidRDefault="00D57A15" w:rsidP="001279C9">
            <w:pPr>
              <w:tabs>
                <w:tab w:val="left" w:pos="864"/>
              </w:tabs>
              <w:overflowPunct w:val="0"/>
              <w:autoSpaceDE w:val="0"/>
              <w:autoSpaceDN w:val="0"/>
              <w:adjustRightInd w:val="0"/>
              <w:textAlignment w:val="baseline"/>
              <w:rPr>
                <w:rFonts w:eastAsia="Meiryo UI"/>
                <w:b/>
                <w:szCs w:val="20"/>
              </w:rPr>
            </w:pPr>
            <w:r w:rsidRPr="00FE7BD6">
              <w:rPr>
                <w:rFonts w:eastAsia="Meiryo UI"/>
                <w:b/>
                <w:szCs w:val="20"/>
              </w:rPr>
              <w:t>Description</w:t>
            </w:r>
          </w:p>
        </w:tc>
      </w:tr>
      <w:tr w:rsidR="00D57A15" w:rsidRPr="00FE7BD6" w14:paraId="2DD2433A" w14:textId="77777777" w:rsidTr="001279C9">
        <w:trPr>
          <w:trHeight w:val="155"/>
        </w:trPr>
        <w:tc>
          <w:tcPr>
            <w:tcW w:w="1058" w:type="pct"/>
          </w:tcPr>
          <w:p w14:paraId="6E474628" w14:textId="77777777" w:rsidR="00D57A15" w:rsidRPr="00FE7BD6" w:rsidRDefault="00D57A15" w:rsidP="001279C9">
            <w:pPr>
              <w:tabs>
                <w:tab w:val="left" w:pos="864"/>
              </w:tabs>
              <w:overflowPunct w:val="0"/>
              <w:autoSpaceDE w:val="0"/>
              <w:autoSpaceDN w:val="0"/>
              <w:adjustRightInd w:val="0"/>
              <w:textAlignment w:val="baseline"/>
              <w:rPr>
                <w:szCs w:val="16"/>
                <w:lang w:val="x-none" w:eastAsia="x-none"/>
              </w:rPr>
            </w:pPr>
            <w:r w:rsidRPr="00FE7BD6">
              <w:rPr>
                <w:szCs w:val="16"/>
                <w:lang w:val="x-none" w:eastAsia="x-none"/>
              </w:rPr>
              <w:t>Basic Type</w:t>
            </w:r>
          </w:p>
        </w:tc>
        <w:tc>
          <w:tcPr>
            <w:tcW w:w="3942" w:type="pct"/>
          </w:tcPr>
          <w:p w14:paraId="3F5B54D5" w14:textId="51E31982" w:rsidR="00D57A15" w:rsidRPr="001236B6" w:rsidRDefault="00D57A15" w:rsidP="001279C9">
            <w:pPr>
              <w:tabs>
                <w:tab w:val="left" w:pos="864"/>
              </w:tabs>
              <w:overflowPunct w:val="0"/>
              <w:autoSpaceDE w:val="0"/>
              <w:autoSpaceDN w:val="0"/>
              <w:adjustRightInd w:val="0"/>
              <w:textAlignment w:val="baseline"/>
              <w:rPr>
                <w:szCs w:val="16"/>
                <w:lang w:val="x-none" w:eastAsia="x-none"/>
              </w:rPr>
            </w:pPr>
            <w:r w:rsidRPr="001236B6">
              <w:rPr>
                <w:szCs w:val="16"/>
                <w:lang w:val="x-none" w:eastAsia="x-none"/>
              </w:rPr>
              <w:t>Convert one</w:t>
            </w:r>
            <w:r>
              <w:rPr>
                <w:szCs w:val="16"/>
                <w:lang w:val="x-none" w:eastAsia="x-none"/>
              </w:rPr>
              <w:t xml:space="preserve"> sequence of</w:t>
            </w:r>
            <w:r w:rsidRPr="001236B6">
              <w:rPr>
                <w:szCs w:val="16"/>
                <w:lang w:val="x-none" w:eastAsia="x-none"/>
              </w:rPr>
              <w:t xml:space="preserve"> </w:t>
            </w:r>
            <w:r w:rsidRPr="00D57A15">
              <w:rPr>
                <w:szCs w:val="16"/>
                <w:lang w:val="x-none" w:eastAsia="x-none"/>
              </w:rPr>
              <w:t>IO data of multiple Port</w:t>
            </w:r>
            <w:r>
              <w:rPr>
                <w:szCs w:val="16"/>
                <w:lang w:val="x-none" w:eastAsia="x-none"/>
              </w:rPr>
              <w:t xml:space="preserve"> </w:t>
            </w:r>
            <w:r w:rsidRPr="001236B6">
              <w:rPr>
                <w:szCs w:val="16"/>
                <w:lang w:val="x-none" w:eastAsia="x-none"/>
              </w:rPr>
              <w:t>to one Ethernet frame sequentially.</w:t>
            </w:r>
          </w:p>
        </w:tc>
      </w:tr>
      <w:tr w:rsidR="00D57A15" w:rsidRPr="00FE7BD6" w14:paraId="26834486" w14:textId="77777777" w:rsidTr="001279C9">
        <w:trPr>
          <w:trHeight w:val="155"/>
        </w:trPr>
        <w:tc>
          <w:tcPr>
            <w:tcW w:w="1058" w:type="pct"/>
          </w:tcPr>
          <w:p w14:paraId="7669C55C" w14:textId="77777777" w:rsidR="00D57A15" w:rsidRPr="00FE7BD6" w:rsidRDefault="00D57A15" w:rsidP="001279C9">
            <w:pPr>
              <w:tabs>
                <w:tab w:val="left" w:pos="864"/>
              </w:tabs>
              <w:overflowPunct w:val="0"/>
              <w:autoSpaceDE w:val="0"/>
              <w:autoSpaceDN w:val="0"/>
              <w:adjustRightInd w:val="0"/>
              <w:textAlignment w:val="baseline"/>
              <w:rPr>
                <w:szCs w:val="16"/>
                <w:lang w:val="x-none" w:eastAsia="x-none"/>
              </w:rPr>
            </w:pPr>
            <w:r>
              <w:rPr>
                <w:rFonts w:hint="eastAsia"/>
                <w:szCs w:val="16"/>
                <w:lang w:val="x-none"/>
              </w:rPr>
              <w:t>Buffer Type</w:t>
            </w:r>
          </w:p>
        </w:tc>
        <w:tc>
          <w:tcPr>
            <w:tcW w:w="3942" w:type="pct"/>
          </w:tcPr>
          <w:p w14:paraId="7CA8CFFC"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Convert one or more sequences of IO data of multiple Port to one Ethernet frame.</w:t>
            </w:r>
          </w:p>
          <w:p w14:paraId="733FDFF8"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A sequence of IO data of multiple Port is converted to an Ethernet frame when the following transmission conditions are met.</w:t>
            </w:r>
          </w:p>
          <w:p w14:paraId="74801CCF"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lastRenderedPageBreak/>
              <w:t>- When even receiving one more sequence of IO data of multiple Port with the minimum size (PDU frame with DLC=0) makes Mix Rx Buffer.</w:t>
            </w:r>
          </w:p>
          <w:p w14:paraId="71DE2ACE"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the number of the frames stored in the Mix Rx Buffer exceeds the set threshold value</w:t>
            </w:r>
          </w:p>
          <w:p w14:paraId="731D198B"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time has elapsed for a conversion cycle</w:t>
            </w:r>
          </w:p>
          <w:p w14:paraId="3E69DB50" w14:textId="77777777" w:rsidR="003A6BB0" w:rsidRPr="003A6BB0"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 When the trigger transmit API is called.</w:t>
            </w:r>
          </w:p>
          <w:p w14:paraId="37C1F290" w14:textId="7E0F629A" w:rsidR="00D57A15" w:rsidRPr="001236B6" w:rsidRDefault="003A6BB0" w:rsidP="003A6BB0">
            <w:pPr>
              <w:tabs>
                <w:tab w:val="left" w:pos="864"/>
              </w:tabs>
              <w:overflowPunct w:val="0"/>
              <w:autoSpaceDE w:val="0"/>
              <w:autoSpaceDN w:val="0"/>
              <w:adjustRightInd w:val="0"/>
              <w:textAlignment w:val="baseline"/>
              <w:rPr>
                <w:szCs w:val="16"/>
                <w:lang w:val="x-none"/>
              </w:rPr>
            </w:pPr>
            <w:r w:rsidRPr="003A6BB0">
              <w:rPr>
                <w:szCs w:val="16"/>
                <w:lang w:val="x-none"/>
              </w:rPr>
              <w:t>If PORT frame is the emergency frame, store in PORT Rx Buffer and send immediately.</w:t>
            </w:r>
          </w:p>
        </w:tc>
      </w:tr>
    </w:tbl>
    <w:p w14:paraId="3ECB3F69" w14:textId="77777777" w:rsidR="00723D73" w:rsidRPr="000A5519" w:rsidRDefault="00723D73" w:rsidP="00723D73">
      <w:pPr>
        <w:spacing w:after="120"/>
      </w:pPr>
      <w:r w:rsidRPr="00DE71F4">
        <w:t>The time elapsed for the conversion cycle is realized by periodically executing the MainFunction API, which performs the transmission process when the time for the conversion cycle has elapsed.</w:t>
      </w:r>
    </w:p>
    <w:p w14:paraId="76F26E79" w14:textId="107AE194" w:rsidR="00E205C8" w:rsidRDefault="00E205C8" w:rsidP="00E205C8">
      <w:pPr>
        <w:pStyle w:val="RefIDs"/>
      </w:pPr>
      <w:r w:rsidRPr="00696D29">
        <w:t xml:space="preserve">[Covers: </w:t>
      </w:r>
      <w:r w:rsidRPr="00E205C8">
        <w:t>req-8552172-00905316</w:t>
      </w:r>
      <w:r w:rsidRPr="00696D29">
        <w:t>]</w:t>
      </w:r>
    </w:p>
    <w:p w14:paraId="29FBBC48" w14:textId="77777777" w:rsidR="000220D8" w:rsidRDefault="000220D8" w:rsidP="000220D8">
      <w:pPr>
        <w:pStyle w:val="RefIDs"/>
      </w:pPr>
      <w:r w:rsidRPr="00696D29">
        <w:t xml:space="preserve">[Covers: </w:t>
      </w:r>
      <w:r w:rsidRPr="009B6C67">
        <w:t>req-8552172-00904667</w:t>
      </w:r>
      <w:r w:rsidRPr="00696D29">
        <w:t>]</w:t>
      </w:r>
    </w:p>
    <w:p w14:paraId="62690CE0" w14:textId="0F65B832" w:rsidR="00C91B4F" w:rsidRPr="001F6A90" w:rsidRDefault="00C91B4F" w:rsidP="00C91B4F">
      <w:pPr>
        <w:pStyle w:val="ReqID"/>
        <w:rPr>
          <w:lang w:val="en-US"/>
        </w:rPr>
      </w:pPr>
      <w:r w:rsidRPr="00696D29">
        <w:t>[</w:t>
      </w:r>
      <w:r>
        <w:t>Gen5GW</w:t>
      </w:r>
      <w:r w:rsidRPr="00696D29">
        <w:t>_</w:t>
      </w:r>
      <w:r>
        <w:t>ProtoConv</w:t>
      </w:r>
      <w:r w:rsidRPr="00696D29">
        <w:t>_AD_C_0</w:t>
      </w:r>
      <w:r>
        <w:t>3</w:t>
      </w:r>
      <w:r w:rsidRPr="00696D29">
        <w:t>_0</w:t>
      </w:r>
      <w:r>
        <w:t>14</w:t>
      </w:r>
      <w:r w:rsidRPr="00696D29">
        <w:t>]</w:t>
      </w:r>
    </w:p>
    <w:p w14:paraId="047ACF67" w14:textId="4006DA09" w:rsidR="00170456" w:rsidRDefault="00C91B4F" w:rsidP="00C91B4F">
      <w:r w:rsidRPr="00C91B4F">
        <w:t>Protocol Conversion Library support</w:t>
      </w:r>
      <w:r>
        <w:t>s</w:t>
      </w:r>
      <w:r w:rsidRPr="00C91B4F">
        <w:t> 80 </w:t>
      </w:r>
      <w:r w:rsidR="00170456">
        <w:t>Port</w:t>
      </w:r>
      <w:r w:rsidRPr="00C91B4F">
        <w:t xml:space="preserve"> IO data</w:t>
      </w:r>
      <w:r w:rsidR="00170456">
        <w:t>, 4-bit data for each Port IO channel.</w:t>
      </w:r>
    </w:p>
    <w:p w14:paraId="79224EB8" w14:textId="77777777" w:rsidR="0053022A" w:rsidRDefault="0053022A" w:rsidP="00C91B4F">
      <w:r w:rsidRPr="0053022A">
        <w:t>Supports up to 256 bytes for future expansion</w:t>
      </w:r>
      <w:r>
        <w:t xml:space="preserve">. </w:t>
      </w:r>
    </w:p>
    <w:p w14:paraId="4996C265" w14:textId="2BDA5F72" w:rsidR="00C91B4F" w:rsidRDefault="00170456" w:rsidP="00C91B4F">
      <w:r>
        <w:t>S</w:t>
      </w:r>
      <w:r w:rsidRPr="00170456">
        <w:t>ince up to 32 Bytes (256 bits) can be included in one ACF message, the Protocol Conversion Library divides the data into multiple ACF messages and stores them according to the data size</w:t>
      </w:r>
      <w:r>
        <w:t xml:space="preserve"> as in </w:t>
      </w:r>
      <w:r w:rsidR="00922034" w:rsidRPr="00922034">
        <w:fldChar w:fldCharType="begin"/>
      </w:r>
      <w:r w:rsidR="00922034" w:rsidRPr="00922034">
        <w:instrText xml:space="preserve"> REF _Ref191556356 \h  \* MERGEFORMAT </w:instrText>
      </w:r>
      <w:r w:rsidR="00922034" w:rsidRPr="00922034">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15</w:t>
      </w:r>
      <w:r w:rsidR="00922034" w:rsidRPr="00922034">
        <w:fldChar w:fldCharType="end"/>
      </w:r>
      <w:r w:rsidR="00F2658A">
        <w:t xml:space="preserve"> and</w:t>
      </w:r>
      <w:r w:rsidR="00922034">
        <w:t xml:space="preserve"> </w:t>
      </w:r>
      <w:r w:rsidR="00922034">
        <w:fldChar w:fldCharType="begin"/>
      </w:r>
      <w:r w:rsidR="00922034">
        <w:instrText xml:space="preserve"> REF _Ref191556379 \h </w:instrText>
      </w:r>
      <w:r w:rsidR="00922034">
        <w:fldChar w:fldCharType="separate"/>
      </w:r>
      <w:r w:rsidR="009D560C">
        <w:t xml:space="preserve">Figure </w:t>
      </w:r>
      <w:r w:rsidR="009D560C">
        <w:rPr>
          <w:noProof/>
        </w:rPr>
        <w:t>2</w:t>
      </w:r>
      <w:r w:rsidR="009D560C">
        <w:noBreakHyphen/>
      </w:r>
      <w:r w:rsidR="009D560C">
        <w:rPr>
          <w:noProof/>
        </w:rPr>
        <w:t>12</w:t>
      </w:r>
      <w:r w:rsidR="00922034">
        <w:fldChar w:fldCharType="end"/>
      </w:r>
      <w:r>
        <w:t>.</w:t>
      </w:r>
    </w:p>
    <w:p w14:paraId="60A5B006" w14:textId="700F8821" w:rsidR="00170456" w:rsidRDefault="00F2658A" w:rsidP="00900A99">
      <w:pPr>
        <w:pStyle w:val="RefIDs"/>
      </w:pPr>
      <w:r w:rsidRPr="00696D29">
        <w:t xml:space="preserve">[Covers: </w:t>
      </w:r>
      <w:r w:rsidRPr="00F2658A">
        <w:t>req-8552172-00904660</w:t>
      </w:r>
      <w:r w:rsidRPr="00696D29">
        <w:t>]</w:t>
      </w:r>
    </w:p>
    <w:p w14:paraId="540C8D8C" w14:textId="1C8C5DAF" w:rsidR="00170456" w:rsidRPr="00C91B4F" w:rsidRDefault="00170456" w:rsidP="00170456">
      <w:pPr>
        <w:keepNext/>
        <w:spacing w:after="120"/>
        <w:jc w:val="center"/>
      </w:pPr>
      <w:bookmarkStart w:id="166" w:name="_Ref191556356"/>
      <w:bookmarkStart w:id="167" w:name="_Ref189826948"/>
      <w:r w:rsidRPr="00FE7BD6">
        <w:rPr>
          <w:b/>
          <w:bCs/>
          <w:szCs w:val="21"/>
        </w:rPr>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2</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15</w:t>
      </w:r>
      <w:r>
        <w:rPr>
          <w:b/>
          <w:bCs/>
          <w:szCs w:val="21"/>
        </w:rPr>
        <w:fldChar w:fldCharType="end"/>
      </w:r>
      <w:bookmarkEnd w:id="166"/>
      <w:r>
        <w:rPr>
          <w:b/>
          <w:bCs/>
          <w:szCs w:val="21"/>
        </w:rPr>
        <w:t>:</w:t>
      </w:r>
      <w:r w:rsidRPr="00FE7BD6">
        <w:rPr>
          <w:b/>
          <w:bCs/>
          <w:szCs w:val="21"/>
        </w:rPr>
        <w:t xml:space="preserve"> </w:t>
      </w:r>
      <w:r>
        <w:rPr>
          <w:b/>
          <w:bCs/>
          <w:szCs w:val="21"/>
        </w:rPr>
        <w:t>ACF Message numbers according to Port data size</w:t>
      </w:r>
      <w:bookmarkEnd w:id="167"/>
    </w:p>
    <w:tbl>
      <w:tblPr>
        <w:tblW w:w="3813" w:type="dxa"/>
        <w:jc w:val="center"/>
        <w:tblBorders>
          <w:top w:val="single" w:sz="6" w:space="0" w:color="000000"/>
          <w:left w:val="single" w:sz="6" w:space="0" w:color="000000"/>
          <w:bottom w:val="single" w:sz="6" w:space="0" w:color="000000"/>
          <w:right w:val="single" w:sz="6" w:space="0" w:color="000000"/>
        </w:tblBorders>
        <w:shd w:val="clear" w:color="auto" w:fill="F9F9F9"/>
        <w:tblCellMar>
          <w:left w:w="0" w:type="dxa"/>
          <w:right w:w="0" w:type="dxa"/>
        </w:tblCellMar>
        <w:tblLook w:val="04A0" w:firstRow="1" w:lastRow="0" w:firstColumn="1" w:lastColumn="0" w:noHBand="0" w:noVBand="1"/>
      </w:tblPr>
      <w:tblGrid>
        <w:gridCol w:w="1453"/>
        <w:gridCol w:w="2360"/>
      </w:tblGrid>
      <w:tr w:rsidR="00C91B4F" w:rsidRPr="00C91B4F" w14:paraId="40054228"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37AC78EE" w14:textId="77777777" w:rsidR="00C91B4F" w:rsidRPr="00C91B4F" w:rsidRDefault="00C91B4F" w:rsidP="00170456">
            <w:pPr>
              <w:tabs>
                <w:tab w:val="left" w:pos="864"/>
              </w:tabs>
              <w:overflowPunct w:val="0"/>
              <w:autoSpaceDE w:val="0"/>
              <w:autoSpaceDN w:val="0"/>
              <w:adjustRightInd w:val="0"/>
              <w:textAlignment w:val="baseline"/>
              <w:rPr>
                <w:rFonts w:eastAsia="Meiryo UI"/>
                <w:b/>
                <w:szCs w:val="20"/>
              </w:rPr>
            </w:pPr>
            <w:r w:rsidRPr="00C91B4F">
              <w:rPr>
                <w:rFonts w:eastAsia="Meiryo UI" w:hint="eastAsia"/>
                <w:b/>
                <w:szCs w:val="20"/>
              </w:rPr>
              <w:t>Data Length</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6EA80CF0" w14:textId="77777777" w:rsidR="00C91B4F" w:rsidRPr="00C91B4F" w:rsidRDefault="00C91B4F" w:rsidP="00170456">
            <w:pPr>
              <w:tabs>
                <w:tab w:val="left" w:pos="864"/>
              </w:tabs>
              <w:overflowPunct w:val="0"/>
              <w:autoSpaceDE w:val="0"/>
              <w:autoSpaceDN w:val="0"/>
              <w:adjustRightInd w:val="0"/>
              <w:textAlignment w:val="baseline"/>
              <w:rPr>
                <w:rFonts w:eastAsia="Meiryo UI"/>
                <w:b/>
                <w:szCs w:val="20"/>
              </w:rPr>
            </w:pPr>
            <w:r w:rsidRPr="00C91B4F">
              <w:rPr>
                <w:rFonts w:eastAsia="Meiryo UI" w:hint="eastAsia"/>
                <w:b/>
                <w:szCs w:val="20"/>
              </w:rPr>
              <w:t>Num of ACF Message</w:t>
            </w:r>
          </w:p>
        </w:tc>
      </w:tr>
      <w:tr w:rsidR="00C91B4F" w:rsidRPr="00C91B4F" w14:paraId="229057CF"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24C7D2D2" w14:textId="77777777" w:rsidR="00C91B4F" w:rsidRPr="00C91B4F" w:rsidRDefault="00C91B4F" w:rsidP="00C91B4F">
            <w:r w:rsidRPr="00C91B4F">
              <w:rPr>
                <w:rFonts w:hint="eastAsia"/>
              </w:rPr>
              <w:t>1 ~ 32</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20EF9769" w14:textId="77777777" w:rsidR="00C91B4F" w:rsidRPr="00C91B4F" w:rsidRDefault="00C91B4F" w:rsidP="00C91B4F">
            <w:r w:rsidRPr="00C91B4F">
              <w:rPr>
                <w:rFonts w:hint="eastAsia"/>
              </w:rPr>
              <w:t>1</w:t>
            </w:r>
          </w:p>
        </w:tc>
      </w:tr>
      <w:tr w:rsidR="00C91B4F" w:rsidRPr="00C91B4F" w14:paraId="76CF0C64"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168570AD" w14:textId="77777777" w:rsidR="00C91B4F" w:rsidRPr="00C91B4F" w:rsidRDefault="00C91B4F" w:rsidP="00C91B4F">
            <w:r w:rsidRPr="00C91B4F">
              <w:rPr>
                <w:rFonts w:hint="eastAsia"/>
              </w:rPr>
              <w:t>33 ~ 64</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18405379" w14:textId="77777777" w:rsidR="00C91B4F" w:rsidRPr="00C91B4F" w:rsidRDefault="00C91B4F" w:rsidP="00C91B4F">
            <w:r w:rsidRPr="00C91B4F">
              <w:rPr>
                <w:rFonts w:hint="eastAsia"/>
              </w:rPr>
              <w:t>2</w:t>
            </w:r>
          </w:p>
        </w:tc>
      </w:tr>
      <w:tr w:rsidR="00C91B4F" w:rsidRPr="00C91B4F" w14:paraId="5F6D7CD4"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001B4474" w14:textId="77777777" w:rsidR="00C91B4F" w:rsidRPr="00C91B4F" w:rsidRDefault="00C91B4F" w:rsidP="00C91B4F">
            <w:r w:rsidRPr="00C91B4F">
              <w:t>65 ~ 96</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311DCDD0" w14:textId="77777777" w:rsidR="00C91B4F" w:rsidRPr="00C91B4F" w:rsidRDefault="00C91B4F" w:rsidP="00C91B4F">
            <w:r w:rsidRPr="00C91B4F">
              <w:t>3</w:t>
            </w:r>
          </w:p>
        </w:tc>
      </w:tr>
      <w:tr w:rsidR="00C91B4F" w:rsidRPr="00C91B4F" w14:paraId="3083025D"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065AB832" w14:textId="77777777" w:rsidR="00C91B4F" w:rsidRPr="00C91B4F" w:rsidRDefault="00C91B4F" w:rsidP="00C91B4F">
            <w:r w:rsidRPr="00C91B4F">
              <w:t>97 ~ 128</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61590E35" w14:textId="77777777" w:rsidR="00C91B4F" w:rsidRPr="00C91B4F" w:rsidRDefault="00C91B4F" w:rsidP="00C91B4F">
            <w:r w:rsidRPr="00C91B4F">
              <w:t>4</w:t>
            </w:r>
          </w:p>
        </w:tc>
      </w:tr>
      <w:tr w:rsidR="00C91B4F" w:rsidRPr="00C91B4F" w14:paraId="67B97B18"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2CFE6DF9" w14:textId="77777777" w:rsidR="00C91B4F" w:rsidRPr="00C91B4F" w:rsidRDefault="00C91B4F" w:rsidP="00C91B4F">
            <w:r w:rsidRPr="00C91B4F">
              <w:t>129 ~ 160</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37CDA82C" w14:textId="77777777" w:rsidR="00C91B4F" w:rsidRPr="00C91B4F" w:rsidRDefault="00C91B4F" w:rsidP="00C91B4F">
            <w:r w:rsidRPr="00C91B4F">
              <w:t>5</w:t>
            </w:r>
          </w:p>
        </w:tc>
      </w:tr>
      <w:tr w:rsidR="00C91B4F" w:rsidRPr="00C91B4F" w14:paraId="48F3C82B"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51B44320" w14:textId="77777777" w:rsidR="00C91B4F" w:rsidRPr="00C91B4F" w:rsidRDefault="00C91B4F" w:rsidP="00C91B4F">
            <w:r w:rsidRPr="00C91B4F">
              <w:t>161 ~192</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0B8002B0" w14:textId="77777777" w:rsidR="00C91B4F" w:rsidRPr="00C91B4F" w:rsidRDefault="00C91B4F" w:rsidP="00C91B4F">
            <w:r w:rsidRPr="00C91B4F">
              <w:t>6</w:t>
            </w:r>
          </w:p>
        </w:tc>
      </w:tr>
      <w:tr w:rsidR="00C91B4F" w:rsidRPr="00C91B4F" w14:paraId="1AEB207B"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4B52F63B" w14:textId="77777777" w:rsidR="00C91B4F" w:rsidRPr="00C91B4F" w:rsidRDefault="00C91B4F" w:rsidP="00C91B4F">
            <w:r w:rsidRPr="00C91B4F">
              <w:t>193 ~ 224</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48BD22C1" w14:textId="77777777" w:rsidR="00C91B4F" w:rsidRPr="00C91B4F" w:rsidRDefault="00C91B4F" w:rsidP="00C91B4F">
            <w:r w:rsidRPr="00C91B4F">
              <w:t>7</w:t>
            </w:r>
          </w:p>
        </w:tc>
      </w:tr>
      <w:tr w:rsidR="00C91B4F" w:rsidRPr="00C91B4F" w14:paraId="6AEDACC8" w14:textId="77777777" w:rsidTr="00170456">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9F9F9"/>
            <w:hideMark/>
          </w:tcPr>
          <w:p w14:paraId="4949C468" w14:textId="77777777" w:rsidR="00C91B4F" w:rsidRPr="00C91B4F" w:rsidRDefault="00C91B4F" w:rsidP="00C91B4F">
            <w:r w:rsidRPr="00C91B4F">
              <w:t>225 ~ 256</w:t>
            </w:r>
          </w:p>
        </w:tc>
        <w:tc>
          <w:tcPr>
            <w:tcW w:w="2340" w:type="dxa"/>
            <w:tcBorders>
              <w:top w:val="single" w:sz="6" w:space="0" w:color="000000"/>
              <w:left w:val="single" w:sz="6" w:space="0" w:color="000000"/>
              <w:bottom w:val="single" w:sz="6" w:space="0" w:color="000000"/>
              <w:right w:val="single" w:sz="6" w:space="0" w:color="000000"/>
            </w:tcBorders>
            <w:shd w:val="clear" w:color="auto" w:fill="F9F9F9"/>
            <w:hideMark/>
          </w:tcPr>
          <w:p w14:paraId="2E00ACB0" w14:textId="77777777" w:rsidR="00C91B4F" w:rsidRPr="00C91B4F" w:rsidRDefault="00C91B4F" w:rsidP="00C91B4F">
            <w:r w:rsidRPr="00C91B4F">
              <w:t>8</w:t>
            </w:r>
          </w:p>
        </w:tc>
      </w:tr>
    </w:tbl>
    <w:p w14:paraId="5231DEC3" w14:textId="0198CA34" w:rsidR="00C91B4F" w:rsidRPr="00C91B4F" w:rsidRDefault="00C91B4F" w:rsidP="00C91B4F">
      <w:r w:rsidRPr="00C91B4F">
        <w:t> </w:t>
      </w:r>
      <w:r w:rsidRPr="00C91B4F">
        <w:br/>
        <w:t>Example:</w:t>
      </w:r>
    </w:p>
    <w:p w14:paraId="5E3BD227" w14:textId="07992919" w:rsidR="00C91B4F" w:rsidRPr="00C91B4F" w:rsidRDefault="00C91B4F" w:rsidP="00C91B4F">
      <w:r w:rsidRPr="00C91B4F">
        <w:rPr>
          <w:noProof/>
        </w:rPr>
        <w:drawing>
          <wp:inline distT="0" distB="0" distL="0" distR="0" wp14:anchorId="3FA90501" wp14:editId="69123B5C">
            <wp:extent cx="6096000" cy="3606393"/>
            <wp:effectExtent l="0" t="0" r="0" b="0"/>
            <wp:docPr id="1045178873" name="Picture 40"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78873" name="Picture 40" descr="A screenshot of a document&#10;&#10;Description automatically generated"/>
                    <pic:cNvPicPr>
                      <a:picLocks noChangeAspect="1" noChangeArrowheads="1"/>
                    </pic:cNvPicPr>
                  </pic:nvPicPr>
                  <pic:blipFill rotWithShape="1">
                    <a:blip r:embed="rId29">
                      <a:extLst>
                        <a:ext uri="{28A0092B-C50C-407E-A947-70E740481C1C}">
                          <a14:useLocalDpi xmlns:a14="http://schemas.microsoft.com/office/drawing/2010/main" val="0"/>
                        </a:ext>
                      </a:extLst>
                    </a:blip>
                    <a:srcRect b="7048"/>
                    <a:stretch/>
                  </pic:blipFill>
                  <pic:spPr bwMode="auto">
                    <a:xfrm>
                      <a:off x="0" y="0"/>
                      <a:ext cx="6096000" cy="3606393"/>
                    </a:xfrm>
                    <a:prstGeom prst="rect">
                      <a:avLst/>
                    </a:prstGeom>
                    <a:noFill/>
                    <a:ln>
                      <a:noFill/>
                    </a:ln>
                    <a:extLst>
                      <a:ext uri="{53640926-AAD7-44D8-BBD7-CCE9431645EC}">
                        <a14:shadowObscured xmlns:a14="http://schemas.microsoft.com/office/drawing/2010/main"/>
                      </a:ext>
                    </a:extLst>
                  </pic:spPr>
                </pic:pic>
              </a:graphicData>
            </a:graphic>
          </wp:inline>
        </w:drawing>
      </w:r>
    </w:p>
    <w:p w14:paraId="6FF25A2B" w14:textId="65FF6490" w:rsidR="00C91B4F" w:rsidRDefault="002D59DB" w:rsidP="002D59DB">
      <w:pPr>
        <w:pStyle w:val="Caption"/>
        <w:rPr>
          <w:spacing w:val="-2"/>
        </w:rPr>
      </w:pPr>
      <w:bookmarkStart w:id="168" w:name="_Ref191556379"/>
      <w:bookmarkStart w:id="169" w:name="_Ref189827066"/>
      <w:r>
        <w:t xml:space="preserve">Figure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12</w:t>
      </w:r>
      <w:r w:rsidR="009D560C">
        <w:rPr>
          <w:noProof/>
        </w:rPr>
        <w:fldChar w:fldCharType="end"/>
      </w:r>
      <w:bookmarkEnd w:id="168"/>
      <w:r>
        <w:rPr>
          <w:noProof/>
        </w:rPr>
        <w:t>:</w:t>
      </w:r>
      <w:r>
        <w:rPr>
          <w:rFonts w:hint="eastAsia"/>
        </w:rPr>
        <w:t xml:space="preserve"> </w:t>
      </w:r>
      <w:r>
        <w:t>ACF Parallel Port</w:t>
      </w:r>
      <w:r>
        <w:rPr>
          <w:spacing w:val="-6"/>
        </w:rPr>
        <w:t xml:space="preserve"> </w:t>
      </w:r>
      <w:r>
        <w:rPr>
          <w:spacing w:val="-2"/>
        </w:rPr>
        <w:t>message with full of 80</w:t>
      </w:r>
      <w:r w:rsidR="0037645E">
        <w:rPr>
          <w:spacing w:val="-2"/>
        </w:rPr>
        <w:t xml:space="preserve"> Port IO Data</w:t>
      </w:r>
      <w:bookmarkEnd w:id="169"/>
    </w:p>
    <w:p w14:paraId="53A6A837" w14:textId="77777777" w:rsidR="00900A99" w:rsidRDefault="00900A99" w:rsidP="00900A99">
      <w:pPr>
        <w:rPr>
          <w:lang w:val="en-GB"/>
        </w:rPr>
      </w:pPr>
    </w:p>
    <w:p w14:paraId="2D8F9BDD" w14:textId="1F3D1EAA" w:rsidR="00900A99" w:rsidRPr="008A4FCB" w:rsidRDefault="00900A99" w:rsidP="00900A99">
      <w:pPr>
        <w:rPr>
          <w:lang w:val="en-GB"/>
        </w:rPr>
      </w:pPr>
      <w:r>
        <w:rPr>
          <w:lang w:val="en-GB"/>
        </w:rPr>
        <w:lastRenderedPageBreak/>
        <w:fldChar w:fldCharType="begin"/>
      </w:r>
      <w:r>
        <w:rPr>
          <w:lang w:val="en-GB"/>
        </w:rPr>
        <w:instrText xml:space="preserve"> REF _Ref193821775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13</w:t>
      </w:r>
      <w:r>
        <w:rPr>
          <w:lang w:val="en-GB"/>
        </w:rPr>
        <w:fldChar w:fldCharType="end"/>
      </w:r>
      <w:r>
        <w:rPr>
          <w:lang w:val="en-GB"/>
        </w:rPr>
        <w:t xml:space="preserve"> </w:t>
      </w:r>
      <w:r w:rsidRPr="008A4FCB">
        <w:rPr>
          <w:lang w:val="en-GB"/>
        </w:rPr>
        <w:t xml:space="preserve">shows the process of </w:t>
      </w:r>
      <w:r>
        <w:rPr>
          <w:lang w:val="en-GB"/>
        </w:rPr>
        <w:t>Port</w:t>
      </w:r>
      <w:r w:rsidRPr="008A4FCB">
        <w:rPr>
          <w:lang w:val="en-GB"/>
        </w:rPr>
        <w:t xml:space="preserve"> to Ethernet Conversion in Basic type.</w:t>
      </w:r>
    </w:p>
    <w:p w14:paraId="795B30A4" w14:textId="50127434" w:rsidR="00900A99" w:rsidRDefault="00900A99" w:rsidP="00900A99">
      <w:pPr>
        <w:rPr>
          <w:lang w:val="en-GB"/>
        </w:rPr>
      </w:pPr>
      <w:r>
        <w:rPr>
          <w:lang w:val="en-GB"/>
        </w:rPr>
        <w:fldChar w:fldCharType="begin"/>
      </w:r>
      <w:r>
        <w:rPr>
          <w:lang w:val="en-GB"/>
        </w:rPr>
        <w:instrText xml:space="preserve"> REF _Ref193821781 \h </w:instrText>
      </w:r>
      <w:r>
        <w:rPr>
          <w:lang w:val="en-GB"/>
        </w:rPr>
      </w:r>
      <w:r>
        <w:rPr>
          <w:lang w:val="en-GB"/>
        </w:rPr>
        <w:fldChar w:fldCharType="separate"/>
      </w:r>
      <w:r w:rsidR="009D560C" w:rsidRPr="00830167">
        <w:t>Figure</w:t>
      </w:r>
      <w:r w:rsidR="009D560C">
        <w:t xml:space="preserve"> </w:t>
      </w:r>
      <w:r w:rsidR="009D560C">
        <w:rPr>
          <w:noProof/>
        </w:rPr>
        <w:t>2</w:t>
      </w:r>
      <w:r w:rsidR="009D560C">
        <w:noBreakHyphen/>
      </w:r>
      <w:r w:rsidR="009D560C">
        <w:rPr>
          <w:noProof/>
        </w:rPr>
        <w:t>14</w:t>
      </w:r>
      <w:r>
        <w:rPr>
          <w:lang w:val="en-GB"/>
        </w:rPr>
        <w:fldChar w:fldCharType="end"/>
      </w:r>
      <w:r>
        <w:rPr>
          <w:lang w:val="en-GB"/>
        </w:rPr>
        <w:t xml:space="preserve"> </w:t>
      </w:r>
      <w:r w:rsidRPr="008A4FCB">
        <w:rPr>
          <w:lang w:val="en-GB"/>
        </w:rPr>
        <w:t xml:space="preserve">shows the process of </w:t>
      </w:r>
      <w:r>
        <w:rPr>
          <w:lang w:val="en-GB"/>
        </w:rPr>
        <w:t>Port</w:t>
      </w:r>
      <w:r w:rsidRPr="008A4FCB">
        <w:rPr>
          <w:lang w:val="en-GB"/>
        </w:rPr>
        <w:t xml:space="preserve"> to Ethernet Conversion in Buffer type.</w:t>
      </w:r>
    </w:p>
    <w:p w14:paraId="0CCBCD89" w14:textId="77777777" w:rsidR="00900A99" w:rsidRDefault="00900A99" w:rsidP="00900A99">
      <w:pPr>
        <w:rPr>
          <w:lang w:val="en-GB"/>
        </w:rPr>
      </w:pPr>
    </w:p>
    <w:p w14:paraId="776012C5" w14:textId="118E0FD5" w:rsidR="00900A99" w:rsidRPr="00900A99" w:rsidRDefault="00900A99" w:rsidP="00900A99">
      <w:r w:rsidRPr="00900A99">
        <w:rPr>
          <w:noProof/>
        </w:rPr>
        <w:drawing>
          <wp:inline distT="0" distB="0" distL="0" distR="0" wp14:anchorId="33E51B96" wp14:editId="305A4176">
            <wp:extent cx="6376035" cy="6142990"/>
            <wp:effectExtent l="0" t="0" r="5715" b="0"/>
            <wp:docPr id="12225004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76035" cy="6142990"/>
                    </a:xfrm>
                    <a:prstGeom prst="rect">
                      <a:avLst/>
                    </a:prstGeom>
                    <a:noFill/>
                    <a:ln>
                      <a:noFill/>
                    </a:ln>
                  </pic:spPr>
                </pic:pic>
              </a:graphicData>
            </a:graphic>
          </wp:inline>
        </w:drawing>
      </w:r>
    </w:p>
    <w:p w14:paraId="5C8DE81B" w14:textId="141CA5C2" w:rsidR="00900A99" w:rsidRDefault="00900A99" w:rsidP="00900A99">
      <w:pPr>
        <w:pStyle w:val="Caption"/>
      </w:pPr>
      <w:bookmarkStart w:id="170" w:name="_Ref193821775"/>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13</w:t>
      </w:r>
      <w:r w:rsidR="009D560C">
        <w:rPr>
          <w:noProof/>
        </w:rPr>
        <w:fldChar w:fldCharType="end"/>
      </w:r>
      <w:bookmarkEnd w:id="170"/>
      <w:r w:rsidRPr="004B6C39">
        <w:t xml:space="preserve">: </w:t>
      </w:r>
      <w:r w:rsidRPr="00C065C4">
        <w:t xml:space="preserve">Process of </w:t>
      </w:r>
      <w:r>
        <w:t>Port</w:t>
      </w:r>
      <w:r>
        <w:rPr>
          <w:rFonts w:hint="eastAsia"/>
        </w:rPr>
        <w:t xml:space="preserve"> to Ethernet Conversion in </w:t>
      </w:r>
      <w:r w:rsidRPr="00C065C4">
        <w:t>B</w:t>
      </w:r>
      <w:r>
        <w:rPr>
          <w:rFonts w:hint="eastAsia"/>
        </w:rPr>
        <w:t>asic</w:t>
      </w:r>
      <w:r w:rsidRPr="00C065C4">
        <w:t xml:space="preserve"> type</w:t>
      </w:r>
    </w:p>
    <w:p w14:paraId="3A660F18" w14:textId="77777777" w:rsidR="00900A99" w:rsidRPr="00671B16" w:rsidRDefault="00900A99" w:rsidP="00900A99"/>
    <w:p w14:paraId="7232ACDD" w14:textId="492D5F57" w:rsidR="00900A99" w:rsidRPr="00900A99" w:rsidRDefault="00900A99" w:rsidP="00900A99">
      <w:r w:rsidRPr="00900A99">
        <w:rPr>
          <w:noProof/>
        </w:rPr>
        <w:lastRenderedPageBreak/>
        <w:drawing>
          <wp:inline distT="0" distB="0" distL="0" distR="0" wp14:anchorId="213B121D" wp14:editId="5D91E0AA">
            <wp:extent cx="6376035" cy="7218045"/>
            <wp:effectExtent l="0" t="0" r="0" b="1905"/>
            <wp:docPr id="1155316735"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6735" name="Picture 43"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76035" cy="7218045"/>
                    </a:xfrm>
                    <a:prstGeom prst="rect">
                      <a:avLst/>
                    </a:prstGeom>
                    <a:noFill/>
                    <a:ln>
                      <a:noFill/>
                    </a:ln>
                  </pic:spPr>
                </pic:pic>
              </a:graphicData>
            </a:graphic>
          </wp:inline>
        </w:drawing>
      </w:r>
    </w:p>
    <w:p w14:paraId="32C7D010" w14:textId="4D42BE62" w:rsidR="00900A99" w:rsidRDefault="00900A99" w:rsidP="00900A99">
      <w:pPr>
        <w:pStyle w:val="Caption"/>
      </w:pPr>
      <w:bookmarkStart w:id="171" w:name="_Ref193821781"/>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14</w:t>
      </w:r>
      <w:r w:rsidR="009D560C">
        <w:rPr>
          <w:noProof/>
        </w:rPr>
        <w:fldChar w:fldCharType="end"/>
      </w:r>
      <w:bookmarkEnd w:id="171"/>
      <w:r w:rsidRPr="004B6C39">
        <w:t xml:space="preserve">: </w:t>
      </w:r>
      <w:r w:rsidRPr="00C065C4">
        <w:t xml:space="preserve">Process of </w:t>
      </w:r>
      <w:r>
        <w:t>Port</w:t>
      </w:r>
      <w:r>
        <w:rPr>
          <w:rFonts w:hint="eastAsia"/>
        </w:rPr>
        <w:t xml:space="preserve"> to Ethernet Conversion in </w:t>
      </w:r>
      <w:r>
        <w:t>Buffer</w:t>
      </w:r>
      <w:r w:rsidRPr="00C065C4">
        <w:t xml:space="preserve"> type</w:t>
      </w:r>
    </w:p>
    <w:p w14:paraId="3768CBE9" w14:textId="2BA9D4CF" w:rsidR="00900A99" w:rsidRDefault="00900A99">
      <w:pPr>
        <w:jc w:val="left"/>
      </w:pPr>
      <w:r>
        <w:br w:type="page"/>
      </w:r>
    </w:p>
    <w:p w14:paraId="2A03B5AD" w14:textId="4AC8616F" w:rsidR="00B97830" w:rsidRPr="00FE7BD6" w:rsidRDefault="00B97830" w:rsidP="00B97830">
      <w:pPr>
        <w:pStyle w:val="Heading3"/>
      </w:pPr>
      <w:bookmarkStart w:id="172" w:name="_Toc203383956"/>
      <w:bookmarkStart w:id="173" w:name="_Ref187685424"/>
      <w:r w:rsidRPr="00FE7BD6">
        <w:lastRenderedPageBreak/>
        <w:t xml:space="preserve">Ethernet </w:t>
      </w:r>
      <w:r>
        <w:t xml:space="preserve">to X </w:t>
      </w:r>
      <w:r w:rsidRPr="00FE7BD6">
        <w:t>Conversion Function</w:t>
      </w:r>
      <w:bookmarkEnd w:id="172"/>
    </w:p>
    <w:p w14:paraId="6B5D6C69" w14:textId="77777777" w:rsidR="00B97830" w:rsidRPr="007629F4" w:rsidRDefault="00B97830" w:rsidP="00B97830">
      <w:pPr>
        <w:spacing w:after="120"/>
      </w:pPr>
      <w:r w:rsidRPr="007629F4">
        <w:t>This software receives Ethernet frames when a user application calls the software's API.</w:t>
      </w:r>
    </w:p>
    <w:p w14:paraId="09B6B5C1" w14:textId="5A72C75D" w:rsidR="008C5E7F" w:rsidRPr="00FE7BD6" w:rsidRDefault="008C5E7F" w:rsidP="00B97830">
      <w:pPr>
        <w:pStyle w:val="Heading4"/>
      </w:pPr>
      <w:bookmarkStart w:id="174" w:name="_Ref190788336"/>
      <w:r w:rsidRPr="00FE7BD6">
        <w:t xml:space="preserve">Ethernet </w:t>
      </w:r>
      <w:r>
        <w:t xml:space="preserve">to CAN </w:t>
      </w:r>
      <w:r w:rsidRPr="00FE7BD6">
        <w:t>Conversion Function</w:t>
      </w:r>
      <w:bookmarkEnd w:id="173"/>
      <w:bookmarkEnd w:id="174"/>
    </w:p>
    <w:p w14:paraId="13C48F4F" w14:textId="7E3ED0F3" w:rsidR="008C5E7F" w:rsidRDefault="008C5E7F" w:rsidP="00BE5228">
      <w:pPr>
        <w:pStyle w:val="ReqID"/>
      </w:pPr>
      <w:r w:rsidRPr="00696D29">
        <w:t>[</w:t>
      </w:r>
      <w:r w:rsidR="00CF5BF7">
        <w:t>Gen5GW</w:t>
      </w:r>
      <w:r w:rsidRPr="00696D29">
        <w:t>_</w:t>
      </w:r>
      <w:r w:rsidR="000F4E6D">
        <w:t>ProtoConv</w:t>
      </w:r>
      <w:r w:rsidRPr="00696D29">
        <w:t>_AD_C_0</w:t>
      </w:r>
      <w:r w:rsidR="00D03CD9">
        <w:t>5</w:t>
      </w:r>
      <w:r w:rsidRPr="00696D29">
        <w:t>_00</w:t>
      </w:r>
      <w:r>
        <w:t>1</w:t>
      </w:r>
      <w:r w:rsidRPr="00696D29">
        <w:t>]</w:t>
      </w:r>
    </w:p>
    <w:p w14:paraId="19DD4035" w14:textId="7A2CC880" w:rsidR="00A44E11" w:rsidRPr="00A44E11" w:rsidRDefault="00A44E11" w:rsidP="00032018">
      <w:pPr>
        <w:spacing w:after="120"/>
      </w:pPr>
      <w:r w:rsidRPr="00A44E11">
        <w:t>Searc</w:t>
      </w:r>
      <w:r w:rsidR="006C0F5E">
        <w:t>h</w:t>
      </w:r>
      <w:r w:rsidRPr="00A44E11">
        <w:t xml:space="preserve"> the Ethernet to CAN Routing Table by the CAN ID of the </w:t>
      </w:r>
      <w:r w:rsidR="00FD10BD">
        <w:t>CAN</w:t>
      </w:r>
      <w:r w:rsidR="00EF0C5F">
        <w:t xml:space="preserve"> frame</w:t>
      </w:r>
      <w:r w:rsidRPr="00A44E11">
        <w:t xml:space="preserve"> packed in the received Ethernet frame and obtain the destination information. The obtained destination information is used as a parameter of the user-defined CAN transmission function.</w:t>
      </w:r>
    </w:p>
    <w:p w14:paraId="0D273A7A" w14:textId="6215A2A0" w:rsidR="00212BC5" w:rsidRPr="00212BC5" w:rsidRDefault="00212BC5" w:rsidP="00032018">
      <w:pPr>
        <w:spacing w:after="120"/>
      </w:pPr>
      <w:r w:rsidRPr="00212BC5">
        <w:t xml:space="preserve">Search the Ethernet to CAN Routing Table by the CAN ID of each of the multiple </w:t>
      </w:r>
      <w:r w:rsidR="00FD10BD">
        <w:t>CAN</w:t>
      </w:r>
      <w:r w:rsidR="00EF0C5F">
        <w:t xml:space="preserve"> frame</w:t>
      </w:r>
      <w:r w:rsidRPr="00212BC5">
        <w:t>s packed in the Ethernet frame and execute CAN transmission.</w:t>
      </w:r>
    </w:p>
    <w:p w14:paraId="2764EDED" w14:textId="70BE1759" w:rsidR="00917236" w:rsidRPr="00917236" w:rsidRDefault="00917236" w:rsidP="00032018">
      <w:pPr>
        <w:spacing w:after="120"/>
      </w:pPr>
      <w:r w:rsidRPr="00917236">
        <w:t xml:space="preserve">This software handles the processing up to passing the </w:t>
      </w:r>
      <w:r w:rsidR="00FD10BD">
        <w:t>CAN</w:t>
      </w:r>
      <w:r w:rsidR="00EF0C5F">
        <w:t xml:space="preserve"> frame</w:t>
      </w:r>
      <w:r w:rsidRPr="00917236">
        <w:t xml:space="preserve"> to the user-defined </w:t>
      </w:r>
      <w:r w:rsidR="00FD10BD">
        <w:t>CAN</w:t>
      </w:r>
      <w:r w:rsidRPr="00917236">
        <w:t xml:space="preserve"> send function, and the actual sending process is performed by the user-defined CAN send function.</w:t>
      </w:r>
    </w:p>
    <w:p w14:paraId="0161BECE" w14:textId="7480463F" w:rsidR="00AB703A" w:rsidRPr="00AB703A" w:rsidRDefault="00AB703A" w:rsidP="00032018">
      <w:pPr>
        <w:spacing w:after="120"/>
      </w:pPr>
      <w:r w:rsidRPr="00AB703A">
        <w:t xml:space="preserve">The Ethernet to CAN Routing Table is searched by </w:t>
      </w:r>
      <w:r w:rsidR="00FD10BD">
        <w:t>CAN</w:t>
      </w:r>
      <w:r w:rsidR="00EF0C5F">
        <w:t xml:space="preserve"> frame</w:t>
      </w:r>
      <w:r w:rsidRPr="00AB703A">
        <w:t xml:space="preserve"> ID to obtain the </w:t>
      </w:r>
      <w:r w:rsidR="00253B3F">
        <w:t>Destination Bus ID</w:t>
      </w:r>
      <w:r w:rsidRPr="00AB703A">
        <w:t xml:space="preserve"> and </w:t>
      </w:r>
      <w:r w:rsidR="00253B3F">
        <w:t>Additional Information</w:t>
      </w:r>
      <w:r w:rsidRPr="00AB703A">
        <w:t xml:space="preserve"> of the RS-CANFD to be transmitted.</w:t>
      </w:r>
    </w:p>
    <w:p w14:paraId="11CE39EF" w14:textId="5D25973A" w:rsidR="00992417" w:rsidRDefault="00031F94" w:rsidP="00992417">
      <w:pPr>
        <w:pStyle w:val="RefIDs"/>
      </w:pPr>
      <w:r w:rsidRPr="00C20FCB">
        <w:t xml:space="preserve">[Covers: </w:t>
      </w:r>
      <w:r w:rsidR="00992417" w:rsidRPr="00992417">
        <w:t>req-8552172-00905318</w:t>
      </w:r>
      <w:r w:rsidRPr="00C20FCB">
        <w:t>]</w:t>
      </w:r>
    </w:p>
    <w:p w14:paraId="3467B9ED" w14:textId="2F913541" w:rsidR="00992417" w:rsidRPr="00334303" w:rsidRDefault="00992417" w:rsidP="00992417">
      <w:pPr>
        <w:pStyle w:val="RefIDs"/>
      </w:pPr>
      <w:r w:rsidRPr="00C20FCB">
        <w:t xml:space="preserve">[Covers: </w:t>
      </w:r>
      <w:r w:rsidRPr="000220D8">
        <w:t>req-8552172-00903613</w:t>
      </w:r>
      <w:r w:rsidRPr="00C20FCB">
        <w:t>]</w:t>
      </w:r>
    </w:p>
    <w:p w14:paraId="4DD20969" w14:textId="0A548ED2" w:rsidR="00334303" w:rsidRPr="00334303" w:rsidRDefault="00334303" w:rsidP="000220D8">
      <w:pPr>
        <w:pStyle w:val="RefIDs"/>
      </w:pPr>
    </w:p>
    <w:p w14:paraId="20BDEA2D" w14:textId="7D7FB728" w:rsidR="008C5E7F" w:rsidRDefault="008C5E7F" w:rsidP="00BE5228">
      <w:pPr>
        <w:pStyle w:val="ReqID"/>
      </w:pPr>
      <w:r w:rsidRPr="00696D29">
        <w:t>[</w:t>
      </w:r>
      <w:r w:rsidR="00CF5BF7">
        <w:t>Gen5GW</w:t>
      </w:r>
      <w:r w:rsidRPr="00696D29">
        <w:t>_</w:t>
      </w:r>
      <w:r w:rsidR="000F4E6D">
        <w:t>ProtoConv</w:t>
      </w:r>
      <w:r w:rsidRPr="00696D29">
        <w:t>_AD_C_0</w:t>
      </w:r>
      <w:r w:rsidR="00D03CD9">
        <w:t>5</w:t>
      </w:r>
      <w:r w:rsidRPr="00696D29">
        <w:t>_00</w:t>
      </w:r>
      <w:r>
        <w:t>2</w:t>
      </w:r>
      <w:r w:rsidRPr="00696D29">
        <w:t>]</w:t>
      </w:r>
    </w:p>
    <w:p w14:paraId="29B9060C" w14:textId="312B024C" w:rsidR="00464E99" w:rsidRPr="00464E99" w:rsidRDefault="00464E99" w:rsidP="00032018">
      <w:pPr>
        <w:spacing w:after="120"/>
      </w:pPr>
      <w:r w:rsidRPr="00464E99">
        <w:t xml:space="preserve">The maximum number of entries in the Ethernet to CAN Routing Table shall be </w:t>
      </w:r>
      <w:r w:rsidR="00F95CE1">
        <w:t>256</w:t>
      </w:r>
      <w:r w:rsidRPr="00464E99">
        <w:t>.</w:t>
      </w:r>
    </w:p>
    <w:p w14:paraId="1E9BCAB2" w14:textId="6E022B82" w:rsidR="00FE1A24" w:rsidRDefault="00FE1A24" w:rsidP="00FE1A24">
      <w:pPr>
        <w:pStyle w:val="RefIDs"/>
      </w:pPr>
      <w:r w:rsidRPr="00C20FCB">
        <w:t xml:space="preserve">[Covers: </w:t>
      </w:r>
      <w:r w:rsidR="001271EA" w:rsidRPr="001271EA">
        <w:t>req-8552172-00904671</w:t>
      </w:r>
      <w:r w:rsidRPr="00C20FCB">
        <w:t>]</w:t>
      </w:r>
    </w:p>
    <w:p w14:paraId="09C615B5" w14:textId="77EC67B7" w:rsidR="008C5E7F" w:rsidRDefault="00CF5C4F" w:rsidP="00032018">
      <w:pPr>
        <w:spacing w:after="120"/>
      </w:pPr>
      <w:r w:rsidRPr="00CF5C4F">
        <w:t xml:space="preserve">If the CAN ID of the transmitted </w:t>
      </w:r>
      <w:r w:rsidR="00FD10BD">
        <w:t>CAN</w:t>
      </w:r>
      <w:r w:rsidR="00EF0C5F">
        <w:t xml:space="preserve"> frame</w:t>
      </w:r>
      <w:r w:rsidRPr="00CF5C4F">
        <w:t xml:space="preserve"> does not exist in the Ethernet to CAN Routing Table, the </w:t>
      </w:r>
      <w:r w:rsidR="00FD10BD">
        <w:t>CAN</w:t>
      </w:r>
      <w:r w:rsidR="00EF0C5F">
        <w:t xml:space="preserve"> frame</w:t>
      </w:r>
      <w:r w:rsidRPr="00CF5C4F">
        <w:t xml:space="preserve"> is notified by a user-defined notification function.</w:t>
      </w:r>
    </w:p>
    <w:p w14:paraId="438981FF" w14:textId="6661DFAD" w:rsidR="00850D85" w:rsidRPr="00850D85" w:rsidRDefault="00850D85" w:rsidP="00032018">
      <w:pPr>
        <w:spacing w:after="120"/>
      </w:pPr>
      <w:r w:rsidRPr="00850D85">
        <w:t>Because of concerns about packet loss when changing settings during routing, the Ethernet to CAN Routing Table should not be changed dynamically, but only at initialization.</w:t>
      </w:r>
    </w:p>
    <w:p w14:paraId="70FF03F8" w14:textId="0A3BB577" w:rsidR="00850D85" w:rsidRDefault="00850D85" w:rsidP="00032018">
      <w:pPr>
        <w:spacing w:after="120"/>
      </w:pPr>
      <w:r w:rsidRPr="00850D85">
        <w:t>The composition of Ethernet frames received by this software shall be the same as the frame composition of CAN to Ethernet conversion (</w:t>
      </w:r>
      <w:r w:rsidR="007E1591" w:rsidRPr="0046020F">
        <w:fldChar w:fldCharType="begin"/>
      </w:r>
      <w:r w:rsidR="007E1591" w:rsidRPr="0046020F">
        <w:instrText xml:space="preserve"> REF _Ref74050783 \h </w:instrText>
      </w:r>
      <w:r w:rsidR="0046020F" w:rsidRPr="0046020F">
        <w:instrText xml:space="preserve"> \* MERGEFORMAT </w:instrText>
      </w:r>
      <w:r w:rsidR="007E1591" w:rsidRPr="0046020F">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5</w:t>
      </w:r>
      <w:r w:rsidR="007E1591" w:rsidRPr="0046020F">
        <w:fldChar w:fldCharType="end"/>
      </w:r>
      <w:r w:rsidR="007E1591">
        <w:t>).</w:t>
      </w:r>
    </w:p>
    <w:p w14:paraId="2C5531D6" w14:textId="77777777" w:rsidR="006B36A4" w:rsidRPr="00850D85" w:rsidRDefault="006B36A4" w:rsidP="00032018">
      <w:pPr>
        <w:spacing w:after="120"/>
      </w:pPr>
    </w:p>
    <w:p w14:paraId="71988958" w14:textId="7E68F7A6" w:rsidR="0059764D" w:rsidRDefault="0059764D" w:rsidP="00BE5228">
      <w:pPr>
        <w:pStyle w:val="ReqID"/>
      </w:pPr>
      <w:r w:rsidRPr="00C20FCB">
        <w:t>[</w:t>
      </w:r>
      <w:r w:rsidR="00CF5BF7">
        <w:t>Gen5GW</w:t>
      </w:r>
      <w:r w:rsidRPr="00C20FCB">
        <w:t>_</w:t>
      </w:r>
      <w:r w:rsidR="000F4E6D">
        <w:t>ProtoConv</w:t>
      </w:r>
      <w:r>
        <w:t>_AD_C_0</w:t>
      </w:r>
      <w:r w:rsidR="009D5BC7">
        <w:t>5</w:t>
      </w:r>
      <w:r w:rsidRPr="00C20FCB">
        <w:t>_00</w:t>
      </w:r>
      <w:r w:rsidR="00B97830">
        <w:t>3</w:t>
      </w:r>
      <w:r w:rsidRPr="00C20FCB">
        <w:t>]</w:t>
      </w:r>
    </w:p>
    <w:p w14:paraId="2A6A4010" w14:textId="3EDA3B3B" w:rsidR="00B241AA" w:rsidRPr="000A3217" w:rsidRDefault="00B241AA" w:rsidP="00032018">
      <w:pPr>
        <w:spacing w:after="120"/>
      </w:pPr>
      <w:r w:rsidRPr="000A3217">
        <w:t xml:space="preserve">If a </w:t>
      </w:r>
      <w:r w:rsidR="00FD10BD">
        <w:t>CAN</w:t>
      </w:r>
      <w:r w:rsidR="00EF0C5F">
        <w:t xml:space="preserve"> frame</w:t>
      </w:r>
      <w:r w:rsidRPr="000A3217">
        <w:t xml:space="preserve"> transmission error occurs, the channel on which the error occurred is recorded.</w:t>
      </w:r>
    </w:p>
    <w:p w14:paraId="4AEEA817" w14:textId="551F218C" w:rsidR="00B241AA" w:rsidRPr="000A3217" w:rsidRDefault="00B241AA" w:rsidP="00032018">
      <w:pPr>
        <w:spacing w:after="120"/>
      </w:pPr>
      <w:r w:rsidRPr="000A3217">
        <w:t xml:space="preserve">Transmission of subsequent </w:t>
      </w:r>
      <w:r w:rsidR="00FD10BD">
        <w:t>CAN</w:t>
      </w:r>
      <w:r w:rsidR="00EF0C5F">
        <w:t xml:space="preserve"> frame</w:t>
      </w:r>
      <w:r w:rsidRPr="000A3217">
        <w:t>s continues even if an error occurs.</w:t>
      </w:r>
    </w:p>
    <w:p w14:paraId="73E10D36" w14:textId="77777777" w:rsidR="002B081D" w:rsidRPr="000A3217" w:rsidRDefault="00587D35" w:rsidP="002B081D">
      <w:pPr>
        <w:spacing w:after="120"/>
      </w:pPr>
      <w:r w:rsidRPr="000A3217">
        <w:t>The contents to be stored when an error occurs are as follows</w:t>
      </w:r>
    </w:p>
    <w:p w14:paraId="1BC4D4DE" w14:textId="1BB3A8E6" w:rsidR="002B081D" w:rsidRDefault="002B081D" w:rsidP="002B081D">
      <w:pPr>
        <w:spacing w:after="120"/>
        <w:rPr>
          <w:rFonts w:eastAsia="Meiryo UI" w:cs="Arial"/>
          <w:szCs w:val="21"/>
        </w:rPr>
      </w:pPr>
      <w:r w:rsidRPr="000A3217">
        <w:rPr>
          <w:rFonts w:eastAsia="Meiryo UI" w:cs="Arial"/>
          <w:szCs w:val="21"/>
        </w:rPr>
        <w:t xml:space="preserve">Error status is notified in 32 bits. See </w:t>
      </w:r>
      <w:r w:rsidRPr="0046020F">
        <w:rPr>
          <w:rFonts w:ascii="MS Gothic" w:hAnsi="MS Gothic" w:cs="Arial"/>
          <w:szCs w:val="21"/>
        </w:rPr>
        <w:fldChar w:fldCharType="begin"/>
      </w:r>
      <w:r w:rsidRPr="0046020F">
        <w:rPr>
          <w:rFonts w:ascii="MS Gothic" w:hAnsi="MS Gothic" w:cs="Arial"/>
          <w:szCs w:val="21"/>
        </w:rPr>
        <w:instrText xml:space="preserve"> </w:instrText>
      </w:r>
      <w:r w:rsidRPr="0046020F">
        <w:rPr>
          <w:rFonts w:ascii="MS Gothic" w:hAnsi="MS Gothic" w:cs="Arial" w:hint="eastAsia"/>
          <w:szCs w:val="21"/>
        </w:rPr>
        <w:instrText>REF _Ref105510383 \h</w:instrText>
      </w:r>
      <w:r w:rsidRPr="0046020F">
        <w:rPr>
          <w:rFonts w:ascii="MS Gothic" w:hAnsi="MS Gothic" w:cs="Arial"/>
          <w:szCs w:val="21"/>
        </w:rPr>
        <w:instrText xml:space="preserve">  \* MERGEFORMAT </w:instrText>
      </w:r>
      <w:r w:rsidRPr="0046020F">
        <w:rPr>
          <w:rFonts w:ascii="MS Gothic" w:hAnsi="MS Gothic" w:cs="Arial"/>
          <w:szCs w:val="21"/>
        </w:rPr>
      </w:r>
      <w:r w:rsidRPr="0046020F">
        <w:rPr>
          <w:rFonts w:ascii="MS Gothic" w:hAnsi="MS Gothic" w:cs="Arial"/>
          <w:szCs w:val="21"/>
        </w:rPr>
        <w:fldChar w:fldCharType="separate"/>
      </w:r>
      <w:r w:rsidR="009D560C" w:rsidRPr="00830167">
        <w:t>Figure</w:t>
      </w:r>
      <w:r w:rsidR="009D560C">
        <w:t xml:space="preserve"> </w:t>
      </w:r>
      <w:r w:rsidR="009D560C">
        <w:rPr>
          <w:noProof/>
        </w:rPr>
        <w:t>2</w:t>
      </w:r>
      <w:r w:rsidR="009D560C">
        <w:rPr>
          <w:noProof/>
        </w:rPr>
        <w:noBreakHyphen/>
        <w:t>15</w:t>
      </w:r>
      <w:r w:rsidRPr="0046020F">
        <w:rPr>
          <w:rFonts w:ascii="MS Gothic" w:hAnsi="MS Gothic" w:cs="Arial"/>
          <w:szCs w:val="21"/>
        </w:rPr>
        <w:fldChar w:fldCharType="end"/>
      </w:r>
      <w:r>
        <w:rPr>
          <w:rFonts w:eastAsia="Meiryo UI" w:cs="Arial"/>
          <w:szCs w:val="21"/>
        </w:rPr>
        <w:t xml:space="preserve"> </w:t>
      </w:r>
      <w:r w:rsidRPr="000A3217">
        <w:rPr>
          <w:rFonts w:eastAsia="Meiryo UI" w:cs="Arial"/>
          <w:szCs w:val="21"/>
        </w:rPr>
        <w:t>for the relationship between each bit and channel.</w:t>
      </w:r>
    </w:p>
    <w:p w14:paraId="6927130D" w14:textId="77777777" w:rsidR="002B081D" w:rsidRPr="000A3217" w:rsidRDefault="002B081D" w:rsidP="002B081D">
      <w:pPr>
        <w:spacing w:after="120"/>
        <w:rPr>
          <w:rFonts w:eastAsia="Meiryo UI" w:cs="Arial"/>
          <w:szCs w:val="21"/>
        </w:rPr>
      </w:pPr>
      <w:r w:rsidRPr="008C6C4B">
        <w:rPr>
          <w:noProof/>
        </w:rPr>
        <w:drawing>
          <wp:inline distT="0" distB="0" distL="0" distR="0" wp14:anchorId="18810646" wp14:editId="28DA73BD">
            <wp:extent cx="6376035" cy="435610"/>
            <wp:effectExtent l="0" t="0" r="5715" b="2540"/>
            <wp:docPr id="8" name="図 27" descr="A green and whit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27" descr="A green and white squares with black numbe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6376035" cy="435610"/>
                    </a:xfrm>
                    <a:prstGeom prst="rect">
                      <a:avLst/>
                    </a:prstGeom>
                    <a:noFill/>
                    <a:ln>
                      <a:noFill/>
                    </a:ln>
                  </pic:spPr>
                </pic:pic>
              </a:graphicData>
            </a:graphic>
          </wp:inline>
        </w:drawing>
      </w:r>
    </w:p>
    <w:p w14:paraId="1B12C1BA" w14:textId="263D170F" w:rsidR="002B081D" w:rsidRDefault="002B081D" w:rsidP="002B081D">
      <w:pPr>
        <w:pStyle w:val="Caption"/>
        <w:rPr>
          <w:rFonts w:eastAsia="Meiryo UI"/>
        </w:rPr>
      </w:pPr>
      <w:bookmarkStart w:id="175" w:name="_Ref105510383"/>
      <w:r w:rsidRPr="00830167">
        <w:t>Figure</w:t>
      </w:r>
      <w:r>
        <w:t xml:space="preserv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15</w:t>
      </w:r>
      <w:r w:rsidR="009D560C">
        <w:rPr>
          <w:noProof/>
        </w:rPr>
        <w:fldChar w:fldCharType="end"/>
      </w:r>
      <w:bookmarkEnd w:id="175"/>
      <w:r w:rsidRPr="004B6C39">
        <w:rPr>
          <w:rFonts w:eastAsia="Meiryo UI"/>
        </w:rPr>
        <w:t xml:space="preserve">: </w:t>
      </w:r>
      <w:r>
        <w:rPr>
          <w:rFonts w:eastAsia="Meiryo UI"/>
        </w:rPr>
        <w:t>Related bit and Channel about CAN message send error</w:t>
      </w:r>
    </w:p>
    <w:p w14:paraId="1825752A" w14:textId="399EB48B" w:rsidR="00587D35" w:rsidRPr="000A3217" w:rsidRDefault="00587D35" w:rsidP="00032018">
      <w:pPr>
        <w:spacing w:after="120"/>
      </w:pPr>
    </w:p>
    <w:p w14:paraId="5B54AE18" w14:textId="1693B39E" w:rsidR="0059764D" w:rsidRDefault="0059764D" w:rsidP="00032018">
      <w:pPr>
        <w:pStyle w:val="RefIDs"/>
        <w:wordWrap/>
      </w:pPr>
      <w:r w:rsidRPr="00C20FCB">
        <w:t xml:space="preserve">[Covers: </w:t>
      </w:r>
      <w:r w:rsidR="00883E84">
        <w:t>req-8552172-00903613</w:t>
      </w:r>
      <w:r>
        <w:t>]</w:t>
      </w:r>
    </w:p>
    <w:p w14:paraId="7FEBEE55" w14:textId="1F57B702" w:rsidR="00E95532" w:rsidRDefault="00E95532" w:rsidP="00BE5228">
      <w:pPr>
        <w:pStyle w:val="ReqID"/>
      </w:pPr>
      <w:r w:rsidRPr="00C20FCB">
        <w:t>[</w:t>
      </w:r>
      <w:r w:rsidR="00CF5BF7">
        <w:t>Gen5GW</w:t>
      </w:r>
      <w:r w:rsidRPr="00C20FCB">
        <w:t>_</w:t>
      </w:r>
      <w:r w:rsidR="000F4E6D">
        <w:t>ProtoConv</w:t>
      </w:r>
      <w:r>
        <w:t>_AD_C_0</w:t>
      </w:r>
      <w:r w:rsidR="009D5BC7">
        <w:t>5</w:t>
      </w:r>
      <w:r w:rsidRPr="00C20FCB">
        <w:t>_00</w:t>
      </w:r>
      <w:r w:rsidR="00B97830">
        <w:t>4</w:t>
      </w:r>
      <w:r w:rsidRPr="00C20FCB">
        <w:t>]</w:t>
      </w:r>
    </w:p>
    <w:p w14:paraId="49A55F91" w14:textId="192D4A63" w:rsidR="00B77B0D" w:rsidRPr="006308BC" w:rsidRDefault="00FD10BD" w:rsidP="00032018">
      <w:pPr>
        <w:spacing w:after="120"/>
      </w:pPr>
      <w:r>
        <w:t>CAN</w:t>
      </w:r>
      <w:r w:rsidR="00B77B0D" w:rsidRPr="006308BC">
        <w:t xml:space="preserve"> packet transmission enable/disable setting for each </w:t>
      </w:r>
      <w:r w:rsidR="000F4E6D">
        <w:t>destination bus ID</w:t>
      </w:r>
      <w:r w:rsidR="00B77B0D" w:rsidRPr="006308BC">
        <w:t xml:space="preserve"> when transmitting a </w:t>
      </w:r>
      <w:r>
        <w:t>CAN</w:t>
      </w:r>
      <w:r w:rsidR="00B77B0D" w:rsidRPr="006308BC">
        <w:t xml:space="preserve"> packet.</w:t>
      </w:r>
    </w:p>
    <w:p w14:paraId="637A8CCA" w14:textId="6D1B3B98" w:rsidR="00B82A0D" w:rsidRDefault="00B77B0D" w:rsidP="00032018">
      <w:pPr>
        <w:spacing w:after="120"/>
      </w:pPr>
      <w:r w:rsidRPr="006308BC">
        <w:t xml:space="preserve">If the corresponding bit of the transmission enable/disable setting is 0 when sending a </w:t>
      </w:r>
      <w:r w:rsidR="00FD10BD">
        <w:t>CAN</w:t>
      </w:r>
      <w:r w:rsidRPr="006308BC">
        <w:t xml:space="preserve"> packet, the packet transmission is not performed.</w:t>
      </w:r>
    </w:p>
    <w:p w14:paraId="4EEEF8D1" w14:textId="40408678" w:rsidR="00E95532" w:rsidRDefault="00E95532" w:rsidP="00E95532">
      <w:pPr>
        <w:pStyle w:val="RefIDs"/>
      </w:pPr>
      <w:r w:rsidRPr="00C20FCB">
        <w:t xml:space="preserve">[Covers: </w:t>
      </w:r>
      <w:r w:rsidR="006F62EA" w:rsidRPr="006F62EA">
        <w:t>req-8552172-00905218</w:t>
      </w:r>
      <w:r>
        <w:t>]</w:t>
      </w:r>
    </w:p>
    <w:p w14:paraId="54F3F700" w14:textId="38B00BAA" w:rsidR="00251C23" w:rsidRDefault="006D30AC" w:rsidP="003760C2">
      <w:pPr>
        <w:pStyle w:val="RefIDs"/>
      </w:pPr>
      <w:r w:rsidRPr="00C20FCB">
        <w:t xml:space="preserve">[Covers: </w:t>
      </w:r>
      <w:r w:rsidR="006F62EA" w:rsidRPr="006F62EA">
        <w:t>req-8552172-00905219</w:t>
      </w:r>
      <w:r>
        <w:t>]</w:t>
      </w:r>
    </w:p>
    <w:p w14:paraId="1E2A2CB1" w14:textId="2026F7E9" w:rsidR="006C0F5E" w:rsidRPr="00FE7BD6" w:rsidRDefault="006C0F5E" w:rsidP="00B97830">
      <w:pPr>
        <w:pStyle w:val="Heading4"/>
      </w:pPr>
      <w:r w:rsidRPr="00FE7BD6">
        <w:lastRenderedPageBreak/>
        <w:t xml:space="preserve">Ethernet </w:t>
      </w:r>
      <w:r>
        <w:t xml:space="preserve">to LIN </w:t>
      </w:r>
      <w:r w:rsidRPr="00FE7BD6">
        <w:t>Conversion Function</w:t>
      </w:r>
    </w:p>
    <w:p w14:paraId="530138EC" w14:textId="77777777" w:rsidR="006C0F5E" w:rsidRPr="007629F4" w:rsidRDefault="006C0F5E" w:rsidP="006C0F5E">
      <w:pPr>
        <w:spacing w:after="120"/>
      </w:pPr>
      <w:r w:rsidRPr="007629F4">
        <w:t>This software receives Ethernet frames when a user application calls the software's API.</w:t>
      </w:r>
    </w:p>
    <w:p w14:paraId="70F19F88" w14:textId="44B5E0D4" w:rsidR="006C0F5E" w:rsidRDefault="006C0F5E" w:rsidP="00BE5228">
      <w:pPr>
        <w:pStyle w:val="ReqID"/>
      </w:pPr>
      <w:r w:rsidRPr="00696D29">
        <w:t>[</w:t>
      </w:r>
      <w:r>
        <w:t>Gen5GW</w:t>
      </w:r>
      <w:r w:rsidRPr="00696D29">
        <w:t>_</w:t>
      </w:r>
      <w:r w:rsidR="000F4E6D">
        <w:t>ProtoConv</w:t>
      </w:r>
      <w:r w:rsidRPr="00696D29">
        <w:t>_AD_C_0</w:t>
      </w:r>
      <w:r w:rsidR="009D5BC7">
        <w:t>5</w:t>
      </w:r>
      <w:r w:rsidRPr="00696D29">
        <w:t>_00</w:t>
      </w:r>
      <w:r w:rsidR="00B97830">
        <w:t>5</w:t>
      </w:r>
      <w:r w:rsidRPr="00696D29">
        <w:t>]</w:t>
      </w:r>
    </w:p>
    <w:p w14:paraId="00821088" w14:textId="24C6D02B" w:rsidR="006C0F5E" w:rsidRPr="00A44E11" w:rsidRDefault="006C0F5E" w:rsidP="006C0F5E">
      <w:pPr>
        <w:spacing w:after="120"/>
      </w:pPr>
      <w:r w:rsidRPr="00A44E11">
        <w:t xml:space="preserve">Search the Ethernet to </w:t>
      </w:r>
      <w:r>
        <w:t>LIN</w:t>
      </w:r>
      <w:r w:rsidRPr="00A44E11">
        <w:t xml:space="preserve"> Routing Table by the </w:t>
      </w:r>
      <w:r>
        <w:t>LIN</w:t>
      </w:r>
      <w:r w:rsidRPr="00A44E11">
        <w:t xml:space="preserve"> ID of the </w:t>
      </w:r>
      <w:r>
        <w:t>LIN</w:t>
      </w:r>
      <w:r w:rsidRPr="00A44E11">
        <w:t xml:space="preserve"> </w:t>
      </w:r>
      <w:r>
        <w:t>frame</w:t>
      </w:r>
      <w:r w:rsidRPr="00A44E11">
        <w:t xml:space="preserve"> packed in the received Ethernet frame and obtain the destination information. The obtained destination information is used as a parameter of the user-defined </w:t>
      </w:r>
      <w:r>
        <w:t>LIN</w:t>
      </w:r>
      <w:r w:rsidRPr="00A44E11">
        <w:t xml:space="preserve"> transmission function.</w:t>
      </w:r>
    </w:p>
    <w:p w14:paraId="18C0E915" w14:textId="220ED7E5" w:rsidR="006C0F5E" w:rsidRPr="00212BC5" w:rsidRDefault="006C0F5E" w:rsidP="006C0F5E">
      <w:pPr>
        <w:spacing w:after="120"/>
      </w:pPr>
      <w:r w:rsidRPr="00212BC5">
        <w:t xml:space="preserve">Search the Ethernet to </w:t>
      </w:r>
      <w:r w:rsidR="00253B3F">
        <w:t>LIN</w:t>
      </w:r>
      <w:r w:rsidR="00253B3F" w:rsidRPr="00A44E11">
        <w:t xml:space="preserve"> </w:t>
      </w:r>
      <w:r w:rsidRPr="00212BC5">
        <w:t xml:space="preserve">Routing Table by the </w:t>
      </w:r>
      <w:r w:rsidR="00253B3F">
        <w:t>LIN</w:t>
      </w:r>
      <w:r w:rsidR="00253B3F" w:rsidRPr="00A44E11">
        <w:t xml:space="preserve"> </w:t>
      </w:r>
      <w:r w:rsidRPr="00212BC5">
        <w:t xml:space="preserve">ID of each of the multiple </w:t>
      </w:r>
      <w:r w:rsidR="00253B3F">
        <w:t>LIN</w:t>
      </w:r>
      <w:r w:rsidR="00253B3F" w:rsidRPr="00A44E11">
        <w:t xml:space="preserve"> </w:t>
      </w:r>
      <w:r>
        <w:t>frame</w:t>
      </w:r>
      <w:r w:rsidRPr="00212BC5">
        <w:t xml:space="preserve">s packed in the Ethernet frame and execute </w:t>
      </w:r>
      <w:r w:rsidR="00253B3F">
        <w:t>LIN</w:t>
      </w:r>
      <w:r w:rsidR="00253B3F" w:rsidRPr="00A44E11">
        <w:t xml:space="preserve"> </w:t>
      </w:r>
      <w:r w:rsidRPr="00212BC5">
        <w:t>transmission.</w:t>
      </w:r>
    </w:p>
    <w:p w14:paraId="3BBA7C88" w14:textId="60004829" w:rsidR="006C0F5E" w:rsidRPr="00917236" w:rsidRDefault="006C0F5E" w:rsidP="006C0F5E">
      <w:pPr>
        <w:spacing w:after="120"/>
      </w:pPr>
      <w:r w:rsidRPr="00917236">
        <w:t xml:space="preserve">This software handles the processing up to passing the </w:t>
      </w:r>
      <w:r w:rsidR="00253B3F">
        <w:t>LIN</w:t>
      </w:r>
      <w:r w:rsidR="00253B3F" w:rsidRPr="00A44E11">
        <w:t xml:space="preserve"> </w:t>
      </w:r>
      <w:r>
        <w:t>frame</w:t>
      </w:r>
      <w:r w:rsidRPr="00917236">
        <w:t xml:space="preserve"> to the user-defined </w:t>
      </w:r>
      <w:r w:rsidR="00253B3F">
        <w:t>LIN</w:t>
      </w:r>
      <w:r w:rsidR="00253B3F" w:rsidRPr="00A44E11">
        <w:t xml:space="preserve"> </w:t>
      </w:r>
      <w:r w:rsidRPr="00917236">
        <w:t xml:space="preserve">send function, and the actual sending process is performed by the user-defined </w:t>
      </w:r>
      <w:r w:rsidR="00253B3F">
        <w:t>LIN</w:t>
      </w:r>
      <w:r w:rsidR="00253B3F" w:rsidRPr="00A44E11">
        <w:t xml:space="preserve"> </w:t>
      </w:r>
      <w:r w:rsidRPr="00917236">
        <w:t>send function.</w:t>
      </w:r>
    </w:p>
    <w:p w14:paraId="7C4851B2" w14:textId="356DCCF6" w:rsidR="006C0F5E" w:rsidRPr="00AB703A" w:rsidRDefault="006C0F5E" w:rsidP="006C0F5E">
      <w:pPr>
        <w:spacing w:after="120"/>
      </w:pPr>
      <w:r w:rsidRPr="00AB703A">
        <w:t xml:space="preserve">The Ethernet to </w:t>
      </w:r>
      <w:r w:rsidR="00253B3F">
        <w:t>LIN</w:t>
      </w:r>
      <w:r w:rsidR="00253B3F" w:rsidRPr="00A44E11">
        <w:t xml:space="preserve"> </w:t>
      </w:r>
      <w:r w:rsidRPr="00AB703A">
        <w:t xml:space="preserve">Routing Table is searched by </w:t>
      </w:r>
      <w:r w:rsidR="00253B3F">
        <w:t>LIN</w:t>
      </w:r>
      <w:r w:rsidR="00253B3F" w:rsidRPr="00A44E11">
        <w:t xml:space="preserve"> </w:t>
      </w:r>
      <w:r>
        <w:t>frame</w:t>
      </w:r>
      <w:r w:rsidRPr="00AB703A">
        <w:t xml:space="preserve"> ID to obtain the </w:t>
      </w:r>
      <w:r w:rsidR="00253B3F">
        <w:t>Destination Bus ID</w:t>
      </w:r>
      <w:r w:rsidRPr="00AB703A">
        <w:t xml:space="preserve"> and </w:t>
      </w:r>
      <w:r w:rsidR="00253B3F">
        <w:t>Additional Information</w:t>
      </w:r>
      <w:r w:rsidRPr="00AB703A">
        <w:t xml:space="preserve"> to be transmitted.</w:t>
      </w:r>
    </w:p>
    <w:p w14:paraId="1FACF95A" w14:textId="25AD8572" w:rsidR="00664025" w:rsidRDefault="00664025" w:rsidP="00664025">
      <w:pPr>
        <w:pStyle w:val="RefIDs"/>
      </w:pPr>
      <w:r w:rsidRPr="00C20FCB">
        <w:t xml:space="preserve">[Covers: </w:t>
      </w:r>
      <w:r w:rsidRPr="00992417">
        <w:t>req-8552172-0090531</w:t>
      </w:r>
      <w:r>
        <w:t>9</w:t>
      </w:r>
      <w:r w:rsidRPr="00C20FCB">
        <w:t>]</w:t>
      </w:r>
    </w:p>
    <w:p w14:paraId="418F2406" w14:textId="0325ECFD" w:rsidR="006C0F5E" w:rsidRPr="00334303" w:rsidRDefault="006C0F5E" w:rsidP="006F62EA">
      <w:pPr>
        <w:pStyle w:val="RefIDs"/>
      </w:pPr>
      <w:r w:rsidRPr="00C20FCB">
        <w:t xml:space="preserve">[Covers: </w:t>
      </w:r>
      <w:r w:rsidR="006F62EA" w:rsidRPr="006F62EA">
        <w:t>req-8552172-00903613</w:t>
      </w:r>
      <w:r w:rsidRPr="003027BE">
        <w:t>]</w:t>
      </w:r>
    </w:p>
    <w:p w14:paraId="2B65C123" w14:textId="21D583B4" w:rsidR="006C0F5E" w:rsidRDefault="006C0F5E" w:rsidP="00BE5228">
      <w:pPr>
        <w:pStyle w:val="ReqID"/>
      </w:pPr>
      <w:r w:rsidRPr="00696D29">
        <w:t>[</w:t>
      </w:r>
      <w:r>
        <w:t>Gen5GW</w:t>
      </w:r>
      <w:r w:rsidRPr="00696D29">
        <w:t>_</w:t>
      </w:r>
      <w:r w:rsidR="000F4E6D">
        <w:t>ProtoConv</w:t>
      </w:r>
      <w:r w:rsidRPr="00696D29">
        <w:t>_AD_C_0</w:t>
      </w:r>
      <w:r w:rsidR="009D5BC7">
        <w:t>5</w:t>
      </w:r>
      <w:r w:rsidRPr="00696D29">
        <w:t>_0</w:t>
      </w:r>
      <w:r w:rsidR="00C00C01">
        <w:t>0</w:t>
      </w:r>
      <w:r w:rsidR="00B97830">
        <w:t>6</w:t>
      </w:r>
      <w:r w:rsidRPr="00696D29">
        <w:t>]</w:t>
      </w:r>
    </w:p>
    <w:p w14:paraId="79AF3613" w14:textId="7D965083" w:rsidR="006C0F5E" w:rsidRPr="00464E99" w:rsidRDefault="006C0F5E" w:rsidP="006C0F5E">
      <w:pPr>
        <w:spacing w:after="120"/>
      </w:pPr>
      <w:r w:rsidRPr="00464E99">
        <w:t xml:space="preserve">The maximum number of entries in the Ethernet to </w:t>
      </w:r>
      <w:r w:rsidR="00253B3F">
        <w:t>LIN</w:t>
      </w:r>
      <w:r w:rsidR="00253B3F" w:rsidRPr="00A44E11">
        <w:t xml:space="preserve"> </w:t>
      </w:r>
      <w:r w:rsidRPr="00464E99">
        <w:t xml:space="preserve">Routing Table shall be </w:t>
      </w:r>
      <w:r w:rsidR="00F95CE1">
        <w:t>256</w:t>
      </w:r>
      <w:r w:rsidRPr="00464E99">
        <w:t>.</w:t>
      </w:r>
    </w:p>
    <w:p w14:paraId="51BA795A" w14:textId="6EDC4CF6" w:rsidR="006C0F5E" w:rsidRDefault="006C0F5E" w:rsidP="006C0F5E">
      <w:pPr>
        <w:pStyle w:val="RefIDs"/>
      </w:pPr>
      <w:r w:rsidRPr="00C20FCB">
        <w:t xml:space="preserve">[Covers: </w:t>
      </w:r>
      <w:r w:rsidR="006F62EA" w:rsidRPr="006F62EA">
        <w:t>req-8552172-00904678</w:t>
      </w:r>
      <w:r w:rsidRPr="00C20FCB">
        <w:t>]</w:t>
      </w:r>
    </w:p>
    <w:p w14:paraId="7B9348A9" w14:textId="000B63F2" w:rsidR="006C0F5E" w:rsidRDefault="006C0F5E" w:rsidP="006C0F5E">
      <w:pPr>
        <w:spacing w:after="120"/>
      </w:pPr>
      <w:r w:rsidRPr="00CF5C4F">
        <w:t xml:space="preserve">If the </w:t>
      </w:r>
      <w:r w:rsidR="00253B3F">
        <w:t>LIN</w:t>
      </w:r>
      <w:r w:rsidR="00253B3F" w:rsidRPr="00A44E11">
        <w:t xml:space="preserve"> </w:t>
      </w:r>
      <w:r w:rsidRPr="00CF5C4F">
        <w:t xml:space="preserve">ID of the transmitted </w:t>
      </w:r>
      <w:r w:rsidR="00253B3F">
        <w:t>LIN</w:t>
      </w:r>
      <w:r w:rsidR="00253B3F" w:rsidRPr="00A44E11">
        <w:t xml:space="preserve"> </w:t>
      </w:r>
      <w:r>
        <w:t>frame</w:t>
      </w:r>
      <w:r w:rsidRPr="00CF5C4F">
        <w:t xml:space="preserve"> does not exist in the Ethernet to </w:t>
      </w:r>
      <w:r w:rsidR="00253B3F">
        <w:t>LIN</w:t>
      </w:r>
      <w:r w:rsidR="00253B3F" w:rsidRPr="00A44E11">
        <w:t xml:space="preserve"> </w:t>
      </w:r>
      <w:r w:rsidRPr="00CF5C4F">
        <w:t xml:space="preserve">Routing Table, the </w:t>
      </w:r>
      <w:r w:rsidR="00253B3F">
        <w:t>LIN</w:t>
      </w:r>
      <w:r w:rsidR="00253B3F" w:rsidRPr="00A44E11">
        <w:t xml:space="preserve"> </w:t>
      </w:r>
      <w:r>
        <w:t>frame</w:t>
      </w:r>
      <w:r w:rsidRPr="00CF5C4F">
        <w:t xml:space="preserve"> is notified by a user-defined notification function.</w:t>
      </w:r>
    </w:p>
    <w:p w14:paraId="5C57771A" w14:textId="129EAC1C" w:rsidR="006C0F5E" w:rsidRPr="00850D85" w:rsidRDefault="006C0F5E" w:rsidP="006C0F5E">
      <w:pPr>
        <w:spacing w:after="120"/>
      </w:pPr>
      <w:r w:rsidRPr="00850D85">
        <w:t xml:space="preserve">Because of concerns about packet loss when changing settings during routing, the Ethernet to </w:t>
      </w:r>
      <w:r w:rsidR="00253B3F">
        <w:t>LIN</w:t>
      </w:r>
      <w:r w:rsidR="00253B3F" w:rsidRPr="00A44E11">
        <w:t xml:space="preserve"> </w:t>
      </w:r>
      <w:r w:rsidRPr="00850D85">
        <w:t>Routing Table should not be changed dynamically, but only at initialization.</w:t>
      </w:r>
    </w:p>
    <w:p w14:paraId="2280F617" w14:textId="39138FC6" w:rsidR="006C0F5E" w:rsidRDefault="006C0F5E" w:rsidP="006C0F5E">
      <w:pPr>
        <w:spacing w:after="120"/>
      </w:pPr>
      <w:r w:rsidRPr="00850D85">
        <w:t xml:space="preserve">The composition of Ethernet frames received by this software shall be the same as the frame composition of </w:t>
      </w:r>
      <w:r w:rsidR="00253B3F">
        <w:t>LIN</w:t>
      </w:r>
      <w:r w:rsidR="00253B3F" w:rsidRPr="00A44E11">
        <w:t xml:space="preserve"> </w:t>
      </w:r>
      <w:r w:rsidRPr="00850D85">
        <w:t>to Ethernet conversion (</w:t>
      </w:r>
      <w:r w:rsidR="005279A5" w:rsidRPr="005279A5">
        <w:fldChar w:fldCharType="begin"/>
      </w:r>
      <w:r w:rsidR="005279A5" w:rsidRPr="005279A5">
        <w:instrText xml:space="preserve"> REF _Ref191556257 \h  \* MERGEFORMAT </w:instrText>
      </w:r>
      <w:r w:rsidR="005279A5" w:rsidRPr="005279A5">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9</w:t>
      </w:r>
      <w:r w:rsidR="005279A5" w:rsidRPr="005279A5">
        <w:fldChar w:fldCharType="end"/>
      </w:r>
      <w:r>
        <w:t>).</w:t>
      </w:r>
    </w:p>
    <w:p w14:paraId="2EB8E7CA" w14:textId="77777777" w:rsidR="001946C9" w:rsidRPr="00850D85" w:rsidRDefault="001946C9" w:rsidP="006C0F5E">
      <w:pPr>
        <w:spacing w:after="120"/>
      </w:pPr>
    </w:p>
    <w:p w14:paraId="46C45E97" w14:textId="782A4290" w:rsidR="00BC57B9" w:rsidRPr="00FE7BD6" w:rsidRDefault="00BC57B9" w:rsidP="00B97830">
      <w:pPr>
        <w:pStyle w:val="Heading4"/>
      </w:pPr>
      <w:r w:rsidRPr="00FE7BD6">
        <w:t xml:space="preserve">Ethernet </w:t>
      </w:r>
      <w:r>
        <w:t xml:space="preserve">to Port </w:t>
      </w:r>
      <w:r w:rsidRPr="00FE7BD6">
        <w:t>Conversion Function</w:t>
      </w:r>
    </w:p>
    <w:p w14:paraId="766DB1ED" w14:textId="77777777" w:rsidR="00BC57B9" w:rsidRPr="007629F4" w:rsidRDefault="00BC57B9" w:rsidP="00BC57B9">
      <w:pPr>
        <w:spacing w:after="120"/>
      </w:pPr>
      <w:r w:rsidRPr="007629F4">
        <w:t>This software receives Ethernet frames when a user application calls the software's API.</w:t>
      </w:r>
    </w:p>
    <w:p w14:paraId="694FC097" w14:textId="00173B00" w:rsidR="00BC57B9" w:rsidRDefault="00BC57B9" w:rsidP="00BE5228">
      <w:pPr>
        <w:pStyle w:val="ReqID"/>
      </w:pPr>
      <w:r w:rsidRPr="00696D29">
        <w:t>[</w:t>
      </w:r>
      <w:r>
        <w:t>Gen5GW</w:t>
      </w:r>
      <w:r w:rsidRPr="00696D29">
        <w:t>_</w:t>
      </w:r>
      <w:r>
        <w:t>ProtoConv</w:t>
      </w:r>
      <w:r w:rsidRPr="00696D29">
        <w:t>_AD_C_0</w:t>
      </w:r>
      <w:r w:rsidR="005B47FA">
        <w:t>5</w:t>
      </w:r>
      <w:r w:rsidRPr="00696D29">
        <w:t>_0</w:t>
      </w:r>
      <w:r w:rsidR="00B97830">
        <w:t>07</w:t>
      </w:r>
      <w:r w:rsidRPr="00696D29">
        <w:t>]</w:t>
      </w:r>
    </w:p>
    <w:p w14:paraId="79B88E46" w14:textId="1234D0FD" w:rsidR="00BC57B9" w:rsidRPr="00AB703A" w:rsidRDefault="00BC57B9" w:rsidP="00A42807">
      <w:pPr>
        <w:spacing w:after="120"/>
      </w:pPr>
      <w:r w:rsidRPr="00917236">
        <w:t xml:space="preserve">This software handles the processing up to passing the </w:t>
      </w:r>
      <w:r w:rsidR="00A42807">
        <w:t>Port</w:t>
      </w:r>
      <w:r w:rsidRPr="00A44E11">
        <w:t xml:space="preserve"> </w:t>
      </w:r>
      <w:r>
        <w:t>frame</w:t>
      </w:r>
      <w:r w:rsidRPr="00917236">
        <w:t xml:space="preserve"> to the user-defined </w:t>
      </w:r>
      <w:r w:rsidR="00A42807">
        <w:t>Port</w:t>
      </w:r>
      <w:r w:rsidR="00A42807" w:rsidRPr="00A44E11">
        <w:t xml:space="preserve"> </w:t>
      </w:r>
      <w:r w:rsidRPr="00917236">
        <w:t>send function, and the actual</w:t>
      </w:r>
      <w:r w:rsidR="001946C9">
        <w:t xml:space="preserve"> </w:t>
      </w:r>
      <w:r w:rsidR="001946C9" w:rsidRPr="00917236">
        <w:t xml:space="preserve">sending process is performed by the user-defined </w:t>
      </w:r>
      <w:r w:rsidR="001946C9">
        <w:t>Port</w:t>
      </w:r>
      <w:r w:rsidR="001946C9" w:rsidRPr="00A44E11">
        <w:t xml:space="preserve"> </w:t>
      </w:r>
      <w:r w:rsidR="001946C9" w:rsidRPr="00917236">
        <w:t>send function.</w:t>
      </w:r>
      <w:r w:rsidRPr="00917236">
        <w:t xml:space="preserve"> </w:t>
      </w:r>
    </w:p>
    <w:p w14:paraId="4AC00219" w14:textId="5FA3D9C1" w:rsidR="00C0232E" w:rsidRDefault="00C0232E" w:rsidP="00C0232E">
      <w:pPr>
        <w:pStyle w:val="RefIDs"/>
      </w:pPr>
      <w:r w:rsidRPr="00C20FCB">
        <w:t xml:space="preserve">[Covers: </w:t>
      </w:r>
      <w:r w:rsidRPr="00992417">
        <w:t>req-8552172-009053</w:t>
      </w:r>
      <w:r>
        <w:t>20</w:t>
      </w:r>
      <w:r w:rsidRPr="00C20FCB">
        <w:t>]</w:t>
      </w:r>
    </w:p>
    <w:p w14:paraId="132A1FC4" w14:textId="77777777" w:rsidR="00883E84" w:rsidRPr="00334303" w:rsidRDefault="00883E84" w:rsidP="00883E84">
      <w:pPr>
        <w:pStyle w:val="RefIDs"/>
      </w:pPr>
      <w:r w:rsidRPr="00C20FCB">
        <w:t xml:space="preserve">[Covers: </w:t>
      </w:r>
      <w:r w:rsidRPr="006F62EA">
        <w:t>req-8552172-00903613</w:t>
      </w:r>
      <w:r w:rsidRPr="003027BE">
        <w:t>]</w:t>
      </w:r>
    </w:p>
    <w:p w14:paraId="37D9787E" w14:textId="2AF00E81" w:rsidR="00B97830" w:rsidRPr="00FE7BD6" w:rsidRDefault="00B97830" w:rsidP="00B97830">
      <w:pPr>
        <w:pStyle w:val="Heading4"/>
      </w:pPr>
      <w:r w:rsidRPr="00B97830">
        <w:t xml:space="preserve">Ethernet to </w:t>
      </w:r>
      <w:r w:rsidR="006A7879">
        <w:t>CAN/LIN/Port</w:t>
      </w:r>
      <w:r w:rsidRPr="00B97830">
        <w:t xml:space="preserve"> </w:t>
      </w:r>
      <w:r w:rsidR="006A7879">
        <w:t>F</w:t>
      </w:r>
      <w:r w:rsidRPr="00B97830">
        <w:t xml:space="preserve">iltering </w:t>
      </w:r>
      <w:r w:rsidR="006A7879">
        <w:t>F</w:t>
      </w:r>
      <w:r w:rsidRPr="00B97830">
        <w:t>unction</w:t>
      </w:r>
    </w:p>
    <w:p w14:paraId="5B6EF0CE" w14:textId="529897AE" w:rsidR="00B97830" w:rsidRDefault="00B97830" w:rsidP="00B97830">
      <w:pPr>
        <w:pStyle w:val="ReqID"/>
      </w:pPr>
      <w:r w:rsidRPr="00C20FCB">
        <w:t>[</w:t>
      </w:r>
      <w:r>
        <w:t>Gen5GW</w:t>
      </w:r>
      <w:r w:rsidRPr="00C20FCB">
        <w:t>_</w:t>
      </w:r>
      <w:r>
        <w:t>ProtoConv</w:t>
      </w:r>
      <w:r w:rsidRPr="00C20FCB">
        <w:t>_AD_C_0</w:t>
      </w:r>
      <w:r>
        <w:t>5</w:t>
      </w:r>
      <w:r w:rsidRPr="00C20FCB">
        <w:t>_00</w:t>
      </w:r>
      <w:r w:rsidR="003A1A98">
        <w:t>8</w:t>
      </w:r>
      <w:r w:rsidRPr="00C20FCB">
        <w:t>]</w:t>
      </w:r>
    </w:p>
    <w:p w14:paraId="4A18F2A4" w14:textId="2B2B629A" w:rsidR="00B97830" w:rsidRPr="00E30761" w:rsidRDefault="00B97830" w:rsidP="00B97830">
      <w:pPr>
        <w:spacing w:after="120"/>
      </w:pPr>
      <w:r w:rsidRPr="00E30761">
        <w:t xml:space="preserve">If the MAC address is not registered </w:t>
      </w:r>
      <w:r w:rsidR="006A7879">
        <w:t>o</w:t>
      </w:r>
      <w:r w:rsidRPr="00E30761">
        <w:t xml:space="preserve">n the Ethernet to </w:t>
      </w:r>
      <w:r w:rsidR="006A7879">
        <w:t>CAN/LIN/Port</w:t>
      </w:r>
      <w:r w:rsidRPr="00E30761">
        <w:t xml:space="preserve"> Filtering Table, no filtering is performed.</w:t>
      </w:r>
    </w:p>
    <w:p w14:paraId="3A215552" w14:textId="239B9FD8" w:rsidR="00B97830" w:rsidRPr="00E30761" w:rsidRDefault="00B97830" w:rsidP="00B97830">
      <w:pPr>
        <w:spacing w:after="120"/>
      </w:pPr>
      <w:r w:rsidRPr="00E30761">
        <w:t xml:space="preserve">If the source MAC address does not exist in the Ethernet to </w:t>
      </w:r>
      <w:r w:rsidR="006A7879">
        <w:t>CAN/LIN/Port</w:t>
      </w:r>
      <w:r w:rsidR="006A7879" w:rsidRPr="00E30761">
        <w:t xml:space="preserve"> </w:t>
      </w:r>
      <w:r w:rsidRPr="00E30761">
        <w:t xml:space="preserve">Filtering Table, the </w:t>
      </w:r>
      <w:r w:rsidR="006A7879">
        <w:t xml:space="preserve">CAN/LIN/Port </w:t>
      </w:r>
      <w:r>
        <w:t>frame</w:t>
      </w:r>
      <w:r w:rsidRPr="00E30761">
        <w:t xml:space="preserve"> is discarded.</w:t>
      </w:r>
    </w:p>
    <w:p w14:paraId="2BD2F92A" w14:textId="77777777" w:rsidR="00B97830" w:rsidRDefault="00B97830" w:rsidP="00B97830">
      <w:pPr>
        <w:pStyle w:val="RefIDs"/>
        <w:wordWrap/>
      </w:pPr>
      <w:r w:rsidRPr="00C20FCB">
        <w:t xml:space="preserve">[Covers: </w:t>
      </w:r>
      <w:r w:rsidRPr="001271EA">
        <w:t>req-8552172-00904663</w:t>
      </w:r>
      <w:r>
        <w:t>]</w:t>
      </w:r>
    </w:p>
    <w:p w14:paraId="57AD99F2" w14:textId="6B4E1983" w:rsidR="00B97830" w:rsidRDefault="00B97830" w:rsidP="00B97830">
      <w:pPr>
        <w:pStyle w:val="ReqID"/>
      </w:pPr>
      <w:r w:rsidRPr="00C20FCB">
        <w:t>[</w:t>
      </w:r>
      <w:r>
        <w:t>Gen5GW</w:t>
      </w:r>
      <w:r w:rsidRPr="00C20FCB">
        <w:t>_</w:t>
      </w:r>
      <w:r>
        <w:t>ProtoConv_AD_C_05</w:t>
      </w:r>
      <w:r w:rsidRPr="00C20FCB">
        <w:t>_00</w:t>
      </w:r>
      <w:r w:rsidR="003A1A98">
        <w:t>9</w:t>
      </w:r>
      <w:r w:rsidRPr="00C20FCB">
        <w:t>]</w:t>
      </w:r>
    </w:p>
    <w:p w14:paraId="39F7C303" w14:textId="50CC78C4" w:rsidR="00B97830" w:rsidRPr="00154447" w:rsidRDefault="00B97830" w:rsidP="00B97830">
      <w:pPr>
        <w:spacing w:after="120"/>
      </w:pPr>
      <w:r w:rsidRPr="00154447">
        <w:t xml:space="preserve">If no IP address is registered </w:t>
      </w:r>
      <w:r w:rsidR="006A7879" w:rsidRPr="00154447">
        <w:t>on</w:t>
      </w:r>
      <w:r w:rsidRPr="00154447">
        <w:t xml:space="preserve"> the Ethernet to </w:t>
      </w:r>
      <w:r w:rsidR="006A7879">
        <w:t>CAN/LIN/Port</w:t>
      </w:r>
      <w:r w:rsidR="006A7879" w:rsidRPr="00154447">
        <w:t xml:space="preserve"> </w:t>
      </w:r>
      <w:r w:rsidRPr="00154447">
        <w:t>Filtering Table, no filtering is performed.</w:t>
      </w:r>
    </w:p>
    <w:p w14:paraId="71012BB8" w14:textId="05998131" w:rsidR="00B97830" w:rsidRPr="00154447" w:rsidRDefault="00B97830" w:rsidP="00B97830">
      <w:pPr>
        <w:spacing w:after="120"/>
      </w:pPr>
      <w:r w:rsidRPr="00154447">
        <w:t xml:space="preserve">If the IP address of the outgoing </w:t>
      </w:r>
      <w:r>
        <w:t>CAN frame</w:t>
      </w:r>
      <w:r w:rsidRPr="00154447">
        <w:t xml:space="preserve"> does not exist in the Ethernet to </w:t>
      </w:r>
      <w:r w:rsidR="006A7879">
        <w:t>CAN/LIN/Port</w:t>
      </w:r>
      <w:r w:rsidR="006A7879" w:rsidRPr="00154447">
        <w:t xml:space="preserve"> </w:t>
      </w:r>
      <w:r w:rsidRPr="00154447">
        <w:t xml:space="preserve">Filtering Table, the </w:t>
      </w:r>
      <w:r w:rsidR="006A7879">
        <w:t xml:space="preserve">CAN/LIN/Port </w:t>
      </w:r>
      <w:r>
        <w:t>frame</w:t>
      </w:r>
      <w:r w:rsidRPr="00154447">
        <w:t xml:space="preserve"> is discarded.</w:t>
      </w:r>
    </w:p>
    <w:p w14:paraId="54F725AF" w14:textId="77777777" w:rsidR="00B97830" w:rsidRDefault="00B97830" w:rsidP="00B97830">
      <w:pPr>
        <w:pStyle w:val="RefIDs"/>
      </w:pPr>
      <w:r w:rsidRPr="00C20FCB">
        <w:t xml:space="preserve">[Covers: </w:t>
      </w:r>
      <w:r w:rsidRPr="001271EA">
        <w:t>req-8552172-00904665</w:t>
      </w:r>
      <w:r>
        <w:t>]</w:t>
      </w:r>
    </w:p>
    <w:p w14:paraId="286D7D86" w14:textId="39804746" w:rsidR="00B97830" w:rsidRDefault="00B97830" w:rsidP="00B97830">
      <w:pPr>
        <w:pStyle w:val="ReqID"/>
      </w:pPr>
      <w:r w:rsidRPr="00C20FCB">
        <w:t>[</w:t>
      </w:r>
      <w:r>
        <w:t>Gen5GW</w:t>
      </w:r>
      <w:r w:rsidRPr="00C20FCB">
        <w:t>_</w:t>
      </w:r>
      <w:r>
        <w:t>ProtoConv_AD_C_05</w:t>
      </w:r>
      <w:r w:rsidRPr="00C20FCB">
        <w:t>_0</w:t>
      </w:r>
      <w:r w:rsidR="003A1A98">
        <w:t>10</w:t>
      </w:r>
      <w:r w:rsidRPr="00C20FCB">
        <w:t>]</w:t>
      </w:r>
    </w:p>
    <w:p w14:paraId="0B753415" w14:textId="284C2CBF" w:rsidR="00B97830" w:rsidRPr="00FF4353" w:rsidRDefault="00B97830" w:rsidP="00B97830">
      <w:pPr>
        <w:spacing w:after="120"/>
      </w:pPr>
      <w:r w:rsidRPr="00FF4353">
        <w:lastRenderedPageBreak/>
        <w:t xml:space="preserve">If no VLAN ID is registered </w:t>
      </w:r>
      <w:r w:rsidR="006A7879" w:rsidRPr="00FF4353">
        <w:t>on</w:t>
      </w:r>
      <w:r w:rsidRPr="00FF4353">
        <w:t xml:space="preserve"> the Ethernet to </w:t>
      </w:r>
      <w:r w:rsidR="006A7879">
        <w:t>CAN/LIN/Port</w:t>
      </w:r>
      <w:r w:rsidR="006A7879" w:rsidRPr="00FF4353">
        <w:t xml:space="preserve"> </w:t>
      </w:r>
      <w:r w:rsidRPr="00FF4353">
        <w:t>Filtering Table, no filtering is performed.</w:t>
      </w:r>
    </w:p>
    <w:p w14:paraId="2A5BB829" w14:textId="6918DB94" w:rsidR="00B97830" w:rsidRPr="000A3217" w:rsidRDefault="00B97830" w:rsidP="00B97830">
      <w:pPr>
        <w:spacing w:after="120"/>
      </w:pPr>
      <w:r w:rsidRPr="000A3217">
        <w:t xml:space="preserve">If the VLAN ID of the outgoing </w:t>
      </w:r>
      <w:r>
        <w:t>CAN frame</w:t>
      </w:r>
      <w:r w:rsidRPr="000A3217">
        <w:t xml:space="preserve"> does not exist in the Ethernet to </w:t>
      </w:r>
      <w:r w:rsidR="006A7879">
        <w:t>CAN/LIN/Port</w:t>
      </w:r>
      <w:r w:rsidR="006A7879" w:rsidRPr="000A3217">
        <w:t xml:space="preserve"> </w:t>
      </w:r>
      <w:r w:rsidRPr="000A3217">
        <w:t xml:space="preserve">Filtering Table, the </w:t>
      </w:r>
      <w:r w:rsidR="006A7879">
        <w:t xml:space="preserve">CAN/LIN/Port </w:t>
      </w:r>
      <w:r>
        <w:t>frame</w:t>
      </w:r>
      <w:r w:rsidRPr="000A3217">
        <w:t xml:space="preserve"> is discarded.</w:t>
      </w:r>
    </w:p>
    <w:p w14:paraId="1BB4CF05" w14:textId="77777777" w:rsidR="00B97830" w:rsidRDefault="00B97830" w:rsidP="00B97830">
      <w:pPr>
        <w:pStyle w:val="RefIDs"/>
      </w:pPr>
      <w:r w:rsidRPr="00C20FCB">
        <w:t xml:space="preserve">[Covers: </w:t>
      </w:r>
      <w:r w:rsidRPr="001271EA">
        <w:t>req-8552172-00904664</w:t>
      </w:r>
      <w:r>
        <w:t>]</w:t>
      </w:r>
    </w:p>
    <w:p w14:paraId="0276A94B" w14:textId="2E98DDFE" w:rsidR="00B97830" w:rsidRDefault="00B97830" w:rsidP="00B97830">
      <w:pPr>
        <w:pStyle w:val="ReqID"/>
      </w:pPr>
      <w:r w:rsidRPr="00C20FCB">
        <w:t>[</w:t>
      </w:r>
      <w:r>
        <w:t>Gen5GW</w:t>
      </w:r>
      <w:r w:rsidRPr="00C20FCB">
        <w:t>_</w:t>
      </w:r>
      <w:r>
        <w:t>ProtoConv_AD_C_05</w:t>
      </w:r>
      <w:r w:rsidRPr="00C20FCB">
        <w:t>_0</w:t>
      </w:r>
      <w:r w:rsidR="003A1A98">
        <w:t>11</w:t>
      </w:r>
      <w:r w:rsidRPr="00C20FCB">
        <w:t>]</w:t>
      </w:r>
    </w:p>
    <w:p w14:paraId="1D4957BF" w14:textId="50AF9BD0" w:rsidR="00B97830" w:rsidRPr="000A3217" w:rsidRDefault="00B97830" w:rsidP="00B97830">
      <w:pPr>
        <w:spacing w:after="120"/>
      </w:pPr>
      <w:r w:rsidRPr="000A3217">
        <w:t xml:space="preserve">If the Stream ID is not registered </w:t>
      </w:r>
      <w:r w:rsidR="006A7879" w:rsidRPr="000A3217">
        <w:t>on</w:t>
      </w:r>
      <w:r w:rsidRPr="000A3217">
        <w:t xml:space="preserve"> the Ethernet to </w:t>
      </w:r>
      <w:r w:rsidR="006A7879">
        <w:t>CAN/LIN/Port</w:t>
      </w:r>
      <w:r w:rsidR="006A7879" w:rsidRPr="000A3217">
        <w:t xml:space="preserve"> </w:t>
      </w:r>
      <w:r w:rsidRPr="000A3217">
        <w:t>Filtering Table, no filtering is performed.</w:t>
      </w:r>
    </w:p>
    <w:p w14:paraId="21B80864" w14:textId="0915EB8D" w:rsidR="00B97830" w:rsidRPr="000A3217" w:rsidRDefault="00B97830" w:rsidP="00B97830">
      <w:pPr>
        <w:spacing w:after="120"/>
      </w:pPr>
      <w:r w:rsidRPr="000A3217">
        <w:t xml:space="preserve">If the Stream ID of the transmitted </w:t>
      </w:r>
      <w:r>
        <w:t>CAN frame</w:t>
      </w:r>
      <w:r w:rsidRPr="000A3217">
        <w:t xml:space="preserve"> does not exist in the Ethernet to </w:t>
      </w:r>
      <w:r w:rsidR="006A7879">
        <w:t>CAN/LIN/Port</w:t>
      </w:r>
      <w:r w:rsidR="006A7879" w:rsidRPr="000A3217">
        <w:t xml:space="preserve"> </w:t>
      </w:r>
      <w:r w:rsidRPr="000A3217">
        <w:t xml:space="preserve">Filtering Table, the </w:t>
      </w:r>
      <w:r w:rsidR="006A7879">
        <w:t xml:space="preserve">CAN/LIN/Port </w:t>
      </w:r>
      <w:r>
        <w:t>frame</w:t>
      </w:r>
      <w:r w:rsidRPr="000A3217">
        <w:t xml:space="preserve"> is discarded.</w:t>
      </w:r>
    </w:p>
    <w:p w14:paraId="2C26B22E" w14:textId="77777777" w:rsidR="00B97830" w:rsidRDefault="00B97830" w:rsidP="00B97830">
      <w:pPr>
        <w:pStyle w:val="RefIDs"/>
      </w:pPr>
      <w:r w:rsidRPr="00C20FCB">
        <w:t xml:space="preserve">[Covers: </w:t>
      </w:r>
      <w:r w:rsidRPr="001271EA">
        <w:t>req-8552172-00904666</w:t>
      </w:r>
      <w:r>
        <w:t>]</w:t>
      </w:r>
    </w:p>
    <w:p w14:paraId="1FC0E180" w14:textId="77777777" w:rsidR="00B97830" w:rsidRDefault="00B97830" w:rsidP="00B97830">
      <w:pPr>
        <w:pStyle w:val="RefIDs"/>
      </w:pPr>
      <w:r w:rsidRPr="00C20FCB">
        <w:t xml:space="preserve">[Covers: </w:t>
      </w:r>
      <w:r w:rsidRPr="006F62EA">
        <w:t>req-8552172-00905219</w:t>
      </w:r>
      <w:r>
        <w:t>]</w:t>
      </w:r>
    </w:p>
    <w:p w14:paraId="4EB47E9B" w14:textId="0E0B608C" w:rsidR="00BC57B9" w:rsidRPr="00763944" w:rsidRDefault="00763944" w:rsidP="00763944">
      <w:pPr>
        <w:jc w:val="left"/>
        <w:rPr>
          <w:rFonts w:cs="Arial"/>
          <w:b/>
          <w:i/>
          <w:color w:val="00B050"/>
          <w:kern w:val="0"/>
          <w:sz w:val="18"/>
          <w:szCs w:val="20"/>
          <w:lang w:val="en-GB"/>
        </w:rPr>
      </w:pPr>
      <w:r>
        <w:br w:type="page"/>
      </w:r>
    </w:p>
    <w:p w14:paraId="671E7239" w14:textId="453D1FA6" w:rsidR="00FE7BD6" w:rsidRPr="0055785C" w:rsidRDefault="00FD24B1" w:rsidP="00D10EB4">
      <w:pPr>
        <w:pStyle w:val="Heading2"/>
      </w:pPr>
      <w:bookmarkStart w:id="176" w:name="_Toc203383957"/>
      <w:r>
        <w:rPr>
          <w:rFonts w:hint="eastAsia"/>
        </w:rPr>
        <w:lastRenderedPageBreak/>
        <w:t>A</w:t>
      </w:r>
      <w:r>
        <w:t>PI List</w:t>
      </w:r>
      <w:bookmarkEnd w:id="176"/>
    </w:p>
    <w:p w14:paraId="1919AB24" w14:textId="286A7549" w:rsidR="00FD24B1" w:rsidRDefault="00FD24B1" w:rsidP="00032018">
      <w:pPr>
        <w:spacing w:after="120"/>
      </w:pPr>
      <w:r w:rsidRPr="00FD24B1">
        <w:t>This section describes the interfaces between the software components in</w:t>
      </w:r>
      <w:r w:rsidR="002E5E11">
        <w:t xml:space="preserve"> </w:t>
      </w:r>
      <w:r>
        <w:fldChar w:fldCharType="begin"/>
      </w:r>
      <w:r>
        <w:instrText xml:space="preserve"> REF _Ref74084170 \h  \* MERGEFORMAT </w:instrText>
      </w:r>
      <w:r>
        <w:fldChar w:fldCharType="separate"/>
      </w:r>
      <w:r w:rsidR="009D560C">
        <w:t xml:space="preserve">Table </w:t>
      </w:r>
      <w:r w:rsidR="009D560C">
        <w:rPr>
          <w:noProof/>
        </w:rPr>
        <w:t>2</w:t>
      </w:r>
      <w:r w:rsidR="009D560C">
        <w:rPr>
          <w:noProof/>
        </w:rPr>
        <w:noBreakHyphen/>
        <w:t>16</w:t>
      </w:r>
      <w:r>
        <w:fldChar w:fldCharType="end"/>
      </w:r>
      <w:r w:rsidR="00050E81">
        <w:t xml:space="preserve"> and </w:t>
      </w:r>
      <w:r w:rsidR="00050E81">
        <w:fldChar w:fldCharType="begin"/>
      </w:r>
      <w:r w:rsidR="00050E81">
        <w:instrText xml:space="preserve"> REF _Ref118892391 \h </w:instrText>
      </w:r>
      <w:r w:rsidR="00050E81">
        <w:fldChar w:fldCharType="separate"/>
      </w:r>
      <w:r w:rsidR="009D560C">
        <w:t xml:space="preserve">Table </w:t>
      </w:r>
      <w:r w:rsidR="009D560C">
        <w:rPr>
          <w:noProof/>
        </w:rPr>
        <w:t>2</w:t>
      </w:r>
      <w:r w:rsidR="009D560C">
        <w:noBreakHyphen/>
      </w:r>
      <w:r w:rsidR="009D560C">
        <w:rPr>
          <w:noProof/>
        </w:rPr>
        <w:t>17</w:t>
      </w:r>
      <w:r w:rsidR="00050E81">
        <w:fldChar w:fldCharType="end"/>
      </w:r>
      <w:r w:rsidRPr="00FD24B1">
        <w:t>.</w:t>
      </w:r>
    </w:p>
    <w:p w14:paraId="51AE86D3" w14:textId="1E1732BB" w:rsidR="00FD24B1" w:rsidRDefault="00FD24B1" w:rsidP="00E10491">
      <w:pPr>
        <w:pStyle w:val="Caption"/>
      </w:pPr>
      <w:bookmarkStart w:id="177" w:name="_Ref74084170"/>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16</w:t>
      </w:r>
      <w:r w:rsidR="009D560C">
        <w:rPr>
          <w:noProof/>
        </w:rPr>
        <w:fldChar w:fldCharType="end"/>
      </w:r>
      <w:bookmarkEnd w:id="177"/>
      <w:r w:rsidR="006308BC">
        <w:rPr>
          <w:noProof/>
        </w:rPr>
        <w:t>:</w:t>
      </w:r>
      <w:r>
        <w:t xml:space="preserve"> API List</w:t>
      </w: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3487"/>
        <w:gridCol w:w="1128"/>
        <w:gridCol w:w="4909"/>
      </w:tblGrid>
      <w:tr w:rsidR="00C04F5E" w:rsidRPr="00BF6713" w14:paraId="37F4CF1E" w14:textId="77777777" w:rsidTr="0076611B">
        <w:trPr>
          <w:trHeight w:val="295"/>
          <w:jc w:val="center"/>
        </w:trPr>
        <w:tc>
          <w:tcPr>
            <w:tcW w:w="255" w:type="pct"/>
            <w:tcBorders>
              <w:tl2br w:val="nil"/>
            </w:tcBorders>
            <w:shd w:val="clear" w:color="auto" w:fill="D9D9D9"/>
          </w:tcPr>
          <w:p w14:paraId="4DAC6F84" w14:textId="77777777" w:rsidR="00C04F5E" w:rsidRPr="00BE791A" w:rsidRDefault="00C04F5E" w:rsidP="00C04F5E">
            <w:pPr>
              <w:pStyle w:val="a1"/>
              <w:spacing w:before="0" w:after="0"/>
              <w:jc w:val="left"/>
              <w:rPr>
                <w:rFonts w:eastAsia="Meiryo UI" w:cstheme="majorHAnsi"/>
                <w:b/>
                <w:szCs w:val="20"/>
                <w:lang w:val="en-US" w:eastAsia="ja-JP"/>
              </w:rPr>
            </w:pPr>
            <w:r w:rsidRPr="00BE791A">
              <w:rPr>
                <w:rFonts w:eastAsia="Meiryo UI" w:cstheme="majorHAnsi"/>
                <w:b/>
                <w:szCs w:val="20"/>
              </w:rPr>
              <w:t>No.</w:t>
            </w:r>
          </w:p>
        </w:tc>
        <w:tc>
          <w:tcPr>
            <w:tcW w:w="1737" w:type="pct"/>
            <w:shd w:val="clear" w:color="auto" w:fill="D9D9D9"/>
          </w:tcPr>
          <w:p w14:paraId="6B3F0713" w14:textId="3790BBDA" w:rsidR="00C04F5E" w:rsidRPr="00BE791A" w:rsidRDefault="00C04F5E" w:rsidP="00C04F5E">
            <w:pPr>
              <w:jc w:val="left"/>
              <w:rPr>
                <w:rFonts w:eastAsia="Meiryo UI" w:cstheme="majorHAnsi"/>
                <w:b/>
                <w:szCs w:val="20"/>
              </w:rPr>
            </w:pPr>
            <w:r w:rsidRPr="00FD24B1">
              <w:rPr>
                <w:rFonts w:eastAsia="Meiryo UI"/>
                <w:b/>
                <w:szCs w:val="20"/>
                <w:lang w:val="en-GB"/>
              </w:rPr>
              <w:t>Interface Name</w:t>
            </w:r>
          </w:p>
        </w:tc>
        <w:tc>
          <w:tcPr>
            <w:tcW w:w="562" w:type="pct"/>
            <w:shd w:val="clear" w:color="auto" w:fill="D9D9D9"/>
          </w:tcPr>
          <w:p w14:paraId="6BFF41DC" w14:textId="3880B78D" w:rsidR="00C04F5E" w:rsidRPr="00BE791A" w:rsidRDefault="00C04F5E" w:rsidP="00C04F5E">
            <w:pPr>
              <w:pStyle w:val="a1"/>
              <w:spacing w:before="0" w:after="0"/>
              <w:jc w:val="left"/>
              <w:rPr>
                <w:rFonts w:eastAsia="Meiryo UI" w:cstheme="majorHAnsi"/>
                <w:b/>
                <w:szCs w:val="20"/>
                <w:lang w:val="en-US" w:eastAsia="ja-JP"/>
              </w:rPr>
            </w:pPr>
            <w:r w:rsidRPr="00FD24B1">
              <w:rPr>
                <w:rFonts w:eastAsia="Meiryo UI"/>
                <w:b/>
                <w:szCs w:val="20"/>
                <w:lang w:val="en-GB"/>
              </w:rPr>
              <w:t>ASIL level</w:t>
            </w:r>
          </w:p>
        </w:tc>
        <w:tc>
          <w:tcPr>
            <w:tcW w:w="2446" w:type="pct"/>
            <w:shd w:val="clear" w:color="auto" w:fill="D9D9D9"/>
          </w:tcPr>
          <w:p w14:paraId="3A8E8CBC" w14:textId="6D36281B" w:rsidR="00C04F5E" w:rsidRPr="00BE791A" w:rsidRDefault="00C04F5E" w:rsidP="00C04F5E">
            <w:pPr>
              <w:pStyle w:val="a1"/>
              <w:spacing w:before="0" w:after="0"/>
              <w:jc w:val="left"/>
              <w:rPr>
                <w:rFonts w:eastAsia="Meiryo UI" w:cstheme="majorHAnsi"/>
                <w:b/>
                <w:szCs w:val="20"/>
              </w:rPr>
            </w:pPr>
            <w:r w:rsidRPr="00FD24B1">
              <w:rPr>
                <w:rFonts w:eastAsia="Meiryo UI"/>
                <w:b/>
                <w:szCs w:val="20"/>
                <w:lang w:val="en-GB"/>
              </w:rPr>
              <w:t>Description</w:t>
            </w:r>
          </w:p>
        </w:tc>
      </w:tr>
      <w:tr w:rsidR="00C04F5E" w:rsidRPr="00BF6713" w14:paraId="6A14B11D" w14:textId="77777777" w:rsidTr="0076611B">
        <w:trPr>
          <w:trHeight w:val="295"/>
          <w:jc w:val="center"/>
        </w:trPr>
        <w:tc>
          <w:tcPr>
            <w:tcW w:w="255" w:type="pct"/>
          </w:tcPr>
          <w:p w14:paraId="45BA7868" w14:textId="77777777" w:rsidR="00C04F5E" w:rsidRPr="00BE791A" w:rsidRDefault="00C04F5E">
            <w:pPr>
              <w:pStyle w:val="a1"/>
              <w:widowControl w:val="0"/>
              <w:numPr>
                <w:ilvl w:val="0"/>
                <w:numId w:val="17"/>
              </w:numPr>
              <w:spacing w:before="0" w:after="0"/>
              <w:jc w:val="left"/>
              <w:rPr>
                <w:rFonts w:eastAsia="Meiryo UI" w:cstheme="majorHAnsi"/>
                <w:szCs w:val="20"/>
                <w:lang w:eastAsia="ja-JP"/>
              </w:rPr>
            </w:pPr>
          </w:p>
        </w:tc>
        <w:tc>
          <w:tcPr>
            <w:tcW w:w="1737" w:type="pct"/>
          </w:tcPr>
          <w:p w14:paraId="1DAA04B3" w14:textId="0A5A9F42" w:rsidR="00C04F5E" w:rsidRPr="00BE791A" w:rsidRDefault="00C04F5E" w:rsidP="00C04F5E">
            <w:pPr>
              <w:pStyle w:val="a1"/>
              <w:spacing w:before="0" w:after="0"/>
              <w:jc w:val="left"/>
              <w:rPr>
                <w:rFonts w:eastAsia="Meiryo UI" w:cstheme="majorHAnsi"/>
                <w:i/>
                <w:iCs/>
                <w:szCs w:val="20"/>
                <w:lang w:val="en-US" w:eastAsia="ja-JP"/>
              </w:rPr>
            </w:pPr>
            <w:r w:rsidRPr="00FD24B1">
              <w:t>R_</w:t>
            </w:r>
            <w:r>
              <w:t>ProtoConv</w:t>
            </w:r>
            <w:r w:rsidRPr="00FD24B1">
              <w:t>_Init</w:t>
            </w:r>
          </w:p>
        </w:tc>
        <w:tc>
          <w:tcPr>
            <w:tcW w:w="562" w:type="pct"/>
          </w:tcPr>
          <w:p w14:paraId="1E83157B" w14:textId="2B0376CD" w:rsidR="00C04F5E" w:rsidRPr="00BE791A" w:rsidRDefault="00C04F5E" w:rsidP="00C04F5E">
            <w:pPr>
              <w:pStyle w:val="a1"/>
              <w:spacing w:before="0" w:after="0"/>
              <w:jc w:val="left"/>
            </w:pPr>
            <w:r w:rsidRPr="00BE791A">
              <w:t>ASIL D</w:t>
            </w:r>
          </w:p>
        </w:tc>
        <w:tc>
          <w:tcPr>
            <w:tcW w:w="2446" w:type="pct"/>
          </w:tcPr>
          <w:p w14:paraId="25DBC9FB" w14:textId="0707A238" w:rsidR="00C04F5E" w:rsidRPr="00BE791A" w:rsidRDefault="00C04F5E" w:rsidP="00C04F5E">
            <w:pPr>
              <w:pStyle w:val="a1"/>
              <w:spacing w:before="0" w:after="0"/>
              <w:jc w:val="left"/>
            </w:pPr>
            <w:r w:rsidRPr="0036770F">
              <w:t xml:space="preserve">Initialize </w:t>
            </w:r>
            <w:r>
              <w:t>Protocol Conversion</w:t>
            </w:r>
            <w:r w:rsidRPr="0036770F">
              <w:t>.</w:t>
            </w:r>
          </w:p>
        </w:tc>
      </w:tr>
      <w:tr w:rsidR="00E73954" w:rsidRPr="00BF6713" w14:paraId="2331C8D0" w14:textId="77777777" w:rsidTr="0076611B">
        <w:trPr>
          <w:trHeight w:val="295"/>
          <w:jc w:val="center"/>
        </w:trPr>
        <w:tc>
          <w:tcPr>
            <w:tcW w:w="255" w:type="pct"/>
          </w:tcPr>
          <w:p w14:paraId="36DB95DB"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2110B0C0" w14:textId="75F6696E" w:rsidR="00E73954" w:rsidRPr="00BE791A" w:rsidRDefault="00E73954" w:rsidP="00E73954">
            <w:pPr>
              <w:pStyle w:val="a1"/>
              <w:spacing w:before="0" w:after="0"/>
              <w:jc w:val="left"/>
              <w:rPr>
                <w:i/>
                <w:iCs/>
              </w:rPr>
            </w:pPr>
            <w:r>
              <w:rPr>
                <w:rFonts w:hint="eastAsia"/>
                <w:lang w:eastAsia="ja-JP"/>
              </w:rPr>
              <w:t>R</w:t>
            </w:r>
            <w:r>
              <w:rPr>
                <w:lang w:eastAsia="ja-JP"/>
              </w:rPr>
              <w:t>_ProtoConv_CantoEthTS</w:t>
            </w:r>
          </w:p>
        </w:tc>
        <w:tc>
          <w:tcPr>
            <w:tcW w:w="562" w:type="pct"/>
          </w:tcPr>
          <w:p w14:paraId="18598673" w14:textId="02ED281A"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3D87B54E" w14:textId="586100E7" w:rsidR="00E73954" w:rsidRPr="00BE791A" w:rsidRDefault="00E73954" w:rsidP="00E73954">
            <w:pPr>
              <w:pStyle w:val="a1"/>
              <w:spacing w:before="0" w:after="0"/>
              <w:jc w:val="left"/>
            </w:pPr>
            <w:r w:rsidRPr="0036770F">
              <w:rPr>
                <w:lang w:eastAsia="ja-JP"/>
              </w:rPr>
              <w:t>Convert CAN</w:t>
            </w:r>
            <w:r>
              <w:rPr>
                <w:lang w:eastAsia="ja-JP"/>
              </w:rPr>
              <w:t>/CAN FD</w:t>
            </w:r>
            <w:r w:rsidRPr="0036770F">
              <w:rPr>
                <w:lang w:eastAsia="ja-JP"/>
              </w:rPr>
              <w:t xml:space="preserve"> frame</w:t>
            </w:r>
            <w:r w:rsidR="0076611B">
              <w:rPr>
                <w:lang w:eastAsia="ja-JP"/>
              </w:rPr>
              <w:t xml:space="preserve"> with TimeStamp</w:t>
            </w:r>
            <w:r w:rsidRPr="0036770F">
              <w:rPr>
                <w:lang w:eastAsia="ja-JP"/>
              </w:rPr>
              <w:t xml:space="preserve"> to Ethernet frame.</w:t>
            </w:r>
          </w:p>
        </w:tc>
      </w:tr>
      <w:tr w:rsidR="00E73954" w:rsidRPr="00BF6713" w14:paraId="2418A769" w14:textId="77777777" w:rsidTr="0076611B">
        <w:trPr>
          <w:trHeight w:val="295"/>
          <w:jc w:val="center"/>
        </w:trPr>
        <w:tc>
          <w:tcPr>
            <w:tcW w:w="255" w:type="pct"/>
          </w:tcPr>
          <w:p w14:paraId="47F1A6F5"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1C9EE537" w14:textId="3628DA44" w:rsidR="00E73954" w:rsidRPr="00BE791A" w:rsidRDefault="00E73954" w:rsidP="00E73954">
            <w:pPr>
              <w:pStyle w:val="a1"/>
              <w:spacing w:before="0" w:after="0"/>
              <w:jc w:val="left"/>
            </w:pPr>
            <w:r>
              <w:rPr>
                <w:rFonts w:hint="eastAsia"/>
                <w:lang w:eastAsia="ja-JP"/>
              </w:rPr>
              <w:t>R</w:t>
            </w:r>
            <w:r>
              <w:rPr>
                <w:lang w:eastAsia="ja-JP"/>
              </w:rPr>
              <w:t>_ProtoConv_CantoEth</w:t>
            </w:r>
          </w:p>
        </w:tc>
        <w:tc>
          <w:tcPr>
            <w:tcW w:w="562" w:type="pct"/>
          </w:tcPr>
          <w:p w14:paraId="16CC2B27" w14:textId="228683C5"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31A0252D" w14:textId="0A54A6F8" w:rsidR="00E73954" w:rsidRPr="00BE791A" w:rsidRDefault="00E73954" w:rsidP="00E73954">
            <w:pPr>
              <w:pStyle w:val="a1"/>
              <w:spacing w:before="0" w:after="0"/>
              <w:jc w:val="left"/>
            </w:pPr>
            <w:r w:rsidRPr="0036770F">
              <w:rPr>
                <w:lang w:eastAsia="ja-JP"/>
              </w:rPr>
              <w:t>Convert CAN</w:t>
            </w:r>
            <w:r>
              <w:rPr>
                <w:lang w:eastAsia="ja-JP"/>
              </w:rPr>
              <w:t>/CAN FD</w:t>
            </w:r>
            <w:r w:rsidRPr="0036770F">
              <w:rPr>
                <w:lang w:eastAsia="ja-JP"/>
              </w:rPr>
              <w:t xml:space="preserve"> frame to Ethernet frame.</w:t>
            </w:r>
          </w:p>
        </w:tc>
      </w:tr>
      <w:tr w:rsidR="00E73954" w:rsidRPr="00BF6713" w14:paraId="23A046F4" w14:textId="77777777" w:rsidTr="0076611B">
        <w:trPr>
          <w:trHeight w:val="295"/>
          <w:jc w:val="center"/>
        </w:trPr>
        <w:tc>
          <w:tcPr>
            <w:tcW w:w="255" w:type="pct"/>
          </w:tcPr>
          <w:p w14:paraId="60DB1A05"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50821878" w14:textId="2F77FAE8" w:rsidR="00E73954" w:rsidRPr="00BE791A" w:rsidRDefault="00E73954" w:rsidP="00E73954">
            <w:pPr>
              <w:pStyle w:val="a1"/>
              <w:spacing w:before="0" w:after="0"/>
              <w:jc w:val="left"/>
            </w:pPr>
            <w:r w:rsidRPr="00371F1D">
              <w:rPr>
                <w:lang w:val="en-US"/>
              </w:rPr>
              <w:t>R_ProtoConv_LintoEth</w:t>
            </w:r>
          </w:p>
        </w:tc>
        <w:tc>
          <w:tcPr>
            <w:tcW w:w="562" w:type="pct"/>
          </w:tcPr>
          <w:p w14:paraId="29F18797" w14:textId="6A78EAC1"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31EB7716" w14:textId="6C9627BF" w:rsidR="00E73954" w:rsidRPr="00BE791A" w:rsidRDefault="00E73954" w:rsidP="00E73954">
            <w:pPr>
              <w:pStyle w:val="a1"/>
              <w:spacing w:before="0" w:after="0"/>
              <w:jc w:val="left"/>
            </w:pPr>
            <w:r w:rsidRPr="0036770F">
              <w:rPr>
                <w:lang w:eastAsia="ja-JP"/>
              </w:rPr>
              <w:t>Convert</w:t>
            </w:r>
            <w:r>
              <w:rPr>
                <w:lang w:eastAsia="ja-JP"/>
              </w:rPr>
              <w:t xml:space="preserve"> LIN</w:t>
            </w:r>
            <w:r w:rsidRPr="0036770F">
              <w:rPr>
                <w:lang w:eastAsia="ja-JP"/>
              </w:rPr>
              <w:t xml:space="preserve"> frame to Ethernet frame.</w:t>
            </w:r>
          </w:p>
        </w:tc>
      </w:tr>
      <w:tr w:rsidR="00E73954" w:rsidRPr="00BF6713" w14:paraId="061CBE9D" w14:textId="77777777" w:rsidTr="0076611B">
        <w:trPr>
          <w:trHeight w:val="295"/>
          <w:jc w:val="center"/>
        </w:trPr>
        <w:tc>
          <w:tcPr>
            <w:tcW w:w="255" w:type="pct"/>
          </w:tcPr>
          <w:p w14:paraId="56CED089"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57230610" w14:textId="6A975271" w:rsidR="00E73954" w:rsidRPr="00BE791A" w:rsidRDefault="00E73954" w:rsidP="00E73954">
            <w:pPr>
              <w:pStyle w:val="a1"/>
              <w:spacing w:before="0" w:after="0"/>
              <w:jc w:val="left"/>
            </w:pPr>
            <w:r w:rsidRPr="00371F1D">
              <w:rPr>
                <w:lang w:val="en-US"/>
              </w:rPr>
              <w:t>R_ProtoConv_PorttoEth</w:t>
            </w:r>
          </w:p>
        </w:tc>
        <w:tc>
          <w:tcPr>
            <w:tcW w:w="562" w:type="pct"/>
          </w:tcPr>
          <w:p w14:paraId="75AC7C09" w14:textId="228F7352"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751F5882" w14:textId="59CE7428" w:rsidR="00E73954" w:rsidRPr="00BE791A" w:rsidRDefault="00E73954" w:rsidP="00E73954">
            <w:pPr>
              <w:pStyle w:val="a1"/>
              <w:spacing w:before="0" w:after="0"/>
              <w:jc w:val="left"/>
            </w:pPr>
            <w:r w:rsidRPr="0036770F">
              <w:rPr>
                <w:lang w:eastAsia="ja-JP"/>
              </w:rPr>
              <w:t xml:space="preserve">Convert </w:t>
            </w:r>
            <w:r>
              <w:rPr>
                <w:lang w:eastAsia="ja-JP"/>
              </w:rPr>
              <w:t xml:space="preserve">Port </w:t>
            </w:r>
            <w:r w:rsidRPr="0036770F">
              <w:rPr>
                <w:lang w:eastAsia="ja-JP"/>
              </w:rPr>
              <w:t>frame to Ethernet frame.</w:t>
            </w:r>
          </w:p>
        </w:tc>
      </w:tr>
      <w:tr w:rsidR="00E73954" w:rsidRPr="00BF6713" w14:paraId="1CE57C80" w14:textId="77777777" w:rsidTr="0076611B">
        <w:trPr>
          <w:trHeight w:val="295"/>
          <w:jc w:val="center"/>
        </w:trPr>
        <w:tc>
          <w:tcPr>
            <w:tcW w:w="255" w:type="pct"/>
          </w:tcPr>
          <w:p w14:paraId="17C93F8A"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1E9754F2" w14:textId="43278059" w:rsidR="00E73954" w:rsidRPr="00F77D0E" w:rsidRDefault="00F77D0E" w:rsidP="00F77D0E">
            <w:pPr>
              <w:pStyle w:val="a1"/>
              <w:rPr>
                <w:lang w:val="en-US"/>
              </w:rPr>
            </w:pPr>
            <w:r w:rsidRPr="00F77D0E">
              <w:rPr>
                <w:lang w:val="en-US"/>
              </w:rPr>
              <w:t>R_ProtoConv_TriggerXtoEthTx</w:t>
            </w:r>
          </w:p>
        </w:tc>
        <w:tc>
          <w:tcPr>
            <w:tcW w:w="562" w:type="pct"/>
          </w:tcPr>
          <w:p w14:paraId="2EA28A27" w14:textId="0288BC20"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2C9AC386" w14:textId="3D420971" w:rsidR="00E73954" w:rsidRPr="00F77D0E" w:rsidRDefault="00F77D0E" w:rsidP="00F77D0E">
            <w:pPr>
              <w:pStyle w:val="a1"/>
              <w:rPr>
                <w:lang w:val="en-US"/>
              </w:rPr>
            </w:pPr>
            <w:r w:rsidRPr="00F77D0E">
              <w:rPr>
                <w:lang w:val="en-US"/>
              </w:rPr>
              <w:t xml:space="preserve">Trigger </w:t>
            </w:r>
            <w:r w:rsidR="00CB5AA5">
              <w:rPr>
                <w:lang w:val="en-US"/>
              </w:rPr>
              <w:t>CAN/LIN/Port</w:t>
            </w:r>
            <w:r w:rsidRPr="00F77D0E">
              <w:rPr>
                <w:lang w:val="en-US"/>
              </w:rPr>
              <w:t xml:space="preserve"> to Ethernet Transmi</w:t>
            </w:r>
            <w:r w:rsidR="00CB5AA5">
              <w:rPr>
                <w:lang w:val="en-US"/>
              </w:rPr>
              <w:t>ssion</w:t>
            </w:r>
          </w:p>
        </w:tc>
      </w:tr>
      <w:tr w:rsidR="00E73954" w:rsidRPr="00BF6713" w14:paraId="61A72FE6" w14:textId="77777777" w:rsidTr="0076611B">
        <w:trPr>
          <w:trHeight w:val="295"/>
          <w:jc w:val="center"/>
        </w:trPr>
        <w:tc>
          <w:tcPr>
            <w:tcW w:w="255" w:type="pct"/>
          </w:tcPr>
          <w:p w14:paraId="24387E69" w14:textId="77777777" w:rsidR="00E73954" w:rsidRPr="00BE791A" w:rsidRDefault="00E73954">
            <w:pPr>
              <w:pStyle w:val="a1"/>
              <w:widowControl w:val="0"/>
              <w:numPr>
                <w:ilvl w:val="0"/>
                <w:numId w:val="17"/>
              </w:numPr>
              <w:spacing w:before="0" w:after="0"/>
              <w:jc w:val="left"/>
              <w:rPr>
                <w:rFonts w:eastAsia="Meiryo UI" w:cstheme="majorHAnsi"/>
                <w:szCs w:val="20"/>
                <w:lang w:eastAsia="ja-JP"/>
              </w:rPr>
            </w:pPr>
          </w:p>
        </w:tc>
        <w:tc>
          <w:tcPr>
            <w:tcW w:w="1737" w:type="pct"/>
          </w:tcPr>
          <w:p w14:paraId="2656468E" w14:textId="6433F41C" w:rsidR="00E73954" w:rsidRPr="00E90960" w:rsidRDefault="00E73954" w:rsidP="00E73954">
            <w:pPr>
              <w:pStyle w:val="a1"/>
            </w:pPr>
            <w:r>
              <w:rPr>
                <w:rFonts w:hint="eastAsia"/>
                <w:lang w:eastAsia="ja-JP"/>
              </w:rPr>
              <w:t>R_ProtoConv_MainFunction</w:t>
            </w:r>
          </w:p>
        </w:tc>
        <w:tc>
          <w:tcPr>
            <w:tcW w:w="562" w:type="pct"/>
          </w:tcPr>
          <w:p w14:paraId="56DD8934" w14:textId="649A9796" w:rsidR="00E73954" w:rsidRPr="00BE791A" w:rsidRDefault="00E73954" w:rsidP="00E73954">
            <w:pPr>
              <w:pStyle w:val="a1"/>
              <w:spacing w:before="0" w:after="0"/>
              <w:jc w:val="left"/>
            </w:pPr>
            <w:r w:rsidRPr="00447567">
              <w:rPr>
                <w:rFonts w:hint="eastAsia"/>
                <w:lang w:eastAsia="ja-JP"/>
              </w:rPr>
              <w:t>A</w:t>
            </w:r>
            <w:r w:rsidRPr="00447567">
              <w:rPr>
                <w:lang w:eastAsia="ja-JP"/>
              </w:rPr>
              <w:t>SIL D</w:t>
            </w:r>
          </w:p>
        </w:tc>
        <w:tc>
          <w:tcPr>
            <w:tcW w:w="2446" w:type="pct"/>
          </w:tcPr>
          <w:p w14:paraId="0BE58502" w14:textId="27CDC9DC" w:rsidR="00E73954" w:rsidRPr="00BE791A" w:rsidRDefault="00E73954" w:rsidP="00E73954">
            <w:pPr>
              <w:pStyle w:val="a1"/>
              <w:spacing w:before="0" w:after="0"/>
              <w:jc w:val="left"/>
            </w:pPr>
            <w:r>
              <w:rPr>
                <w:rFonts w:hint="eastAsia"/>
                <w:lang w:eastAsia="ja-JP"/>
              </w:rPr>
              <w:t>M</w:t>
            </w:r>
            <w:r>
              <w:rPr>
                <w:lang w:eastAsia="ja-JP"/>
              </w:rPr>
              <w:t>ain Function for polling.</w:t>
            </w:r>
          </w:p>
        </w:tc>
      </w:tr>
      <w:tr w:rsidR="00C04F5E" w:rsidRPr="00BF6713" w14:paraId="0F3F4F09" w14:textId="77777777" w:rsidTr="0076611B">
        <w:trPr>
          <w:trHeight w:val="295"/>
          <w:jc w:val="center"/>
        </w:trPr>
        <w:tc>
          <w:tcPr>
            <w:tcW w:w="255" w:type="pct"/>
          </w:tcPr>
          <w:p w14:paraId="10DB7F6F" w14:textId="77777777" w:rsidR="00C04F5E" w:rsidRPr="00BE791A" w:rsidRDefault="00C04F5E">
            <w:pPr>
              <w:pStyle w:val="a1"/>
              <w:widowControl w:val="0"/>
              <w:numPr>
                <w:ilvl w:val="0"/>
                <w:numId w:val="17"/>
              </w:numPr>
              <w:spacing w:before="0" w:after="0"/>
              <w:jc w:val="left"/>
              <w:rPr>
                <w:rFonts w:eastAsia="Meiryo UI" w:cstheme="majorHAnsi"/>
                <w:szCs w:val="20"/>
                <w:lang w:eastAsia="ja-JP"/>
              </w:rPr>
            </w:pPr>
          </w:p>
        </w:tc>
        <w:tc>
          <w:tcPr>
            <w:tcW w:w="1737" w:type="pct"/>
          </w:tcPr>
          <w:p w14:paraId="4FB4846A" w14:textId="28E6ED54" w:rsidR="00C04F5E" w:rsidRDefault="00C04F5E" w:rsidP="00C04F5E">
            <w:pPr>
              <w:pStyle w:val="a1"/>
              <w:rPr>
                <w:lang w:eastAsia="ja-JP"/>
              </w:rPr>
            </w:pPr>
            <w:r w:rsidRPr="00371F1D">
              <w:rPr>
                <w:lang w:val="en-US"/>
              </w:rPr>
              <w:t>R_ProtoConv_EthtoX</w:t>
            </w:r>
          </w:p>
        </w:tc>
        <w:tc>
          <w:tcPr>
            <w:tcW w:w="562" w:type="pct"/>
          </w:tcPr>
          <w:p w14:paraId="5B48AE19" w14:textId="3E2B6CBC" w:rsidR="00C04F5E" w:rsidRPr="00BE791A" w:rsidRDefault="00C04F5E" w:rsidP="00C04F5E">
            <w:pPr>
              <w:pStyle w:val="a1"/>
              <w:spacing w:before="0" w:after="0"/>
              <w:jc w:val="left"/>
            </w:pPr>
            <w:r>
              <w:rPr>
                <w:rFonts w:hint="eastAsia"/>
                <w:lang w:eastAsia="ja-JP"/>
              </w:rPr>
              <w:t>A</w:t>
            </w:r>
            <w:r>
              <w:rPr>
                <w:lang w:eastAsia="ja-JP"/>
              </w:rPr>
              <w:t>SIL D</w:t>
            </w:r>
          </w:p>
        </w:tc>
        <w:tc>
          <w:tcPr>
            <w:tcW w:w="2446" w:type="pct"/>
          </w:tcPr>
          <w:p w14:paraId="0E4BDBE3" w14:textId="55B2D775" w:rsidR="00C04F5E" w:rsidRDefault="00C04F5E" w:rsidP="00C04F5E">
            <w:pPr>
              <w:pStyle w:val="a1"/>
              <w:spacing w:before="0" w:after="0"/>
              <w:jc w:val="left"/>
              <w:rPr>
                <w:lang w:eastAsia="ja-JP"/>
              </w:rPr>
            </w:pPr>
            <w:r>
              <w:rPr>
                <w:rFonts w:hint="eastAsia"/>
                <w:lang w:eastAsia="ja-JP"/>
              </w:rPr>
              <w:t>C</w:t>
            </w:r>
            <w:r>
              <w:rPr>
                <w:lang w:eastAsia="ja-JP"/>
              </w:rPr>
              <w:t>onvert Ethernet frame to CAN/LIN/Parallel Port frame</w:t>
            </w:r>
            <w:r>
              <w:rPr>
                <w:rFonts w:hint="eastAsia"/>
                <w:lang w:eastAsia="ja-JP"/>
              </w:rPr>
              <w:t>s</w:t>
            </w:r>
            <w:r>
              <w:rPr>
                <w:lang w:eastAsia="ja-JP"/>
              </w:rPr>
              <w:t>.</w:t>
            </w:r>
          </w:p>
        </w:tc>
      </w:tr>
      <w:tr w:rsidR="00C04F5E" w:rsidRPr="00BF6713" w14:paraId="4272B220" w14:textId="77777777" w:rsidTr="0076611B">
        <w:trPr>
          <w:trHeight w:val="295"/>
          <w:jc w:val="center"/>
        </w:trPr>
        <w:tc>
          <w:tcPr>
            <w:tcW w:w="255" w:type="pct"/>
          </w:tcPr>
          <w:p w14:paraId="318A7AEA" w14:textId="77777777" w:rsidR="00C04F5E" w:rsidRPr="00BE791A" w:rsidRDefault="00C04F5E">
            <w:pPr>
              <w:pStyle w:val="a1"/>
              <w:widowControl w:val="0"/>
              <w:numPr>
                <w:ilvl w:val="0"/>
                <w:numId w:val="17"/>
              </w:numPr>
              <w:spacing w:before="0" w:after="0"/>
              <w:jc w:val="left"/>
              <w:rPr>
                <w:rFonts w:eastAsia="Meiryo UI" w:cstheme="majorHAnsi"/>
                <w:szCs w:val="20"/>
                <w:lang w:eastAsia="ja-JP"/>
              </w:rPr>
            </w:pPr>
          </w:p>
        </w:tc>
        <w:tc>
          <w:tcPr>
            <w:tcW w:w="1737" w:type="pct"/>
          </w:tcPr>
          <w:p w14:paraId="289A1EA7" w14:textId="514BD750" w:rsidR="00C04F5E" w:rsidRPr="00371F1D" w:rsidRDefault="00C04F5E" w:rsidP="00C04F5E">
            <w:pPr>
              <w:pStyle w:val="a1"/>
              <w:rPr>
                <w:lang w:val="en-US"/>
              </w:rPr>
            </w:pPr>
            <w:r w:rsidRPr="006C32ED">
              <w:rPr>
                <w:lang w:eastAsia="ja-JP"/>
              </w:rPr>
              <w:t>R_</w:t>
            </w:r>
            <w:r>
              <w:rPr>
                <w:lang w:eastAsia="ja-JP"/>
              </w:rPr>
              <w:t>ProtoConv</w:t>
            </w:r>
            <w:r w:rsidRPr="006C32ED">
              <w:rPr>
                <w:lang w:eastAsia="ja-JP"/>
              </w:rPr>
              <w:t>_GetSendStatus</w:t>
            </w:r>
          </w:p>
        </w:tc>
        <w:tc>
          <w:tcPr>
            <w:tcW w:w="562" w:type="pct"/>
          </w:tcPr>
          <w:p w14:paraId="3B96B69F" w14:textId="65900AA0" w:rsidR="00C04F5E" w:rsidRDefault="00C04F5E" w:rsidP="00C04F5E">
            <w:pPr>
              <w:pStyle w:val="a1"/>
              <w:spacing w:before="0" w:after="0"/>
              <w:jc w:val="left"/>
              <w:rPr>
                <w:lang w:eastAsia="ja-JP"/>
              </w:rPr>
            </w:pPr>
            <w:r>
              <w:rPr>
                <w:rFonts w:hint="eastAsia"/>
                <w:lang w:eastAsia="ja-JP"/>
              </w:rPr>
              <w:t>A</w:t>
            </w:r>
            <w:r>
              <w:rPr>
                <w:lang w:eastAsia="ja-JP"/>
              </w:rPr>
              <w:t>SIL D</w:t>
            </w:r>
          </w:p>
        </w:tc>
        <w:tc>
          <w:tcPr>
            <w:tcW w:w="2446" w:type="pct"/>
          </w:tcPr>
          <w:p w14:paraId="1FE8D651" w14:textId="3402A088" w:rsidR="00C04F5E" w:rsidRDefault="00C04F5E" w:rsidP="00C04F5E">
            <w:pPr>
              <w:pStyle w:val="a1"/>
              <w:spacing w:before="0" w:after="0"/>
              <w:jc w:val="left"/>
              <w:rPr>
                <w:lang w:eastAsia="ja-JP"/>
              </w:rPr>
            </w:pPr>
            <w:r>
              <w:rPr>
                <w:lang w:eastAsia="ja-JP"/>
              </w:rPr>
              <w:t xml:space="preserve">Get </w:t>
            </w:r>
            <w:r w:rsidRPr="00585400">
              <w:rPr>
                <w:lang w:eastAsia="ja-JP"/>
              </w:rPr>
              <w:t>packet setting acquisition</w:t>
            </w:r>
            <w:r>
              <w:rPr>
                <w:lang w:eastAsia="ja-JP"/>
              </w:rPr>
              <w:t xml:space="preserve"> status.</w:t>
            </w:r>
          </w:p>
        </w:tc>
      </w:tr>
      <w:tr w:rsidR="00C04F5E" w:rsidRPr="00BF6713" w14:paraId="4B80B2F4" w14:textId="77777777" w:rsidTr="0076611B">
        <w:trPr>
          <w:trHeight w:val="295"/>
          <w:jc w:val="center"/>
        </w:trPr>
        <w:tc>
          <w:tcPr>
            <w:tcW w:w="255" w:type="pct"/>
          </w:tcPr>
          <w:p w14:paraId="2E956060" w14:textId="77777777" w:rsidR="00C04F5E" w:rsidRPr="00BE791A" w:rsidRDefault="00C04F5E">
            <w:pPr>
              <w:pStyle w:val="a1"/>
              <w:widowControl w:val="0"/>
              <w:numPr>
                <w:ilvl w:val="0"/>
                <w:numId w:val="17"/>
              </w:numPr>
              <w:spacing w:before="0" w:after="0"/>
              <w:jc w:val="left"/>
              <w:rPr>
                <w:rFonts w:eastAsia="Meiryo UI" w:cstheme="majorHAnsi"/>
                <w:szCs w:val="20"/>
                <w:lang w:eastAsia="ja-JP"/>
              </w:rPr>
            </w:pPr>
          </w:p>
        </w:tc>
        <w:tc>
          <w:tcPr>
            <w:tcW w:w="1737" w:type="pct"/>
          </w:tcPr>
          <w:p w14:paraId="339EFF0B" w14:textId="7E8E8629" w:rsidR="00C04F5E" w:rsidRPr="00371F1D" w:rsidRDefault="00C04F5E" w:rsidP="00C04F5E">
            <w:pPr>
              <w:pStyle w:val="a1"/>
              <w:rPr>
                <w:lang w:val="en-US"/>
              </w:rPr>
            </w:pPr>
            <w:r w:rsidRPr="00371F1D">
              <w:rPr>
                <w:lang w:val="en-US"/>
              </w:rPr>
              <w:t>R_ProtoConv_UpdateSendStatus</w:t>
            </w:r>
          </w:p>
        </w:tc>
        <w:tc>
          <w:tcPr>
            <w:tcW w:w="562" w:type="pct"/>
          </w:tcPr>
          <w:p w14:paraId="75AB1D5D" w14:textId="3CBDD006" w:rsidR="00C04F5E" w:rsidRDefault="00C04F5E" w:rsidP="00C04F5E">
            <w:pPr>
              <w:pStyle w:val="a1"/>
              <w:spacing w:before="0" w:after="0"/>
              <w:jc w:val="left"/>
              <w:rPr>
                <w:lang w:eastAsia="ja-JP"/>
              </w:rPr>
            </w:pPr>
            <w:r>
              <w:rPr>
                <w:rFonts w:hint="eastAsia"/>
                <w:lang w:eastAsia="ja-JP"/>
              </w:rPr>
              <w:t>A</w:t>
            </w:r>
            <w:r>
              <w:rPr>
                <w:lang w:eastAsia="ja-JP"/>
              </w:rPr>
              <w:t>SIL D</w:t>
            </w:r>
          </w:p>
        </w:tc>
        <w:tc>
          <w:tcPr>
            <w:tcW w:w="2446" w:type="pct"/>
          </w:tcPr>
          <w:p w14:paraId="409266DB" w14:textId="63D557DF" w:rsidR="00C04F5E" w:rsidRDefault="00C04F5E" w:rsidP="00C04F5E">
            <w:pPr>
              <w:pStyle w:val="a1"/>
              <w:spacing w:before="0" w:after="0"/>
              <w:jc w:val="left"/>
              <w:rPr>
                <w:lang w:eastAsia="ja-JP"/>
              </w:rPr>
            </w:pPr>
            <w:r>
              <w:rPr>
                <w:lang w:eastAsia="ja-JP"/>
              </w:rPr>
              <w:t xml:space="preserve">Update </w:t>
            </w:r>
            <w:r w:rsidRPr="00585400">
              <w:rPr>
                <w:lang w:eastAsia="ja-JP"/>
              </w:rPr>
              <w:t>packet setting acquisition</w:t>
            </w:r>
            <w:r>
              <w:rPr>
                <w:lang w:eastAsia="ja-JP"/>
              </w:rPr>
              <w:t xml:space="preserve"> status.</w:t>
            </w:r>
          </w:p>
        </w:tc>
      </w:tr>
      <w:tr w:rsidR="00CB5AA5" w:rsidRPr="00BF6713" w14:paraId="56DDA8D9" w14:textId="77777777" w:rsidTr="0076611B">
        <w:trPr>
          <w:trHeight w:val="295"/>
          <w:jc w:val="center"/>
        </w:trPr>
        <w:tc>
          <w:tcPr>
            <w:tcW w:w="255" w:type="pct"/>
          </w:tcPr>
          <w:p w14:paraId="6216DC41" w14:textId="77777777" w:rsidR="00CB5AA5" w:rsidRPr="00BE791A" w:rsidRDefault="00CB5AA5" w:rsidP="00CB5AA5">
            <w:pPr>
              <w:pStyle w:val="a1"/>
              <w:widowControl w:val="0"/>
              <w:numPr>
                <w:ilvl w:val="0"/>
                <w:numId w:val="17"/>
              </w:numPr>
              <w:spacing w:before="0" w:after="0"/>
              <w:jc w:val="left"/>
              <w:rPr>
                <w:rFonts w:eastAsia="Meiryo UI" w:cstheme="majorHAnsi"/>
                <w:szCs w:val="20"/>
                <w:lang w:eastAsia="ja-JP"/>
              </w:rPr>
            </w:pPr>
          </w:p>
        </w:tc>
        <w:tc>
          <w:tcPr>
            <w:tcW w:w="1737" w:type="pct"/>
          </w:tcPr>
          <w:p w14:paraId="220C8DCB" w14:textId="6558262D" w:rsidR="00CB5AA5" w:rsidRPr="00371F1D" w:rsidRDefault="00CB5AA5" w:rsidP="00CB5AA5">
            <w:pPr>
              <w:pStyle w:val="a1"/>
              <w:rPr>
                <w:lang w:val="en-US"/>
              </w:rPr>
            </w:pPr>
            <w:r w:rsidRPr="00F77D0E">
              <w:rPr>
                <w:lang w:val="en-US"/>
              </w:rPr>
              <w:t>R_ProtoConv_EnqueueCan</w:t>
            </w:r>
          </w:p>
        </w:tc>
        <w:tc>
          <w:tcPr>
            <w:tcW w:w="562" w:type="pct"/>
          </w:tcPr>
          <w:p w14:paraId="56A878F7" w14:textId="01BD78D9" w:rsidR="00CB5AA5" w:rsidRDefault="00CB5AA5" w:rsidP="00CB5AA5">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18357BDE" w14:textId="6443168B" w:rsidR="00CB5AA5" w:rsidRDefault="00CB5AA5" w:rsidP="00CB5AA5">
            <w:pPr>
              <w:pStyle w:val="a1"/>
              <w:spacing w:before="0" w:after="0"/>
              <w:jc w:val="left"/>
              <w:rPr>
                <w:lang w:eastAsia="ja-JP"/>
              </w:rPr>
            </w:pPr>
            <w:r>
              <w:rPr>
                <w:lang w:eastAsia="ja-JP"/>
              </w:rPr>
              <w:t>Enqueue CAN message to the pre-defined memory.</w:t>
            </w:r>
          </w:p>
        </w:tc>
      </w:tr>
      <w:tr w:rsidR="00CB5AA5" w:rsidRPr="00BF6713" w14:paraId="12B34E3D" w14:textId="77777777" w:rsidTr="0076611B">
        <w:trPr>
          <w:trHeight w:val="295"/>
          <w:jc w:val="center"/>
        </w:trPr>
        <w:tc>
          <w:tcPr>
            <w:tcW w:w="255" w:type="pct"/>
          </w:tcPr>
          <w:p w14:paraId="483B307A" w14:textId="77777777" w:rsidR="00CB5AA5" w:rsidRPr="00BE791A" w:rsidRDefault="00CB5AA5" w:rsidP="00CB5AA5">
            <w:pPr>
              <w:pStyle w:val="a1"/>
              <w:widowControl w:val="0"/>
              <w:numPr>
                <w:ilvl w:val="0"/>
                <w:numId w:val="17"/>
              </w:numPr>
              <w:spacing w:before="0" w:after="0"/>
              <w:jc w:val="left"/>
              <w:rPr>
                <w:rFonts w:eastAsia="Meiryo UI" w:cstheme="majorHAnsi"/>
                <w:szCs w:val="20"/>
                <w:lang w:eastAsia="ja-JP"/>
              </w:rPr>
            </w:pPr>
          </w:p>
        </w:tc>
        <w:tc>
          <w:tcPr>
            <w:tcW w:w="1737" w:type="pct"/>
          </w:tcPr>
          <w:p w14:paraId="21BF9DED" w14:textId="78483756" w:rsidR="00CB5AA5" w:rsidRPr="00371F1D" w:rsidRDefault="00CB5AA5" w:rsidP="00CB5AA5">
            <w:pPr>
              <w:pStyle w:val="a1"/>
              <w:rPr>
                <w:lang w:val="en-US"/>
              </w:rPr>
            </w:pPr>
            <w:r w:rsidRPr="00F77D0E">
              <w:t>R_ProtoConv_EnqueueLin</w:t>
            </w:r>
          </w:p>
        </w:tc>
        <w:tc>
          <w:tcPr>
            <w:tcW w:w="562" w:type="pct"/>
          </w:tcPr>
          <w:p w14:paraId="4F1A4C43" w14:textId="057FD409" w:rsidR="00CB5AA5" w:rsidRDefault="00CB5AA5" w:rsidP="00CB5AA5">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3EEC84E6" w14:textId="3B06CD87" w:rsidR="00CB5AA5" w:rsidRDefault="00CB5AA5" w:rsidP="00CB5AA5">
            <w:pPr>
              <w:pStyle w:val="a1"/>
              <w:spacing w:before="0" w:after="0"/>
              <w:jc w:val="left"/>
              <w:rPr>
                <w:lang w:eastAsia="ja-JP"/>
              </w:rPr>
            </w:pPr>
            <w:r>
              <w:rPr>
                <w:lang w:eastAsia="ja-JP"/>
              </w:rPr>
              <w:t>Enqueue LIN message to the pre-defined memory.</w:t>
            </w:r>
          </w:p>
        </w:tc>
      </w:tr>
      <w:tr w:rsidR="00CB5AA5" w:rsidRPr="00BF6713" w14:paraId="671A0D9B" w14:textId="77777777" w:rsidTr="0076611B">
        <w:trPr>
          <w:trHeight w:val="295"/>
          <w:jc w:val="center"/>
        </w:trPr>
        <w:tc>
          <w:tcPr>
            <w:tcW w:w="255" w:type="pct"/>
          </w:tcPr>
          <w:p w14:paraId="0317F637" w14:textId="77777777" w:rsidR="00CB5AA5" w:rsidRPr="00BE791A" w:rsidRDefault="00CB5AA5" w:rsidP="00CB5AA5">
            <w:pPr>
              <w:pStyle w:val="a1"/>
              <w:widowControl w:val="0"/>
              <w:numPr>
                <w:ilvl w:val="0"/>
                <w:numId w:val="17"/>
              </w:numPr>
              <w:spacing w:before="0" w:after="0"/>
              <w:jc w:val="left"/>
              <w:rPr>
                <w:rFonts w:eastAsia="Meiryo UI" w:cstheme="majorHAnsi"/>
                <w:szCs w:val="20"/>
                <w:lang w:eastAsia="ja-JP"/>
              </w:rPr>
            </w:pPr>
          </w:p>
        </w:tc>
        <w:tc>
          <w:tcPr>
            <w:tcW w:w="1737" w:type="pct"/>
          </w:tcPr>
          <w:p w14:paraId="494D4544" w14:textId="5F46DF94" w:rsidR="00CB5AA5" w:rsidRPr="00371F1D" w:rsidRDefault="00CB5AA5" w:rsidP="00CB5AA5">
            <w:pPr>
              <w:pStyle w:val="a1"/>
              <w:rPr>
                <w:lang w:val="en-US"/>
              </w:rPr>
            </w:pPr>
            <w:r w:rsidRPr="00F77D0E">
              <w:t>R_ProtoConv_EnqueuePort</w:t>
            </w:r>
          </w:p>
        </w:tc>
        <w:tc>
          <w:tcPr>
            <w:tcW w:w="562" w:type="pct"/>
          </w:tcPr>
          <w:p w14:paraId="34671EC4" w14:textId="3CFC17A5" w:rsidR="00CB5AA5" w:rsidRDefault="00CB5AA5" w:rsidP="00CB5AA5">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7314269B" w14:textId="6358114F" w:rsidR="00CB5AA5" w:rsidRDefault="00CB5AA5" w:rsidP="00CB5AA5">
            <w:pPr>
              <w:pStyle w:val="a1"/>
              <w:spacing w:before="0" w:after="0"/>
              <w:jc w:val="left"/>
              <w:rPr>
                <w:lang w:eastAsia="ja-JP"/>
              </w:rPr>
            </w:pPr>
            <w:r>
              <w:rPr>
                <w:lang w:eastAsia="ja-JP"/>
              </w:rPr>
              <w:t>Enqueue Port message to the pre-defined memory.</w:t>
            </w:r>
          </w:p>
        </w:tc>
      </w:tr>
      <w:tr w:rsidR="00EE3CF4" w:rsidRPr="00BF6713" w14:paraId="5218D4B6" w14:textId="77777777" w:rsidTr="0076611B">
        <w:trPr>
          <w:trHeight w:val="295"/>
          <w:jc w:val="center"/>
        </w:trPr>
        <w:tc>
          <w:tcPr>
            <w:tcW w:w="255" w:type="pct"/>
          </w:tcPr>
          <w:p w14:paraId="68DE44E8" w14:textId="77777777" w:rsidR="00EE3CF4" w:rsidRPr="00BE791A" w:rsidRDefault="00EE3CF4" w:rsidP="00EE3CF4">
            <w:pPr>
              <w:pStyle w:val="a1"/>
              <w:widowControl w:val="0"/>
              <w:numPr>
                <w:ilvl w:val="0"/>
                <w:numId w:val="17"/>
              </w:numPr>
              <w:spacing w:before="0" w:after="0"/>
              <w:jc w:val="left"/>
              <w:rPr>
                <w:rFonts w:eastAsia="Meiryo UI" w:cstheme="majorHAnsi"/>
                <w:szCs w:val="20"/>
                <w:lang w:eastAsia="ja-JP"/>
              </w:rPr>
            </w:pPr>
          </w:p>
        </w:tc>
        <w:tc>
          <w:tcPr>
            <w:tcW w:w="1737" w:type="pct"/>
          </w:tcPr>
          <w:p w14:paraId="32065A70" w14:textId="62D179FE" w:rsidR="00EE3CF4" w:rsidRPr="00EE3CF4" w:rsidRDefault="00EE3CF4" w:rsidP="00EE3CF4">
            <w:pPr>
              <w:pStyle w:val="a1"/>
              <w:rPr>
                <w:lang w:val="en-US"/>
              </w:rPr>
            </w:pPr>
            <w:r w:rsidRPr="00EE3CF4">
              <w:rPr>
                <w:lang w:val="en-US"/>
              </w:rPr>
              <w:t>R_ProtoConv_EnqueueEth</w:t>
            </w:r>
          </w:p>
        </w:tc>
        <w:tc>
          <w:tcPr>
            <w:tcW w:w="562" w:type="pct"/>
          </w:tcPr>
          <w:p w14:paraId="38C85294" w14:textId="5C24789D" w:rsidR="00EE3CF4" w:rsidRPr="00447567" w:rsidRDefault="00EE3CF4" w:rsidP="00EE3CF4">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7814D413" w14:textId="70BA7F31" w:rsidR="00EE3CF4" w:rsidRDefault="00EE3CF4" w:rsidP="00EE3CF4">
            <w:pPr>
              <w:pStyle w:val="a1"/>
              <w:spacing w:before="0" w:after="0"/>
              <w:jc w:val="left"/>
              <w:rPr>
                <w:lang w:eastAsia="ja-JP"/>
              </w:rPr>
            </w:pPr>
            <w:r>
              <w:rPr>
                <w:lang w:eastAsia="ja-JP"/>
              </w:rPr>
              <w:t>Enqueue Ethernet message to the pre-defined memory.</w:t>
            </w:r>
          </w:p>
        </w:tc>
      </w:tr>
      <w:tr w:rsidR="00EE3CF4" w:rsidRPr="00BF6713" w14:paraId="4A73139D" w14:textId="77777777" w:rsidTr="0076611B">
        <w:trPr>
          <w:trHeight w:val="295"/>
          <w:jc w:val="center"/>
        </w:trPr>
        <w:tc>
          <w:tcPr>
            <w:tcW w:w="255" w:type="pct"/>
          </w:tcPr>
          <w:p w14:paraId="1DFE0CDA" w14:textId="77777777" w:rsidR="00EE3CF4" w:rsidRPr="00BE791A" w:rsidRDefault="00EE3CF4" w:rsidP="00EE3CF4">
            <w:pPr>
              <w:pStyle w:val="a1"/>
              <w:widowControl w:val="0"/>
              <w:numPr>
                <w:ilvl w:val="0"/>
                <w:numId w:val="17"/>
              </w:numPr>
              <w:spacing w:before="0" w:after="0"/>
              <w:jc w:val="left"/>
              <w:rPr>
                <w:rFonts w:eastAsia="Meiryo UI" w:cstheme="majorHAnsi"/>
                <w:szCs w:val="20"/>
                <w:lang w:eastAsia="ja-JP"/>
              </w:rPr>
            </w:pPr>
          </w:p>
        </w:tc>
        <w:tc>
          <w:tcPr>
            <w:tcW w:w="1737" w:type="pct"/>
          </w:tcPr>
          <w:p w14:paraId="363FC191" w14:textId="50EFE8B3" w:rsidR="00EE3CF4" w:rsidRPr="00EE3CF4" w:rsidRDefault="00EE3CF4" w:rsidP="00EE3CF4">
            <w:pPr>
              <w:pStyle w:val="a1"/>
              <w:rPr>
                <w:lang w:val="en-US"/>
              </w:rPr>
            </w:pPr>
            <w:r w:rsidRPr="00EE3CF4">
              <w:rPr>
                <w:lang w:val="en-US"/>
              </w:rPr>
              <w:t>R_ProtoConv_DequeueEth</w:t>
            </w:r>
          </w:p>
        </w:tc>
        <w:tc>
          <w:tcPr>
            <w:tcW w:w="562" w:type="pct"/>
          </w:tcPr>
          <w:p w14:paraId="46F19E42" w14:textId="2E0A1694" w:rsidR="00EE3CF4" w:rsidRPr="00447567" w:rsidRDefault="00EE3CF4" w:rsidP="00EE3CF4">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3E5127DD" w14:textId="7E73A974" w:rsidR="00EE3CF4" w:rsidRDefault="00EE3CF4" w:rsidP="00EE3CF4">
            <w:pPr>
              <w:pStyle w:val="a1"/>
              <w:spacing w:before="0" w:after="0"/>
              <w:jc w:val="left"/>
              <w:rPr>
                <w:lang w:eastAsia="ja-JP"/>
              </w:rPr>
            </w:pPr>
            <w:r>
              <w:rPr>
                <w:lang w:eastAsia="ja-JP"/>
              </w:rPr>
              <w:t>Dequeue Ethernet message to the pre-defined memory.</w:t>
            </w:r>
          </w:p>
        </w:tc>
      </w:tr>
      <w:tr w:rsidR="00CB5AA5" w:rsidRPr="00BF6713" w14:paraId="7AABFB12" w14:textId="77777777" w:rsidTr="0076611B">
        <w:trPr>
          <w:trHeight w:val="295"/>
          <w:jc w:val="center"/>
        </w:trPr>
        <w:tc>
          <w:tcPr>
            <w:tcW w:w="255" w:type="pct"/>
          </w:tcPr>
          <w:p w14:paraId="19177B13" w14:textId="77777777" w:rsidR="00CB5AA5" w:rsidRPr="00BE791A" w:rsidRDefault="00CB5AA5" w:rsidP="00CB5AA5">
            <w:pPr>
              <w:pStyle w:val="a1"/>
              <w:widowControl w:val="0"/>
              <w:numPr>
                <w:ilvl w:val="0"/>
                <w:numId w:val="17"/>
              </w:numPr>
              <w:spacing w:before="0" w:after="0"/>
              <w:jc w:val="left"/>
              <w:rPr>
                <w:rFonts w:eastAsia="Meiryo UI" w:cstheme="majorHAnsi"/>
                <w:szCs w:val="20"/>
                <w:lang w:eastAsia="ja-JP"/>
              </w:rPr>
            </w:pPr>
          </w:p>
        </w:tc>
        <w:tc>
          <w:tcPr>
            <w:tcW w:w="1737" w:type="pct"/>
          </w:tcPr>
          <w:p w14:paraId="34D93ADB" w14:textId="300E488D" w:rsidR="00CB5AA5" w:rsidRPr="00371F1D" w:rsidRDefault="00CB5AA5" w:rsidP="00CB5AA5">
            <w:pPr>
              <w:pStyle w:val="a1"/>
              <w:rPr>
                <w:lang w:val="en-US"/>
              </w:rPr>
            </w:pPr>
            <w:r w:rsidRPr="00F77D0E">
              <w:rPr>
                <w:lang w:val="en-US"/>
              </w:rPr>
              <w:t>R_ProtoConv_TriggerQueueDataXtoEth</w:t>
            </w:r>
          </w:p>
        </w:tc>
        <w:tc>
          <w:tcPr>
            <w:tcW w:w="562" w:type="pct"/>
          </w:tcPr>
          <w:p w14:paraId="0CB3AAD2" w14:textId="2F020BE9" w:rsidR="00CB5AA5" w:rsidRDefault="00CB5AA5" w:rsidP="00CB5AA5">
            <w:pPr>
              <w:pStyle w:val="a1"/>
              <w:spacing w:before="0" w:after="0"/>
              <w:jc w:val="left"/>
              <w:rPr>
                <w:lang w:eastAsia="ja-JP"/>
              </w:rPr>
            </w:pPr>
            <w:r w:rsidRPr="00447567">
              <w:rPr>
                <w:rFonts w:hint="eastAsia"/>
                <w:lang w:eastAsia="ja-JP"/>
              </w:rPr>
              <w:t>A</w:t>
            </w:r>
            <w:r w:rsidRPr="00447567">
              <w:rPr>
                <w:lang w:eastAsia="ja-JP"/>
              </w:rPr>
              <w:t>SIL D</w:t>
            </w:r>
          </w:p>
        </w:tc>
        <w:tc>
          <w:tcPr>
            <w:tcW w:w="2446" w:type="pct"/>
          </w:tcPr>
          <w:p w14:paraId="63ACE3CC" w14:textId="73B91E77" w:rsidR="00CB5AA5" w:rsidRDefault="00CB5AA5" w:rsidP="00CB5AA5">
            <w:pPr>
              <w:pStyle w:val="a1"/>
              <w:spacing w:before="0" w:after="0"/>
              <w:jc w:val="left"/>
              <w:rPr>
                <w:lang w:eastAsia="ja-JP"/>
              </w:rPr>
            </w:pPr>
            <w:r w:rsidRPr="00F77D0E">
              <w:rPr>
                <w:lang w:val="en-US"/>
              </w:rPr>
              <w:t xml:space="preserve">Trigger </w:t>
            </w:r>
            <w:r>
              <w:rPr>
                <w:lang w:val="en-US"/>
              </w:rPr>
              <w:t>the queued CAN/LIN/Port</w:t>
            </w:r>
            <w:r w:rsidRPr="00F77D0E">
              <w:rPr>
                <w:lang w:val="en-US"/>
              </w:rPr>
              <w:t xml:space="preserve"> to Ethernet</w:t>
            </w:r>
            <w:r>
              <w:rPr>
                <w:lang w:val="en-US"/>
              </w:rPr>
              <w:t xml:space="preserve"> transmit.</w:t>
            </w:r>
          </w:p>
        </w:tc>
      </w:tr>
    </w:tbl>
    <w:p w14:paraId="57D2D118" w14:textId="77777777" w:rsidR="00C04F5E" w:rsidRPr="00C04F5E" w:rsidRDefault="00C04F5E" w:rsidP="00C04F5E"/>
    <w:p w14:paraId="51CDB74A" w14:textId="5AE06AD0" w:rsidR="00050E81" w:rsidRDefault="00050E81" w:rsidP="00E10491">
      <w:pPr>
        <w:pStyle w:val="Caption"/>
      </w:pPr>
      <w:bookmarkStart w:id="178" w:name="_Ref118892391"/>
      <w:bookmarkStart w:id="179" w:name="_Ref118892376"/>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17</w:t>
      </w:r>
      <w:r w:rsidR="009D560C">
        <w:rPr>
          <w:noProof/>
        </w:rPr>
        <w:fldChar w:fldCharType="end"/>
      </w:r>
      <w:bookmarkEnd w:id="178"/>
      <w:r w:rsidR="006308BC">
        <w:rPr>
          <w:noProof/>
        </w:rPr>
        <w:t>:</w:t>
      </w:r>
      <w:r>
        <w:t xml:space="preserve"> </w:t>
      </w:r>
      <w:r w:rsidRPr="00050E81">
        <w:t>API List (User defined)</w:t>
      </w:r>
      <w:bookmarkEnd w:id="179"/>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
        <w:gridCol w:w="3139"/>
        <w:gridCol w:w="1114"/>
        <w:gridCol w:w="5270"/>
      </w:tblGrid>
      <w:tr w:rsidR="002D7CE9" w:rsidRPr="002D7CE9" w14:paraId="436D3A62" w14:textId="77777777" w:rsidTr="00B262B0">
        <w:trPr>
          <w:trHeight w:val="295"/>
          <w:jc w:val="center"/>
        </w:trPr>
        <w:tc>
          <w:tcPr>
            <w:tcW w:w="255" w:type="pct"/>
            <w:tcBorders>
              <w:tl2br w:val="nil"/>
            </w:tcBorders>
            <w:shd w:val="clear" w:color="auto" w:fill="D9D9D9"/>
          </w:tcPr>
          <w:p w14:paraId="17B5A87E" w14:textId="77777777" w:rsidR="002D7CE9" w:rsidRPr="002D7CE9" w:rsidRDefault="002D7CE9" w:rsidP="002D7CE9">
            <w:pPr>
              <w:tabs>
                <w:tab w:val="left" w:pos="864"/>
              </w:tabs>
              <w:overflowPunct w:val="0"/>
              <w:autoSpaceDE w:val="0"/>
              <w:autoSpaceDN w:val="0"/>
              <w:adjustRightInd w:val="0"/>
              <w:jc w:val="left"/>
              <w:textAlignment w:val="baseline"/>
              <w:rPr>
                <w:rFonts w:eastAsia="Meiryo UI" w:cstheme="majorHAnsi"/>
                <w:b/>
                <w:szCs w:val="20"/>
              </w:rPr>
            </w:pPr>
            <w:r w:rsidRPr="002D7CE9">
              <w:rPr>
                <w:rFonts w:eastAsia="Meiryo UI" w:cstheme="majorHAnsi"/>
                <w:b/>
                <w:szCs w:val="20"/>
                <w:lang w:val="x-none" w:eastAsia="x-none"/>
              </w:rPr>
              <w:t>No.</w:t>
            </w:r>
          </w:p>
        </w:tc>
        <w:tc>
          <w:tcPr>
            <w:tcW w:w="1564" w:type="pct"/>
            <w:shd w:val="clear" w:color="auto" w:fill="D9D9D9"/>
          </w:tcPr>
          <w:p w14:paraId="2F0D960F" w14:textId="77777777" w:rsidR="002D7CE9" w:rsidRPr="002D7CE9" w:rsidRDefault="002D7CE9" w:rsidP="002D7CE9">
            <w:pPr>
              <w:jc w:val="left"/>
              <w:rPr>
                <w:rFonts w:eastAsia="Meiryo UI" w:cstheme="majorHAnsi"/>
                <w:b/>
                <w:szCs w:val="20"/>
              </w:rPr>
            </w:pPr>
            <w:r w:rsidRPr="002D7CE9">
              <w:rPr>
                <w:rFonts w:eastAsia="Meiryo UI"/>
                <w:b/>
                <w:szCs w:val="20"/>
                <w:lang w:val="en-GB"/>
              </w:rPr>
              <w:t>Interface Name</w:t>
            </w:r>
          </w:p>
        </w:tc>
        <w:tc>
          <w:tcPr>
            <w:tcW w:w="555" w:type="pct"/>
            <w:shd w:val="clear" w:color="auto" w:fill="D9D9D9"/>
          </w:tcPr>
          <w:p w14:paraId="37427E57" w14:textId="77777777" w:rsidR="002D7CE9" w:rsidRPr="002D7CE9" w:rsidRDefault="002D7CE9" w:rsidP="002D7CE9">
            <w:pPr>
              <w:tabs>
                <w:tab w:val="left" w:pos="864"/>
              </w:tabs>
              <w:overflowPunct w:val="0"/>
              <w:autoSpaceDE w:val="0"/>
              <w:autoSpaceDN w:val="0"/>
              <w:adjustRightInd w:val="0"/>
              <w:jc w:val="left"/>
              <w:textAlignment w:val="baseline"/>
              <w:rPr>
                <w:rFonts w:eastAsia="Meiryo UI" w:cstheme="majorHAnsi"/>
                <w:b/>
                <w:szCs w:val="20"/>
              </w:rPr>
            </w:pPr>
            <w:r w:rsidRPr="002D7CE9">
              <w:rPr>
                <w:rFonts w:eastAsia="Meiryo UI"/>
                <w:b/>
                <w:szCs w:val="20"/>
                <w:lang w:val="en-GB" w:eastAsia="x-none"/>
              </w:rPr>
              <w:t>ASIL level</w:t>
            </w:r>
          </w:p>
        </w:tc>
        <w:tc>
          <w:tcPr>
            <w:tcW w:w="2626" w:type="pct"/>
            <w:shd w:val="clear" w:color="auto" w:fill="D9D9D9"/>
          </w:tcPr>
          <w:p w14:paraId="0CF58EA0" w14:textId="77777777" w:rsidR="002D7CE9" w:rsidRPr="002D7CE9" w:rsidRDefault="002D7CE9" w:rsidP="002D7CE9">
            <w:pPr>
              <w:tabs>
                <w:tab w:val="left" w:pos="864"/>
              </w:tabs>
              <w:overflowPunct w:val="0"/>
              <w:autoSpaceDE w:val="0"/>
              <w:autoSpaceDN w:val="0"/>
              <w:adjustRightInd w:val="0"/>
              <w:jc w:val="left"/>
              <w:textAlignment w:val="baseline"/>
              <w:rPr>
                <w:rFonts w:eastAsia="Meiryo UI" w:cstheme="majorHAnsi"/>
                <w:b/>
                <w:szCs w:val="20"/>
                <w:lang w:val="x-none" w:eastAsia="x-none"/>
              </w:rPr>
            </w:pPr>
            <w:r w:rsidRPr="002D7CE9">
              <w:rPr>
                <w:rFonts w:eastAsia="Meiryo UI"/>
                <w:b/>
                <w:szCs w:val="20"/>
                <w:lang w:val="en-GB" w:eastAsia="x-none"/>
              </w:rPr>
              <w:t>Description</w:t>
            </w:r>
          </w:p>
        </w:tc>
      </w:tr>
      <w:tr w:rsidR="002D7CE9" w:rsidRPr="002D7CE9" w14:paraId="4AB27D15" w14:textId="77777777" w:rsidTr="00B262B0">
        <w:trPr>
          <w:trHeight w:val="295"/>
          <w:jc w:val="center"/>
        </w:trPr>
        <w:tc>
          <w:tcPr>
            <w:tcW w:w="255" w:type="pct"/>
          </w:tcPr>
          <w:p w14:paraId="5065AC86"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6798723C" w14:textId="55FB3B21" w:rsidR="002D7CE9" w:rsidRPr="002D7CE9" w:rsidRDefault="002D7CE9" w:rsidP="002D7CE9">
            <w:pPr>
              <w:tabs>
                <w:tab w:val="left" w:pos="864"/>
              </w:tabs>
              <w:overflowPunct w:val="0"/>
              <w:autoSpaceDE w:val="0"/>
              <w:autoSpaceDN w:val="0"/>
              <w:adjustRightInd w:val="0"/>
              <w:jc w:val="left"/>
              <w:textAlignment w:val="baseline"/>
              <w:rPr>
                <w:rFonts w:eastAsia="Meiryo UI" w:cstheme="majorHAnsi"/>
                <w:i/>
                <w:iCs/>
                <w:szCs w:val="20"/>
              </w:rPr>
            </w:pPr>
            <w:r>
              <w:rPr>
                <w:szCs w:val="16"/>
                <w:lang w:val="x-none" w:eastAsia="x-none"/>
              </w:rPr>
              <w:t>ProtoConv</w:t>
            </w:r>
            <w:r w:rsidRPr="0036770F">
              <w:rPr>
                <w:szCs w:val="16"/>
                <w:lang w:val="x-none" w:eastAsia="x-none"/>
              </w:rPr>
              <w:t>_EthTransmitUser</w:t>
            </w:r>
            <w:r>
              <w:rPr>
                <w:szCs w:val="16"/>
                <w:lang w:val="x-none" w:eastAsia="x-none"/>
              </w:rPr>
              <w:t>D</w:t>
            </w:r>
            <w:r w:rsidRPr="0036770F">
              <w:rPr>
                <w:szCs w:val="16"/>
                <w:lang w:val="x-none" w:eastAsia="x-none"/>
              </w:rPr>
              <w:t>ef</w:t>
            </w:r>
          </w:p>
        </w:tc>
        <w:tc>
          <w:tcPr>
            <w:tcW w:w="555" w:type="pct"/>
          </w:tcPr>
          <w:p w14:paraId="5E6354AB" w14:textId="1856148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23B3FB0A" w14:textId="5DD8E15F"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The user implements the process of sending Ethernet frames in this function.</w:t>
            </w:r>
          </w:p>
        </w:tc>
      </w:tr>
      <w:tr w:rsidR="002D7CE9" w:rsidRPr="002D7CE9" w14:paraId="1F637DB5" w14:textId="77777777" w:rsidTr="00B262B0">
        <w:trPr>
          <w:trHeight w:val="295"/>
          <w:jc w:val="center"/>
        </w:trPr>
        <w:tc>
          <w:tcPr>
            <w:tcW w:w="255" w:type="pct"/>
          </w:tcPr>
          <w:p w14:paraId="3C756F49"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003B2980" w14:textId="2766E0AD" w:rsidR="002D7CE9" w:rsidRPr="002D7CE9" w:rsidRDefault="002D7CE9" w:rsidP="002D7CE9">
            <w:pPr>
              <w:tabs>
                <w:tab w:val="left" w:pos="864"/>
              </w:tabs>
              <w:overflowPunct w:val="0"/>
              <w:autoSpaceDE w:val="0"/>
              <w:autoSpaceDN w:val="0"/>
              <w:adjustRightInd w:val="0"/>
              <w:jc w:val="left"/>
              <w:textAlignment w:val="baseline"/>
              <w:rPr>
                <w:i/>
                <w:iCs/>
                <w:szCs w:val="16"/>
                <w:lang w:val="x-none" w:eastAsia="x-none"/>
              </w:rPr>
            </w:pPr>
            <w:r>
              <w:rPr>
                <w:rFonts w:hint="eastAsia"/>
                <w:szCs w:val="16"/>
                <w:lang w:val="x-none"/>
              </w:rPr>
              <w:t>ProtoConv</w:t>
            </w:r>
            <w:r>
              <w:rPr>
                <w:szCs w:val="16"/>
                <w:lang w:val="x-none"/>
              </w:rPr>
              <w:t>_CanTransmitTSUserDef</w:t>
            </w:r>
          </w:p>
        </w:tc>
        <w:tc>
          <w:tcPr>
            <w:tcW w:w="555" w:type="pct"/>
          </w:tcPr>
          <w:p w14:paraId="78B3CF24" w14:textId="3BA1CCCD"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251E8866" w14:textId="75203093"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 xml:space="preserve">The user implements the process of sending </w:t>
            </w:r>
            <w:r w:rsidRPr="0036770F">
              <w:t>CAN</w:t>
            </w:r>
            <w:r>
              <w:t>/CAN FD</w:t>
            </w:r>
            <w:r w:rsidRPr="0036770F">
              <w:t xml:space="preserve"> </w:t>
            </w:r>
            <w:r w:rsidRPr="00171BEB">
              <w:t>frames</w:t>
            </w:r>
            <w:r w:rsidR="009E7AB6">
              <w:t xml:space="preserve"> with TimeStamp</w:t>
            </w:r>
            <w:r w:rsidRPr="00171BEB">
              <w:t xml:space="preserve"> in this function.</w:t>
            </w:r>
          </w:p>
        </w:tc>
      </w:tr>
      <w:tr w:rsidR="002D7CE9" w:rsidRPr="002D7CE9" w14:paraId="4CDBB779" w14:textId="77777777" w:rsidTr="00B262B0">
        <w:trPr>
          <w:trHeight w:val="295"/>
          <w:jc w:val="center"/>
        </w:trPr>
        <w:tc>
          <w:tcPr>
            <w:tcW w:w="255" w:type="pct"/>
          </w:tcPr>
          <w:p w14:paraId="46DA5BA0"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41F9DEEB" w14:textId="2C185D90"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_CanNotifyTSUserDef</w:t>
            </w:r>
          </w:p>
        </w:tc>
        <w:tc>
          <w:tcPr>
            <w:tcW w:w="555" w:type="pct"/>
          </w:tcPr>
          <w:p w14:paraId="29E9B663" w14:textId="0E292D95"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0606C5B7" w14:textId="0F806D21"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 xml:space="preserve">Notifies that the </w:t>
            </w:r>
            <w:r w:rsidR="009E7AB6" w:rsidRPr="0036770F">
              <w:t>CAN</w:t>
            </w:r>
            <w:r w:rsidR="009E7AB6">
              <w:t>/CAN FD</w:t>
            </w:r>
            <w:r w:rsidR="009E7AB6" w:rsidRPr="0036770F">
              <w:t xml:space="preserve"> </w:t>
            </w:r>
            <w:r w:rsidR="009E7AB6" w:rsidRPr="00171BEB">
              <w:t>frames</w:t>
            </w:r>
            <w:r w:rsidR="009E7AB6">
              <w:t xml:space="preserve"> with TimeStamp</w:t>
            </w:r>
            <w:r w:rsidR="009E7AB6" w:rsidRPr="00171BEB">
              <w:t xml:space="preserve"> are</w:t>
            </w:r>
            <w:r w:rsidRPr="00171BEB">
              <w:t xml:space="preserve"> subject to inter-core communication. Implemented by the user in this function.</w:t>
            </w:r>
          </w:p>
        </w:tc>
      </w:tr>
      <w:tr w:rsidR="002D7CE9" w:rsidRPr="002D7CE9" w14:paraId="70F970D4" w14:textId="77777777" w:rsidTr="00B262B0">
        <w:trPr>
          <w:trHeight w:val="295"/>
          <w:jc w:val="center"/>
        </w:trPr>
        <w:tc>
          <w:tcPr>
            <w:tcW w:w="255" w:type="pct"/>
          </w:tcPr>
          <w:p w14:paraId="241A8D6D"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29B05ABA" w14:textId="5FBF549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_CanTransmitUserDef</w:t>
            </w:r>
          </w:p>
        </w:tc>
        <w:tc>
          <w:tcPr>
            <w:tcW w:w="555" w:type="pct"/>
          </w:tcPr>
          <w:p w14:paraId="6D955A06" w14:textId="48C1F5D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15AB8AD3" w14:textId="0778DA51"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The user implements the process of sending</w:t>
            </w:r>
            <w:r>
              <w:t xml:space="preserve"> </w:t>
            </w:r>
            <w:r w:rsidRPr="0036770F">
              <w:t>CAN</w:t>
            </w:r>
            <w:r>
              <w:t>/CAN FD</w:t>
            </w:r>
            <w:r w:rsidRPr="0036770F">
              <w:t xml:space="preserve"> </w:t>
            </w:r>
            <w:r w:rsidRPr="00171BEB">
              <w:t>frames in this function.</w:t>
            </w:r>
          </w:p>
        </w:tc>
      </w:tr>
      <w:tr w:rsidR="002D7CE9" w:rsidRPr="002D7CE9" w14:paraId="0A07D415" w14:textId="77777777" w:rsidTr="00B262B0">
        <w:trPr>
          <w:trHeight w:val="295"/>
          <w:jc w:val="center"/>
        </w:trPr>
        <w:tc>
          <w:tcPr>
            <w:tcW w:w="255" w:type="pct"/>
          </w:tcPr>
          <w:p w14:paraId="2C6A6D5A"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09F1E4C0" w14:textId="6AD6720C"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_CanNotifyUserDef</w:t>
            </w:r>
          </w:p>
        </w:tc>
        <w:tc>
          <w:tcPr>
            <w:tcW w:w="555" w:type="pct"/>
          </w:tcPr>
          <w:p w14:paraId="1FE13F11" w14:textId="6007158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1F3D3430" w14:textId="425C1989"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 xml:space="preserve">Notifies that the </w:t>
            </w:r>
            <w:r w:rsidRPr="0036770F">
              <w:t>CAN</w:t>
            </w:r>
            <w:r>
              <w:t>/CAN FD</w:t>
            </w:r>
            <w:r w:rsidRPr="0036770F">
              <w:t xml:space="preserve"> </w:t>
            </w:r>
            <w:r w:rsidRPr="00171BEB">
              <w:t>frame is subject to inter-core communication. Implemented by the user in this function.</w:t>
            </w:r>
          </w:p>
        </w:tc>
      </w:tr>
      <w:tr w:rsidR="002D7CE9" w:rsidRPr="002D7CE9" w14:paraId="7AADBEB2" w14:textId="77777777" w:rsidTr="00B262B0">
        <w:trPr>
          <w:trHeight w:val="295"/>
          <w:jc w:val="center"/>
        </w:trPr>
        <w:tc>
          <w:tcPr>
            <w:tcW w:w="255" w:type="pct"/>
          </w:tcPr>
          <w:p w14:paraId="695FD768"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1CD7B050" w14:textId="76BC1F26"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_LinTransmitUserDef</w:t>
            </w:r>
          </w:p>
        </w:tc>
        <w:tc>
          <w:tcPr>
            <w:tcW w:w="555" w:type="pct"/>
          </w:tcPr>
          <w:p w14:paraId="1993A663" w14:textId="71E4419D"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5062D5B7" w14:textId="4CE7483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The user implements the process of sending</w:t>
            </w:r>
            <w:r>
              <w:t xml:space="preserve"> LI</w:t>
            </w:r>
            <w:r w:rsidRPr="00171BEB">
              <w:t>N frames in this function.</w:t>
            </w:r>
          </w:p>
        </w:tc>
      </w:tr>
      <w:tr w:rsidR="002D7CE9" w:rsidRPr="002D7CE9" w14:paraId="343CA907" w14:textId="77777777" w:rsidTr="00B262B0">
        <w:trPr>
          <w:trHeight w:val="295"/>
          <w:jc w:val="center"/>
        </w:trPr>
        <w:tc>
          <w:tcPr>
            <w:tcW w:w="255" w:type="pct"/>
          </w:tcPr>
          <w:p w14:paraId="76799E1C"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32B3844B" w14:textId="6E07EBB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_LinNotifyUserDef</w:t>
            </w:r>
          </w:p>
        </w:tc>
        <w:tc>
          <w:tcPr>
            <w:tcW w:w="555" w:type="pct"/>
          </w:tcPr>
          <w:p w14:paraId="2BE70F48" w14:textId="780AFFC3"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5A42156C" w14:textId="5FC9DC17"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Notifies that the</w:t>
            </w:r>
            <w:r>
              <w:t xml:space="preserve"> LI</w:t>
            </w:r>
            <w:r w:rsidRPr="00171BEB">
              <w:t>N frame is subject to inter-core communication. Implemented by the user in this function.</w:t>
            </w:r>
          </w:p>
        </w:tc>
      </w:tr>
      <w:tr w:rsidR="002D7CE9" w:rsidRPr="002D7CE9" w14:paraId="3CBDB3E8" w14:textId="77777777" w:rsidTr="00B262B0">
        <w:trPr>
          <w:trHeight w:val="295"/>
          <w:jc w:val="center"/>
        </w:trPr>
        <w:tc>
          <w:tcPr>
            <w:tcW w:w="255" w:type="pct"/>
          </w:tcPr>
          <w:p w14:paraId="162D2E63"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5E595252" w14:textId="354C5F4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Pr>
                <w:rFonts w:hint="eastAsia"/>
                <w:szCs w:val="16"/>
                <w:lang w:val="x-none"/>
              </w:rPr>
              <w:t>ProtoConv</w:t>
            </w:r>
            <w:r>
              <w:rPr>
                <w:szCs w:val="16"/>
                <w:lang w:val="x-none"/>
              </w:rPr>
              <w:t>_PortTransmitUserDef</w:t>
            </w:r>
          </w:p>
        </w:tc>
        <w:tc>
          <w:tcPr>
            <w:tcW w:w="555" w:type="pct"/>
          </w:tcPr>
          <w:p w14:paraId="23B80322" w14:textId="77B75A7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655D060B" w14:textId="46C930F2"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 xml:space="preserve">The user implements the process of sending </w:t>
            </w:r>
            <w:r>
              <w:t>Port</w:t>
            </w:r>
            <w:r w:rsidRPr="00171BEB">
              <w:t xml:space="preserve"> frames in this function.</w:t>
            </w:r>
          </w:p>
        </w:tc>
      </w:tr>
      <w:tr w:rsidR="002D7CE9" w:rsidRPr="002D7CE9" w14:paraId="4A6E378B" w14:textId="77777777" w:rsidTr="00B262B0">
        <w:trPr>
          <w:trHeight w:val="295"/>
          <w:jc w:val="center"/>
        </w:trPr>
        <w:tc>
          <w:tcPr>
            <w:tcW w:w="255" w:type="pct"/>
          </w:tcPr>
          <w:p w14:paraId="54AB91F0"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550A890A" w14:textId="1FD1C15D" w:rsidR="002D7CE9" w:rsidRPr="002D7CE9" w:rsidRDefault="002D7CE9" w:rsidP="002D7CE9">
            <w:pPr>
              <w:tabs>
                <w:tab w:val="left" w:pos="864"/>
              </w:tabs>
              <w:overflowPunct w:val="0"/>
              <w:autoSpaceDE w:val="0"/>
              <w:autoSpaceDN w:val="0"/>
              <w:adjustRightInd w:val="0"/>
              <w:spacing w:before="20" w:after="20"/>
              <w:textAlignment w:val="baseline"/>
              <w:rPr>
                <w:szCs w:val="16"/>
                <w:lang w:eastAsia="x-none"/>
              </w:rPr>
            </w:pPr>
            <w:r>
              <w:rPr>
                <w:lang w:val="en-GB"/>
              </w:rPr>
              <w:t>ProtoConv</w:t>
            </w:r>
            <w:r w:rsidRPr="00271FF7">
              <w:rPr>
                <w:lang w:val="en-GB"/>
              </w:rPr>
              <w:t>_GetTimeUserDef</w:t>
            </w:r>
          </w:p>
        </w:tc>
        <w:tc>
          <w:tcPr>
            <w:tcW w:w="555" w:type="pct"/>
          </w:tcPr>
          <w:p w14:paraId="10383135" w14:textId="3FA7AA8E"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56C4794C" w14:textId="1D9BA049"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The user implements the process of acquiring the time to be used for the timestamp in this function.</w:t>
            </w:r>
          </w:p>
        </w:tc>
      </w:tr>
      <w:tr w:rsidR="002D7CE9" w:rsidRPr="002D7CE9" w14:paraId="6C78AF51" w14:textId="77777777" w:rsidTr="00B262B0">
        <w:trPr>
          <w:trHeight w:val="295"/>
          <w:jc w:val="center"/>
        </w:trPr>
        <w:tc>
          <w:tcPr>
            <w:tcW w:w="255" w:type="pct"/>
          </w:tcPr>
          <w:p w14:paraId="0155AEA9"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4F1A30BB" w14:textId="7AAD6F66" w:rsidR="002D7CE9" w:rsidRPr="002D7CE9" w:rsidRDefault="002D7CE9" w:rsidP="002D7CE9">
            <w:pPr>
              <w:tabs>
                <w:tab w:val="left" w:pos="864"/>
              </w:tabs>
              <w:overflowPunct w:val="0"/>
              <w:autoSpaceDE w:val="0"/>
              <w:autoSpaceDN w:val="0"/>
              <w:adjustRightInd w:val="0"/>
              <w:spacing w:before="20" w:after="20"/>
              <w:textAlignment w:val="baseline"/>
              <w:rPr>
                <w:szCs w:val="16"/>
                <w:lang w:val="x-none" w:eastAsia="x-none"/>
              </w:rPr>
            </w:pPr>
            <w:r>
              <w:rPr>
                <w:lang w:val="en-GB"/>
              </w:rPr>
              <w:t>ProtoConv</w:t>
            </w:r>
            <w:r w:rsidRPr="00335002">
              <w:rPr>
                <w:lang w:val="en-GB"/>
              </w:rPr>
              <w:t>_EnterCriticalUserDef</w:t>
            </w:r>
          </w:p>
        </w:tc>
        <w:tc>
          <w:tcPr>
            <w:tcW w:w="555" w:type="pct"/>
          </w:tcPr>
          <w:p w14:paraId="3ACC5DA3" w14:textId="540AB077"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4D310424" w14:textId="2BFA93B4"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171BEB">
              <w:t>The user implements the interruption inhibit process in this function.</w:t>
            </w:r>
          </w:p>
        </w:tc>
      </w:tr>
      <w:tr w:rsidR="002D7CE9" w:rsidRPr="002D7CE9" w14:paraId="14EAAB5A" w14:textId="77777777" w:rsidTr="00B262B0">
        <w:trPr>
          <w:trHeight w:val="295"/>
          <w:jc w:val="center"/>
        </w:trPr>
        <w:tc>
          <w:tcPr>
            <w:tcW w:w="255" w:type="pct"/>
          </w:tcPr>
          <w:p w14:paraId="6CEAB940" w14:textId="77777777" w:rsidR="002D7CE9" w:rsidRPr="002D7CE9" w:rsidRDefault="002D7CE9">
            <w:pPr>
              <w:widowControl w:val="0"/>
              <w:numPr>
                <w:ilvl w:val="0"/>
                <w:numId w:val="23"/>
              </w:numPr>
              <w:tabs>
                <w:tab w:val="left" w:pos="864"/>
              </w:tabs>
              <w:overflowPunct w:val="0"/>
              <w:autoSpaceDE w:val="0"/>
              <w:autoSpaceDN w:val="0"/>
              <w:adjustRightInd w:val="0"/>
              <w:jc w:val="left"/>
              <w:textAlignment w:val="baseline"/>
              <w:rPr>
                <w:rFonts w:eastAsia="Meiryo UI" w:cstheme="majorHAnsi"/>
                <w:szCs w:val="20"/>
                <w:lang w:val="x-none"/>
              </w:rPr>
            </w:pPr>
          </w:p>
        </w:tc>
        <w:tc>
          <w:tcPr>
            <w:tcW w:w="1564" w:type="pct"/>
          </w:tcPr>
          <w:p w14:paraId="03D1ABCA" w14:textId="226B2225" w:rsidR="002D7CE9" w:rsidRPr="002D7CE9" w:rsidRDefault="002D7CE9" w:rsidP="002D7CE9">
            <w:pPr>
              <w:tabs>
                <w:tab w:val="left" w:pos="864"/>
              </w:tabs>
              <w:overflowPunct w:val="0"/>
              <w:autoSpaceDE w:val="0"/>
              <w:autoSpaceDN w:val="0"/>
              <w:adjustRightInd w:val="0"/>
              <w:spacing w:before="20" w:after="20"/>
              <w:textAlignment w:val="baseline"/>
              <w:rPr>
                <w:szCs w:val="16"/>
                <w:lang w:val="x-none"/>
              </w:rPr>
            </w:pPr>
            <w:r>
              <w:rPr>
                <w:lang w:val="en-GB"/>
              </w:rPr>
              <w:t>ProtoConv</w:t>
            </w:r>
            <w:r w:rsidRPr="00335002">
              <w:rPr>
                <w:lang w:val="en-GB"/>
              </w:rPr>
              <w:t>_ExitCriticalUserDef</w:t>
            </w:r>
          </w:p>
        </w:tc>
        <w:tc>
          <w:tcPr>
            <w:tcW w:w="555" w:type="pct"/>
          </w:tcPr>
          <w:p w14:paraId="1DB80847" w14:textId="22B21BBE" w:rsidR="002D7CE9" w:rsidRPr="002D7CE9" w:rsidRDefault="002D7CE9" w:rsidP="002D7CE9">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2626" w:type="pct"/>
          </w:tcPr>
          <w:p w14:paraId="38223F7F" w14:textId="01659312" w:rsidR="002D7CE9" w:rsidRPr="002D7CE9" w:rsidRDefault="002D7CE9" w:rsidP="002D7CE9">
            <w:pPr>
              <w:tabs>
                <w:tab w:val="left" w:pos="864"/>
              </w:tabs>
              <w:overflowPunct w:val="0"/>
              <w:autoSpaceDE w:val="0"/>
              <w:autoSpaceDN w:val="0"/>
              <w:adjustRightInd w:val="0"/>
              <w:jc w:val="left"/>
              <w:textAlignment w:val="baseline"/>
              <w:rPr>
                <w:szCs w:val="16"/>
                <w:lang w:val="x-none"/>
              </w:rPr>
            </w:pPr>
            <w:r w:rsidRPr="00171BEB">
              <w:t>The user implements the interrupted permission process in this function.</w:t>
            </w:r>
          </w:p>
        </w:tc>
      </w:tr>
    </w:tbl>
    <w:p w14:paraId="2845CFBF" w14:textId="77777777" w:rsidR="00FB502A" w:rsidRDefault="00FB502A" w:rsidP="00FB502A"/>
    <w:p w14:paraId="123347E4" w14:textId="0DA943D6" w:rsidR="00EC6422" w:rsidRDefault="00AF160D" w:rsidP="00D10EB4">
      <w:pPr>
        <w:pStyle w:val="Heading2"/>
      </w:pPr>
      <w:bookmarkStart w:id="180" w:name="_Toc141896511"/>
      <w:bookmarkStart w:id="181" w:name="_Toc141896737"/>
      <w:bookmarkStart w:id="182" w:name="_Toc142063189"/>
      <w:bookmarkStart w:id="183" w:name="_Toc142064416"/>
      <w:bookmarkStart w:id="184" w:name="_Toc142665161"/>
      <w:bookmarkStart w:id="185" w:name="_Toc144543495"/>
      <w:bookmarkStart w:id="186" w:name="_Toc144543624"/>
      <w:bookmarkStart w:id="187" w:name="_Toc144543753"/>
      <w:bookmarkStart w:id="188" w:name="_Toc144821878"/>
      <w:bookmarkStart w:id="189" w:name="_Sub-Components_1"/>
      <w:bookmarkStart w:id="190" w:name="_Ref141459334"/>
      <w:bookmarkStart w:id="191" w:name="_Toc203383958"/>
      <w:bookmarkEnd w:id="180"/>
      <w:bookmarkEnd w:id="181"/>
      <w:bookmarkEnd w:id="182"/>
      <w:bookmarkEnd w:id="183"/>
      <w:bookmarkEnd w:id="184"/>
      <w:bookmarkEnd w:id="185"/>
      <w:bookmarkEnd w:id="186"/>
      <w:bookmarkEnd w:id="187"/>
      <w:bookmarkEnd w:id="188"/>
      <w:bookmarkEnd w:id="189"/>
      <w:r>
        <w:lastRenderedPageBreak/>
        <w:t>Sub-</w:t>
      </w:r>
      <w:r w:rsidR="00BB21B7">
        <w:t>C</w:t>
      </w:r>
      <w:r>
        <w:t>omponents</w:t>
      </w:r>
      <w:bookmarkEnd w:id="190"/>
      <w:bookmarkEnd w:id="191"/>
    </w:p>
    <w:p w14:paraId="6B0606A1" w14:textId="1EF1C779" w:rsidR="00503C26" w:rsidRPr="00486B18" w:rsidRDefault="0058651F" w:rsidP="00902A83">
      <w:pPr>
        <w:pStyle w:val="TraceID"/>
        <w:rPr>
          <w:rFonts w:eastAsia="Meiryo UI"/>
          <w:szCs w:val="21"/>
        </w:rPr>
      </w:pPr>
      <w:r w:rsidRPr="0058651F">
        <w:t>[iso26-18_p6_7.4.4]</w:t>
      </w:r>
      <w:r>
        <w:t>;</w:t>
      </w:r>
      <w:r w:rsidRPr="0058651F">
        <w:t xml:space="preserve"> [iso26-18_p6_7.4.6]</w:t>
      </w:r>
      <w:r>
        <w:t xml:space="preserve">; </w:t>
      </w:r>
      <w:r w:rsidRPr="0058651F">
        <w:t>[iso26-18_p6_7.4.8]</w:t>
      </w:r>
    </w:p>
    <w:p w14:paraId="61393E81" w14:textId="36CCA944" w:rsidR="00503C26" w:rsidRDefault="00503C26" w:rsidP="00E10491">
      <w:pPr>
        <w:pStyle w:val="Caption"/>
        <w:rPr>
          <w:lang w:val="en-GB"/>
        </w:rPr>
      </w:pPr>
      <w:r w:rsidRPr="004B7082">
        <w:rPr>
          <w:lang w:val="en-GB"/>
        </w:rPr>
        <w:t xml:space="preserve">Table </w:t>
      </w:r>
      <w:r w:rsidR="00596B95">
        <w:rPr>
          <w:lang w:val="en-GB"/>
        </w:rPr>
        <w:fldChar w:fldCharType="begin"/>
      </w:r>
      <w:r w:rsidR="00596B95">
        <w:rPr>
          <w:lang w:val="en-GB"/>
        </w:rPr>
        <w:instrText xml:space="preserve"> STYLEREF 1 \s </w:instrText>
      </w:r>
      <w:r w:rsidR="00596B95">
        <w:rPr>
          <w:lang w:val="en-GB"/>
        </w:rPr>
        <w:fldChar w:fldCharType="separate"/>
      </w:r>
      <w:r w:rsidR="009D560C">
        <w:rPr>
          <w:noProof/>
          <w:lang w:val="en-GB"/>
        </w:rPr>
        <w:t>2</w:t>
      </w:r>
      <w:r w:rsidR="00596B95">
        <w:rPr>
          <w:lang w:val="en-GB"/>
        </w:rPr>
        <w:fldChar w:fldCharType="end"/>
      </w:r>
      <w:r w:rsidR="00596B95">
        <w:rPr>
          <w:lang w:val="en-GB"/>
        </w:rPr>
        <w:noBreakHyphen/>
      </w:r>
      <w:r w:rsidR="00596B95">
        <w:rPr>
          <w:lang w:val="en-GB"/>
        </w:rPr>
        <w:fldChar w:fldCharType="begin"/>
      </w:r>
      <w:r w:rsidR="00596B95">
        <w:rPr>
          <w:lang w:val="en-GB"/>
        </w:rPr>
        <w:instrText xml:space="preserve"> SEQ Table \* ARABIC \s 1 </w:instrText>
      </w:r>
      <w:r w:rsidR="00596B95">
        <w:rPr>
          <w:lang w:val="en-GB"/>
        </w:rPr>
        <w:fldChar w:fldCharType="separate"/>
      </w:r>
      <w:r w:rsidR="009D560C">
        <w:rPr>
          <w:noProof/>
          <w:lang w:val="en-GB"/>
        </w:rPr>
        <w:t>18</w:t>
      </w:r>
      <w:r w:rsidR="00596B95">
        <w:rPr>
          <w:lang w:val="en-GB"/>
        </w:rPr>
        <w:fldChar w:fldCharType="end"/>
      </w:r>
      <w:r w:rsidRPr="004B7082">
        <w:rPr>
          <w:lang w:val="en-GB"/>
        </w:rPr>
        <w:t>: Sub-component List</w:t>
      </w: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
        <w:gridCol w:w="3352"/>
        <w:gridCol w:w="899"/>
        <w:gridCol w:w="5270"/>
      </w:tblGrid>
      <w:tr w:rsidR="006A73CE" w:rsidRPr="002D7CE9" w14:paraId="2DCA060B" w14:textId="77777777" w:rsidTr="006A73CE">
        <w:trPr>
          <w:trHeight w:val="295"/>
          <w:jc w:val="center"/>
        </w:trPr>
        <w:tc>
          <w:tcPr>
            <w:tcW w:w="256" w:type="pct"/>
            <w:tcBorders>
              <w:tl2br w:val="nil"/>
            </w:tcBorders>
            <w:shd w:val="clear" w:color="auto" w:fill="D9D9D9"/>
          </w:tcPr>
          <w:p w14:paraId="0208C9B0" w14:textId="77777777" w:rsidR="006A73CE" w:rsidRPr="002D7CE9" w:rsidRDefault="006A73CE" w:rsidP="006A73CE">
            <w:pPr>
              <w:tabs>
                <w:tab w:val="left" w:pos="864"/>
              </w:tabs>
              <w:overflowPunct w:val="0"/>
              <w:autoSpaceDE w:val="0"/>
              <w:autoSpaceDN w:val="0"/>
              <w:adjustRightInd w:val="0"/>
              <w:jc w:val="left"/>
              <w:textAlignment w:val="baseline"/>
              <w:rPr>
                <w:rFonts w:eastAsia="Meiryo UI" w:cstheme="majorHAnsi"/>
                <w:b/>
                <w:szCs w:val="20"/>
              </w:rPr>
            </w:pPr>
            <w:r w:rsidRPr="002D7CE9">
              <w:rPr>
                <w:rFonts w:eastAsia="Meiryo UI" w:cstheme="majorHAnsi"/>
                <w:b/>
                <w:szCs w:val="20"/>
                <w:lang w:val="x-none" w:eastAsia="x-none"/>
              </w:rPr>
              <w:t>No.</w:t>
            </w:r>
          </w:p>
        </w:tc>
        <w:tc>
          <w:tcPr>
            <w:tcW w:w="1670" w:type="pct"/>
            <w:shd w:val="clear" w:color="auto" w:fill="D9D9D9"/>
          </w:tcPr>
          <w:p w14:paraId="262E0F93" w14:textId="4309B8C5" w:rsidR="006A73CE" w:rsidRPr="002D7CE9" w:rsidRDefault="006A73CE" w:rsidP="006A73CE">
            <w:pPr>
              <w:jc w:val="left"/>
              <w:rPr>
                <w:rFonts w:eastAsia="Meiryo UI" w:cstheme="majorHAnsi"/>
                <w:b/>
                <w:szCs w:val="20"/>
              </w:rPr>
            </w:pPr>
            <w:r w:rsidRPr="004B7082">
              <w:rPr>
                <w:rFonts w:eastAsia="Meiryo UI"/>
                <w:b/>
                <w:szCs w:val="20"/>
                <w:lang w:val="en-GB"/>
              </w:rPr>
              <w:t>Software Sub-component Name</w:t>
            </w:r>
          </w:p>
        </w:tc>
        <w:tc>
          <w:tcPr>
            <w:tcW w:w="448" w:type="pct"/>
            <w:shd w:val="clear" w:color="auto" w:fill="D9D9D9"/>
          </w:tcPr>
          <w:p w14:paraId="50183B71" w14:textId="5AA4477F" w:rsidR="006A73CE" w:rsidRPr="002D7CE9" w:rsidRDefault="006A73CE" w:rsidP="006A73CE">
            <w:pPr>
              <w:tabs>
                <w:tab w:val="left" w:pos="864"/>
              </w:tabs>
              <w:overflowPunct w:val="0"/>
              <w:autoSpaceDE w:val="0"/>
              <w:autoSpaceDN w:val="0"/>
              <w:adjustRightInd w:val="0"/>
              <w:jc w:val="left"/>
              <w:textAlignment w:val="baseline"/>
              <w:rPr>
                <w:rFonts w:eastAsia="Meiryo UI" w:cstheme="majorHAnsi"/>
                <w:b/>
                <w:szCs w:val="20"/>
              </w:rPr>
            </w:pPr>
            <w:r w:rsidRPr="00FD24B1">
              <w:rPr>
                <w:rFonts w:eastAsia="Meiryo UI"/>
                <w:b/>
                <w:szCs w:val="20"/>
                <w:lang w:val="en-GB"/>
              </w:rPr>
              <w:t>ASIL level</w:t>
            </w:r>
          </w:p>
        </w:tc>
        <w:tc>
          <w:tcPr>
            <w:tcW w:w="2626" w:type="pct"/>
            <w:shd w:val="clear" w:color="auto" w:fill="D9D9D9"/>
          </w:tcPr>
          <w:p w14:paraId="4CAD4201" w14:textId="1E9958BA" w:rsidR="006A73CE" w:rsidRPr="002D7CE9" w:rsidRDefault="006A73CE" w:rsidP="006A73CE">
            <w:pPr>
              <w:tabs>
                <w:tab w:val="left" w:pos="864"/>
              </w:tabs>
              <w:overflowPunct w:val="0"/>
              <w:autoSpaceDE w:val="0"/>
              <w:autoSpaceDN w:val="0"/>
              <w:adjustRightInd w:val="0"/>
              <w:jc w:val="left"/>
              <w:textAlignment w:val="baseline"/>
              <w:rPr>
                <w:rFonts w:eastAsia="Meiryo UI" w:cstheme="majorHAnsi"/>
                <w:b/>
                <w:szCs w:val="20"/>
                <w:lang w:val="x-none" w:eastAsia="x-none"/>
              </w:rPr>
            </w:pPr>
            <w:r w:rsidRPr="004B7082">
              <w:rPr>
                <w:rFonts w:eastAsia="Meiryo UI"/>
                <w:b/>
                <w:szCs w:val="20"/>
                <w:lang w:val="en-GB"/>
              </w:rPr>
              <w:t>Description</w:t>
            </w:r>
          </w:p>
        </w:tc>
      </w:tr>
      <w:tr w:rsidR="00CB5AA5" w:rsidRPr="002D7CE9" w14:paraId="498B3523" w14:textId="77777777" w:rsidTr="006A73CE">
        <w:trPr>
          <w:trHeight w:val="295"/>
          <w:jc w:val="center"/>
        </w:trPr>
        <w:tc>
          <w:tcPr>
            <w:tcW w:w="256" w:type="pct"/>
          </w:tcPr>
          <w:p w14:paraId="23A94FBB" w14:textId="77777777" w:rsidR="00CB5AA5" w:rsidRPr="002D7CE9" w:rsidRDefault="00CB5AA5"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31647986" w14:textId="28F37C62" w:rsidR="00CB5AA5" w:rsidRPr="002D7CE9" w:rsidRDefault="00CB5AA5" w:rsidP="00CB5AA5">
            <w:pPr>
              <w:tabs>
                <w:tab w:val="left" w:pos="864"/>
              </w:tabs>
              <w:overflowPunct w:val="0"/>
              <w:autoSpaceDE w:val="0"/>
              <w:autoSpaceDN w:val="0"/>
              <w:adjustRightInd w:val="0"/>
              <w:jc w:val="left"/>
              <w:textAlignment w:val="baseline"/>
              <w:rPr>
                <w:i/>
                <w:iCs/>
                <w:szCs w:val="16"/>
                <w:lang w:val="x-none" w:eastAsia="x-none"/>
              </w:rPr>
            </w:pPr>
            <w:r>
              <w:rPr>
                <w:rFonts w:hint="eastAsia"/>
              </w:rPr>
              <w:t>I</w:t>
            </w:r>
            <w:r>
              <w:t>nitialization Function</w:t>
            </w:r>
          </w:p>
        </w:tc>
        <w:tc>
          <w:tcPr>
            <w:tcW w:w="448" w:type="pct"/>
          </w:tcPr>
          <w:p w14:paraId="7696D32E" w14:textId="747B2C45"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sidRPr="00FB49BE">
              <w:t xml:space="preserve">ASIL </w:t>
            </w:r>
            <w:r>
              <w:t>D</w:t>
            </w:r>
          </w:p>
        </w:tc>
        <w:tc>
          <w:tcPr>
            <w:tcW w:w="2626" w:type="pct"/>
          </w:tcPr>
          <w:p w14:paraId="1330932F" w14:textId="1DD35C19"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sidRPr="00FB49BE">
              <w:t xml:space="preserve">Initialize </w:t>
            </w:r>
            <w:r>
              <w:t>Protocol Conversion.</w:t>
            </w:r>
          </w:p>
        </w:tc>
      </w:tr>
      <w:tr w:rsidR="00CB5AA5" w:rsidRPr="002D7CE9" w14:paraId="36F40AF9" w14:textId="77777777" w:rsidTr="006A73CE">
        <w:trPr>
          <w:trHeight w:val="295"/>
          <w:jc w:val="center"/>
        </w:trPr>
        <w:tc>
          <w:tcPr>
            <w:tcW w:w="256" w:type="pct"/>
          </w:tcPr>
          <w:p w14:paraId="7C8248FE" w14:textId="77777777" w:rsidR="00CB5AA5" w:rsidRPr="002D7CE9" w:rsidRDefault="00CB5AA5"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2D372AD7" w14:textId="7FB24E65"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Pr>
                <w:rFonts w:hint="eastAsia"/>
              </w:rPr>
              <w:t>C</w:t>
            </w:r>
            <w:r>
              <w:t>AN to Ethernet Conversion Function</w:t>
            </w:r>
          </w:p>
        </w:tc>
        <w:tc>
          <w:tcPr>
            <w:tcW w:w="448" w:type="pct"/>
          </w:tcPr>
          <w:p w14:paraId="3873499B" w14:textId="3AB812FA"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sidRPr="00FB49BE">
              <w:t xml:space="preserve">ASIL </w:t>
            </w:r>
            <w:r>
              <w:t>D</w:t>
            </w:r>
          </w:p>
        </w:tc>
        <w:tc>
          <w:tcPr>
            <w:tcW w:w="2626" w:type="pct"/>
          </w:tcPr>
          <w:p w14:paraId="39DB8E6F" w14:textId="5EE17C50"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t>Convert CAN frame to Ethernet frame.</w:t>
            </w:r>
          </w:p>
        </w:tc>
      </w:tr>
      <w:tr w:rsidR="00CB5AA5" w:rsidRPr="002D7CE9" w14:paraId="56DA86DE" w14:textId="77777777" w:rsidTr="006A73CE">
        <w:trPr>
          <w:trHeight w:val="295"/>
          <w:jc w:val="center"/>
        </w:trPr>
        <w:tc>
          <w:tcPr>
            <w:tcW w:w="256" w:type="pct"/>
          </w:tcPr>
          <w:p w14:paraId="4B55B358" w14:textId="77777777" w:rsidR="00CB5AA5" w:rsidRPr="002D7CE9" w:rsidRDefault="00CB5AA5"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31CE1C59" w14:textId="1E224E82"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t>LIN to Ethernet Conversion Function</w:t>
            </w:r>
          </w:p>
        </w:tc>
        <w:tc>
          <w:tcPr>
            <w:tcW w:w="448" w:type="pct"/>
          </w:tcPr>
          <w:p w14:paraId="4B2252F4" w14:textId="6B993A68"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sidRPr="00FB49BE">
              <w:t xml:space="preserve">ASIL </w:t>
            </w:r>
            <w:r>
              <w:t>D</w:t>
            </w:r>
          </w:p>
        </w:tc>
        <w:tc>
          <w:tcPr>
            <w:tcW w:w="2626" w:type="pct"/>
          </w:tcPr>
          <w:p w14:paraId="7ED5458F" w14:textId="0EC5BA7E"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t>Convert LIN frame to Ethernet frame.</w:t>
            </w:r>
          </w:p>
        </w:tc>
      </w:tr>
      <w:tr w:rsidR="00CB5AA5" w:rsidRPr="002D7CE9" w14:paraId="3CECEA36" w14:textId="77777777" w:rsidTr="006A73CE">
        <w:trPr>
          <w:trHeight w:val="295"/>
          <w:jc w:val="center"/>
        </w:trPr>
        <w:tc>
          <w:tcPr>
            <w:tcW w:w="256" w:type="pct"/>
          </w:tcPr>
          <w:p w14:paraId="1874DFAC" w14:textId="77777777" w:rsidR="00CB5AA5" w:rsidRPr="002D7CE9" w:rsidRDefault="00CB5AA5"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56B587F9" w14:textId="022FB20B"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t>Port to Ethernet Conversion Function</w:t>
            </w:r>
          </w:p>
        </w:tc>
        <w:tc>
          <w:tcPr>
            <w:tcW w:w="448" w:type="pct"/>
          </w:tcPr>
          <w:p w14:paraId="0D2E4808" w14:textId="4B8214FA"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rsidRPr="00FB49BE">
              <w:t xml:space="preserve">ASIL </w:t>
            </w:r>
            <w:r>
              <w:t>D</w:t>
            </w:r>
          </w:p>
        </w:tc>
        <w:tc>
          <w:tcPr>
            <w:tcW w:w="2626" w:type="pct"/>
          </w:tcPr>
          <w:p w14:paraId="438E15F3" w14:textId="33411CE9" w:rsidR="00CB5AA5" w:rsidRPr="002D7CE9" w:rsidRDefault="00CB5AA5" w:rsidP="00CB5AA5">
            <w:pPr>
              <w:tabs>
                <w:tab w:val="left" w:pos="864"/>
              </w:tabs>
              <w:overflowPunct w:val="0"/>
              <w:autoSpaceDE w:val="0"/>
              <w:autoSpaceDN w:val="0"/>
              <w:adjustRightInd w:val="0"/>
              <w:jc w:val="left"/>
              <w:textAlignment w:val="baseline"/>
              <w:rPr>
                <w:szCs w:val="16"/>
                <w:lang w:val="x-none" w:eastAsia="x-none"/>
              </w:rPr>
            </w:pPr>
            <w:r>
              <w:t>Convert Port frame to Ethernet frame.</w:t>
            </w:r>
          </w:p>
        </w:tc>
      </w:tr>
      <w:tr w:rsidR="00F95CE1" w:rsidRPr="002D7CE9" w14:paraId="0B4E9512" w14:textId="77777777" w:rsidTr="006A73CE">
        <w:trPr>
          <w:trHeight w:val="295"/>
          <w:jc w:val="center"/>
        </w:trPr>
        <w:tc>
          <w:tcPr>
            <w:tcW w:w="256" w:type="pct"/>
          </w:tcPr>
          <w:p w14:paraId="005762B0" w14:textId="77777777" w:rsidR="00F95CE1" w:rsidRPr="002D7CE9" w:rsidRDefault="00F95CE1"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3371B8F4" w14:textId="568A7883" w:rsidR="00F95CE1" w:rsidRDefault="00F95CE1" w:rsidP="00F95CE1">
            <w:pPr>
              <w:tabs>
                <w:tab w:val="left" w:pos="864"/>
              </w:tabs>
              <w:overflowPunct w:val="0"/>
              <w:autoSpaceDE w:val="0"/>
              <w:autoSpaceDN w:val="0"/>
              <w:adjustRightInd w:val="0"/>
              <w:jc w:val="left"/>
              <w:textAlignment w:val="baseline"/>
              <w:rPr>
                <w:szCs w:val="16"/>
                <w:lang w:val="x-none" w:eastAsia="x-none"/>
              </w:rPr>
            </w:pPr>
            <w:r>
              <w:rPr>
                <w:rFonts w:hint="eastAsia"/>
              </w:rPr>
              <w:t>E</w:t>
            </w:r>
            <w:r>
              <w:t>thernet to X Conversion Function</w:t>
            </w:r>
          </w:p>
        </w:tc>
        <w:tc>
          <w:tcPr>
            <w:tcW w:w="448" w:type="pct"/>
          </w:tcPr>
          <w:p w14:paraId="2CD13944" w14:textId="193E2CAF" w:rsidR="00F95CE1" w:rsidRPr="00FB49BE" w:rsidRDefault="00F95CE1" w:rsidP="00F95CE1">
            <w:pPr>
              <w:tabs>
                <w:tab w:val="left" w:pos="864"/>
              </w:tabs>
              <w:overflowPunct w:val="0"/>
              <w:autoSpaceDE w:val="0"/>
              <w:autoSpaceDN w:val="0"/>
              <w:adjustRightInd w:val="0"/>
              <w:jc w:val="left"/>
              <w:textAlignment w:val="baseline"/>
            </w:pPr>
            <w:r>
              <w:rPr>
                <w:rFonts w:hint="eastAsia"/>
              </w:rPr>
              <w:t>A</w:t>
            </w:r>
            <w:r>
              <w:t>SIL D</w:t>
            </w:r>
          </w:p>
        </w:tc>
        <w:tc>
          <w:tcPr>
            <w:tcW w:w="2626" w:type="pct"/>
          </w:tcPr>
          <w:p w14:paraId="718EB8A5" w14:textId="0144E90E" w:rsidR="00F95CE1" w:rsidRDefault="00F95CE1" w:rsidP="00F95CE1">
            <w:pPr>
              <w:tabs>
                <w:tab w:val="left" w:pos="864"/>
              </w:tabs>
              <w:overflowPunct w:val="0"/>
              <w:autoSpaceDE w:val="0"/>
              <w:autoSpaceDN w:val="0"/>
              <w:adjustRightInd w:val="0"/>
              <w:jc w:val="left"/>
              <w:textAlignment w:val="baseline"/>
            </w:pPr>
            <w:r>
              <w:rPr>
                <w:rFonts w:hint="eastAsia"/>
              </w:rPr>
              <w:t>C</w:t>
            </w:r>
            <w:r>
              <w:t>onvert Ethernet frame to CAN/LIN/Port frames.</w:t>
            </w:r>
          </w:p>
        </w:tc>
      </w:tr>
      <w:tr w:rsidR="00F95CE1" w:rsidRPr="002D7CE9" w14:paraId="71B81B93" w14:textId="77777777" w:rsidTr="006A73CE">
        <w:trPr>
          <w:trHeight w:val="295"/>
          <w:jc w:val="center"/>
        </w:trPr>
        <w:tc>
          <w:tcPr>
            <w:tcW w:w="256" w:type="pct"/>
          </w:tcPr>
          <w:p w14:paraId="721DE9EA" w14:textId="77777777" w:rsidR="00F95CE1" w:rsidRPr="002D7CE9" w:rsidRDefault="00F95CE1" w:rsidP="00DE59DE">
            <w:pPr>
              <w:widowControl w:val="0"/>
              <w:numPr>
                <w:ilvl w:val="0"/>
                <w:numId w:val="27"/>
              </w:numPr>
              <w:tabs>
                <w:tab w:val="left" w:pos="864"/>
              </w:tabs>
              <w:overflowPunct w:val="0"/>
              <w:autoSpaceDE w:val="0"/>
              <w:autoSpaceDN w:val="0"/>
              <w:adjustRightInd w:val="0"/>
              <w:jc w:val="left"/>
              <w:textAlignment w:val="baseline"/>
              <w:rPr>
                <w:rFonts w:eastAsia="Meiryo UI" w:cstheme="majorHAnsi"/>
                <w:szCs w:val="20"/>
                <w:lang w:val="x-none"/>
              </w:rPr>
            </w:pPr>
          </w:p>
        </w:tc>
        <w:tc>
          <w:tcPr>
            <w:tcW w:w="1670" w:type="pct"/>
          </w:tcPr>
          <w:p w14:paraId="00A3BCBC" w14:textId="3F9688E1" w:rsidR="00F95CE1" w:rsidRPr="002D7CE9" w:rsidRDefault="00F95CE1" w:rsidP="00F95CE1">
            <w:pPr>
              <w:tabs>
                <w:tab w:val="left" w:pos="864"/>
              </w:tabs>
              <w:overflowPunct w:val="0"/>
              <w:autoSpaceDE w:val="0"/>
              <w:autoSpaceDN w:val="0"/>
              <w:adjustRightInd w:val="0"/>
              <w:spacing w:before="20" w:after="20"/>
              <w:textAlignment w:val="baseline"/>
              <w:rPr>
                <w:szCs w:val="16"/>
                <w:lang w:eastAsia="x-none"/>
              </w:rPr>
            </w:pPr>
            <w:r>
              <w:rPr>
                <w:rFonts w:eastAsia="Meiryo UI" w:hint="eastAsia"/>
              </w:rPr>
              <w:t>U</w:t>
            </w:r>
            <w:r>
              <w:rPr>
                <w:rFonts w:eastAsia="Meiryo UI"/>
              </w:rPr>
              <w:t>tility Function</w:t>
            </w:r>
          </w:p>
        </w:tc>
        <w:tc>
          <w:tcPr>
            <w:tcW w:w="448" w:type="pct"/>
          </w:tcPr>
          <w:p w14:paraId="248C1C31" w14:textId="6ADC2391" w:rsidR="00F95CE1" w:rsidRPr="002D7CE9" w:rsidRDefault="00F95CE1" w:rsidP="00F95CE1">
            <w:pPr>
              <w:tabs>
                <w:tab w:val="left" w:pos="864"/>
              </w:tabs>
              <w:overflowPunct w:val="0"/>
              <w:autoSpaceDE w:val="0"/>
              <w:autoSpaceDN w:val="0"/>
              <w:adjustRightInd w:val="0"/>
              <w:jc w:val="left"/>
              <w:textAlignment w:val="baseline"/>
              <w:rPr>
                <w:szCs w:val="16"/>
                <w:lang w:val="x-none" w:eastAsia="x-none"/>
              </w:rPr>
            </w:pPr>
            <w:r>
              <w:rPr>
                <w:rFonts w:hint="eastAsia"/>
              </w:rPr>
              <w:t>A</w:t>
            </w:r>
            <w:r>
              <w:t>SIL D</w:t>
            </w:r>
          </w:p>
        </w:tc>
        <w:tc>
          <w:tcPr>
            <w:tcW w:w="2626" w:type="pct"/>
          </w:tcPr>
          <w:p w14:paraId="2E223781" w14:textId="258A13C5" w:rsidR="00F95CE1" w:rsidRPr="002D7CE9" w:rsidRDefault="00F95CE1" w:rsidP="00F95CE1">
            <w:pPr>
              <w:tabs>
                <w:tab w:val="left" w:pos="864"/>
              </w:tabs>
              <w:overflowPunct w:val="0"/>
              <w:autoSpaceDE w:val="0"/>
              <w:autoSpaceDN w:val="0"/>
              <w:adjustRightInd w:val="0"/>
              <w:jc w:val="left"/>
              <w:textAlignment w:val="baseline"/>
              <w:rPr>
                <w:szCs w:val="16"/>
                <w:lang w:val="x-none" w:eastAsia="x-none"/>
              </w:rPr>
            </w:pPr>
            <w:r w:rsidRPr="00655878">
              <w:t xml:space="preserve">Common functions of </w:t>
            </w:r>
            <w:r>
              <w:t>Protocol Conversion</w:t>
            </w:r>
            <w:r w:rsidRPr="00655878">
              <w:t>.</w:t>
            </w:r>
          </w:p>
        </w:tc>
      </w:tr>
    </w:tbl>
    <w:p w14:paraId="5B611934" w14:textId="53BA102D" w:rsidR="009D3FE7" w:rsidRDefault="009D3FE7" w:rsidP="005B47FA">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19</w:t>
      </w:r>
      <w:r w:rsidR="009D560C">
        <w:rPr>
          <w:noProof/>
        </w:rPr>
        <w:fldChar w:fldCharType="end"/>
      </w:r>
      <w:r w:rsidR="006308BC">
        <w:rPr>
          <w:noProof/>
        </w:rPr>
        <w:t>:</w:t>
      </w:r>
      <w:r w:rsidRPr="009D50B3">
        <w:rPr>
          <w:lang w:val="en-GB"/>
        </w:rPr>
        <w:t xml:space="preserve"> </w:t>
      </w:r>
      <w:r w:rsidRPr="004B7082">
        <w:rPr>
          <w:lang w:val="en-GB"/>
        </w:rPr>
        <w:t>Sub-component List</w:t>
      </w:r>
      <w:r>
        <w:rPr>
          <w:lang w:val="en-GB"/>
        </w:rPr>
        <w:t xml:space="preserve"> (User defined)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2970"/>
        <w:gridCol w:w="1350"/>
        <w:gridCol w:w="5346"/>
      </w:tblGrid>
      <w:tr w:rsidR="009D3FE7" w:rsidRPr="004B7082" w14:paraId="5261E318" w14:textId="77777777" w:rsidTr="00FE10DE">
        <w:trPr>
          <w:trHeight w:val="295"/>
        </w:trPr>
        <w:tc>
          <w:tcPr>
            <w:tcW w:w="535" w:type="dxa"/>
            <w:shd w:val="clear" w:color="auto" w:fill="D9D9D9"/>
          </w:tcPr>
          <w:p w14:paraId="3710B9C9" w14:textId="77777777" w:rsidR="009D3FE7" w:rsidRPr="004B7082" w:rsidRDefault="009D3FE7" w:rsidP="00032018">
            <w:pPr>
              <w:tabs>
                <w:tab w:val="left" w:pos="864"/>
              </w:tabs>
              <w:overflowPunct w:val="0"/>
              <w:autoSpaceDE w:val="0"/>
              <w:autoSpaceDN w:val="0"/>
              <w:adjustRightInd w:val="0"/>
              <w:textAlignment w:val="baseline"/>
              <w:rPr>
                <w:rFonts w:eastAsia="Meiryo UI"/>
                <w:b/>
                <w:szCs w:val="20"/>
                <w:lang w:val="en-GB"/>
              </w:rPr>
            </w:pPr>
            <w:r w:rsidRPr="004B7082">
              <w:rPr>
                <w:rFonts w:eastAsia="Meiryo UI"/>
                <w:b/>
                <w:szCs w:val="20"/>
                <w:lang w:val="en-GB"/>
              </w:rPr>
              <w:t>No.</w:t>
            </w:r>
          </w:p>
        </w:tc>
        <w:tc>
          <w:tcPr>
            <w:tcW w:w="2970" w:type="dxa"/>
            <w:shd w:val="clear" w:color="auto" w:fill="D9D9D9"/>
          </w:tcPr>
          <w:p w14:paraId="17B43488" w14:textId="77777777" w:rsidR="009D3FE7" w:rsidRPr="004B7082" w:rsidRDefault="009D3FE7" w:rsidP="00032018">
            <w:pPr>
              <w:tabs>
                <w:tab w:val="left" w:pos="864"/>
              </w:tabs>
              <w:overflowPunct w:val="0"/>
              <w:autoSpaceDE w:val="0"/>
              <w:autoSpaceDN w:val="0"/>
              <w:adjustRightInd w:val="0"/>
              <w:textAlignment w:val="baseline"/>
              <w:rPr>
                <w:rFonts w:eastAsia="Meiryo UI"/>
                <w:b/>
                <w:szCs w:val="20"/>
                <w:lang w:val="en-GB"/>
              </w:rPr>
            </w:pPr>
            <w:r w:rsidRPr="004B7082">
              <w:rPr>
                <w:rFonts w:eastAsia="Meiryo UI"/>
                <w:b/>
                <w:szCs w:val="20"/>
                <w:lang w:val="en-GB"/>
              </w:rPr>
              <w:t>Software Sub-component Name</w:t>
            </w:r>
          </w:p>
        </w:tc>
        <w:tc>
          <w:tcPr>
            <w:tcW w:w="1350" w:type="dxa"/>
            <w:shd w:val="clear" w:color="auto" w:fill="D9D9D9"/>
          </w:tcPr>
          <w:p w14:paraId="774FF715" w14:textId="77777777" w:rsidR="009D3FE7" w:rsidRPr="004B7082" w:rsidRDefault="009D3FE7" w:rsidP="00032018">
            <w:pPr>
              <w:tabs>
                <w:tab w:val="left" w:pos="864"/>
              </w:tabs>
              <w:overflowPunct w:val="0"/>
              <w:autoSpaceDE w:val="0"/>
              <w:autoSpaceDN w:val="0"/>
              <w:adjustRightInd w:val="0"/>
              <w:textAlignment w:val="baseline"/>
              <w:rPr>
                <w:rFonts w:eastAsia="Meiryo UI"/>
                <w:b/>
                <w:szCs w:val="20"/>
                <w:lang w:val="en-GB"/>
              </w:rPr>
            </w:pPr>
            <w:r w:rsidRPr="004B7082">
              <w:rPr>
                <w:rFonts w:eastAsia="Meiryo UI"/>
                <w:b/>
                <w:szCs w:val="20"/>
                <w:lang w:val="en-GB"/>
              </w:rPr>
              <w:t>ASIL</w:t>
            </w:r>
            <w:r>
              <w:rPr>
                <w:rFonts w:eastAsia="Meiryo UI"/>
                <w:b/>
                <w:szCs w:val="20"/>
                <w:lang w:val="en-GB"/>
              </w:rPr>
              <w:t xml:space="preserve"> level</w:t>
            </w:r>
          </w:p>
        </w:tc>
        <w:tc>
          <w:tcPr>
            <w:tcW w:w="5346" w:type="dxa"/>
            <w:shd w:val="clear" w:color="auto" w:fill="D9D9D9"/>
          </w:tcPr>
          <w:p w14:paraId="51C6CAE0" w14:textId="77777777" w:rsidR="009D3FE7" w:rsidRPr="004B7082" w:rsidRDefault="009D3FE7" w:rsidP="00032018">
            <w:pPr>
              <w:tabs>
                <w:tab w:val="left" w:pos="864"/>
              </w:tabs>
              <w:overflowPunct w:val="0"/>
              <w:autoSpaceDE w:val="0"/>
              <w:autoSpaceDN w:val="0"/>
              <w:adjustRightInd w:val="0"/>
              <w:textAlignment w:val="baseline"/>
              <w:rPr>
                <w:rFonts w:eastAsia="Meiryo UI"/>
                <w:b/>
                <w:szCs w:val="20"/>
                <w:lang w:val="en-GB"/>
              </w:rPr>
            </w:pPr>
            <w:r w:rsidRPr="004B7082">
              <w:rPr>
                <w:rFonts w:eastAsia="Meiryo UI"/>
                <w:b/>
                <w:szCs w:val="20"/>
                <w:lang w:val="en-GB"/>
              </w:rPr>
              <w:t>Description</w:t>
            </w:r>
          </w:p>
        </w:tc>
      </w:tr>
      <w:tr w:rsidR="009D3FE7" w:rsidRPr="004B7082" w14:paraId="7BA1A59A" w14:textId="77777777" w:rsidTr="00F37BDD">
        <w:trPr>
          <w:trHeight w:val="255"/>
        </w:trPr>
        <w:tc>
          <w:tcPr>
            <w:tcW w:w="535" w:type="dxa"/>
          </w:tcPr>
          <w:p w14:paraId="1051E2E4" w14:textId="77777777" w:rsidR="009D3FE7" w:rsidRDefault="009D3FE7" w:rsidP="00032018">
            <w:pPr>
              <w:tabs>
                <w:tab w:val="left" w:pos="864"/>
              </w:tabs>
              <w:overflowPunct w:val="0"/>
              <w:autoSpaceDE w:val="0"/>
              <w:autoSpaceDN w:val="0"/>
              <w:adjustRightInd w:val="0"/>
              <w:jc w:val="center"/>
              <w:textAlignment w:val="baseline"/>
              <w:rPr>
                <w:rFonts w:eastAsia="Meiryo UI" w:cs="Arial"/>
                <w:szCs w:val="20"/>
                <w:lang w:val="en-GB"/>
              </w:rPr>
            </w:pPr>
            <w:r>
              <w:rPr>
                <w:rFonts w:eastAsia="Meiryo UI" w:cs="Arial"/>
                <w:szCs w:val="20"/>
                <w:lang w:val="en-GB"/>
              </w:rPr>
              <w:t>(1)</w:t>
            </w:r>
          </w:p>
        </w:tc>
        <w:tc>
          <w:tcPr>
            <w:tcW w:w="2970" w:type="dxa"/>
          </w:tcPr>
          <w:p w14:paraId="307A1022" w14:textId="77777777" w:rsidR="009D3FE7" w:rsidRDefault="009D3FE7" w:rsidP="00032018">
            <w:pPr>
              <w:tabs>
                <w:tab w:val="left" w:pos="864"/>
              </w:tabs>
              <w:overflowPunct w:val="0"/>
              <w:autoSpaceDE w:val="0"/>
              <w:autoSpaceDN w:val="0"/>
              <w:adjustRightInd w:val="0"/>
              <w:textAlignment w:val="baseline"/>
              <w:rPr>
                <w:rFonts w:eastAsia="Meiryo UI"/>
              </w:rPr>
            </w:pPr>
            <w:r>
              <w:rPr>
                <w:rFonts w:eastAsia="Meiryo UI"/>
              </w:rPr>
              <w:t>Interface Function</w:t>
            </w:r>
          </w:p>
        </w:tc>
        <w:tc>
          <w:tcPr>
            <w:tcW w:w="1350" w:type="dxa"/>
          </w:tcPr>
          <w:p w14:paraId="55C9B0E2" w14:textId="77777777" w:rsidR="009D3FE7" w:rsidRDefault="009D3FE7" w:rsidP="00032018">
            <w:pPr>
              <w:pStyle w:val="a1"/>
              <w:spacing w:before="0" w:after="0"/>
              <w:rPr>
                <w:rFonts w:eastAsia="Meiryo UI"/>
                <w:szCs w:val="20"/>
                <w:lang w:val="en-GB"/>
              </w:rPr>
            </w:pPr>
            <w:r>
              <w:rPr>
                <w:rFonts w:eastAsia="Meiryo UI"/>
                <w:szCs w:val="20"/>
                <w:lang w:val="en-GB"/>
              </w:rPr>
              <w:t>ASIL D</w:t>
            </w:r>
          </w:p>
        </w:tc>
        <w:tc>
          <w:tcPr>
            <w:tcW w:w="5346" w:type="dxa"/>
          </w:tcPr>
          <w:p w14:paraId="3593A159" w14:textId="0764AF29" w:rsidR="00147E1D" w:rsidRDefault="00147E1D" w:rsidP="00032018">
            <w:pPr>
              <w:tabs>
                <w:tab w:val="left" w:pos="864"/>
              </w:tabs>
              <w:overflowPunct w:val="0"/>
              <w:autoSpaceDE w:val="0"/>
              <w:autoSpaceDN w:val="0"/>
              <w:adjustRightInd w:val="0"/>
              <w:textAlignment w:val="baseline"/>
              <w:rPr>
                <w:rFonts w:eastAsia="Meiryo UI" w:cs="Arial"/>
                <w:szCs w:val="20"/>
                <w:lang w:val="en-GB"/>
              </w:rPr>
            </w:pPr>
            <w:r w:rsidRPr="006308BC">
              <w:rPr>
                <w:rFonts w:eastAsia="Meiryo UI" w:cs="Arial"/>
                <w:szCs w:val="20"/>
                <w:lang w:val="en-GB"/>
              </w:rPr>
              <w:t>The implementation within each function is defined by the user.</w:t>
            </w:r>
          </w:p>
        </w:tc>
      </w:tr>
    </w:tbl>
    <w:p w14:paraId="18B45DD8" w14:textId="3348CA25" w:rsidR="00D5387E" w:rsidRDefault="009D3FE7" w:rsidP="00220AA3">
      <w:pPr>
        <w:rPr>
          <w:rFonts w:eastAsia="Meiryo UI" w:cs="Arial"/>
          <w:b/>
          <w:kern w:val="0"/>
          <w:sz w:val="24"/>
          <w:szCs w:val="21"/>
        </w:rPr>
      </w:pPr>
      <w:r>
        <w:rPr>
          <w:rFonts w:eastAsia="Meiryo UI" w:cs="Arial"/>
          <w:szCs w:val="21"/>
        </w:rPr>
        <w:t xml:space="preserve"> </w:t>
      </w:r>
      <w:r w:rsidR="00D5387E">
        <w:rPr>
          <w:rFonts w:eastAsia="Meiryo UI" w:cs="Arial"/>
          <w:szCs w:val="21"/>
        </w:rPr>
        <w:br w:type="page"/>
      </w:r>
    </w:p>
    <w:p w14:paraId="6704CA73" w14:textId="1EA7715A" w:rsidR="00FD2D8D" w:rsidRPr="006C4A83" w:rsidRDefault="00FD2D8D" w:rsidP="00D10EB4">
      <w:pPr>
        <w:pStyle w:val="Heading2"/>
        <w:rPr>
          <w:i/>
          <w:iCs/>
        </w:rPr>
      </w:pPr>
      <w:bookmarkStart w:id="192" w:name="_Ref118883440"/>
      <w:bookmarkStart w:id="193" w:name="_Ref118883447"/>
      <w:bookmarkStart w:id="194" w:name="_Toc203383959"/>
      <w:r w:rsidRPr="00FD2D8D">
        <w:lastRenderedPageBreak/>
        <w:t>Interfaces</w:t>
      </w:r>
      <w:bookmarkEnd w:id="192"/>
      <w:bookmarkEnd w:id="193"/>
      <w:bookmarkEnd w:id="194"/>
    </w:p>
    <w:p w14:paraId="7D9C662D" w14:textId="27DBE07D" w:rsidR="00FD24B1" w:rsidRDefault="00D078D8" w:rsidP="00D10EB4">
      <w:pPr>
        <w:pStyle w:val="Heading3"/>
      </w:pPr>
      <w:bookmarkStart w:id="195" w:name="_Toc203383960"/>
      <w:r w:rsidRPr="00D078D8">
        <w:t>R_</w:t>
      </w:r>
      <w:r w:rsidR="000F4E6D">
        <w:t>ProtoConv</w:t>
      </w:r>
      <w:r w:rsidRPr="00D078D8">
        <w:t>_Init</w:t>
      </w:r>
      <w:bookmarkEnd w:id="195"/>
    </w:p>
    <w:p w14:paraId="201257B1" w14:textId="77777777" w:rsidR="00A20DFA" w:rsidRPr="0058651F" w:rsidRDefault="00A20DFA" w:rsidP="00A20DFA">
      <w:pPr>
        <w:pStyle w:val="TraceID"/>
        <w:rPr>
          <w:lang w:eastAsia="en-US"/>
        </w:rPr>
      </w:pPr>
      <w:r>
        <w:t>[iso26-18_p6_7.4.5] a;</w:t>
      </w:r>
      <w:r w:rsidRPr="0058651F">
        <w:t xml:space="preserve"> [iso26-18_p6_7.4.6]</w:t>
      </w:r>
    </w:p>
    <w:p w14:paraId="51D87F38" w14:textId="63F2DDF7" w:rsidR="00FD24B1" w:rsidRDefault="00696D29" w:rsidP="00BE5228">
      <w:pPr>
        <w:pStyle w:val="ReqID"/>
      </w:pPr>
      <w:r w:rsidRPr="00696D29">
        <w:t>[</w:t>
      </w:r>
      <w:r w:rsidR="00CF5BF7">
        <w:t>Gen5GW</w:t>
      </w:r>
      <w:r w:rsidRPr="00696D29">
        <w:t>_</w:t>
      </w:r>
      <w:r w:rsidR="000F4E6D">
        <w:t>ProtoConv</w:t>
      </w:r>
      <w:r w:rsidRPr="00696D29">
        <w:t>_AD_C_</w:t>
      </w:r>
      <w:r w:rsidR="00251C23">
        <w:t>10</w:t>
      </w:r>
      <w:r w:rsidRPr="00696D29">
        <w:t>_001]</w:t>
      </w:r>
    </w:p>
    <w:p w14:paraId="5A2516C5" w14:textId="195242F6" w:rsidR="00D20B93" w:rsidRDefault="00D20B93"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20</w:t>
      </w:r>
      <w:r w:rsidR="009D560C">
        <w:rPr>
          <w:noProof/>
        </w:rPr>
        <w:fldChar w:fldCharType="end"/>
      </w:r>
      <w:r w:rsidR="00F526FA">
        <w:rPr>
          <w:noProof/>
        </w:rPr>
        <w:t>:</w:t>
      </w:r>
      <w:r>
        <w:rPr>
          <w:rFonts w:hint="eastAsia"/>
        </w:rPr>
        <w:t xml:space="preserve"> </w:t>
      </w:r>
      <w:r w:rsidR="00242C30" w:rsidRPr="00242C30">
        <w:t>R_</w:t>
      </w:r>
      <w:r w:rsidR="000F4E6D">
        <w:t>ProtoConv</w:t>
      </w:r>
      <w:r w:rsidR="00242C30" w:rsidRPr="00242C30">
        <w:t>_Init</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67"/>
        <w:gridCol w:w="1180"/>
        <w:gridCol w:w="1567"/>
        <w:gridCol w:w="763"/>
        <w:gridCol w:w="548"/>
        <w:gridCol w:w="4006"/>
      </w:tblGrid>
      <w:tr w:rsidR="00800212" w:rsidRPr="00864D86" w14:paraId="08FD40ED" w14:textId="052ED65B" w:rsidTr="00684B9B">
        <w:trPr>
          <w:trHeight w:val="287"/>
        </w:trPr>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1537002A" w14:textId="77777777" w:rsidR="00800212" w:rsidRPr="00864D86" w:rsidRDefault="00800212" w:rsidP="000D256D">
            <w:pPr>
              <w:jc w:val="left"/>
              <w:rPr>
                <w:rFonts w:cs="Arial"/>
                <w:szCs w:val="20"/>
              </w:rPr>
            </w:pPr>
            <w:r w:rsidRPr="00864D86">
              <w:rPr>
                <w:rFonts w:cs="Arial"/>
                <w:b/>
                <w:bCs/>
                <w:szCs w:val="20"/>
              </w:rPr>
              <w:t>Function Name</w:t>
            </w:r>
          </w:p>
        </w:tc>
        <w:tc>
          <w:tcPr>
            <w:tcW w:w="4019" w:type="pct"/>
            <w:gridSpan w:val="5"/>
            <w:tcBorders>
              <w:top w:val="single" w:sz="4" w:space="0" w:color="auto"/>
              <w:left w:val="single" w:sz="4" w:space="0" w:color="auto"/>
              <w:bottom w:val="single" w:sz="4" w:space="0" w:color="auto"/>
              <w:right w:val="single" w:sz="4" w:space="0" w:color="auto"/>
            </w:tcBorders>
          </w:tcPr>
          <w:p w14:paraId="70E220F8" w14:textId="71455EA0" w:rsidR="00800212" w:rsidRPr="00751FC3" w:rsidRDefault="00800212" w:rsidP="00220AA3">
            <w:r w:rsidRPr="00751FC3">
              <w:t>R_</w:t>
            </w:r>
            <w:r w:rsidR="000F4E6D">
              <w:t>ProtoConv</w:t>
            </w:r>
            <w:r w:rsidRPr="00751FC3">
              <w:t>_</w:t>
            </w:r>
            <w:r>
              <w:t>Init</w:t>
            </w:r>
          </w:p>
        </w:tc>
      </w:tr>
      <w:tr w:rsidR="00800212" w:rsidRPr="004B7082" w14:paraId="6F6DE9D4" w14:textId="2E17C7FA" w:rsidTr="00684B9B">
        <w:trPr>
          <w:trHeight w:val="287"/>
        </w:trPr>
        <w:tc>
          <w:tcPr>
            <w:tcW w:w="981" w:type="pct"/>
            <w:tcBorders>
              <w:top w:val="single" w:sz="4" w:space="0" w:color="auto"/>
              <w:left w:val="single" w:sz="4" w:space="0" w:color="auto"/>
              <w:bottom w:val="single" w:sz="4" w:space="0" w:color="auto"/>
              <w:right w:val="single" w:sz="4" w:space="0" w:color="auto"/>
            </w:tcBorders>
            <w:shd w:val="clear" w:color="auto" w:fill="D9D9D9"/>
          </w:tcPr>
          <w:p w14:paraId="76B072ED" w14:textId="77777777" w:rsidR="00800212" w:rsidRPr="0001226E" w:rsidRDefault="00800212" w:rsidP="000D256D">
            <w:pPr>
              <w:jc w:val="left"/>
              <w:rPr>
                <w:rFonts w:eastAsia="Meiryo UI" w:cstheme="majorHAnsi"/>
                <w:szCs w:val="20"/>
                <w:lang w:val="en-GB"/>
              </w:rPr>
            </w:pPr>
            <w:r w:rsidRPr="004B7082">
              <w:rPr>
                <w:rFonts w:eastAsia="Meiryo UI" w:cstheme="majorHAnsi"/>
                <w:b/>
                <w:bCs/>
                <w:szCs w:val="20"/>
                <w:lang w:val="en-GB"/>
              </w:rPr>
              <w:t>ASIL Level</w:t>
            </w:r>
          </w:p>
        </w:tc>
        <w:tc>
          <w:tcPr>
            <w:tcW w:w="588" w:type="pct"/>
            <w:tcBorders>
              <w:top w:val="single" w:sz="4" w:space="0" w:color="auto"/>
              <w:left w:val="single" w:sz="4" w:space="0" w:color="auto"/>
              <w:bottom w:val="single" w:sz="4" w:space="0" w:color="auto"/>
              <w:right w:val="single" w:sz="4" w:space="0" w:color="auto"/>
            </w:tcBorders>
          </w:tcPr>
          <w:p w14:paraId="6A35DC17" w14:textId="77777777" w:rsidR="00800212" w:rsidRPr="00751FC3" w:rsidRDefault="00800212" w:rsidP="00220AA3">
            <w:pPr>
              <w:rPr>
                <w:lang w:val="en-GB"/>
              </w:rPr>
            </w:pPr>
            <w:r w:rsidRPr="006406A3">
              <w:rPr>
                <w:lang w:val="en-GB"/>
              </w:rPr>
              <w:t xml:space="preserve">ASIL </w:t>
            </w:r>
            <w:r>
              <w:rPr>
                <w:lang w:val="en-GB"/>
              </w:rPr>
              <w:t>D</w:t>
            </w:r>
          </w:p>
        </w:tc>
        <w:tc>
          <w:tcPr>
            <w:tcW w:w="781" w:type="pct"/>
            <w:tcBorders>
              <w:top w:val="single" w:sz="4" w:space="0" w:color="auto"/>
              <w:left w:val="single" w:sz="4" w:space="0" w:color="auto"/>
              <w:bottom w:val="single" w:sz="4" w:space="0" w:color="auto"/>
              <w:right w:val="single" w:sz="4" w:space="0" w:color="auto"/>
            </w:tcBorders>
            <w:shd w:val="pct20" w:color="auto" w:fill="auto"/>
          </w:tcPr>
          <w:p w14:paraId="2F495112" w14:textId="77777777" w:rsidR="00800212" w:rsidRPr="004B7082" w:rsidRDefault="00800212" w:rsidP="00220AA3">
            <w:pPr>
              <w:rPr>
                <w:rFonts w:eastAsia="Meiryo UI" w:cstheme="majorHAnsi"/>
                <w:b/>
                <w:szCs w:val="20"/>
                <w:lang w:val="en-GB"/>
              </w:rPr>
            </w:pPr>
            <w:r w:rsidRPr="004B7082">
              <w:rPr>
                <w:rFonts w:eastAsia="Meiryo UI" w:cstheme="majorHAnsi"/>
                <w:b/>
                <w:szCs w:val="20"/>
                <w:lang w:val="en-GB"/>
              </w:rPr>
              <w:t>Status</w:t>
            </w:r>
          </w:p>
        </w:tc>
        <w:tc>
          <w:tcPr>
            <w:tcW w:w="2649" w:type="pct"/>
            <w:gridSpan w:val="3"/>
            <w:tcBorders>
              <w:top w:val="single" w:sz="4" w:space="0" w:color="auto"/>
              <w:left w:val="single" w:sz="4" w:space="0" w:color="auto"/>
              <w:bottom w:val="single" w:sz="4" w:space="0" w:color="auto"/>
              <w:right w:val="single" w:sz="4" w:space="0" w:color="auto"/>
            </w:tcBorders>
          </w:tcPr>
          <w:p w14:paraId="615F7B4A" w14:textId="05CEB6D6" w:rsidR="00800212" w:rsidRPr="006406A3" w:rsidRDefault="00800212" w:rsidP="00220AA3">
            <w:pPr>
              <w:rPr>
                <w:lang w:val="en-GB"/>
              </w:rPr>
            </w:pPr>
            <w:r w:rsidRPr="006406A3">
              <w:rPr>
                <w:lang w:val="en-GB"/>
              </w:rPr>
              <w:t>New</w:t>
            </w:r>
          </w:p>
        </w:tc>
      </w:tr>
      <w:tr w:rsidR="00800212" w:rsidRPr="00864D86" w14:paraId="3204783C" w14:textId="2709ABF0"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66B067E5" w14:textId="77777777" w:rsidR="00800212" w:rsidRPr="00864D86" w:rsidRDefault="00800212" w:rsidP="000D256D">
            <w:pPr>
              <w:jc w:val="left"/>
              <w:rPr>
                <w:rFonts w:cs="Arial"/>
                <w:b/>
                <w:bCs/>
                <w:szCs w:val="20"/>
              </w:rPr>
            </w:pPr>
            <w:r w:rsidRPr="00864D86">
              <w:rPr>
                <w:rFonts w:cs="Arial"/>
                <w:b/>
                <w:bCs/>
                <w:szCs w:val="20"/>
              </w:rPr>
              <w:t>Syntax</w:t>
            </w:r>
          </w:p>
        </w:tc>
        <w:tc>
          <w:tcPr>
            <w:tcW w:w="4019" w:type="pct"/>
            <w:gridSpan w:val="5"/>
            <w:tcBorders>
              <w:top w:val="single" w:sz="4" w:space="0" w:color="auto"/>
              <w:left w:val="single" w:sz="4" w:space="0" w:color="auto"/>
              <w:bottom w:val="single" w:sz="4" w:space="0" w:color="auto"/>
              <w:right w:val="single" w:sz="4" w:space="0" w:color="auto"/>
            </w:tcBorders>
          </w:tcPr>
          <w:p w14:paraId="3915D8CD" w14:textId="564EF409" w:rsidR="00800212" w:rsidRPr="00B44E24" w:rsidRDefault="00800212" w:rsidP="00220AA3">
            <w:r w:rsidRPr="00B44E24">
              <w:t>Std_ReturnType</w:t>
            </w:r>
            <w:r>
              <w:t xml:space="preserve"> </w:t>
            </w:r>
            <w:r w:rsidRPr="00751FC3">
              <w:t>R_</w:t>
            </w:r>
            <w:r w:rsidR="000F4E6D">
              <w:t>ProtoConv</w:t>
            </w:r>
            <w:r w:rsidRPr="00751FC3">
              <w:t>_</w:t>
            </w:r>
            <w:r>
              <w:t>Init</w:t>
            </w:r>
            <w:r w:rsidRPr="00751FC3">
              <w:t>(</w:t>
            </w:r>
            <w:r w:rsidRPr="00D20B93">
              <w:t>const R_</w:t>
            </w:r>
            <w:r w:rsidR="000F4E6D">
              <w:t>ProtoConv</w:t>
            </w:r>
            <w:r w:rsidRPr="00D20B93">
              <w:t>_CfgType *</w:t>
            </w:r>
            <w:r>
              <w:t>pC</w:t>
            </w:r>
            <w:r w:rsidRPr="00D20B93">
              <w:t>onfig</w:t>
            </w:r>
            <w:r w:rsidRPr="00751FC3">
              <w:t>)</w:t>
            </w:r>
          </w:p>
        </w:tc>
      </w:tr>
      <w:tr w:rsidR="00800212" w:rsidRPr="00864D86" w14:paraId="225D50C0" w14:textId="162AF64F"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70855868" w14:textId="77777777" w:rsidR="00800212" w:rsidRPr="00864D86" w:rsidRDefault="00800212" w:rsidP="000D256D">
            <w:pPr>
              <w:jc w:val="left"/>
              <w:rPr>
                <w:rFonts w:cs="Arial"/>
                <w:b/>
                <w:bCs/>
                <w:szCs w:val="20"/>
              </w:rPr>
            </w:pPr>
            <w:r w:rsidRPr="00864D86">
              <w:rPr>
                <w:rFonts w:cs="Arial"/>
                <w:b/>
                <w:bCs/>
                <w:szCs w:val="20"/>
              </w:rPr>
              <w:t>Sync/Async</w:t>
            </w:r>
          </w:p>
        </w:tc>
        <w:tc>
          <w:tcPr>
            <w:tcW w:w="4019" w:type="pct"/>
            <w:gridSpan w:val="5"/>
            <w:tcBorders>
              <w:top w:val="single" w:sz="4" w:space="0" w:color="auto"/>
              <w:left w:val="single" w:sz="4" w:space="0" w:color="auto"/>
              <w:bottom w:val="single" w:sz="4" w:space="0" w:color="auto"/>
              <w:right w:val="single" w:sz="4" w:space="0" w:color="auto"/>
            </w:tcBorders>
          </w:tcPr>
          <w:p w14:paraId="0937F345" w14:textId="45D4BD19" w:rsidR="00800212" w:rsidRPr="006406A3" w:rsidRDefault="00800212" w:rsidP="00220AA3">
            <w:r w:rsidRPr="006406A3">
              <w:t>Synchronous</w:t>
            </w:r>
          </w:p>
        </w:tc>
      </w:tr>
      <w:tr w:rsidR="00800212" w:rsidRPr="00864D86" w14:paraId="1ED4FDFD" w14:textId="427C44E1" w:rsidTr="00684B9B">
        <w:trPr>
          <w:trHeight w:val="170"/>
        </w:trPr>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70EFA2EC" w14:textId="77777777" w:rsidR="00800212" w:rsidRPr="00864D86" w:rsidRDefault="00800212" w:rsidP="000D256D">
            <w:pPr>
              <w:jc w:val="left"/>
              <w:rPr>
                <w:rFonts w:cs="Arial"/>
                <w:b/>
                <w:bCs/>
                <w:szCs w:val="20"/>
              </w:rPr>
            </w:pPr>
            <w:r w:rsidRPr="00864D86">
              <w:rPr>
                <w:rFonts w:cs="Arial"/>
                <w:b/>
                <w:bCs/>
                <w:szCs w:val="20"/>
              </w:rPr>
              <w:t>Reentrancy</w:t>
            </w:r>
          </w:p>
        </w:tc>
        <w:tc>
          <w:tcPr>
            <w:tcW w:w="4019" w:type="pct"/>
            <w:gridSpan w:val="5"/>
            <w:tcBorders>
              <w:top w:val="single" w:sz="4" w:space="0" w:color="auto"/>
              <w:left w:val="single" w:sz="4" w:space="0" w:color="auto"/>
              <w:bottom w:val="single" w:sz="4" w:space="0" w:color="auto"/>
              <w:right w:val="single" w:sz="4" w:space="0" w:color="auto"/>
            </w:tcBorders>
          </w:tcPr>
          <w:p w14:paraId="346B4906" w14:textId="34FF820D" w:rsidR="00800212" w:rsidRPr="006406A3" w:rsidRDefault="00800212" w:rsidP="00220AA3">
            <w:r w:rsidRPr="006406A3">
              <w:t>Non-Reentrant</w:t>
            </w:r>
          </w:p>
        </w:tc>
      </w:tr>
      <w:tr w:rsidR="00800212" w:rsidRPr="00864D86" w14:paraId="57A08CE3" w14:textId="12DD4A7E" w:rsidTr="00684B9B">
        <w:trPr>
          <w:trHeight w:val="170"/>
        </w:trPr>
        <w:tc>
          <w:tcPr>
            <w:tcW w:w="981" w:type="pct"/>
            <w:tcBorders>
              <w:top w:val="single" w:sz="4" w:space="0" w:color="auto"/>
              <w:left w:val="single" w:sz="4" w:space="0" w:color="auto"/>
              <w:bottom w:val="single" w:sz="4" w:space="0" w:color="auto"/>
              <w:right w:val="single" w:sz="4" w:space="0" w:color="auto"/>
            </w:tcBorders>
            <w:shd w:val="clear" w:color="auto" w:fill="D9D9D9"/>
          </w:tcPr>
          <w:p w14:paraId="6C208F26" w14:textId="77777777" w:rsidR="00800212" w:rsidRPr="00864D86" w:rsidRDefault="00800212" w:rsidP="000D256D">
            <w:pPr>
              <w:jc w:val="left"/>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4019" w:type="pct"/>
            <w:gridSpan w:val="5"/>
            <w:tcBorders>
              <w:top w:val="single" w:sz="4" w:space="0" w:color="auto"/>
              <w:left w:val="single" w:sz="4" w:space="0" w:color="auto"/>
              <w:bottom w:val="single" w:sz="4" w:space="0" w:color="auto"/>
              <w:right w:val="single" w:sz="4" w:space="0" w:color="auto"/>
            </w:tcBorders>
          </w:tcPr>
          <w:p w14:paraId="4E7F790C" w14:textId="436BF512" w:rsidR="00800212" w:rsidRPr="005C1F4B" w:rsidRDefault="00800212" w:rsidP="00220AA3">
            <w:r w:rsidRPr="005C1F4B">
              <w:t>Runs in the interrupt enable state</w:t>
            </w:r>
          </w:p>
        </w:tc>
      </w:tr>
      <w:tr w:rsidR="00800212" w:rsidRPr="004B7082" w14:paraId="24BC415B" w14:textId="0B53A0D2" w:rsidTr="00684B9B">
        <w:trPr>
          <w:trHeight w:val="20"/>
        </w:trPr>
        <w:tc>
          <w:tcPr>
            <w:tcW w:w="981" w:type="pct"/>
            <w:vMerge w:val="restart"/>
            <w:tcBorders>
              <w:top w:val="single" w:sz="4" w:space="0" w:color="auto"/>
              <w:left w:val="single" w:sz="4" w:space="0" w:color="auto"/>
              <w:right w:val="single" w:sz="4" w:space="0" w:color="auto"/>
            </w:tcBorders>
            <w:shd w:val="clear" w:color="auto" w:fill="D9D9D9"/>
            <w:hideMark/>
          </w:tcPr>
          <w:p w14:paraId="4549BB21" w14:textId="77777777" w:rsidR="00800212" w:rsidRPr="004B7082" w:rsidRDefault="00800212" w:rsidP="000D256D">
            <w:pPr>
              <w:jc w:val="left"/>
              <w:rPr>
                <w:rFonts w:eastAsia="Meiryo UI" w:cstheme="majorHAnsi"/>
                <w:b/>
                <w:bCs/>
                <w:szCs w:val="20"/>
                <w:lang w:val="en-GB"/>
              </w:rPr>
            </w:pPr>
            <w:r w:rsidRPr="004B7082">
              <w:rPr>
                <w:rFonts w:eastAsia="Meiryo UI" w:cstheme="majorHAnsi"/>
                <w:b/>
                <w:bCs/>
                <w:szCs w:val="20"/>
                <w:lang w:val="en-GB"/>
              </w:rPr>
              <w:t>Parameters (In)</w:t>
            </w:r>
          </w:p>
        </w:tc>
        <w:tc>
          <w:tcPr>
            <w:tcW w:w="1369" w:type="pct"/>
            <w:gridSpan w:val="2"/>
            <w:vMerge w:val="restart"/>
            <w:tcBorders>
              <w:top w:val="single" w:sz="4" w:space="0" w:color="auto"/>
              <w:left w:val="single" w:sz="4" w:space="0" w:color="auto"/>
              <w:right w:val="single" w:sz="4" w:space="0" w:color="auto"/>
            </w:tcBorders>
          </w:tcPr>
          <w:p w14:paraId="389CB296" w14:textId="23A28DB8" w:rsidR="00800212" w:rsidRPr="004B7082" w:rsidRDefault="00800212" w:rsidP="00220AA3">
            <w:pPr>
              <w:rPr>
                <w:rFonts w:eastAsia="Meiryo UI" w:cstheme="majorHAnsi"/>
                <w:lang w:val="en-GB"/>
              </w:rPr>
            </w:pPr>
            <w:r w:rsidRPr="00D20B93">
              <w:t>const R_</w:t>
            </w:r>
            <w:r w:rsidR="000F4E6D">
              <w:t>ProtoConv</w:t>
            </w:r>
            <w:r w:rsidRPr="00D20B93">
              <w:t>_CfgType *</w:t>
            </w:r>
            <w:r>
              <w:t>pC</w:t>
            </w:r>
            <w:r w:rsidRPr="00D20B93">
              <w:t>onfig</w:t>
            </w:r>
          </w:p>
        </w:tc>
        <w:tc>
          <w:tcPr>
            <w:tcW w:w="2649" w:type="pct"/>
            <w:gridSpan w:val="3"/>
            <w:tcBorders>
              <w:top w:val="single" w:sz="4" w:space="0" w:color="auto"/>
              <w:left w:val="single" w:sz="4" w:space="0" w:color="auto"/>
              <w:bottom w:val="single" w:sz="4" w:space="0" w:color="auto"/>
              <w:right w:val="single" w:sz="4" w:space="0" w:color="auto"/>
            </w:tcBorders>
            <w:vAlign w:val="center"/>
          </w:tcPr>
          <w:p w14:paraId="224D5B80" w14:textId="60FCE348" w:rsidR="00800212" w:rsidRPr="0007522C" w:rsidRDefault="00800212" w:rsidP="00220AA3">
            <w:pPr>
              <w:rPr>
                <w:rFonts w:eastAsia="Meiryo UI" w:cstheme="majorHAnsi"/>
                <w:lang w:val="en-GB"/>
              </w:rPr>
            </w:pPr>
            <w:r w:rsidRPr="0007522C">
              <w:rPr>
                <w:rFonts w:eastAsia="Meiryo UI" w:cstheme="majorHAnsi"/>
                <w:lang w:val="en-GB"/>
              </w:rPr>
              <w:t>Pointer to initialization config.</w:t>
            </w:r>
          </w:p>
        </w:tc>
      </w:tr>
      <w:tr w:rsidR="00800212" w:rsidRPr="004B7082" w14:paraId="005776A1" w14:textId="0CBC14B8" w:rsidTr="00684B9B">
        <w:tc>
          <w:tcPr>
            <w:tcW w:w="981" w:type="pct"/>
            <w:vMerge/>
            <w:tcBorders>
              <w:left w:val="single" w:sz="4" w:space="0" w:color="auto"/>
              <w:bottom w:val="single" w:sz="4" w:space="0" w:color="auto"/>
              <w:right w:val="single" w:sz="4" w:space="0" w:color="auto"/>
            </w:tcBorders>
            <w:shd w:val="clear" w:color="auto" w:fill="D9D9D9"/>
          </w:tcPr>
          <w:p w14:paraId="65240B82" w14:textId="77777777" w:rsidR="00800212" w:rsidRPr="004B7082" w:rsidRDefault="00800212" w:rsidP="00220AA3">
            <w:pPr>
              <w:jc w:val="left"/>
              <w:rPr>
                <w:rFonts w:eastAsia="Meiryo UI" w:cstheme="majorHAnsi"/>
                <w:b/>
                <w:bCs/>
                <w:szCs w:val="20"/>
                <w:lang w:val="en-GB"/>
              </w:rPr>
            </w:pPr>
          </w:p>
        </w:tc>
        <w:tc>
          <w:tcPr>
            <w:tcW w:w="1369" w:type="pct"/>
            <w:gridSpan w:val="2"/>
            <w:vMerge/>
            <w:tcBorders>
              <w:left w:val="single" w:sz="4" w:space="0" w:color="auto"/>
              <w:bottom w:val="single" w:sz="4" w:space="0" w:color="auto"/>
              <w:right w:val="single" w:sz="4" w:space="0" w:color="auto"/>
            </w:tcBorders>
          </w:tcPr>
          <w:p w14:paraId="32DA770F" w14:textId="77777777" w:rsidR="00800212" w:rsidRPr="004B7082" w:rsidRDefault="00800212" w:rsidP="00220AA3">
            <w:pPr>
              <w:rPr>
                <w:rFonts w:eastAsia="Meiryo UI" w:cstheme="majorHAnsi"/>
                <w:szCs w:val="20"/>
                <w:lang w:val="en-GB"/>
              </w:rPr>
            </w:pPr>
          </w:p>
        </w:tc>
        <w:tc>
          <w:tcPr>
            <w:tcW w:w="380" w:type="pct"/>
            <w:tcBorders>
              <w:top w:val="single" w:sz="4" w:space="0" w:color="auto"/>
              <w:left w:val="single" w:sz="4" w:space="0" w:color="auto"/>
              <w:bottom w:val="single" w:sz="4" w:space="0" w:color="auto"/>
              <w:right w:val="single" w:sz="4" w:space="0" w:color="auto"/>
            </w:tcBorders>
            <w:shd w:val="clear" w:color="auto" w:fill="D9D9D9"/>
          </w:tcPr>
          <w:p w14:paraId="02164575" w14:textId="77777777" w:rsidR="00800212" w:rsidRPr="004B7082" w:rsidRDefault="00800212" w:rsidP="00220AA3">
            <w:pPr>
              <w:rPr>
                <w:rFonts w:eastAsia="Meiryo UI" w:cstheme="majorHAnsi"/>
                <w:b/>
                <w:szCs w:val="20"/>
                <w:lang w:val="en-GB"/>
              </w:rPr>
            </w:pPr>
            <w:r w:rsidRPr="004B7082">
              <w:rPr>
                <w:rFonts w:eastAsia="Meiryo UI" w:cstheme="majorHAnsi"/>
                <w:b/>
                <w:szCs w:val="20"/>
                <w:lang w:val="en-GB"/>
              </w:rPr>
              <w:t>Range</w:t>
            </w:r>
          </w:p>
        </w:tc>
        <w:tc>
          <w:tcPr>
            <w:tcW w:w="2269" w:type="pct"/>
            <w:gridSpan w:val="2"/>
            <w:tcBorders>
              <w:top w:val="single" w:sz="4" w:space="0" w:color="auto"/>
              <w:left w:val="single" w:sz="4" w:space="0" w:color="auto"/>
              <w:bottom w:val="single" w:sz="4" w:space="0" w:color="auto"/>
              <w:right w:val="single" w:sz="4" w:space="0" w:color="auto"/>
            </w:tcBorders>
          </w:tcPr>
          <w:p w14:paraId="26739ACE" w14:textId="3EEEF511" w:rsidR="00800212" w:rsidRDefault="00800212" w:rsidP="00220AA3">
            <w:pPr>
              <w:rPr>
                <w:lang w:val="en-GB"/>
              </w:rPr>
            </w:pPr>
            <w:r>
              <w:rPr>
                <w:lang w:val="en-GB"/>
              </w:rPr>
              <w:t xml:space="preserve">Not </w:t>
            </w:r>
            <w:r w:rsidR="001D57BD">
              <w:rPr>
                <w:lang w:val="en-GB"/>
              </w:rPr>
              <w:t>NULL_PTR</w:t>
            </w:r>
          </w:p>
        </w:tc>
      </w:tr>
      <w:tr w:rsidR="00800212" w:rsidRPr="006E156B" w14:paraId="0B8EDA50" w14:textId="3C06A103"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366EBFE7" w14:textId="77777777" w:rsidR="00800212" w:rsidRPr="004B7082" w:rsidRDefault="00800212" w:rsidP="000D256D">
            <w:pPr>
              <w:jc w:val="left"/>
              <w:rPr>
                <w:rFonts w:eastAsia="Meiryo UI" w:cstheme="majorHAnsi"/>
                <w:b/>
                <w:bCs/>
                <w:szCs w:val="20"/>
                <w:lang w:val="en-GB"/>
              </w:rPr>
            </w:pPr>
            <w:r w:rsidRPr="004B7082">
              <w:rPr>
                <w:rFonts w:eastAsia="Meiryo UI" w:cstheme="majorHAnsi"/>
                <w:b/>
                <w:bCs/>
                <w:szCs w:val="20"/>
                <w:lang w:val="en-GB"/>
              </w:rPr>
              <w:t>Parameters (In-Out)</w:t>
            </w:r>
          </w:p>
        </w:tc>
        <w:tc>
          <w:tcPr>
            <w:tcW w:w="1369" w:type="pct"/>
            <w:gridSpan w:val="2"/>
            <w:tcBorders>
              <w:top w:val="single" w:sz="4" w:space="0" w:color="auto"/>
              <w:left w:val="single" w:sz="4" w:space="0" w:color="auto"/>
              <w:bottom w:val="single" w:sz="4" w:space="0" w:color="auto"/>
              <w:right w:val="single" w:sz="4" w:space="0" w:color="auto"/>
            </w:tcBorders>
          </w:tcPr>
          <w:p w14:paraId="51C4CA59" w14:textId="77777777" w:rsidR="00800212" w:rsidRPr="006406A3" w:rsidRDefault="00800212" w:rsidP="00220AA3">
            <w:pPr>
              <w:rPr>
                <w:rFonts w:eastAsia="Meiryo UI" w:cstheme="majorHAnsi"/>
                <w:lang w:val="en-GB"/>
              </w:rPr>
            </w:pPr>
            <w:r w:rsidRPr="006406A3">
              <w:t>N/A</w:t>
            </w:r>
          </w:p>
        </w:tc>
        <w:tc>
          <w:tcPr>
            <w:tcW w:w="2649" w:type="pct"/>
            <w:gridSpan w:val="3"/>
            <w:tcBorders>
              <w:top w:val="single" w:sz="4" w:space="0" w:color="auto"/>
              <w:left w:val="single" w:sz="4" w:space="0" w:color="auto"/>
              <w:bottom w:val="single" w:sz="4" w:space="0" w:color="auto"/>
              <w:right w:val="single" w:sz="4" w:space="0" w:color="auto"/>
            </w:tcBorders>
          </w:tcPr>
          <w:p w14:paraId="655BB133" w14:textId="7134D462" w:rsidR="00800212" w:rsidRPr="006406A3" w:rsidRDefault="00800212" w:rsidP="00220AA3">
            <w:pPr>
              <w:rPr>
                <w:lang w:val="en-GB"/>
              </w:rPr>
            </w:pPr>
            <w:r w:rsidRPr="006406A3">
              <w:rPr>
                <w:lang w:val="en-GB"/>
              </w:rPr>
              <w:t>-</w:t>
            </w:r>
          </w:p>
        </w:tc>
      </w:tr>
      <w:tr w:rsidR="00800212" w:rsidRPr="006E156B" w14:paraId="5A85E867" w14:textId="09A9EBD0"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0259DFFF" w14:textId="77777777" w:rsidR="00800212" w:rsidRPr="004B7082" w:rsidRDefault="00800212" w:rsidP="000D256D">
            <w:pPr>
              <w:jc w:val="left"/>
              <w:rPr>
                <w:rFonts w:eastAsia="Meiryo UI" w:cstheme="majorHAnsi"/>
                <w:b/>
                <w:bCs/>
                <w:szCs w:val="20"/>
                <w:lang w:val="en-GB"/>
              </w:rPr>
            </w:pPr>
            <w:r w:rsidRPr="004B7082">
              <w:rPr>
                <w:rFonts w:eastAsia="Meiryo UI" w:cstheme="majorHAnsi"/>
                <w:b/>
                <w:bCs/>
                <w:szCs w:val="20"/>
                <w:lang w:val="en-GB"/>
              </w:rPr>
              <w:t>Parameters (Out)</w:t>
            </w:r>
          </w:p>
        </w:tc>
        <w:tc>
          <w:tcPr>
            <w:tcW w:w="1369" w:type="pct"/>
            <w:gridSpan w:val="2"/>
            <w:tcBorders>
              <w:top w:val="single" w:sz="4" w:space="0" w:color="auto"/>
              <w:left w:val="single" w:sz="4" w:space="0" w:color="auto"/>
              <w:bottom w:val="single" w:sz="4" w:space="0" w:color="auto"/>
              <w:right w:val="single" w:sz="4" w:space="0" w:color="auto"/>
            </w:tcBorders>
          </w:tcPr>
          <w:p w14:paraId="4CF2DE34" w14:textId="77777777" w:rsidR="00800212" w:rsidRPr="006406A3" w:rsidRDefault="00800212" w:rsidP="00220AA3">
            <w:pPr>
              <w:rPr>
                <w:rFonts w:eastAsia="Meiryo UI" w:cstheme="majorHAnsi"/>
                <w:lang w:val="en-GB"/>
              </w:rPr>
            </w:pPr>
            <w:r w:rsidRPr="006406A3">
              <w:t>N/A</w:t>
            </w:r>
          </w:p>
        </w:tc>
        <w:tc>
          <w:tcPr>
            <w:tcW w:w="2649" w:type="pct"/>
            <w:gridSpan w:val="3"/>
            <w:tcBorders>
              <w:top w:val="single" w:sz="4" w:space="0" w:color="auto"/>
              <w:left w:val="single" w:sz="4" w:space="0" w:color="auto"/>
              <w:bottom w:val="single" w:sz="4" w:space="0" w:color="auto"/>
              <w:right w:val="single" w:sz="4" w:space="0" w:color="auto"/>
            </w:tcBorders>
          </w:tcPr>
          <w:p w14:paraId="56C84ED2" w14:textId="538F5C09" w:rsidR="00800212" w:rsidRPr="006406A3" w:rsidRDefault="00800212" w:rsidP="00220AA3">
            <w:pPr>
              <w:rPr>
                <w:lang w:val="en-GB"/>
              </w:rPr>
            </w:pPr>
            <w:r w:rsidRPr="006406A3">
              <w:rPr>
                <w:lang w:val="en-GB"/>
              </w:rPr>
              <w:t>-</w:t>
            </w:r>
          </w:p>
        </w:tc>
      </w:tr>
      <w:tr w:rsidR="00800212" w:rsidRPr="006E156B" w14:paraId="460E7671" w14:textId="5D84BA56"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5E31A51D" w14:textId="77777777" w:rsidR="00800212" w:rsidRPr="004B7082" w:rsidRDefault="00800212" w:rsidP="000D256D">
            <w:pPr>
              <w:jc w:val="left"/>
              <w:rPr>
                <w:rFonts w:eastAsia="Meiryo UI" w:cstheme="majorHAnsi"/>
                <w:b/>
                <w:bCs/>
                <w:szCs w:val="20"/>
                <w:lang w:val="en-GB"/>
              </w:rPr>
            </w:pPr>
            <w:r w:rsidRPr="004B7082">
              <w:rPr>
                <w:rFonts w:eastAsia="Meiryo UI" w:cstheme="majorHAnsi"/>
                <w:b/>
                <w:bCs/>
                <w:szCs w:val="20"/>
                <w:lang w:val="en-GB"/>
              </w:rPr>
              <w:t>Return Value</w:t>
            </w:r>
          </w:p>
        </w:tc>
        <w:tc>
          <w:tcPr>
            <w:tcW w:w="1369" w:type="pct"/>
            <w:gridSpan w:val="2"/>
            <w:tcBorders>
              <w:top w:val="single" w:sz="4" w:space="0" w:color="auto"/>
              <w:left w:val="single" w:sz="4" w:space="0" w:color="auto"/>
              <w:bottom w:val="single" w:sz="4" w:space="0" w:color="auto"/>
              <w:right w:val="single" w:sz="4" w:space="0" w:color="auto"/>
            </w:tcBorders>
          </w:tcPr>
          <w:p w14:paraId="31982061" w14:textId="703C740D" w:rsidR="00800212" w:rsidRPr="006406A3" w:rsidRDefault="00800212" w:rsidP="00220AA3">
            <w:pPr>
              <w:rPr>
                <w:rFonts w:eastAsia="Meiryo UI" w:cstheme="majorHAnsi"/>
                <w:lang w:val="en-GB"/>
              </w:rPr>
            </w:pPr>
            <w:r w:rsidRPr="00B44E24">
              <w:t>Std_ReturnType</w:t>
            </w:r>
          </w:p>
        </w:tc>
        <w:tc>
          <w:tcPr>
            <w:tcW w:w="2649" w:type="pct"/>
            <w:gridSpan w:val="3"/>
            <w:tcBorders>
              <w:top w:val="single" w:sz="4" w:space="0" w:color="auto"/>
              <w:left w:val="single" w:sz="4" w:space="0" w:color="auto"/>
              <w:bottom w:val="single" w:sz="4" w:space="0" w:color="auto"/>
              <w:right w:val="single" w:sz="4" w:space="0" w:color="auto"/>
            </w:tcBorders>
          </w:tcPr>
          <w:p w14:paraId="3D298107" w14:textId="1ACE6A55" w:rsidR="00800212" w:rsidRDefault="00800212" w:rsidP="00220AA3">
            <w:pPr>
              <w:rPr>
                <w:lang w:val="en-GB"/>
              </w:rPr>
            </w:pPr>
            <w:r w:rsidRPr="00751FC3">
              <w:rPr>
                <w:rFonts w:hint="eastAsia"/>
                <w:lang w:val="en-GB"/>
              </w:rPr>
              <w:t>E_OK</w:t>
            </w:r>
          </w:p>
          <w:p w14:paraId="47ED4C3C" w14:textId="7C47C45A" w:rsidR="00800212" w:rsidRPr="00751FC3" w:rsidRDefault="00800212" w:rsidP="00220AA3">
            <w:pPr>
              <w:rPr>
                <w:lang w:val="en-GB"/>
              </w:rPr>
            </w:pPr>
            <w:r w:rsidRPr="00751FC3">
              <w:rPr>
                <w:rFonts w:hint="eastAsia"/>
                <w:lang w:val="en-GB"/>
              </w:rPr>
              <w:t>E_</w:t>
            </w:r>
            <w:r>
              <w:rPr>
                <w:lang w:val="en-GB"/>
              </w:rPr>
              <w:t>NOT_</w:t>
            </w:r>
            <w:r w:rsidRPr="00751FC3">
              <w:rPr>
                <w:rFonts w:hint="eastAsia"/>
                <w:lang w:val="en-GB"/>
              </w:rPr>
              <w:t>OK</w:t>
            </w:r>
          </w:p>
        </w:tc>
      </w:tr>
      <w:tr w:rsidR="00800212" w:rsidRPr="00864D86" w14:paraId="398AD2A6" w14:textId="75926F36"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33E2AF5C" w14:textId="77777777" w:rsidR="00800212" w:rsidRPr="00864D86" w:rsidRDefault="00800212" w:rsidP="000D256D">
            <w:pPr>
              <w:jc w:val="left"/>
              <w:rPr>
                <w:rFonts w:cs="Arial"/>
                <w:b/>
                <w:bCs/>
                <w:szCs w:val="20"/>
              </w:rPr>
            </w:pPr>
            <w:r w:rsidRPr="00864D86">
              <w:rPr>
                <w:rFonts w:cs="Arial"/>
                <w:b/>
                <w:bCs/>
                <w:szCs w:val="20"/>
              </w:rPr>
              <w:t>Description</w:t>
            </w:r>
          </w:p>
        </w:tc>
        <w:tc>
          <w:tcPr>
            <w:tcW w:w="4019" w:type="pct"/>
            <w:gridSpan w:val="5"/>
            <w:tcBorders>
              <w:top w:val="single" w:sz="4" w:space="0" w:color="auto"/>
              <w:left w:val="single" w:sz="4" w:space="0" w:color="auto"/>
              <w:bottom w:val="single" w:sz="4" w:space="0" w:color="auto"/>
              <w:right w:val="single" w:sz="4" w:space="0" w:color="auto"/>
            </w:tcBorders>
          </w:tcPr>
          <w:p w14:paraId="7E6184B7" w14:textId="02179BB1" w:rsidR="00800212" w:rsidRPr="0007522C" w:rsidRDefault="00800212" w:rsidP="00220AA3">
            <w:pPr>
              <w:jc w:val="left"/>
            </w:pPr>
            <w:r w:rsidRPr="0007522C">
              <w:t xml:space="preserve">If this API has already been executed, it returns </w:t>
            </w:r>
            <w:r w:rsidR="008357DE" w:rsidRPr="00751FC3">
              <w:rPr>
                <w:rFonts w:hint="eastAsia"/>
                <w:lang w:val="en-GB"/>
              </w:rPr>
              <w:t>E_</w:t>
            </w:r>
            <w:r w:rsidR="008357DE">
              <w:rPr>
                <w:lang w:val="en-GB"/>
              </w:rPr>
              <w:t>NOT_</w:t>
            </w:r>
            <w:r w:rsidR="008357DE" w:rsidRPr="00751FC3">
              <w:rPr>
                <w:rFonts w:hint="eastAsia"/>
                <w:lang w:val="en-GB"/>
              </w:rPr>
              <w:t>OK</w:t>
            </w:r>
            <w:r w:rsidR="008357DE">
              <w:rPr>
                <w:lang w:val="en-GB"/>
              </w:rPr>
              <w:t>, report DET error</w:t>
            </w:r>
            <w:r w:rsidR="00973AE9">
              <w:rPr>
                <w:lang w:val="en-GB"/>
              </w:rPr>
              <w:t xml:space="preserve"> </w:t>
            </w:r>
            <w:r w:rsidR="000F4E6D">
              <w:t>PROTOCONV</w:t>
            </w:r>
            <w:r w:rsidR="008357DE" w:rsidRPr="008357DE">
              <w:t>_E_ALREADY_INITIALIZED</w:t>
            </w:r>
            <w:r w:rsidR="008357DE">
              <w:t xml:space="preserve"> (if </w:t>
            </w:r>
            <w:r w:rsidR="000F4E6D">
              <w:t>PROTOCONV</w:t>
            </w:r>
            <w:r w:rsidR="008357DE" w:rsidRPr="008357DE">
              <w:t xml:space="preserve">_DEV_ERROR_DETECT </w:t>
            </w:r>
            <w:r w:rsidR="008357DE">
              <w:t xml:space="preserve">== </w:t>
            </w:r>
            <w:r w:rsidR="008357DE" w:rsidRPr="008357DE">
              <w:t>STD_ON</w:t>
            </w:r>
            <w:r w:rsidR="008357DE">
              <w:t>)</w:t>
            </w:r>
            <w:r w:rsidR="008357DE" w:rsidRPr="008357DE" w:rsidDel="008357DE">
              <w:t xml:space="preserve"> </w:t>
            </w:r>
            <w:r w:rsidRPr="0007522C">
              <w:t>and exits.</w:t>
            </w:r>
          </w:p>
          <w:p w14:paraId="5C1F1270" w14:textId="354D9B0C" w:rsidR="008357DE" w:rsidRPr="0007522C" w:rsidRDefault="00800212" w:rsidP="00220AA3">
            <w:pPr>
              <w:jc w:val="left"/>
            </w:pPr>
            <w:r w:rsidRPr="0007522C">
              <w:t xml:space="preserve">If the pConfig argument is </w:t>
            </w:r>
            <w:r w:rsidR="001D57BD">
              <w:t>NULL_PTR</w:t>
            </w:r>
            <w:r w:rsidRPr="0007522C">
              <w:t>, it returns</w:t>
            </w:r>
            <w:r w:rsidR="008357DE">
              <w:t xml:space="preserve"> </w:t>
            </w:r>
            <w:r w:rsidR="008357DE" w:rsidRPr="00751FC3">
              <w:rPr>
                <w:rFonts w:hint="eastAsia"/>
                <w:lang w:val="en-GB"/>
              </w:rPr>
              <w:t>E_</w:t>
            </w:r>
            <w:r w:rsidR="008357DE">
              <w:rPr>
                <w:lang w:val="en-GB"/>
              </w:rPr>
              <w:t>NOT_</w:t>
            </w:r>
            <w:r w:rsidR="008357DE" w:rsidRPr="00751FC3">
              <w:rPr>
                <w:rFonts w:hint="eastAsia"/>
                <w:lang w:val="en-GB"/>
              </w:rPr>
              <w:t>OK</w:t>
            </w:r>
            <w:r w:rsidR="008357DE">
              <w:rPr>
                <w:lang w:val="en-GB"/>
              </w:rPr>
              <w:t>, report DET error</w:t>
            </w:r>
            <w:r w:rsidR="00973AE9">
              <w:rPr>
                <w:lang w:val="en-GB"/>
              </w:rPr>
              <w:t xml:space="preserve"> </w:t>
            </w:r>
            <w:r w:rsidR="000F4E6D">
              <w:t>PROTOCONV</w:t>
            </w:r>
            <w:r w:rsidR="008357DE" w:rsidRPr="00450791">
              <w:t>_E_PARAM_POINTER</w:t>
            </w:r>
            <w:r w:rsidR="008357DE">
              <w:t xml:space="preserve"> (if </w:t>
            </w:r>
            <w:r w:rsidR="000F4E6D">
              <w:t>PROTOCONV</w:t>
            </w:r>
            <w:r w:rsidR="008357DE" w:rsidRPr="008357DE">
              <w:t xml:space="preserve">_DEV_ERROR_DETECT </w:t>
            </w:r>
            <w:r w:rsidR="008357DE">
              <w:t xml:space="preserve">== </w:t>
            </w:r>
            <w:r w:rsidR="008357DE" w:rsidRPr="008357DE">
              <w:t>STD_ON</w:t>
            </w:r>
            <w:r w:rsidR="008357DE">
              <w:t>)</w:t>
            </w:r>
            <w:r w:rsidR="008357DE" w:rsidRPr="008357DE" w:rsidDel="008357DE">
              <w:t xml:space="preserve"> </w:t>
            </w:r>
            <w:r w:rsidR="008357DE" w:rsidRPr="0007522C">
              <w:t>and exits.</w:t>
            </w:r>
          </w:p>
          <w:p w14:paraId="7E2D5630" w14:textId="2F134CF9" w:rsidR="00800212" w:rsidRDefault="00800212" w:rsidP="00220AA3">
            <w:pPr>
              <w:jc w:val="left"/>
            </w:pPr>
          </w:p>
          <w:p w14:paraId="0DC16D85" w14:textId="4065D05C" w:rsidR="00800212" w:rsidRPr="0007522C" w:rsidRDefault="00121F7A" w:rsidP="00E022D6">
            <w:pPr>
              <w:jc w:val="left"/>
            </w:pPr>
            <w:r>
              <w:t>If E_OK is returned</w:t>
            </w:r>
            <w:r w:rsidR="00FD2E53">
              <w:t xml:space="preserve">, execute </w:t>
            </w:r>
            <w:r w:rsidR="00E022D6" w:rsidRPr="00E022D6">
              <w:t>ProtoConv_Init</w:t>
            </w:r>
            <w:r w:rsidRPr="00773260">
              <w:t xml:space="preserve">() and return its return </w:t>
            </w:r>
            <w:r>
              <w:t>value.</w:t>
            </w:r>
          </w:p>
        </w:tc>
      </w:tr>
      <w:tr w:rsidR="00800212" w:rsidRPr="00864D86" w14:paraId="452301D1" w14:textId="50934761"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1DC00904" w14:textId="77777777" w:rsidR="00800212" w:rsidRPr="00864D86" w:rsidRDefault="00800212" w:rsidP="000D256D">
            <w:pPr>
              <w:jc w:val="left"/>
              <w:rPr>
                <w:rFonts w:cs="Arial"/>
                <w:b/>
                <w:bCs/>
                <w:szCs w:val="20"/>
              </w:rPr>
            </w:pPr>
            <w:r w:rsidRPr="00864D86">
              <w:rPr>
                <w:rFonts w:cs="Arial"/>
                <w:b/>
                <w:bCs/>
                <w:szCs w:val="20"/>
              </w:rPr>
              <w:t>Preconditions</w:t>
            </w:r>
          </w:p>
        </w:tc>
        <w:tc>
          <w:tcPr>
            <w:tcW w:w="4019" w:type="pct"/>
            <w:gridSpan w:val="5"/>
            <w:tcBorders>
              <w:top w:val="single" w:sz="4" w:space="0" w:color="auto"/>
              <w:left w:val="single" w:sz="4" w:space="0" w:color="auto"/>
              <w:bottom w:val="single" w:sz="4" w:space="0" w:color="auto"/>
              <w:right w:val="single" w:sz="4" w:space="0" w:color="auto"/>
            </w:tcBorders>
          </w:tcPr>
          <w:p w14:paraId="3D2639B1" w14:textId="0B68ADFE" w:rsidR="00800212" w:rsidRPr="0007522C" w:rsidRDefault="00800212" w:rsidP="00220AA3">
            <w:r w:rsidRPr="0007522C">
              <w:t>Uninitialized state</w:t>
            </w:r>
          </w:p>
        </w:tc>
      </w:tr>
      <w:tr w:rsidR="00800212" w:rsidRPr="00864D86" w14:paraId="5FD4C81B" w14:textId="7E8012E3" w:rsidTr="00684B9B">
        <w:tc>
          <w:tcPr>
            <w:tcW w:w="981" w:type="pct"/>
            <w:tcBorders>
              <w:top w:val="single" w:sz="4" w:space="0" w:color="auto"/>
              <w:left w:val="single" w:sz="4" w:space="0" w:color="auto"/>
              <w:bottom w:val="single" w:sz="4" w:space="0" w:color="auto"/>
              <w:right w:val="single" w:sz="4" w:space="0" w:color="auto"/>
            </w:tcBorders>
            <w:shd w:val="clear" w:color="auto" w:fill="D9D9D9"/>
            <w:hideMark/>
          </w:tcPr>
          <w:p w14:paraId="6B0995A6" w14:textId="77777777" w:rsidR="00800212" w:rsidRPr="00864D86" w:rsidRDefault="00800212" w:rsidP="000D256D">
            <w:pPr>
              <w:jc w:val="left"/>
              <w:rPr>
                <w:rFonts w:cs="Arial"/>
                <w:b/>
                <w:bCs/>
                <w:szCs w:val="20"/>
              </w:rPr>
            </w:pPr>
            <w:r w:rsidRPr="00864D86">
              <w:rPr>
                <w:rFonts w:cs="Arial"/>
                <w:b/>
                <w:bCs/>
                <w:szCs w:val="20"/>
              </w:rPr>
              <w:t>Remarks</w:t>
            </w:r>
          </w:p>
        </w:tc>
        <w:tc>
          <w:tcPr>
            <w:tcW w:w="4019" w:type="pct"/>
            <w:gridSpan w:val="5"/>
            <w:tcBorders>
              <w:top w:val="single" w:sz="4" w:space="0" w:color="auto"/>
              <w:left w:val="single" w:sz="4" w:space="0" w:color="auto"/>
              <w:bottom w:val="single" w:sz="4" w:space="0" w:color="auto"/>
              <w:right w:val="single" w:sz="4" w:space="0" w:color="auto"/>
            </w:tcBorders>
          </w:tcPr>
          <w:p w14:paraId="12619BA2" w14:textId="39BD86B5" w:rsidR="00800212" w:rsidRDefault="00800212" w:rsidP="00220AA3">
            <w:r>
              <w:t>N/A</w:t>
            </w:r>
          </w:p>
        </w:tc>
      </w:tr>
      <w:tr w:rsidR="00D97B5E" w:rsidRPr="00864D86" w14:paraId="2FC8C844" w14:textId="459C516B" w:rsidTr="00684B9B">
        <w:tc>
          <w:tcPr>
            <w:tcW w:w="981" w:type="pct"/>
            <w:vMerge w:val="restart"/>
            <w:tcBorders>
              <w:top w:val="single" w:sz="4" w:space="0" w:color="auto"/>
              <w:left w:val="single" w:sz="4" w:space="0" w:color="auto"/>
              <w:right w:val="single" w:sz="4" w:space="0" w:color="auto"/>
            </w:tcBorders>
            <w:shd w:val="clear" w:color="auto" w:fill="D9D9D9"/>
          </w:tcPr>
          <w:p w14:paraId="78E7B044" w14:textId="5E7D5827" w:rsidR="00D97B5E" w:rsidRPr="00864D86" w:rsidRDefault="00F1416C" w:rsidP="000D256D">
            <w:pPr>
              <w:jc w:val="left"/>
              <w:rPr>
                <w:rFonts w:cs="Arial"/>
                <w:b/>
                <w:bCs/>
                <w:szCs w:val="20"/>
              </w:rPr>
            </w:pPr>
            <w:r>
              <w:rPr>
                <w:rFonts w:cs="Arial"/>
                <w:b/>
                <w:bCs/>
                <w:szCs w:val="20"/>
              </w:rPr>
              <w:t>DET/DEM Errors Handled</w:t>
            </w:r>
          </w:p>
        </w:tc>
        <w:tc>
          <w:tcPr>
            <w:tcW w:w="2022" w:type="pct"/>
            <w:gridSpan w:val="4"/>
            <w:tcBorders>
              <w:top w:val="single" w:sz="4" w:space="0" w:color="auto"/>
              <w:left w:val="single" w:sz="4" w:space="0" w:color="auto"/>
              <w:bottom w:val="single" w:sz="4" w:space="0" w:color="auto"/>
              <w:right w:val="single" w:sz="4" w:space="0" w:color="auto"/>
            </w:tcBorders>
          </w:tcPr>
          <w:p w14:paraId="6B6228EC" w14:textId="1CDA7A3E" w:rsidR="00D97B5E" w:rsidRDefault="000F4E6D" w:rsidP="00220AA3">
            <w:r>
              <w:t>PROTOCONV</w:t>
            </w:r>
            <w:r w:rsidR="00D97B5E" w:rsidRPr="00450791">
              <w:t>_E_PARAM_POINTER</w:t>
            </w:r>
          </w:p>
        </w:tc>
        <w:tc>
          <w:tcPr>
            <w:tcW w:w="1997" w:type="pct"/>
            <w:tcBorders>
              <w:top w:val="single" w:sz="4" w:space="0" w:color="auto"/>
              <w:left w:val="single" w:sz="4" w:space="0" w:color="auto"/>
              <w:bottom w:val="single" w:sz="4" w:space="0" w:color="auto"/>
              <w:right w:val="single" w:sz="4" w:space="0" w:color="auto"/>
            </w:tcBorders>
          </w:tcPr>
          <w:p w14:paraId="18EC5F39" w14:textId="60881683" w:rsidR="00D97B5E" w:rsidRDefault="00297BFF" w:rsidP="00220AA3">
            <w:r>
              <w:t>P</w:t>
            </w:r>
            <w:r w:rsidRPr="00297BFF">
              <w:t xml:space="preserve">arameter error (argument is </w:t>
            </w:r>
            <w:r w:rsidR="001D57BD">
              <w:t>NULL_PTR</w:t>
            </w:r>
            <w:r w:rsidRPr="00297BFF">
              <w:t>)</w:t>
            </w:r>
          </w:p>
        </w:tc>
      </w:tr>
      <w:tr w:rsidR="00D97B5E" w:rsidRPr="00864D86" w14:paraId="38249F70" w14:textId="77777777" w:rsidTr="00684B9B">
        <w:tc>
          <w:tcPr>
            <w:tcW w:w="981" w:type="pct"/>
            <w:vMerge/>
            <w:tcBorders>
              <w:left w:val="single" w:sz="4" w:space="0" w:color="auto"/>
              <w:right w:val="single" w:sz="4" w:space="0" w:color="auto"/>
            </w:tcBorders>
            <w:shd w:val="clear" w:color="auto" w:fill="D9D9D9"/>
          </w:tcPr>
          <w:p w14:paraId="5C4C70F5" w14:textId="77777777" w:rsidR="00D97B5E" w:rsidRPr="00800212" w:rsidRDefault="00D97B5E" w:rsidP="00220AA3">
            <w:pPr>
              <w:jc w:val="left"/>
              <w:rPr>
                <w:rFonts w:cs="Arial"/>
                <w:b/>
                <w:bCs/>
                <w:szCs w:val="20"/>
              </w:rPr>
            </w:pPr>
          </w:p>
        </w:tc>
        <w:tc>
          <w:tcPr>
            <w:tcW w:w="2022" w:type="pct"/>
            <w:gridSpan w:val="4"/>
            <w:tcBorders>
              <w:top w:val="single" w:sz="4" w:space="0" w:color="auto"/>
              <w:left w:val="single" w:sz="4" w:space="0" w:color="auto"/>
              <w:bottom w:val="single" w:sz="4" w:space="0" w:color="auto"/>
              <w:right w:val="single" w:sz="4" w:space="0" w:color="auto"/>
            </w:tcBorders>
          </w:tcPr>
          <w:p w14:paraId="7B9650B9" w14:textId="00C5D8A8" w:rsidR="00D97B5E" w:rsidRDefault="000F4E6D" w:rsidP="00220AA3">
            <w:r>
              <w:t>PROTOCONV</w:t>
            </w:r>
            <w:r w:rsidR="00D97B5E" w:rsidRPr="00450791">
              <w:t>_E_ALREADY_INITIALIZED</w:t>
            </w:r>
          </w:p>
        </w:tc>
        <w:tc>
          <w:tcPr>
            <w:tcW w:w="1997" w:type="pct"/>
            <w:tcBorders>
              <w:top w:val="single" w:sz="4" w:space="0" w:color="auto"/>
              <w:left w:val="single" w:sz="4" w:space="0" w:color="auto"/>
              <w:bottom w:val="single" w:sz="4" w:space="0" w:color="auto"/>
              <w:right w:val="single" w:sz="4" w:space="0" w:color="auto"/>
            </w:tcBorders>
          </w:tcPr>
          <w:p w14:paraId="50A3D4B9" w14:textId="7416231E" w:rsidR="00D97B5E" w:rsidRDefault="008826AF" w:rsidP="00220AA3">
            <w:r>
              <w:t>I</w:t>
            </w:r>
            <w:r w:rsidRPr="008826AF">
              <w:t>nvalid call</w:t>
            </w:r>
          </w:p>
        </w:tc>
      </w:tr>
    </w:tbl>
    <w:p w14:paraId="1DCDB682" w14:textId="433E1DAC" w:rsidR="00220F4C" w:rsidRDefault="00696D29">
      <w:pPr>
        <w:pStyle w:val="RefIDs"/>
        <w:rPr>
          <w:lang w:eastAsia="en-US"/>
        </w:rPr>
      </w:pPr>
      <w:bookmarkStart w:id="196" w:name="_Hlk74169226"/>
      <w:r w:rsidRPr="00696D29">
        <w:rPr>
          <w:lang w:eastAsia="en-US"/>
        </w:rPr>
        <w:t xml:space="preserve">[Covers: </w:t>
      </w:r>
      <w:r w:rsidR="00883E84" w:rsidRPr="00883E84">
        <w:rPr>
          <w:lang w:eastAsia="en-US"/>
        </w:rPr>
        <w:t>req-8552172-00903609</w:t>
      </w:r>
      <w:r w:rsidRPr="00696D29">
        <w:rPr>
          <w:lang w:eastAsia="en-US"/>
        </w:rPr>
        <w:t>]</w:t>
      </w:r>
    </w:p>
    <w:p w14:paraId="3DF42286" w14:textId="0FECAAA2" w:rsidR="002C15F8" w:rsidRPr="002C15F8" w:rsidRDefault="002C15F8" w:rsidP="00FA6E00">
      <w:pPr>
        <w:pStyle w:val="RefIDs"/>
        <w:rPr>
          <w:lang w:eastAsia="en-US"/>
        </w:rPr>
      </w:pPr>
      <w:r w:rsidRPr="002C15F8">
        <w:rPr>
          <w:lang w:eastAsia="en-US"/>
        </w:rPr>
        <w:t xml:space="preserve">[Covers: </w:t>
      </w:r>
      <w:r w:rsidR="00883E84" w:rsidRPr="00883E84">
        <w:rPr>
          <w:lang w:eastAsia="en-US"/>
        </w:rPr>
        <w:t>req-8552172-00904663</w:t>
      </w:r>
      <w:r w:rsidRPr="002C15F8">
        <w:rPr>
          <w:lang w:eastAsia="en-US"/>
        </w:rPr>
        <w:t>]</w:t>
      </w:r>
    </w:p>
    <w:p w14:paraId="59DD32CA" w14:textId="06DA89B7" w:rsidR="002C15F8" w:rsidRPr="002C15F8" w:rsidRDefault="002C15F8" w:rsidP="00FA6E00">
      <w:pPr>
        <w:pStyle w:val="RefIDs"/>
        <w:rPr>
          <w:lang w:eastAsia="en-US"/>
        </w:rPr>
      </w:pPr>
      <w:r w:rsidRPr="002C15F8">
        <w:rPr>
          <w:lang w:eastAsia="en-US"/>
        </w:rPr>
        <w:t xml:space="preserve">[Covers: </w:t>
      </w:r>
      <w:r w:rsidR="00883E84" w:rsidRPr="00883E84">
        <w:rPr>
          <w:lang w:eastAsia="en-US"/>
        </w:rPr>
        <w:t>req-8552172-00904664</w:t>
      </w:r>
      <w:r w:rsidRPr="002C15F8">
        <w:rPr>
          <w:lang w:eastAsia="en-US"/>
        </w:rPr>
        <w:t>]</w:t>
      </w:r>
    </w:p>
    <w:p w14:paraId="15F24D7F" w14:textId="54218DDC" w:rsidR="002C15F8" w:rsidRPr="002C15F8" w:rsidRDefault="002C15F8" w:rsidP="00FA6E00">
      <w:pPr>
        <w:pStyle w:val="RefIDs"/>
        <w:rPr>
          <w:lang w:eastAsia="en-US"/>
        </w:rPr>
      </w:pPr>
      <w:r w:rsidRPr="002C15F8">
        <w:rPr>
          <w:lang w:eastAsia="en-US"/>
        </w:rPr>
        <w:t xml:space="preserve">[Covers: </w:t>
      </w:r>
      <w:r w:rsidR="00883E84" w:rsidRPr="00883E84">
        <w:rPr>
          <w:lang w:eastAsia="en-US"/>
        </w:rPr>
        <w:t>req-8552172-00904665</w:t>
      </w:r>
      <w:r w:rsidRPr="002C15F8">
        <w:rPr>
          <w:lang w:eastAsia="en-US"/>
        </w:rPr>
        <w:t>]</w:t>
      </w:r>
    </w:p>
    <w:p w14:paraId="2F726867" w14:textId="77777777" w:rsidR="0005582C" w:rsidRPr="002C15F8" w:rsidRDefault="002C15F8" w:rsidP="0005582C">
      <w:pPr>
        <w:pStyle w:val="RefIDs"/>
        <w:rPr>
          <w:lang w:eastAsia="en-US"/>
        </w:rPr>
      </w:pPr>
      <w:r w:rsidRPr="002C15F8">
        <w:rPr>
          <w:lang w:eastAsia="en-US"/>
        </w:rPr>
        <w:t xml:space="preserve">[Covers: </w:t>
      </w:r>
      <w:r w:rsidR="00883E84">
        <w:rPr>
          <w:lang w:eastAsia="en-US"/>
        </w:rPr>
        <w:t>req-8552172-00904666</w:t>
      </w:r>
      <w:r w:rsidR="00D47ED7">
        <w:t>]</w:t>
      </w:r>
      <w:bookmarkEnd w:id="196"/>
    </w:p>
    <w:p w14:paraId="7AC5B342" w14:textId="77777777" w:rsidR="0005582C" w:rsidRPr="002C15F8" w:rsidRDefault="0005582C" w:rsidP="0005582C">
      <w:pPr>
        <w:pStyle w:val="RefIDs"/>
        <w:rPr>
          <w:lang w:eastAsia="en-US"/>
        </w:rPr>
      </w:pPr>
      <w:r w:rsidRPr="002C15F8">
        <w:rPr>
          <w:lang w:eastAsia="en-US"/>
        </w:rPr>
        <w:t xml:space="preserve">[Covers: </w:t>
      </w:r>
      <w:r>
        <w:rPr>
          <w:lang w:eastAsia="en-US"/>
        </w:rPr>
        <w:t>req-8552172-00909476</w:t>
      </w:r>
      <w:r>
        <w:t>]</w:t>
      </w:r>
    </w:p>
    <w:p w14:paraId="48F100C7" w14:textId="77777777" w:rsidR="00BB6565" w:rsidRDefault="0005582C" w:rsidP="00BB6565">
      <w:pPr>
        <w:pStyle w:val="RefIDs"/>
        <w:rPr>
          <w:lang w:eastAsia="en-US"/>
        </w:rPr>
      </w:pPr>
      <w:r w:rsidRPr="002C15F8">
        <w:rPr>
          <w:lang w:eastAsia="en-US"/>
        </w:rPr>
        <w:t xml:space="preserve">[Covers: </w:t>
      </w:r>
      <w:r>
        <w:rPr>
          <w:lang w:eastAsia="en-US"/>
        </w:rPr>
        <w:t>req-8552172-00909478</w:t>
      </w:r>
      <w:r>
        <w:t>]</w:t>
      </w:r>
    </w:p>
    <w:p w14:paraId="3F35948C" w14:textId="77777777" w:rsidR="00BB6565" w:rsidRDefault="00BB6565" w:rsidP="00BB6565">
      <w:pPr>
        <w:pStyle w:val="RefIDs"/>
        <w:rPr>
          <w:lang w:eastAsia="en-US"/>
        </w:rPr>
      </w:pPr>
      <w:r>
        <w:rPr>
          <w:lang w:eastAsia="en-US"/>
        </w:rPr>
        <w:t>[Covers: req-8552172-00528003]</w:t>
      </w:r>
    </w:p>
    <w:p w14:paraId="2A75F5C0" w14:textId="572C9001" w:rsidR="00BB6565" w:rsidRDefault="00BB6565" w:rsidP="00BB6565">
      <w:pPr>
        <w:pStyle w:val="RefIDs"/>
        <w:rPr>
          <w:lang w:eastAsia="en-US"/>
        </w:rPr>
      </w:pPr>
      <w:r>
        <w:rPr>
          <w:lang w:eastAsia="en-US"/>
        </w:rPr>
        <w:t>[Covers: req-8552172-00528002]</w:t>
      </w:r>
    </w:p>
    <w:p w14:paraId="564AC105" w14:textId="77777777" w:rsidR="003949F1" w:rsidRDefault="00BB6565" w:rsidP="003949F1">
      <w:pPr>
        <w:pStyle w:val="RefIDs"/>
        <w:rPr>
          <w:lang w:eastAsia="en-US"/>
        </w:rPr>
      </w:pPr>
      <w:r>
        <w:rPr>
          <w:lang w:eastAsia="en-US"/>
        </w:rPr>
        <w:t>[Covers: req-8552172-00528006]</w:t>
      </w:r>
    </w:p>
    <w:p w14:paraId="3A11659A" w14:textId="77777777" w:rsidR="003949F1" w:rsidRDefault="003949F1" w:rsidP="003949F1">
      <w:pPr>
        <w:pStyle w:val="RefIDs"/>
        <w:rPr>
          <w:lang w:eastAsia="en-US"/>
        </w:rPr>
      </w:pPr>
      <w:r>
        <w:rPr>
          <w:lang w:eastAsia="en-US"/>
        </w:rPr>
        <w:t xml:space="preserve">[Covers: </w:t>
      </w:r>
      <w:r w:rsidRPr="00C136B3">
        <w:t>req-8552172-00527993</w:t>
      </w:r>
      <w:r>
        <w:t>]</w:t>
      </w:r>
    </w:p>
    <w:p w14:paraId="0CDBC113" w14:textId="15745430" w:rsidR="003949F1" w:rsidRDefault="003949F1" w:rsidP="003949F1">
      <w:pPr>
        <w:pStyle w:val="RefIDs"/>
        <w:rPr>
          <w:lang w:eastAsia="en-US"/>
        </w:rPr>
      </w:pPr>
      <w:r>
        <w:rPr>
          <w:lang w:eastAsia="en-US"/>
        </w:rPr>
        <w:t>[Covers: req-8552172-00527980]</w:t>
      </w:r>
    </w:p>
    <w:p w14:paraId="1879582C" w14:textId="69FCB2E6" w:rsidR="00AF622B" w:rsidRPr="00FD24B1" w:rsidRDefault="00AF622B" w:rsidP="00445AFF">
      <w:pPr>
        <w:pStyle w:val="Heading3"/>
      </w:pPr>
      <w:bookmarkStart w:id="197" w:name="_Toc203383961"/>
      <w:r w:rsidRPr="00D078D8">
        <w:lastRenderedPageBreak/>
        <w:t>R_</w:t>
      </w:r>
      <w:r>
        <w:t>ProtoConv</w:t>
      </w:r>
      <w:r w:rsidRPr="00D078D8">
        <w:t>_CantoEth</w:t>
      </w:r>
      <w:r>
        <w:t>TS</w:t>
      </w:r>
      <w:bookmarkEnd w:id="197"/>
    </w:p>
    <w:p w14:paraId="02383DB2" w14:textId="77777777" w:rsidR="00AF622B" w:rsidRDefault="00AF622B" w:rsidP="00AF622B">
      <w:pPr>
        <w:pStyle w:val="TraceID"/>
      </w:pPr>
      <w:r>
        <w:t>[iso26-18_p6_7.4.5] a;</w:t>
      </w:r>
      <w:r w:rsidRPr="0058651F">
        <w:t xml:space="preserve"> [iso26-18_p6_7.4.6]</w:t>
      </w:r>
    </w:p>
    <w:p w14:paraId="42A3817F" w14:textId="77777777" w:rsidR="00AF622B" w:rsidRPr="00251C23" w:rsidRDefault="00AF622B" w:rsidP="00BE5228">
      <w:pPr>
        <w:pStyle w:val="ReqID"/>
        <w:rPr>
          <w:lang w:val="en-US"/>
        </w:rPr>
      </w:pPr>
      <w:r w:rsidRPr="00696D29">
        <w:t>[</w:t>
      </w:r>
      <w:r>
        <w:t>Gen5GW</w:t>
      </w:r>
      <w:r w:rsidRPr="00696D29">
        <w:t>_</w:t>
      </w:r>
      <w:r>
        <w:t>ProtoConv</w:t>
      </w:r>
      <w:r w:rsidRPr="00696D29">
        <w:t>_AD_C_</w:t>
      </w:r>
      <w:r>
        <w:t>10</w:t>
      </w:r>
      <w:r w:rsidRPr="00696D29">
        <w:t>_00</w:t>
      </w:r>
      <w:r>
        <w:t>2</w:t>
      </w:r>
      <w:r w:rsidRPr="00696D29">
        <w:t>]</w:t>
      </w:r>
    </w:p>
    <w:p w14:paraId="15ABC8F2" w14:textId="75F6ECEB" w:rsidR="00AF622B" w:rsidRDefault="00AF622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21</w:t>
      </w:r>
      <w:r w:rsidR="009D560C">
        <w:rPr>
          <w:noProof/>
        </w:rPr>
        <w:fldChar w:fldCharType="end"/>
      </w:r>
      <w:r>
        <w:rPr>
          <w:noProof/>
        </w:rPr>
        <w:t>:</w:t>
      </w:r>
      <w:r>
        <w:rPr>
          <w:rFonts w:hint="eastAsia"/>
        </w:rPr>
        <w:t xml:space="preserve"> </w:t>
      </w:r>
      <w:r w:rsidRPr="00F51074">
        <w:t>R_</w:t>
      </w:r>
      <w:r>
        <w:t>ProtoConv</w:t>
      </w:r>
      <w:r w:rsidRPr="00F51074">
        <w:t>_CantoEth</w:t>
      </w:r>
      <w:r w:rsidR="009D086E">
        <w:t>TS</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88"/>
        <w:gridCol w:w="2388"/>
        <w:gridCol w:w="1008"/>
        <w:gridCol w:w="105"/>
        <w:gridCol w:w="761"/>
        <w:gridCol w:w="3681"/>
      </w:tblGrid>
      <w:tr w:rsidR="00AF622B" w:rsidRPr="00BE1FC7" w14:paraId="04DFEDF7" w14:textId="77777777" w:rsidTr="00FA71CE">
        <w:trPr>
          <w:trHeight w:val="287"/>
        </w:trPr>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7A48B44B" w14:textId="77777777" w:rsidR="00AF622B" w:rsidRPr="00BE1FC7" w:rsidRDefault="00AF622B" w:rsidP="00B33DF2">
            <w:pPr>
              <w:jc w:val="left"/>
              <w:rPr>
                <w:rFonts w:cs="Arial"/>
                <w:szCs w:val="20"/>
              </w:rPr>
            </w:pPr>
            <w:r w:rsidRPr="00BE1FC7">
              <w:rPr>
                <w:rFonts w:cs="Arial"/>
                <w:b/>
                <w:bCs/>
                <w:szCs w:val="20"/>
              </w:rPr>
              <w:t>Function Name</w:t>
            </w:r>
          </w:p>
        </w:tc>
        <w:tc>
          <w:tcPr>
            <w:tcW w:w="3926" w:type="pct"/>
            <w:gridSpan w:val="5"/>
            <w:tcBorders>
              <w:top w:val="single" w:sz="4" w:space="0" w:color="auto"/>
              <w:left w:val="single" w:sz="4" w:space="0" w:color="auto"/>
              <w:bottom w:val="single" w:sz="4" w:space="0" w:color="auto"/>
              <w:right w:val="single" w:sz="4" w:space="0" w:color="auto"/>
            </w:tcBorders>
          </w:tcPr>
          <w:p w14:paraId="52398CEB" w14:textId="3053F354" w:rsidR="00AF622B" w:rsidRPr="00FF5497" w:rsidRDefault="00AF622B" w:rsidP="00B33DF2">
            <w:pPr>
              <w:jc w:val="left"/>
              <w:rPr>
                <w:szCs w:val="20"/>
              </w:rPr>
            </w:pPr>
            <w:r w:rsidRPr="00FF5497">
              <w:rPr>
                <w:szCs w:val="20"/>
              </w:rPr>
              <w:t>R_</w:t>
            </w:r>
            <w:r>
              <w:rPr>
                <w:szCs w:val="20"/>
              </w:rPr>
              <w:t>ProtoConv</w:t>
            </w:r>
            <w:r w:rsidRPr="00FF5497">
              <w:rPr>
                <w:szCs w:val="20"/>
              </w:rPr>
              <w:t>_CantoEth</w:t>
            </w:r>
            <w:r w:rsidR="006D0E96">
              <w:rPr>
                <w:szCs w:val="20"/>
              </w:rPr>
              <w:t>TS</w:t>
            </w:r>
          </w:p>
        </w:tc>
      </w:tr>
      <w:tr w:rsidR="00AF622B" w:rsidRPr="00BE1FC7" w14:paraId="1790D510" w14:textId="77777777" w:rsidTr="00FA71CE">
        <w:trPr>
          <w:trHeight w:val="287"/>
        </w:trPr>
        <w:tc>
          <w:tcPr>
            <w:tcW w:w="1074" w:type="pct"/>
            <w:tcBorders>
              <w:top w:val="single" w:sz="4" w:space="0" w:color="auto"/>
              <w:left w:val="single" w:sz="4" w:space="0" w:color="auto"/>
              <w:bottom w:val="single" w:sz="4" w:space="0" w:color="auto"/>
              <w:right w:val="single" w:sz="4" w:space="0" w:color="auto"/>
            </w:tcBorders>
            <w:shd w:val="clear" w:color="auto" w:fill="D9D9D9"/>
          </w:tcPr>
          <w:p w14:paraId="1DB8C100" w14:textId="77777777" w:rsidR="00AF622B" w:rsidRPr="00BE1FC7" w:rsidRDefault="00AF622B" w:rsidP="00B33DF2">
            <w:pPr>
              <w:jc w:val="left"/>
              <w:rPr>
                <w:rFonts w:eastAsia="Meiryo UI" w:cstheme="majorHAnsi"/>
                <w:szCs w:val="20"/>
                <w:lang w:val="en-GB"/>
              </w:rPr>
            </w:pPr>
            <w:r w:rsidRPr="00BE1FC7">
              <w:rPr>
                <w:rFonts w:eastAsia="Meiryo UI" w:cstheme="majorHAnsi"/>
                <w:b/>
                <w:bCs/>
                <w:szCs w:val="20"/>
                <w:lang w:val="en-GB"/>
              </w:rPr>
              <w:t>ASIL Level</w:t>
            </w:r>
          </w:p>
        </w:tc>
        <w:tc>
          <w:tcPr>
            <w:tcW w:w="1121" w:type="pct"/>
            <w:tcBorders>
              <w:top w:val="single" w:sz="4" w:space="0" w:color="auto"/>
              <w:left w:val="single" w:sz="4" w:space="0" w:color="auto"/>
              <w:bottom w:val="single" w:sz="4" w:space="0" w:color="auto"/>
              <w:right w:val="single" w:sz="4" w:space="0" w:color="auto"/>
            </w:tcBorders>
          </w:tcPr>
          <w:p w14:paraId="53D0CD2E" w14:textId="77777777" w:rsidR="00AF622B" w:rsidRPr="0024765D" w:rsidRDefault="00AF622B" w:rsidP="00B33DF2">
            <w:pPr>
              <w:jc w:val="left"/>
              <w:rPr>
                <w:szCs w:val="20"/>
                <w:lang w:val="en-GB"/>
              </w:rPr>
            </w:pPr>
            <w:r w:rsidRPr="00FF5497">
              <w:rPr>
                <w:szCs w:val="20"/>
                <w:lang w:val="en-GB"/>
              </w:rPr>
              <w:t>ASIL D</w:t>
            </w:r>
          </w:p>
        </w:tc>
        <w:tc>
          <w:tcPr>
            <w:tcW w:w="536" w:type="pct"/>
            <w:gridSpan w:val="2"/>
            <w:tcBorders>
              <w:top w:val="single" w:sz="4" w:space="0" w:color="auto"/>
              <w:left w:val="single" w:sz="4" w:space="0" w:color="auto"/>
              <w:bottom w:val="single" w:sz="4" w:space="0" w:color="auto"/>
              <w:right w:val="single" w:sz="4" w:space="0" w:color="auto"/>
            </w:tcBorders>
            <w:shd w:val="pct20" w:color="auto" w:fill="auto"/>
          </w:tcPr>
          <w:p w14:paraId="0C5C2FB0" w14:textId="77777777" w:rsidR="00AF622B" w:rsidRPr="00BE1FC7" w:rsidRDefault="00AF622B" w:rsidP="00B33DF2">
            <w:pPr>
              <w:jc w:val="left"/>
              <w:rPr>
                <w:rFonts w:eastAsia="Meiryo UI" w:cstheme="majorHAnsi"/>
                <w:b/>
                <w:szCs w:val="20"/>
                <w:lang w:val="en-GB"/>
              </w:rPr>
            </w:pPr>
            <w:r w:rsidRPr="00BE1FC7">
              <w:rPr>
                <w:rFonts w:eastAsia="Meiryo UI" w:cstheme="majorHAnsi"/>
                <w:b/>
                <w:szCs w:val="20"/>
                <w:lang w:val="en-GB"/>
              </w:rPr>
              <w:t>Status</w:t>
            </w:r>
          </w:p>
        </w:tc>
        <w:tc>
          <w:tcPr>
            <w:tcW w:w="2269" w:type="pct"/>
            <w:gridSpan w:val="2"/>
            <w:tcBorders>
              <w:top w:val="single" w:sz="4" w:space="0" w:color="auto"/>
              <w:left w:val="single" w:sz="4" w:space="0" w:color="auto"/>
              <w:bottom w:val="single" w:sz="4" w:space="0" w:color="auto"/>
              <w:right w:val="single" w:sz="4" w:space="0" w:color="auto"/>
            </w:tcBorders>
          </w:tcPr>
          <w:p w14:paraId="479E1B79" w14:textId="77777777" w:rsidR="00AF622B" w:rsidRPr="00FF5497" w:rsidRDefault="00AF622B" w:rsidP="00B33DF2">
            <w:pPr>
              <w:jc w:val="left"/>
              <w:rPr>
                <w:szCs w:val="20"/>
                <w:lang w:val="en-GB"/>
              </w:rPr>
            </w:pPr>
            <w:r w:rsidRPr="00FF5497">
              <w:rPr>
                <w:szCs w:val="20"/>
                <w:lang w:val="en-GB"/>
              </w:rPr>
              <w:t>New</w:t>
            </w:r>
          </w:p>
        </w:tc>
      </w:tr>
      <w:tr w:rsidR="00AF622B" w:rsidRPr="00BE1FC7" w14:paraId="646B7D5D"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2A4A9411" w14:textId="77777777" w:rsidR="00AF622B" w:rsidRPr="00BE1FC7" w:rsidRDefault="00AF622B" w:rsidP="00B33DF2">
            <w:pPr>
              <w:jc w:val="left"/>
              <w:rPr>
                <w:rFonts w:cs="Arial"/>
                <w:b/>
                <w:bCs/>
                <w:szCs w:val="20"/>
              </w:rPr>
            </w:pPr>
            <w:r w:rsidRPr="00BE1FC7">
              <w:rPr>
                <w:rFonts w:cs="Arial"/>
                <w:b/>
                <w:bCs/>
                <w:szCs w:val="20"/>
              </w:rPr>
              <w:t>Syntax</w:t>
            </w:r>
          </w:p>
        </w:tc>
        <w:tc>
          <w:tcPr>
            <w:tcW w:w="3926" w:type="pct"/>
            <w:gridSpan w:val="5"/>
            <w:tcBorders>
              <w:top w:val="single" w:sz="4" w:space="0" w:color="auto"/>
              <w:left w:val="single" w:sz="4" w:space="0" w:color="auto"/>
              <w:bottom w:val="single" w:sz="4" w:space="0" w:color="auto"/>
              <w:right w:val="single" w:sz="4" w:space="0" w:color="auto"/>
            </w:tcBorders>
          </w:tcPr>
          <w:p w14:paraId="0A1F0E12" w14:textId="559B4E3F" w:rsidR="00AF622B" w:rsidRPr="00BD75C2" w:rsidRDefault="001D38B8" w:rsidP="00AF622B">
            <w:pPr>
              <w:jc w:val="left"/>
              <w:rPr>
                <w:szCs w:val="20"/>
              </w:rPr>
            </w:pPr>
            <w:r w:rsidRPr="001D38B8">
              <w:rPr>
                <w:szCs w:val="20"/>
              </w:rPr>
              <w:t>Std_ReturnType R_ProtoConv_CantoEthTS(const uint8 ucBusIdx, const R_ProtoConv_CanFrameType *pCanFrame, const R_ProtoConv_TimeStampType *pTimeStamp)</w:t>
            </w:r>
          </w:p>
        </w:tc>
      </w:tr>
      <w:tr w:rsidR="00AF622B" w:rsidRPr="00BE1FC7" w14:paraId="67D36B53"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0AB534CD" w14:textId="77777777" w:rsidR="00AF622B" w:rsidRPr="00BE1FC7" w:rsidRDefault="00AF622B" w:rsidP="00B33DF2">
            <w:pPr>
              <w:jc w:val="left"/>
              <w:rPr>
                <w:rFonts w:cs="Arial"/>
                <w:b/>
                <w:bCs/>
                <w:szCs w:val="20"/>
              </w:rPr>
            </w:pPr>
            <w:r w:rsidRPr="00BE1FC7">
              <w:rPr>
                <w:rFonts w:cs="Arial"/>
                <w:b/>
                <w:bCs/>
                <w:szCs w:val="20"/>
              </w:rPr>
              <w:t>Sync/Async</w:t>
            </w:r>
          </w:p>
        </w:tc>
        <w:tc>
          <w:tcPr>
            <w:tcW w:w="3926" w:type="pct"/>
            <w:gridSpan w:val="5"/>
            <w:tcBorders>
              <w:top w:val="single" w:sz="4" w:space="0" w:color="auto"/>
              <w:left w:val="single" w:sz="4" w:space="0" w:color="auto"/>
              <w:bottom w:val="single" w:sz="4" w:space="0" w:color="auto"/>
              <w:right w:val="single" w:sz="4" w:space="0" w:color="auto"/>
            </w:tcBorders>
          </w:tcPr>
          <w:p w14:paraId="64B7520B" w14:textId="77777777" w:rsidR="00AF622B" w:rsidRPr="00FF5497" w:rsidRDefault="00AF622B" w:rsidP="00B33DF2">
            <w:pPr>
              <w:jc w:val="left"/>
              <w:rPr>
                <w:szCs w:val="20"/>
              </w:rPr>
            </w:pPr>
            <w:r w:rsidRPr="00FF5497">
              <w:rPr>
                <w:szCs w:val="20"/>
              </w:rPr>
              <w:t>Synchronous</w:t>
            </w:r>
          </w:p>
        </w:tc>
      </w:tr>
      <w:tr w:rsidR="00AF622B" w:rsidRPr="00BE1FC7" w14:paraId="149EE76B" w14:textId="77777777" w:rsidTr="00FA71CE">
        <w:trPr>
          <w:trHeight w:val="170"/>
        </w:trPr>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34C94E9B" w14:textId="77777777" w:rsidR="00AF622B" w:rsidRPr="00BE1FC7" w:rsidRDefault="00AF622B" w:rsidP="00B33DF2">
            <w:pPr>
              <w:jc w:val="left"/>
              <w:rPr>
                <w:rFonts w:cs="Arial"/>
                <w:b/>
                <w:bCs/>
                <w:szCs w:val="20"/>
              </w:rPr>
            </w:pPr>
            <w:r w:rsidRPr="00BE1FC7">
              <w:rPr>
                <w:rFonts w:cs="Arial"/>
                <w:b/>
                <w:bCs/>
                <w:szCs w:val="20"/>
              </w:rPr>
              <w:t>Reentrancy</w:t>
            </w:r>
          </w:p>
        </w:tc>
        <w:tc>
          <w:tcPr>
            <w:tcW w:w="3926" w:type="pct"/>
            <w:gridSpan w:val="5"/>
            <w:tcBorders>
              <w:top w:val="single" w:sz="4" w:space="0" w:color="auto"/>
              <w:left w:val="single" w:sz="4" w:space="0" w:color="auto"/>
              <w:bottom w:val="single" w:sz="4" w:space="0" w:color="auto"/>
              <w:right w:val="single" w:sz="4" w:space="0" w:color="auto"/>
            </w:tcBorders>
          </w:tcPr>
          <w:p w14:paraId="29D96906" w14:textId="77777777" w:rsidR="00AF622B" w:rsidRPr="00FF5497" w:rsidRDefault="00AF622B" w:rsidP="00B33DF2">
            <w:pPr>
              <w:jc w:val="left"/>
              <w:rPr>
                <w:rFonts w:eastAsia="Meiryo UI" w:cstheme="majorHAnsi"/>
                <w:color w:val="FF0000"/>
                <w:szCs w:val="20"/>
                <w:lang w:val="en-GB"/>
              </w:rPr>
            </w:pPr>
            <w:r w:rsidRPr="00FF5497">
              <w:rPr>
                <w:szCs w:val="20"/>
              </w:rPr>
              <w:t>Non-Reentrant</w:t>
            </w:r>
          </w:p>
        </w:tc>
      </w:tr>
      <w:tr w:rsidR="00AF622B" w:rsidRPr="00BE1FC7" w14:paraId="48DCA330" w14:textId="77777777" w:rsidTr="00FA71CE">
        <w:trPr>
          <w:trHeight w:val="170"/>
        </w:trPr>
        <w:tc>
          <w:tcPr>
            <w:tcW w:w="1074" w:type="pct"/>
            <w:tcBorders>
              <w:top w:val="single" w:sz="4" w:space="0" w:color="auto"/>
              <w:left w:val="single" w:sz="4" w:space="0" w:color="auto"/>
              <w:bottom w:val="single" w:sz="4" w:space="0" w:color="auto"/>
              <w:right w:val="single" w:sz="4" w:space="0" w:color="auto"/>
            </w:tcBorders>
            <w:shd w:val="clear" w:color="auto" w:fill="D9D9D9"/>
          </w:tcPr>
          <w:p w14:paraId="2F20BE5A" w14:textId="77777777" w:rsidR="00AF622B" w:rsidRPr="00BE1FC7" w:rsidRDefault="00AF622B" w:rsidP="00B33DF2">
            <w:pPr>
              <w:jc w:val="left"/>
              <w:rPr>
                <w:rFonts w:cs="Arial"/>
                <w:b/>
                <w:bCs/>
                <w:szCs w:val="20"/>
              </w:rPr>
            </w:pPr>
            <w:r w:rsidRPr="00BE1FC7">
              <w:rPr>
                <w:rFonts w:cs="Arial"/>
                <w:b/>
                <w:bCs/>
                <w:szCs w:val="20"/>
              </w:rPr>
              <w:t>Interrupt State</w:t>
            </w:r>
          </w:p>
        </w:tc>
        <w:tc>
          <w:tcPr>
            <w:tcW w:w="3926" w:type="pct"/>
            <w:gridSpan w:val="5"/>
            <w:tcBorders>
              <w:top w:val="single" w:sz="4" w:space="0" w:color="auto"/>
              <w:left w:val="single" w:sz="4" w:space="0" w:color="auto"/>
              <w:bottom w:val="single" w:sz="4" w:space="0" w:color="auto"/>
              <w:right w:val="single" w:sz="4" w:space="0" w:color="auto"/>
            </w:tcBorders>
          </w:tcPr>
          <w:p w14:paraId="16334B4E" w14:textId="77777777" w:rsidR="00AF622B" w:rsidRPr="00FF5497" w:rsidRDefault="00AF622B" w:rsidP="00B33DF2">
            <w:pPr>
              <w:jc w:val="left"/>
              <w:rPr>
                <w:szCs w:val="20"/>
              </w:rPr>
            </w:pPr>
            <w:r w:rsidRPr="00FF5497">
              <w:rPr>
                <w:szCs w:val="20"/>
              </w:rPr>
              <w:t>Runs in the interrupt enable state</w:t>
            </w:r>
          </w:p>
        </w:tc>
      </w:tr>
      <w:tr w:rsidR="00AF622B" w:rsidRPr="00BE1FC7" w14:paraId="451B1F5B" w14:textId="77777777" w:rsidTr="00FA71CE">
        <w:tc>
          <w:tcPr>
            <w:tcW w:w="1074" w:type="pct"/>
            <w:vMerge w:val="restart"/>
            <w:tcBorders>
              <w:top w:val="single" w:sz="4" w:space="0" w:color="auto"/>
              <w:left w:val="single" w:sz="4" w:space="0" w:color="auto"/>
              <w:right w:val="single" w:sz="4" w:space="0" w:color="auto"/>
            </w:tcBorders>
            <w:shd w:val="clear" w:color="auto" w:fill="D9D9D9"/>
            <w:hideMark/>
          </w:tcPr>
          <w:p w14:paraId="536D3696" w14:textId="77777777" w:rsidR="00AF622B" w:rsidRPr="00BE1FC7" w:rsidRDefault="00AF622B" w:rsidP="00B33DF2">
            <w:pPr>
              <w:jc w:val="left"/>
              <w:rPr>
                <w:rFonts w:eastAsia="Meiryo UI" w:cstheme="majorHAnsi"/>
                <w:b/>
                <w:bCs/>
                <w:szCs w:val="20"/>
                <w:lang w:val="en-GB"/>
              </w:rPr>
            </w:pPr>
            <w:r w:rsidRPr="00BE1FC7">
              <w:rPr>
                <w:rFonts w:eastAsia="Meiryo UI" w:cstheme="majorHAnsi"/>
                <w:b/>
                <w:bCs/>
                <w:szCs w:val="20"/>
                <w:lang w:val="en-GB"/>
              </w:rPr>
              <w:t>Parameters (In)</w:t>
            </w:r>
          </w:p>
        </w:tc>
        <w:tc>
          <w:tcPr>
            <w:tcW w:w="1656" w:type="pct"/>
            <w:gridSpan w:val="3"/>
            <w:vMerge w:val="restart"/>
            <w:tcBorders>
              <w:top w:val="single" w:sz="4" w:space="0" w:color="auto"/>
              <w:left w:val="single" w:sz="4" w:space="0" w:color="auto"/>
              <w:right w:val="single" w:sz="4" w:space="0" w:color="auto"/>
            </w:tcBorders>
          </w:tcPr>
          <w:p w14:paraId="1FD403A4" w14:textId="458C834B" w:rsidR="00AF622B" w:rsidRPr="00AF622B" w:rsidRDefault="00AF622B" w:rsidP="00B33DF2">
            <w:pPr>
              <w:jc w:val="left"/>
              <w:rPr>
                <w:szCs w:val="20"/>
              </w:rPr>
            </w:pPr>
            <w:r w:rsidRPr="00AF622B">
              <w:rPr>
                <w:szCs w:val="20"/>
              </w:rPr>
              <w:t>const uint8 ucBusIdx</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239C7AAE" w14:textId="410EBF6F" w:rsidR="00AF622B" w:rsidRPr="007F0552" w:rsidRDefault="00AF622B" w:rsidP="00B33DF2">
            <w:pPr>
              <w:jc w:val="left"/>
              <w:rPr>
                <w:rFonts w:eastAsia="Meiryo UI" w:cstheme="majorHAnsi"/>
                <w:szCs w:val="20"/>
                <w:lang w:val="en-GB"/>
              </w:rPr>
            </w:pPr>
            <w:r>
              <w:rPr>
                <w:rFonts w:eastAsia="Meiryo UI" w:cstheme="majorHAnsi"/>
                <w:szCs w:val="20"/>
                <w:lang w:val="en-GB"/>
              </w:rPr>
              <w:t>Source Bus ID</w:t>
            </w:r>
          </w:p>
        </w:tc>
      </w:tr>
      <w:tr w:rsidR="00AF622B" w:rsidRPr="00BE1FC7" w14:paraId="60C0529D" w14:textId="77777777" w:rsidTr="00FA71CE">
        <w:tc>
          <w:tcPr>
            <w:tcW w:w="1074" w:type="pct"/>
            <w:vMerge/>
            <w:tcBorders>
              <w:left w:val="single" w:sz="4" w:space="0" w:color="auto"/>
              <w:bottom w:val="single" w:sz="4" w:space="0" w:color="auto"/>
              <w:right w:val="single" w:sz="4" w:space="0" w:color="auto"/>
            </w:tcBorders>
            <w:shd w:val="clear" w:color="auto" w:fill="D9D9D9"/>
          </w:tcPr>
          <w:p w14:paraId="3C8EBE1A" w14:textId="77777777" w:rsidR="00AF622B" w:rsidRPr="00BE1FC7" w:rsidRDefault="00AF622B" w:rsidP="00B33DF2">
            <w:pPr>
              <w:jc w:val="left"/>
              <w:rPr>
                <w:rFonts w:eastAsia="Meiryo UI" w:cstheme="majorHAnsi"/>
                <w:b/>
                <w:bCs/>
                <w:szCs w:val="20"/>
                <w:lang w:val="en-GB"/>
              </w:rPr>
            </w:pPr>
          </w:p>
        </w:tc>
        <w:tc>
          <w:tcPr>
            <w:tcW w:w="1656" w:type="pct"/>
            <w:gridSpan w:val="3"/>
            <w:vMerge/>
            <w:tcBorders>
              <w:left w:val="single" w:sz="4" w:space="0" w:color="auto"/>
              <w:bottom w:val="single" w:sz="4" w:space="0" w:color="auto"/>
              <w:right w:val="single" w:sz="4" w:space="0" w:color="auto"/>
            </w:tcBorders>
          </w:tcPr>
          <w:p w14:paraId="4B1FAF54" w14:textId="77777777" w:rsidR="00AF622B" w:rsidRPr="00BE1FC7" w:rsidRDefault="00AF622B" w:rsidP="00B33DF2">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19961916" w14:textId="77777777" w:rsidR="00AF622B" w:rsidRPr="00BE1FC7" w:rsidRDefault="00AF622B" w:rsidP="00B33DF2">
            <w:pPr>
              <w:jc w:val="left"/>
              <w:rPr>
                <w:rFonts w:eastAsia="Meiryo UI" w:cstheme="majorHAnsi"/>
                <w:b/>
                <w:szCs w:val="20"/>
                <w:lang w:val="en-GB"/>
              </w:rPr>
            </w:pPr>
            <w:r w:rsidRPr="00BE1FC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2E4D263A" w14:textId="1D426D23" w:rsidR="00AF622B" w:rsidRPr="00FF5497" w:rsidRDefault="00FB7B87" w:rsidP="009423A9">
            <w:pPr>
              <w:jc w:val="left"/>
              <w:rPr>
                <w:szCs w:val="20"/>
                <w:lang w:val="en-GB"/>
              </w:rPr>
            </w:pPr>
            <w:r>
              <w:rPr>
                <w:szCs w:val="20"/>
                <w:lang w:val="en-GB"/>
              </w:rPr>
              <w:t xml:space="preserve">0 - </w:t>
            </w:r>
            <w:r w:rsidR="00E121EB">
              <w:rPr>
                <w:szCs w:val="20"/>
              </w:rPr>
              <w:t>(PROTOCONV_CAN_CH_NUM-1)</w:t>
            </w:r>
          </w:p>
        </w:tc>
      </w:tr>
      <w:tr w:rsidR="00AF622B" w:rsidRPr="007F0552" w14:paraId="0377E3F1" w14:textId="77777777" w:rsidTr="00FA71CE">
        <w:tc>
          <w:tcPr>
            <w:tcW w:w="1074" w:type="pct"/>
            <w:vMerge w:val="restart"/>
            <w:tcBorders>
              <w:top w:val="single" w:sz="4" w:space="0" w:color="auto"/>
              <w:left w:val="single" w:sz="4" w:space="0" w:color="auto"/>
              <w:right w:val="single" w:sz="4" w:space="0" w:color="auto"/>
            </w:tcBorders>
            <w:shd w:val="clear" w:color="auto" w:fill="D9D9D9"/>
            <w:hideMark/>
          </w:tcPr>
          <w:p w14:paraId="38DBFD0D" w14:textId="77777777" w:rsidR="00AF622B" w:rsidRPr="00BE1FC7" w:rsidRDefault="00AF622B" w:rsidP="00AF622B">
            <w:pPr>
              <w:jc w:val="left"/>
              <w:rPr>
                <w:rFonts w:eastAsia="Meiryo UI" w:cstheme="majorHAnsi"/>
                <w:b/>
                <w:bCs/>
                <w:szCs w:val="20"/>
                <w:lang w:val="en-GB"/>
              </w:rPr>
            </w:pPr>
            <w:r w:rsidRPr="00BE1FC7">
              <w:rPr>
                <w:rFonts w:eastAsia="Meiryo UI" w:cstheme="majorHAnsi"/>
                <w:b/>
                <w:bCs/>
                <w:szCs w:val="20"/>
                <w:lang w:val="en-GB"/>
              </w:rPr>
              <w:t>Parameters (In)</w:t>
            </w:r>
          </w:p>
        </w:tc>
        <w:tc>
          <w:tcPr>
            <w:tcW w:w="1656" w:type="pct"/>
            <w:gridSpan w:val="3"/>
            <w:vMerge w:val="restart"/>
            <w:tcBorders>
              <w:top w:val="single" w:sz="4" w:space="0" w:color="auto"/>
              <w:left w:val="single" w:sz="4" w:space="0" w:color="auto"/>
              <w:right w:val="single" w:sz="4" w:space="0" w:color="auto"/>
            </w:tcBorders>
          </w:tcPr>
          <w:p w14:paraId="6A87BA5B" w14:textId="2B9F2ABD" w:rsidR="00AF622B" w:rsidRPr="00AF622B" w:rsidRDefault="00AF622B" w:rsidP="001D38B8">
            <w:pPr>
              <w:jc w:val="left"/>
              <w:rPr>
                <w:szCs w:val="20"/>
              </w:rPr>
            </w:pPr>
            <w:r w:rsidRPr="00AF622B">
              <w:rPr>
                <w:szCs w:val="20"/>
              </w:rPr>
              <w:t>const</w:t>
            </w:r>
            <w:r w:rsidR="001D38B8" w:rsidRPr="00FF5497">
              <w:rPr>
                <w:szCs w:val="20"/>
              </w:rPr>
              <w:t xml:space="preserve"> R_</w:t>
            </w:r>
            <w:r w:rsidR="001D38B8">
              <w:rPr>
                <w:szCs w:val="20"/>
              </w:rPr>
              <w:t>ProtoConv</w:t>
            </w:r>
            <w:r w:rsidR="001D38B8" w:rsidRPr="00FF5497">
              <w:rPr>
                <w:szCs w:val="20"/>
              </w:rPr>
              <w:t>_CanFrameType *</w:t>
            </w:r>
            <w:r w:rsidR="001D38B8" w:rsidRPr="007D3367">
              <w:rPr>
                <w:szCs w:val="20"/>
              </w:rPr>
              <w:t>pCanFrame</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74051EB4" w14:textId="4C4FA1D8" w:rsidR="00AF622B" w:rsidRPr="007F0552" w:rsidRDefault="00AF622B" w:rsidP="00AF622B">
            <w:pPr>
              <w:jc w:val="left"/>
              <w:rPr>
                <w:rFonts w:eastAsia="Meiryo UI" w:cstheme="majorHAnsi"/>
                <w:szCs w:val="20"/>
                <w:lang w:val="en-GB"/>
              </w:rPr>
            </w:pPr>
            <w:r w:rsidRPr="00B214F4">
              <w:rPr>
                <w:rFonts w:eastAsia="Meiryo UI" w:cstheme="majorHAnsi"/>
                <w:szCs w:val="20"/>
                <w:lang w:val="en-GB"/>
              </w:rPr>
              <w:t xml:space="preserve">Address of buffer where </w:t>
            </w:r>
            <w:r w:rsidR="001D38B8" w:rsidRPr="00B214F4">
              <w:rPr>
                <w:rFonts w:eastAsia="Meiryo UI" w:cstheme="majorHAnsi"/>
                <w:szCs w:val="20"/>
                <w:lang w:val="en-GB"/>
              </w:rPr>
              <w:t>CAN frames are stored</w:t>
            </w:r>
          </w:p>
        </w:tc>
      </w:tr>
      <w:tr w:rsidR="00AF622B" w:rsidRPr="00FF5497" w14:paraId="1AA594AB" w14:textId="77777777" w:rsidTr="00FA71CE">
        <w:tc>
          <w:tcPr>
            <w:tcW w:w="1074" w:type="pct"/>
            <w:vMerge/>
            <w:tcBorders>
              <w:left w:val="single" w:sz="4" w:space="0" w:color="auto"/>
              <w:bottom w:val="single" w:sz="4" w:space="0" w:color="auto"/>
              <w:right w:val="single" w:sz="4" w:space="0" w:color="auto"/>
            </w:tcBorders>
            <w:shd w:val="clear" w:color="auto" w:fill="D9D9D9"/>
          </w:tcPr>
          <w:p w14:paraId="29705477" w14:textId="77777777" w:rsidR="00AF622B" w:rsidRPr="00BE1FC7" w:rsidRDefault="00AF622B" w:rsidP="00AF622B">
            <w:pPr>
              <w:jc w:val="left"/>
              <w:rPr>
                <w:rFonts w:eastAsia="Meiryo UI" w:cstheme="majorHAnsi"/>
                <w:b/>
                <w:bCs/>
                <w:szCs w:val="20"/>
                <w:lang w:val="en-GB"/>
              </w:rPr>
            </w:pPr>
          </w:p>
        </w:tc>
        <w:tc>
          <w:tcPr>
            <w:tcW w:w="1656" w:type="pct"/>
            <w:gridSpan w:val="3"/>
            <w:vMerge/>
            <w:tcBorders>
              <w:left w:val="single" w:sz="4" w:space="0" w:color="auto"/>
              <w:bottom w:val="single" w:sz="4" w:space="0" w:color="auto"/>
              <w:right w:val="single" w:sz="4" w:space="0" w:color="auto"/>
            </w:tcBorders>
          </w:tcPr>
          <w:p w14:paraId="556530BF" w14:textId="77777777" w:rsidR="00AF622B" w:rsidRPr="00BE1FC7" w:rsidRDefault="00AF622B" w:rsidP="00AF622B">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260BEF39" w14:textId="77777777" w:rsidR="00AF622B" w:rsidRPr="00BE1FC7" w:rsidRDefault="00AF622B" w:rsidP="00AF622B">
            <w:pPr>
              <w:jc w:val="left"/>
              <w:rPr>
                <w:rFonts w:eastAsia="Meiryo UI" w:cstheme="majorHAnsi"/>
                <w:b/>
                <w:szCs w:val="20"/>
                <w:lang w:val="en-GB"/>
              </w:rPr>
            </w:pPr>
            <w:r w:rsidRPr="00BE1FC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32E51D66" w14:textId="77777777" w:rsidR="00AF622B" w:rsidRPr="00FF5497" w:rsidRDefault="00AF622B" w:rsidP="00AF622B">
            <w:pPr>
              <w:jc w:val="left"/>
              <w:rPr>
                <w:szCs w:val="20"/>
                <w:lang w:val="en-GB"/>
              </w:rPr>
            </w:pPr>
            <w:r w:rsidRPr="00FF5497">
              <w:rPr>
                <w:szCs w:val="20"/>
                <w:lang w:val="en-GB"/>
              </w:rPr>
              <w:t xml:space="preserve">Not </w:t>
            </w:r>
            <w:r>
              <w:rPr>
                <w:szCs w:val="20"/>
                <w:lang w:val="en-GB"/>
              </w:rPr>
              <w:t>NULL_PTR</w:t>
            </w:r>
          </w:p>
        </w:tc>
      </w:tr>
      <w:tr w:rsidR="00AF622B" w:rsidRPr="007F0552" w14:paraId="097E3122" w14:textId="77777777" w:rsidTr="00FA71CE">
        <w:trPr>
          <w:trHeight w:val="136"/>
        </w:trPr>
        <w:tc>
          <w:tcPr>
            <w:tcW w:w="1074" w:type="pct"/>
            <w:vMerge w:val="restart"/>
            <w:tcBorders>
              <w:top w:val="single" w:sz="4" w:space="0" w:color="auto"/>
              <w:left w:val="single" w:sz="4" w:space="0" w:color="auto"/>
              <w:right w:val="single" w:sz="4" w:space="0" w:color="auto"/>
            </w:tcBorders>
            <w:shd w:val="clear" w:color="auto" w:fill="D9D9D9"/>
            <w:hideMark/>
          </w:tcPr>
          <w:p w14:paraId="03E3585E" w14:textId="77777777" w:rsidR="00AF622B" w:rsidRPr="00BE1FC7" w:rsidRDefault="00AF622B" w:rsidP="00AF622B">
            <w:pPr>
              <w:jc w:val="left"/>
              <w:rPr>
                <w:rFonts w:eastAsia="Meiryo UI" w:cstheme="majorHAnsi"/>
                <w:b/>
                <w:bCs/>
                <w:szCs w:val="20"/>
                <w:lang w:val="en-GB"/>
              </w:rPr>
            </w:pPr>
            <w:r w:rsidRPr="00BE1FC7">
              <w:rPr>
                <w:rFonts w:eastAsia="Meiryo UI" w:cstheme="majorHAnsi"/>
                <w:b/>
                <w:bCs/>
                <w:szCs w:val="20"/>
                <w:lang w:val="en-GB"/>
              </w:rPr>
              <w:t>Parameters (In)</w:t>
            </w:r>
          </w:p>
        </w:tc>
        <w:tc>
          <w:tcPr>
            <w:tcW w:w="1656" w:type="pct"/>
            <w:gridSpan w:val="3"/>
            <w:vMerge w:val="restart"/>
            <w:tcBorders>
              <w:top w:val="single" w:sz="4" w:space="0" w:color="auto"/>
              <w:left w:val="single" w:sz="4" w:space="0" w:color="auto"/>
              <w:right w:val="single" w:sz="4" w:space="0" w:color="auto"/>
            </w:tcBorders>
          </w:tcPr>
          <w:p w14:paraId="143766C9" w14:textId="49B478F8" w:rsidR="001D38B8" w:rsidRPr="00E022D6" w:rsidRDefault="00AF622B" w:rsidP="001D38B8">
            <w:pPr>
              <w:jc w:val="left"/>
              <w:rPr>
                <w:szCs w:val="20"/>
              </w:rPr>
            </w:pPr>
            <w:r w:rsidRPr="00FF5497">
              <w:rPr>
                <w:szCs w:val="20"/>
              </w:rPr>
              <w:t xml:space="preserve">const </w:t>
            </w:r>
            <w:r w:rsidR="001D38B8" w:rsidRPr="00E022D6">
              <w:rPr>
                <w:szCs w:val="20"/>
              </w:rPr>
              <w:t>R_ProtoConv_TimeStampType</w:t>
            </w:r>
          </w:p>
          <w:p w14:paraId="43C1CE36" w14:textId="2C6EE37E" w:rsidR="00AF622B" w:rsidRPr="007D3367" w:rsidRDefault="001D38B8" w:rsidP="001D38B8">
            <w:pPr>
              <w:jc w:val="left"/>
              <w:rPr>
                <w:rFonts w:eastAsia="Meiryo UI" w:cstheme="majorHAnsi"/>
                <w:szCs w:val="20"/>
                <w:lang w:val="en-GB"/>
              </w:rPr>
            </w:pPr>
            <w:r w:rsidRPr="00AF622B">
              <w:rPr>
                <w:szCs w:val="20"/>
              </w:rPr>
              <w:t>*pTimeStamp</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7D10D311" w14:textId="0F35298C" w:rsidR="00AF622B" w:rsidRPr="007F0552" w:rsidRDefault="00AF622B" w:rsidP="00AF622B">
            <w:pPr>
              <w:jc w:val="left"/>
              <w:rPr>
                <w:rFonts w:eastAsia="Meiryo UI" w:cstheme="majorHAnsi"/>
                <w:szCs w:val="20"/>
                <w:lang w:val="en-GB"/>
              </w:rPr>
            </w:pPr>
            <w:r w:rsidRPr="00B214F4">
              <w:rPr>
                <w:rFonts w:eastAsia="Meiryo UI" w:cstheme="majorHAnsi"/>
                <w:szCs w:val="20"/>
                <w:lang w:val="en-GB"/>
              </w:rPr>
              <w:t xml:space="preserve">Address of buffer where </w:t>
            </w:r>
            <w:r w:rsidR="001D38B8">
              <w:rPr>
                <w:rFonts w:eastAsia="Meiryo UI" w:cstheme="majorHAnsi"/>
                <w:szCs w:val="20"/>
                <w:lang w:val="en-GB"/>
              </w:rPr>
              <w:t>timestamp is</w:t>
            </w:r>
            <w:r w:rsidR="001D38B8" w:rsidRPr="00B214F4">
              <w:rPr>
                <w:rFonts w:eastAsia="Meiryo UI" w:cstheme="majorHAnsi"/>
                <w:szCs w:val="20"/>
                <w:lang w:val="en-GB"/>
              </w:rPr>
              <w:t xml:space="preserve"> stored</w:t>
            </w:r>
          </w:p>
        </w:tc>
      </w:tr>
      <w:tr w:rsidR="00AF622B" w:rsidRPr="00FF5497" w14:paraId="6C7FC1FB" w14:textId="77777777" w:rsidTr="00FA71CE">
        <w:tc>
          <w:tcPr>
            <w:tcW w:w="1074" w:type="pct"/>
            <w:vMerge/>
            <w:tcBorders>
              <w:left w:val="single" w:sz="4" w:space="0" w:color="auto"/>
              <w:bottom w:val="single" w:sz="4" w:space="0" w:color="auto"/>
              <w:right w:val="single" w:sz="4" w:space="0" w:color="auto"/>
            </w:tcBorders>
            <w:shd w:val="clear" w:color="auto" w:fill="D9D9D9"/>
          </w:tcPr>
          <w:p w14:paraId="492FA5DD" w14:textId="77777777" w:rsidR="00AF622B" w:rsidRPr="00BE1FC7" w:rsidRDefault="00AF622B" w:rsidP="00AF622B">
            <w:pPr>
              <w:jc w:val="left"/>
              <w:rPr>
                <w:rFonts w:eastAsia="Meiryo UI" w:cstheme="majorHAnsi"/>
                <w:b/>
                <w:bCs/>
                <w:szCs w:val="20"/>
                <w:lang w:val="en-GB"/>
              </w:rPr>
            </w:pPr>
          </w:p>
        </w:tc>
        <w:tc>
          <w:tcPr>
            <w:tcW w:w="1656" w:type="pct"/>
            <w:gridSpan w:val="3"/>
            <w:vMerge/>
            <w:tcBorders>
              <w:left w:val="single" w:sz="4" w:space="0" w:color="auto"/>
              <w:bottom w:val="single" w:sz="4" w:space="0" w:color="auto"/>
              <w:right w:val="single" w:sz="4" w:space="0" w:color="auto"/>
            </w:tcBorders>
          </w:tcPr>
          <w:p w14:paraId="43FAF82F" w14:textId="77777777" w:rsidR="00AF622B" w:rsidRPr="00BE1FC7" w:rsidRDefault="00AF622B" w:rsidP="00AF622B">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0E10084E" w14:textId="77777777" w:rsidR="00AF622B" w:rsidRPr="00BE1FC7" w:rsidRDefault="00AF622B" w:rsidP="00AF622B">
            <w:pPr>
              <w:jc w:val="left"/>
              <w:rPr>
                <w:rFonts w:eastAsia="Meiryo UI" w:cstheme="majorHAnsi"/>
                <w:b/>
                <w:szCs w:val="20"/>
                <w:lang w:val="en-GB"/>
              </w:rPr>
            </w:pPr>
            <w:r w:rsidRPr="00BE1FC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181B5B06" w14:textId="77777777" w:rsidR="00AF622B" w:rsidRPr="00FF5497" w:rsidRDefault="00AF622B" w:rsidP="00AF622B">
            <w:pPr>
              <w:jc w:val="left"/>
              <w:rPr>
                <w:szCs w:val="20"/>
                <w:lang w:val="en-GB"/>
              </w:rPr>
            </w:pPr>
            <w:r w:rsidRPr="00FF5497">
              <w:rPr>
                <w:szCs w:val="20"/>
                <w:lang w:val="en-GB"/>
              </w:rPr>
              <w:t xml:space="preserve">Not </w:t>
            </w:r>
            <w:r>
              <w:rPr>
                <w:szCs w:val="20"/>
                <w:lang w:val="en-GB"/>
              </w:rPr>
              <w:t>NULL_PTR</w:t>
            </w:r>
          </w:p>
        </w:tc>
      </w:tr>
      <w:tr w:rsidR="00AF622B" w:rsidRPr="00BE1FC7" w14:paraId="3DFBF8ED"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4D2E3F2E" w14:textId="77777777" w:rsidR="00AF622B" w:rsidRPr="00BE1FC7" w:rsidRDefault="00AF622B" w:rsidP="00B33DF2">
            <w:pPr>
              <w:jc w:val="left"/>
              <w:rPr>
                <w:rFonts w:eastAsia="Meiryo UI" w:cstheme="majorHAnsi"/>
                <w:b/>
                <w:bCs/>
                <w:szCs w:val="20"/>
                <w:lang w:val="en-GB"/>
              </w:rPr>
            </w:pPr>
            <w:r w:rsidRPr="00BE1FC7">
              <w:rPr>
                <w:rFonts w:eastAsia="Meiryo UI" w:cstheme="majorHAnsi"/>
                <w:b/>
                <w:bCs/>
                <w:szCs w:val="20"/>
                <w:lang w:val="en-GB"/>
              </w:rPr>
              <w:t>Parameters (In-Out)</w:t>
            </w:r>
          </w:p>
        </w:tc>
        <w:tc>
          <w:tcPr>
            <w:tcW w:w="1656" w:type="pct"/>
            <w:gridSpan w:val="3"/>
            <w:tcBorders>
              <w:top w:val="single" w:sz="4" w:space="0" w:color="auto"/>
              <w:left w:val="single" w:sz="4" w:space="0" w:color="auto"/>
              <w:bottom w:val="single" w:sz="4" w:space="0" w:color="auto"/>
              <w:right w:val="single" w:sz="4" w:space="0" w:color="auto"/>
            </w:tcBorders>
          </w:tcPr>
          <w:p w14:paraId="023AA201" w14:textId="77777777" w:rsidR="00AF622B" w:rsidRPr="00FF5497" w:rsidRDefault="00AF622B" w:rsidP="00B33DF2">
            <w:pPr>
              <w:jc w:val="left"/>
              <w:rPr>
                <w:rFonts w:eastAsia="Meiryo UI" w:cstheme="majorHAnsi"/>
                <w:szCs w:val="20"/>
                <w:lang w:val="en-GB"/>
              </w:rPr>
            </w:pPr>
            <w:r w:rsidRPr="00FF5497">
              <w:rPr>
                <w:szCs w:val="20"/>
              </w:rPr>
              <w:t>N/A</w:t>
            </w:r>
          </w:p>
        </w:tc>
        <w:tc>
          <w:tcPr>
            <w:tcW w:w="2269" w:type="pct"/>
            <w:gridSpan w:val="2"/>
            <w:tcBorders>
              <w:top w:val="single" w:sz="4" w:space="0" w:color="auto"/>
              <w:left w:val="single" w:sz="4" w:space="0" w:color="auto"/>
              <w:bottom w:val="single" w:sz="4" w:space="0" w:color="auto"/>
              <w:right w:val="single" w:sz="4" w:space="0" w:color="auto"/>
            </w:tcBorders>
          </w:tcPr>
          <w:p w14:paraId="1E65AF1F" w14:textId="77777777" w:rsidR="00AF622B" w:rsidRPr="007D3367" w:rsidRDefault="00AF622B" w:rsidP="00B33DF2">
            <w:pPr>
              <w:jc w:val="left"/>
              <w:rPr>
                <w:rFonts w:eastAsia="Meiryo UI" w:cstheme="majorHAnsi"/>
                <w:szCs w:val="20"/>
                <w:lang w:val="en-GB"/>
              </w:rPr>
            </w:pPr>
            <w:r w:rsidRPr="007D3367">
              <w:rPr>
                <w:szCs w:val="20"/>
                <w:lang w:val="en-GB"/>
              </w:rPr>
              <w:t>-</w:t>
            </w:r>
          </w:p>
        </w:tc>
      </w:tr>
      <w:tr w:rsidR="00AF622B" w:rsidRPr="00BE1FC7" w14:paraId="28110E31"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06898394" w14:textId="77777777" w:rsidR="00AF622B" w:rsidRPr="00BE1FC7" w:rsidRDefault="00AF622B" w:rsidP="00B33DF2">
            <w:pPr>
              <w:jc w:val="left"/>
              <w:rPr>
                <w:rFonts w:eastAsia="Meiryo UI" w:cstheme="majorHAnsi"/>
                <w:b/>
                <w:bCs/>
                <w:szCs w:val="20"/>
                <w:lang w:val="en-GB"/>
              </w:rPr>
            </w:pPr>
            <w:r w:rsidRPr="00BE1FC7">
              <w:rPr>
                <w:rFonts w:eastAsia="Meiryo UI" w:cstheme="majorHAnsi"/>
                <w:b/>
                <w:bCs/>
                <w:szCs w:val="20"/>
                <w:lang w:val="en-GB"/>
              </w:rPr>
              <w:t>Parameters (Out)</w:t>
            </w:r>
          </w:p>
        </w:tc>
        <w:tc>
          <w:tcPr>
            <w:tcW w:w="1656" w:type="pct"/>
            <w:gridSpan w:val="3"/>
            <w:tcBorders>
              <w:top w:val="single" w:sz="4" w:space="0" w:color="auto"/>
              <w:left w:val="single" w:sz="4" w:space="0" w:color="auto"/>
              <w:bottom w:val="single" w:sz="4" w:space="0" w:color="auto"/>
              <w:right w:val="single" w:sz="4" w:space="0" w:color="auto"/>
            </w:tcBorders>
          </w:tcPr>
          <w:p w14:paraId="64897252" w14:textId="77777777" w:rsidR="00AF622B" w:rsidRPr="00FF5497" w:rsidRDefault="00AF622B" w:rsidP="00B33DF2">
            <w:pPr>
              <w:jc w:val="left"/>
              <w:rPr>
                <w:rFonts w:eastAsia="Meiryo UI" w:cstheme="majorHAnsi"/>
                <w:szCs w:val="20"/>
                <w:lang w:val="en-GB"/>
              </w:rPr>
            </w:pPr>
            <w:r w:rsidRPr="00FF5497">
              <w:rPr>
                <w:szCs w:val="20"/>
              </w:rPr>
              <w:t>N/A</w:t>
            </w:r>
          </w:p>
        </w:tc>
        <w:tc>
          <w:tcPr>
            <w:tcW w:w="2269" w:type="pct"/>
            <w:gridSpan w:val="2"/>
            <w:tcBorders>
              <w:top w:val="single" w:sz="4" w:space="0" w:color="auto"/>
              <w:left w:val="single" w:sz="4" w:space="0" w:color="auto"/>
              <w:bottom w:val="single" w:sz="4" w:space="0" w:color="auto"/>
              <w:right w:val="single" w:sz="4" w:space="0" w:color="auto"/>
            </w:tcBorders>
          </w:tcPr>
          <w:p w14:paraId="07F39E6A" w14:textId="77777777" w:rsidR="00AF622B" w:rsidRPr="007D3367" w:rsidRDefault="00AF622B" w:rsidP="00B33DF2">
            <w:pPr>
              <w:jc w:val="left"/>
              <w:rPr>
                <w:rFonts w:eastAsia="Meiryo UI" w:cstheme="majorHAnsi"/>
                <w:szCs w:val="20"/>
                <w:lang w:val="en-GB"/>
              </w:rPr>
            </w:pPr>
            <w:r w:rsidRPr="007D3367">
              <w:rPr>
                <w:szCs w:val="20"/>
                <w:lang w:val="en-GB"/>
              </w:rPr>
              <w:t>-</w:t>
            </w:r>
          </w:p>
        </w:tc>
      </w:tr>
      <w:tr w:rsidR="00AF622B" w:rsidRPr="00BE1FC7" w14:paraId="687EAF6F"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315A44CB" w14:textId="77777777" w:rsidR="00AF622B" w:rsidRPr="00BE1FC7" w:rsidRDefault="00AF622B" w:rsidP="00B33DF2">
            <w:pPr>
              <w:jc w:val="left"/>
              <w:rPr>
                <w:rFonts w:eastAsia="Meiryo UI" w:cstheme="majorHAnsi"/>
                <w:b/>
                <w:bCs/>
                <w:szCs w:val="20"/>
                <w:lang w:val="en-GB"/>
              </w:rPr>
            </w:pPr>
            <w:r w:rsidRPr="00BE1FC7">
              <w:rPr>
                <w:rFonts w:eastAsia="Meiryo UI" w:cstheme="majorHAnsi"/>
                <w:b/>
                <w:bCs/>
                <w:szCs w:val="20"/>
                <w:lang w:val="en-GB"/>
              </w:rPr>
              <w:t>Return Value</w:t>
            </w:r>
          </w:p>
        </w:tc>
        <w:tc>
          <w:tcPr>
            <w:tcW w:w="1656" w:type="pct"/>
            <w:gridSpan w:val="3"/>
            <w:tcBorders>
              <w:top w:val="single" w:sz="4" w:space="0" w:color="auto"/>
              <w:left w:val="single" w:sz="4" w:space="0" w:color="auto"/>
              <w:bottom w:val="single" w:sz="4" w:space="0" w:color="auto"/>
              <w:right w:val="single" w:sz="4" w:space="0" w:color="auto"/>
            </w:tcBorders>
          </w:tcPr>
          <w:p w14:paraId="6F0DF529" w14:textId="77777777" w:rsidR="00AF622B" w:rsidRPr="00BD75C2" w:rsidRDefault="00AF622B" w:rsidP="00B33DF2">
            <w:pPr>
              <w:jc w:val="left"/>
              <w:rPr>
                <w:rFonts w:eastAsia="Meiryo UI" w:cstheme="majorHAnsi"/>
                <w:szCs w:val="20"/>
                <w:lang w:val="en-GB"/>
              </w:rPr>
            </w:pPr>
            <w:r w:rsidRPr="00FF5497">
              <w:rPr>
                <w:szCs w:val="20"/>
              </w:rPr>
              <w:t>Std_ReturnType</w:t>
            </w:r>
          </w:p>
        </w:tc>
        <w:tc>
          <w:tcPr>
            <w:tcW w:w="2269" w:type="pct"/>
            <w:gridSpan w:val="2"/>
            <w:tcBorders>
              <w:top w:val="single" w:sz="4" w:space="0" w:color="auto"/>
              <w:left w:val="single" w:sz="4" w:space="0" w:color="auto"/>
              <w:bottom w:val="single" w:sz="4" w:space="0" w:color="auto"/>
              <w:right w:val="single" w:sz="4" w:space="0" w:color="auto"/>
            </w:tcBorders>
          </w:tcPr>
          <w:p w14:paraId="058328CC" w14:textId="77777777" w:rsidR="00AF622B" w:rsidRPr="00BD75C2" w:rsidRDefault="00AF622B" w:rsidP="00B33DF2">
            <w:pPr>
              <w:rPr>
                <w:szCs w:val="20"/>
                <w:lang w:val="en-GB"/>
              </w:rPr>
            </w:pPr>
            <w:r w:rsidRPr="00BD75C2">
              <w:rPr>
                <w:szCs w:val="20"/>
                <w:lang w:val="en-GB"/>
              </w:rPr>
              <w:t>E_OK</w:t>
            </w:r>
          </w:p>
          <w:p w14:paraId="13C0DA2D" w14:textId="77777777" w:rsidR="00AF622B" w:rsidRPr="00BD75C2" w:rsidRDefault="00AF622B" w:rsidP="00B33DF2">
            <w:pPr>
              <w:jc w:val="left"/>
              <w:rPr>
                <w:szCs w:val="20"/>
                <w:lang w:val="en-GB"/>
              </w:rPr>
            </w:pPr>
            <w:r w:rsidRPr="00BD75C2">
              <w:rPr>
                <w:szCs w:val="20"/>
                <w:lang w:val="en-GB"/>
              </w:rPr>
              <w:t>E_NOT_OK</w:t>
            </w:r>
          </w:p>
        </w:tc>
      </w:tr>
      <w:tr w:rsidR="00AF622B" w:rsidRPr="00BE1FC7" w14:paraId="5D3FF5B6"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5F1D3347" w14:textId="77777777" w:rsidR="00AF622B" w:rsidRPr="00BE1FC7" w:rsidRDefault="00AF622B" w:rsidP="00B33DF2">
            <w:pPr>
              <w:jc w:val="left"/>
              <w:rPr>
                <w:rFonts w:cs="Arial"/>
                <w:b/>
                <w:bCs/>
                <w:szCs w:val="20"/>
              </w:rPr>
            </w:pPr>
            <w:r w:rsidRPr="00BE1FC7">
              <w:rPr>
                <w:rFonts w:cs="Arial"/>
                <w:b/>
                <w:bCs/>
                <w:szCs w:val="20"/>
              </w:rPr>
              <w:t>Description</w:t>
            </w:r>
          </w:p>
        </w:tc>
        <w:tc>
          <w:tcPr>
            <w:tcW w:w="3926" w:type="pct"/>
            <w:gridSpan w:val="5"/>
            <w:tcBorders>
              <w:top w:val="single" w:sz="4" w:space="0" w:color="auto"/>
              <w:left w:val="single" w:sz="4" w:space="0" w:color="auto"/>
              <w:bottom w:val="single" w:sz="4" w:space="0" w:color="auto"/>
              <w:right w:val="single" w:sz="4" w:space="0" w:color="auto"/>
            </w:tcBorders>
          </w:tcPr>
          <w:p w14:paraId="7E451197" w14:textId="076015F3" w:rsidR="00AF622B" w:rsidRPr="00BD75C2" w:rsidRDefault="002D27C3" w:rsidP="00B33DF2">
            <w:pPr>
              <w:jc w:val="left"/>
              <w:rPr>
                <w:szCs w:val="20"/>
              </w:rPr>
            </w:pPr>
            <w:r>
              <w:rPr>
                <w:szCs w:val="20"/>
              </w:rPr>
              <w:t>I</w:t>
            </w:r>
            <w:r w:rsidRPr="00FF5497">
              <w:rPr>
                <w:szCs w:val="20"/>
              </w:rPr>
              <w:t xml:space="preserve">f </w:t>
            </w:r>
            <w:r w:rsidR="00AF622B" w:rsidRPr="00FF5497">
              <w:rPr>
                <w:szCs w:val="20"/>
              </w:rPr>
              <w:t>R_</w:t>
            </w:r>
            <w:r w:rsidR="00AF622B">
              <w:rPr>
                <w:szCs w:val="20"/>
              </w:rPr>
              <w:t>ProtoConv</w:t>
            </w:r>
            <w:r w:rsidR="00AF622B" w:rsidRPr="00FF5497">
              <w:rPr>
                <w:szCs w:val="20"/>
              </w:rPr>
              <w:t>_Init()</w:t>
            </w:r>
            <w:r>
              <w:rPr>
                <w:szCs w:val="20"/>
              </w:rPr>
              <w:t xml:space="preserve"> is </w:t>
            </w:r>
            <w:r w:rsidR="00AF622B" w:rsidRPr="00FF5497">
              <w:rPr>
                <w:szCs w:val="20"/>
              </w:rPr>
              <w:t>not executed</w:t>
            </w:r>
            <w:r w:rsidR="001D1576">
              <w:rPr>
                <w:szCs w:val="20"/>
              </w:rPr>
              <w:t xml:space="preserve"> yet</w:t>
            </w:r>
            <w:r w:rsidR="00AF622B" w:rsidRPr="00FF5497">
              <w:rPr>
                <w:szCs w:val="20"/>
              </w:rPr>
              <w:t xml:space="preserve">, </w:t>
            </w:r>
            <w:r w:rsidR="00437D92">
              <w:rPr>
                <w:szCs w:val="20"/>
              </w:rPr>
              <w:t xml:space="preserve">it </w:t>
            </w:r>
            <w:r w:rsidR="00AF622B" w:rsidRPr="00FF5497">
              <w:rPr>
                <w:szCs w:val="20"/>
              </w:rPr>
              <w:t>return</w:t>
            </w:r>
            <w:r w:rsidR="00437D92">
              <w:rPr>
                <w:szCs w:val="20"/>
              </w:rPr>
              <w:t>s</w:t>
            </w:r>
            <w:r w:rsidR="00AF622B" w:rsidRPr="00FF5497">
              <w:rPr>
                <w:szCs w:val="20"/>
              </w:rPr>
              <w:t xml:space="preserve"> </w:t>
            </w:r>
            <w:r w:rsidR="00AF622B" w:rsidRPr="00BD75C2">
              <w:rPr>
                <w:szCs w:val="20"/>
                <w:lang w:val="en-GB"/>
              </w:rPr>
              <w:t>E_NOT_OK, report</w:t>
            </w:r>
            <w:r w:rsidR="00437D92">
              <w:rPr>
                <w:szCs w:val="20"/>
                <w:lang w:val="en-GB"/>
              </w:rPr>
              <w:t>s</w:t>
            </w:r>
            <w:r w:rsidR="00AF622B" w:rsidRPr="00BD75C2">
              <w:rPr>
                <w:szCs w:val="20"/>
                <w:lang w:val="en-GB"/>
              </w:rPr>
              <w:t xml:space="preserve"> DET error </w:t>
            </w:r>
            <w:r w:rsidR="00AF622B">
              <w:rPr>
                <w:szCs w:val="20"/>
              </w:rPr>
              <w:t>PROTOCONV</w:t>
            </w:r>
            <w:r w:rsidR="00AF622B" w:rsidRPr="00BD75C2">
              <w:rPr>
                <w:szCs w:val="20"/>
              </w:rPr>
              <w:t>_E_</w:t>
            </w:r>
            <w:r w:rsidR="00AF622B" w:rsidRPr="00CE260A">
              <w:rPr>
                <w:rFonts w:cs="Arial"/>
                <w:color w:val="000000"/>
                <w:szCs w:val="20"/>
              </w:rPr>
              <w:t>UNINIT</w:t>
            </w:r>
            <w:r w:rsidR="00AF622B" w:rsidRPr="00CF2309">
              <w:rPr>
                <w:szCs w:val="20"/>
              </w:rPr>
              <w:t xml:space="preserve"> </w:t>
            </w:r>
            <w:r w:rsidR="00AF622B" w:rsidRPr="00BD75C2">
              <w:rPr>
                <w:szCs w:val="20"/>
              </w:rPr>
              <w:t xml:space="preserve">(if </w:t>
            </w:r>
            <w:r w:rsidR="00AF622B">
              <w:rPr>
                <w:szCs w:val="20"/>
              </w:rPr>
              <w:t>PROTOCONV</w:t>
            </w:r>
            <w:r w:rsidR="00AF622B" w:rsidRPr="00BD75C2">
              <w:rPr>
                <w:szCs w:val="20"/>
              </w:rPr>
              <w:t>_DEV_ERROR_DETECT == STD_ON)</w:t>
            </w:r>
            <w:r w:rsidR="00AF622B" w:rsidRPr="00BD75C2" w:rsidDel="008357DE">
              <w:rPr>
                <w:szCs w:val="20"/>
              </w:rPr>
              <w:t xml:space="preserve"> </w:t>
            </w:r>
            <w:r w:rsidR="00AF622B" w:rsidRPr="00BD75C2">
              <w:rPr>
                <w:szCs w:val="20"/>
              </w:rPr>
              <w:t>and exits.</w:t>
            </w:r>
          </w:p>
          <w:p w14:paraId="3AC0D627" w14:textId="7438CFB9" w:rsidR="00AF622B" w:rsidRDefault="00AF622B" w:rsidP="00B33DF2">
            <w:pPr>
              <w:jc w:val="left"/>
              <w:rPr>
                <w:szCs w:val="20"/>
              </w:rPr>
            </w:pPr>
            <w:r w:rsidRPr="00BD75C2">
              <w:rPr>
                <w:szCs w:val="20"/>
              </w:rPr>
              <w:t>If the argument pCanFrame</w:t>
            </w:r>
            <w:r w:rsidR="002D27C3">
              <w:rPr>
                <w:szCs w:val="20"/>
              </w:rPr>
              <w:t xml:space="preserve"> or</w:t>
            </w:r>
            <w:r w:rsidR="002D27C3" w:rsidRPr="00AF622B">
              <w:rPr>
                <w:szCs w:val="20"/>
              </w:rPr>
              <w:t xml:space="preserve"> pTimeStamp</w:t>
            </w:r>
            <w:r w:rsidRPr="00BD75C2">
              <w:rPr>
                <w:szCs w:val="20"/>
              </w:rPr>
              <w:t xml:space="preserve"> is </w:t>
            </w:r>
            <w:r>
              <w:rPr>
                <w:szCs w:val="20"/>
              </w:rPr>
              <w:t>NULL_PTR</w:t>
            </w:r>
            <w:r w:rsidRPr="00CF5BF7">
              <w:rPr>
                <w:szCs w:val="20"/>
              </w:rPr>
              <w:t xml:space="preserve">, it returns </w:t>
            </w:r>
            <w:r w:rsidRPr="00BD75C2">
              <w:rPr>
                <w:szCs w:val="20"/>
                <w:lang w:val="en-GB"/>
              </w:rPr>
              <w:t>E_NOT_OK, report</w:t>
            </w:r>
            <w:r w:rsidR="00511EB9">
              <w:rPr>
                <w:szCs w:val="20"/>
                <w:lang w:val="en-GB"/>
              </w:rPr>
              <w:t>s</w:t>
            </w:r>
            <w:r w:rsidRPr="00BD75C2">
              <w:rPr>
                <w:szCs w:val="20"/>
                <w:lang w:val="en-GB"/>
              </w:rPr>
              <w:t xml:space="preserve"> DET error </w:t>
            </w:r>
            <w:r>
              <w:rPr>
                <w:rFonts w:cs="Arial"/>
                <w:color w:val="000000"/>
                <w:szCs w:val="20"/>
              </w:rPr>
              <w:t>PROTOCONV</w:t>
            </w:r>
            <w:r w:rsidRPr="00D46B12">
              <w:rPr>
                <w:rFonts w:cs="Arial"/>
                <w:color w:val="000000"/>
                <w:szCs w:val="20"/>
              </w:rPr>
              <w:t>_E_PARAM_POINTER</w:t>
            </w:r>
            <w:r w:rsidRPr="00FF5497">
              <w:rPr>
                <w:szCs w:val="20"/>
              </w:rPr>
              <w:t xml:space="preserve"> (if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53A8BE11" w14:textId="4285EF7B" w:rsidR="009D086E" w:rsidRPr="00B214F4" w:rsidRDefault="009D086E" w:rsidP="009D086E">
            <w:pPr>
              <w:jc w:val="left"/>
              <w:rPr>
                <w:szCs w:val="20"/>
              </w:rPr>
            </w:pPr>
            <w:r w:rsidRPr="00BD75C2">
              <w:rPr>
                <w:szCs w:val="20"/>
              </w:rPr>
              <w:t xml:space="preserve">If the argument </w:t>
            </w:r>
            <w:r w:rsidRPr="00AF622B">
              <w:rPr>
                <w:szCs w:val="20"/>
              </w:rPr>
              <w:t>ucBusIdx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sidR="00511EB9">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12E4593B" w14:textId="59EC0ED1" w:rsidR="00AF622B" w:rsidRPr="00BD75C2" w:rsidRDefault="00AF622B" w:rsidP="00B33DF2">
            <w:pPr>
              <w:jc w:val="left"/>
              <w:rPr>
                <w:szCs w:val="20"/>
              </w:rPr>
            </w:pPr>
            <w:r w:rsidRPr="007F0552">
              <w:rPr>
                <w:szCs w:val="20"/>
              </w:rPr>
              <w:t>R_</w:t>
            </w:r>
            <w:r>
              <w:rPr>
                <w:szCs w:val="20"/>
              </w:rPr>
              <w:t>ProtoConv</w:t>
            </w:r>
            <w:r w:rsidRPr="007F0552">
              <w:rPr>
                <w:szCs w:val="20"/>
              </w:rPr>
              <w:t>_CantoEth</w:t>
            </w:r>
            <w:r w:rsidR="009D086E">
              <w:rPr>
                <w:szCs w:val="20"/>
              </w:rPr>
              <w:t>TS</w:t>
            </w:r>
            <w:r w:rsidRPr="007F0552">
              <w:rPr>
                <w:szCs w:val="20"/>
              </w:rPr>
              <w:t xml:space="preserve">() </w:t>
            </w:r>
            <w:r>
              <w:rPr>
                <w:szCs w:val="20"/>
              </w:rPr>
              <w:t>e</w:t>
            </w:r>
            <w:r w:rsidRPr="00BD75C2">
              <w:rPr>
                <w:szCs w:val="20"/>
              </w:rPr>
              <w:t xml:space="preserve">xecutes </w:t>
            </w:r>
            <w:r>
              <w:rPr>
                <w:szCs w:val="20"/>
              </w:rPr>
              <w:t>ProtoConv</w:t>
            </w:r>
            <w:r w:rsidRPr="00BD75C2">
              <w:rPr>
                <w:szCs w:val="20"/>
              </w:rPr>
              <w:t>_CantoEth</w:t>
            </w:r>
            <w:r w:rsidR="009D086E">
              <w:rPr>
                <w:szCs w:val="20"/>
              </w:rPr>
              <w:t>TS</w:t>
            </w:r>
            <w:r w:rsidRPr="00BD75C2">
              <w:rPr>
                <w:szCs w:val="20"/>
              </w:rPr>
              <w:t>() and returns its return value.</w:t>
            </w:r>
          </w:p>
        </w:tc>
      </w:tr>
      <w:tr w:rsidR="00AF622B" w:rsidRPr="00BE1FC7" w14:paraId="4824CE28"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79C239AE" w14:textId="77777777" w:rsidR="00AF622B" w:rsidRPr="00BE1FC7" w:rsidRDefault="00AF622B" w:rsidP="00B33DF2">
            <w:pPr>
              <w:jc w:val="left"/>
              <w:rPr>
                <w:rFonts w:cs="Arial"/>
                <w:b/>
                <w:bCs/>
                <w:szCs w:val="20"/>
              </w:rPr>
            </w:pPr>
            <w:r w:rsidRPr="00BE1FC7">
              <w:rPr>
                <w:rFonts w:cs="Arial"/>
                <w:b/>
                <w:bCs/>
                <w:szCs w:val="20"/>
              </w:rPr>
              <w:t>Preconditions</w:t>
            </w:r>
          </w:p>
        </w:tc>
        <w:tc>
          <w:tcPr>
            <w:tcW w:w="3926" w:type="pct"/>
            <w:gridSpan w:val="5"/>
            <w:tcBorders>
              <w:top w:val="single" w:sz="4" w:space="0" w:color="auto"/>
              <w:left w:val="single" w:sz="4" w:space="0" w:color="auto"/>
              <w:bottom w:val="single" w:sz="4" w:space="0" w:color="auto"/>
              <w:right w:val="single" w:sz="4" w:space="0" w:color="auto"/>
            </w:tcBorders>
          </w:tcPr>
          <w:p w14:paraId="2B2BBE00" w14:textId="77777777" w:rsidR="00AF622B" w:rsidRPr="00FF5497" w:rsidRDefault="00AF622B" w:rsidP="00B33DF2">
            <w:pPr>
              <w:jc w:val="left"/>
              <w:rPr>
                <w:szCs w:val="20"/>
              </w:rPr>
            </w:pPr>
            <w:r w:rsidRPr="00FF5497">
              <w:rPr>
                <w:szCs w:val="20"/>
              </w:rPr>
              <w:t>Initialized state</w:t>
            </w:r>
          </w:p>
        </w:tc>
      </w:tr>
      <w:tr w:rsidR="00AF622B" w:rsidRPr="00BE1FC7" w14:paraId="15A0A2F3" w14:textId="77777777" w:rsidTr="00FA71CE">
        <w:tc>
          <w:tcPr>
            <w:tcW w:w="1074" w:type="pct"/>
            <w:tcBorders>
              <w:top w:val="single" w:sz="4" w:space="0" w:color="auto"/>
              <w:left w:val="single" w:sz="4" w:space="0" w:color="auto"/>
              <w:bottom w:val="single" w:sz="4" w:space="0" w:color="auto"/>
              <w:right w:val="single" w:sz="4" w:space="0" w:color="auto"/>
            </w:tcBorders>
            <w:shd w:val="clear" w:color="auto" w:fill="D9D9D9"/>
            <w:hideMark/>
          </w:tcPr>
          <w:p w14:paraId="4705AB4C" w14:textId="77777777" w:rsidR="00AF622B" w:rsidRPr="00BE1FC7" w:rsidRDefault="00AF622B" w:rsidP="00B33DF2">
            <w:pPr>
              <w:jc w:val="left"/>
              <w:rPr>
                <w:rFonts w:cs="Arial"/>
                <w:b/>
                <w:bCs/>
                <w:szCs w:val="20"/>
              </w:rPr>
            </w:pPr>
            <w:r w:rsidRPr="00BE1FC7">
              <w:rPr>
                <w:rFonts w:cs="Arial"/>
                <w:b/>
                <w:bCs/>
                <w:szCs w:val="20"/>
              </w:rPr>
              <w:t>Remarks</w:t>
            </w:r>
          </w:p>
        </w:tc>
        <w:tc>
          <w:tcPr>
            <w:tcW w:w="3926" w:type="pct"/>
            <w:gridSpan w:val="5"/>
            <w:tcBorders>
              <w:top w:val="single" w:sz="4" w:space="0" w:color="auto"/>
              <w:left w:val="single" w:sz="4" w:space="0" w:color="auto"/>
              <w:bottom w:val="single" w:sz="4" w:space="0" w:color="auto"/>
              <w:right w:val="single" w:sz="4" w:space="0" w:color="auto"/>
            </w:tcBorders>
          </w:tcPr>
          <w:p w14:paraId="3F89697C" w14:textId="77777777" w:rsidR="00AF622B" w:rsidRPr="00FF5497" w:rsidRDefault="00AF622B" w:rsidP="00B33DF2">
            <w:pPr>
              <w:jc w:val="left"/>
              <w:rPr>
                <w:szCs w:val="20"/>
              </w:rPr>
            </w:pPr>
            <w:r w:rsidRPr="00FF5497">
              <w:rPr>
                <w:szCs w:val="20"/>
              </w:rPr>
              <w:t>N/A</w:t>
            </w:r>
          </w:p>
        </w:tc>
      </w:tr>
      <w:tr w:rsidR="00AF622B" w:rsidRPr="00BE1FC7" w14:paraId="4E167931" w14:textId="77777777" w:rsidTr="00FA71CE">
        <w:tc>
          <w:tcPr>
            <w:tcW w:w="1074" w:type="pct"/>
            <w:vMerge w:val="restart"/>
            <w:tcBorders>
              <w:top w:val="single" w:sz="4" w:space="0" w:color="auto"/>
              <w:left w:val="single" w:sz="4" w:space="0" w:color="auto"/>
              <w:right w:val="single" w:sz="4" w:space="0" w:color="auto"/>
            </w:tcBorders>
            <w:shd w:val="clear" w:color="auto" w:fill="D9D9D9"/>
          </w:tcPr>
          <w:p w14:paraId="4E980324" w14:textId="1D99B2E1" w:rsidR="00AF622B" w:rsidRPr="00BE1FC7" w:rsidRDefault="00F1416C" w:rsidP="00B33DF2">
            <w:pPr>
              <w:jc w:val="left"/>
              <w:rPr>
                <w:rFonts w:cs="Arial"/>
                <w:b/>
                <w:bCs/>
                <w:szCs w:val="20"/>
              </w:rPr>
            </w:pPr>
            <w:r>
              <w:rPr>
                <w:rFonts w:cs="Arial"/>
                <w:b/>
                <w:bCs/>
                <w:szCs w:val="20"/>
              </w:rPr>
              <w:t>DET/DEM Errors Handled</w:t>
            </w:r>
          </w:p>
        </w:tc>
        <w:tc>
          <w:tcPr>
            <w:tcW w:w="1594" w:type="pct"/>
            <w:gridSpan w:val="2"/>
            <w:tcBorders>
              <w:top w:val="single" w:sz="4" w:space="0" w:color="auto"/>
              <w:left w:val="single" w:sz="4" w:space="0" w:color="auto"/>
              <w:bottom w:val="single" w:sz="4" w:space="0" w:color="auto"/>
              <w:right w:val="single" w:sz="4" w:space="0" w:color="auto"/>
            </w:tcBorders>
          </w:tcPr>
          <w:p w14:paraId="38BD6521" w14:textId="77777777" w:rsidR="00AF622B" w:rsidRPr="00D46B12" w:rsidRDefault="00AF622B" w:rsidP="00B33DF2">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332" w:type="pct"/>
            <w:gridSpan w:val="3"/>
            <w:tcBorders>
              <w:top w:val="single" w:sz="4" w:space="0" w:color="auto"/>
              <w:left w:val="single" w:sz="4" w:space="0" w:color="auto"/>
              <w:bottom w:val="single" w:sz="4" w:space="0" w:color="auto"/>
              <w:right w:val="single" w:sz="4" w:space="0" w:color="auto"/>
            </w:tcBorders>
          </w:tcPr>
          <w:p w14:paraId="54DD6FCA" w14:textId="77777777" w:rsidR="00AF622B" w:rsidRPr="00FF5497" w:rsidRDefault="00AF622B" w:rsidP="00B33DF2">
            <w:pPr>
              <w:jc w:val="left"/>
              <w:rPr>
                <w:szCs w:val="20"/>
              </w:rPr>
            </w:pPr>
            <w:r w:rsidRPr="00FF5497">
              <w:rPr>
                <w:szCs w:val="20"/>
              </w:rPr>
              <w:t xml:space="preserve">Parameter error (argument is </w:t>
            </w:r>
            <w:r>
              <w:rPr>
                <w:szCs w:val="20"/>
              </w:rPr>
              <w:t>NULL_PTR</w:t>
            </w:r>
            <w:r w:rsidRPr="00FF5497">
              <w:rPr>
                <w:szCs w:val="20"/>
              </w:rPr>
              <w:t>)</w:t>
            </w:r>
          </w:p>
        </w:tc>
      </w:tr>
      <w:tr w:rsidR="00AF622B" w:rsidRPr="00BE1FC7" w14:paraId="0CAABB8E" w14:textId="77777777" w:rsidTr="00FA71CE">
        <w:tc>
          <w:tcPr>
            <w:tcW w:w="1074" w:type="pct"/>
            <w:vMerge/>
            <w:tcBorders>
              <w:top w:val="single" w:sz="4" w:space="0" w:color="auto"/>
              <w:left w:val="single" w:sz="4" w:space="0" w:color="auto"/>
              <w:right w:val="single" w:sz="4" w:space="0" w:color="auto"/>
            </w:tcBorders>
            <w:shd w:val="clear" w:color="auto" w:fill="D9D9D9"/>
          </w:tcPr>
          <w:p w14:paraId="4F341A5A" w14:textId="77777777" w:rsidR="00AF622B" w:rsidRPr="00BE1FC7" w:rsidRDefault="00AF622B" w:rsidP="00B33DF2">
            <w:pPr>
              <w:jc w:val="left"/>
              <w:rPr>
                <w:rFonts w:cs="Arial"/>
                <w:b/>
                <w:bCs/>
                <w:szCs w:val="20"/>
              </w:rPr>
            </w:pPr>
          </w:p>
        </w:tc>
        <w:tc>
          <w:tcPr>
            <w:tcW w:w="1594" w:type="pct"/>
            <w:gridSpan w:val="2"/>
            <w:tcBorders>
              <w:top w:val="single" w:sz="4" w:space="0" w:color="auto"/>
              <w:left w:val="single" w:sz="4" w:space="0" w:color="auto"/>
              <w:bottom w:val="single" w:sz="4" w:space="0" w:color="auto"/>
              <w:right w:val="single" w:sz="4" w:space="0" w:color="auto"/>
            </w:tcBorders>
          </w:tcPr>
          <w:p w14:paraId="1CE3C876" w14:textId="77777777" w:rsidR="00AF622B" w:rsidRPr="00BE1FC7" w:rsidRDefault="00AF622B" w:rsidP="00B33DF2">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332" w:type="pct"/>
            <w:gridSpan w:val="3"/>
            <w:tcBorders>
              <w:top w:val="single" w:sz="4" w:space="0" w:color="auto"/>
              <w:left w:val="single" w:sz="4" w:space="0" w:color="auto"/>
              <w:bottom w:val="single" w:sz="4" w:space="0" w:color="auto"/>
              <w:right w:val="single" w:sz="4" w:space="0" w:color="auto"/>
            </w:tcBorders>
          </w:tcPr>
          <w:p w14:paraId="698E2192" w14:textId="77777777" w:rsidR="00AF622B" w:rsidRPr="00BE1FC7" w:rsidRDefault="00AF622B" w:rsidP="00B33DF2">
            <w:pPr>
              <w:jc w:val="left"/>
              <w:rPr>
                <w:szCs w:val="20"/>
              </w:rPr>
            </w:pPr>
            <w:r>
              <w:rPr>
                <w:szCs w:val="20"/>
              </w:rPr>
              <w:t>Invalid</w:t>
            </w:r>
            <w:r w:rsidRPr="006E6BFD">
              <w:rPr>
                <w:szCs w:val="20"/>
              </w:rPr>
              <w:t xml:space="preserve"> parameter passed to the APIs</w:t>
            </w:r>
          </w:p>
        </w:tc>
      </w:tr>
      <w:tr w:rsidR="00AF622B" w:rsidRPr="00BE1FC7" w14:paraId="71192D78" w14:textId="77777777" w:rsidTr="00FA71CE">
        <w:tc>
          <w:tcPr>
            <w:tcW w:w="1074" w:type="pct"/>
            <w:vMerge/>
            <w:tcBorders>
              <w:left w:val="single" w:sz="4" w:space="0" w:color="auto"/>
              <w:right w:val="single" w:sz="4" w:space="0" w:color="auto"/>
            </w:tcBorders>
            <w:shd w:val="clear" w:color="auto" w:fill="D9D9D9"/>
          </w:tcPr>
          <w:p w14:paraId="0CE9DE14" w14:textId="77777777" w:rsidR="00AF622B" w:rsidRPr="00BE1FC7" w:rsidRDefault="00AF622B" w:rsidP="00B33DF2">
            <w:pPr>
              <w:jc w:val="left"/>
              <w:rPr>
                <w:rFonts w:cs="Arial"/>
                <w:b/>
                <w:bCs/>
                <w:szCs w:val="20"/>
              </w:rPr>
            </w:pPr>
          </w:p>
        </w:tc>
        <w:tc>
          <w:tcPr>
            <w:tcW w:w="1594" w:type="pct"/>
            <w:gridSpan w:val="2"/>
            <w:tcBorders>
              <w:top w:val="single" w:sz="4" w:space="0" w:color="auto"/>
              <w:left w:val="single" w:sz="4" w:space="0" w:color="auto"/>
              <w:bottom w:val="single" w:sz="4" w:space="0" w:color="auto"/>
              <w:right w:val="single" w:sz="4" w:space="0" w:color="auto"/>
            </w:tcBorders>
          </w:tcPr>
          <w:p w14:paraId="02F94E2E" w14:textId="77777777" w:rsidR="00AF622B" w:rsidRPr="00FF5497" w:rsidRDefault="00AF622B" w:rsidP="00B33DF2">
            <w:pPr>
              <w:jc w:val="left"/>
              <w:rPr>
                <w:szCs w:val="20"/>
              </w:rPr>
            </w:pPr>
            <w:r>
              <w:rPr>
                <w:rFonts w:cs="Arial"/>
                <w:color w:val="000000"/>
                <w:szCs w:val="20"/>
              </w:rPr>
              <w:t>PROTOCONV</w:t>
            </w:r>
            <w:r w:rsidRPr="00D46B12">
              <w:rPr>
                <w:rFonts w:cs="Arial"/>
                <w:color w:val="000000"/>
                <w:szCs w:val="20"/>
              </w:rPr>
              <w:t>_E_UNINIT</w:t>
            </w:r>
          </w:p>
        </w:tc>
        <w:tc>
          <w:tcPr>
            <w:tcW w:w="2332" w:type="pct"/>
            <w:gridSpan w:val="3"/>
            <w:tcBorders>
              <w:top w:val="single" w:sz="4" w:space="0" w:color="auto"/>
              <w:left w:val="single" w:sz="4" w:space="0" w:color="auto"/>
              <w:bottom w:val="single" w:sz="4" w:space="0" w:color="auto"/>
              <w:right w:val="single" w:sz="4" w:space="0" w:color="auto"/>
            </w:tcBorders>
          </w:tcPr>
          <w:p w14:paraId="3138F4EE" w14:textId="77777777" w:rsidR="00AF622B" w:rsidRPr="00FF5497" w:rsidRDefault="00AF622B" w:rsidP="00B33DF2">
            <w:pPr>
              <w:jc w:val="left"/>
              <w:rPr>
                <w:szCs w:val="20"/>
              </w:rPr>
            </w:pPr>
            <w:r w:rsidRPr="00D46B12">
              <w:rPr>
                <w:rFonts w:cs="Arial"/>
                <w:color w:val="000000"/>
                <w:szCs w:val="20"/>
              </w:rPr>
              <w:t>Process error (API executed in uninitialized state)</w:t>
            </w:r>
          </w:p>
        </w:tc>
      </w:tr>
      <w:tr w:rsidR="00AF622B" w:rsidRPr="00BE1FC7" w14:paraId="17A31EED" w14:textId="77777777" w:rsidTr="00FA71CE">
        <w:tc>
          <w:tcPr>
            <w:tcW w:w="1074" w:type="pct"/>
            <w:vMerge/>
            <w:tcBorders>
              <w:left w:val="single" w:sz="4" w:space="0" w:color="auto"/>
              <w:right w:val="single" w:sz="4" w:space="0" w:color="auto"/>
            </w:tcBorders>
            <w:shd w:val="clear" w:color="auto" w:fill="D9D9D9"/>
          </w:tcPr>
          <w:p w14:paraId="6DF251B9" w14:textId="77777777" w:rsidR="00AF622B" w:rsidRPr="00BE1FC7" w:rsidRDefault="00AF622B" w:rsidP="00B33DF2">
            <w:pPr>
              <w:jc w:val="left"/>
              <w:rPr>
                <w:rFonts w:cs="Arial"/>
                <w:b/>
                <w:bCs/>
                <w:szCs w:val="20"/>
              </w:rPr>
            </w:pPr>
          </w:p>
        </w:tc>
        <w:tc>
          <w:tcPr>
            <w:tcW w:w="1594" w:type="pct"/>
            <w:gridSpan w:val="2"/>
            <w:tcBorders>
              <w:top w:val="single" w:sz="4" w:space="0" w:color="auto"/>
              <w:left w:val="single" w:sz="4" w:space="0" w:color="auto"/>
              <w:bottom w:val="single" w:sz="4" w:space="0" w:color="auto"/>
              <w:right w:val="single" w:sz="4" w:space="0" w:color="auto"/>
            </w:tcBorders>
          </w:tcPr>
          <w:p w14:paraId="04360D3D" w14:textId="77777777" w:rsidR="00AF622B" w:rsidRPr="00FF5497" w:rsidRDefault="00AF622B" w:rsidP="00B33DF2">
            <w:pPr>
              <w:jc w:val="left"/>
              <w:rPr>
                <w:szCs w:val="20"/>
              </w:rPr>
            </w:pPr>
            <w:r>
              <w:rPr>
                <w:rFonts w:cs="Arial"/>
                <w:color w:val="000000"/>
                <w:szCs w:val="20"/>
              </w:rPr>
              <w:t>PROTOCONV</w:t>
            </w:r>
            <w:r w:rsidRPr="00D46B12">
              <w:rPr>
                <w:rFonts w:cs="Arial"/>
                <w:color w:val="000000"/>
                <w:szCs w:val="20"/>
              </w:rPr>
              <w:t>_E_MATCH</w:t>
            </w:r>
          </w:p>
        </w:tc>
        <w:tc>
          <w:tcPr>
            <w:tcW w:w="2332" w:type="pct"/>
            <w:gridSpan w:val="3"/>
            <w:tcBorders>
              <w:top w:val="single" w:sz="4" w:space="0" w:color="auto"/>
              <w:left w:val="single" w:sz="4" w:space="0" w:color="auto"/>
              <w:bottom w:val="single" w:sz="4" w:space="0" w:color="auto"/>
              <w:right w:val="single" w:sz="4" w:space="0" w:color="auto"/>
            </w:tcBorders>
          </w:tcPr>
          <w:p w14:paraId="28A68759" w14:textId="77777777" w:rsidR="00AF622B" w:rsidRPr="00FF5497" w:rsidRDefault="00AF622B" w:rsidP="00B33DF2">
            <w:pPr>
              <w:jc w:val="left"/>
              <w:rPr>
                <w:szCs w:val="20"/>
              </w:rPr>
            </w:pPr>
            <w:r w:rsidRPr="00D46B12">
              <w:rPr>
                <w:rFonts w:cs="Arial"/>
                <w:color w:val="000000"/>
                <w:szCs w:val="20"/>
              </w:rPr>
              <w:t>Unmatched Table Error (Routing Table)</w:t>
            </w:r>
          </w:p>
        </w:tc>
      </w:tr>
      <w:tr w:rsidR="00AF622B" w:rsidRPr="00BE1FC7" w14:paraId="72092781" w14:textId="77777777" w:rsidTr="00FA71CE">
        <w:tc>
          <w:tcPr>
            <w:tcW w:w="1074" w:type="pct"/>
            <w:vMerge/>
            <w:tcBorders>
              <w:left w:val="single" w:sz="4" w:space="0" w:color="auto"/>
              <w:right w:val="single" w:sz="4" w:space="0" w:color="auto"/>
            </w:tcBorders>
            <w:shd w:val="clear" w:color="auto" w:fill="D9D9D9"/>
          </w:tcPr>
          <w:p w14:paraId="67E62969" w14:textId="77777777" w:rsidR="00AF622B" w:rsidRPr="00BE1FC7" w:rsidRDefault="00AF622B" w:rsidP="00B33DF2">
            <w:pPr>
              <w:jc w:val="left"/>
              <w:rPr>
                <w:rFonts w:cs="Arial"/>
                <w:b/>
                <w:bCs/>
                <w:szCs w:val="20"/>
              </w:rPr>
            </w:pPr>
          </w:p>
        </w:tc>
        <w:tc>
          <w:tcPr>
            <w:tcW w:w="1594" w:type="pct"/>
            <w:gridSpan w:val="2"/>
            <w:tcBorders>
              <w:top w:val="single" w:sz="4" w:space="0" w:color="auto"/>
              <w:left w:val="single" w:sz="4" w:space="0" w:color="auto"/>
              <w:bottom w:val="single" w:sz="4" w:space="0" w:color="auto"/>
              <w:right w:val="single" w:sz="4" w:space="0" w:color="auto"/>
            </w:tcBorders>
          </w:tcPr>
          <w:p w14:paraId="03CF8DA5" w14:textId="77777777" w:rsidR="00AF622B" w:rsidRPr="00FF5497" w:rsidRDefault="00AF622B" w:rsidP="00B33DF2">
            <w:pPr>
              <w:jc w:val="left"/>
              <w:rPr>
                <w:szCs w:val="20"/>
              </w:rPr>
            </w:pPr>
            <w:r>
              <w:rPr>
                <w:rFonts w:cs="Arial"/>
                <w:color w:val="000000"/>
                <w:szCs w:val="20"/>
              </w:rPr>
              <w:t>PROTOCONV</w:t>
            </w:r>
            <w:r w:rsidRPr="00D46B12">
              <w:rPr>
                <w:rFonts w:cs="Arial"/>
                <w:color w:val="000000"/>
                <w:szCs w:val="20"/>
              </w:rPr>
              <w:t>_E_TRANS</w:t>
            </w:r>
          </w:p>
        </w:tc>
        <w:tc>
          <w:tcPr>
            <w:tcW w:w="2332" w:type="pct"/>
            <w:gridSpan w:val="3"/>
            <w:tcBorders>
              <w:top w:val="single" w:sz="4" w:space="0" w:color="auto"/>
              <w:left w:val="single" w:sz="4" w:space="0" w:color="auto"/>
              <w:bottom w:val="single" w:sz="4" w:space="0" w:color="auto"/>
              <w:right w:val="single" w:sz="4" w:space="0" w:color="auto"/>
            </w:tcBorders>
          </w:tcPr>
          <w:p w14:paraId="4C79A704" w14:textId="77777777" w:rsidR="00AF622B" w:rsidRPr="00FF5497" w:rsidRDefault="00AF622B" w:rsidP="00B33DF2">
            <w:pPr>
              <w:jc w:val="left"/>
              <w:rPr>
                <w:szCs w:val="20"/>
              </w:rPr>
            </w:pPr>
            <w:r w:rsidRPr="00D46B12">
              <w:rPr>
                <w:rFonts w:cs="Arial"/>
                <w:color w:val="000000"/>
                <w:szCs w:val="20"/>
              </w:rPr>
              <w:t>Transmit Error</w:t>
            </w:r>
          </w:p>
        </w:tc>
      </w:tr>
    </w:tbl>
    <w:p w14:paraId="61E41816" w14:textId="79EFBA92" w:rsidR="00AF622B" w:rsidRPr="009B6D74" w:rsidRDefault="00AF622B" w:rsidP="00AF622B">
      <w:pPr>
        <w:pStyle w:val="RefIDs"/>
        <w:wordWrap/>
        <w:rPr>
          <w:lang w:eastAsia="en-US"/>
        </w:rPr>
      </w:pPr>
      <w:r w:rsidRPr="00696D29">
        <w:rPr>
          <w:lang w:eastAsia="en-US"/>
        </w:rPr>
        <w:t xml:space="preserve">[Covers: </w:t>
      </w:r>
      <w:r w:rsidR="00883E84">
        <w:rPr>
          <w:lang w:eastAsia="en-US"/>
        </w:rPr>
        <w:t>req-8552172-00903610</w:t>
      </w:r>
      <w:r w:rsidRPr="00696D29">
        <w:rPr>
          <w:lang w:eastAsia="en-US"/>
        </w:rPr>
        <w:t>]</w:t>
      </w:r>
    </w:p>
    <w:p w14:paraId="067CE6C0" w14:textId="28E16DE5" w:rsidR="00AF622B" w:rsidRDefault="00AF622B" w:rsidP="00AF622B">
      <w:pPr>
        <w:pStyle w:val="RefIDs"/>
        <w:rPr>
          <w:lang w:eastAsia="en-US"/>
        </w:rPr>
      </w:pPr>
      <w:r>
        <w:rPr>
          <w:lang w:eastAsia="en-US"/>
        </w:rPr>
        <w:t xml:space="preserve">[Covers: </w:t>
      </w:r>
      <w:r w:rsidR="00504621">
        <w:rPr>
          <w:lang w:eastAsia="en-US"/>
        </w:rPr>
        <w:t>req-8552172-00905227</w:t>
      </w:r>
      <w:r w:rsidRPr="002C15F8">
        <w:rPr>
          <w:lang w:eastAsia="en-US"/>
        </w:rPr>
        <w:t>]</w:t>
      </w:r>
    </w:p>
    <w:p w14:paraId="2ACE8337" w14:textId="77777777" w:rsidR="003949F1" w:rsidRPr="002C15F8" w:rsidRDefault="00AF622B" w:rsidP="003949F1">
      <w:pPr>
        <w:pStyle w:val="RefIDs"/>
        <w:rPr>
          <w:lang w:eastAsia="en-US"/>
        </w:rPr>
      </w:pPr>
      <w:r>
        <w:rPr>
          <w:lang w:eastAsia="en-US"/>
        </w:rPr>
        <w:t xml:space="preserve">[Covers: </w:t>
      </w:r>
      <w:r w:rsidR="00883E84">
        <w:rPr>
          <w:lang w:eastAsia="en-US"/>
        </w:rPr>
        <w:t>req-8552172-00904662</w:t>
      </w:r>
      <w:r w:rsidRPr="002C15F8">
        <w:rPr>
          <w:lang w:eastAsia="en-US"/>
        </w:rPr>
        <w:t>]</w:t>
      </w:r>
    </w:p>
    <w:p w14:paraId="4F8C9D49" w14:textId="77777777" w:rsidR="003949F1" w:rsidRPr="002C15F8" w:rsidRDefault="003949F1" w:rsidP="003949F1">
      <w:pPr>
        <w:pStyle w:val="RefIDs"/>
        <w:rPr>
          <w:lang w:eastAsia="en-US"/>
        </w:rPr>
      </w:pPr>
      <w:r w:rsidRPr="002C15F8">
        <w:rPr>
          <w:lang w:eastAsia="en-US"/>
        </w:rPr>
        <w:lastRenderedPageBreak/>
        <w:t xml:space="preserve">[Covers: </w:t>
      </w:r>
      <w:r>
        <w:rPr>
          <w:lang w:eastAsia="en-US"/>
        </w:rPr>
        <w:t>req-8552172-00909476</w:t>
      </w:r>
      <w:r>
        <w:t>]</w:t>
      </w:r>
    </w:p>
    <w:p w14:paraId="607ADE39"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64AC0F57" w14:textId="77777777" w:rsidR="003949F1" w:rsidRDefault="003949F1" w:rsidP="003949F1">
      <w:pPr>
        <w:pStyle w:val="RefIDs"/>
        <w:rPr>
          <w:lang w:eastAsia="en-US"/>
        </w:rPr>
      </w:pPr>
      <w:r>
        <w:rPr>
          <w:lang w:eastAsia="en-US"/>
        </w:rPr>
        <w:t>[Covers: req-8552172-00528003]</w:t>
      </w:r>
    </w:p>
    <w:p w14:paraId="37D56641" w14:textId="77777777" w:rsidR="003949F1" w:rsidRDefault="003949F1" w:rsidP="003949F1">
      <w:pPr>
        <w:pStyle w:val="RefIDs"/>
        <w:rPr>
          <w:lang w:eastAsia="en-US"/>
        </w:rPr>
      </w:pPr>
      <w:r>
        <w:rPr>
          <w:lang w:eastAsia="en-US"/>
        </w:rPr>
        <w:t>[Covers: req-8552172-00528002]</w:t>
      </w:r>
    </w:p>
    <w:p w14:paraId="10C0A9CD" w14:textId="77777777" w:rsidR="003949F1" w:rsidRDefault="003949F1" w:rsidP="003949F1">
      <w:pPr>
        <w:pStyle w:val="RefIDs"/>
        <w:rPr>
          <w:lang w:eastAsia="en-US"/>
        </w:rPr>
      </w:pPr>
      <w:r>
        <w:rPr>
          <w:lang w:eastAsia="en-US"/>
        </w:rPr>
        <w:t>[Covers: req-8552172-00528006]</w:t>
      </w:r>
    </w:p>
    <w:p w14:paraId="4A3EDD50" w14:textId="77777777" w:rsidR="003949F1" w:rsidRDefault="003949F1" w:rsidP="003949F1">
      <w:pPr>
        <w:pStyle w:val="RefIDs"/>
        <w:rPr>
          <w:lang w:eastAsia="en-US"/>
        </w:rPr>
      </w:pPr>
      <w:r>
        <w:rPr>
          <w:lang w:eastAsia="en-US"/>
        </w:rPr>
        <w:t xml:space="preserve">[Covers: </w:t>
      </w:r>
      <w:r w:rsidRPr="00C136B3">
        <w:t>req-8552172-00527993</w:t>
      </w:r>
      <w:r>
        <w:t>]</w:t>
      </w:r>
    </w:p>
    <w:p w14:paraId="13C722B6" w14:textId="1E6803DD" w:rsidR="00AF622B" w:rsidRPr="003D1C9A" w:rsidRDefault="003949F1" w:rsidP="00AF622B">
      <w:pPr>
        <w:pStyle w:val="RefIDs"/>
        <w:rPr>
          <w:lang w:eastAsia="en-US"/>
        </w:rPr>
      </w:pPr>
      <w:r>
        <w:rPr>
          <w:lang w:eastAsia="en-US"/>
        </w:rPr>
        <w:t>[Covers: req-8552172-00527980]</w:t>
      </w:r>
    </w:p>
    <w:p w14:paraId="6164BA4B" w14:textId="40D6D007" w:rsidR="00FD2D8D" w:rsidRPr="00FD24B1" w:rsidRDefault="00D078D8" w:rsidP="00D10EB4">
      <w:pPr>
        <w:pStyle w:val="Heading3"/>
      </w:pPr>
      <w:bookmarkStart w:id="198" w:name="_Toc203383962"/>
      <w:r w:rsidRPr="00D078D8">
        <w:t>R_</w:t>
      </w:r>
      <w:r w:rsidR="000F4E6D">
        <w:t>ProtoConv</w:t>
      </w:r>
      <w:r w:rsidRPr="00D078D8">
        <w:t>_CantoEth</w:t>
      </w:r>
      <w:bookmarkEnd w:id="198"/>
    </w:p>
    <w:p w14:paraId="0BE71EEC" w14:textId="4E1EDEAC" w:rsidR="0058651F" w:rsidRDefault="00902A83" w:rsidP="00902A83">
      <w:pPr>
        <w:pStyle w:val="TraceID"/>
      </w:pPr>
      <w:r>
        <w:t>[</w:t>
      </w:r>
      <w:r w:rsidR="0058651F">
        <w:t>iso26-18_p6_7.4.5] a;</w:t>
      </w:r>
      <w:r w:rsidR="0058651F" w:rsidRPr="0058651F">
        <w:t xml:space="preserve"> [iso26-18_p6_7.4.6]</w:t>
      </w:r>
    </w:p>
    <w:p w14:paraId="10583123" w14:textId="78926CE5" w:rsidR="00FD2D8D" w:rsidRPr="00251C23" w:rsidRDefault="00251C23" w:rsidP="00BE5228">
      <w:pPr>
        <w:pStyle w:val="ReqID"/>
        <w:rPr>
          <w:lang w:val="en-US"/>
        </w:rPr>
      </w:pPr>
      <w:r w:rsidRPr="00696D29">
        <w:t>[</w:t>
      </w:r>
      <w:r w:rsidR="00CF5BF7">
        <w:t>Gen5GW</w:t>
      </w:r>
      <w:r w:rsidRPr="00696D29">
        <w:t>_</w:t>
      </w:r>
      <w:r w:rsidR="000F4E6D">
        <w:t>ProtoConv</w:t>
      </w:r>
      <w:r w:rsidRPr="00696D29">
        <w:t>_AD_C_</w:t>
      </w:r>
      <w:r>
        <w:t>10</w:t>
      </w:r>
      <w:r w:rsidRPr="00696D29">
        <w:t>_00</w:t>
      </w:r>
      <w:r w:rsidR="00F87355">
        <w:t>3</w:t>
      </w:r>
      <w:r w:rsidRPr="00696D29">
        <w:t>]</w:t>
      </w:r>
    </w:p>
    <w:p w14:paraId="0B3980F2" w14:textId="7398D3B1" w:rsidR="00751FC3" w:rsidRDefault="00751FC3"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22</w:t>
      </w:r>
      <w:r w:rsidR="009D560C">
        <w:rPr>
          <w:noProof/>
        </w:rPr>
        <w:fldChar w:fldCharType="end"/>
      </w:r>
      <w:r w:rsidR="0007522C">
        <w:rPr>
          <w:noProof/>
        </w:rPr>
        <w:t>:</w:t>
      </w:r>
      <w:r>
        <w:rPr>
          <w:rFonts w:hint="eastAsia"/>
        </w:rPr>
        <w:t xml:space="preserve"> </w:t>
      </w:r>
      <w:r w:rsidR="00F51074" w:rsidRPr="00F51074">
        <w:t>R_</w:t>
      </w:r>
      <w:r w:rsidR="000F4E6D">
        <w:t>ProtoConv</w:t>
      </w:r>
      <w:r w:rsidR="00F51074" w:rsidRPr="00F51074">
        <w:t>_CantoEth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21"/>
        <w:gridCol w:w="2275"/>
        <w:gridCol w:w="1121"/>
        <w:gridCol w:w="60"/>
        <w:gridCol w:w="761"/>
        <w:gridCol w:w="3593"/>
      </w:tblGrid>
      <w:tr w:rsidR="00FD2D8D" w:rsidRPr="00BE1FC7" w14:paraId="3E98386A" w14:textId="77777777" w:rsidTr="00B155B4">
        <w:trPr>
          <w:trHeight w:val="287"/>
        </w:trPr>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00152412" w14:textId="77777777" w:rsidR="00FD2D8D" w:rsidRPr="00BE1FC7" w:rsidRDefault="00FD2D8D" w:rsidP="000D256D">
            <w:pPr>
              <w:jc w:val="left"/>
              <w:rPr>
                <w:rFonts w:cs="Arial"/>
                <w:szCs w:val="20"/>
              </w:rPr>
            </w:pPr>
            <w:r w:rsidRPr="00BE1FC7">
              <w:rPr>
                <w:rFonts w:cs="Arial"/>
                <w:b/>
                <w:bCs/>
                <w:szCs w:val="20"/>
              </w:rPr>
              <w:t>Function Name</w:t>
            </w:r>
          </w:p>
        </w:tc>
        <w:tc>
          <w:tcPr>
            <w:tcW w:w="3893" w:type="pct"/>
            <w:gridSpan w:val="5"/>
            <w:tcBorders>
              <w:top w:val="single" w:sz="4" w:space="0" w:color="auto"/>
              <w:left w:val="single" w:sz="4" w:space="0" w:color="auto"/>
              <w:bottom w:val="single" w:sz="4" w:space="0" w:color="auto"/>
              <w:right w:val="single" w:sz="4" w:space="0" w:color="auto"/>
            </w:tcBorders>
          </w:tcPr>
          <w:p w14:paraId="46156A34" w14:textId="20F14584" w:rsidR="00FD2D8D" w:rsidRPr="00FF5497" w:rsidRDefault="00751FC3" w:rsidP="00220AA3">
            <w:pPr>
              <w:jc w:val="left"/>
              <w:rPr>
                <w:szCs w:val="20"/>
              </w:rPr>
            </w:pPr>
            <w:r w:rsidRPr="00FF5497">
              <w:rPr>
                <w:szCs w:val="20"/>
              </w:rPr>
              <w:t>R_</w:t>
            </w:r>
            <w:r w:rsidR="000F4E6D">
              <w:rPr>
                <w:szCs w:val="20"/>
              </w:rPr>
              <w:t>ProtoConv</w:t>
            </w:r>
            <w:r w:rsidRPr="00FF5497">
              <w:rPr>
                <w:szCs w:val="20"/>
              </w:rPr>
              <w:t>_CantoEth</w:t>
            </w:r>
          </w:p>
        </w:tc>
      </w:tr>
      <w:tr w:rsidR="00FD2D8D" w:rsidRPr="00BE1FC7" w14:paraId="4A74C57C" w14:textId="77777777" w:rsidTr="003C73A7">
        <w:trPr>
          <w:trHeight w:val="287"/>
        </w:trPr>
        <w:tc>
          <w:tcPr>
            <w:tcW w:w="1107" w:type="pct"/>
            <w:tcBorders>
              <w:top w:val="single" w:sz="4" w:space="0" w:color="auto"/>
              <w:left w:val="single" w:sz="4" w:space="0" w:color="auto"/>
              <w:bottom w:val="single" w:sz="4" w:space="0" w:color="auto"/>
              <w:right w:val="single" w:sz="4" w:space="0" w:color="auto"/>
            </w:tcBorders>
            <w:shd w:val="clear" w:color="auto" w:fill="D9D9D9"/>
          </w:tcPr>
          <w:p w14:paraId="70B914B8" w14:textId="77777777" w:rsidR="00FD2D8D" w:rsidRPr="00BE1FC7" w:rsidRDefault="00FD2D8D" w:rsidP="000D256D">
            <w:pPr>
              <w:jc w:val="left"/>
              <w:rPr>
                <w:rFonts w:eastAsia="Meiryo UI" w:cstheme="majorHAnsi"/>
                <w:szCs w:val="20"/>
                <w:lang w:val="en-GB"/>
              </w:rPr>
            </w:pPr>
            <w:r w:rsidRPr="00BE1FC7">
              <w:rPr>
                <w:rFonts w:eastAsia="Meiryo UI" w:cstheme="majorHAnsi"/>
                <w:b/>
                <w:bCs/>
                <w:szCs w:val="20"/>
                <w:lang w:val="en-GB"/>
              </w:rPr>
              <w:t>ASIL Level</w:t>
            </w:r>
          </w:p>
        </w:tc>
        <w:tc>
          <w:tcPr>
            <w:tcW w:w="1134" w:type="pct"/>
            <w:tcBorders>
              <w:top w:val="single" w:sz="4" w:space="0" w:color="auto"/>
              <w:left w:val="single" w:sz="4" w:space="0" w:color="auto"/>
              <w:bottom w:val="single" w:sz="4" w:space="0" w:color="auto"/>
              <w:right w:val="single" w:sz="4" w:space="0" w:color="auto"/>
            </w:tcBorders>
          </w:tcPr>
          <w:p w14:paraId="0DF24D49" w14:textId="3FBE2263" w:rsidR="00FD2D8D" w:rsidRPr="0024765D" w:rsidRDefault="00FD2D8D" w:rsidP="00220AA3">
            <w:pPr>
              <w:jc w:val="left"/>
              <w:rPr>
                <w:szCs w:val="20"/>
                <w:lang w:val="en-GB"/>
              </w:rPr>
            </w:pPr>
            <w:r w:rsidRPr="00FF5497">
              <w:rPr>
                <w:szCs w:val="20"/>
                <w:lang w:val="en-GB"/>
              </w:rPr>
              <w:t xml:space="preserve">ASIL </w:t>
            </w:r>
            <w:r w:rsidR="00751FC3" w:rsidRPr="00FF5497">
              <w:rPr>
                <w:szCs w:val="20"/>
                <w:lang w:val="en-GB"/>
              </w:rPr>
              <w:t>D</w:t>
            </w:r>
          </w:p>
        </w:tc>
        <w:tc>
          <w:tcPr>
            <w:tcW w:w="589" w:type="pct"/>
            <w:gridSpan w:val="2"/>
            <w:tcBorders>
              <w:top w:val="single" w:sz="4" w:space="0" w:color="auto"/>
              <w:left w:val="single" w:sz="4" w:space="0" w:color="auto"/>
              <w:bottom w:val="single" w:sz="4" w:space="0" w:color="auto"/>
              <w:right w:val="single" w:sz="4" w:space="0" w:color="auto"/>
            </w:tcBorders>
            <w:shd w:val="pct20" w:color="auto" w:fill="auto"/>
          </w:tcPr>
          <w:p w14:paraId="238B9A3A" w14:textId="77777777" w:rsidR="00FD2D8D" w:rsidRPr="00BE1FC7" w:rsidRDefault="00FD2D8D" w:rsidP="00220AA3">
            <w:pPr>
              <w:jc w:val="left"/>
              <w:rPr>
                <w:rFonts w:eastAsia="Meiryo UI" w:cstheme="majorHAnsi"/>
                <w:b/>
                <w:szCs w:val="20"/>
                <w:lang w:val="en-GB"/>
              </w:rPr>
            </w:pPr>
            <w:r w:rsidRPr="00BE1FC7">
              <w:rPr>
                <w:rFonts w:eastAsia="Meiryo UI" w:cstheme="majorHAnsi"/>
                <w:b/>
                <w:szCs w:val="20"/>
                <w:lang w:val="en-GB"/>
              </w:rPr>
              <w:t>Status</w:t>
            </w:r>
          </w:p>
        </w:tc>
        <w:tc>
          <w:tcPr>
            <w:tcW w:w="2170" w:type="pct"/>
            <w:gridSpan w:val="2"/>
            <w:tcBorders>
              <w:top w:val="single" w:sz="4" w:space="0" w:color="auto"/>
              <w:left w:val="single" w:sz="4" w:space="0" w:color="auto"/>
              <w:bottom w:val="single" w:sz="4" w:space="0" w:color="auto"/>
              <w:right w:val="single" w:sz="4" w:space="0" w:color="auto"/>
            </w:tcBorders>
          </w:tcPr>
          <w:p w14:paraId="639AF34D" w14:textId="58545211" w:rsidR="00FD2D8D" w:rsidRPr="00FF5497" w:rsidRDefault="00FD2D8D" w:rsidP="00220AA3">
            <w:pPr>
              <w:jc w:val="left"/>
              <w:rPr>
                <w:szCs w:val="20"/>
                <w:lang w:val="en-GB"/>
              </w:rPr>
            </w:pPr>
            <w:r w:rsidRPr="00FF5497">
              <w:rPr>
                <w:szCs w:val="20"/>
                <w:lang w:val="en-GB"/>
              </w:rPr>
              <w:t>New</w:t>
            </w:r>
          </w:p>
        </w:tc>
      </w:tr>
      <w:tr w:rsidR="00FD2D8D" w:rsidRPr="00BE1FC7" w14:paraId="0F7699ED" w14:textId="77777777" w:rsidTr="00B155B4">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7CC91131" w14:textId="77777777" w:rsidR="00FD2D8D" w:rsidRPr="00BE1FC7" w:rsidRDefault="00FD2D8D" w:rsidP="000D256D">
            <w:pPr>
              <w:jc w:val="left"/>
              <w:rPr>
                <w:rFonts w:cs="Arial"/>
                <w:b/>
                <w:bCs/>
                <w:szCs w:val="20"/>
              </w:rPr>
            </w:pPr>
            <w:r w:rsidRPr="00BE1FC7">
              <w:rPr>
                <w:rFonts w:cs="Arial"/>
                <w:b/>
                <w:bCs/>
                <w:szCs w:val="20"/>
              </w:rPr>
              <w:t>Syntax</w:t>
            </w:r>
          </w:p>
        </w:tc>
        <w:tc>
          <w:tcPr>
            <w:tcW w:w="3893" w:type="pct"/>
            <w:gridSpan w:val="5"/>
            <w:tcBorders>
              <w:top w:val="single" w:sz="4" w:space="0" w:color="auto"/>
              <w:left w:val="single" w:sz="4" w:space="0" w:color="auto"/>
              <w:bottom w:val="single" w:sz="4" w:space="0" w:color="auto"/>
              <w:right w:val="single" w:sz="4" w:space="0" w:color="auto"/>
            </w:tcBorders>
          </w:tcPr>
          <w:p w14:paraId="48A57B43" w14:textId="41F6CD65" w:rsidR="00FD2D8D" w:rsidRPr="00BD75C2" w:rsidRDefault="00262D0C" w:rsidP="00220AA3">
            <w:pPr>
              <w:jc w:val="left"/>
              <w:rPr>
                <w:szCs w:val="20"/>
              </w:rPr>
            </w:pPr>
            <w:r w:rsidRPr="00262D0C">
              <w:rPr>
                <w:szCs w:val="20"/>
              </w:rPr>
              <w:t>Std_ReturnType R_ProtoConv_CantoEth(const uint8 ucBusIdx, const R_ProtoConv_CanFrameType *pCanFrame)</w:t>
            </w:r>
          </w:p>
        </w:tc>
      </w:tr>
      <w:tr w:rsidR="00FD2D8D" w:rsidRPr="00BE1FC7" w14:paraId="66383DBF" w14:textId="77777777" w:rsidTr="00B155B4">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53FBD1BE" w14:textId="77777777" w:rsidR="00FD2D8D" w:rsidRPr="00BE1FC7" w:rsidRDefault="00FD2D8D" w:rsidP="000D256D">
            <w:pPr>
              <w:jc w:val="left"/>
              <w:rPr>
                <w:rFonts w:cs="Arial"/>
                <w:b/>
                <w:bCs/>
                <w:szCs w:val="20"/>
              </w:rPr>
            </w:pPr>
            <w:r w:rsidRPr="00BE1FC7">
              <w:rPr>
                <w:rFonts w:cs="Arial"/>
                <w:b/>
                <w:bCs/>
                <w:szCs w:val="20"/>
              </w:rPr>
              <w:t>Sync/Async</w:t>
            </w:r>
          </w:p>
        </w:tc>
        <w:tc>
          <w:tcPr>
            <w:tcW w:w="3893" w:type="pct"/>
            <w:gridSpan w:val="5"/>
            <w:tcBorders>
              <w:top w:val="single" w:sz="4" w:space="0" w:color="auto"/>
              <w:left w:val="single" w:sz="4" w:space="0" w:color="auto"/>
              <w:bottom w:val="single" w:sz="4" w:space="0" w:color="auto"/>
              <w:right w:val="single" w:sz="4" w:space="0" w:color="auto"/>
            </w:tcBorders>
          </w:tcPr>
          <w:p w14:paraId="7EAA4C26" w14:textId="7C39F964" w:rsidR="00FD2D8D" w:rsidRPr="00FF5497" w:rsidRDefault="00FD2D8D" w:rsidP="00220AA3">
            <w:pPr>
              <w:jc w:val="left"/>
              <w:rPr>
                <w:szCs w:val="20"/>
              </w:rPr>
            </w:pPr>
            <w:r w:rsidRPr="00FF5497">
              <w:rPr>
                <w:szCs w:val="20"/>
              </w:rPr>
              <w:t>Synchronous</w:t>
            </w:r>
          </w:p>
        </w:tc>
      </w:tr>
      <w:tr w:rsidR="00FD2D8D" w:rsidRPr="00BE1FC7" w14:paraId="46BB296C" w14:textId="77777777" w:rsidTr="00B155B4">
        <w:trPr>
          <w:trHeight w:val="170"/>
        </w:trPr>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16A5B09D" w14:textId="77777777" w:rsidR="00FD2D8D" w:rsidRPr="00BE1FC7" w:rsidRDefault="00FD2D8D" w:rsidP="000D256D">
            <w:pPr>
              <w:jc w:val="left"/>
              <w:rPr>
                <w:rFonts w:cs="Arial"/>
                <w:b/>
                <w:bCs/>
                <w:szCs w:val="20"/>
              </w:rPr>
            </w:pPr>
            <w:r w:rsidRPr="00BE1FC7">
              <w:rPr>
                <w:rFonts w:cs="Arial"/>
                <w:b/>
                <w:bCs/>
                <w:szCs w:val="20"/>
              </w:rPr>
              <w:t>Reentrancy</w:t>
            </w:r>
          </w:p>
        </w:tc>
        <w:tc>
          <w:tcPr>
            <w:tcW w:w="3893" w:type="pct"/>
            <w:gridSpan w:val="5"/>
            <w:tcBorders>
              <w:top w:val="single" w:sz="4" w:space="0" w:color="auto"/>
              <w:left w:val="single" w:sz="4" w:space="0" w:color="auto"/>
              <w:bottom w:val="single" w:sz="4" w:space="0" w:color="auto"/>
              <w:right w:val="single" w:sz="4" w:space="0" w:color="auto"/>
            </w:tcBorders>
          </w:tcPr>
          <w:p w14:paraId="6D7543E9" w14:textId="572171D4" w:rsidR="00FD2D8D" w:rsidRPr="00FF5497" w:rsidRDefault="00FD2D8D" w:rsidP="00220AA3">
            <w:pPr>
              <w:jc w:val="left"/>
              <w:rPr>
                <w:rFonts w:eastAsia="Meiryo UI" w:cstheme="majorHAnsi"/>
                <w:color w:val="FF0000"/>
                <w:szCs w:val="20"/>
                <w:lang w:val="en-GB"/>
              </w:rPr>
            </w:pPr>
            <w:r w:rsidRPr="00FF5497">
              <w:rPr>
                <w:szCs w:val="20"/>
              </w:rPr>
              <w:t>Non-Reentrant</w:t>
            </w:r>
          </w:p>
        </w:tc>
      </w:tr>
      <w:tr w:rsidR="00FD2D8D" w:rsidRPr="00BE1FC7" w14:paraId="303A54A1" w14:textId="77777777" w:rsidTr="00B155B4">
        <w:trPr>
          <w:trHeight w:val="170"/>
        </w:trPr>
        <w:tc>
          <w:tcPr>
            <w:tcW w:w="1107" w:type="pct"/>
            <w:tcBorders>
              <w:top w:val="single" w:sz="4" w:space="0" w:color="auto"/>
              <w:left w:val="single" w:sz="4" w:space="0" w:color="auto"/>
              <w:bottom w:val="single" w:sz="4" w:space="0" w:color="auto"/>
              <w:right w:val="single" w:sz="4" w:space="0" w:color="auto"/>
            </w:tcBorders>
            <w:shd w:val="clear" w:color="auto" w:fill="D9D9D9"/>
          </w:tcPr>
          <w:p w14:paraId="1530DDBE" w14:textId="77777777" w:rsidR="00FD2D8D" w:rsidRPr="00BE1FC7" w:rsidRDefault="00FD2D8D" w:rsidP="000D256D">
            <w:pPr>
              <w:jc w:val="left"/>
              <w:rPr>
                <w:rFonts w:cs="Arial"/>
                <w:b/>
                <w:bCs/>
                <w:szCs w:val="20"/>
              </w:rPr>
            </w:pPr>
            <w:r w:rsidRPr="00BE1FC7">
              <w:rPr>
                <w:rFonts w:cs="Arial"/>
                <w:b/>
                <w:bCs/>
                <w:szCs w:val="20"/>
              </w:rPr>
              <w:t>Interrupt State</w:t>
            </w:r>
          </w:p>
        </w:tc>
        <w:tc>
          <w:tcPr>
            <w:tcW w:w="3893" w:type="pct"/>
            <w:gridSpan w:val="5"/>
            <w:tcBorders>
              <w:top w:val="single" w:sz="4" w:space="0" w:color="auto"/>
              <w:left w:val="single" w:sz="4" w:space="0" w:color="auto"/>
              <w:bottom w:val="single" w:sz="4" w:space="0" w:color="auto"/>
              <w:right w:val="single" w:sz="4" w:space="0" w:color="auto"/>
            </w:tcBorders>
          </w:tcPr>
          <w:p w14:paraId="0EB77CC5" w14:textId="680C6F90" w:rsidR="005E577A" w:rsidRPr="00FF5497" w:rsidRDefault="005E577A" w:rsidP="00220AA3">
            <w:pPr>
              <w:jc w:val="left"/>
              <w:rPr>
                <w:szCs w:val="20"/>
              </w:rPr>
            </w:pPr>
            <w:r w:rsidRPr="00FF5497">
              <w:rPr>
                <w:szCs w:val="20"/>
              </w:rPr>
              <w:t>Runs in the interrupt enable state</w:t>
            </w:r>
          </w:p>
        </w:tc>
      </w:tr>
      <w:tr w:rsidR="00262D0C" w:rsidRPr="00BE1FC7" w14:paraId="11B1A697" w14:textId="77777777" w:rsidTr="003C73A7">
        <w:tc>
          <w:tcPr>
            <w:tcW w:w="1107" w:type="pct"/>
            <w:vMerge w:val="restart"/>
            <w:tcBorders>
              <w:top w:val="single" w:sz="4" w:space="0" w:color="auto"/>
              <w:left w:val="single" w:sz="4" w:space="0" w:color="auto"/>
              <w:right w:val="single" w:sz="4" w:space="0" w:color="auto"/>
            </w:tcBorders>
            <w:shd w:val="clear" w:color="auto" w:fill="D9D9D9"/>
            <w:hideMark/>
          </w:tcPr>
          <w:p w14:paraId="48CD6DC5" w14:textId="77777777" w:rsidR="00262D0C" w:rsidRPr="00BE1FC7" w:rsidRDefault="00262D0C" w:rsidP="00262D0C">
            <w:pPr>
              <w:jc w:val="left"/>
              <w:rPr>
                <w:rFonts w:eastAsia="Meiryo UI" w:cstheme="majorHAnsi"/>
                <w:b/>
                <w:bCs/>
                <w:szCs w:val="20"/>
                <w:lang w:val="en-GB"/>
              </w:rPr>
            </w:pPr>
            <w:r w:rsidRPr="00BE1FC7">
              <w:rPr>
                <w:rFonts w:eastAsia="Meiryo UI" w:cstheme="majorHAnsi"/>
                <w:b/>
                <w:bCs/>
                <w:szCs w:val="20"/>
                <w:lang w:val="en-GB"/>
              </w:rPr>
              <w:t>Parameters (In)</w:t>
            </w:r>
          </w:p>
        </w:tc>
        <w:tc>
          <w:tcPr>
            <w:tcW w:w="1723" w:type="pct"/>
            <w:gridSpan w:val="3"/>
            <w:vMerge w:val="restart"/>
            <w:tcBorders>
              <w:top w:val="single" w:sz="4" w:space="0" w:color="auto"/>
              <w:left w:val="single" w:sz="4" w:space="0" w:color="auto"/>
              <w:right w:val="single" w:sz="4" w:space="0" w:color="auto"/>
            </w:tcBorders>
          </w:tcPr>
          <w:p w14:paraId="675356FD" w14:textId="30976BC9" w:rsidR="00262D0C" w:rsidRPr="007D3367" w:rsidRDefault="00262D0C" w:rsidP="00262D0C">
            <w:pPr>
              <w:jc w:val="left"/>
              <w:rPr>
                <w:rFonts w:eastAsia="Meiryo UI" w:cstheme="majorHAnsi"/>
                <w:szCs w:val="20"/>
                <w:lang w:val="en-GB"/>
              </w:rPr>
            </w:pPr>
            <w:r w:rsidRPr="00AF622B">
              <w:rPr>
                <w:szCs w:val="20"/>
              </w:rPr>
              <w:t>const uint8 ucBusIdx</w:t>
            </w:r>
          </w:p>
        </w:tc>
        <w:tc>
          <w:tcPr>
            <w:tcW w:w="2170" w:type="pct"/>
            <w:gridSpan w:val="2"/>
            <w:tcBorders>
              <w:top w:val="single" w:sz="4" w:space="0" w:color="auto"/>
              <w:left w:val="single" w:sz="4" w:space="0" w:color="auto"/>
              <w:bottom w:val="single" w:sz="4" w:space="0" w:color="auto"/>
              <w:right w:val="single" w:sz="4" w:space="0" w:color="auto"/>
            </w:tcBorders>
            <w:vAlign w:val="center"/>
          </w:tcPr>
          <w:p w14:paraId="0F42D352" w14:textId="1E9EBA10" w:rsidR="00262D0C" w:rsidRPr="007F0552" w:rsidRDefault="00262D0C" w:rsidP="00262D0C">
            <w:pPr>
              <w:jc w:val="left"/>
              <w:rPr>
                <w:rFonts w:eastAsia="Meiryo UI" w:cstheme="majorHAnsi"/>
                <w:szCs w:val="20"/>
                <w:lang w:val="en-GB"/>
              </w:rPr>
            </w:pPr>
            <w:r>
              <w:rPr>
                <w:rFonts w:eastAsia="Meiryo UI" w:cstheme="majorHAnsi"/>
                <w:szCs w:val="20"/>
                <w:lang w:val="en-GB"/>
              </w:rPr>
              <w:t>Source Bus ID</w:t>
            </w:r>
          </w:p>
        </w:tc>
      </w:tr>
      <w:tr w:rsidR="00262D0C" w:rsidRPr="00BE1FC7" w14:paraId="2A80576B" w14:textId="77777777" w:rsidTr="00B155B4">
        <w:tc>
          <w:tcPr>
            <w:tcW w:w="1107" w:type="pct"/>
            <w:vMerge/>
            <w:tcBorders>
              <w:left w:val="single" w:sz="4" w:space="0" w:color="auto"/>
              <w:bottom w:val="single" w:sz="4" w:space="0" w:color="auto"/>
              <w:right w:val="single" w:sz="4" w:space="0" w:color="auto"/>
            </w:tcBorders>
            <w:shd w:val="clear" w:color="auto" w:fill="D9D9D9"/>
          </w:tcPr>
          <w:p w14:paraId="6750B25D" w14:textId="77777777" w:rsidR="00262D0C" w:rsidRPr="00BE1FC7" w:rsidRDefault="00262D0C" w:rsidP="00262D0C">
            <w:pPr>
              <w:jc w:val="left"/>
              <w:rPr>
                <w:rFonts w:eastAsia="Meiryo UI" w:cstheme="majorHAnsi"/>
                <w:b/>
                <w:bCs/>
                <w:szCs w:val="20"/>
                <w:lang w:val="en-GB"/>
              </w:rPr>
            </w:pPr>
          </w:p>
        </w:tc>
        <w:tc>
          <w:tcPr>
            <w:tcW w:w="1723" w:type="pct"/>
            <w:gridSpan w:val="3"/>
            <w:vMerge/>
            <w:tcBorders>
              <w:left w:val="single" w:sz="4" w:space="0" w:color="auto"/>
              <w:bottom w:val="single" w:sz="4" w:space="0" w:color="auto"/>
              <w:right w:val="single" w:sz="4" w:space="0" w:color="auto"/>
            </w:tcBorders>
          </w:tcPr>
          <w:p w14:paraId="1DD78CE1" w14:textId="77777777" w:rsidR="00262D0C" w:rsidRPr="00BE1FC7" w:rsidRDefault="00262D0C" w:rsidP="00262D0C">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1444736" w14:textId="31F3513D" w:rsidR="00262D0C" w:rsidRPr="00BE1FC7" w:rsidRDefault="00262D0C" w:rsidP="00262D0C">
            <w:pPr>
              <w:jc w:val="left"/>
              <w:rPr>
                <w:rFonts w:eastAsia="Meiryo UI" w:cstheme="majorHAnsi"/>
                <w:b/>
                <w:szCs w:val="20"/>
                <w:lang w:val="en-GB"/>
              </w:rPr>
            </w:pPr>
            <w:r w:rsidRPr="00BE1FC7">
              <w:rPr>
                <w:rFonts w:eastAsia="Meiryo UI" w:cstheme="majorHAnsi"/>
                <w:b/>
                <w:szCs w:val="20"/>
                <w:lang w:val="en-GB"/>
              </w:rPr>
              <w:t>Range</w:t>
            </w:r>
          </w:p>
        </w:tc>
        <w:tc>
          <w:tcPr>
            <w:tcW w:w="1791" w:type="pct"/>
            <w:tcBorders>
              <w:top w:val="single" w:sz="4" w:space="0" w:color="auto"/>
              <w:left w:val="single" w:sz="4" w:space="0" w:color="auto"/>
              <w:bottom w:val="single" w:sz="4" w:space="0" w:color="auto"/>
              <w:right w:val="single" w:sz="4" w:space="0" w:color="auto"/>
            </w:tcBorders>
          </w:tcPr>
          <w:p w14:paraId="620D1235" w14:textId="72423BAB" w:rsidR="00262D0C" w:rsidRPr="00FF5497" w:rsidRDefault="00FB7B87" w:rsidP="00FB7B87">
            <w:pPr>
              <w:jc w:val="left"/>
              <w:rPr>
                <w:szCs w:val="20"/>
                <w:lang w:val="en-GB"/>
              </w:rPr>
            </w:pPr>
            <w:r>
              <w:rPr>
                <w:szCs w:val="20"/>
                <w:lang w:val="en-GB"/>
              </w:rPr>
              <w:t xml:space="preserve">0 - </w:t>
            </w:r>
            <w:r w:rsidR="00E121EB">
              <w:rPr>
                <w:szCs w:val="20"/>
              </w:rPr>
              <w:t>(PROTOCONV_CAN_CH_NUM-1)</w:t>
            </w:r>
          </w:p>
        </w:tc>
      </w:tr>
      <w:tr w:rsidR="00262D0C" w:rsidRPr="007F0552" w14:paraId="3BED515D" w14:textId="77777777" w:rsidTr="003C73A7">
        <w:tc>
          <w:tcPr>
            <w:tcW w:w="1107" w:type="pct"/>
            <w:vMerge w:val="restart"/>
            <w:tcBorders>
              <w:top w:val="single" w:sz="4" w:space="0" w:color="auto"/>
              <w:left w:val="single" w:sz="4" w:space="0" w:color="auto"/>
              <w:right w:val="single" w:sz="4" w:space="0" w:color="auto"/>
            </w:tcBorders>
            <w:shd w:val="clear" w:color="auto" w:fill="D9D9D9"/>
            <w:hideMark/>
          </w:tcPr>
          <w:p w14:paraId="2F06F00E" w14:textId="77777777" w:rsidR="00262D0C" w:rsidRPr="00BE1FC7" w:rsidRDefault="00262D0C" w:rsidP="00262D0C">
            <w:pPr>
              <w:jc w:val="left"/>
              <w:rPr>
                <w:rFonts w:eastAsia="Meiryo UI" w:cstheme="majorHAnsi"/>
                <w:b/>
                <w:bCs/>
                <w:szCs w:val="20"/>
                <w:lang w:val="en-GB"/>
              </w:rPr>
            </w:pPr>
            <w:r w:rsidRPr="00BE1FC7">
              <w:rPr>
                <w:rFonts w:eastAsia="Meiryo UI" w:cstheme="majorHAnsi"/>
                <w:b/>
                <w:bCs/>
                <w:szCs w:val="20"/>
                <w:lang w:val="en-GB"/>
              </w:rPr>
              <w:t>Parameters (In)</w:t>
            </w:r>
          </w:p>
        </w:tc>
        <w:tc>
          <w:tcPr>
            <w:tcW w:w="1723" w:type="pct"/>
            <w:gridSpan w:val="3"/>
            <w:vMerge w:val="restart"/>
            <w:tcBorders>
              <w:top w:val="single" w:sz="4" w:space="0" w:color="auto"/>
              <w:left w:val="single" w:sz="4" w:space="0" w:color="auto"/>
              <w:right w:val="single" w:sz="4" w:space="0" w:color="auto"/>
            </w:tcBorders>
          </w:tcPr>
          <w:p w14:paraId="38342613" w14:textId="77777777" w:rsidR="00262D0C" w:rsidRPr="007D3367" w:rsidRDefault="00262D0C" w:rsidP="00262D0C">
            <w:pPr>
              <w:jc w:val="left"/>
              <w:rPr>
                <w:rFonts w:eastAsia="Meiryo UI" w:cstheme="majorHAnsi"/>
                <w:szCs w:val="20"/>
                <w:lang w:val="en-GB"/>
              </w:rPr>
            </w:pPr>
            <w:r w:rsidRPr="00FF5497">
              <w:rPr>
                <w:szCs w:val="20"/>
              </w:rPr>
              <w:t>const R_</w:t>
            </w:r>
            <w:r>
              <w:rPr>
                <w:szCs w:val="20"/>
              </w:rPr>
              <w:t>ProtoConv</w:t>
            </w:r>
            <w:r w:rsidRPr="00FF5497">
              <w:rPr>
                <w:szCs w:val="20"/>
              </w:rPr>
              <w:t>_CanFrameType *</w:t>
            </w:r>
            <w:r w:rsidRPr="007D3367">
              <w:rPr>
                <w:szCs w:val="20"/>
              </w:rPr>
              <w:t>pCanFrame</w:t>
            </w:r>
          </w:p>
        </w:tc>
        <w:tc>
          <w:tcPr>
            <w:tcW w:w="2170" w:type="pct"/>
            <w:gridSpan w:val="2"/>
            <w:tcBorders>
              <w:top w:val="single" w:sz="4" w:space="0" w:color="auto"/>
              <w:left w:val="single" w:sz="4" w:space="0" w:color="auto"/>
              <w:bottom w:val="single" w:sz="4" w:space="0" w:color="auto"/>
              <w:right w:val="single" w:sz="4" w:space="0" w:color="auto"/>
            </w:tcBorders>
            <w:vAlign w:val="center"/>
          </w:tcPr>
          <w:p w14:paraId="43A56A57" w14:textId="77777777" w:rsidR="00262D0C" w:rsidRPr="007F0552" w:rsidRDefault="00262D0C" w:rsidP="00262D0C">
            <w:pPr>
              <w:jc w:val="left"/>
              <w:rPr>
                <w:rFonts w:eastAsia="Meiryo UI" w:cstheme="majorHAnsi"/>
                <w:szCs w:val="20"/>
                <w:lang w:val="en-GB"/>
              </w:rPr>
            </w:pPr>
            <w:r w:rsidRPr="00B214F4">
              <w:rPr>
                <w:rFonts w:eastAsia="Meiryo UI" w:cstheme="majorHAnsi"/>
                <w:szCs w:val="20"/>
                <w:lang w:val="en-GB"/>
              </w:rPr>
              <w:t>Address of buffer where CAN frames are stored</w:t>
            </w:r>
          </w:p>
        </w:tc>
      </w:tr>
      <w:tr w:rsidR="00262D0C" w:rsidRPr="00FF5497" w14:paraId="49108CB1" w14:textId="77777777" w:rsidTr="00B155B4">
        <w:tc>
          <w:tcPr>
            <w:tcW w:w="1107" w:type="pct"/>
            <w:vMerge/>
            <w:tcBorders>
              <w:left w:val="single" w:sz="4" w:space="0" w:color="auto"/>
              <w:bottom w:val="single" w:sz="4" w:space="0" w:color="auto"/>
              <w:right w:val="single" w:sz="4" w:space="0" w:color="auto"/>
            </w:tcBorders>
            <w:shd w:val="clear" w:color="auto" w:fill="D9D9D9"/>
          </w:tcPr>
          <w:p w14:paraId="1A573ABF" w14:textId="77777777" w:rsidR="00262D0C" w:rsidRPr="00BE1FC7" w:rsidRDefault="00262D0C" w:rsidP="00262D0C">
            <w:pPr>
              <w:jc w:val="left"/>
              <w:rPr>
                <w:rFonts w:eastAsia="Meiryo UI" w:cstheme="majorHAnsi"/>
                <w:b/>
                <w:bCs/>
                <w:szCs w:val="20"/>
                <w:lang w:val="en-GB"/>
              </w:rPr>
            </w:pPr>
          </w:p>
        </w:tc>
        <w:tc>
          <w:tcPr>
            <w:tcW w:w="1723" w:type="pct"/>
            <w:gridSpan w:val="3"/>
            <w:vMerge/>
            <w:tcBorders>
              <w:left w:val="single" w:sz="4" w:space="0" w:color="auto"/>
              <w:bottom w:val="single" w:sz="4" w:space="0" w:color="auto"/>
              <w:right w:val="single" w:sz="4" w:space="0" w:color="auto"/>
            </w:tcBorders>
          </w:tcPr>
          <w:p w14:paraId="1F7582B0" w14:textId="77777777" w:rsidR="00262D0C" w:rsidRPr="00BE1FC7" w:rsidRDefault="00262D0C" w:rsidP="00262D0C">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A23507B" w14:textId="77777777" w:rsidR="00262D0C" w:rsidRPr="00BE1FC7" w:rsidRDefault="00262D0C" w:rsidP="00262D0C">
            <w:pPr>
              <w:jc w:val="left"/>
              <w:rPr>
                <w:rFonts w:eastAsia="Meiryo UI" w:cstheme="majorHAnsi"/>
                <w:b/>
                <w:szCs w:val="20"/>
                <w:lang w:val="en-GB"/>
              </w:rPr>
            </w:pPr>
            <w:r w:rsidRPr="00BE1FC7">
              <w:rPr>
                <w:rFonts w:eastAsia="Meiryo UI" w:cstheme="majorHAnsi"/>
                <w:b/>
                <w:szCs w:val="20"/>
                <w:lang w:val="en-GB"/>
              </w:rPr>
              <w:t>Range</w:t>
            </w:r>
          </w:p>
        </w:tc>
        <w:tc>
          <w:tcPr>
            <w:tcW w:w="1791" w:type="pct"/>
            <w:tcBorders>
              <w:top w:val="single" w:sz="4" w:space="0" w:color="auto"/>
              <w:left w:val="single" w:sz="4" w:space="0" w:color="auto"/>
              <w:bottom w:val="single" w:sz="4" w:space="0" w:color="auto"/>
              <w:right w:val="single" w:sz="4" w:space="0" w:color="auto"/>
            </w:tcBorders>
          </w:tcPr>
          <w:p w14:paraId="37D387E1" w14:textId="77777777" w:rsidR="00262D0C" w:rsidRPr="00FF5497" w:rsidRDefault="00262D0C" w:rsidP="00262D0C">
            <w:pPr>
              <w:jc w:val="left"/>
              <w:rPr>
                <w:szCs w:val="20"/>
                <w:lang w:val="en-GB"/>
              </w:rPr>
            </w:pPr>
            <w:r w:rsidRPr="00FF5497">
              <w:rPr>
                <w:szCs w:val="20"/>
                <w:lang w:val="en-GB"/>
              </w:rPr>
              <w:t xml:space="preserve">Not </w:t>
            </w:r>
            <w:r>
              <w:rPr>
                <w:szCs w:val="20"/>
                <w:lang w:val="en-GB"/>
              </w:rPr>
              <w:t>NULL_PTR</w:t>
            </w:r>
          </w:p>
        </w:tc>
      </w:tr>
      <w:tr w:rsidR="00FD2D8D" w:rsidRPr="00BE1FC7" w14:paraId="31D083BB" w14:textId="77777777" w:rsidTr="003C73A7">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18A66762" w14:textId="77777777" w:rsidR="00FD2D8D" w:rsidRPr="00BE1FC7" w:rsidRDefault="00FD2D8D" w:rsidP="000D256D">
            <w:pPr>
              <w:jc w:val="left"/>
              <w:rPr>
                <w:rFonts w:eastAsia="Meiryo UI" w:cstheme="majorHAnsi"/>
                <w:b/>
                <w:bCs/>
                <w:szCs w:val="20"/>
                <w:lang w:val="en-GB"/>
              </w:rPr>
            </w:pPr>
            <w:r w:rsidRPr="00BE1FC7">
              <w:rPr>
                <w:rFonts w:eastAsia="Meiryo UI" w:cstheme="majorHAnsi"/>
                <w:b/>
                <w:bCs/>
                <w:szCs w:val="20"/>
                <w:lang w:val="en-GB"/>
              </w:rPr>
              <w:t>Parameters (In-Out)</w:t>
            </w:r>
          </w:p>
        </w:tc>
        <w:tc>
          <w:tcPr>
            <w:tcW w:w="1723" w:type="pct"/>
            <w:gridSpan w:val="3"/>
            <w:tcBorders>
              <w:top w:val="single" w:sz="4" w:space="0" w:color="auto"/>
              <w:left w:val="single" w:sz="4" w:space="0" w:color="auto"/>
              <w:bottom w:val="single" w:sz="4" w:space="0" w:color="auto"/>
              <w:right w:val="single" w:sz="4" w:space="0" w:color="auto"/>
            </w:tcBorders>
          </w:tcPr>
          <w:p w14:paraId="42D8E754" w14:textId="77777777" w:rsidR="00FD2D8D" w:rsidRPr="00FF5497" w:rsidRDefault="00FD2D8D" w:rsidP="00220AA3">
            <w:pPr>
              <w:jc w:val="left"/>
              <w:rPr>
                <w:rFonts w:eastAsia="Meiryo UI" w:cstheme="majorHAnsi"/>
                <w:szCs w:val="20"/>
                <w:lang w:val="en-GB"/>
              </w:rPr>
            </w:pPr>
            <w:r w:rsidRPr="00FF5497">
              <w:rPr>
                <w:szCs w:val="20"/>
              </w:rPr>
              <w:t>N/A</w:t>
            </w:r>
          </w:p>
        </w:tc>
        <w:tc>
          <w:tcPr>
            <w:tcW w:w="2170" w:type="pct"/>
            <w:gridSpan w:val="2"/>
            <w:tcBorders>
              <w:top w:val="single" w:sz="4" w:space="0" w:color="auto"/>
              <w:left w:val="single" w:sz="4" w:space="0" w:color="auto"/>
              <w:bottom w:val="single" w:sz="4" w:space="0" w:color="auto"/>
              <w:right w:val="single" w:sz="4" w:space="0" w:color="auto"/>
            </w:tcBorders>
          </w:tcPr>
          <w:p w14:paraId="162F5B5C" w14:textId="77777777" w:rsidR="00FD2D8D" w:rsidRPr="007D3367" w:rsidRDefault="00FD2D8D" w:rsidP="00220AA3">
            <w:pPr>
              <w:jc w:val="left"/>
              <w:rPr>
                <w:rFonts w:eastAsia="Meiryo UI" w:cstheme="majorHAnsi"/>
                <w:szCs w:val="20"/>
                <w:lang w:val="en-GB"/>
              </w:rPr>
            </w:pPr>
            <w:r w:rsidRPr="007D3367">
              <w:rPr>
                <w:szCs w:val="20"/>
                <w:lang w:val="en-GB"/>
              </w:rPr>
              <w:t>-</w:t>
            </w:r>
          </w:p>
        </w:tc>
      </w:tr>
      <w:tr w:rsidR="00FD2D8D" w:rsidRPr="00BE1FC7" w14:paraId="61245C40" w14:textId="77777777" w:rsidTr="003C73A7">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275A7653" w14:textId="77777777" w:rsidR="00FD2D8D" w:rsidRPr="00BE1FC7" w:rsidRDefault="00FD2D8D" w:rsidP="000D256D">
            <w:pPr>
              <w:jc w:val="left"/>
              <w:rPr>
                <w:rFonts w:eastAsia="Meiryo UI" w:cstheme="majorHAnsi"/>
                <w:b/>
                <w:bCs/>
                <w:szCs w:val="20"/>
                <w:lang w:val="en-GB"/>
              </w:rPr>
            </w:pPr>
            <w:r w:rsidRPr="00BE1FC7">
              <w:rPr>
                <w:rFonts w:eastAsia="Meiryo UI" w:cstheme="majorHAnsi"/>
                <w:b/>
                <w:bCs/>
                <w:szCs w:val="20"/>
                <w:lang w:val="en-GB"/>
              </w:rPr>
              <w:t>Parameters (Out)</w:t>
            </w:r>
          </w:p>
        </w:tc>
        <w:tc>
          <w:tcPr>
            <w:tcW w:w="1723" w:type="pct"/>
            <w:gridSpan w:val="3"/>
            <w:tcBorders>
              <w:top w:val="single" w:sz="4" w:space="0" w:color="auto"/>
              <w:left w:val="single" w:sz="4" w:space="0" w:color="auto"/>
              <w:bottom w:val="single" w:sz="4" w:space="0" w:color="auto"/>
              <w:right w:val="single" w:sz="4" w:space="0" w:color="auto"/>
            </w:tcBorders>
          </w:tcPr>
          <w:p w14:paraId="547A1C60" w14:textId="77777777" w:rsidR="00FD2D8D" w:rsidRPr="00FF5497" w:rsidRDefault="00FD2D8D" w:rsidP="00220AA3">
            <w:pPr>
              <w:jc w:val="left"/>
              <w:rPr>
                <w:rFonts w:eastAsia="Meiryo UI" w:cstheme="majorHAnsi"/>
                <w:szCs w:val="20"/>
                <w:lang w:val="en-GB"/>
              </w:rPr>
            </w:pPr>
            <w:r w:rsidRPr="00FF5497">
              <w:rPr>
                <w:szCs w:val="20"/>
              </w:rPr>
              <w:t>N/A</w:t>
            </w:r>
          </w:p>
        </w:tc>
        <w:tc>
          <w:tcPr>
            <w:tcW w:w="2170" w:type="pct"/>
            <w:gridSpan w:val="2"/>
            <w:tcBorders>
              <w:top w:val="single" w:sz="4" w:space="0" w:color="auto"/>
              <w:left w:val="single" w:sz="4" w:space="0" w:color="auto"/>
              <w:bottom w:val="single" w:sz="4" w:space="0" w:color="auto"/>
              <w:right w:val="single" w:sz="4" w:space="0" w:color="auto"/>
            </w:tcBorders>
          </w:tcPr>
          <w:p w14:paraId="6B9F80FD" w14:textId="77777777" w:rsidR="00FD2D8D" w:rsidRPr="007D3367" w:rsidRDefault="00FD2D8D" w:rsidP="00220AA3">
            <w:pPr>
              <w:jc w:val="left"/>
              <w:rPr>
                <w:rFonts w:eastAsia="Meiryo UI" w:cstheme="majorHAnsi"/>
                <w:szCs w:val="20"/>
                <w:lang w:val="en-GB"/>
              </w:rPr>
            </w:pPr>
            <w:r w:rsidRPr="007D3367">
              <w:rPr>
                <w:szCs w:val="20"/>
                <w:lang w:val="en-GB"/>
              </w:rPr>
              <w:t>-</w:t>
            </w:r>
          </w:p>
        </w:tc>
      </w:tr>
      <w:tr w:rsidR="00FD2D8D" w:rsidRPr="00BE1FC7" w14:paraId="5C3D9883" w14:textId="77777777" w:rsidTr="003C73A7">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4AF3E448" w14:textId="77777777" w:rsidR="00FD2D8D" w:rsidRPr="00BE1FC7" w:rsidRDefault="00FD2D8D" w:rsidP="000D256D">
            <w:pPr>
              <w:jc w:val="left"/>
              <w:rPr>
                <w:rFonts w:eastAsia="Meiryo UI" w:cstheme="majorHAnsi"/>
                <w:b/>
                <w:bCs/>
                <w:szCs w:val="20"/>
                <w:lang w:val="en-GB"/>
              </w:rPr>
            </w:pPr>
            <w:r w:rsidRPr="00BE1FC7">
              <w:rPr>
                <w:rFonts w:eastAsia="Meiryo UI" w:cstheme="majorHAnsi"/>
                <w:b/>
                <w:bCs/>
                <w:szCs w:val="20"/>
                <w:lang w:val="en-GB"/>
              </w:rPr>
              <w:t>Return Value</w:t>
            </w:r>
          </w:p>
        </w:tc>
        <w:tc>
          <w:tcPr>
            <w:tcW w:w="1723" w:type="pct"/>
            <w:gridSpan w:val="3"/>
            <w:tcBorders>
              <w:top w:val="single" w:sz="4" w:space="0" w:color="auto"/>
              <w:left w:val="single" w:sz="4" w:space="0" w:color="auto"/>
              <w:bottom w:val="single" w:sz="4" w:space="0" w:color="auto"/>
              <w:right w:val="single" w:sz="4" w:space="0" w:color="auto"/>
            </w:tcBorders>
          </w:tcPr>
          <w:p w14:paraId="0989809E" w14:textId="4FDCBCB7" w:rsidR="00FD2D8D" w:rsidRPr="00BD75C2" w:rsidRDefault="008357DE" w:rsidP="00220AA3">
            <w:pPr>
              <w:jc w:val="left"/>
              <w:rPr>
                <w:rFonts w:eastAsia="Meiryo UI" w:cstheme="majorHAnsi"/>
                <w:szCs w:val="20"/>
                <w:lang w:val="en-GB"/>
              </w:rPr>
            </w:pPr>
            <w:r w:rsidRPr="00FF5497">
              <w:rPr>
                <w:szCs w:val="20"/>
              </w:rPr>
              <w:t>Std_ReturnType</w:t>
            </w:r>
          </w:p>
        </w:tc>
        <w:tc>
          <w:tcPr>
            <w:tcW w:w="2170" w:type="pct"/>
            <w:gridSpan w:val="2"/>
            <w:tcBorders>
              <w:top w:val="single" w:sz="4" w:space="0" w:color="auto"/>
              <w:left w:val="single" w:sz="4" w:space="0" w:color="auto"/>
              <w:bottom w:val="single" w:sz="4" w:space="0" w:color="auto"/>
              <w:right w:val="single" w:sz="4" w:space="0" w:color="auto"/>
            </w:tcBorders>
          </w:tcPr>
          <w:p w14:paraId="287C10F4" w14:textId="77777777" w:rsidR="008357DE" w:rsidRPr="00BD75C2" w:rsidRDefault="008357DE" w:rsidP="00220AA3">
            <w:pPr>
              <w:rPr>
                <w:szCs w:val="20"/>
                <w:lang w:val="en-GB"/>
              </w:rPr>
            </w:pPr>
            <w:r w:rsidRPr="00BD75C2">
              <w:rPr>
                <w:szCs w:val="20"/>
                <w:lang w:val="en-GB"/>
              </w:rPr>
              <w:t>E_OK</w:t>
            </w:r>
          </w:p>
          <w:p w14:paraId="7B17D46F" w14:textId="736F8CDC" w:rsidR="0070164E" w:rsidRPr="00BD75C2" w:rsidRDefault="008357DE" w:rsidP="00220AA3">
            <w:pPr>
              <w:jc w:val="left"/>
              <w:rPr>
                <w:szCs w:val="20"/>
                <w:lang w:val="en-GB"/>
              </w:rPr>
            </w:pPr>
            <w:r w:rsidRPr="00BD75C2">
              <w:rPr>
                <w:szCs w:val="20"/>
                <w:lang w:val="en-GB"/>
              </w:rPr>
              <w:t>E_NOT_OK</w:t>
            </w:r>
          </w:p>
        </w:tc>
      </w:tr>
      <w:tr w:rsidR="00FD2D8D" w:rsidRPr="00BE1FC7" w14:paraId="7A015E51" w14:textId="77777777" w:rsidTr="00B155B4">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4210D2E6" w14:textId="77777777" w:rsidR="00FD2D8D" w:rsidRPr="00BE1FC7" w:rsidRDefault="00FD2D8D" w:rsidP="000D256D">
            <w:pPr>
              <w:jc w:val="left"/>
              <w:rPr>
                <w:rFonts w:cs="Arial"/>
                <w:b/>
                <w:bCs/>
                <w:szCs w:val="20"/>
              </w:rPr>
            </w:pPr>
            <w:r w:rsidRPr="00BE1FC7">
              <w:rPr>
                <w:rFonts w:cs="Arial"/>
                <w:b/>
                <w:bCs/>
                <w:szCs w:val="20"/>
              </w:rPr>
              <w:t>Description</w:t>
            </w:r>
          </w:p>
        </w:tc>
        <w:tc>
          <w:tcPr>
            <w:tcW w:w="3893" w:type="pct"/>
            <w:gridSpan w:val="5"/>
            <w:tcBorders>
              <w:top w:val="single" w:sz="4" w:space="0" w:color="auto"/>
              <w:left w:val="single" w:sz="4" w:space="0" w:color="auto"/>
              <w:bottom w:val="single" w:sz="4" w:space="0" w:color="auto"/>
              <w:right w:val="single" w:sz="4" w:space="0" w:color="auto"/>
            </w:tcBorders>
          </w:tcPr>
          <w:p w14:paraId="03F0435C" w14:textId="1B4CDCFC" w:rsidR="00303EB2" w:rsidRPr="00BD75C2" w:rsidRDefault="00511EB9" w:rsidP="00220AA3">
            <w:pPr>
              <w:jc w:val="left"/>
              <w:rPr>
                <w:szCs w:val="20"/>
              </w:rPr>
            </w:pPr>
            <w:r>
              <w:rPr>
                <w:szCs w:val="20"/>
              </w:rPr>
              <w:t xml:space="preserve">If </w:t>
            </w:r>
            <w:r w:rsidR="00303EB2" w:rsidRPr="00FF5497">
              <w:rPr>
                <w:szCs w:val="20"/>
              </w:rPr>
              <w:t>R_</w:t>
            </w:r>
            <w:r w:rsidR="000F4E6D">
              <w:rPr>
                <w:szCs w:val="20"/>
              </w:rPr>
              <w:t>ProtoConv</w:t>
            </w:r>
            <w:r w:rsidR="00303EB2" w:rsidRPr="00FF5497">
              <w:rPr>
                <w:szCs w:val="20"/>
              </w:rPr>
              <w:t xml:space="preserve">_Init() </w:t>
            </w:r>
            <w:r>
              <w:rPr>
                <w:szCs w:val="20"/>
              </w:rPr>
              <w:t>is</w:t>
            </w:r>
            <w:r w:rsidR="00303EB2" w:rsidRPr="00FF5497">
              <w:rPr>
                <w:szCs w:val="20"/>
              </w:rPr>
              <w:t xml:space="preserve"> not executed</w:t>
            </w:r>
            <w:r w:rsidR="001D1576">
              <w:rPr>
                <w:szCs w:val="20"/>
              </w:rPr>
              <w:t xml:space="preserve"> yet</w:t>
            </w:r>
            <w:r w:rsidR="00303EB2" w:rsidRPr="00FF5497">
              <w:rPr>
                <w:szCs w:val="20"/>
              </w:rPr>
              <w:t xml:space="preserve">, </w:t>
            </w:r>
            <w:r w:rsidR="00437D92">
              <w:rPr>
                <w:szCs w:val="20"/>
              </w:rPr>
              <w:t xml:space="preserve">it </w:t>
            </w:r>
            <w:r w:rsidR="00303EB2" w:rsidRPr="00FF5497">
              <w:rPr>
                <w:szCs w:val="20"/>
              </w:rPr>
              <w:t xml:space="preserve">returns </w:t>
            </w:r>
            <w:r w:rsidR="00BE1FC7" w:rsidRPr="00BD75C2">
              <w:rPr>
                <w:szCs w:val="20"/>
                <w:lang w:val="en-GB"/>
              </w:rPr>
              <w:t>E_NOT_OK, report</w:t>
            </w:r>
            <w:r w:rsidR="00437D92">
              <w:rPr>
                <w:szCs w:val="20"/>
                <w:lang w:val="en-GB"/>
              </w:rPr>
              <w:t>s</w:t>
            </w:r>
            <w:r w:rsidR="00BE1FC7" w:rsidRPr="00BD75C2">
              <w:rPr>
                <w:szCs w:val="20"/>
                <w:lang w:val="en-GB"/>
              </w:rPr>
              <w:t xml:space="preserve"> DET error </w:t>
            </w:r>
            <w:r w:rsidR="000F4E6D">
              <w:rPr>
                <w:szCs w:val="20"/>
              </w:rPr>
              <w:t>PROTOCONV</w:t>
            </w:r>
            <w:r w:rsidR="00BE1FC7" w:rsidRPr="00BD75C2">
              <w:rPr>
                <w:szCs w:val="20"/>
              </w:rPr>
              <w:t>_E_</w:t>
            </w:r>
            <w:r w:rsidR="00891AC2" w:rsidRPr="00CE260A">
              <w:rPr>
                <w:rFonts w:cs="Arial"/>
                <w:color w:val="000000"/>
                <w:szCs w:val="20"/>
              </w:rPr>
              <w:t>UNINIT</w:t>
            </w:r>
            <w:r w:rsidR="00891AC2" w:rsidRPr="00CF2309">
              <w:rPr>
                <w:szCs w:val="20"/>
              </w:rPr>
              <w:t xml:space="preserve"> </w:t>
            </w:r>
            <w:r w:rsidR="00BE1FC7" w:rsidRPr="00BD75C2">
              <w:rPr>
                <w:szCs w:val="20"/>
              </w:rPr>
              <w:t xml:space="preserve">(if </w:t>
            </w:r>
            <w:r w:rsidR="000F4E6D">
              <w:rPr>
                <w:szCs w:val="20"/>
              </w:rPr>
              <w:t>PROTOCONV</w:t>
            </w:r>
            <w:r w:rsidR="00BE1FC7" w:rsidRPr="00BD75C2">
              <w:rPr>
                <w:szCs w:val="20"/>
              </w:rPr>
              <w:t>_DEV_ERROR_DETECT == STD_ON)</w:t>
            </w:r>
            <w:r w:rsidR="00BE1FC7" w:rsidRPr="00BD75C2" w:rsidDel="008357DE">
              <w:rPr>
                <w:szCs w:val="20"/>
              </w:rPr>
              <w:t xml:space="preserve"> </w:t>
            </w:r>
            <w:r w:rsidR="00BE1FC7" w:rsidRPr="00BD75C2">
              <w:rPr>
                <w:szCs w:val="20"/>
              </w:rPr>
              <w:t>and exits.</w:t>
            </w:r>
          </w:p>
          <w:p w14:paraId="73265F39" w14:textId="00654211" w:rsidR="00303EB2" w:rsidRDefault="00303EB2" w:rsidP="00220AA3">
            <w:pPr>
              <w:jc w:val="left"/>
              <w:rPr>
                <w:szCs w:val="20"/>
              </w:rPr>
            </w:pPr>
            <w:r w:rsidRPr="00BD75C2">
              <w:rPr>
                <w:szCs w:val="20"/>
              </w:rPr>
              <w:t xml:space="preserve">If the argument pCanFrame is </w:t>
            </w:r>
            <w:r w:rsidR="001D57BD">
              <w:rPr>
                <w:szCs w:val="20"/>
              </w:rPr>
              <w:t>NULL_PTR</w:t>
            </w:r>
            <w:r w:rsidRPr="00CF5BF7">
              <w:rPr>
                <w:szCs w:val="20"/>
              </w:rPr>
              <w:t xml:space="preserve">, it returns </w:t>
            </w:r>
            <w:r w:rsidR="00BE1FC7" w:rsidRPr="00BD75C2">
              <w:rPr>
                <w:szCs w:val="20"/>
                <w:lang w:val="en-GB"/>
              </w:rPr>
              <w:t>E_NOT_OK, report</w:t>
            </w:r>
            <w:r w:rsidR="00511EB9">
              <w:rPr>
                <w:szCs w:val="20"/>
                <w:lang w:val="en-GB"/>
              </w:rPr>
              <w:t>s</w:t>
            </w:r>
            <w:r w:rsidR="00BE1FC7" w:rsidRPr="00BD75C2">
              <w:rPr>
                <w:szCs w:val="20"/>
                <w:lang w:val="en-GB"/>
              </w:rPr>
              <w:t xml:space="preserve"> DET error </w:t>
            </w:r>
            <w:r w:rsidR="000F4E6D">
              <w:rPr>
                <w:rFonts w:cs="Arial"/>
                <w:color w:val="000000"/>
                <w:szCs w:val="20"/>
              </w:rPr>
              <w:t>PROTOCONV</w:t>
            </w:r>
            <w:r w:rsidR="00BE1FC7" w:rsidRPr="00D46B12">
              <w:rPr>
                <w:rFonts w:cs="Arial"/>
                <w:color w:val="000000"/>
                <w:szCs w:val="20"/>
              </w:rPr>
              <w:t>_E_PARAM_POINTER</w:t>
            </w:r>
            <w:r w:rsidR="00BE1FC7" w:rsidRPr="00FF5497">
              <w:rPr>
                <w:szCs w:val="20"/>
              </w:rPr>
              <w:t xml:space="preserve"> (if </w:t>
            </w:r>
            <w:r w:rsidR="000F4E6D">
              <w:rPr>
                <w:szCs w:val="20"/>
              </w:rPr>
              <w:t>PROTOCONV</w:t>
            </w:r>
            <w:r w:rsidR="00BE1FC7" w:rsidRPr="00FF5497">
              <w:rPr>
                <w:szCs w:val="20"/>
              </w:rPr>
              <w:t>_DEV_ERROR_DETECT == STD_ON)</w:t>
            </w:r>
            <w:r w:rsidR="00BE1FC7" w:rsidRPr="007D3367" w:rsidDel="008357DE">
              <w:rPr>
                <w:szCs w:val="20"/>
              </w:rPr>
              <w:t xml:space="preserve"> </w:t>
            </w:r>
            <w:r w:rsidR="00BE1FC7" w:rsidRPr="007D3367">
              <w:rPr>
                <w:szCs w:val="20"/>
              </w:rPr>
              <w:t>and exits.</w:t>
            </w:r>
          </w:p>
          <w:p w14:paraId="25CD4EAE" w14:textId="47A42BA4" w:rsidR="00C51B72" w:rsidRPr="00B214F4" w:rsidRDefault="00C51B72" w:rsidP="00C51B72">
            <w:pPr>
              <w:jc w:val="left"/>
              <w:rPr>
                <w:szCs w:val="20"/>
              </w:rPr>
            </w:pPr>
            <w:r w:rsidRPr="00BD75C2">
              <w:rPr>
                <w:szCs w:val="20"/>
              </w:rPr>
              <w:t xml:space="preserve">If the argument </w:t>
            </w:r>
            <w:r w:rsidRPr="00AF622B">
              <w:rPr>
                <w:szCs w:val="20"/>
              </w:rPr>
              <w:t>ucBusIdx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sidR="00511EB9">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1A779E52" w14:textId="3927FAA8" w:rsidR="00303EB2" w:rsidRPr="00BD75C2" w:rsidRDefault="00303EB2" w:rsidP="00220AA3">
            <w:pPr>
              <w:jc w:val="left"/>
              <w:rPr>
                <w:szCs w:val="20"/>
              </w:rPr>
            </w:pPr>
            <w:r w:rsidRPr="007F0552">
              <w:rPr>
                <w:szCs w:val="20"/>
              </w:rPr>
              <w:t>R_</w:t>
            </w:r>
            <w:r w:rsidR="000F4E6D">
              <w:rPr>
                <w:szCs w:val="20"/>
              </w:rPr>
              <w:t>ProtoConv</w:t>
            </w:r>
            <w:r w:rsidRPr="007F0552">
              <w:rPr>
                <w:szCs w:val="20"/>
              </w:rPr>
              <w:t xml:space="preserve">_CantoEth() </w:t>
            </w:r>
            <w:r w:rsidR="00BE1FC7">
              <w:rPr>
                <w:szCs w:val="20"/>
              </w:rPr>
              <w:t>e</w:t>
            </w:r>
            <w:r w:rsidRPr="00BD75C2">
              <w:rPr>
                <w:szCs w:val="20"/>
              </w:rPr>
              <w:t xml:space="preserve">xecutes </w:t>
            </w:r>
            <w:r w:rsidR="000F4E6D">
              <w:rPr>
                <w:szCs w:val="20"/>
              </w:rPr>
              <w:t>ProtoConv</w:t>
            </w:r>
            <w:r w:rsidRPr="00BD75C2">
              <w:rPr>
                <w:szCs w:val="20"/>
              </w:rPr>
              <w:t>_CantoEth() and returns its return value.</w:t>
            </w:r>
          </w:p>
        </w:tc>
      </w:tr>
      <w:tr w:rsidR="00FD2D8D" w:rsidRPr="00BE1FC7" w14:paraId="75209E8B" w14:textId="77777777" w:rsidTr="00B155B4">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218C41EA" w14:textId="77777777" w:rsidR="00FD2D8D" w:rsidRPr="00BE1FC7" w:rsidRDefault="00FD2D8D" w:rsidP="000D256D">
            <w:pPr>
              <w:jc w:val="left"/>
              <w:rPr>
                <w:rFonts w:cs="Arial"/>
                <w:b/>
                <w:bCs/>
                <w:szCs w:val="20"/>
              </w:rPr>
            </w:pPr>
            <w:r w:rsidRPr="00BE1FC7">
              <w:rPr>
                <w:rFonts w:cs="Arial"/>
                <w:b/>
                <w:bCs/>
                <w:szCs w:val="20"/>
              </w:rPr>
              <w:t>Preconditions</w:t>
            </w:r>
          </w:p>
        </w:tc>
        <w:tc>
          <w:tcPr>
            <w:tcW w:w="3893" w:type="pct"/>
            <w:gridSpan w:val="5"/>
            <w:tcBorders>
              <w:top w:val="single" w:sz="4" w:space="0" w:color="auto"/>
              <w:left w:val="single" w:sz="4" w:space="0" w:color="auto"/>
              <w:bottom w:val="single" w:sz="4" w:space="0" w:color="auto"/>
              <w:right w:val="single" w:sz="4" w:space="0" w:color="auto"/>
            </w:tcBorders>
          </w:tcPr>
          <w:p w14:paraId="1CC9647C" w14:textId="6D8878C2" w:rsidR="00303EB2" w:rsidRPr="00FF5497" w:rsidRDefault="00303EB2" w:rsidP="00220AA3">
            <w:pPr>
              <w:jc w:val="left"/>
              <w:rPr>
                <w:szCs w:val="20"/>
              </w:rPr>
            </w:pPr>
            <w:r w:rsidRPr="00FF5497">
              <w:rPr>
                <w:szCs w:val="20"/>
              </w:rPr>
              <w:t>Initialized state</w:t>
            </w:r>
          </w:p>
        </w:tc>
      </w:tr>
      <w:tr w:rsidR="00FD2D8D" w:rsidRPr="00BE1FC7" w14:paraId="3D9A4FA3" w14:textId="77777777" w:rsidTr="00B155B4">
        <w:tc>
          <w:tcPr>
            <w:tcW w:w="1107" w:type="pct"/>
            <w:tcBorders>
              <w:top w:val="single" w:sz="4" w:space="0" w:color="auto"/>
              <w:left w:val="single" w:sz="4" w:space="0" w:color="auto"/>
              <w:bottom w:val="single" w:sz="4" w:space="0" w:color="auto"/>
              <w:right w:val="single" w:sz="4" w:space="0" w:color="auto"/>
            </w:tcBorders>
            <w:shd w:val="clear" w:color="auto" w:fill="D9D9D9"/>
            <w:hideMark/>
          </w:tcPr>
          <w:p w14:paraId="7F6F2EDB" w14:textId="77777777" w:rsidR="00FD2D8D" w:rsidRPr="00BE1FC7" w:rsidRDefault="00FD2D8D" w:rsidP="000D256D">
            <w:pPr>
              <w:jc w:val="left"/>
              <w:rPr>
                <w:rFonts w:cs="Arial"/>
                <w:b/>
                <w:bCs/>
                <w:szCs w:val="20"/>
              </w:rPr>
            </w:pPr>
            <w:r w:rsidRPr="00BE1FC7">
              <w:rPr>
                <w:rFonts w:cs="Arial"/>
                <w:b/>
                <w:bCs/>
                <w:szCs w:val="20"/>
              </w:rPr>
              <w:t>Remarks</w:t>
            </w:r>
          </w:p>
        </w:tc>
        <w:tc>
          <w:tcPr>
            <w:tcW w:w="3893" w:type="pct"/>
            <w:gridSpan w:val="5"/>
            <w:tcBorders>
              <w:top w:val="single" w:sz="4" w:space="0" w:color="auto"/>
              <w:left w:val="single" w:sz="4" w:space="0" w:color="auto"/>
              <w:bottom w:val="single" w:sz="4" w:space="0" w:color="auto"/>
              <w:right w:val="single" w:sz="4" w:space="0" w:color="auto"/>
            </w:tcBorders>
          </w:tcPr>
          <w:p w14:paraId="67658B35" w14:textId="77777777" w:rsidR="00FD2D8D" w:rsidRPr="00FF5497" w:rsidRDefault="00FD2D8D" w:rsidP="00220AA3">
            <w:pPr>
              <w:jc w:val="left"/>
              <w:rPr>
                <w:szCs w:val="20"/>
              </w:rPr>
            </w:pPr>
            <w:r w:rsidRPr="00FF5497">
              <w:rPr>
                <w:szCs w:val="20"/>
              </w:rPr>
              <w:t>N/A</w:t>
            </w:r>
          </w:p>
        </w:tc>
      </w:tr>
      <w:tr w:rsidR="00B155B4" w:rsidRPr="00BE1FC7" w14:paraId="475BCA34" w14:textId="77777777" w:rsidTr="003C73A7">
        <w:tc>
          <w:tcPr>
            <w:tcW w:w="1107" w:type="pct"/>
            <w:vMerge w:val="restart"/>
            <w:tcBorders>
              <w:top w:val="single" w:sz="4" w:space="0" w:color="auto"/>
              <w:left w:val="single" w:sz="4" w:space="0" w:color="auto"/>
              <w:right w:val="single" w:sz="4" w:space="0" w:color="auto"/>
            </w:tcBorders>
            <w:shd w:val="clear" w:color="auto" w:fill="D9D9D9"/>
          </w:tcPr>
          <w:p w14:paraId="0CD37EAA" w14:textId="63ED6503" w:rsidR="00B155B4" w:rsidRPr="00BE1FC7" w:rsidRDefault="00B155B4" w:rsidP="00B155B4">
            <w:pPr>
              <w:jc w:val="left"/>
              <w:rPr>
                <w:rFonts w:cs="Arial"/>
                <w:b/>
                <w:bCs/>
                <w:szCs w:val="20"/>
              </w:rPr>
            </w:pPr>
            <w:r>
              <w:rPr>
                <w:rFonts w:cs="Arial"/>
                <w:b/>
                <w:bCs/>
                <w:szCs w:val="20"/>
              </w:rPr>
              <w:t>DET/DEM Errors Handled</w:t>
            </w:r>
          </w:p>
        </w:tc>
        <w:tc>
          <w:tcPr>
            <w:tcW w:w="1693" w:type="pct"/>
            <w:gridSpan w:val="2"/>
            <w:tcBorders>
              <w:top w:val="single" w:sz="4" w:space="0" w:color="auto"/>
              <w:left w:val="single" w:sz="4" w:space="0" w:color="auto"/>
              <w:bottom w:val="single" w:sz="4" w:space="0" w:color="auto"/>
              <w:right w:val="single" w:sz="4" w:space="0" w:color="auto"/>
            </w:tcBorders>
          </w:tcPr>
          <w:p w14:paraId="28AF0388" w14:textId="23CC5320" w:rsidR="00B155B4" w:rsidRPr="00D46B12" w:rsidRDefault="00B155B4" w:rsidP="00B155B4">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200" w:type="pct"/>
            <w:gridSpan w:val="3"/>
            <w:tcBorders>
              <w:top w:val="single" w:sz="4" w:space="0" w:color="auto"/>
              <w:left w:val="single" w:sz="4" w:space="0" w:color="auto"/>
              <w:bottom w:val="single" w:sz="4" w:space="0" w:color="auto"/>
              <w:right w:val="single" w:sz="4" w:space="0" w:color="auto"/>
            </w:tcBorders>
          </w:tcPr>
          <w:p w14:paraId="5D274A57" w14:textId="6EFC36F2" w:rsidR="00B155B4" w:rsidRPr="00FF5497" w:rsidRDefault="00B155B4" w:rsidP="00B155B4">
            <w:pPr>
              <w:jc w:val="left"/>
              <w:rPr>
                <w:szCs w:val="20"/>
              </w:rPr>
            </w:pPr>
            <w:r w:rsidRPr="00FF5497">
              <w:rPr>
                <w:szCs w:val="20"/>
              </w:rPr>
              <w:t xml:space="preserve">Parameter error (argument is </w:t>
            </w:r>
            <w:r>
              <w:rPr>
                <w:szCs w:val="20"/>
              </w:rPr>
              <w:t>NULL_PTR</w:t>
            </w:r>
            <w:r w:rsidRPr="00FF5497">
              <w:rPr>
                <w:szCs w:val="20"/>
              </w:rPr>
              <w:t>)</w:t>
            </w:r>
          </w:p>
        </w:tc>
      </w:tr>
      <w:tr w:rsidR="00B155B4" w:rsidRPr="00BE1FC7" w14:paraId="2BB55F80" w14:textId="77777777" w:rsidTr="003C73A7">
        <w:tc>
          <w:tcPr>
            <w:tcW w:w="1107" w:type="pct"/>
            <w:vMerge/>
            <w:tcBorders>
              <w:top w:val="single" w:sz="4" w:space="0" w:color="auto"/>
              <w:left w:val="single" w:sz="4" w:space="0" w:color="auto"/>
              <w:right w:val="single" w:sz="4" w:space="0" w:color="auto"/>
            </w:tcBorders>
            <w:shd w:val="clear" w:color="auto" w:fill="D9D9D9"/>
          </w:tcPr>
          <w:p w14:paraId="04205906" w14:textId="77777777" w:rsidR="00B155B4" w:rsidRDefault="00B155B4" w:rsidP="00B155B4">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6803F0E7" w14:textId="5CD4D454" w:rsidR="00B155B4" w:rsidRDefault="00B155B4" w:rsidP="00B155B4">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200" w:type="pct"/>
            <w:gridSpan w:val="3"/>
            <w:tcBorders>
              <w:top w:val="single" w:sz="4" w:space="0" w:color="auto"/>
              <w:left w:val="single" w:sz="4" w:space="0" w:color="auto"/>
              <w:bottom w:val="single" w:sz="4" w:space="0" w:color="auto"/>
              <w:right w:val="single" w:sz="4" w:space="0" w:color="auto"/>
            </w:tcBorders>
          </w:tcPr>
          <w:p w14:paraId="7A3DB0D2" w14:textId="6BE28270" w:rsidR="00B155B4" w:rsidRPr="00FF5497" w:rsidRDefault="00B155B4" w:rsidP="00B155B4">
            <w:pPr>
              <w:jc w:val="left"/>
              <w:rPr>
                <w:szCs w:val="20"/>
              </w:rPr>
            </w:pPr>
            <w:r>
              <w:rPr>
                <w:szCs w:val="20"/>
              </w:rPr>
              <w:t>Invalid</w:t>
            </w:r>
            <w:r w:rsidRPr="006E6BFD">
              <w:rPr>
                <w:szCs w:val="20"/>
              </w:rPr>
              <w:t xml:space="preserve"> parameter passed to the APIs</w:t>
            </w:r>
          </w:p>
        </w:tc>
      </w:tr>
      <w:tr w:rsidR="00B155B4" w:rsidRPr="00BE1FC7" w14:paraId="0DFC74EA" w14:textId="77777777" w:rsidTr="003C73A7">
        <w:tc>
          <w:tcPr>
            <w:tcW w:w="1107" w:type="pct"/>
            <w:vMerge/>
            <w:tcBorders>
              <w:top w:val="single" w:sz="4" w:space="0" w:color="auto"/>
              <w:left w:val="single" w:sz="4" w:space="0" w:color="auto"/>
              <w:right w:val="single" w:sz="4" w:space="0" w:color="auto"/>
            </w:tcBorders>
            <w:shd w:val="clear" w:color="auto" w:fill="D9D9D9"/>
          </w:tcPr>
          <w:p w14:paraId="6420A26D" w14:textId="77777777" w:rsidR="00B155B4" w:rsidRPr="00BE1FC7" w:rsidRDefault="00B155B4" w:rsidP="00B155B4">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53041247" w14:textId="4D23DAEB" w:rsidR="00B155B4" w:rsidRPr="00BE1FC7" w:rsidRDefault="00B155B4" w:rsidP="00B155B4">
            <w:pPr>
              <w:jc w:val="left"/>
              <w:rPr>
                <w:rFonts w:cs="Arial"/>
                <w:color w:val="000000"/>
                <w:szCs w:val="20"/>
              </w:rPr>
            </w:pPr>
            <w:r>
              <w:rPr>
                <w:rFonts w:cs="Arial"/>
                <w:color w:val="000000"/>
                <w:szCs w:val="20"/>
              </w:rPr>
              <w:t>PROTOCONV</w:t>
            </w:r>
            <w:r w:rsidRPr="00D46B12">
              <w:rPr>
                <w:rFonts w:cs="Arial"/>
                <w:color w:val="000000"/>
                <w:szCs w:val="20"/>
              </w:rPr>
              <w:t>_E_UNINIT</w:t>
            </w:r>
          </w:p>
        </w:tc>
        <w:tc>
          <w:tcPr>
            <w:tcW w:w="2200" w:type="pct"/>
            <w:gridSpan w:val="3"/>
            <w:tcBorders>
              <w:top w:val="single" w:sz="4" w:space="0" w:color="auto"/>
              <w:left w:val="single" w:sz="4" w:space="0" w:color="auto"/>
              <w:bottom w:val="single" w:sz="4" w:space="0" w:color="auto"/>
              <w:right w:val="single" w:sz="4" w:space="0" w:color="auto"/>
            </w:tcBorders>
          </w:tcPr>
          <w:p w14:paraId="5E3E1019" w14:textId="4C93C703" w:rsidR="00B155B4" w:rsidRPr="00BE1FC7" w:rsidRDefault="00B155B4" w:rsidP="00B155B4">
            <w:pPr>
              <w:jc w:val="left"/>
              <w:rPr>
                <w:szCs w:val="20"/>
              </w:rPr>
            </w:pPr>
            <w:r w:rsidRPr="00D46B12">
              <w:rPr>
                <w:rFonts w:cs="Arial"/>
                <w:color w:val="000000"/>
                <w:szCs w:val="20"/>
              </w:rPr>
              <w:t>Process error (API executed in uninitialized state)</w:t>
            </w:r>
          </w:p>
        </w:tc>
      </w:tr>
      <w:tr w:rsidR="00B155B4" w:rsidRPr="00BE1FC7" w14:paraId="56AF5116" w14:textId="77777777" w:rsidTr="003C73A7">
        <w:tc>
          <w:tcPr>
            <w:tcW w:w="1107" w:type="pct"/>
            <w:vMerge/>
            <w:tcBorders>
              <w:left w:val="single" w:sz="4" w:space="0" w:color="auto"/>
              <w:right w:val="single" w:sz="4" w:space="0" w:color="auto"/>
            </w:tcBorders>
            <w:shd w:val="clear" w:color="auto" w:fill="D9D9D9"/>
          </w:tcPr>
          <w:p w14:paraId="2E993AB7" w14:textId="77777777" w:rsidR="00B155B4" w:rsidRPr="00BE1FC7" w:rsidRDefault="00B155B4" w:rsidP="00B155B4">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476E3E65" w14:textId="1E9230DB" w:rsidR="00B155B4" w:rsidRPr="00FF5497" w:rsidRDefault="00B155B4" w:rsidP="00B155B4">
            <w:pPr>
              <w:jc w:val="left"/>
              <w:rPr>
                <w:szCs w:val="20"/>
              </w:rPr>
            </w:pPr>
            <w:r>
              <w:rPr>
                <w:rFonts w:cs="Arial"/>
                <w:color w:val="000000"/>
                <w:szCs w:val="20"/>
              </w:rPr>
              <w:t>PROTOCONV</w:t>
            </w:r>
            <w:r w:rsidRPr="00D46B12">
              <w:rPr>
                <w:rFonts w:cs="Arial"/>
                <w:color w:val="000000"/>
                <w:szCs w:val="20"/>
              </w:rPr>
              <w:t>_E_MATCH</w:t>
            </w:r>
          </w:p>
        </w:tc>
        <w:tc>
          <w:tcPr>
            <w:tcW w:w="2200" w:type="pct"/>
            <w:gridSpan w:val="3"/>
            <w:tcBorders>
              <w:top w:val="single" w:sz="4" w:space="0" w:color="auto"/>
              <w:left w:val="single" w:sz="4" w:space="0" w:color="auto"/>
              <w:bottom w:val="single" w:sz="4" w:space="0" w:color="auto"/>
              <w:right w:val="single" w:sz="4" w:space="0" w:color="auto"/>
            </w:tcBorders>
          </w:tcPr>
          <w:p w14:paraId="6B5C8035" w14:textId="7BA6DF44" w:rsidR="00B155B4" w:rsidRPr="00FF5497" w:rsidRDefault="00B155B4" w:rsidP="00B155B4">
            <w:pPr>
              <w:jc w:val="left"/>
              <w:rPr>
                <w:szCs w:val="20"/>
              </w:rPr>
            </w:pPr>
            <w:r w:rsidRPr="00D46B12">
              <w:rPr>
                <w:rFonts w:cs="Arial"/>
                <w:color w:val="000000"/>
                <w:szCs w:val="20"/>
              </w:rPr>
              <w:t>Unmatched Table Error (Routing Table)</w:t>
            </w:r>
          </w:p>
        </w:tc>
      </w:tr>
      <w:tr w:rsidR="00B155B4" w:rsidRPr="00BE1FC7" w14:paraId="62788860" w14:textId="77777777" w:rsidTr="003C73A7">
        <w:tc>
          <w:tcPr>
            <w:tcW w:w="1107" w:type="pct"/>
            <w:vMerge/>
            <w:tcBorders>
              <w:left w:val="single" w:sz="4" w:space="0" w:color="auto"/>
              <w:right w:val="single" w:sz="4" w:space="0" w:color="auto"/>
            </w:tcBorders>
            <w:shd w:val="clear" w:color="auto" w:fill="D9D9D9"/>
          </w:tcPr>
          <w:p w14:paraId="3136E304" w14:textId="77777777" w:rsidR="00B155B4" w:rsidRPr="00BE1FC7" w:rsidRDefault="00B155B4" w:rsidP="00B155B4">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21AFDA1C" w14:textId="0A4AC0BA" w:rsidR="00B155B4" w:rsidRPr="00FF5497" w:rsidRDefault="00B155B4" w:rsidP="00B155B4">
            <w:pPr>
              <w:jc w:val="left"/>
              <w:rPr>
                <w:szCs w:val="20"/>
              </w:rPr>
            </w:pPr>
            <w:r>
              <w:rPr>
                <w:rFonts w:cs="Arial"/>
                <w:color w:val="000000"/>
                <w:szCs w:val="20"/>
              </w:rPr>
              <w:t>PROTOCONV</w:t>
            </w:r>
            <w:r w:rsidRPr="00D46B12">
              <w:rPr>
                <w:rFonts w:cs="Arial"/>
                <w:color w:val="000000"/>
                <w:szCs w:val="20"/>
              </w:rPr>
              <w:t>_E_TRANS</w:t>
            </w:r>
          </w:p>
        </w:tc>
        <w:tc>
          <w:tcPr>
            <w:tcW w:w="2200" w:type="pct"/>
            <w:gridSpan w:val="3"/>
            <w:tcBorders>
              <w:top w:val="single" w:sz="4" w:space="0" w:color="auto"/>
              <w:left w:val="single" w:sz="4" w:space="0" w:color="auto"/>
              <w:bottom w:val="single" w:sz="4" w:space="0" w:color="auto"/>
              <w:right w:val="single" w:sz="4" w:space="0" w:color="auto"/>
            </w:tcBorders>
          </w:tcPr>
          <w:p w14:paraId="724F2CD9" w14:textId="02037110" w:rsidR="00B155B4" w:rsidRPr="00FF5497" w:rsidRDefault="00B155B4" w:rsidP="00B155B4">
            <w:pPr>
              <w:jc w:val="left"/>
              <w:rPr>
                <w:szCs w:val="20"/>
              </w:rPr>
            </w:pPr>
            <w:r w:rsidRPr="00D46B12">
              <w:rPr>
                <w:rFonts w:cs="Arial"/>
                <w:color w:val="000000"/>
                <w:szCs w:val="20"/>
              </w:rPr>
              <w:t>Transmit Error</w:t>
            </w:r>
          </w:p>
        </w:tc>
      </w:tr>
    </w:tbl>
    <w:p w14:paraId="5EB34443" w14:textId="240BFF57" w:rsidR="00A876E0" w:rsidRPr="009B6D74" w:rsidRDefault="00251C23" w:rsidP="00961979">
      <w:pPr>
        <w:pStyle w:val="RefIDs"/>
        <w:wordWrap/>
        <w:rPr>
          <w:lang w:eastAsia="en-US"/>
        </w:rPr>
      </w:pPr>
      <w:r w:rsidRPr="00696D29">
        <w:rPr>
          <w:lang w:eastAsia="en-US"/>
        </w:rPr>
        <w:t xml:space="preserve">[Covers: </w:t>
      </w:r>
      <w:r w:rsidR="00883E84">
        <w:rPr>
          <w:lang w:eastAsia="en-US"/>
        </w:rPr>
        <w:t>req-8552172-00903610</w:t>
      </w:r>
      <w:r w:rsidRPr="00696D29">
        <w:rPr>
          <w:lang w:eastAsia="en-US"/>
        </w:rPr>
        <w:t>]</w:t>
      </w:r>
    </w:p>
    <w:p w14:paraId="38781DCC" w14:textId="5016919C" w:rsidR="002B230A" w:rsidRDefault="006D23CF" w:rsidP="00267D2B">
      <w:pPr>
        <w:pStyle w:val="RefIDs"/>
        <w:rPr>
          <w:lang w:eastAsia="en-US"/>
        </w:rPr>
      </w:pPr>
      <w:r>
        <w:rPr>
          <w:lang w:eastAsia="en-US"/>
        </w:rPr>
        <w:t xml:space="preserve">[Covers: </w:t>
      </w:r>
      <w:r w:rsidR="00504621">
        <w:rPr>
          <w:lang w:eastAsia="en-US"/>
        </w:rPr>
        <w:t>req-8552172-00905227</w:t>
      </w:r>
      <w:r w:rsidR="002B230A" w:rsidRPr="002C15F8">
        <w:rPr>
          <w:lang w:eastAsia="en-US"/>
        </w:rPr>
        <w:t>]</w:t>
      </w:r>
    </w:p>
    <w:p w14:paraId="3C678802" w14:textId="77777777" w:rsidR="003949F1" w:rsidRPr="002C15F8" w:rsidRDefault="006D23CF" w:rsidP="003949F1">
      <w:pPr>
        <w:pStyle w:val="RefIDs"/>
        <w:rPr>
          <w:lang w:eastAsia="en-US"/>
        </w:rPr>
      </w:pPr>
      <w:r>
        <w:rPr>
          <w:lang w:eastAsia="en-US"/>
        </w:rPr>
        <w:t xml:space="preserve">[Covers: </w:t>
      </w:r>
      <w:r w:rsidR="00883E84">
        <w:rPr>
          <w:lang w:eastAsia="en-US"/>
        </w:rPr>
        <w:t>req-8552172-00904662</w:t>
      </w:r>
      <w:r w:rsidRPr="002C15F8">
        <w:rPr>
          <w:lang w:eastAsia="en-US"/>
        </w:rPr>
        <w:t>]</w:t>
      </w:r>
    </w:p>
    <w:p w14:paraId="6AD99049"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7813F60"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74690D47" w14:textId="77777777" w:rsidR="003949F1" w:rsidRDefault="003949F1" w:rsidP="003949F1">
      <w:pPr>
        <w:pStyle w:val="RefIDs"/>
        <w:rPr>
          <w:lang w:eastAsia="en-US"/>
        </w:rPr>
      </w:pPr>
      <w:r>
        <w:rPr>
          <w:lang w:eastAsia="en-US"/>
        </w:rPr>
        <w:t>[Covers: req-8552172-00528003]</w:t>
      </w:r>
    </w:p>
    <w:p w14:paraId="7D2F60F7" w14:textId="77777777" w:rsidR="003949F1" w:rsidRDefault="003949F1" w:rsidP="003949F1">
      <w:pPr>
        <w:pStyle w:val="RefIDs"/>
        <w:rPr>
          <w:lang w:eastAsia="en-US"/>
        </w:rPr>
      </w:pPr>
      <w:r>
        <w:rPr>
          <w:lang w:eastAsia="en-US"/>
        </w:rPr>
        <w:t>[Covers: req-8552172-00528002]</w:t>
      </w:r>
    </w:p>
    <w:p w14:paraId="1DA7CD75" w14:textId="77777777" w:rsidR="003949F1" w:rsidRDefault="003949F1" w:rsidP="003949F1">
      <w:pPr>
        <w:pStyle w:val="RefIDs"/>
        <w:rPr>
          <w:lang w:eastAsia="en-US"/>
        </w:rPr>
      </w:pPr>
      <w:r>
        <w:rPr>
          <w:lang w:eastAsia="en-US"/>
        </w:rPr>
        <w:t>[Covers: req-8552172-00528006]</w:t>
      </w:r>
    </w:p>
    <w:p w14:paraId="4981C05E" w14:textId="77777777" w:rsidR="003949F1" w:rsidRDefault="003949F1" w:rsidP="003949F1">
      <w:pPr>
        <w:pStyle w:val="RefIDs"/>
        <w:rPr>
          <w:lang w:eastAsia="en-US"/>
        </w:rPr>
      </w:pPr>
      <w:r>
        <w:rPr>
          <w:lang w:eastAsia="en-US"/>
        </w:rPr>
        <w:t xml:space="preserve">[Covers: </w:t>
      </w:r>
      <w:r w:rsidRPr="00C136B3">
        <w:t>req-8552172-00527993</w:t>
      </w:r>
      <w:r>
        <w:t>]</w:t>
      </w:r>
    </w:p>
    <w:p w14:paraId="590765EF" w14:textId="77777777" w:rsidR="00DE59DE" w:rsidRDefault="003949F1" w:rsidP="00DE59DE">
      <w:pPr>
        <w:pStyle w:val="RefIDs"/>
        <w:rPr>
          <w:lang w:eastAsia="en-US"/>
        </w:rPr>
      </w:pPr>
      <w:r>
        <w:rPr>
          <w:lang w:eastAsia="en-US"/>
        </w:rPr>
        <w:t>[Covers: req-8552172-00527980]</w:t>
      </w:r>
    </w:p>
    <w:p w14:paraId="37EAE73C" w14:textId="4D7D3FDA" w:rsidR="009359EF" w:rsidRPr="00FD24B1" w:rsidRDefault="009359EF" w:rsidP="00DE59DE">
      <w:pPr>
        <w:pStyle w:val="Heading3"/>
      </w:pPr>
      <w:bookmarkStart w:id="199" w:name="_Toc203383963"/>
      <w:r w:rsidRPr="00D078D8">
        <w:t>R_</w:t>
      </w:r>
      <w:r>
        <w:t>ProtoConv</w:t>
      </w:r>
      <w:r w:rsidRPr="00D078D8">
        <w:t>_</w:t>
      </w:r>
      <w:r>
        <w:t>Li</w:t>
      </w:r>
      <w:r w:rsidRPr="00D078D8">
        <w:t>ntoEth</w:t>
      </w:r>
      <w:bookmarkEnd w:id="199"/>
    </w:p>
    <w:p w14:paraId="49B5AFC1" w14:textId="77777777" w:rsidR="009359EF" w:rsidRDefault="009359EF" w:rsidP="009359EF">
      <w:pPr>
        <w:pStyle w:val="TraceID"/>
      </w:pPr>
      <w:r>
        <w:t>[iso26-18_p6_7.4.5] a;</w:t>
      </w:r>
      <w:r w:rsidRPr="0058651F">
        <w:t xml:space="preserve"> [iso26-18_p6_7.4.6]</w:t>
      </w:r>
    </w:p>
    <w:p w14:paraId="5A24597A" w14:textId="200CCB99" w:rsidR="009359EF" w:rsidRPr="00251C23" w:rsidRDefault="009359EF" w:rsidP="00BE5228">
      <w:pPr>
        <w:pStyle w:val="ReqID"/>
        <w:rPr>
          <w:lang w:val="en-US"/>
        </w:rPr>
      </w:pPr>
      <w:r w:rsidRPr="00696D29">
        <w:t>[</w:t>
      </w:r>
      <w:r>
        <w:t>Gen5GW</w:t>
      </w:r>
      <w:r w:rsidRPr="00696D29">
        <w:t>_</w:t>
      </w:r>
      <w:r>
        <w:t>ProtoConv</w:t>
      </w:r>
      <w:r w:rsidRPr="00696D29">
        <w:t>_AD_C_</w:t>
      </w:r>
      <w:r>
        <w:t>10</w:t>
      </w:r>
      <w:r w:rsidRPr="00696D29">
        <w:t>_00</w:t>
      </w:r>
      <w:r w:rsidR="00F87355">
        <w:t>4</w:t>
      </w:r>
      <w:r w:rsidRPr="00696D29">
        <w:t>]</w:t>
      </w:r>
    </w:p>
    <w:p w14:paraId="3F897968" w14:textId="0C62CF5C" w:rsidR="009359EF" w:rsidRDefault="009359EF"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23</w:t>
      </w:r>
      <w:r w:rsidR="009D560C">
        <w:rPr>
          <w:noProof/>
        </w:rPr>
        <w:fldChar w:fldCharType="end"/>
      </w:r>
      <w:r>
        <w:rPr>
          <w:noProof/>
        </w:rPr>
        <w:t>:</w:t>
      </w:r>
      <w:r>
        <w:rPr>
          <w:rFonts w:hint="eastAsia"/>
        </w:rPr>
        <w:t xml:space="preserve"> </w:t>
      </w:r>
      <w:r w:rsidRPr="00F51074">
        <w:t>R_</w:t>
      </w:r>
      <w:r>
        <w:t>ProtoConv</w:t>
      </w:r>
      <w:r w:rsidRPr="00F51074">
        <w:t>_</w:t>
      </w:r>
      <w:r w:rsidR="00EF61C1">
        <w:t>Li</w:t>
      </w:r>
      <w:r w:rsidRPr="00F51074">
        <w:t>ntoEth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2"/>
        <w:gridCol w:w="2323"/>
        <w:gridCol w:w="1061"/>
        <w:gridCol w:w="49"/>
        <w:gridCol w:w="716"/>
        <w:gridCol w:w="3820"/>
      </w:tblGrid>
      <w:tr w:rsidR="009359EF" w:rsidRPr="00BE1FC7" w14:paraId="7EB0FD7B" w14:textId="77777777" w:rsidTr="008724C4">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18036DB0" w14:textId="77777777" w:rsidR="009359EF" w:rsidRPr="00BE1FC7" w:rsidRDefault="009359EF" w:rsidP="00B33DF2">
            <w:pPr>
              <w:jc w:val="left"/>
              <w:rPr>
                <w:rFonts w:cs="Arial"/>
                <w:szCs w:val="20"/>
              </w:rPr>
            </w:pPr>
            <w:r w:rsidRPr="00BE1FC7">
              <w:rPr>
                <w:rFonts w:cs="Arial"/>
                <w:b/>
                <w:bCs/>
                <w:szCs w:val="20"/>
              </w:rPr>
              <w:t>Function Name</w:t>
            </w:r>
          </w:p>
        </w:tc>
        <w:tc>
          <w:tcPr>
            <w:tcW w:w="3972" w:type="pct"/>
            <w:gridSpan w:val="5"/>
            <w:tcBorders>
              <w:top w:val="single" w:sz="4" w:space="0" w:color="auto"/>
              <w:left w:val="single" w:sz="4" w:space="0" w:color="auto"/>
              <w:bottom w:val="single" w:sz="4" w:space="0" w:color="auto"/>
              <w:right w:val="single" w:sz="4" w:space="0" w:color="auto"/>
            </w:tcBorders>
          </w:tcPr>
          <w:p w14:paraId="5693C9C9" w14:textId="541F83A5" w:rsidR="009359EF" w:rsidRPr="00FF5497" w:rsidRDefault="009359EF" w:rsidP="00B33DF2">
            <w:pPr>
              <w:jc w:val="left"/>
              <w:rPr>
                <w:szCs w:val="20"/>
              </w:rPr>
            </w:pPr>
            <w:r w:rsidRPr="00FF5497">
              <w:rPr>
                <w:szCs w:val="20"/>
              </w:rPr>
              <w:t>R_</w:t>
            </w:r>
            <w:r>
              <w:rPr>
                <w:szCs w:val="20"/>
              </w:rPr>
              <w:t>ProtoConv</w:t>
            </w:r>
            <w:r w:rsidRPr="00FF5497">
              <w:rPr>
                <w:szCs w:val="20"/>
              </w:rPr>
              <w:t>_</w:t>
            </w:r>
            <w:r w:rsidR="00743096">
              <w:rPr>
                <w:szCs w:val="20"/>
              </w:rPr>
              <w:t>Li</w:t>
            </w:r>
            <w:r w:rsidRPr="00FF5497">
              <w:rPr>
                <w:szCs w:val="20"/>
              </w:rPr>
              <w:t>ntoEth</w:t>
            </w:r>
          </w:p>
        </w:tc>
      </w:tr>
      <w:tr w:rsidR="009359EF" w:rsidRPr="00BE1FC7" w14:paraId="22798B59" w14:textId="77777777" w:rsidTr="008724C4">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tcPr>
          <w:p w14:paraId="66F9533D" w14:textId="77777777" w:rsidR="009359EF" w:rsidRPr="00BE1FC7" w:rsidRDefault="009359EF" w:rsidP="00B33DF2">
            <w:pPr>
              <w:jc w:val="left"/>
              <w:rPr>
                <w:rFonts w:eastAsia="Meiryo UI" w:cstheme="majorHAnsi"/>
                <w:szCs w:val="20"/>
                <w:lang w:val="en-GB"/>
              </w:rPr>
            </w:pPr>
            <w:r w:rsidRPr="00BE1FC7">
              <w:rPr>
                <w:rFonts w:eastAsia="Meiryo UI" w:cstheme="majorHAnsi"/>
                <w:b/>
                <w:bCs/>
                <w:szCs w:val="20"/>
                <w:lang w:val="en-GB"/>
              </w:rPr>
              <w:t>ASIL Level</w:t>
            </w:r>
          </w:p>
        </w:tc>
        <w:tc>
          <w:tcPr>
            <w:tcW w:w="1158" w:type="pct"/>
            <w:tcBorders>
              <w:top w:val="single" w:sz="4" w:space="0" w:color="auto"/>
              <w:left w:val="single" w:sz="4" w:space="0" w:color="auto"/>
              <w:bottom w:val="single" w:sz="4" w:space="0" w:color="auto"/>
              <w:right w:val="single" w:sz="4" w:space="0" w:color="auto"/>
            </w:tcBorders>
          </w:tcPr>
          <w:p w14:paraId="05FB393C" w14:textId="77777777" w:rsidR="009359EF" w:rsidRPr="0024765D" w:rsidRDefault="009359EF" w:rsidP="00B33DF2">
            <w:pPr>
              <w:jc w:val="left"/>
              <w:rPr>
                <w:szCs w:val="20"/>
                <w:lang w:val="en-GB"/>
              </w:rPr>
            </w:pPr>
            <w:r w:rsidRPr="00FF5497">
              <w:rPr>
                <w:szCs w:val="20"/>
                <w:lang w:val="en-GB"/>
              </w:rPr>
              <w:t>ASIL D</w:t>
            </w:r>
          </w:p>
        </w:tc>
        <w:tc>
          <w:tcPr>
            <w:tcW w:w="529" w:type="pct"/>
            <w:tcBorders>
              <w:top w:val="single" w:sz="4" w:space="0" w:color="auto"/>
              <w:left w:val="single" w:sz="4" w:space="0" w:color="auto"/>
              <w:bottom w:val="single" w:sz="4" w:space="0" w:color="auto"/>
              <w:right w:val="single" w:sz="4" w:space="0" w:color="auto"/>
            </w:tcBorders>
            <w:shd w:val="pct20" w:color="auto" w:fill="auto"/>
          </w:tcPr>
          <w:p w14:paraId="11CF5FC2" w14:textId="77777777" w:rsidR="009359EF" w:rsidRPr="00BE1FC7" w:rsidRDefault="009359EF" w:rsidP="00B33DF2">
            <w:pPr>
              <w:jc w:val="left"/>
              <w:rPr>
                <w:rFonts w:eastAsia="Meiryo UI" w:cstheme="majorHAnsi"/>
                <w:b/>
                <w:szCs w:val="20"/>
                <w:lang w:val="en-GB"/>
              </w:rPr>
            </w:pPr>
            <w:r w:rsidRPr="00BE1FC7">
              <w:rPr>
                <w:rFonts w:eastAsia="Meiryo UI" w:cstheme="majorHAnsi"/>
                <w:b/>
                <w:szCs w:val="20"/>
                <w:lang w:val="en-GB"/>
              </w:rPr>
              <w:t>Status</w:t>
            </w:r>
          </w:p>
        </w:tc>
        <w:tc>
          <w:tcPr>
            <w:tcW w:w="2285" w:type="pct"/>
            <w:gridSpan w:val="3"/>
            <w:tcBorders>
              <w:top w:val="single" w:sz="4" w:space="0" w:color="auto"/>
              <w:left w:val="single" w:sz="4" w:space="0" w:color="auto"/>
              <w:bottom w:val="single" w:sz="4" w:space="0" w:color="auto"/>
              <w:right w:val="single" w:sz="4" w:space="0" w:color="auto"/>
            </w:tcBorders>
          </w:tcPr>
          <w:p w14:paraId="5B99485A" w14:textId="77777777" w:rsidR="009359EF" w:rsidRPr="00FF5497" w:rsidRDefault="009359EF" w:rsidP="00B33DF2">
            <w:pPr>
              <w:jc w:val="left"/>
              <w:rPr>
                <w:szCs w:val="20"/>
                <w:lang w:val="en-GB"/>
              </w:rPr>
            </w:pPr>
            <w:r w:rsidRPr="00FF5497">
              <w:rPr>
                <w:szCs w:val="20"/>
                <w:lang w:val="en-GB"/>
              </w:rPr>
              <w:t>New</w:t>
            </w:r>
          </w:p>
        </w:tc>
      </w:tr>
      <w:tr w:rsidR="009359EF" w:rsidRPr="00BE1FC7" w14:paraId="584C4EF3"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2BE3A954" w14:textId="77777777" w:rsidR="009359EF" w:rsidRPr="00BE1FC7" w:rsidRDefault="009359EF" w:rsidP="00B33DF2">
            <w:pPr>
              <w:jc w:val="left"/>
              <w:rPr>
                <w:rFonts w:cs="Arial"/>
                <w:b/>
                <w:bCs/>
                <w:szCs w:val="20"/>
              </w:rPr>
            </w:pPr>
            <w:r w:rsidRPr="00BE1FC7">
              <w:rPr>
                <w:rFonts w:cs="Arial"/>
                <w:b/>
                <w:bCs/>
                <w:szCs w:val="20"/>
              </w:rPr>
              <w:t>Syntax</w:t>
            </w:r>
          </w:p>
        </w:tc>
        <w:tc>
          <w:tcPr>
            <w:tcW w:w="3972" w:type="pct"/>
            <w:gridSpan w:val="5"/>
            <w:tcBorders>
              <w:top w:val="single" w:sz="4" w:space="0" w:color="auto"/>
              <w:left w:val="single" w:sz="4" w:space="0" w:color="auto"/>
              <w:bottom w:val="single" w:sz="4" w:space="0" w:color="auto"/>
              <w:right w:val="single" w:sz="4" w:space="0" w:color="auto"/>
            </w:tcBorders>
          </w:tcPr>
          <w:p w14:paraId="57E3C6BE" w14:textId="68252D38" w:rsidR="009359EF" w:rsidRPr="00BD75C2" w:rsidRDefault="00743096" w:rsidP="00B33DF2">
            <w:pPr>
              <w:jc w:val="left"/>
              <w:rPr>
                <w:szCs w:val="20"/>
              </w:rPr>
            </w:pPr>
            <w:r w:rsidRPr="00743096">
              <w:rPr>
                <w:szCs w:val="20"/>
              </w:rPr>
              <w:t>Std_ReturnType R_ProtoConv_LintoEth(const uint8 ucBusIdx, const R_ProtoConv_LinFrameType *pLinFrame)</w:t>
            </w:r>
          </w:p>
        </w:tc>
      </w:tr>
      <w:tr w:rsidR="009359EF" w:rsidRPr="00BE1FC7" w14:paraId="60890E0A"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27D97A6" w14:textId="77777777" w:rsidR="009359EF" w:rsidRPr="00BE1FC7" w:rsidRDefault="009359EF" w:rsidP="00B33DF2">
            <w:pPr>
              <w:jc w:val="left"/>
              <w:rPr>
                <w:rFonts w:cs="Arial"/>
                <w:b/>
                <w:bCs/>
                <w:szCs w:val="20"/>
              </w:rPr>
            </w:pPr>
            <w:r w:rsidRPr="00BE1FC7">
              <w:rPr>
                <w:rFonts w:cs="Arial"/>
                <w:b/>
                <w:bCs/>
                <w:szCs w:val="20"/>
              </w:rPr>
              <w:t>Sync/Async</w:t>
            </w:r>
          </w:p>
        </w:tc>
        <w:tc>
          <w:tcPr>
            <w:tcW w:w="3972" w:type="pct"/>
            <w:gridSpan w:val="5"/>
            <w:tcBorders>
              <w:top w:val="single" w:sz="4" w:space="0" w:color="auto"/>
              <w:left w:val="single" w:sz="4" w:space="0" w:color="auto"/>
              <w:bottom w:val="single" w:sz="4" w:space="0" w:color="auto"/>
              <w:right w:val="single" w:sz="4" w:space="0" w:color="auto"/>
            </w:tcBorders>
          </w:tcPr>
          <w:p w14:paraId="272F66D7" w14:textId="77777777" w:rsidR="009359EF" w:rsidRPr="00FF5497" w:rsidRDefault="009359EF" w:rsidP="00B33DF2">
            <w:pPr>
              <w:jc w:val="left"/>
              <w:rPr>
                <w:szCs w:val="20"/>
              </w:rPr>
            </w:pPr>
            <w:r w:rsidRPr="00FF5497">
              <w:rPr>
                <w:szCs w:val="20"/>
              </w:rPr>
              <w:t>Synchronous</w:t>
            </w:r>
          </w:p>
        </w:tc>
      </w:tr>
      <w:tr w:rsidR="009359EF" w:rsidRPr="00BE1FC7" w14:paraId="3078074D" w14:textId="77777777" w:rsidTr="008724C4">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4EC6E80" w14:textId="77777777" w:rsidR="009359EF" w:rsidRPr="00BE1FC7" w:rsidRDefault="009359EF" w:rsidP="00B33DF2">
            <w:pPr>
              <w:jc w:val="left"/>
              <w:rPr>
                <w:rFonts w:cs="Arial"/>
                <w:b/>
                <w:bCs/>
                <w:szCs w:val="20"/>
              </w:rPr>
            </w:pPr>
            <w:r w:rsidRPr="00BE1FC7">
              <w:rPr>
                <w:rFonts w:cs="Arial"/>
                <w:b/>
                <w:bCs/>
                <w:szCs w:val="20"/>
              </w:rPr>
              <w:t>Reentrancy</w:t>
            </w:r>
          </w:p>
        </w:tc>
        <w:tc>
          <w:tcPr>
            <w:tcW w:w="3972" w:type="pct"/>
            <w:gridSpan w:val="5"/>
            <w:tcBorders>
              <w:top w:val="single" w:sz="4" w:space="0" w:color="auto"/>
              <w:left w:val="single" w:sz="4" w:space="0" w:color="auto"/>
              <w:bottom w:val="single" w:sz="4" w:space="0" w:color="auto"/>
              <w:right w:val="single" w:sz="4" w:space="0" w:color="auto"/>
            </w:tcBorders>
          </w:tcPr>
          <w:p w14:paraId="7D57E84F" w14:textId="77777777" w:rsidR="009359EF" w:rsidRPr="00FF5497" w:rsidRDefault="009359EF" w:rsidP="00B33DF2">
            <w:pPr>
              <w:jc w:val="left"/>
              <w:rPr>
                <w:rFonts w:eastAsia="Meiryo UI" w:cstheme="majorHAnsi"/>
                <w:color w:val="FF0000"/>
                <w:szCs w:val="20"/>
                <w:lang w:val="en-GB"/>
              </w:rPr>
            </w:pPr>
            <w:r w:rsidRPr="00FF5497">
              <w:rPr>
                <w:szCs w:val="20"/>
              </w:rPr>
              <w:t>Non-Reentrant</w:t>
            </w:r>
          </w:p>
        </w:tc>
      </w:tr>
      <w:tr w:rsidR="009359EF" w:rsidRPr="00BE1FC7" w14:paraId="5E289E3D" w14:textId="77777777" w:rsidTr="008724C4">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tcPr>
          <w:p w14:paraId="07BCDE55" w14:textId="77777777" w:rsidR="009359EF" w:rsidRPr="00BE1FC7" w:rsidRDefault="009359EF" w:rsidP="00B33DF2">
            <w:pPr>
              <w:jc w:val="left"/>
              <w:rPr>
                <w:rFonts w:cs="Arial"/>
                <w:b/>
                <w:bCs/>
                <w:szCs w:val="20"/>
              </w:rPr>
            </w:pPr>
            <w:r w:rsidRPr="00BE1FC7">
              <w:rPr>
                <w:rFonts w:cs="Arial"/>
                <w:b/>
                <w:bCs/>
                <w:szCs w:val="20"/>
              </w:rPr>
              <w:t>Interrupt State</w:t>
            </w:r>
          </w:p>
        </w:tc>
        <w:tc>
          <w:tcPr>
            <w:tcW w:w="3972" w:type="pct"/>
            <w:gridSpan w:val="5"/>
            <w:tcBorders>
              <w:top w:val="single" w:sz="4" w:space="0" w:color="auto"/>
              <w:left w:val="single" w:sz="4" w:space="0" w:color="auto"/>
              <w:bottom w:val="single" w:sz="4" w:space="0" w:color="auto"/>
              <w:right w:val="single" w:sz="4" w:space="0" w:color="auto"/>
            </w:tcBorders>
          </w:tcPr>
          <w:p w14:paraId="73AA0FAF" w14:textId="77777777" w:rsidR="009359EF" w:rsidRPr="00FF5497" w:rsidRDefault="009359EF" w:rsidP="00B33DF2">
            <w:pPr>
              <w:jc w:val="left"/>
              <w:rPr>
                <w:szCs w:val="20"/>
              </w:rPr>
            </w:pPr>
            <w:r w:rsidRPr="00FF5497">
              <w:rPr>
                <w:szCs w:val="20"/>
              </w:rPr>
              <w:t>Runs in the interrupt enable state</w:t>
            </w:r>
          </w:p>
        </w:tc>
      </w:tr>
      <w:tr w:rsidR="009359EF" w:rsidRPr="00BE1FC7" w14:paraId="7ED688C7" w14:textId="77777777" w:rsidTr="008724C4">
        <w:tc>
          <w:tcPr>
            <w:tcW w:w="1028" w:type="pct"/>
            <w:vMerge w:val="restart"/>
            <w:tcBorders>
              <w:top w:val="single" w:sz="4" w:space="0" w:color="auto"/>
              <w:left w:val="single" w:sz="4" w:space="0" w:color="auto"/>
              <w:right w:val="single" w:sz="4" w:space="0" w:color="auto"/>
            </w:tcBorders>
            <w:shd w:val="clear" w:color="auto" w:fill="D9D9D9"/>
            <w:hideMark/>
          </w:tcPr>
          <w:p w14:paraId="574B7921"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(In)</w:t>
            </w:r>
          </w:p>
        </w:tc>
        <w:tc>
          <w:tcPr>
            <w:tcW w:w="1687" w:type="pct"/>
            <w:gridSpan w:val="2"/>
            <w:vMerge w:val="restart"/>
            <w:tcBorders>
              <w:top w:val="single" w:sz="4" w:space="0" w:color="auto"/>
              <w:left w:val="single" w:sz="4" w:space="0" w:color="auto"/>
              <w:right w:val="single" w:sz="4" w:space="0" w:color="auto"/>
            </w:tcBorders>
          </w:tcPr>
          <w:p w14:paraId="0572C135" w14:textId="77777777" w:rsidR="009359EF" w:rsidRPr="007D3367" w:rsidRDefault="009359EF" w:rsidP="00B33DF2">
            <w:pPr>
              <w:jc w:val="left"/>
              <w:rPr>
                <w:rFonts w:eastAsia="Meiryo UI" w:cstheme="majorHAnsi"/>
                <w:szCs w:val="20"/>
                <w:lang w:val="en-GB"/>
              </w:rPr>
            </w:pPr>
            <w:r w:rsidRPr="00AF622B">
              <w:rPr>
                <w:szCs w:val="20"/>
              </w:rPr>
              <w:t>const uint8 ucBusIdx</w:t>
            </w:r>
          </w:p>
        </w:tc>
        <w:tc>
          <w:tcPr>
            <w:tcW w:w="2285" w:type="pct"/>
            <w:gridSpan w:val="3"/>
            <w:tcBorders>
              <w:top w:val="single" w:sz="4" w:space="0" w:color="auto"/>
              <w:left w:val="single" w:sz="4" w:space="0" w:color="auto"/>
              <w:bottom w:val="single" w:sz="4" w:space="0" w:color="auto"/>
              <w:right w:val="single" w:sz="4" w:space="0" w:color="auto"/>
            </w:tcBorders>
            <w:vAlign w:val="center"/>
          </w:tcPr>
          <w:p w14:paraId="1E6AB60B" w14:textId="77777777" w:rsidR="009359EF" w:rsidRPr="007F0552" w:rsidRDefault="009359EF" w:rsidP="00B33DF2">
            <w:pPr>
              <w:jc w:val="left"/>
              <w:rPr>
                <w:rFonts w:eastAsia="Meiryo UI" w:cstheme="majorHAnsi"/>
                <w:szCs w:val="20"/>
                <w:lang w:val="en-GB"/>
              </w:rPr>
            </w:pPr>
            <w:r>
              <w:rPr>
                <w:rFonts w:eastAsia="Meiryo UI" w:cstheme="majorHAnsi"/>
                <w:szCs w:val="20"/>
                <w:lang w:val="en-GB"/>
              </w:rPr>
              <w:t>Source Bus ID</w:t>
            </w:r>
          </w:p>
        </w:tc>
      </w:tr>
      <w:tr w:rsidR="009359EF" w:rsidRPr="00BE1FC7" w14:paraId="0E761BB1" w14:textId="77777777" w:rsidTr="008724C4">
        <w:tc>
          <w:tcPr>
            <w:tcW w:w="1028" w:type="pct"/>
            <w:vMerge/>
            <w:tcBorders>
              <w:left w:val="single" w:sz="4" w:space="0" w:color="auto"/>
              <w:bottom w:val="single" w:sz="4" w:space="0" w:color="auto"/>
              <w:right w:val="single" w:sz="4" w:space="0" w:color="auto"/>
            </w:tcBorders>
            <w:shd w:val="clear" w:color="auto" w:fill="D9D9D9"/>
          </w:tcPr>
          <w:p w14:paraId="074A30C2" w14:textId="77777777" w:rsidR="009359EF" w:rsidRPr="00BE1FC7" w:rsidRDefault="009359EF" w:rsidP="00B33DF2">
            <w:pPr>
              <w:jc w:val="left"/>
              <w:rPr>
                <w:rFonts w:eastAsia="Meiryo UI" w:cstheme="majorHAnsi"/>
                <w:b/>
                <w:bCs/>
                <w:szCs w:val="20"/>
                <w:lang w:val="en-GB"/>
              </w:rPr>
            </w:pPr>
          </w:p>
        </w:tc>
        <w:tc>
          <w:tcPr>
            <w:tcW w:w="1687" w:type="pct"/>
            <w:gridSpan w:val="2"/>
            <w:vMerge/>
            <w:tcBorders>
              <w:left w:val="single" w:sz="4" w:space="0" w:color="auto"/>
              <w:bottom w:val="single" w:sz="4" w:space="0" w:color="auto"/>
              <w:right w:val="single" w:sz="4" w:space="0" w:color="auto"/>
            </w:tcBorders>
          </w:tcPr>
          <w:p w14:paraId="443D3CB2" w14:textId="77777777" w:rsidR="009359EF" w:rsidRPr="00BE1FC7" w:rsidRDefault="009359EF" w:rsidP="00B33DF2">
            <w:pPr>
              <w:jc w:val="left"/>
              <w:rPr>
                <w:rFonts w:eastAsia="Meiryo UI" w:cstheme="majorHAnsi"/>
                <w:szCs w:val="20"/>
                <w:lang w:val="en-GB"/>
              </w:rPr>
            </w:pPr>
          </w:p>
        </w:tc>
        <w:tc>
          <w:tcPr>
            <w:tcW w:w="381" w:type="pct"/>
            <w:gridSpan w:val="2"/>
            <w:tcBorders>
              <w:top w:val="single" w:sz="4" w:space="0" w:color="auto"/>
              <w:left w:val="single" w:sz="4" w:space="0" w:color="auto"/>
              <w:bottom w:val="single" w:sz="4" w:space="0" w:color="auto"/>
              <w:right w:val="single" w:sz="4" w:space="0" w:color="auto"/>
            </w:tcBorders>
            <w:shd w:val="clear" w:color="auto" w:fill="D9D9D9"/>
          </w:tcPr>
          <w:p w14:paraId="7C4E57AB" w14:textId="77777777" w:rsidR="009359EF" w:rsidRPr="00BE1FC7" w:rsidRDefault="009359EF" w:rsidP="00B33DF2">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6486479C" w14:textId="077F35D6" w:rsidR="009359EF" w:rsidRPr="00FF5497" w:rsidRDefault="00FB7B87" w:rsidP="00B33DF2">
            <w:pPr>
              <w:jc w:val="left"/>
              <w:rPr>
                <w:szCs w:val="20"/>
                <w:lang w:val="en-GB"/>
              </w:rPr>
            </w:pPr>
            <w:r>
              <w:rPr>
                <w:szCs w:val="20"/>
                <w:lang w:val="en-GB"/>
              </w:rPr>
              <w:t xml:space="preserve">0 </w:t>
            </w:r>
            <w:r w:rsidR="00E121EB">
              <w:rPr>
                <w:szCs w:val="20"/>
                <w:lang w:val="en-GB"/>
              </w:rPr>
              <w:t>–</w:t>
            </w:r>
            <w:r>
              <w:rPr>
                <w:szCs w:val="20"/>
                <w:lang w:val="en-GB"/>
              </w:rPr>
              <w:t xml:space="preserve"> </w:t>
            </w:r>
            <w:r w:rsidR="00E121EB">
              <w:rPr>
                <w:szCs w:val="20"/>
                <w:lang w:val="en-GB"/>
              </w:rPr>
              <w:t>(</w:t>
            </w:r>
            <w:r w:rsidR="009423A9">
              <w:rPr>
                <w:szCs w:val="20"/>
              </w:rPr>
              <w:t>PROTOCONV_LIN_CH_NUM</w:t>
            </w:r>
            <w:r w:rsidR="00E121EB">
              <w:rPr>
                <w:szCs w:val="20"/>
              </w:rPr>
              <w:t>-1)</w:t>
            </w:r>
          </w:p>
        </w:tc>
      </w:tr>
      <w:tr w:rsidR="009359EF" w:rsidRPr="007F0552" w14:paraId="4EBF88DF" w14:textId="77777777" w:rsidTr="008724C4">
        <w:tc>
          <w:tcPr>
            <w:tcW w:w="1028" w:type="pct"/>
            <w:vMerge w:val="restart"/>
            <w:tcBorders>
              <w:top w:val="single" w:sz="4" w:space="0" w:color="auto"/>
              <w:left w:val="single" w:sz="4" w:space="0" w:color="auto"/>
              <w:right w:val="single" w:sz="4" w:space="0" w:color="auto"/>
            </w:tcBorders>
            <w:shd w:val="clear" w:color="auto" w:fill="D9D9D9"/>
            <w:hideMark/>
          </w:tcPr>
          <w:p w14:paraId="64111DFB"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(In)</w:t>
            </w:r>
          </w:p>
        </w:tc>
        <w:tc>
          <w:tcPr>
            <w:tcW w:w="1687" w:type="pct"/>
            <w:gridSpan w:val="2"/>
            <w:vMerge w:val="restart"/>
            <w:tcBorders>
              <w:top w:val="single" w:sz="4" w:space="0" w:color="auto"/>
              <w:left w:val="single" w:sz="4" w:space="0" w:color="auto"/>
              <w:right w:val="single" w:sz="4" w:space="0" w:color="auto"/>
            </w:tcBorders>
          </w:tcPr>
          <w:p w14:paraId="7FB8075D" w14:textId="3661C033" w:rsidR="009359EF" w:rsidRPr="007D3367" w:rsidRDefault="00743096" w:rsidP="00B33DF2">
            <w:pPr>
              <w:jc w:val="left"/>
              <w:rPr>
                <w:rFonts w:eastAsia="Meiryo UI" w:cstheme="majorHAnsi"/>
                <w:szCs w:val="20"/>
                <w:lang w:val="en-GB"/>
              </w:rPr>
            </w:pPr>
            <w:r w:rsidRPr="00743096">
              <w:rPr>
                <w:szCs w:val="20"/>
              </w:rPr>
              <w:t>const R_ProtoConv_LinFrameType *pLinFrame</w:t>
            </w:r>
          </w:p>
        </w:tc>
        <w:tc>
          <w:tcPr>
            <w:tcW w:w="2285" w:type="pct"/>
            <w:gridSpan w:val="3"/>
            <w:tcBorders>
              <w:top w:val="single" w:sz="4" w:space="0" w:color="auto"/>
              <w:left w:val="single" w:sz="4" w:space="0" w:color="auto"/>
              <w:bottom w:val="single" w:sz="4" w:space="0" w:color="auto"/>
              <w:right w:val="single" w:sz="4" w:space="0" w:color="auto"/>
            </w:tcBorders>
            <w:vAlign w:val="center"/>
          </w:tcPr>
          <w:p w14:paraId="51FF6B2D" w14:textId="6236756B" w:rsidR="009359EF" w:rsidRPr="007F0552" w:rsidRDefault="009359EF" w:rsidP="00B33DF2">
            <w:pPr>
              <w:jc w:val="left"/>
              <w:rPr>
                <w:rFonts w:eastAsia="Meiryo UI" w:cstheme="majorHAnsi"/>
                <w:szCs w:val="20"/>
                <w:lang w:val="en-GB"/>
              </w:rPr>
            </w:pPr>
            <w:r w:rsidRPr="00B214F4">
              <w:rPr>
                <w:rFonts w:eastAsia="Meiryo UI" w:cstheme="majorHAnsi"/>
                <w:szCs w:val="20"/>
                <w:lang w:val="en-GB"/>
              </w:rPr>
              <w:t xml:space="preserve">Address of buffer where </w:t>
            </w:r>
            <w:r w:rsidR="00743096">
              <w:rPr>
                <w:rFonts w:eastAsia="Meiryo UI" w:cstheme="majorHAnsi"/>
                <w:szCs w:val="20"/>
                <w:lang w:val="en-GB"/>
              </w:rPr>
              <w:t>LI</w:t>
            </w:r>
            <w:r w:rsidRPr="00B214F4">
              <w:rPr>
                <w:rFonts w:eastAsia="Meiryo UI" w:cstheme="majorHAnsi"/>
                <w:szCs w:val="20"/>
                <w:lang w:val="en-GB"/>
              </w:rPr>
              <w:t>N frames are stored</w:t>
            </w:r>
          </w:p>
        </w:tc>
      </w:tr>
      <w:tr w:rsidR="009359EF" w:rsidRPr="00FF5497" w14:paraId="510A3A70" w14:textId="77777777" w:rsidTr="008724C4">
        <w:tc>
          <w:tcPr>
            <w:tcW w:w="1028" w:type="pct"/>
            <w:vMerge/>
            <w:tcBorders>
              <w:left w:val="single" w:sz="4" w:space="0" w:color="auto"/>
              <w:bottom w:val="single" w:sz="4" w:space="0" w:color="auto"/>
              <w:right w:val="single" w:sz="4" w:space="0" w:color="auto"/>
            </w:tcBorders>
            <w:shd w:val="clear" w:color="auto" w:fill="D9D9D9"/>
          </w:tcPr>
          <w:p w14:paraId="24F29F97" w14:textId="77777777" w:rsidR="009359EF" w:rsidRPr="00BE1FC7" w:rsidRDefault="009359EF" w:rsidP="00B33DF2">
            <w:pPr>
              <w:jc w:val="left"/>
              <w:rPr>
                <w:rFonts w:eastAsia="Meiryo UI" w:cstheme="majorHAnsi"/>
                <w:b/>
                <w:bCs/>
                <w:szCs w:val="20"/>
                <w:lang w:val="en-GB"/>
              </w:rPr>
            </w:pPr>
          </w:p>
        </w:tc>
        <w:tc>
          <w:tcPr>
            <w:tcW w:w="1687" w:type="pct"/>
            <w:gridSpan w:val="2"/>
            <w:vMerge/>
            <w:tcBorders>
              <w:left w:val="single" w:sz="4" w:space="0" w:color="auto"/>
              <w:bottom w:val="single" w:sz="4" w:space="0" w:color="auto"/>
              <w:right w:val="single" w:sz="4" w:space="0" w:color="auto"/>
            </w:tcBorders>
          </w:tcPr>
          <w:p w14:paraId="0AE12FC3" w14:textId="77777777" w:rsidR="009359EF" w:rsidRPr="00BE1FC7" w:rsidRDefault="009359EF" w:rsidP="00B33DF2">
            <w:pPr>
              <w:jc w:val="left"/>
              <w:rPr>
                <w:rFonts w:eastAsia="Meiryo UI" w:cstheme="majorHAnsi"/>
                <w:szCs w:val="20"/>
                <w:lang w:val="en-GB"/>
              </w:rPr>
            </w:pPr>
          </w:p>
        </w:tc>
        <w:tc>
          <w:tcPr>
            <w:tcW w:w="381" w:type="pct"/>
            <w:gridSpan w:val="2"/>
            <w:tcBorders>
              <w:top w:val="single" w:sz="4" w:space="0" w:color="auto"/>
              <w:left w:val="single" w:sz="4" w:space="0" w:color="auto"/>
              <w:bottom w:val="single" w:sz="4" w:space="0" w:color="auto"/>
              <w:right w:val="single" w:sz="4" w:space="0" w:color="auto"/>
            </w:tcBorders>
            <w:shd w:val="clear" w:color="auto" w:fill="D9D9D9"/>
          </w:tcPr>
          <w:p w14:paraId="7BF1FF63" w14:textId="77777777" w:rsidR="009359EF" w:rsidRPr="00BE1FC7" w:rsidRDefault="009359EF" w:rsidP="00B33DF2">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0DDF77F9" w14:textId="77777777" w:rsidR="009359EF" w:rsidRPr="00FF5497" w:rsidRDefault="009359EF" w:rsidP="00B33DF2">
            <w:pPr>
              <w:jc w:val="left"/>
              <w:rPr>
                <w:szCs w:val="20"/>
                <w:lang w:val="en-GB"/>
              </w:rPr>
            </w:pPr>
            <w:r w:rsidRPr="00FF5497">
              <w:rPr>
                <w:szCs w:val="20"/>
                <w:lang w:val="en-GB"/>
              </w:rPr>
              <w:t xml:space="preserve">Not </w:t>
            </w:r>
            <w:r>
              <w:rPr>
                <w:szCs w:val="20"/>
                <w:lang w:val="en-GB"/>
              </w:rPr>
              <w:t>NULL_PTR</w:t>
            </w:r>
          </w:p>
        </w:tc>
      </w:tr>
      <w:tr w:rsidR="009359EF" w:rsidRPr="00BE1FC7" w14:paraId="18B15EAF"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1070B042"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(In-Out)</w:t>
            </w:r>
          </w:p>
        </w:tc>
        <w:tc>
          <w:tcPr>
            <w:tcW w:w="1687" w:type="pct"/>
            <w:gridSpan w:val="2"/>
            <w:tcBorders>
              <w:top w:val="single" w:sz="4" w:space="0" w:color="auto"/>
              <w:left w:val="single" w:sz="4" w:space="0" w:color="auto"/>
              <w:bottom w:val="single" w:sz="4" w:space="0" w:color="auto"/>
              <w:right w:val="single" w:sz="4" w:space="0" w:color="auto"/>
            </w:tcBorders>
          </w:tcPr>
          <w:p w14:paraId="4E269816" w14:textId="77777777" w:rsidR="009359EF" w:rsidRPr="00FF5497" w:rsidRDefault="009359EF" w:rsidP="00B33DF2">
            <w:pPr>
              <w:jc w:val="left"/>
              <w:rPr>
                <w:rFonts w:eastAsia="Meiryo UI" w:cstheme="majorHAnsi"/>
                <w:szCs w:val="20"/>
                <w:lang w:val="en-GB"/>
              </w:rPr>
            </w:pPr>
            <w:r w:rsidRPr="00FF5497">
              <w:rPr>
                <w:szCs w:val="20"/>
              </w:rPr>
              <w:t>N/A</w:t>
            </w:r>
          </w:p>
        </w:tc>
        <w:tc>
          <w:tcPr>
            <w:tcW w:w="2285" w:type="pct"/>
            <w:gridSpan w:val="3"/>
            <w:tcBorders>
              <w:top w:val="single" w:sz="4" w:space="0" w:color="auto"/>
              <w:left w:val="single" w:sz="4" w:space="0" w:color="auto"/>
              <w:bottom w:val="single" w:sz="4" w:space="0" w:color="auto"/>
              <w:right w:val="single" w:sz="4" w:space="0" w:color="auto"/>
            </w:tcBorders>
          </w:tcPr>
          <w:p w14:paraId="39A5621A" w14:textId="77777777" w:rsidR="009359EF" w:rsidRPr="007D3367" w:rsidRDefault="009359EF" w:rsidP="00B33DF2">
            <w:pPr>
              <w:jc w:val="left"/>
              <w:rPr>
                <w:rFonts w:eastAsia="Meiryo UI" w:cstheme="majorHAnsi"/>
                <w:szCs w:val="20"/>
                <w:lang w:val="en-GB"/>
              </w:rPr>
            </w:pPr>
            <w:r w:rsidRPr="007D3367">
              <w:rPr>
                <w:szCs w:val="20"/>
                <w:lang w:val="en-GB"/>
              </w:rPr>
              <w:t>-</w:t>
            </w:r>
          </w:p>
        </w:tc>
      </w:tr>
      <w:tr w:rsidR="009359EF" w:rsidRPr="00BE1FC7" w14:paraId="26E724DD"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678A0DE1"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(Out)</w:t>
            </w:r>
          </w:p>
        </w:tc>
        <w:tc>
          <w:tcPr>
            <w:tcW w:w="1687" w:type="pct"/>
            <w:gridSpan w:val="2"/>
            <w:tcBorders>
              <w:top w:val="single" w:sz="4" w:space="0" w:color="auto"/>
              <w:left w:val="single" w:sz="4" w:space="0" w:color="auto"/>
              <w:bottom w:val="single" w:sz="4" w:space="0" w:color="auto"/>
              <w:right w:val="single" w:sz="4" w:space="0" w:color="auto"/>
            </w:tcBorders>
          </w:tcPr>
          <w:p w14:paraId="36435452" w14:textId="77777777" w:rsidR="009359EF" w:rsidRPr="00FF5497" w:rsidRDefault="009359EF" w:rsidP="00B33DF2">
            <w:pPr>
              <w:jc w:val="left"/>
              <w:rPr>
                <w:rFonts w:eastAsia="Meiryo UI" w:cstheme="majorHAnsi"/>
                <w:szCs w:val="20"/>
                <w:lang w:val="en-GB"/>
              </w:rPr>
            </w:pPr>
            <w:r w:rsidRPr="00FF5497">
              <w:rPr>
                <w:szCs w:val="20"/>
              </w:rPr>
              <w:t>N/A</w:t>
            </w:r>
          </w:p>
        </w:tc>
        <w:tc>
          <w:tcPr>
            <w:tcW w:w="2285" w:type="pct"/>
            <w:gridSpan w:val="3"/>
            <w:tcBorders>
              <w:top w:val="single" w:sz="4" w:space="0" w:color="auto"/>
              <w:left w:val="single" w:sz="4" w:space="0" w:color="auto"/>
              <w:bottom w:val="single" w:sz="4" w:space="0" w:color="auto"/>
              <w:right w:val="single" w:sz="4" w:space="0" w:color="auto"/>
            </w:tcBorders>
          </w:tcPr>
          <w:p w14:paraId="500690A0" w14:textId="77777777" w:rsidR="009359EF" w:rsidRPr="007D3367" w:rsidRDefault="009359EF" w:rsidP="00B33DF2">
            <w:pPr>
              <w:jc w:val="left"/>
              <w:rPr>
                <w:rFonts w:eastAsia="Meiryo UI" w:cstheme="majorHAnsi"/>
                <w:szCs w:val="20"/>
                <w:lang w:val="en-GB"/>
              </w:rPr>
            </w:pPr>
            <w:r w:rsidRPr="007D3367">
              <w:rPr>
                <w:szCs w:val="20"/>
                <w:lang w:val="en-GB"/>
              </w:rPr>
              <w:t>-</w:t>
            </w:r>
          </w:p>
        </w:tc>
      </w:tr>
      <w:tr w:rsidR="009359EF" w:rsidRPr="00BE1FC7" w14:paraId="2D6EC78D"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C7E0ADB"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Return Value</w:t>
            </w:r>
          </w:p>
        </w:tc>
        <w:tc>
          <w:tcPr>
            <w:tcW w:w="1687" w:type="pct"/>
            <w:gridSpan w:val="2"/>
            <w:tcBorders>
              <w:top w:val="single" w:sz="4" w:space="0" w:color="auto"/>
              <w:left w:val="single" w:sz="4" w:space="0" w:color="auto"/>
              <w:bottom w:val="single" w:sz="4" w:space="0" w:color="auto"/>
              <w:right w:val="single" w:sz="4" w:space="0" w:color="auto"/>
            </w:tcBorders>
          </w:tcPr>
          <w:p w14:paraId="5A731B7E" w14:textId="77777777" w:rsidR="009359EF" w:rsidRPr="00BD75C2" w:rsidRDefault="009359EF" w:rsidP="00B33DF2">
            <w:pPr>
              <w:jc w:val="left"/>
              <w:rPr>
                <w:rFonts w:eastAsia="Meiryo UI" w:cstheme="majorHAnsi"/>
                <w:szCs w:val="20"/>
                <w:lang w:val="en-GB"/>
              </w:rPr>
            </w:pPr>
            <w:r w:rsidRPr="00FF5497">
              <w:rPr>
                <w:szCs w:val="20"/>
              </w:rPr>
              <w:t>Std_ReturnType</w:t>
            </w:r>
          </w:p>
        </w:tc>
        <w:tc>
          <w:tcPr>
            <w:tcW w:w="2285" w:type="pct"/>
            <w:gridSpan w:val="3"/>
            <w:tcBorders>
              <w:top w:val="single" w:sz="4" w:space="0" w:color="auto"/>
              <w:left w:val="single" w:sz="4" w:space="0" w:color="auto"/>
              <w:bottom w:val="single" w:sz="4" w:space="0" w:color="auto"/>
              <w:right w:val="single" w:sz="4" w:space="0" w:color="auto"/>
            </w:tcBorders>
          </w:tcPr>
          <w:p w14:paraId="0CF2A9DC" w14:textId="77777777" w:rsidR="009359EF" w:rsidRPr="00BD75C2" w:rsidRDefault="009359EF" w:rsidP="00B33DF2">
            <w:pPr>
              <w:rPr>
                <w:szCs w:val="20"/>
                <w:lang w:val="en-GB"/>
              </w:rPr>
            </w:pPr>
            <w:r w:rsidRPr="00BD75C2">
              <w:rPr>
                <w:szCs w:val="20"/>
                <w:lang w:val="en-GB"/>
              </w:rPr>
              <w:t>E_OK</w:t>
            </w:r>
          </w:p>
          <w:p w14:paraId="546B24C7" w14:textId="77777777" w:rsidR="009359EF" w:rsidRPr="00BD75C2" w:rsidRDefault="009359EF" w:rsidP="00B33DF2">
            <w:pPr>
              <w:jc w:val="left"/>
              <w:rPr>
                <w:szCs w:val="20"/>
                <w:lang w:val="en-GB"/>
              </w:rPr>
            </w:pPr>
            <w:r w:rsidRPr="00BD75C2">
              <w:rPr>
                <w:szCs w:val="20"/>
                <w:lang w:val="en-GB"/>
              </w:rPr>
              <w:t>E_NOT_OK</w:t>
            </w:r>
          </w:p>
        </w:tc>
      </w:tr>
      <w:tr w:rsidR="009359EF" w:rsidRPr="00BE1FC7" w14:paraId="08B9049F"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DEA3D39" w14:textId="77777777" w:rsidR="009359EF" w:rsidRPr="00BE1FC7" w:rsidRDefault="009359EF" w:rsidP="00B33DF2">
            <w:pPr>
              <w:jc w:val="left"/>
              <w:rPr>
                <w:rFonts w:cs="Arial"/>
                <w:b/>
                <w:bCs/>
                <w:szCs w:val="20"/>
              </w:rPr>
            </w:pPr>
            <w:r w:rsidRPr="00BE1FC7">
              <w:rPr>
                <w:rFonts w:cs="Arial"/>
                <w:b/>
                <w:bCs/>
                <w:szCs w:val="20"/>
              </w:rPr>
              <w:t>Description</w:t>
            </w:r>
          </w:p>
        </w:tc>
        <w:tc>
          <w:tcPr>
            <w:tcW w:w="3972" w:type="pct"/>
            <w:gridSpan w:val="5"/>
            <w:tcBorders>
              <w:top w:val="single" w:sz="4" w:space="0" w:color="auto"/>
              <w:left w:val="single" w:sz="4" w:space="0" w:color="auto"/>
              <w:bottom w:val="single" w:sz="4" w:space="0" w:color="auto"/>
              <w:right w:val="single" w:sz="4" w:space="0" w:color="auto"/>
            </w:tcBorders>
          </w:tcPr>
          <w:p w14:paraId="6E3B74BE" w14:textId="3FBC1C21" w:rsidR="009359EF" w:rsidRPr="00BD75C2" w:rsidRDefault="00743096" w:rsidP="00B33DF2">
            <w:pPr>
              <w:jc w:val="left"/>
              <w:rPr>
                <w:szCs w:val="20"/>
              </w:rPr>
            </w:pPr>
            <w:r>
              <w:rPr>
                <w:szCs w:val="20"/>
              </w:rPr>
              <w:t xml:space="preserve">If </w:t>
            </w:r>
            <w:r w:rsidR="009359EF" w:rsidRPr="00FF5497">
              <w:rPr>
                <w:szCs w:val="20"/>
              </w:rPr>
              <w:t>R_</w:t>
            </w:r>
            <w:r w:rsidR="009359EF">
              <w:rPr>
                <w:szCs w:val="20"/>
              </w:rPr>
              <w:t>ProtoConv</w:t>
            </w:r>
            <w:r w:rsidR="009359EF" w:rsidRPr="00FF5497">
              <w:rPr>
                <w:szCs w:val="20"/>
              </w:rPr>
              <w:t xml:space="preserve">_Init() </w:t>
            </w:r>
            <w:r>
              <w:rPr>
                <w:szCs w:val="20"/>
              </w:rPr>
              <w:t>is</w:t>
            </w:r>
            <w:r w:rsidR="009359EF" w:rsidRPr="00FF5497">
              <w:rPr>
                <w:szCs w:val="20"/>
              </w:rPr>
              <w:t xml:space="preserve"> not executed</w:t>
            </w:r>
            <w:r w:rsidR="001D1576">
              <w:rPr>
                <w:szCs w:val="20"/>
              </w:rPr>
              <w:t xml:space="preserve"> yet</w:t>
            </w:r>
            <w:r w:rsidR="009359EF" w:rsidRPr="00FF5497">
              <w:rPr>
                <w:szCs w:val="20"/>
              </w:rPr>
              <w:t>,</w:t>
            </w:r>
            <w:r w:rsidR="00437D92">
              <w:rPr>
                <w:szCs w:val="20"/>
              </w:rPr>
              <w:t xml:space="preserve"> it</w:t>
            </w:r>
            <w:r w:rsidR="009359EF" w:rsidRPr="00FF5497">
              <w:rPr>
                <w:szCs w:val="20"/>
              </w:rPr>
              <w:t xml:space="preserve"> return</w:t>
            </w:r>
            <w:r w:rsidR="00437D92">
              <w:rPr>
                <w:szCs w:val="20"/>
              </w:rPr>
              <w:t>s</w:t>
            </w:r>
            <w:r w:rsidR="009359EF" w:rsidRPr="00FF5497">
              <w:rPr>
                <w:szCs w:val="20"/>
              </w:rPr>
              <w:t xml:space="preserve"> </w:t>
            </w:r>
            <w:r w:rsidR="009359EF" w:rsidRPr="00BD75C2">
              <w:rPr>
                <w:szCs w:val="20"/>
                <w:lang w:val="en-GB"/>
              </w:rPr>
              <w:t>E_NOT_OK, report</w:t>
            </w:r>
            <w:r w:rsidR="00437D92">
              <w:rPr>
                <w:szCs w:val="20"/>
                <w:lang w:val="en-GB"/>
              </w:rPr>
              <w:t>s</w:t>
            </w:r>
            <w:r w:rsidR="009359EF" w:rsidRPr="00BD75C2">
              <w:rPr>
                <w:szCs w:val="20"/>
                <w:lang w:val="en-GB"/>
              </w:rPr>
              <w:t xml:space="preserve"> DET error </w:t>
            </w:r>
            <w:r w:rsidR="009359EF">
              <w:rPr>
                <w:szCs w:val="20"/>
              </w:rPr>
              <w:t>PROTOCONV</w:t>
            </w:r>
            <w:r w:rsidR="009359EF" w:rsidRPr="00BD75C2">
              <w:rPr>
                <w:szCs w:val="20"/>
              </w:rPr>
              <w:t>_E_</w:t>
            </w:r>
            <w:r w:rsidR="009359EF" w:rsidRPr="00CE260A">
              <w:rPr>
                <w:rFonts w:cs="Arial"/>
                <w:color w:val="000000"/>
                <w:szCs w:val="20"/>
              </w:rPr>
              <w:t>UNINIT</w:t>
            </w:r>
            <w:r w:rsidR="009359EF" w:rsidRPr="00CF2309">
              <w:rPr>
                <w:szCs w:val="20"/>
              </w:rPr>
              <w:t xml:space="preserve"> </w:t>
            </w:r>
            <w:r w:rsidR="009359EF" w:rsidRPr="00BD75C2">
              <w:rPr>
                <w:szCs w:val="20"/>
              </w:rPr>
              <w:t xml:space="preserve">(if </w:t>
            </w:r>
            <w:r w:rsidR="009359EF">
              <w:rPr>
                <w:szCs w:val="20"/>
              </w:rPr>
              <w:t>PROTOCONV</w:t>
            </w:r>
            <w:r w:rsidR="009359EF" w:rsidRPr="00BD75C2">
              <w:rPr>
                <w:szCs w:val="20"/>
              </w:rPr>
              <w:t>_DEV_ERROR_DETECT == STD_ON)</w:t>
            </w:r>
            <w:r w:rsidR="009359EF" w:rsidRPr="00BD75C2" w:rsidDel="008357DE">
              <w:rPr>
                <w:szCs w:val="20"/>
              </w:rPr>
              <w:t xml:space="preserve"> </w:t>
            </w:r>
            <w:r w:rsidR="009359EF" w:rsidRPr="00BD75C2">
              <w:rPr>
                <w:szCs w:val="20"/>
              </w:rPr>
              <w:t>and exits.</w:t>
            </w:r>
          </w:p>
          <w:p w14:paraId="79FA9056" w14:textId="0D7FD0D5" w:rsidR="009359EF" w:rsidRDefault="009359EF" w:rsidP="00B33DF2">
            <w:pPr>
              <w:jc w:val="left"/>
              <w:rPr>
                <w:szCs w:val="20"/>
              </w:rPr>
            </w:pPr>
            <w:r w:rsidRPr="00BD75C2">
              <w:rPr>
                <w:szCs w:val="20"/>
              </w:rPr>
              <w:t>If the argument p</w:t>
            </w:r>
            <w:r w:rsidR="00743096">
              <w:rPr>
                <w:szCs w:val="20"/>
              </w:rPr>
              <w:t>Li</w:t>
            </w:r>
            <w:r w:rsidRPr="00BD75C2">
              <w:rPr>
                <w:szCs w:val="20"/>
              </w:rPr>
              <w:t xml:space="preserve">nFrame is </w:t>
            </w:r>
            <w:r>
              <w:rPr>
                <w:szCs w:val="20"/>
              </w:rPr>
              <w:t>NULL_PTR</w:t>
            </w:r>
            <w:r w:rsidRPr="00CF5BF7">
              <w:rPr>
                <w:szCs w:val="20"/>
              </w:rPr>
              <w:t xml:space="preserve">, it returns </w:t>
            </w:r>
            <w:r w:rsidRPr="00BD75C2">
              <w:rPr>
                <w:szCs w:val="20"/>
                <w:lang w:val="en-GB"/>
              </w:rPr>
              <w:t>E_NOT_OK, report</w:t>
            </w:r>
            <w:r w:rsidR="00511EB9">
              <w:rPr>
                <w:szCs w:val="20"/>
                <w:lang w:val="en-GB"/>
              </w:rPr>
              <w:t>s</w:t>
            </w:r>
            <w:r w:rsidRPr="00BD75C2">
              <w:rPr>
                <w:szCs w:val="20"/>
                <w:lang w:val="en-GB"/>
              </w:rPr>
              <w:t xml:space="preserve"> DET error </w:t>
            </w:r>
            <w:r>
              <w:rPr>
                <w:rFonts w:cs="Arial"/>
                <w:color w:val="000000"/>
                <w:szCs w:val="20"/>
              </w:rPr>
              <w:t>PROTOCONV</w:t>
            </w:r>
            <w:r w:rsidRPr="00D46B12">
              <w:rPr>
                <w:rFonts w:cs="Arial"/>
                <w:color w:val="000000"/>
                <w:szCs w:val="20"/>
              </w:rPr>
              <w:t>_E_PARAM_POINTER</w:t>
            </w:r>
            <w:r w:rsidRPr="00FF5497">
              <w:rPr>
                <w:szCs w:val="20"/>
              </w:rPr>
              <w:t xml:space="preserve"> (if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1C802210" w14:textId="7B7B251D" w:rsidR="009359EF" w:rsidRPr="00B214F4" w:rsidRDefault="009359EF" w:rsidP="00B33DF2">
            <w:pPr>
              <w:jc w:val="left"/>
              <w:rPr>
                <w:szCs w:val="20"/>
              </w:rPr>
            </w:pPr>
            <w:r w:rsidRPr="00BD75C2">
              <w:rPr>
                <w:szCs w:val="20"/>
              </w:rPr>
              <w:t xml:space="preserve">If the argument </w:t>
            </w:r>
            <w:r w:rsidRPr="00AF622B">
              <w:rPr>
                <w:szCs w:val="20"/>
              </w:rPr>
              <w:t>ucBusIdx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sidR="00511EB9">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7AA78C29" w14:textId="4A143AA3" w:rsidR="009359EF" w:rsidRPr="00BD75C2" w:rsidRDefault="009359EF" w:rsidP="00B33DF2">
            <w:pPr>
              <w:jc w:val="left"/>
              <w:rPr>
                <w:szCs w:val="20"/>
              </w:rPr>
            </w:pPr>
            <w:r w:rsidRPr="007F0552">
              <w:rPr>
                <w:szCs w:val="20"/>
              </w:rPr>
              <w:t>R_</w:t>
            </w:r>
            <w:r>
              <w:rPr>
                <w:szCs w:val="20"/>
              </w:rPr>
              <w:t>ProtoConv</w:t>
            </w:r>
            <w:r w:rsidRPr="007F0552">
              <w:rPr>
                <w:szCs w:val="20"/>
              </w:rPr>
              <w:t>_</w:t>
            </w:r>
            <w:r w:rsidR="00743096">
              <w:rPr>
                <w:szCs w:val="20"/>
              </w:rPr>
              <w:t>Li</w:t>
            </w:r>
            <w:r w:rsidRPr="007F0552">
              <w:rPr>
                <w:szCs w:val="20"/>
              </w:rPr>
              <w:t xml:space="preserve">ntoEth() </w:t>
            </w:r>
            <w:r>
              <w:rPr>
                <w:szCs w:val="20"/>
              </w:rPr>
              <w:t>e</w:t>
            </w:r>
            <w:r w:rsidRPr="00BD75C2">
              <w:rPr>
                <w:szCs w:val="20"/>
              </w:rPr>
              <w:t xml:space="preserve">xecutes </w:t>
            </w:r>
            <w:r>
              <w:rPr>
                <w:szCs w:val="20"/>
              </w:rPr>
              <w:t>ProtoConv</w:t>
            </w:r>
            <w:r w:rsidRPr="00BD75C2">
              <w:rPr>
                <w:szCs w:val="20"/>
              </w:rPr>
              <w:t>_</w:t>
            </w:r>
            <w:r w:rsidR="00743096">
              <w:rPr>
                <w:szCs w:val="20"/>
              </w:rPr>
              <w:t>Li</w:t>
            </w:r>
            <w:r w:rsidRPr="00BD75C2">
              <w:rPr>
                <w:szCs w:val="20"/>
              </w:rPr>
              <w:t>ntoEth() and returns its return value.</w:t>
            </w:r>
          </w:p>
        </w:tc>
      </w:tr>
      <w:tr w:rsidR="009359EF" w:rsidRPr="00BE1FC7" w14:paraId="15D05667"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3CF307D3" w14:textId="77777777" w:rsidR="009359EF" w:rsidRPr="00BE1FC7" w:rsidRDefault="009359EF" w:rsidP="00B33DF2">
            <w:pPr>
              <w:jc w:val="left"/>
              <w:rPr>
                <w:rFonts w:cs="Arial"/>
                <w:b/>
                <w:bCs/>
                <w:szCs w:val="20"/>
              </w:rPr>
            </w:pPr>
            <w:r w:rsidRPr="00BE1FC7">
              <w:rPr>
                <w:rFonts w:cs="Arial"/>
                <w:b/>
                <w:bCs/>
                <w:szCs w:val="20"/>
              </w:rPr>
              <w:t>Preconditions</w:t>
            </w:r>
          </w:p>
        </w:tc>
        <w:tc>
          <w:tcPr>
            <w:tcW w:w="3972" w:type="pct"/>
            <w:gridSpan w:val="5"/>
            <w:tcBorders>
              <w:top w:val="single" w:sz="4" w:space="0" w:color="auto"/>
              <w:left w:val="single" w:sz="4" w:space="0" w:color="auto"/>
              <w:bottom w:val="single" w:sz="4" w:space="0" w:color="auto"/>
              <w:right w:val="single" w:sz="4" w:space="0" w:color="auto"/>
            </w:tcBorders>
          </w:tcPr>
          <w:p w14:paraId="52800F1B" w14:textId="77777777" w:rsidR="009359EF" w:rsidRPr="00FF5497" w:rsidRDefault="009359EF" w:rsidP="00B33DF2">
            <w:pPr>
              <w:jc w:val="left"/>
              <w:rPr>
                <w:szCs w:val="20"/>
              </w:rPr>
            </w:pPr>
            <w:r w:rsidRPr="00FF5497">
              <w:rPr>
                <w:szCs w:val="20"/>
              </w:rPr>
              <w:t>Initialized state</w:t>
            </w:r>
          </w:p>
        </w:tc>
      </w:tr>
      <w:tr w:rsidR="009359EF" w:rsidRPr="00BE1FC7" w14:paraId="7E6140D5" w14:textId="77777777" w:rsidTr="008724C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748F6DDA" w14:textId="77777777" w:rsidR="009359EF" w:rsidRPr="00BE1FC7" w:rsidRDefault="009359EF" w:rsidP="00B33DF2">
            <w:pPr>
              <w:jc w:val="left"/>
              <w:rPr>
                <w:rFonts w:cs="Arial"/>
                <w:b/>
                <w:bCs/>
                <w:szCs w:val="20"/>
              </w:rPr>
            </w:pPr>
            <w:r w:rsidRPr="00BE1FC7">
              <w:rPr>
                <w:rFonts w:cs="Arial"/>
                <w:b/>
                <w:bCs/>
                <w:szCs w:val="20"/>
              </w:rPr>
              <w:t>Remarks</w:t>
            </w:r>
          </w:p>
        </w:tc>
        <w:tc>
          <w:tcPr>
            <w:tcW w:w="3972" w:type="pct"/>
            <w:gridSpan w:val="5"/>
            <w:tcBorders>
              <w:top w:val="single" w:sz="4" w:space="0" w:color="auto"/>
              <w:left w:val="single" w:sz="4" w:space="0" w:color="auto"/>
              <w:bottom w:val="single" w:sz="4" w:space="0" w:color="auto"/>
              <w:right w:val="single" w:sz="4" w:space="0" w:color="auto"/>
            </w:tcBorders>
          </w:tcPr>
          <w:p w14:paraId="3D764C7E" w14:textId="77777777" w:rsidR="009359EF" w:rsidRPr="00FF5497" w:rsidRDefault="009359EF" w:rsidP="00B33DF2">
            <w:pPr>
              <w:jc w:val="left"/>
              <w:rPr>
                <w:szCs w:val="20"/>
              </w:rPr>
            </w:pPr>
            <w:r w:rsidRPr="00FF5497">
              <w:rPr>
                <w:szCs w:val="20"/>
              </w:rPr>
              <w:t>N/A</w:t>
            </w:r>
          </w:p>
        </w:tc>
      </w:tr>
      <w:tr w:rsidR="008724C4" w:rsidRPr="00BE1FC7" w14:paraId="6FBCF459" w14:textId="77777777" w:rsidTr="008724C4">
        <w:tc>
          <w:tcPr>
            <w:tcW w:w="1028" w:type="pct"/>
            <w:vMerge w:val="restart"/>
            <w:tcBorders>
              <w:top w:val="single" w:sz="4" w:space="0" w:color="auto"/>
              <w:left w:val="single" w:sz="4" w:space="0" w:color="auto"/>
              <w:right w:val="single" w:sz="4" w:space="0" w:color="auto"/>
            </w:tcBorders>
            <w:shd w:val="clear" w:color="auto" w:fill="D9D9D9"/>
          </w:tcPr>
          <w:p w14:paraId="74011B05" w14:textId="7E19CFEB" w:rsidR="008724C4" w:rsidRPr="00BE1FC7" w:rsidRDefault="008724C4" w:rsidP="008724C4">
            <w:pPr>
              <w:jc w:val="left"/>
              <w:rPr>
                <w:rFonts w:cs="Arial"/>
                <w:b/>
                <w:bCs/>
                <w:szCs w:val="20"/>
              </w:rPr>
            </w:pPr>
            <w:r>
              <w:rPr>
                <w:rFonts w:cs="Arial"/>
                <w:b/>
                <w:bCs/>
                <w:szCs w:val="20"/>
              </w:rPr>
              <w:lastRenderedPageBreak/>
              <w:t>DET/DEM Errors Handled</w:t>
            </w:r>
          </w:p>
        </w:tc>
        <w:tc>
          <w:tcPr>
            <w:tcW w:w="1711" w:type="pct"/>
            <w:gridSpan w:val="3"/>
            <w:tcBorders>
              <w:top w:val="single" w:sz="4" w:space="0" w:color="auto"/>
              <w:left w:val="single" w:sz="4" w:space="0" w:color="auto"/>
              <w:bottom w:val="single" w:sz="4" w:space="0" w:color="auto"/>
              <w:right w:val="single" w:sz="4" w:space="0" w:color="auto"/>
            </w:tcBorders>
          </w:tcPr>
          <w:p w14:paraId="69768188" w14:textId="2130891A" w:rsidR="008724C4" w:rsidRPr="00D46B12" w:rsidRDefault="008724C4" w:rsidP="008724C4">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261" w:type="pct"/>
            <w:gridSpan w:val="2"/>
            <w:tcBorders>
              <w:top w:val="single" w:sz="4" w:space="0" w:color="auto"/>
              <w:left w:val="single" w:sz="4" w:space="0" w:color="auto"/>
              <w:bottom w:val="single" w:sz="4" w:space="0" w:color="auto"/>
              <w:right w:val="single" w:sz="4" w:space="0" w:color="auto"/>
            </w:tcBorders>
          </w:tcPr>
          <w:p w14:paraId="02541BD9" w14:textId="05F04B68" w:rsidR="008724C4" w:rsidRPr="00FF5497" w:rsidRDefault="008724C4" w:rsidP="008724C4">
            <w:pPr>
              <w:jc w:val="left"/>
              <w:rPr>
                <w:szCs w:val="20"/>
              </w:rPr>
            </w:pPr>
            <w:r w:rsidRPr="00FF5497">
              <w:rPr>
                <w:szCs w:val="20"/>
              </w:rPr>
              <w:t xml:space="preserve">Parameter error (argument is </w:t>
            </w:r>
            <w:r>
              <w:rPr>
                <w:szCs w:val="20"/>
              </w:rPr>
              <w:t>NULL_PTR</w:t>
            </w:r>
            <w:r w:rsidRPr="00FF5497">
              <w:rPr>
                <w:szCs w:val="20"/>
              </w:rPr>
              <w:t>)</w:t>
            </w:r>
          </w:p>
        </w:tc>
      </w:tr>
      <w:tr w:rsidR="008724C4" w:rsidRPr="00BE1FC7" w14:paraId="3A56362D" w14:textId="77777777" w:rsidTr="008724C4">
        <w:tc>
          <w:tcPr>
            <w:tcW w:w="1028" w:type="pct"/>
            <w:vMerge/>
            <w:tcBorders>
              <w:top w:val="single" w:sz="4" w:space="0" w:color="auto"/>
              <w:left w:val="single" w:sz="4" w:space="0" w:color="auto"/>
              <w:right w:val="single" w:sz="4" w:space="0" w:color="auto"/>
            </w:tcBorders>
            <w:shd w:val="clear" w:color="auto" w:fill="D9D9D9"/>
          </w:tcPr>
          <w:p w14:paraId="31B5AB32" w14:textId="77777777" w:rsidR="008724C4" w:rsidRDefault="008724C4" w:rsidP="008724C4">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21757548" w14:textId="6E89791E" w:rsidR="008724C4" w:rsidRDefault="008724C4" w:rsidP="008724C4">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261" w:type="pct"/>
            <w:gridSpan w:val="2"/>
            <w:tcBorders>
              <w:top w:val="single" w:sz="4" w:space="0" w:color="auto"/>
              <w:left w:val="single" w:sz="4" w:space="0" w:color="auto"/>
              <w:bottom w:val="single" w:sz="4" w:space="0" w:color="auto"/>
              <w:right w:val="single" w:sz="4" w:space="0" w:color="auto"/>
            </w:tcBorders>
          </w:tcPr>
          <w:p w14:paraId="32211603" w14:textId="2AF877C6" w:rsidR="008724C4" w:rsidRPr="00FF5497" w:rsidRDefault="008724C4" w:rsidP="008724C4">
            <w:pPr>
              <w:jc w:val="left"/>
              <w:rPr>
                <w:szCs w:val="20"/>
              </w:rPr>
            </w:pPr>
            <w:r>
              <w:rPr>
                <w:szCs w:val="20"/>
              </w:rPr>
              <w:t>Invalid</w:t>
            </w:r>
            <w:r w:rsidRPr="006E6BFD">
              <w:rPr>
                <w:szCs w:val="20"/>
              </w:rPr>
              <w:t xml:space="preserve"> parameter passed to the APIs</w:t>
            </w:r>
          </w:p>
        </w:tc>
      </w:tr>
      <w:tr w:rsidR="008724C4" w:rsidRPr="00BE1FC7" w14:paraId="12743346" w14:textId="77777777" w:rsidTr="008724C4">
        <w:tc>
          <w:tcPr>
            <w:tcW w:w="1028" w:type="pct"/>
            <w:vMerge/>
            <w:tcBorders>
              <w:top w:val="single" w:sz="4" w:space="0" w:color="auto"/>
              <w:left w:val="single" w:sz="4" w:space="0" w:color="auto"/>
              <w:right w:val="single" w:sz="4" w:space="0" w:color="auto"/>
            </w:tcBorders>
            <w:shd w:val="clear" w:color="auto" w:fill="D9D9D9"/>
          </w:tcPr>
          <w:p w14:paraId="3EF6F418" w14:textId="77777777" w:rsidR="008724C4" w:rsidRPr="00BE1FC7" w:rsidRDefault="008724C4" w:rsidP="008724C4">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22FF0D92" w14:textId="3D7F2BEE" w:rsidR="008724C4" w:rsidRPr="00BE1FC7" w:rsidRDefault="008724C4" w:rsidP="008724C4">
            <w:pPr>
              <w:jc w:val="left"/>
              <w:rPr>
                <w:rFonts w:cs="Arial"/>
                <w:color w:val="000000"/>
                <w:szCs w:val="20"/>
              </w:rPr>
            </w:pPr>
            <w:r>
              <w:rPr>
                <w:rFonts w:cs="Arial"/>
                <w:color w:val="000000"/>
                <w:szCs w:val="20"/>
              </w:rPr>
              <w:t>PROTOCONV</w:t>
            </w:r>
            <w:r w:rsidRPr="00D46B12">
              <w:rPr>
                <w:rFonts w:cs="Arial"/>
                <w:color w:val="000000"/>
                <w:szCs w:val="20"/>
              </w:rPr>
              <w:t>_E_UNINIT</w:t>
            </w:r>
          </w:p>
        </w:tc>
        <w:tc>
          <w:tcPr>
            <w:tcW w:w="2261" w:type="pct"/>
            <w:gridSpan w:val="2"/>
            <w:tcBorders>
              <w:top w:val="single" w:sz="4" w:space="0" w:color="auto"/>
              <w:left w:val="single" w:sz="4" w:space="0" w:color="auto"/>
              <w:bottom w:val="single" w:sz="4" w:space="0" w:color="auto"/>
              <w:right w:val="single" w:sz="4" w:space="0" w:color="auto"/>
            </w:tcBorders>
          </w:tcPr>
          <w:p w14:paraId="2DB84D24" w14:textId="70EAC701" w:rsidR="008724C4" w:rsidRPr="00BE1FC7" w:rsidRDefault="008724C4" w:rsidP="008724C4">
            <w:pPr>
              <w:jc w:val="left"/>
              <w:rPr>
                <w:szCs w:val="20"/>
              </w:rPr>
            </w:pPr>
            <w:r w:rsidRPr="00D46B12">
              <w:rPr>
                <w:rFonts w:cs="Arial"/>
                <w:color w:val="000000"/>
                <w:szCs w:val="20"/>
              </w:rPr>
              <w:t>Process error (API executed in uninitialized state)</w:t>
            </w:r>
          </w:p>
        </w:tc>
      </w:tr>
      <w:tr w:rsidR="008724C4" w:rsidRPr="00BE1FC7" w14:paraId="53A159AD" w14:textId="77777777" w:rsidTr="008724C4">
        <w:tc>
          <w:tcPr>
            <w:tcW w:w="1028" w:type="pct"/>
            <w:vMerge/>
            <w:tcBorders>
              <w:left w:val="single" w:sz="4" w:space="0" w:color="auto"/>
              <w:right w:val="single" w:sz="4" w:space="0" w:color="auto"/>
            </w:tcBorders>
            <w:shd w:val="clear" w:color="auto" w:fill="D9D9D9"/>
          </w:tcPr>
          <w:p w14:paraId="0EDFCC11" w14:textId="77777777" w:rsidR="008724C4" w:rsidRPr="00BE1FC7" w:rsidRDefault="008724C4" w:rsidP="008724C4">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3AA44E2A" w14:textId="54E6466D" w:rsidR="008724C4" w:rsidRPr="00FF5497" w:rsidRDefault="008724C4" w:rsidP="008724C4">
            <w:pPr>
              <w:jc w:val="left"/>
              <w:rPr>
                <w:szCs w:val="20"/>
              </w:rPr>
            </w:pPr>
            <w:r>
              <w:rPr>
                <w:rFonts w:cs="Arial"/>
                <w:color w:val="000000"/>
                <w:szCs w:val="20"/>
              </w:rPr>
              <w:t>PROTOCONV</w:t>
            </w:r>
            <w:r w:rsidRPr="00D46B12">
              <w:rPr>
                <w:rFonts w:cs="Arial"/>
                <w:color w:val="000000"/>
                <w:szCs w:val="20"/>
              </w:rPr>
              <w:t>_E_MATCH</w:t>
            </w:r>
          </w:p>
        </w:tc>
        <w:tc>
          <w:tcPr>
            <w:tcW w:w="2261" w:type="pct"/>
            <w:gridSpan w:val="2"/>
            <w:tcBorders>
              <w:top w:val="single" w:sz="4" w:space="0" w:color="auto"/>
              <w:left w:val="single" w:sz="4" w:space="0" w:color="auto"/>
              <w:bottom w:val="single" w:sz="4" w:space="0" w:color="auto"/>
              <w:right w:val="single" w:sz="4" w:space="0" w:color="auto"/>
            </w:tcBorders>
          </w:tcPr>
          <w:p w14:paraId="4C577E9E" w14:textId="315CFEA2" w:rsidR="008724C4" w:rsidRPr="00FF5497" w:rsidRDefault="008724C4" w:rsidP="008724C4">
            <w:pPr>
              <w:jc w:val="left"/>
              <w:rPr>
                <w:szCs w:val="20"/>
              </w:rPr>
            </w:pPr>
            <w:r w:rsidRPr="00D46B12">
              <w:rPr>
                <w:rFonts w:cs="Arial"/>
                <w:color w:val="000000"/>
                <w:szCs w:val="20"/>
              </w:rPr>
              <w:t>Unmatched Table Error (Routing Table)</w:t>
            </w:r>
          </w:p>
        </w:tc>
      </w:tr>
      <w:tr w:rsidR="008724C4" w:rsidRPr="00BE1FC7" w14:paraId="17866FA0" w14:textId="77777777" w:rsidTr="008724C4">
        <w:tc>
          <w:tcPr>
            <w:tcW w:w="1028" w:type="pct"/>
            <w:vMerge/>
            <w:tcBorders>
              <w:left w:val="single" w:sz="4" w:space="0" w:color="auto"/>
              <w:right w:val="single" w:sz="4" w:space="0" w:color="auto"/>
            </w:tcBorders>
            <w:shd w:val="clear" w:color="auto" w:fill="D9D9D9"/>
          </w:tcPr>
          <w:p w14:paraId="6FFA195C" w14:textId="77777777" w:rsidR="008724C4" w:rsidRPr="00BE1FC7" w:rsidRDefault="008724C4" w:rsidP="008724C4">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68ABE49E" w14:textId="62F0C85F" w:rsidR="008724C4" w:rsidRPr="00FF5497" w:rsidRDefault="008724C4" w:rsidP="008724C4">
            <w:pPr>
              <w:jc w:val="left"/>
              <w:rPr>
                <w:szCs w:val="20"/>
              </w:rPr>
            </w:pPr>
            <w:r>
              <w:rPr>
                <w:rFonts w:cs="Arial"/>
                <w:color w:val="000000"/>
                <w:szCs w:val="20"/>
              </w:rPr>
              <w:t>PROTOCONV</w:t>
            </w:r>
            <w:r w:rsidRPr="00D46B12">
              <w:rPr>
                <w:rFonts w:cs="Arial"/>
                <w:color w:val="000000"/>
                <w:szCs w:val="20"/>
              </w:rPr>
              <w:t>_E_TRANS</w:t>
            </w:r>
          </w:p>
        </w:tc>
        <w:tc>
          <w:tcPr>
            <w:tcW w:w="2261" w:type="pct"/>
            <w:gridSpan w:val="2"/>
            <w:tcBorders>
              <w:top w:val="single" w:sz="4" w:space="0" w:color="auto"/>
              <w:left w:val="single" w:sz="4" w:space="0" w:color="auto"/>
              <w:bottom w:val="single" w:sz="4" w:space="0" w:color="auto"/>
              <w:right w:val="single" w:sz="4" w:space="0" w:color="auto"/>
            </w:tcBorders>
          </w:tcPr>
          <w:p w14:paraId="256E6787" w14:textId="27262F20" w:rsidR="008724C4" w:rsidRPr="00FF5497" w:rsidRDefault="008724C4" w:rsidP="008724C4">
            <w:pPr>
              <w:jc w:val="left"/>
              <w:rPr>
                <w:szCs w:val="20"/>
              </w:rPr>
            </w:pPr>
            <w:r w:rsidRPr="00D46B12">
              <w:rPr>
                <w:rFonts w:cs="Arial"/>
                <w:color w:val="000000"/>
                <w:szCs w:val="20"/>
              </w:rPr>
              <w:t>Transmit Error</w:t>
            </w:r>
          </w:p>
        </w:tc>
      </w:tr>
    </w:tbl>
    <w:p w14:paraId="78314117" w14:textId="4C870EB1" w:rsidR="009359EF" w:rsidRPr="009B6D74" w:rsidRDefault="009359EF" w:rsidP="009359EF">
      <w:pPr>
        <w:pStyle w:val="RefIDs"/>
        <w:wordWrap/>
        <w:rPr>
          <w:lang w:eastAsia="en-US"/>
        </w:rPr>
      </w:pPr>
      <w:r w:rsidRPr="00696D29">
        <w:rPr>
          <w:lang w:eastAsia="en-US"/>
        </w:rPr>
        <w:t xml:space="preserve">[Covers: </w:t>
      </w:r>
      <w:r w:rsidR="00F87355" w:rsidRPr="00F87355">
        <w:rPr>
          <w:lang w:eastAsia="en-US"/>
        </w:rPr>
        <w:t>req-8552172-00903611</w:t>
      </w:r>
      <w:r w:rsidRPr="00696D29">
        <w:rPr>
          <w:lang w:eastAsia="en-US"/>
        </w:rPr>
        <w:t>]</w:t>
      </w:r>
    </w:p>
    <w:p w14:paraId="149AF9E8" w14:textId="13C10636" w:rsidR="009359EF" w:rsidRDefault="009359EF" w:rsidP="009359EF">
      <w:pPr>
        <w:pStyle w:val="RefIDs"/>
        <w:rPr>
          <w:lang w:eastAsia="en-US"/>
        </w:rPr>
      </w:pPr>
      <w:r>
        <w:rPr>
          <w:lang w:eastAsia="en-US"/>
        </w:rPr>
        <w:t xml:space="preserve">[Covers: </w:t>
      </w:r>
      <w:r w:rsidR="00504621">
        <w:rPr>
          <w:lang w:eastAsia="en-US"/>
        </w:rPr>
        <w:t>req-8552172-00905227</w:t>
      </w:r>
      <w:r w:rsidRPr="002C15F8">
        <w:rPr>
          <w:lang w:eastAsia="en-US"/>
        </w:rPr>
        <w:t>]</w:t>
      </w:r>
    </w:p>
    <w:p w14:paraId="5941D4C9" w14:textId="77777777" w:rsidR="003949F1" w:rsidRPr="002C15F8" w:rsidRDefault="009359EF" w:rsidP="003949F1">
      <w:pPr>
        <w:pStyle w:val="RefIDs"/>
        <w:rPr>
          <w:lang w:eastAsia="en-US"/>
        </w:rPr>
      </w:pPr>
      <w:r>
        <w:rPr>
          <w:lang w:eastAsia="en-US"/>
        </w:rPr>
        <w:t xml:space="preserve">[Covers: </w:t>
      </w:r>
      <w:r w:rsidR="00883E84">
        <w:rPr>
          <w:lang w:eastAsia="en-US"/>
        </w:rPr>
        <w:t>req-8552172-00904662</w:t>
      </w:r>
      <w:r w:rsidRPr="002C15F8">
        <w:rPr>
          <w:lang w:eastAsia="en-US"/>
        </w:rPr>
        <w:t>]</w:t>
      </w:r>
    </w:p>
    <w:p w14:paraId="4D8CFBA9"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49F57AA"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5FF2E35B" w14:textId="77777777" w:rsidR="003949F1" w:rsidRDefault="003949F1" w:rsidP="003949F1">
      <w:pPr>
        <w:pStyle w:val="RefIDs"/>
        <w:rPr>
          <w:lang w:eastAsia="en-US"/>
        </w:rPr>
      </w:pPr>
      <w:r>
        <w:rPr>
          <w:lang w:eastAsia="en-US"/>
        </w:rPr>
        <w:t>[Covers: req-8552172-00528003]</w:t>
      </w:r>
    </w:p>
    <w:p w14:paraId="040908A8" w14:textId="77777777" w:rsidR="003949F1" w:rsidRDefault="003949F1" w:rsidP="003949F1">
      <w:pPr>
        <w:pStyle w:val="RefIDs"/>
        <w:rPr>
          <w:lang w:eastAsia="en-US"/>
        </w:rPr>
      </w:pPr>
      <w:r>
        <w:rPr>
          <w:lang w:eastAsia="en-US"/>
        </w:rPr>
        <w:t>[Covers: req-8552172-00528002]</w:t>
      </w:r>
    </w:p>
    <w:p w14:paraId="699DCC67" w14:textId="77777777" w:rsidR="003949F1" w:rsidRDefault="003949F1" w:rsidP="003949F1">
      <w:pPr>
        <w:pStyle w:val="RefIDs"/>
        <w:rPr>
          <w:lang w:eastAsia="en-US"/>
        </w:rPr>
      </w:pPr>
      <w:r>
        <w:rPr>
          <w:lang w:eastAsia="en-US"/>
        </w:rPr>
        <w:t>[Covers: req-8552172-00528006]</w:t>
      </w:r>
    </w:p>
    <w:p w14:paraId="65B76E2C" w14:textId="77777777" w:rsidR="003949F1" w:rsidRDefault="003949F1" w:rsidP="003949F1">
      <w:pPr>
        <w:pStyle w:val="RefIDs"/>
        <w:rPr>
          <w:lang w:eastAsia="en-US"/>
        </w:rPr>
      </w:pPr>
      <w:r>
        <w:rPr>
          <w:lang w:eastAsia="en-US"/>
        </w:rPr>
        <w:t xml:space="preserve">[Covers: </w:t>
      </w:r>
      <w:r w:rsidRPr="00C136B3">
        <w:t>req-8552172-00527993</w:t>
      </w:r>
      <w:r>
        <w:t>]</w:t>
      </w:r>
    </w:p>
    <w:p w14:paraId="490A7742" w14:textId="77777777" w:rsidR="003949F1" w:rsidRDefault="003949F1" w:rsidP="003949F1">
      <w:pPr>
        <w:pStyle w:val="RefIDs"/>
        <w:rPr>
          <w:lang w:eastAsia="en-US"/>
        </w:rPr>
      </w:pPr>
      <w:r>
        <w:rPr>
          <w:lang w:eastAsia="en-US"/>
        </w:rPr>
        <w:t>[Covers: req-8552172-00527980]</w:t>
      </w:r>
    </w:p>
    <w:p w14:paraId="2740E2DE" w14:textId="338FFAC8" w:rsidR="009359EF" w:rsidRPr="00FD24B1" w:rsidRDefault="009359EF" w:rsidP="00D10EB4">
      <w:pPr>
        <w:pStyle w:val="Heading3"/>
      </w:pPr>
      <w:bookmarkStart w:id="200" w:name="_Toc203383964"/>
      <w:r w:rsidRPr="00D078D8">
        <w:t>R_</w:t>
      </w:r>
      <w:r>
        <w:t>ProtoConv</w:t>
      </w:r>
      <w:r w:rsidRPr="00D078D8">
        <w:t>_</w:t>
      </w:r>
      <w:r w:rsidR="00EF61C1">
        <w:t>Port</w:t>
      </w:r>
      <w:r w:rsidRPr="00D078D8">
        <w:t>toEth</w:t>
      </w:r>
      <w:bookmarkEnd w:id="200"/>
    </w:p>
    <w:p w14:paraId="7F4C3077" w14:textId="77777777" w:rsidR="009359EF" w:rsidRDefault="009359EF" w:rsidP="009359EF">
      <w:pPr>
        <w:pStyle w:val="TraceID"/>
      </w:pPr>
      <w:r>
        <w:t>[iso26-18_p6_7.4.5] a;</w:t>
      </w:r>
      <w:r w:rsidRPr="0058651F">
        <w:t xml:space="preserve"> [iso26-18_p6_7.4.6]</w:t>
      </w:r>
    </w:p>
    <w:p w14:paraId="28EC52EC" w14:textId="0FCC0010" w:rsidR="009359EF" w:rsidRPr="00251C23" w:rsidRDefault="009359EF" w:rsidP="00BE5228">
      <w:pPr>
        <w:pStyle w:val="ReqID"/>
        <w:rPr>
          <w:lang w:val="en-US"/>
        </w:rPr>
      </w:pPr>
      <w:r w:rsidRPr="00696D29">
        <w:t>[</w:t>
      </w:r>
      <w:r>
        <w:t>Gen5GW</w:t>
      </w:r>
      <w:r w:rsidRPr="00696D29">
        <w:t>_</w:t>
      </w:r>
      <w:r>
        <w:t>ProtoConv</w:t>
      </w:r>
      <w:r w:rsidRPr="00696D29">
        <w:t>_AD_C_</w:t>
      </w:r>
      <w:r>
        <w:t>10</w:t>
      </w:r>
      <w:r w:rsidRPr="00696D29">
        <w:t>_00</w:t>
      </w:r>
      <w:r w:rsidR="00F87355">
        <w:t>5</w:t>
      </w:r>
      <w:r w:rsidRPr="00696D29">
        <w:t>]</w:t>
      </w:r>
    </w:p>
    <w:p w14:paraId="0D35EDCC" w14:textId="0A453850" w:rsidR="009359EF" w:rsidRDefault="009359EF"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24</w:t>
      </w:r>
      <w:r w:rsidR="009D560C">
        <w:rPr>
          <w:noProof/>
        </w:rPr>
        <w:fldChar w:fldCharType="end"/>
      </w:r>
      <w:r>
        <w:rPr>
          <w:noProof/>
        </w:rPr>
        <w:t>:</w:t>
      </w:r>
      <w:r>
        <w:rPr>
          <w:rFonts w:hint="eastAsia"/>
        </w:rPr>
        <w:t xml:space="preserve"> </w:t>
      </w:r>
      <w:r w:rsidR="00EF61C1" w:rsidRPr="00EF61C1">
        <w:t>R_ProtoConv_PorttoEth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77"/>
        <w:gridCol w:w="2495"/>
        <w:gridCol w:w="638"/>
        <w:gridCol w:w="263"/>
        <w:gridCol w:w="576"/>
        <w:gridCol w:w="3982"/>
      </w:tblGrid>
      <w:tr w:rsidR="004150B7" w:rsidRPr="00BE1FC7" w14:paraId="12EC65F2" w14:textId="77777777" w:rsidTr="00FA71CE">
        <w:trPr>
          <w:trHeight w:val="287"/>
        </w:trPr>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68F05837" w14:textId="77777777" w:rsidR="009359EF" w:rsidRPr="00BE1FC7" w:rsidRDefault="009359EF" w:rsidP="00B33DF2">
            <w:pPr>
              <w:jc w:val="left"/>
              <w:rPr>
                <w:rFonts w:cs="Arial"/>
                <w:szCs w:val="20"/>
              </w:rPr>
            </w:pPr>
            <w:r w:rsidRPr="00BE1FC7">
              <w:rPr>
                <w:rFonts w:cs="Arial"/>
                <w:b/>
                <w:bCs/>
                <w:szCs w:val="20"/>
              </w:rPr>
              <w:t>Function Name</w:t>
            </w:r>
          </w:p>
        </w:tc>
        <w:tc>
          <w:tcPr>
            <w:tcW w:w="3964" w:type="pct"/>
            <w:gridSpan w:val="5"/>
            <w:tcBorders>
              <w:top w:val="single" w:sz="4" w:space="0" w:color="auto"/>
              <w:left w:val="single" w:sz="4" w:space="0" w:color="auto"/>
              <w:bottom w:val="single" w:sz="4" w:space="0" w:color="auto"/>
              <w:right w:val="single" w:sz="4" w:space="0" w:color="auto"/>
            </w:tcBorders>
          </w:tcPr>
          <w:p w14:paraId="67751D28" w14:textId="7F89FCD7" w:rsidR="009359EF" w:rsidRPr="00FF5497" w:rsidRDefault="00EF61C1" w:rsidP="00B33DF2">
            <w:pPr>
              <w:jc w:val="left"/>
              <w:rPr>
                <w:szCs w:val="20"/>
              </w:rPr>
            </w:pPr>
            <w:r w:rsidRPr="00EF61C1">
              <w:rPr>
                <w:szCs w:val="20"/>
              </w:rPr>
              <w:t>R_ProtoConv_PorttoEth</w:t>
            </w:r>
          </w:p>
        </w:tc>
      </w:tr>
      <w:tr w:rsidR="00EF61C1" w:rsidRPr="00BE1FC7" w14:paraId="07A6AF1F" w14:textId="77777777" w:rsidTr="00FA71CE">
        <w:trPr>
          <w:trHeight w:val="287"/>
        </w:trPr>
        <w:tc>
          <w:tcPr>
            <w:tcW w:w="1036" w:type="pct"/>
            <w:tcBorders>
              <w:top w:val="single" w:sz="4" w:space="0" w:color="auto"/>
              <w:left w:val="single" w:sz="4" w:space="0" w:color="auto"/>
              <w:bottom w:val="single" w:sz="4" w:space="0" w:color="auto"/>
              <w:right w:val="single" w:sz="4" w:space="0" w:color="auto"/>
            </w:tcBorders>
            <w:shd w:val="clear" w:color="auto" w:fill="D9D9D9"/>
          </w:tcPr>
          <w:p w14:paraId="120FA34C" w14:textId="77777777" w:rsidR="009359EF" w:rsidRPr="00BE1FC7" w:rsidRDefault="009359EF" w:rsidP="00B33DF2">
            <w:pPr>
              <w:jc w:val="left"/>
              <w:rPr>
                <w:rFonts w:eastAsia="Meiryo UI" w:cstheme="majorHAnsi"/>
                <w:szCs w:val="20"/>
                <w:lang w:val="en-GB"/>
              </w:rPr>
            </w:pPr>
            <w:r w:rsidRPr="00BE1FC7">
              <w:rPr>
                <w:rFonts w:eastAsia="Meiryo UI" w:cstheme="majorHAnsi"/>
                <w:b/>
                <w:bCs/>
                <w:szCs w:val="20"/>
                <w:lang w:val="en-GB"/>
              </w:rPr>
              <w:t>ASIL Level</w:t>
            </w:r>
          </w:p>
        </w:tc>
        <w:tc>
          <w:tcPr>
            <w:tcW w:w="1561" w:type="pct"/>
            <w:gridSpan w:val="2"/>
            <w:tcBorders>
              <w:top w:val="single" w:sz="4" w:space="0" w:color="auto"/>
              <w:left w:val="single" w:sz="4" w:space="0" w:color="auto"/>
              <w:bottom w:val="single" w:sz="4" w:space="0" w:color="auto"/>
              <w:right w:val="single" w:sz="4" w:space="0" w:color="auto"/>
            </w:tcBorders>
          </w:tcPr>
          <w:p w14:paraId="7CF85ECA" w14:textId="77777777" w:rsidR="009359EF" w:rsidRPr="0024765D" w:rsidRDefault="009359EF" w:rsidP="00B33DF2">
            <w:pPr>
              <w:jc w:val="left"/>
              <w:rPr>
                <w:szCs w:val="20"/>
                <w:lang w:val="en-GB"/>
              </w:rPr>
            </w:pPr>
            <w:r w:rsidRPr="00FF5497">
              <w:rPr>
                <w:szCs w:val="20"/>
                <w:lang w:val="en-GB"/>
              </w:rPr>
              <w:t>ASIL D</w:t>
            </w:r>
          </w:p>
        </w:tc>
        <w:tc>
          <w:tcPr>
            <w:tcW w:w="418" w:type="pct"/>
            <w:gridSpan w:val="2"/>
            <w:tcBorders>
              <w:top w:val="single" w:sz="4" w:space="0" w:color="auto"/>
              <w:left w:val="single" w:sz="4" w:space="0" w:color="auto"/>
              <w:bottom w:val="single" w:sz="4" w:space="0" w:color="auto"/>
              <w:right w:val="single" w:sz="4" w:space="0" w:color="auto"/>
            </w:tcBorders>
            <w:shd w:val="pct20" w:color="auto" w:fill="auto"/>
          </w:tcPr>
          <w:p w14:paraId="5F5976D3" w14:textId="77777777" w:rsidR="009359EF" w:rsidRPr="00BE1FC7" w:rsidRDefault="009359EF" w:rsidP="00B33DF2">
            <w:pPr>
              <w:jc w:val="left"/>
              <w:rPr>
                <w:rFonts w:eastAsia="Meiryo UI" w:cstheme="majorHAnsi"/>
                <w:b/>
                <w:szCs w:val="20"/>
                <w:lang w:val="en-GB"/>
              </w:rPr>
            </w:pPr>
            <w:r w:rsidRPr="00BE1FC7">
              <w:rPr>
                <w:rFonts w:eastAsia="Meiryo UI" w:cstheme="majorHAnsi"/>
                <w:b/>
                <w:szCs w:val="20"/>
                <w:lang w:val="en-GB"/>
              </w:rPr>
              <w:t>Status</w:t>
            </w:r>
          </w:p>
        </w:tc>
        <w:tc>
          <w:tcPr>
            <w:tcW w:w="1985" w:type="pct"/>
            <w:tcBorders>
              <w:top w:val="single" w:sz="4" w:space="0" w:color="auto"/>
              <w:left w:val="single" w:sz="4" w:space="0" w:color="auto"/>
              <w:bottom w:val="single" w:sz="4" w:space="0" w:color="auto"/>
              <w:right w:val="single" w:sz="4" w:space="0" w:color="auto"/>
            </w:tcBorders>
          </w:tcPr>
          <w:p w14:paraId="063057D8" w14:textId="77777777" w:rsidR="009359EF" w:rsidRPr="00FF5497" w:rsidRDefault="009359EF" w:rsidP="00B33DF2">
            <w:pPr>
              <w:jc w:val="left"/>
              <w:rPr>
                <w:szCs w:val="20"/>
                <w:lang w:val="en-GB"/>
              </w:rPr>
            </w:pPr>
            <w:r w:rsidRPr="00FF5497">
              <w:rPr>
                <w:szCs w:val="20"/>
                <w:lang w:val="en-GB"/>
              </w:rPr>
              <w:t>New</w:t>
            </w:r>
          </w:p>
        </w:tc>
      </w:tr>
      <w:tr w:rsidR="004150B7" w:rsidRPr="00BE1FC7" w14:paraId="76A6C234"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2098EDD6" w14:textId="77777777" w:rsidR="009359EF" w:rsidRPr="00BE1FC7" w:rsidRDefault="009359EF" w:rsidP="00B33DF2">
            <w:pPr>
              <w:jc w:val="left"/>
              <w:rPr>
                <w:rFonts w:cs="Arial"/>
                <w:b/>
                <w:bCs/>
                <w:szCs w:val="20"/>
              </w:rPr>
            </w:pPr>
            <w:r w:rsidRPr="00BE1FC7">
              <w:rPr>
                <w:rFonts w:cs="Arial"/>
                <w:b/>
                <w:bCs/>
                <w:szCs w:val="20"/>
              </w:rPr>
              <w:t>Syntax</w:t>
            </w:r>
          </w:p>
        </w:tc>
        <w:tc>
          <w:tcPr>
            <w:tcW w:w="3964" w:type="pct"/>
            <w:gridSpan w:val="5"/>
            <w:tcBorders>
              <w:top w:val="single" w:sz="4" w:space="0" w:color="auto"/>
              <w:left w:val="single" w:sz="4" w:space="0" w:color="auto"/>
              <w:bottom w:val="single" w:sz="4" w:space="0" w:color="auto"/>
              <w:right w:val="single" w:sz="4" w:space="0" w:color="auto"/>
            </w:tcBorders>
          </w:tcPr>
          <w:p w14:paraId="25E8FFB6" w14:textId="1D79F4D6" w:rsidR="009359EF" w:rsidRPr="00BD75C2" w:rsidRDefault="008A7145" w:rsidP="00B33DF2">
            <w:pPr>
              <w:jc w:val="left"/>
              <w:rPr>
                <w:szCs w:val="20"/>
              </w:rPr>
            </w:pPr>
            <w:r w:rsidRPr="008A7145">
              <w:rPr>
                <w:szCs w:val="20"/>
              </w:rPr>
              <w:t>Std_ReturnType R_ProtoConv_PorttoEth(const uint16 usLength, const uint8 *pPortData, const uint32 ulDestIdx, const R_ProtoConv_FrameType enTypeFlags)</w:t>
            </w:r>
          </w:p>
        </w:tc>
      </w:tr>
      <w:tr w:rsidR="004150B7" w:rsidRPr="00BE1FC7" w14:paraId="7AB2506E"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767543F7" w14:textId="77777777" w:rsidR="009359EF" w:rsidRPr="00BE1FC7" w:rsidRDefault="009359EF" w:rsidP="00B33DF2">
            <w:pPr>
              <w:jc w:val="left"/>
              <w:rPr>
                <w:rFonts w:cs="Arial"/>
                <w:b/>
                <w:bCs/>
                <w:szCs w:val="20"/>
              </w:rPr>
            </w:pPr>
            <w:r w:rsidRPr="00BE1FC7">
              <w:rPr>
                <w:rFonts w:cs="Arial"/>
                <w:b/>
                <w:bCs/>
                <w:szCs w:val="20"/>
              </w:rPr>
              <w:t>Sync/Async</w:t>
            </w:r>
          </w:p>
        </w:tc>
        <w:tc>
          <w:tcPr>
            <w:tcW w:w="3964" w:type="pct"/>
            <w:gridSpan w:val="5"/>
            <w:tcBorders>
              <w:top w:val="single" w:sz="4" w:space="0" w:color="auto"/>
              <w:left w:val="single" w:sz="4" w:space="0" w:color="auto"/>
              <w:bottom w:val="single" w:sz="4" w:space="0" w:color="auto"/>
              <w:right w:val="single" w:sz="4" w:space="0" w:color="auto"/>
            </w:tcBorders>
          </w:tcPr>
          <w:p w14:paraId="0BBD5D56" w14:textId="77777777" w:rsidR="009359EF" w:rsidRPr="00FF5497" w:rsidRDefault="009359EF" w:rsidP="00B33DF2">
            <w:pPr>
              <w:jc w:val="left"/>
              <w:rPr>
                <w:szCs w:val="20"/>
              </w:rPr>
            </w:pPr>
            <w:r w:rsidRPr="00FF5497">
              <w:rPr>
                <w:szCs w:val="20"/>
              </w:rPr>
              <w:t>Synchronous</w:t>
            </w:r>
          </w:p>
        </w:tc>
      </w:tr>
      <w:tr w:rsidR="004150B7" w:rsidRPr="00BE1FC7" w14:paraId="7A4EB091" w14:textId="77777777" w:rsidTr="00FA71CE">
        <w:trPr>
          <w:trHeight w:val="170"/>
        </w:trPr>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25C481E6" w14:textId="77777777" w:rsidR="009359EF" w:rsidRPr="00BE1FC7" w:rsidRDefault="009359EF" w:rsidP="00B33DF2">
            <w:pPr>
              <w:jc w:val="left"/>
              <w:rPr>
                <w:rFonts w:cs="Arial"/>
                <w:b/>
                <w:bCs/>
                <w:szCs w:val="20"/>
              </w:rPr>
            </w:pPr>
            <w:r w:rsidRPr="00BE1FC7">
              <w:rPr>
                <w:rFonts w:cs="Arial"/>
                <w:b/>
                <w:bCs/>
                <w:szCs w:val="20"/>
              </w:rPr>
              <w:t>Reentrancy</w:t>
            </w:r>
          </w:p>
        </w:tc>
        <w:tc>
          <w:tcPr>
            <w:tcW w:w="3964" w:type="pct"/>
            <w:gridSpan w:val="5"/>
            <w:tcBorders>
              <w:top w:val="single" w:sz="4" w:space="0" w:color="auto"/>
              <w:left w:val="single" w:sz="4" w:space="0" w:color="auto"/>
              <w:bottom w:val="single" w:sz="4" w:space="0" w:color="auto"/>
              <w:right w:val="single" w:sz="4" w:space="0" w:color="auto"/>
            </w:tcBorders>
          </w:tcPr>
          <w:p w14:paraId="7EB82ACB" w14:textId="77777777" w:rsidR="009359EF" w:rsidRPr="00FF5497" w:rsidRDefault="009359EF" w:rsidP="00B33DF2">
            <w:pPr>
              <w:jc w:val="left"/>
              <w:rPr>
                <w:rFonts w:eastAsia="Meiryo UI" w:cstheme="majorHAnsi"/>
                <w:color w:val="FF0000"/>
                <w:szCs w:val="20"/>
                <w:lang w:val="en-GB"/>
              </w:rPr>
            </w:pPr>
            <w:r w:rsidRPr="00FF5497">
              <w:rPr>
                <w:szCs w:val="20"/>
              </w:rPr>
              <w:t>Non-Reentrant</w:t>
            </w:r>
          </w:p>
        </w:tc>
      </w:tr>
      <w:tr w:rsidR="004150B7" w:rsidRPr="00BE1FC7" w14:paraId="44E42418" w14:textId="77777777" w:rsidTr="00FA71CE">
        <w:trPr>
          <w:trHeight w:val="170"/>
        </w:trPr>
        <w:tc>
          <w:tcPr>
            <w:tcW w:w="1036" w:type="pct"/>
            <w:tcBorders>
              <w:top w:val="single" w:sz="4" w:space="0" w:color="auto"/>
              <w:left w:val="single" w:sz="4" w:space="0" w:color="auto"/>
              <w:bottom w:val="single" w:sz="4" w:space="0" w:color="auto"/>
              <w:right w:val="single" w:sz="4" w:space="0" w:color="auto"/>
            </w:tcBorders>
            <w:shd w:val="clear" w:color="auto" w:fill="D9D9D9"/>
          </w:tcPr>
          <w:p w14:paraId="37D8B093" w14:textId="77777777" w:rsidR="009359EF" w:rsidRPr="00BE1FC7" w:rsidRDefault="009359EF" w:rsidP="00B33DF2">
            <w:pPr>
              <w:jc w:val="left"/>
              <w:rPr>
                <w:rFonts w:cs="Arial"/>
                <w:b/>
                <w:bCs/>
                <w:szCs w:val="20"/>
              </w:rPr>
            </w:pPr>
            <w:r w:rsidRPr="00BE1FC7">
              <w:rPr>
                <w:rFonts w:cs="Arial"/>
                <w:b/>
                <w:bCs/>
                <w:szCs w:val="20"/>
              </w:rPr>
              <w:t>Interrupt State</w:t>
            </w:r>
          </w:p>
        </w:tc>
        <w:tc>
          <w:tcPr>
            <w:tcW w:w="3964" w:type="pct"/>
            <w:gridSpan w:val="5"/>
            <w:tcBorders>
              <w:top w:val="single" w:sz="4" w:space="0" w:color="auto"/>
              <w:left w:val="single" w:sz="4" w:space="0" w:color="auto"/>
              <w:bottom w:val="single" w:sz="4" w:space="0" w:color="auto"/>
              <w:right w:val="single" w:sz="4" w:space="0" w:color="auto"/>
            </w:tcBorders>
          </w:tcPr>
          <w:p w14:paraId="0EFAC1A9" w14:textId="77777777" w:rsidR="009359EF" w:rsidRPr="00FF5497" w:rsidRDefault="009359EF" w:rsidP="00B33DF2">
            <w:pPr>
              <w:jc w:val="left"/>
              <w:rPr>
                <w:szCs w:val="20"/>
              </w:rPr>
            </w:pPr>
            <w:r w:rsidRPr="00FF5497">
              <w:rPr>
                <w:szCs w:val="20"/>
              </w:rPr>
              <w:t>Runs in the interrupt enable state</w:t>
            </w:r>
          </w:p>
        </w:tc>
      </w:tr>
      <w:tr w:rsidR="00EF61C1" w:rsidRPr="00BE1FC7" w14:paraId="1046D6DE" w14:textId="77777777" w:rsidTr="00FA71CE">
        <w:tc>
          <w:tcPr>
            <w:tcW w:w="1036" w:type="pct"/>
            <w:vMerge w:val="restart"/>
            <w:tcBorders>
              <w:top w:val="single" w:sz="4" w:space="0" w:color="auto"/>
              <w:left w:val="single" w:sz="4" w:space="0" w:color="auto"/>
              <w:right w:val="single" w:sz="4" w:space="0" w:color="auto"/>
            </w:tcBorders>
            <w:shd w:val="clear" w:color="auto" w:fill="D9D9D9"/>
            <w:hideMark/>
          </w:tcPr>
          <w:p w14:paraId="7F49934B"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(In)</w:t>
            </w:r>
          </w:p>
        </w:tc>
        <w:tc>
          <w:tcPr>
            <w:tcW w:w="1243" w:type="pct"/>
            <w:vMerge w:val="restart"/>
            <w:tcBorders>
              <w:top w:val="single" w:sz="4" w:space="0" w:color="auto"/>
              <w:left w:val="single" w:sz="4" w:space="0" w:color="auto"/>
              <w:right w:val="single" w:sz="4" w:space="0" w:color="auto"/>
            </w:tcBorders>
          </w:tcPr>
          <w:p w14:paraId="6B61835A" w14:textId="77777777" w:rsidR="00EF61C1" w:rsidRPr="00EF61C1" w:rsidRDefault="00EF61C1" w:rsidP="00EF61C1">
            <w:pPr>
              <w:jc w:val="left"/>
              <w:rPr>
                <w:szCs w:val="20"/>
              </w:rPr>
            </w:pPr>
            <w:r w:rsidRPr="00EF61C1">
              <w:rPr>
                <w:szCs w:val="20"/>
              </w:rPr>
              <w:t>const uint16 usLength</w:t>
            </w:r>
          </w:p>
          <w:p w14:paraId="44A497A3" w14:textId="16418A40" w:rsidR="009359EF" w:rsidRPr="007D3367" w:rsidRDefault="009359EF" w:rsidP="00B33DF2">
            <w:pPr>
              <w:jc w:val="left"/>
              <w:rPr>
                <w:rFonts w:eastAsia="Meiryo UI" w:cstheme="majorHAnsi"/>
                <w:szCs w:val="20"/>
                <w:lang w:val="en-GB"/>
              </w:rPr>
            </w:pPr>
          </w:p>
        </w:tc>
        <w:tc>
          <w:tcPr>
            <w:tcW w:w="2721" w:type="pct"/>
            <w:gridSpan w:val="4"/>
            <w:tcBorders>
              <w:top w:val="single" w:sz="4" w:space="0" w:color="auto"/>
              <w:left w:val="single" w:sz="4" w:space="0" w:color="auto"/>
              <w:bottom w:val="single" w:sz="4" w:space="0" w:color="auto"/>
              <w:right w:val="single" w:sz="4" w:space="0" w:color="auto"/>
            </w:tcBorders>
            <w:vAlign w:val="center"/>
          </w:tcPr>
          <w:p w14:paraId="795A1790" w14:textId="4F1230D2" w:rsidR="009359EF" w:rsidRPr="007F0552" w:rsidRDefault="00EF61C1" w:rsidP="00B33DF2">
            <w:pPr>
              <w:jc w:val="left"/>
              <w:rPr>
                <w:rFonts w:eastAsia="Meiryo UI" w:cstheme="majorHAnsi"/>
                <w:szCs w:val="20"/>
                <w:lang w:val="en-GB"/>
              </w:rPr>
            </w:pPr>
            <w:r>
              <w:rPr>
                <w:rFonts w:eastAsia="Meiryo UI" w:cstheme="majorHAnsi"/>
                <w:szCs w:val="20"/>
                <w:lang w:val="en-GB"/>
              </w:rPr>
              <w:t>Data Length</w:t>
            </w:r>
          </w:p>
        </w:tc>
      </w:tr>
      <w:tr w:rsidR="000E1EB6" w:rsidRPr="00BE1FC7" w14:paraId="587A54BA" w14:textId="77777777" w:rsidTr="00FA71CE">
        <w:tc>
          <w:tcPr>
            <w:tcW w:w="1036" w:type="pct"/>
            <w:vMerge/>
            <w:tcBorders>
              <w:left w:val="single" w:sz="4" w:space="0" w:color="auto"/>
              <w:bottom w:val="single" w:sz="4" w:space="0" w:color="auto"/>
              <w:right w:val="single" w:sz="4" w:space="0" w:color="auto"/>
            </w:tcBorders>
            <w:shd w:val="clear" w:color="auto" w:fill="D9D9D9"/>
          </w:tcPr>
          <w:p w14:paraId="08ADB754" w14:textId="77777777" w:rsidR="009359EF" w:rsidRPr="00BE1FC7" w:rsidRDefault="009359EF" w:rsidP="00B33DF2">
            <w:pPr>
              <w:jc w:val="left"/>
              <w:rPr>
                <w:rFonts w:eastAsia="Meiryo UI" w:cstheme="majorHAnsi"/>
                <w:b/>
                <w:bCs/>
                <w:szCs w:val="20"/>
                <w:lang w:val="en-GB"/>
              </w:rPr>
            </w:pPr>
          </w:p>
        </w:tc>
        <w:tc>
          <w:tcPr>
            <w:tcW w:w="1243" w:type="pct"/>
            <w:vMerge/>
            <w:tcBorders>
              <w:left w:val="single" w:sz="4" w:space="0" w:color="auto"/>
              <w:bottom w:val="single" w:sz="4" w:space="0" w:color="auto"/>
              <w:right w:val="single" w:sz="4" w:space="0" w:color="auto"/>
            </w:tcBorders>
          </w:tcPr>
          <w:p w14:paraId="0B5EB93B" w14:textId="77777777" w:rsidR="009359EF" w:rsidRPr="00BE1FC7" w:rsidRDefault="009359EF" w:rsidP="00B33DF2">
            <w:pPr>
              <w:jc w:val="left"/>
              <w:rPr>
                <w:rFonts w:eastAsia="Meiryo UI" w:cstheme="majorHAnsi"/>
                <w:szCs w:val="20"/>
                <w:lang w:val="en-GB"/>
              </w:rPr>
            </w:pPr>
          </w:p>
        </w:tc>
        <w:tc>
          <w:tcPr>
            <w:tcW w:w="449" w:type="pct"/>
            <w:gridSpan w:val="2"/>
            <w:tcBorders>
              <w:top w:val="single" w:sz="4" w:space="0" w:color="auto"/>
              <w:left w:val="single" w:sz="4" w:space="0" w:color="auto"/>
              <w:bottom w:val="single" w:sz="4" w:space="0" w:color="auto"/>
              <w:right w:val="single" w:sz="4" w:space="0" w:color="auto"/>
            </w:tcBorders>
            <w:shd w:val="clear" w:color="auto" w:fill="D9D9D9"/>
          </w:tcPr>
          <w:p w14:paraId="7B073E49" w14:textId="77777777" w:rsidR="009359EF" w:rsidRDefault="009359EF" w:rsidP="00B33DF2">
            <w:pPr>
              <w:jc w:val="left"/>
              <w:rPr>
                <w:rFonts w:eastAsia="Meiryo UI" w:cstheme="majorHAnsi"/>
                <w:b/>
                <w:szCs w:val="20"/>
                <w:lang w:val="en-GB"/>
              </w:rPr>
            </w:pPr>
            <w:r w:rsidRPr="00BE1FC7">
              <w:rPr>
                <w:rFonts w:eastAsia="Meiryo UI" w:cstheme="majorHAnsi"/>
                <w:b/>
                <w:szCs w:val="20"/>
                <w:lang w:val="en-GB"/>
              </w:rPr>
              <w:t>Range</w:t>
            </w:r>
          </w:p>
          <w:p w14:paraId="4BF4CA40" w14:textId="77777777" w:rsidR="000E1EB6" w:rsidRPr="000E1EB6" w:rsidRDefault="000E1EB6" w:rsidP="000E1EB6">
            <w:pPr>
              <w:jc w:val="center"/>
              <w:rPr>
                <w:rFonts w:eastAsia="Meiryo UI" w:cstheme="majorHAnsi"/>
                <w:szCs w:val="20"/>
                <w:lang w:val="en-GB"/>
              </w:rPr>
            </w:pPr>
          </w:p>
        </w:tc>
        <w:tc>
          <w:tcPr>
            <w:tcW w:w="2272" w:type="pct"/>
            <w:gridSpan w:val="2"/>
            <w:tcBorders>
              <w:top w:val="single" w:sz="4" w:space="0" w:color="auto"/>
              <w:left w:val="single" w:sz="4" w:space="0" w:color="auto"/>
              <w:bottom w:val="single" w:sz="4" w:space="0" w:color="auto"/>
              <w:right w:val="single" w:sz="4" w:space="0" w:color="auto"/>
            </w:tcBorders>
          </w:tcPr>
          <w:p w14:paraId="08FFCD79" w14:textId="3876289F" w:rsidR="009359EF" w:rsidRPr="00FF5497" w:rsidRDefault="00EF61C1" w:rsidP="00EF61C1">
            <w:pPr>
              <w:jc w:val="left"/>
              <w:rPr>
                <w:szCs w:val="20"/>
                <w:lang w:val="en-GB"/>
              </w:rPr>
            </w:pPr>
            <w:r w:rsidRPr="00EF61C1">
              <w:rPr>
                <w:szCs w:val="20"/>
              </w:rPr>
              <w:t>MIN_PORT_TOTAL_SIZE</w:t>
            </w:r>
            <w:r>
              <w:rPr>
                <w:szCs w:val="20"/>
              </w:rPr>
              <w:t xml:space="preserve"> - </w:t>
            </w:r>
            <w:r w:rsidRPr="00EF61C1">
              <w:rPr>
                <w:szCs w:val="20"/>
              </w:rPr>
              <w:t>MAX_PORT_TOTAL_SIZE</w:t>
            </w:r>
          </w:p>
        </w:tc>
      </w:tr>
      <w:tr w:rsidR="00EF61C1" w:rsidRPr="007F0552" w14:paraId="5330B568" w14:textId="77777777" w:rsidTr="00FA71CE">
        <w:tc>
          <w:tcPr>
            <w:tcW w:w="1036" w:type="pct"/>
            <w:vMerge w:val="restart"/>
            <w:tcBorders>
              <w:top w:val="single" w:sz="4" w:space="0" w:color="auto"/>
              <w:left w:val="single" w:sz="4" w:space="0" w:color="auto"/>
              <w:right w:val="single" w:sz="4" w:space="0" w:color="auto"/>
            </w:tcBorders>
            <w:shd w:val="clear" w:color="auto" w:fill="D9D9D9"/>
            <w:hideMark/>
          </w:tcPr>
          <w:p w14:paraId="518A8981" w14:textId="77777777" w:rsidR="00EF61C1" w:rsidRPr="00BE1FC7" w:rsidRDefault="00EF61C1" w:rsidP="00EF61C1">
            <w:pPr>
              <w:jc w:val="left"/>
              <w:rPr>
                <w:rFonts w:eastAsia="Meiryo UI" w:cstheme="majorHAnsi"/>
                <w:b/>
                <w:bCs/>
                <w:szCs w:val="20"/>
                <w:lang w:val="en-GB"/>
              </w:rPr>
            </w:pPr>
            <w:r w:rsidRPr="00BE1FC7">
              <w:rPr>
                <w:rFonts w:eastAsia="Meiryo UI" w:cstheme="majorHAnsi"/>
                <w:b/>
                <w:bCs/>
                <w:szCs w:val="20"/>
                <w:lang w:val="en-GB"/>
              </w:rPr>
              <w:t>Parameters (In)</w:t>
            </w:r>
          </w:p>
        </w:tc>
        <w:tc>
          <w:tcPr>
            <w:tcW w:w="1243" w:type="pct"/>
            <w:vMerge w:val="restart"/>
            <w:tcBorders>
              <w:top w:val="single" w:sz="4" w:space="0" w:color="auto"/>
              <w:left w:val="single" w:sz="4" w:space="0" w:color="auto"/>
              <w:right w:val="single" w:sz="4" w:space="0" w:color="auto"/>
            </w:tcBorders>
          </w:tcPr>
          <w:p w14:paraId="72369028" w14:textId="77777777" w:rsidR="00EF61C1" w:rsidRPr="00EF61C1" w:rsidRDefault="00EF61C1" w:rsidP="00EF61C1">
            <w:pPr>
              <w:jc w:val="left"/>
              <w:rPr>
                <w:szCs w:val="20"/>
              </w:rPr>
            </w:pPr>
            <w:r w:rsidRPr="00EF61C1">
              <w:rPr>
                <w:szCs w:val="20"/>
              </w:rPr>
              <w:t>const uint8 *pPortData</w:t>
            </w:r>
          </w:p>
          <w:p w14:paraId="4AC9F7AC" w14:textId="4E0A0A36" w:rsidR="00EF61C1" w:rsidRPr="007D3367" w:rsidRDefault="00EF61C1" w:rsidP="00EF61C1">
            <w:pPr>
              <w:jc w:val="left"/>
              <w:rPr>
                <w:rFonts w:eastAsia="Meiryo UI" w:cstheme="majorHAnsi"/>
                <w:szCs w:val="20"/>
                <w:lang w:val="en-GB"/>
              </w:rPr>
            </w:pPr>
          </w:p>
        </w:tc>
        <w:tc>
          <w:tcPr>
            <w:tcW w:w="2721" w:type="pct"/>
            <w:gridSpan w:val="4"/>
            <w:tcBorders>
              <w:top w:val="single" w:sz="4" w:space="0" w:color="auto"/>
              <w:left w:val="single" w:sz="4" w:space="0" w:color="auto"/>
              <w:bottom w:val="single" w:sz="4" w:space="0" w:color="auto"/>
              <w:right w:val="single" w:sz="4" w:space="0" w:color="auto"/>
            </w:tcBorders>
            <w:vAlign w:val="center"/>
          </w:tcPr>
          <w:p w14:paraId="412F6B35" w14:textId="6C0D78CB" w:rsidR="00EF61C1" w:rsidRPr="007F0552" w:rsidRDefault="001D1576" w:rsidP="00EF61C1">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Port Data</w:t>
            </w:r>
            <w:r w:rsidRPr="00B214F4">
              <w:rPr>
                <w:rFonts w:eastAsia="Meiryo UI" w:cstheme="majorHAnsi"/>
                <w:szCs w:val="20"/>
                <w:lang w:val="en-GB"/>
              </w:rPr>
              <w:t xml:space="preserve"> </w:t>
            </w:r>
            <w:r>
              <w:rPr>
                <w:rFonts w:eastAsia="Meiryo UI" w:cstheme="majorHAnsi"/>
                <w:szCs w:val="20"/>
                <w:lang w:val="en-GB"/>
              </w:rPr>
              <w:t>are</w:t>
            </w:r>
            <w:r w:rsidRPr="00B214F4">
              <w:rPr>
                <w:rFonts w:eastAsia="Meiryo UI" w:cstheme="majorHAnsi"/>
                <w:szCs w:val="20"/>
                <w:lang w:val="en-GB"/>
              </w:rPr>
              <w:t xml:space="preserve"> stored</w:t>
            </w:r>
          </w:p>
        </w:tc>
      </w:tr>
      <w:tr w:rsidR="000E1EB6" w:rsidRPr="00FF5497" w14:paraId="06F491BD" w14:textId="77777777" w:rsidTr="00FA71CE">
        <w:tc>
          <w:tcPr>
            <w:tcW w:w="1036" w:type="pct"/>
            <w:vMerge/>
            <w:tcBorders>
              <w:left w:val="single" w:sz="4" w:space="0" w:color="auto"/>
              <w:bottom w:val="single" w:sz="4" w:space="0" w:color="auto"/>
              <w:right w:val="single" w:sz="4" w:space="0" w:color="auto"/>
            </w:tcBorders>
            <w:shd w:val="clear" w:color="auto" w:fill="D9D9D9"/>
          </w:tcPr>
          <w:p w14:paraId="0EAC38DE" w14:textId="77777777" w:rsidR="00EF61C1" w:rsidRPr="00BE1FC7" w:rsidRDefault="00EF61C1" w:rsidP="00EF61C1">
            <w:pPr>
              <w:jc w:val="left"/>
              <w:rPr>
                <w:rFonts w:eastAsia="Meiryo UI" w:cstheme="majorHAnsi"/>
                <w:b/>
                <w:bCs/>
                <w:szCs w:val="20"/>
                <w:lang w:val="en-GB"/>
              </w:rPr>
            </w:pPr>
          </w:p>
        </w:tc>
        <w:tc>
          <w:tcPr>
            <w:tcW w:w="1243" w:type="pct"/>
            <w:vMerge/>
            <w:tcBorders>
              <w:left w:val="single" w:sz="4" w:space="0" w:color="auto"/>
              <w:bottom w:val="single" w:sz="4" w:space="0" w:color="auto"/>
              <w:right w:val="single" w:sz="4" w:space="0" w:color="auto"/>
            </w:tcBorders>
          </w:tcPr>
          <w:p w14:paraId="000E4736" w14:textId="77777777" w:rsidR="00EF61C1" w:rsidRPr="00BE1FC7" w:rsidRDefault="00EF61C1" w:rsidP="00EF61C1">
            <w:pPr>
              <w:jc w:val="left"/>
              <w:rPr>
                <w:rFonts w:eastAsia="Meiryo UI" w:cstheme="majorHAnsi"/>
                <w:szCs w:val="20"/>
                <w:lang w:val="en-GB"/>
              </w:rPr>
            </w:pPr>
          </w:p>
        </w:tc>
        <w:tc>
          <w:tcPr>
            <w:tcW w:w="449" w:type="pct"/>
            <w:gridSpan w:val="2"/>
            <w:tcBorders>
              <w:top w:val="single" w:sz="4" w:space="0" w:color="auto"/>
              <w:left w:val="single" w:sz="4" w:space="0" w:color="auto"/>
              <w:bottom w:val="single" w:sz="4" w:space="0" w:color="auto"/>
              <w:right w:val="single" w:sz="4" w:space="0" w:color="auto"/>
            </w:tcBorders>
            <w:shd w:val="clear" w:color="auto" w:fill="D9D9D9"/>
          </w:tcPr>
          <w:p w14:paraId="3ECE9CB0" w14:textId="77777777" w:rsidR="00EF61C1" w:rsidRPr="00BE1FC7" w:rsidRDefault="00EF61C1" w:rsidP="00EF61C1">
            <w:pPr>
              <w:jc w:val="left"/>
              <w:rPr>
                <w:rFonts w:eastAsia="Meiryo UI" w:cstheme="majorHAnsi"/>
                <w:b/>
                <w:szCs w:val="20"/>
                <w:lang w:val="en-GB"/>
              </w:rPr>
            </w:pPr>
            <w:r w:rsidRPr="00BE1FC7">
              <w:rPr>
                <w:rFonts w:eastAsia="Meiryo UI" w:cstheme="majorHAnsi"/>
                <w:b/>
                <w:szCs w:val="20"/>
                <w:lang w:val="en-GB"/>
              </w:rPr>
              <w:t>Range</w:t>
            </w:r>
          </w:p>
        </w:tc>
        <w:tc>
          <w:tcPr>
            <w:tcW w:w="2272" w:type="pct"/>
            <w:gridSpan w:val="2"/>
            <w:tcBorders>
              <w:top w:val="single" w:sz="4" w:space="0" w:color="auto"/>
              <w:left w:val="single" w:sz="4" w:space="0" w:color="auto"/>
              <w:bottom w:val="single" w:sz="4" w:space="0" w:color="auto"/>
              <w:right w:val="single" w:sz="4" w:space="0" w:color="auto"/>
            </w:tcBorders>
          </w:tcPr>
          <w:p w14:paraId="175DDD04" w14:textId="77777777" w:rsidR="00EF61C1" w:rsidRPr="00FF5497" w:rsidRDefault="00EF61C1" w:rsidP="00EF61C1">
            <w:pPr>
              <w:jc w:val="left"/>
              <w:rPr>
                <w:szCs w:val="20"/>
                <w:lang w:val="en-GB"/>
              </w:rPr>
            </w:pPr>
            <w:r w:rsidRPr="00FF5497">
              <w:rPr>
                <w:szCs w:val="20"/>
                <w:lang w:val="en-GB"/>
              </w:rPr>
              <w:t xml:space="preserve">Not </w:t>
            </w:r>
            <w:r>
              <w:rPr>
                <w:szCs w:val="20"/>
                <w:lang w:val="en-GB"/>
              </w:rPr>
              <w:t>NULL_PTR</w:t>
            </w:r>
          </w:p>
        </w:tc>
      </w:tr>
      <w:tr w:rsidR="001D1576" w:rsidRPr="007F0552" w14:paraId="5315A6CF" w14:textId="77777777" w:rsidTr="00FA71CE">
        <w:tc>
          <w:tcPr>
            <w:tcW w:w="1036" w:type="pct"/>
            <w:vMerge w:val="restart"/>
            <w:tcBorders>
              <w:top w:val="single" w:sz="4" w:space="0" w:color="auto"/>
              <w:left w:val="single" w:sz="4" w:space="0" w:color="auto"/>
              <w:right w:val="single" w:sz="4" w:space="0" w:color="auto"/>
            </w:tcBorders>
            <w:shd w:val="clear" w:color="auto" w:fill="D9D9D9"/>
            <w:hideMark/>
          </w:tcPr>
          <w:p w14:paraId="6202C5A0" w14:textId="77777777" w:rsidR="00EF61C1" w:rsidRPr="00BE1FC7" w:rsidRDefault="00EF61C1" w:rsidP="00EF61C1">
            <w:pPr>
              <w:jc w:val="left"/>
              <w:rPr>
                <w:rFonts w:eastAsia="Meiryo UI" w:cstheme="majorHAnsi"/>
                <w:b/>
                <w:bCs/>
                <w:szCs w:val="20"/>
                <w:lang w:val="en-GB"/>
              </w:rPr>
            </w:pPr>
            <w:r w:rsidRPr="00BE1FC7">
              <w:rPr>
                <w:rFonts w:eastAsia="Meiryo UI" w:cstheme="majorHAnsi"/>
                <w:b/>
                <w:bCs/>
                <w:szCs w:val="20"/>
                <w:lang w:val="en-GB"/>
              </w:rPr>
              <w:t>Parameters (In)</w:t>
            </w:r>
          </w:p>
        </w:tc>
        <w:tc>
          <w:tcPr>
            <w:tcW w:w="1243" w:type="pct"/>
            <w:vMerge w:val="restart"/>
            <w:tcBorders>
              <w:top w:val="single" w:sz="4" w:space="0" w:color="auto"/>
              <w:left w:val="single" w:sz="4" w:space="0" w:color="auto"/>
              <w:right w:val="single" w:sz="4" w:space="0" w:color="auto"/>
            </w:tcBorders>
          </w:tcPr>
          <w:p w14:paraId="1F6469C3" w14:textId="5BDFE514" w:rsidR="00EF61C1" w:rsidRPr="001D1576" w:rsidRDefault="00EF61C1" w:rsidP="00EF61C1">
            <w:pPr>
              <w:jc w:val="left"/>
              <w:rPr>
                <w:szCs w:val="20"/>
              </w:rPr>
            </w:pPr>
            <w:r w:rsidRPr="00EF61C1">
              <w:rPr>
                <w:szCs w:val="20"/>
              </w:rPr>
              <w:t>const uint32 ulDestIdx</w:t>
            </w:r>
          </w:p>
        </w:tc>
        <w:tc>
          <w:tcPr>
            <w:tcW w:w="2721" w:type="pct"/>
            <w:gridSpan w:val="4"/>
            <w:tcBorders>
              <w:top w:val="single" w:sz="4" w:space="0" w:color="auto"/>
              <w:left w:val="single" w:sz="4" w:space="0" w:color="auto"/>
              <w:bottom w:val="single" w:sz="4" w:space="0" w:color="auto"/>
              <w:right w:val="single" w:sz="4" w:space="0" w:color="auto"/>
            </w:tcBorders>
            <w:vAlign w:val="center"/>
          </w:tcPr>
          <w:p w14:paraId="6A3A2120" w14:textId="16C7BD0B" w:rsidR="00EF61C1" w:rsidRPr="007F0552" w:rsidRDefault="001D1576" w:rsidP="00EF61C1">
            <w:pPr>
              <w:jc w:val="left"/>
              <w:rPr>
                <w:rFonts w:eastAsia="Meiryo UI" w:cstheme="majorHAnsi"/>
                <w:szCs w:val="20"/>
                <w:lang w:val="en-GB"/>
              </w:rPr>
            </w:pPr>
            <w:r>
              <w:rPr>
                <w:rFonts w:eastAsia="Meiryo UI" w:cstheme="majorHAnsi"/>
                <w:szCs w:val="20"/>
                <w:lang w:val="en-GB"/>
              </w:rPr>
              <w:t>Index of Destination Rooting Table</w:t>
            </w:r>
          </w:p>
        </w:tc>
      </w:tr>
      <w:tr w:rsidR="000E1EB6" w:rsidRPr="00FF5497" w14:paraId="387925E5" w14:textId="77777777" w:rsidTr="00FA71CE">
        <w:tc>
          <w:tcPr>
            <w:tcW w:w="1036" w:type="pct"/>
            <w:vMerge/>
            <w:tcBorders>
              <w:left w:val="single" w:sz="4" w:space="0" w:color="auto"/>
              <w:bottom w:val="single" w:sz="4" w:space="0" w:color="auto"/>
              <w:right w:val="single" w:sz="4" w:space="0" w:color="auto"/>
            </w:tcBorders>
            <w:shd w:val="clear" w:color="auto" w:fill="D9D9D9"/>
          </w:tcPr>
          <w:p w14:paraId="00AD3968" w14:textId="77777777" w:rsidR="00EF61C1" w:rsidRPr="00BE1FC7" w:rsidRDefault="00EF61C1" w:rsidP="00EF61C1">
            <w:pPr>
              <w:jc w:val="left"/>
              <w:rPr>
                <w:rFonts w:eastAsia="Meiryo UI" w:cstheme="majorHAnsi"/>
                <w:b/>
                <w:bCs/>
                <w:szCs w:val="20"/>
                <w:lang w:val="en-GB"/>
              </w:rPr>
            </w:pPr>
          </w:p>
        </w:tc>
        <w:tc>
          <w:tcPr>
            <w:tcW w:w="1243" w:type="pct"/>
            <w:vMerge/>
            <w:tcBorders>
              <w:left w:val="single" w:sz="4" w:space="0" w:color="auto"/>
              <w:bottom w:val="single" w:sz="4" w:space="0" w:color="auto"/>
              <w:right w:val="single" w:sz="4" w:space="0" w:color="auto"/>
            </w:tcBorders>
          </w:tcPr>
          <w:p w14:paraId="107FF4F8" w14:textId="77777777" w:rsidR="00EF61C1" w:rsidRPr="00BE1FC7" w:rsidRDefault="00EF61C1" w:rsidP="00EF61C1">
            <w:pPr>
              <w:jc w:val="left"/>
              <w:rPr>
                <w:rFonts w:eastAsia="Meiryo UI" w:cstheme="majorHAnsi"/>
                <w:szCs w:val="20"/>
                <w:lang w:val="en-GB"/>
              </w:rPr>
            </w:pPr>
          </w:p>
        </w:tc>
        <w:tc>
          <w:tcPr>
            <w:tcW w:w="449" w:type="pct"/>
            <w:gridSpan w:val="2"/>
            <w:tcBorders>
              <w:top w:val="single" w:sz="4" w:space="0" w:color="auto"/>
              <w:left w:val="single" w:sz="4" w:space="0" w:color="auto"/>
              <w:bottom w:val="single" w:sz="4" w:space="0" w:color="auto"/>
              <w:right w:val="single" w:sz="4" w:space="0" w:color="auto"/>
            </w:tcBorders>
            <w:shd w:val="clear" w:color="auto" w:fill="D9D9D9"/>
          </w:tcPr>
          <w:p w14:paraId="17E58BB0" w14:textId="77777777" w:rsidR="00EF61C1" w:rsidRPr="00BE1FC7" w:rsidRDefault="00EF61C1" w:rsidP="00EF61C1">
            <w:pPr>
              <w:jc w:val="left"/>
              <w:rPr>
                <w:rFonts w:eastAsia="Meiryo UI" w:cstheme="majorHAnsi"/>
                <w:b/>
                <w:szCs w:val="20"/>
                <w:lang w:val="en-GB"/>
              </w:rPr>
            </w:pPr>
            <w:r w:rsidRPr="00BE1FC7">
              <w:rPr>
                <w:rFonts w:eastAsia="Meiryo UI" w:cstheme="majorHAnsi"/>
                <w:b/>
                <w:szCs w:val="20"/>
                <w:lang w:val="en-GB"/>
              </w:rPr>
              <w:t>Range</w:t>
            </w:r>
          </w:p>
        </w:tc>
        <w:tc>
          <w:tcPr>
            <w:tcW w:w="2272" w:type="pct"/>
            <w:gridSpan w:val="2"/>
            <w:tcBorders>
              <w:top w:val="single" w:sz="4" w:space="0" w:color="auto"/>
              <w:left w:val="single" w:sz="4" w:space="0" w:color="auto"/>
              <w:bottom w:val="single" w:sz="4" w:space="0" w:color="auto"/>
              <w:right w:val="single" w:sz="4" w:space="0" w:color="auto"/>
            </w:tcBorders>
          </w:tcPr>
          <w:p w14:paraId="5C2CA9C1" w14:textId="0AEB192B" w:rsidR="00EF61C1" w:rsidRPr="001D1576" w:rsidRDefault="001D1576" w:rsidP="00EF61C1">
            <w:pPr>
              <w:jc w:val="left"/>
              <w:rPr>
                <w:szCs w:val="20"/>
              </w:rPr>
            </w:pPr>
            <w:r>
              <w:rPr>
                <w:szCs w:val="20"/>
                <w:lang w:val="en-GB"/>
              </w:rPr>
              <w:t xml:space="preserve">0 - </w:t>
            </w:r>
            <w:r w:rsidR="00CA12FB">
              <w:rPr>
                <w:szCs w:val="20"/>
              </w:rPr>
              <w:t>(XTOETH_DEST_TABLE_ENTRY_NUM-1)</w:t>
            </w:r>
          </w:p>
        </w:tc>
      </w:tr>
      <w:tr w:rsidR="008A7145" w:rsidRPr="007F0552" w14:paraId="287A0DAA" w14:textId="77777777" w:rsidTr="00FA71CE">
        <w:tc>
          <w:tcPr>
            <w:tcW w:w="1036" w:type="pct"/>
            <w:vMerge w:val="restart"/>
            <w:tcBorders>
              <w:top w:val="single" w:sz="4" w:space="0" w:color="auto"/>
              <w:left w:val="single" w:sz="4" w:space="0" w:color="auto"/>
              <w:right w:val="single" w:sz="4" w:space="0" w:color="auto"/>
            </w:tcBorders>
            <w:shd w:val="clear" w:color="auto" w:fill="D9D9D9"/>
            <w:hideMark/>
          </w:tcPr>
          <w:p w14:paraId="6ABA9817" w14:textId="77777777" w:rsidR="008A7145" w:rsidRPr="00BE1FC7" w:rsidRDefault="008A7145" w:rsidP="008A7145">
            <w:pPr>
              <w:jc w:val="left"/>
              <w:rPr>
                <w:rFonts w:eastAsia="Meiryo UI" w:cstheme="majorHAnsi"/>
                <w:b/>
                <w:bCs/>
                <w:szCs w:val="20"/>
                <w:lang w:val="en-GB"/>
              </w:rPr>
            </w:pPr>
            <w:r w:rsidRPr="00BE1FC7">
              <w:rPr>
                <w:rFonts w:eastAsia="Meiryo UI" w:cstheme="majorHAnsi"/>
                <w:b/>
                <w:bCs/>
                <w:szCs w:val="20"/>
                <w:lang w:val="en-GB"/>
              </w:rPr>
              <w:t>Parameters (In)</w:t>
            </w:r>
          </w:p>
        </w:tc>
        <w:tc>
          <w:tcPr>
            <w:tcW w:w="1243" w:type="pct"/>
            <w:vMerge w:val="restart"/>
            <w:tcBorders>
              <w:top w:val="single" w:sz="4" w:space="0" w:color="auto"/>
              <w:left w:val="single" w:sz="4" w:space="0" w:color="auto"/>
              <w:right w:val="single" w:sz="4" w:space="0" w:color="auto"/>
            </w:tcBorders>
          </w:tcPr>
          <w:p w14:paraId="1369A40B" w14:textId="279F6250" w:rsidR="008A7145" w:rsidRPr="001D1576" w:rsidRDefault="008A7145" w:rsidP="008A7145">
            <w:pPr>
              <w:jc w:val="left"/>
              <w:rPr>
                <w:szCs w:val="20"/>
              </w:rPr>
            </w:pPr>
            <w:r w:rsidRPr="008A7145">
              <w:rPr>
                <w:szCs w:val="20"/>
              </w:rPr>
              <w:t>const R_ProtoConv_FrameType enTypeFlags</w:t>
            </w:r>
          </w:p>
        </w:tc>
        <w:tc>
          <w:tcPr>
            <w:tcW w:w="2721" w:type="pct"/>
            <w:gridSpan w:val="4"/>
            <w:tcBorders>
              <w:top w:val="single" w:sz="4" w:space="0" w:color="auto"/>
              <w:left w:val="single" w:sz="4" w:space="0" w:color="auto"/>
              <w:bottom w:val="single" w:sz="4" w:space="0" w:color="auto"/>
              <w:right w:val="single" w:sz="4" w:space="0" w:color="auto"/>
            </w:tcBorders>
            <w:vAlign w:val="center"/>
          </w:tcPr>
          <w:p w14:paraId="56C6ECDF" w14:textId="5E411289" w:rsidR="008A7145" w:rsidRPr="007F0552" w:rsidRDefault="00753CCF" w:rsidP="008A7145">
            <w:pPr>
              <w:jc w:val="left"/>
              <w:rPr>
                <w:rFonts w:eastAsia="Meiryo UI" w:cstheme="majorHAnsi"/>
                <w:szCs w:val="20"/>
                <w:lang w:val="en-GB"/>
              </w:rPr>
            </w:pPr>
            <w:r>
              <w:rPr>
                <w:rFonts w:eastAsia="Meiryo UI" w:cstheme="majorHAnsi"/>
                <w:szCs w:val="20"/>
                <w:lang w:val="en-GB"/>
              </w:rPr>
              <w:t>Frame Type</w:t>
            </w:r>
          </w:p>
        </w:tc>
      </w:tr>
      <w:tr w:rsidR="008A7145" w:rsidRPr="001D1576" w14:paraId="396987D4" w14:textId="77777777" w:rsidTr="00FA71CE">
        <w:tc>
          <w:tcPr>
            <w:tcW w:w="1036" w:type="pct"/>
            <w:vMerge/>
            <w:tcBorders>
              <w:left w:val="single" w:sz="4" w:space="0" w:color="auto"/>
              <w:bottom w:val="single" w:sz="4" w:space="0" w:color="auto"/>
              <w:right w:val="single" w:sz="4" w:space="0" w:color="auto"/>
            </w:tcBorders>
            <w:shd w:val="clear" w:color="auto" w:fill="D9D9D9"/>
          </w:tcPr>
          <w:p w14:paraId="6D6B06C0" w14:textId="77777777" w:rsidR="008A7145" w:rsidRPr="00BE1FC7" w:rsidRDefault="008A7145" w:rsidP="008A7145">
            <w:pPr>
              <w:jc w:val="left"/>
              <w:rPr>
                <w:rFonts w:eastAsia="Meiryo UI" w:cstheme="majorHAnsi"/>
                <w:b/>
                <w:bCs/>
                <w:szCs w:val="20"/>
                <w:lang w:val="en-GB"/>
              </w:rPr>
            </w:pPr>
          </w:p>
        </w:tc>
        <w:tc>
          <w:tcPr>
            <w:tcW w:w="1243" w:type="pct"/>
            <w:vMerge/>
            <w:tcBorders>
              <w:left w:val="single" w:sz="4" w:space="0" w:color="auto"/>
              <w:bottom w:val="single" w:sz="4" w:space="0" w:color="auto"/>
              <w:right w:val="single" w:sz="4" w:space="0" w:color="auto"/>
            </w:tcBorders>
          </w:tcPr>
          <w:p w14:paraId="3DEEE557" w14:textId="77777777" w:rsidR="008A7145" w:rsidRPr="00BE1FC7" w:rsidRDefault="008A7145" w:rsidP="008A7145">
            <w:pPr>
              <w:jc w:val="left"/>
              <w:rPr>
                <w:rFonts w:eastAsia="Meiryo UI" w:cstheme="majorHAnsi"/>
                <w:szCs w:val="20"/>
                <w:lang w:val="en-GB"/>
              </w:rPr>
            </w:pPr>
          </w:p>
        </w:tc>
        <w:tc>
          <w:tcPr>
            <w:tcW w:w="449" w:type="pct"/>
            <w:gridSpan w:val="2"/>
            <w:tcBorders>
              <w:top w:val="single" w:sz="4" w:space="0" w:color="auto"/>
              <w:left w:val="single" w:sz="4" w:space="0" w:color="auto"/>
              <w:bottom w:val="single" w:sz="4" w:space="0" w:color="auto"/>
              <w:right w:val="single" w:sz="4" w:space="0" w:color="auto"/>
            </w:tcBorders>
            <w:shd w:val="clear" w:color="auto" w:fill="D9D9D9"/>
          </w:tcPr>
          <w:p w14:paraId="10E12289" w14:textId="77777777" w:rsidR="008A7145" w:rsidRPr="00BE1FC7" w:rsidRDefault="008A7145" w:rsidP="008A7145">
            <w:pPr>
              <w:jc w:val="left"/>
              <w:rPr>
                <w:rFonts w:eastAsia="Meiryo UI" w:cstheme="majorHAnsi"/>
                <w:b/>
                <w:szCs w:val="20"/>
                <w:lang w:val="en-GB"/>
              </w:rPr>
            </w:pPr>
            <w:r w:rsidRPr="00BE1FC7">
              <w:rPr>
                <w:rFonts w:eastAsia="Meiryo UI" w:cstheme="majorHAnsi"/>
                <w:b/>
                <w:szCs w:val="20"/>
                <w:lang w:val="en-GB"/>
              </w:rPr>
              <w:t>Range</w:t>
            </w:r>
          </w:p>
        </w:tc>
        <w:tc>
          <w:tcPr>
            <w:tcW w:w="2272" w:type="pct"/>
            <w:gridSpan w:val="2"/>
            <w:tcBorders>
              <w:top w:val="single" w:sz="4" w:space="0" w:color="auto"/>
              <w:left w:val="single" w:sz="4" w:space="0" w:color="auto"/>
              <w:bottom w:val="single" w:sz="4" w:space="0" w:color="auto"/>
              <w:right w:val="single" w:sz="4" w:space="0" w:color="auto"/>
            </w:tcBorders>
          </w:tcPr>
          <w:p w14:paraId="3B6073E6" w14:textId="682468B8" w:rsidR="008A7145" w:rsidRPr="008A7145" w:rsidRDefault="008A7145" w:rsidP="008A7145">
            <w:pPr>
              <w:jc w:val="left"/>
              <w:rPr>
                <w:szCs w:val="20"/>
              </w:rPr>
            </w:pPr>
            <w:r w:rsidRPr="008A7145">
              <w:rPr>
                <w:szCs w:val="20"/>
              </w:rPr>
              <w:t>PROTOCONV_NORMAL_FRAME</w:t>
            </w:r>
            <w:r>
              <w:rPr>
                <w:szCs w:val="20"/>
              </w:rPr>
              <w:t xml:space="preserve"> or</w:t>
            </w:r>
          </w:p>
          <w:p w14:paraId="27F692C6" w14:textId="07808D76" w:rsidR="008A7145" w:rsidRPr="001D1576" w:rsidRDefault="008A7145" w:rsidP="008A7145">
            <w:pPr>
              <w:jc w:val="left"/>
              <w:rPr>
                <w:szCs w:val="20"/>
              </w:rPr>
            </w:pPr>
            <w:r w:rsidRPr="008A7145">
              <w:rPr>
                <w:szCs w:val="20"/>
              </w:rPr>
              <w:t>PROTOCONV_EMERGENCY_FRAME</w:t>
            </w:r>
          </w:p>
        </w:tc>
      </w:tr>
      <w:tr w:rsidR="00EF61C1" w:rsidRPr="00BE1FC7" w14:paraId="44CF264B"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0704E7D4"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(In-Out)</w:t>
            </w:r>
          </w:p>
        </w:tc>
        <w:tc>
          <w:tcPr>
            <w:tcW w:w="1243" w:type="pct"/>
            <w:tcBorders>
              <w:top w:val="single" w:sz="4" w:space="0" w:color="auto"/>
              <w:left w:val="single" w:sz="4" w:space="0" w:color="auto"/>
              <w:bottom w:val="single" w:sz="4" w:space="0" w:color="auto"/>
              <w:right w:val="single" w:sz="4" w:space="0" w:color="auto"/>
            </w:tcBorders>
          </w:tcPr>
          <w:p w14:paraId="623E6ECE" w14:textId="77777777" w:rsidR="009359EF" w:rsidRPr="00FF5497" w:rsidRDefault="009359EF" w:rsidP="00B33DF2">
            <w:pPr>
              <w:jc w:val="left"/>
              <w:rPr>
                <w:rFonts w:eastAsia="Meiryo UI" w:cstheme="majorHAnsi"/>
                <w:szCs w:val="20"/>
                <w:lang w:val="en-GB"/>
              </w:rPr>
            </w:pPr>
            <w:r w:rsidRPr="00FF5497">
              <w:rPr>
                <w:szCs w:val="20"/>
              </w:rPr>
              <w:t>N/A</w:t>
            </w:r>
          </w:p>
        </w:tc>
        <w:tc>
          <w:tcPr>
            <w:tcW w:w="2721" w:type="pct"/>
            <w:gridSpan w:val="4"/>
            <w:tcBorders>
              <w:top w:val="single" w:sz="4" w:space="0" w:color="auto"/>
              <w:left w:val="single" w:sz="4" w:space="0" w:color="auto"/>
              <w:bottom w:val="single" w:sz="4" w:space="0" w:color="auto"/>
              <w:right w:val="single" w:sz="4" w:space="0" w:color="auto"/>
            </w:tcBorders>
          </w:tcPr>
          <w:p w14:paraId="102DB6EC" w14:textId="77777777" w:rsidR="009359EF" w:rsidRPr="007D3367" w:rsidRDefault="009359EF" w:rsidP="00B33DF2">
            <w:pPr>
              <w:jc w:val="left"/>
              <w:rPr>
                <w:rFonts w:eastAsia="Meiryo UI" w:cstheme="majorHAnsi"/>
                <w:szCs w:val="20"/>
                <w:lang w:val="en-GB"/>
              </w:rPr>
            </w:pPr>
            <w:r w:rsidRPr="007D3367">
              <w:rPr>
                <w:szCs w:val="20"/>
                <w:lang w:val="en-GB"/>
              </w:rPr>
              <w:t>-</w:t>
            </w:r>
          </w:p>
        </w:tc>
      </w:tr>
      <w:tr w:rsidR="00EF61C1" w:rsidRPr="00BE1FC7" w14:paraId="267476E0"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59FCEBAD"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Parameters (Out)</w:t>
            </w:r>
          </w:p>
        </w:tc>
        <w:tc>
          <w:tcPr>
            <w:tcW w:w="1243" w:type="pct"/>
            <w:tcBorders>
              <w:top w:val="single" w:sz="4" w:space="0" w:color="auto"/>
              <w:left w:val="single" w:sz="4" w:space="0" w:color="auto"/>
              <w:bottom w:val="single" w:sz="4" w:space="0" w:color="auto"/>
              <w:right w:val="single" w:sz="4" w:space="0" w:color="auto"/>
            </w:tcBorders>
          </w:tcPr>
          <w:p w14:paraId="56EA4348" w14:textId="77777777" w:rsidR="009359EF" w:rsidRPr="00FF5497" w:rsidRDefault="009359EF" w:rsidP="00B33DF2">
            <w:pPr>
              <w:jc w:val="left"/>
              <w:rPr>
                <w:rFonts w:eastAsia="Meiryo UI" w:cstheme="majorHAnsi"/>
                <w:szCs w:val="20"/>
                <w:lang w:val="en-GB"/>
              </w:rPr>
            </w:pPr>
            <w:r w:rsidRPr="00FF5497">
              <w:rPr>
                <w:szCs w:val="20"/>
              </w:rPr>
              <w:t>N/A</w:t>
            </w:r>
          </w:p>
        </w:tc>
        <w:tc>
          <w:tcPr>
            <w:tcW w:w="2721" w:type="pct"/>
            <w:gridSpan w:val="4"/>
            <w:tcBorders>
              <w:top w:val="single" w:sz="4" w:space="0" w:color="auto"/>
              <w:left w:val="single" w:sz="4" w:space="0" w:color="auto"/>
              <w:bottom w:val="single" w:sz="4" w:space="0" w:color="auto"/>
              <w:right w:val="single" w:sz="4" w:space="0" w:color="auto"/>
            </w:tcBorders>
          </w:tcPr>
          <w:p w14:paraId="74240F86" w14:textId="77777777" w:rsidR="009359EF" w:rsidRPr="007D3367" w:rsidRDefault="009359EF" w:rsidP="00B33DF2">
            <w:pPr>
              <w:jc w:val="left"/>
              <w:rPr>
                <w:rFonts w:eastAsia="Meiryo UI" w:cstheme="majorHAnsi"/>
                <w:szCs w:val="20"/>
                <w:lang w:val="en-GB"/>
              </w:rPr>
            </w:pPr>
            <w:r w:rsidRPr="007D3367">
              <w:rPr>
                <w:szCs w:val="20"/>
                <w:lang w:val="en-GB"/>
              </w:rPr>
              <w:t>-</w:t>
            </w:r>
          </w:p>
        </w:tc>
      </w:tr>
      <w:tr w:rsidR="00EF61C1" w:rsidRPr="00BE1FC7" w14:paraId="15F66579"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5D013821" w14:textId="77777777" w:rsidR="009359EF" w:rsidRPr="00BE1FC7" w:rsidRDefault="009359EF" w:rsidP="00B33DF2">
            <w:pPr>
              <w:jc w:val="left"/>
              <w:rPr>
                <w:rFonts w:eastAsia="Meiryo UI" w:cstheme="majorHAnsi"/>
                <w:b/>
                <w:bCs/>
                <w:szCs w:val="20"/>
                <w:lang w:val="en-GB"/>
              </w:rPr>
            </w:pPr>
            <w:r w:rsidRPr="00BE1FC7">
              <w:rPr>
                <w:rFonts w:eastAsia="Meiryo UI" w:cstheme="majorHAnsi"/>
                <w:b/>
                <w:bCs/>
                <w:szCs w:val="20"/>
                <w:lang w:val="en-GB"/>
              </w:rPr>
              <w:t>Return Value</w:t>
            </w:r>
          </w:p>
        </w:tc>
        <w:tc>
          <w:tcPr>
            <w:tcW w:w="1243" w:type="pct"/>
            <w:tcBorders>
              <w:top w:val="single" w:sz="4" w:space="0" w:color="auto"/>
              <w:left w:val="single" w:sz="4" w:space="0" w:color="auto"/>
              <w:bottom w:val="single" w:sz="4" w:space="0" w:color="auto"/>
              <w:right w:val="single" w:sz="4" w:space="0" w:color="auto"/>
            </w:tcBorders>
          </w:tcPr>
          <w:p w14:paraId="12D33224" w14:textId="77777777" w:rsidR="009359EF" w:rsidRPr="00BD75C2" w:rsidRDefault="009359EF" w:rsidP="00B33DF2">
            <w:pPr>
              <w:jc w:val="left"/>
              <w:rPr>
                <w:rFonts w:eastAsia="Meiryo UI" w:cstheme="majorHAnsi"/>
                <w:szCs w:val="20"/>
                <w:lang w:val="en-GB"/>
              </w:rPr>
            </w:pPr>
            <w:r w:rsidRPr="00FF5497">
              <w:rPr>
                <w:szCs w:val="20"/>
              </w:rPr>
              <w:t>Std_ReturnType</w:t>
            </w:r>
          </w:p>
        </w:tc>
        <w:tc>
          <w:tcPr>
            <w:tcW w:w="2721" w:type="pct"/>
            <w:gridSpan w:val="4"/>
            <w:tcBorders>
              <w:top w:val="single" w:sz="4" w:space="0" w:color="auto"/>
              <w:left w:val="single" w:sz="4" w:space="0" w:color="auto"/>
              <w:bottom w:val="single" w:sz="4" w:space="0" w:color="auto"/>
              <w:right w:val="single" w:sz="4" w:space="0" w:color="auto"/>
            </w:tcBorders>
          </w:tcPr>
          <w:p w14:paraId="4B3754FC" w14:textId="77777777" w:rsidR="009359EF" w:rsidRPr="00BD75C2" w:rsidRDefault="009359EF" w:rsidP="00B33DF2">
            <w:pPr>
              <w:rPr>
                <w:szCs w:val="20"/>
                <w:lang w:val="en-GB"/>
              </w:rPr>
            </w:pPr>
            <w:r w:rsidRPr="00BD75C2">
              <w:rPr>
                <w:szCs w:val="20"/>
                <w:lang w:val="en-GB"/>
              </w:rPr>
              <w:t>E_OK</w:t>
            </w:r>
          </w:p>
          <w:p w14:paraId="24C43372" w14:textId="77777777" w:rsidR="009359EF" w:rsidRPr="00BD75C2" w:rsidRDefault="009359EF" w:rsidP="00B33DF2">
            <w:pPr>
              <w:jc w:val="left"/>
              <w:rPr>
                <w:szCs w:val="20"/>
                <w:lang w:val="en-GB"/>
              </w:rPr>
            </w:pPr>
            <w:r w:rsidRPr="00BD75C2">
              <w:rPr>
                <w:szCs w:val="20"/>
                <w:lang w:val="en-GB"/>
              </w:rPr>
              <w:lastRenderedPageBreak/>
              <w:t>E_NOT_OK</w:t>
            </w:r>
          </w:p>
        </w:tc>
      </w:tr>
      <w:tr w:rsidR="004150B7" w:rsidRPr="00BE1FC7" w14:paraId="1A9921F1"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289F8A42" w14:textId="77777777" w:rsidR="009359EF" w:rsidRPr="00BE1FC7" w:rsidRDefault="009359EF" w:rsidP="00B33DF2">
            <w:pPr>
              <w:jc w:val="left"/>
              <w:rPr>
                <w:rFonts w:cs="Arial"/>
                <w:b/>
                <w:bCs/>
                <w:szCs w:val="20"/>
              </w:rPr>
            </w:pPr>
            <w:r w:rsidRPr="00BE1FC7">
              <w:rPr>
                <w:rFonts w:cs="Arial"/>
                <w:b/>
                <w:bCs/>
                <w:szCs w:val="20"/>
              </w:rPr>
              <w:t>Description</w:t>
            </w:r>
          </w:p>
        </w:tc>
        <w:tc>
          <w:tcPr>
            <w:tcW w:w="3964" w:type="pct"/>
            <w:gridSpan w:val="5"/>
            <w:tcBorders>
              <w:top w:val="single" w:sz="4" w:space="0" w:color="auto"/>
              <w:left w:val="single" w:sz="4" w:space="0" w:color="auto"/>
              <w:bottom w:val="single" w:sz="4" w:space="0" w:color="auto"/>
              <w:right w:val="single" w:sz="4" w:space="0" w:color="auto"/>
            </w:tcBorders>
          </w:tcPr>
          <w:p w14:paraId="0B87BB67" w14:textId="1F6646ED" w:rsidR="009359EF" w:rsidRPr="00BD75C2" w:rsidRDefault="001D1576" w:rsidP="00B33DF2">
            <w:pPr>
              <w:jc w:val="left"/>
              <w:rPr>
                <w:szCs w:val="20"/>
              </w:rPr>
            </w:pPr>
            <w:r>
              <w:rPr>
                <w:szCs w:val="20"/>
              </w:rPr>
              <w:t xml:space="preserve">If </w:t>
            </w:r>
            <w:r w:rsidR="009359EF" w:rsidRPr="00FF5497">
              <w:rPr>
                <w:szCs w:val="20"/>
              </w:rPr>
              <w:t>R_</w:t>
            </w:r>
            <w:r w:rsidR="009359EF">
              <w:rPr>
                <w:szCs w:val="20"/>
              </w:rPr>
              <w:t>ProtoConv</w:t>
            </w:r>
            <w:r w:rsidR="009359EF" w:rsidRPr="00FF5497">
              <w:rPr>
                <w:szCs w:val="20"/>
              </w:rPr>
              <w:t xml:space="preserve">_Init() </w:t>
            </w:r>
            <w:r>
              <w:rPr>
                <w:szCs w:val="20"/>
              </w:rPr>
              <w:t>is</w:t>
            </w:r>
            <w:r w:rsidR="009359EF" w:rsidRPr="00FF5497">
              <w:rPr>
                <w:szCs w:val="20"/>
              </w:rPr>
              <w:t xml:space="preserve"> not executed</w:t>
            </w:r>
            <w:r>
              <w:rPr>
                <w:szCs w:val="20"/>
              </w:rPr>
              <w:t xml:space="preserve"> yet</w:t>
            </w:r>
            <w:r w:rsidR="009359EF" w:rsidRPr="00FF5497">
              <w:rPr>
                <w:szCs w:val="20"/>
              </w:rPr>
              <w:t xml:space="preserve">, </w:t>
            </w:r>
            <w:r w:rsidR="00437D92">
              <w:rPr>
                <w:szCs w:val="20"/>
              </w:rPr>
              <w:t xml:space="preserve">it </w:t>
            </w:r>
            <w:r w:rsidR="009359EF" w:rsidRPr="00FF5497">
              <w:rPr>
                <w:szCs w:val="20"/>
              </w:rPr>
              <w:t xml:space="preserve">returns </w:t>
            </w:r>
            <w:r w:rsidR="009359EF" w:rsidRPr="00BD75C2">
              <w:rPr>
                <w:szCs w:val="20"/>
                <w:lang w:val="en-GB"/>
              </w:rPr>
              <w:t>E_NOT_OK, report</w:t>
            </w:r>
            <w:r w:rsidR="00437D92">
              <w:rPr>
                <w:szCs w:val="20"/>
                <w:lang w:val="en-GB"/>
              </w:rPr>
              <w:t>s</w:t>
            </w:r>
            <w:r w:rsidR="009359EF" w:rsidRPr="00BD75C2">
              <w:rPr>
                <w:szCs w:val="20"/>
                <w:lang w:val="en-GB"/>
              </w:rPr>
              <w:t xml:space="preserve"> DET error </w:t>
            </w:r>
            <w:r w:rsidR="009359EF">
              <w:rPr>
                <w:szCs w:val="20"/>
              </w:rPr>
              <w:t>PROTOCONV</w:t>
            </w:r>
            <w:r w:rsidR="009359EF" w:rsidRPr="00BD75C2">
              <w:rPr>
                <w:szCs w:val="20"/>
              </w:rPr>
              <w:t>_E_</w:t>
            </w:r>
            <w:r w:rsidR="009359EF" w:rsidRPr="00CE260A">
              <w:rPr>
                <w:rFonts w:cs="Arial"/>
                <w:color w:val="000000"/>
                <w:szCs w:val="20"/>
              </w:rPr>
              <w:t>UNINIT</w:t>
            </w:r>
            <w:r w:rsidR="009359EF" w:rsidRPr="00CF2309">
              <w:rPr>
                <w:szCs w:val="20"/>
              </w:rPr>
              <w:t xml:space="preserve"> </w:t>
            </w:r>
            <w:r w:rsidR="009359EF" w:rsidRPr="00BD75C2">
              <w:rPr>
                <w:szCs w:val="20"/>
              </w:rPr>
              <w:t xml:space="preserve">(if </w:t>
            </w:r>
            <w:r w:rsidR="009359EF">
              <w:rPr>
                <w:szCs w:val="20"/>
              </w:rPr>
              <w:t>PROTOCONV</w:t>
            </w:r>
            <w:r w:rsidR="009359EF" w:rsidRPr="00BD75C2">
              <w:rPr>
                <w:szCs w:val="20"/>
              </w:rPr>
              <w:t>_DEV_ERROR_DETECT == STD_ON)</w:t>
            </w:r>
            <w:r w:rsidR="009359EF" w:rsidRPr="00BD75C2" w:rsidDel="008357DE">
              <w:rPr>
                <w:szCs w:val="20"/>
              </w:rPr>
              <w:t xml:space="preserve"> </w:t>
            </w:r>
            <w:r w:rsidR="009359EF" w:rsidRPr="00BD75C2">
              <w:rPr>
                <w:szCs w:val="20"/>
              </w:rPr>
              <w:t>and exits.</w:t>
            </w:r>
          </w:p>
          <w:p w14:paraId="712D2573" w14:textId="134C5B95" w:rsidR="009359EF" w:rsidRDefault="009359EF" w:rsidP="00B33DF2">
            <w:pPr>
              <w:jc w:val="left"/>
              <w:rPr>
                <w:szCs w:val="20"/>
              </w:rPr>
            </w:pPr>
            <w:r w:rsidRPr="00BD75C2">
              <w:rPr>
                <w:szCs w:val="20"/>
              </w:rPr>
              <w:t>If the argument</w:t>
            </w:r>
            <w:r w:rsidR="00F90E3E" w:rsidRPr="00EF61C1">
              <w:rPr>
                <w:szCs w:val="20"/>
              </w:rPr>
              <w:t xml:space="preserve"> pPortData</w:t>
            </w:r>
            <w:r w:rsidR="00F90E3E" w:rsidRPr="00BD75C2">
              <w:rPr>
                <w:szCs w:val="20"/>
              </w:rPr>
              <w:t xml:space="preserve"> </w:t>
            </w:r>
            <w:r w:rsidRPr="00BD75C2">
              <w:rPr>
                <w:szCs w:val="20"/>
              </w:rPr>
              <w:t xml:space="preserve">is </w:t>
            </w:r>
            <w:r>
              <w:rPr>
                <w:szCs w:val="20"/>
              </w:rPr>
              <w:t>NULL_PTR</w:t>
            </w:r>
            <w:r w:rsidRPr="00CF5BF7">
              <w:rPr>
                <w:szCs w:val="20"/>
              </w:rPr>
              <w:t xml:space="preserve">, it returns </w:t>
            </w:r>
            <w:r w:rsidRPr="00BD75C2">
              <w:rPr>
                <w:szCs w:val="20"/>
                <w:lang w:val="en-GB"/>
              </w:rPr>
              <w:t>E_NOT_OK, report</w:t>
            </w:r>
            <w:r w:rsidR="00437D92">
              <w:rPr>
                <w:szCs w:val="20"/>
                <w:lang w:val="en-GB"/>
              </w:rPr>
              <w:t>s</w:t>
            </w:r>
            <w:r w:rsidRPr="00BD75C2">
              <w:rPr>
                <w:szCs w:val="20"/>
                <w:lang w:val="en-GB"/>
              </w:rPr>
              <w:t xml:space="preserve"> DET error </w:t>
            </w:r>
            <w:r>
              <w:rPr>
                <w:rFonts w:cs="Arial"/>
                <w:color w:val="000000"/>
                <w:szCs w:val="20"/>
              </w:rPr>
              <w:t>PROTOCONV</w:t>
            </w:r>
            <w:r w:rsidRPr="00D46B12">
              <w:rPr>
                <w:rFonts w:cs="Arial"/>
                <w:color w:val="000000"/>
                <w:szCs w:val="20"/>
              </w:rPr>
              <w:t>_E_PARAM_POINTER</w:t>
            </w:r>
            <w:r w:rsidRPr="00FF5497">
              <w:rPr>
                <w:szCs w:val="20"/>
              </w:rPr>
              <w:t xml:space="preserve"> (if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6C028E1B" w14:textId="43ABF63D" w:rsidR="009359EF" w:rsidRPr="00B214F4" w:rsidRDefault="009359EF" w:rsidP="00B33DF2">
            <w:pPr>
              <w:jc w:val="left"/>
              <w:rPr>
                <w:szCs w:val="20"/>
              </w:rPr>
            </w:pPr>
            <w:r w:rsidRPr="00BD75C2">
              <w:rPr>
                <w:szCs w:val="20"/>
              </w:rPr>
              <w:t xml:space="preserve">If the argument </w:t>
            </w:r>
            <w:r w:rsidR="00F90E3E" w:rsidRPr="00F90E3E">
              <w:rPr>
                <w:szCs w:val="20"/>
              </w:rPr>
              <w:t>usLength</w:t>
            </w:r>
            <w:r w:rsidR="00F90E3E">
              <w:rPr>
                <w:szCs w:val="20"/>
              </w:rPr>
              <w:t xml:space="preserve"> or</w:t>
            </w:r>
            <w:r w:rsidR="00F90E3E" w:rsidRPr="00EF61C1">
              <w:rPr>
                <w:szCs w:val="20"/>
              </w:rPr>
              <w:t xml:space="preserve"> ulDestIdx</w:t>
            </w:r>
            <w:r w:rsidR="00F90E3E">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sidR="00437D92">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3912A037" w14:textId="2959469A" w:rsidR="009359EF" w:rsidRPr="00BD75C2" w:rsidRDefault="009359EF" w:rsidP="00B33DF2">
            <w:pPr>
              <w:jc w:val="left"/>
              <w:rPr>
                <w:szCs w:val="20"/>
              </w:rPr>
            </w:pPr>
            <w:r w:rsidRPr="007F0552">
              <w:rPr>
                <w:szCs w:val="20"/>
              </w:rPr>
              <w:t>R_</w:t>
            </w:r>
            <w:r>
              <w:rPr>
                <w:szCs w:val="20"/>
              </w:rPr>
              <w:t>ProtoConv</w:t>
            </w:r>
            <w:r w:rsidRPr="007F0552">
              <w:rPr>
                <w:szCs w:val="20"/>
              </w:rPr>
              <w:t>_</w:t>
            </w:r>
            <w:r w:rsidR="00437D92">
              <w:t>Port</w:t>
            </w:r>
            <w:r w:rsidR="00437D92" w:rsidRPr="00D078D8">
              <w:t>toEth</w:t>
            </w:r>
            <w:r w:rsidRPr="007F0552">
              <w:rPr>
                <w:szCs w:val="20"/>
              </w:rPr>
              <w:t xml:space="preserve">() </w:t>
            </w:r>
            <w:r>
              <w:rPr>
                <w:szCs w:val="20"/>
              </w:rPr>
              <w:t>e</w:t>
            </w:r>
            <w:r w:rsidRPr="00BD75C2">
              <w:rPr>
                <w:szCs w:val="20"/>
              </w:rPr>
              <w:t xml:space="preserve">xecutes </w:t>
            </w:r>
            <w:r>
              <w:rPr>
                <w:szCs w:val="20"/>
              </w:rPr>
              <w:t>ProtoConv</w:t>
            </w:r>
            <w:r w:rsidRPr="00BD75C2">
              <w:rPr>
                <w:szCs w:val="20"/>
              </w:rPr>
              <w:t>_</w:t>
            </w:r>
            <w:r w:rsidR="00437D92">
              <w:t>Port</w:t>
            </w:r>
            <w:r w:rsidR="00437D92" w:rsidRPr="00D078D8">
              <w:t>toEth</w:t>
            </w:r>
            <w:r w:rsidRPr="00BD75C2">
              <w:rPr>
                <w:szCs w:val="20"/>
              </w:rPr>
              <w:t>() and returns its return value.</w:t>
            </w:r>
          </w:p>
        </w:tc>
      </w:tr>
      <w:tr w:rsidR="004150B7" w:rsidRPr="00BE1FC7" w14:paraId="25D1E792"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7FB7EAB8" w14:textId="77777777" w:rsidR="009359EF" w:rsidRPr="00BE1FC7" w:rsidRDefault="009359EF" w:rsidP="00B33DF2">
            <w:pPr>
              <w:jc w:val="left"/>
              <w:rPr>
                <w:rFonts w:cs="Arial"/>
                <w:b/>
                <w:bCs/>
                <w:szCs w:val="20"/>
              </w:rPr>
            </w:pPr>
            <w:r w:rsidRPr="00BE1FC7">
              <w:rPr>
                <w:rFonts w:cs="Arial"/>
                <w:b/>
                <w:bCs/>
                <w:szCs w:val="20"/>
              </w:rPr>
              <w:t>Preconditions</w:t>
            </w:r>
          </w:p>
        </w:tc>
        <w:tc>
          <w:tcPr>
            <w:tcW w:w="3964" w:type="pct"/>
            <w:gridSpan w:val="5"/>
            <w:tcBorders>
              <w:top w:val="single" w:sz="4" w:space="0" w:color="auto"/>
              <w:left w:val="single" w:sz="4" w:space="0" w:color="auto"/>
              <w:bottom w:val="single" w:sz="4" w:space="0" w:color="auto"/>
              <w:right w:val="single" w:sz="4" w:space="0" w:color="auto"/>
            </w:tcBorders>
          </w:tcPr>
          <w:p w14:paraId="4DB4A2AF" w14:textId="77777777" w:rsidR="009359EF" w:rsidRPr="00FF5497" w:rsidRDefault="009359EF" w:rsidP="00B33DF2">
            <w:pPr>
              <w:jc w:val="left"/>
              <w:rPr>
                <w:szCs w:val="20"/>
              </w:rPr>
            </w:pPr>
            <w:r w:rsidRPr="00FF5497">
              <w:rPr>
                <w:szCs w:val="20"/>
              </w:rPr>
              <w:t>Initialized state</w:t>
            </w:r>
          </w:p>
        </w:tc>
      </w:tr>
      <w:tr w:rsidR="004150B7" w:rsidRPr="00BE1FC7" w14:paraId="39DF3EDB" w14:textId="77777777" w:rsidTr="00FA71CE">
        <w:tc>
          <w:tcPr>
            <w:tcW w:w="1036" w:type="pct"/>
            <w:tcBorders>
              <w:top w:val="single" w:sz="4" w:space="0" w:color="auto"/>
              <w:left w:val="single" w:sz="4" w:space="0" w:color="auto"/>
              <w:bottom w:val="single" w:sz="4" w:space="0" w:color="auto"/>
              <w:right w:val="single" w:sz="4" w:space="0" w:color="auto"/>
            </w:tcBorders>
            <w:shd w:val="clear" w:color="auto" w:fill="D9D9D9"/>
            <w:hideMark/>
          </w:tcPr>
          <w:p w14:paraId="00AD9745" w14:textId="77777777" w:rsidR="009359EF" w:rsidRPr="00BE1FC7" w:rsidRDefault="009359EF" w:rsidP="00B33DF2">
            <w:pPr>
              <w:jc w:val="left"/>
              <w:rPr>
                <w:rFonts w:cs="Arial"/>
                <w:b/>
                <w:bCs/>
                <w:szCs w:val="20"/>
              </w:rPr>
            </w:pPr>
            <w:r w:rsidRPr="00BE1FC7">
              <w:rPr>
                <w:rFonts w:cs="Arial"/>
                <w:b/>
                <w:bCs/>
                <w:szCs w:val="20"/>
              </w:rPr>
              <w:t>Remarks</w:t>
            </w:r>
          </w:p>
        </w:tc>
        <w:tc>
          <w:tcPr>
            <w:tcW w:w="3964" w:type="pct"/>
            <w:gridSpan w:val="5"/>
            <w:tcBorders>
              <w:top w:val="single" w:sz="4" w:space="0" w:color="auto"/>
              <w:left w:val="single" w:sz="4" w:space="0" w:color="auto"/>
              <w:bottom w:val="single" w:sz="4" w:space="0" w:color="auto"/>
              <w:right w:val="single" w:sz="4" w:space="0" w:color="auto"/>
            </w:tcBorders>
          </w:tcPr>
          <w:p w14:paraId="1E90F3A2" w14:textId="77777777" w:rsidR="009359EF" w:rsidRPr="00FF5497" w:rsidRDefault="009359EF" w:rsidP="00B33DF2">
            <w:pPr>
              <w:jc w:val="left"/>
              <w:rPr>
                <w:szCs w:val="20"/>
              </w:rPr>
            </w:pPr>
            <w:r w:rsidRPr="00FF5497">
              <w:rPr>
                <w:szCs w:val="20"/>
              </w:rPr>
              <w:t>N/A</w:t>
            </w:r>
          </w:p>
        </w:tc>
      </w:tr>
      <w:tr w:rsidR="008724C4" w:rsidRPr="00BE1FC7" w14:paraId="7E0AF92A" w14:textId="77777777" w:rsidTr="00FA71CE">
        <w:tc>
          <w:tcPr>
            <w:tcW w:w="1036" w:type="pct"/>
            <w:vMerge w:val="restart"/>
            <w:tcBorders>
              <w:top w:val="single" w:sz="4" w:space="0" w:color="auto"/>
              <w:left w:val="single" w:sz="4" w:space="0" w:color="auto"/>
              <w:right w:val="single" w:sz="4" w:space="0" w:color="auto"/>
            </w:tcBorders>
            <w:shd w:val="clear" w:color="auto" w:fill="D9D9D9"/>
          </w:tcPr>
          <w:p w14:paraId="447B34F5" w14:textId="27098294" w:rsidR="008724C4" w:rsidRPr="00BE1FC7" w:rsidRDefault="008724C4" w:rsidP="008724C4">
            <w:pPr>
              <w:jc w:val="left"/>
              <w:rPr>
                <w:rFonts w:cs="Arial"/>
                <w:b/>
                <w:bCs/>
                <w:szCs w:val="20"/>
              </w:rPr>
            </w:pPr>
            <w:r>
              <w:rPr>
                <w:rFonts w:cs="Arial"/>
                <w:b/>
                <w:bCs/>
                <w:szCs w:val="20"/>
              </w:rPr>
              <w:t>DET/DEM Errors Handled</w:t>
            </w:r>
          </w:p>
        </w:tc>
        <w:tc>
          <w:tcPr>
            <w:tcW w:w="1692" w:type="pct"/>
            <w:gridSpan w:val="3"/>
            <w:tcBorders>
              <w:top w:val="single" w:sz="4" w:space="0" w:color="auto"/>
              <w:left w:val="single" w:sz="4" w:space="0" w:color="auto"/>
              <w:bottom w:val="single" w:sz="4" w:space="0" w:color="auto"/>
              <w:right w:val="single" w:sz="4" w:space="0" w:color="auto"/>
            </w:tcBorders>
          </w:tcPr>
          <w:p w14:paraId="45AB719F" w14:textId="1D83676F" w:rsidR="008724C4" w:rsidRPr="00D46B12" w:rsidRDefault="008724C4" w:rsidP="008724C4">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272" w:type="pct"/>
            <w:gridSpan w:val="2"/>
            <w:tcBorders>
              <w:top w:val="single" w:sz="4" w:space="0" w:color="auto"/>
              <w:left w:val="single" w:sz="4" w:space="0" w:color="auto"/>
              <w:bottom w:val="single" w:sz="4" w:space="0" w:color="auto"/>
              <w:right w:val="single" w:sz="4" w:space="0" w:color="auto"/>
            </w:tcBorders>
          </w:tcPr>
          <w:p w14:paraId="5D32B9B3" w14:textId="592698F1" w:rsidR="008724C4" w:rsidRPr="00FF5497" w:rsidRDefault="008724C4" w:rsidP="008724C4">
            <w:pPr>
              <w:jc w:val="left"/>
              <w:rPr>
                <w:szCs w:val="20"/>
              </w:rPr>
            </w:pPr>
            <w:r w:rsidRPr="00FF5497">
              <w:rPr>
                <w:szCs w:val="20"/>
              </w:rPr>
              <w:t xml:space="preserve">Parameter error (argument is </w:t>
            </w:r>
            <w:r>
              <w:rPr>
                <w:szCs w:val="20"/>
              </w:rPr>
              <w:t>NULL_PTR</w:t>
            </w:r>
            <w:r w:rsidRPr="00FF5497">
              <w:rPr>
                <w:szCs w:val="20"/>
              </w:rPr>
              <w:t>)</w:t>
            </w:r>
          </w:p>
        </w:tc>
      </w:tr>
      <w:tr w:rsidR="008724C4" w:rsidRPr="00BE1FC7" w14:paraId="501012B8" w14:textId="77777777" w:rsidTr="00FA71CE">
        <w:tc>
          <w:tcPr>
            <w:tcW w:w="1036" w:type="pct"/>
            <w:vMerge/>
            <w:tcBorders>
              <w:top w:val="single" w:sz="4" w:space="0" w:color="auto"/>
              <w:left w:val="single" w:sz="4" w:space="0" w:color="auto"/>
              <w:right w:val="single" w:sz="4" w:space="0" w:color="auto"/>
            </w:tcBorders>
            <w:shd w:val="clear" w:color="auto" w:fill="D9D9D9"/>
          </w:tcPr>
          <w:p w14:paraId="65F36B3F" w14:textId="77777777" w:rsidR="008724C4" w:rsidRDefault="008724C4" w:rsidP="008724C4">
            <w:pPr>
              <w:jc w:val="left"/>
              <w:rPr>
                <w:rFonts w:cs="Arial"/>
                <w:b/>
                <w:bCs/>
                <w:szCs w:val="20"/>
              </w:rPr>
            </w:pPr>
          </w:p>
        </w:tc>
        <w:tc>
          <w:tcPr>
            <w:tcW w:w="1692" w:type="pct"/>
            <w:gridSpan w:val="3"/>
            <w:tcBorders>
              <w:top w:val="single" w:sz="4" w:space="0" w:color="auto"/>
              <w:left w:val="single" w:sz="4" w:space="0" w:color="auto"/>
              <w:bottom w:val="single" w:sz="4" w:space="0" w:color="auto"/>
              <w:right w:val="single" w:sz="4" w:space="0" w:color="auto"/>
            </w:tcBorders>
          </w:tcPr>
          <w:p w14:paraId="46663DBB" w14:textId="38C64A4A" w:rsidR="008724C4" w:rsidRDefault="008724C4" w:rsidP="008724C4">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272" w:type="pct"/>
            <w:gridSpan w:val="2"/>
            <w:tcBorders>
              <w:top w:val="single" w:sz="4" w:space="0" w:color="auto"/>
              <w:left w:val="single" w:sz="4" w:space="0" w:color="auto"/>
              <w:bottom w:val="single" w:sz="4" w:space="0" w:color="auto"/>
              <w:right w:val="single" w:sz="4" w:space="0" w:color="auto"/>
            </w:tcBorders>
          </w:tcPr>
          <w:p w14:paraId="5B5B13B6" w14:textId="2A1CD293" w:rsidR="008724C4" w:rsidRPr="00FF5497" w:rsidRDefault="008724C4" w:rsidP="008724C4">
            <w:pPr>
              <w:jc w:val="left"/>
              <w:rPr>
                <w:szCs w:val="20"/>
              </w:rPr>
            </w:pPr>
            <w:r>
              <w:rPr>
                <w:szCs w:val="20"/>
              </w:rPr>
              <w:t>Invalid</w:t>
            </w:r>
            <w:r w:rsidRPr="006E6BFD">
              <w:rPr>
                <w:szCs w:val="20"/>
              </w:rPr>
              <w:t xml:space="preserve"> parameter passed to the APIs</w:t>
            </w:r>
          </w:p>
        </w:tc>
      </w:tr>
      <w:tr w:rsidR="008724C4" w:rsidRPr="00BE1FC7" w14:paraId="5E831496" w14:textId="77777777" w:rsidTr="00FA71CE">
        <w:tc>
          <w:tcPr>
            <w:tcW w:w="1036" w:type="pct"/>
            <w:vMerge/>
            <w:tcBorders>
              <w:top w:val="single" w:sz="4" w:space="0" w:color="auto"/>
              <w:left w:val="single" w:sz="4" w:space="0" w:color="auto"/>
              <w:right w:val="single" w:sz="4" w:space="0" w:color="auto"/>
            </w:tcBorders>
            <w:shd w:val="clear" w:color="auto" w:fill="D9D9D9"/>
          </w:tcPr>
          <w:p w14:paraId="0605CB1B" w14:textId="77777777" w:rsidR="008724C4" w:rsidRPr="00BE1FC7" w:rsidRDefault="008724C4" w:rsidP="008724C4">
            <w:pPr>
              <w:jc w:val="left"/>
              <w:rPr>
                <w:rFonts w:cs="Arial"/>
                <w:b/>
                <w:bCs/>
                <w:szCs w:val="20"/>
              </w:rPr>
            </w:pPr>
          </w:p>
        </w:tc>
        <w:tc>
          <w:tcPr>
            <w:tcW w:w="1692" w:type="pct"/>
            <w:gridSpan w:val="3"/>
            <w:tcBorders>
              <w:top w:val="single" w:sz="4" w:space="0" w:color="auto"/>
              <w:left w:val="single" w:sz="4" w:space="0" w:color="auto"/>
              <w:bottom w:val="single" w:sz="4" w:space="0" w:color="auto"/>
              <w:right w:val="single" w:sz="4" w:space="0" w:color="auto"/>
            </w:tcBorders>
          </w:tcPr>
          <w:p w14:paraId="274D6E40" w14:textId="2682C159" w:rsidR="008724C4" w:rsidRPr="00BE1FC7" w:rsidRDefault="008724C4" w:rsidP="008724C4">
            <w:pPr>
              <w:jc w:val="left"/>
              <w:rPr>
                <w:rFonts w:cs="Arial"/>
                <w:color w:val="000000"/>
                <w:szCs w:val="20"/>
              </w:rPr>
            </w:pPr>
            <w:r>
              <w:rPr>
                <w:rFonts w:cs="Arial"/>
                <w:color w:val="000000"/>
                <w:szCs w:val="20"/>
              </w:rPr>
              <w:t>PROTOCONV</w:t>
            </w:r>
            <w:r w:rsidRPr="00D46B12">
              <w:rPr>
                <w:rFonts w:cs="Arial"/>
                <w:color w:val="000000"/>
                <w:szCs w:val="20"/>
              </w:rPr>
              <w:t>_E_UNINIT</w:t>
            </w:r>
          </w:p>
        </w:tc>
        <w:tc>
          <w:tcPr>
            <w:tcW w:w="2272" w:type="pct"/>
            <w:gridSpan w:val="2"/>
            <w:tcBorders>
              <w:top w:val="single" w:sz="4" w:space="0" w:color="auto"/>
              <w:left w:val="single" w:sz="4" w:space="0" w:color="auto"/>
              <w:bottom w:val="single" w:sz="4" w:space="0" w:color="auto"/>
              <w:right w:val="single" w:sz="4" w:space="0" w:color="auto"/>
            </w:tcBorders>
          </w:tcPr>
          <w:p w14:paraId="608B63DE" w14:textId="190317FF" w:rsidR="008724C4" w:rsidRPr="00BE1FC7" w:rsidRDefault="008724C4" w:rsidP="008724C4">
            <w:pPr>
              <w:jc w:val="left"/>
              <w:rPr>
                <w:szCs w:val="20"/>
              </w:rPr>
            </w:pPr>
            <w:r w:rsidRPr="00D46B12">
              <w:rPr>
                <w:rFonts w:cs="Arial"/>
                <w:color w:val="000000"/>
                <w:szCs w:val="20"/>
              </w:rPr>
              <w:t>Process error (API executed in uninitialized state)</w:t>
            </w:r>
          </w:p>
        </w:tc>
      </w:tr>
      <w:tr w:rsidR="008724C4" w:rsidRPr="00BE1FC7" w14:paraId="5D940C52" w14:textId="77777777" w:rsidTr="00FA71CE">
        <w:tc>
          <w:tcPr>
            <w:tcW w:w="1036" w:type="pct"/>
            <w:vMerge/>
            <w:tcBorders>
              <w:left w:val="single" w:sz="4" w:space="0" w:color="auto"/>
              <w:right w:val="single" w:sz="4" w:space="0" w:color="auto"/>
            </w:tcBorders>
            <w:shd w:val="clear" w:color="auto" w:fill="D9D9D9"/>
          </w:tcPr>
          <w:p w14:paraId="65B9AFA2" w14:textId="77777777" w:rsidR="008724C4" w:rsidRPr="00BE1FC7" w:rsidRDefault="008724C4" w:rsidP="008724C4">
            <w:pPr>
              <w:jc w:val="left"/>
              <w:rPr>
                <w:rFonts w:cs="Arial"/>
                <w:b/>
                <w:bCs/>
                <w:szCs w:val="20"/>
              </w:rPr>
            </w:pPr>
          </w:p>
        </w:tc>
        <w:tc>
          <w:tcPr>
            <w:tcW w:w="1692" w:type="pct"/>
            <w:gridSpan w:val="3"/>
            <w:tcBorders>
              <w:top w:val="single" w:sz="4" w:space="0" w:color="auto"/>
              <w:left w:val="single" w:sz="4" w:space="0" w:color="auto"/>
              <w:bottom w:val="single" w:sz="4" w:space="0" w:color="auto"/>
              <w:right w:val="single" w:sz="4" w:space="0" w:color="auto"/>
            </w:tcBorders>
          </w:tcPr>
          <w:p w14:paraId="1F93BE55" w14:textId="23CD7782" w:rsidR="008724C4" w:rsidRPr="00FF5497" w:rsidRDefault="008724C4" w:rsidP="008724C4">
            <w:pPr>
              <w:jc w:val="left"/>
              <w:rPr>
                <w:szCs w:val="20"/>
              </w:rPr>
            </w:pPr>
            <w:r>
              <w:rPr>
                <w:rFonts w:cs="Arial"/>
                <w:color w:val="000000"/>
                <w:szCs w:val="20"/>
              </w:rPr>
              <w:t>PROTOCONV</w:t>
            </w:r>
            <w:r w:rsidRPr="00D46B12">
              <w:rPr>
                <w:rFonts w:cs="Arial"/>
                <w:color w:val="000000"/>
                <w:szCs w:val="20"/>
              </w:rPr>
              <w:t>_E_MATCH</w:t>
            </w:r>
          </w:p>
        </w:tc>
        <w:tc>
          <w:tcPr>
            <w:tcW w:w="2272" w:type="pct"/>
            <w:gridSpan w:val="2"/>
            <w:tcBorders>
              <w:top w:val="single" w:sz="4" w:space="0" w:color="auto"/>
              <w:left w:val="single" w:sz="4" w:space="0" w:color="auto"/>
              <w:bottom w:val="single" w:sz="4" w:space="0" w:color="auto"/>
              <w:right w:val="single" w:sz="4" w:space="0" w:color="auto"/>
            </w:tcBorders>
          </w:tcPr>
          <w:p w14:paraId="01F98C9D" w14:textId="53C71564" w:rsidR="008724C4" w:rsidRPr="00FF5497" w:rsidRDefault="008724C4" w:rsidP="008724C4">
            <w:pPr>
              <w:jc w:val="left"/>
              <w:rPr>
                <w:szCs w:val="20"/>
              </w:rPr>
            </w:pPr>
            <w:r w:rsidRPr="00D46B12">
              <w:rPr>
                <w:rFonts w:cs="Arial"/>
                <w:color w:val="000000"/>
                <w:szCs w:val="20"/>
              </w:rPr>
              <w:t>Unmatched Table Error (Routing Table)</w:t>
            </w:r>
          </w:p>
        </w:tc>
      </w:tr>
      <w:tr w:rsidR="008724C4" w:rsidRPr="00BE1FC7" w14:paraId="2E27F6E6" w14:textId="77777777" w:rsidTr="00FA71CE">
        <w:tc>
          <w:tcPr>
            <w:tcW w:w="1036" w:type="pct"/>
            <w:vMerge/>
            <w:tcBorders>
              <w:left w:val="single" w:sz="4" w:space="0" w:color="auto"/>
              <w:right w:val="single" w:sz="4" w:space="0" w:color="auto"/>
            </w:tcBorders>
            <w:shd w:val="clear" w:color="auto" w:fill="D9D9D9"/>
          </w:tcPr>
          <w:p w14:paraId="13A982DB" w14:textId="77777777" w:rsidR="008724C4" w:rsidRPr="00BE1FC7" w:rsidRDefault="008724C4" w:rsidP="008724C4">
            <w:pPr>
              <w:jc w:val="left"/>
              <w:rPr>
                <w:rFonts w:cs="Arial"/>
                <w:b/>
                <w:bCs/>
                <w:szCs w:val="20"/>
              </w:rPr>
            </w:pPr>
          </w:p>
        </w:tc>
        <w:tc>
          <w:tcPr>
            <w:tcW w:w="1692" w:type="pct"/>
            <w:gridSpan w:val="3"/>
            <w:tcBorders>
              <w:top w:val="single" w:sz="4" w:space="0" w:color="auto"/>
              <w:left w:val="single" w:sz="4" w:space="0" w:color="auto"/>
              <w:bottom w:val="single" w:sz="4" w:space="0" w:color="auto"/>
              <w:right w:val="single" w:sz="4" w:space="0" w:color="auto"/>
            </w:tcBorders>
          </w:tcPr>
          <w:p w14:paraId="690DC69A" w14:textId="065DC4CF" w:rsidR="008724C4" w:rsidRPr="00FF5497" w:rsidRDefault="008724C4" w:rsidP="008724C4">
            <w:pPr>
              <w:jc w:val="left"/>
              <w:rPr>
                <w:szCs w:val="20"/>
              </w:rPr>
            </w:pPr>
            <w:r>
              <w:rPr>
                <w:rFonts w:cs="Arial"/>
                <w:color w:val="000000"/>
                <w:szCs w:val="20"/>
              </w:rPr>
              <w:t>PROTOCONV</w:t>
            </w:r>
            <w:r w:rsidRPr="00D46B12">
              <w:rPr>
                <w:rFonts w:cs="Arial"/>
                <w:color w:val="000000"/>
                <w:szCs w:val="20"/>
              </w:rPr>
              <w:t>_E_TRANS</w:t>
            </w:r>
          </w:p>
        </w:tc>
        <w:tc>
          <w:tcPr>
            <w:tcW w:w="2272" w:type="pct"/>
            <w:gridSpan w:val="2"/>
            <w:tcBorders>
              <w:top w:val="single" w:sz="4" w:space="0" w:color="auto"/>
              <w:left w:val="single" w:sz="4" w:space="0" w:color="auto"/>
              <w:bottom w:val="single" w:sz="4" w:space="0" w:color="auto"/>
              <w:right w:val="single" w:sz="4" w:space="0" w:color="auto"/>
            </w:tcBorders>
          </w:tcPr>
          <w:p w14:paraId="5088E0E1" w14:textId="6F5D5B7B" w:rsidR="008724C4" w:rsidRPr="00FF5497" w:rsidRDefault="008724C4" w:rsidP="008724C4">
            <w:pPr>
              <w:jc w:val="left"/>
              <w:rPr>
                <w:szCs w:val="20"/>
              </w:rPr>
            </w:pPr>
            <w:r w:rsidRPr="00D46B12">
              <w:rPr>
                <w:rFonts w:cs="Arial"/>
                <w:color w:val="000000"/>
                <w:szCs w:val="20"/>
              </w:rPr>
              <w:t>Transmit Error</w:t>
            </w:r>
          </w:p>
        </w:tc>
      </w:tr>
    </w:tbl>
    <w:p w14:paraId="50728BFA" w14:textId="7E2E93DD" w:rsidR="009359EF" w:rsidRPr="009B6D74" w:rsidRDefault="009359EF" w:rsidP="009359EF">
      <w:pPr>
        <w:pStyle w:val="RefIDs"/>
        <w:wordWrap/>
        <w:rPr>
          <w:lang w:eastAsia="en-US"/>
        </w:rPr>
      </w:pPr>
      <w:r w:rsidRPr="00696D29">
        <w:rPr>
          <w:lang w:eastAsia="en-US"/>
        </w:rPr>
        <w:t xml:space="preserve">[Covers: </w:t>
      </w:r>
      <w:r w:rsidR="00F87355" w:rsidRPr="00F87355">
        <w:rPr>
          <w:lang w:eastAsia="en-US"/>
        </w:rPr>
        <w:t>req-8552172-00903612</w:t>
      </w:r>
      <w:r w:rsidRPr="00696D29">
        <w:rPr>
          <w:lang w:eastAsia="en-US"/>
        </w:rPr>
        <w:t>]</w:t>
      </w:r>
    </w:p>
    <w:p w14:paraId="5570C744" w14:textId="05C75EE1" w:rsidR="009359EF" w:rsidRDefault="009359EF" w:rsidP="009359EF">
      <w:pPr>
        <w:pStyle w:val="RefIDs"/>
        <w:rPr>
          <w:lang w:eastAsia="en-US"/>
        </w:rPr>
      </w:pPr>
      <w:r>
        <w:rPr>
          <w:lang w:eastAsia="en-US"/>
        </w:rPr>
        <w:t xml:space="preserve">[Covers: </w:t>
      </w:r>
      <w:r w:rsidR="00504621">
        <w:rPr>
          <w:lang w:eastAsia="en-US"/>
        </w:rPr>
        <w:t>req-8552172-00905227</w:t>
      </w:r>
      <w:r w:rsidRPr="002C15F8">
        <w:rPr>
          <w:lang w:eastAsia="en-US"/>
        </w:rPr>
        <w:t>]</w:t>
      </w:r>
    </w:p>
    <w:p w14:paraId="2596B1CC" w14:textId="77777777" w:rsidR="003949F1" w:rsidRPr="002C15F8" w:rsidRDefault="009359EF" w:rsidP="003949F1">
      <w:pPr>
        <w:pStyle w:val="RefIDs"/>
        <w:rPr>
          <w:lang w:eastAsia="en-US"/>
        </w:rPr>
      </w:pPr>
      <w:r>
        <w:rPr>
          <w:lang w:eastAsia="en-US"/>
        </w:rPr>
        <w:t xml:space="preserve">[Covers: </w:t>
      </w:r>
      <w:r w:rsidR="00883E84">
        <w:rPr>
          <w:lang w:eastAsia="en-US"/>
        </w:rPr>
        <w:t>req-8552172-00904662</w:t>
      </w:r>
      <w:r w:rsidRPr="002C15F8">
        <w:rPr>
          <w:lang w:eastAsia="en-US"/>
        </w:rPr>
        <w:t>]</w:t>
      </w:r>
    </w:p>
    <w:p w14:paraId="212F9908"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A0E8B0B"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5AF8F53E" w14:textId="77777777" w:rsidR="003949F1" w:rsidRDefault="003949F1" w:rsidP="003949F1">
      <w:pPr>
        <w:pStyle w:val="RefIDs"/>
        <w:rPr>
          <w:lang w:eastAsia="en-US"/>
        </w:rPr>
      </w:pPr>
      <w:r>
        <w:rPr>
          <w:lang w:eastAsia="en-US"/>
        </w:rPr>
        <w:t>[Covers: req-8552172-00528003]</w:t>
      </w:r>
    </w:p>
    <w:p w14:paraId="1BE539F8" w14:textId="77777777" w:rsidR="003949F1" w:rsidRDefault="003949F1" w:rsidP="003949F1">
      <w:pPr>
        <w:pStyle w:val="RefIDs"/>
        <w:rPr>
          <w:lang w:eastAsia="en-US"/>
        </w:rPr>
      </w:pPr>
      <w:r>
        <w:rPr>
          <w:lang w:eastAsia="en-US"/>
        </w:rPr>
        <w:t>[Covers: req-8552172-00528002]</w:t>
      </w:r>
    </w:p>
    <w:p w14:paraId="43EDAEE4" w14:textId="77777777" w:rsidR="003949F1" w:rsidRDefault="003949F1" w:rsidP="003949F1">
      <w:pPr>
        <w:pStyle w:val="RefIDs"/>
        <w:rPr>
          <w:lang w:eastAsia="en-US"/>
        </w:rPr>
      </w:pPr>
      <w:r>
        <w:rPr>
          <w:lang w:eastAsia="en-US"/>
        </w:rPr>
        <w:t>[Covers: req-8552172-00528006]</w:t>
      </w:r>
    </w:p>
    <w:p w14:paraId="105B4BD4" w14:textId="77777777" w:rsidR="003949F1" w:rsidRDefault="003949F1" w:rsidP="003949F1">
      <w:pPr>
        <w:pStyle w:val="RefIDs"/>
        <w:rPr>
          <w:lang w:eastAsia="en-US"/>
        </w:rPr>
      </w:pPr>
      <w:r>
        <w:rPr>
          <w:lang w:eastAsia="en-US"/>
        </w:rPr>
        <w:t xml:space="preserve">[Covers: </w:t>
      </w:r>
      <w:r w:rsidRPr="00C136B3">
        <w:t>req-8552172-00527993</w:t>
      </w:r>
      <w:r>
        <w:t>]</w:t>
      </w:r>
    </w:p>
    <w:p w14:paraId="1978C62E" w14:textId="77777777" w:rsidR="003949F1" w:rsidRDefault="003949F1" w:rsidP="003949F1">
      <w:pPr>
        <w:pStyle w:val="RefIDs"/>
        <w:rPr>
          <w:lang w:eastAsia="en-US"/>
        </w:rPr>
      </w:pPr>
      <w:r>
        <w:rPr>
          <w:lang w:eastAsia="en-US"/>
        </w:rPr>
        <w:t>[Covers: req-8552172-00527980]</w:t>
      </w:r>
    </w:p>
    <w:p w14:paraId="3C50F825" w14:textId="087E16BF" w:rsidR="00A8234D" w:rsidRDefault="00A8234D" w:rsidP="006B36A4">
      <w:pPr>
        <w:pStyle w:val="Heading3"/>
      </w:pPr>
      <w:bookmarkStart w:id="201" w:name="_Toc203383965"/>
      <w:r w:rsidRPr="00A8234D">
        <w:t>R_ProtoConv_TriggerXtoEthTx</w:t>
      </w:r>
      <w:bookmarkEnd w:id="201"/>
    </w:p>
    <w:p w14:paraId="094C6E4C" w14:textId="77777777" w:rsidR="00A8234D" w:rsidRPr="0058651F" w:rsidRDefault="00A8234D" w:rsidP="00A8234D">
      <w:pPr>
        <w:pStyle w:val="TraceID"/>
        <w:rPr>
          <w:lang w:eastAsia="en-US"/>
        </w:rPr>
      </w:pPr>
      <w:r>
        <w:t>[iso26-18_p6_7.4.5] a;</w:t>
      </w:r>
      <w:r w:rsidRPr="0058651F">
        <w:t xml:space="preserve"> [iso26-18_p6_7.4.6]</w:t>
      </w:r>
    </w:p>
    <w:p w14:paraId="54301EB1" w14:textId="651505C1" w:rsidR="00A8234D" w:rsidRDefault="00A8234D" w:rsidP="00A8234D">
      <w:pPr>
        <w:pStyle w:val="ReqID"/>
      </w:pPr>
      <w:r w:rsidRPr="00696D29">
        <w:t>[</w:t>
      </w:r>
      <w:r>
        <w:t>Gen5GW</w:t>
      </w:r>
      <w:r w:rsidRPr="00696D29">
        <w:t>_</w:t>
      </w:r>
      <w:r>
        <w:t>ProtoConv</w:t>
      </w:r>
      <w:r w:rsidRPr="00696D29">
        <w:t>_AD_C_</w:t>
      </w:r>
      <w:r>
        <w:t>10</w:t>
      </w:r>
      <w:r w:rsidRPr="00696D29">
        <w:t>_00</w:t>
      </w:r>
      <w:r w:rsidR="00893661">
        <w:t>6</w:t>
      </w:r>
      <w:r w:rsidRPr="00696D29">
        <w:t>]</w:t>
      </w:r>
    </w:p>
    <w:p w14:paraId="55165846" w14:textId="6439D231" w:rsidR="00A8234D" w:rsidRDefault="00A8234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25</w:t>
      </w:r>
      <w:r w:rsidR="009D560C">
        <w:rPr>
          <w:noProof/>
        </w:rPr>
        <w:fldChar w:fldCharType="end"/>
      </w:r>
      <w:r>
        <w:rPr>
          <w:noProof/>
        </w:rPr>
        <w:t>:</w:t>
      </w:r>
      <w:r>
        <w:rPr>
          <w:rFonts w:hint="eastAsia"/>
        </w:rPr>
        <w:t xml:space="preserve"> </w:t>
      </w:r>
      <w:r w:rsidRPr="00A8234D">
        <w:t>R_ProtoConv_TriggerXtoEthTx</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4"/>
        <w:gridCol w:w="3043"/>
        <w:gridCol w:w="753"/>
        <w:gridCol w:w="1023"/>
        <w:gridCol w:w="3148"/>
      </w:tblGrid>
      <w:tr w:rsidR="00A8234D" w:rsidRPr="00864D86" w14:paraId="04388B60" w14:textId="77777777" w:rsidTr="00FA71CE">
        <w:trPr>
          <w:trHeight w:val="287"/>
        </w:trPr>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55454574" w14:textId="77777777" w:rsidR="00A8234D" w:rsidRPr="00864D86" w:rsidRDefault="00A8234D" w:rsidP="00B56288">
            <w:pPr>
              <w:jc w:val="left"/>
              <w:rPr>
                <w:rFonts w:cs="Arial"/>
                <w:szCs w:val="20"/>
              </w:rPr>
            </w:pPr>
            <w:r w:rsidRPr="00864D86">
              <w:rPr>
                <w:rFonts w:cs="Arial"/>
                <w:b/>
                <w:bCs/>
                <w:szCs w:val="20"/>
              </w:rPr>
              <w:t>Function Name</w:t>
            </w:r>
          </w:p>
        </w:tc>
        <w:tc>
          <w:tcPr>
            <w:tcW w:w="3971" w:type="pct"/>
            <w:gridSpan w:val="4"/>
            <w:tcBorders>
              <w:top w:val="single" w:sz="4" w:space="0" w:color="auto"/>
              <w:left w:val="single" w:sz="4" w:space="0" w:color="auto"/>
              <w:bottom w:val="single" w:sz="4" w:space="0" w:color="auto"/>
              <w:right w:val="single" w:sz="4" w:space="0" w:color="auto"/>
            </w:tcBorders>
          </w:tcPr>
          <w:p w14:paraId="5D864CAE" w14:textId="67706130" w:rsidR="00A8234D" w:rsidRPr="00751FC3" w:rsidRDefault="00A8234D" w:rsidP="00B56288">
            <w:r w:rsidRPr="00A8234D">
              <w:t>R_ProtoConv_TriggerXtoEthTx</w:t>
            </w:r>
          </w:p>
        </w:tc>
      </w:tr>
      <w:tr w:rsidR="00A8234D" w:rsidRPr="004B7082" w14:paraId="02907C25" w14:textId="77777777" w:rsidTr="00FA71CE">
        <w:trPr>
          <w:trHeight w:val="287"/>
        </w:trPr>
        <w:tc>
          <w:tcPr>
            <w:tcW w:w="1029" w:type="pct"/>
            <w:tcBorders>
              <w:top w:val="single" w:sz="4" w:space="0" w:color="auto"/>
              <w:left w:val="single" w:sz="4" w:space="0" w:color="auto"/>
              <w:bottom w:val="single" w:sz="4" w:space="0" w:color="auto"/>
              <w:right w:val="single" w:sz="4" w:space="0" w:color="auto"/>
            </w:tcBorders>
            <w:shd w:val="clear" w:color="auto" w:fill="D9D9D9"/>
          </w:tcPr>
          <w:p w14:paraId="0847A564" w14:textId="77777777" w:rsidR="00A8234D" w:rsidRPr="0001226E" w:rsidRDefault="00A8234D" w:rsidP="00B56288">
            <w:pPr>
              <w:jc w:val="left"/>
              <w:rPr>
                <w:rFonts w:eastAsia="Meiryo UI" w:cstheme="majorHAnsi"/>
                <w:szCs w:val="20"/>
                <w:lang w:val="en-GB"/>
              </w:rPr>
            </w:pPr>
            <w:r w:rsidRPr="004B7082">
              <w:rPr>
                <w:rFonts w:eastAsia="Meiryo UI" w:cstheme="majorHAnsi"/>
                <w:b/>
                <w:bCs/>
                <w:szCs w:val="20"/>
                <w:lang w:val="en-GB"/>
              </w:rPr>
              <w:t>ASIL Level</w:t>
            </w:r>
          </w:p>
        </w:tc>
        <w:tc>
          <w:tcPr>
            <w:tcW w:w="1517" w:type="pct"/>
            <w:tcBorders>
              <w:top w:val="single" w:sz="4" w:space="0" w:color="auto"/>
              <w:left w:val="single" w:sz="4" w:space="0" w:color="auto"/>
              <w:bottom w:val="single" w:sz="4" w:space="0" w:color="auto"/>
              <w:right w:val="single" w:sz="4" w:space="0" w:color="auto"/>
            </w:tcBorders>
          </w:tcPr>
          <w:p w14:paraId="3FA093B1" w14:textId="77777777" w:rsidR="00A8234D" w:rsidRPr="00751FC3" w:rsidRDefault="00A8234D" w:rsidP="00B56288">
            <w:pPr>
              <w:rPr>
                <w:lang w:val="en-GB"/>
              </w:rPr>
            </w:pPr>
            <w:r w:rsidRPr="006406A3">
              <w:rPr>
                <w:lang w:val="en-GB"/>
              </w:rPr>
              <w:t xml:space="preserve">ASIL </w:t>
            </w:r>
            <w:r>
              <w:rPr>
                <w:lang w:val="en-GB"/>
              </w:rPr>
              <w:t>D</w:t>
            </w:r>
          </w:p>
        </w:tc>
        <w:tc>
          <w:tcPr>
            <w:tcW w:w="375" w:type="pct"/>
            <w:tcBorders>
              <w:top w:val="single" w:sz="4" w:space="0" w:color="auto"/>
              <w:left w:val="single" w:sz="4" w:space="0" w:color="auto"/>
              <w:bottom w:val="single" w:sz="4" w:space="0" w:color="auto"/>
              <w:right w:val="single" w:sz="4" w:space="0" w:color="auto"/>
            </w:tcBorders>
            <w:shd w:val="pct20" w:color="auto" w:fill="auto"/>
          </w:tcPr>
          <w:p w14:paraId="0E4EC725" w14:textId="77777777" w:rsidR="00A8234D" w:rsidRPr="004B7082" w:rsidRDefault="00A8234D" w:rsidP="00B56288">
            <w:pPr>
              <w:rPr>
                <w:rFonts w:eastAsia="Meiryo UI" w:cstheme="majorHAnsi"/>
                <w:b/>
                <w:szCs w:val="20"/>
                <w:lang w:val="en-GB"/>
              </w:rPr>
            </w:pPr>
            <w:r w:rsidRPr="004B7082">
              <w:rPr>
                <w:rFonts w:eastAsia="Meiryo UI" w:cstheme="majorHAnsi"/>
                <w:b/>
                <w:szCs w:val="20"/>
                <w:lang w:val="en-GB"/>
              </w:rPr>
              <w:t>Status</w:t>
            </w:r>
          </w:p>
        </w:tc>
        <w:tc>
          <w:tcPr>
            <w:tcW w:w="2079" w:type="pct"/>
            <w:gridSpan w:val="2"/>
            <w:tcBorders>
              <w:top w:val="single" w:sz="4" w:space="0" w:color="auto"/>
              <w:left w:val="single" w:sz="4" w:space="0" w:color="auto"/>
              <w:bottom w:val="single" w:sz="4" w:space="0" w:color="auto"/>
              <w:right w:val="single" w:sz="4" w:space="0" w:color="auto"/>
            </w:tcBorders>
          </w:tcPr>
          <w:p w14:paraId="7F3A81BF" w14:textId="77777777" w:rsidR="00A8234D" w:rsidRPr="006406A3" w:rsidRDefault="00A8234D" w:rsidP="00B56288">
            <w:pPr>
              <w:rPr>
                <w:lang w:val="en-GB"/>
              </w:rPr>
            </w:pPr>
            <w:r w:rsidRPr="006406A3">
              <w:rPr>
                <w:lang w:val="en-GB"/>
              </w:rPr>
              <w:t>New</w:t>
            </w:r>
          </w:p>
        </w:tc>
      </w:tr>
      <w:tr w:rsidR="00A8234D" w:rsidRPr="00864D86" w14:paraId="6347424D"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7BF73F60" w14:textId="77777777" w:rsidR="00A8234D" w:rsidRPr="00864D86" w:rsidRDefault="00A8234D" w:rsidP="00B56288">
            <w:pPr>
              <w:jc w:val="left"/>
              <w:rPr>
                <w:rFonts w:cs="Arial"/>
                <w:b/>
                <w:bCs/>
                <w:szCs w:val="20"/>
              </w:rPr>
            </w:pPr>
            <w:r w:rsidRPr="00864D86">
              <w:rPr>
                <w:rFonts w:cs="Arial"/>
                <w:b/>
                <w:bCs/>
                <w:szCs w:val="20"/>
              </w:rPr>
              <w:t>Syntax</w:t>
            </w:r>
          </w:p>
        </w:tc>
        <w:tc>
          <w:tcPr>
            <w:tcW w:w="3971" w:type="pct"/>
            <w:gridSpan w:val="4"/>
            <w:tcBorders>
              <w:top w:val="single" w:sz="4" w:space="0" w:color="auto"/>
              <w:left w:val="single" w:sz="4" w:space="0" w:color="auto"/>
              <w:bottom w:val="single" w:sz="4" w:space="0" w:color="auto"/>
              <w:right w:val="single" w:sz="4" w:space="0" w:color="auto"/>
            </w:tcBorders>
          </w:tcPr>
          <w:p w14:paraId="57473EF6" w14:textId="1C65B29D" w:rsidR="00A8234D" w:rsidRPr="00B44E24" w:rsidRDefault="00A8234D" w:rsidP="00B56288">
            <w:r w:rsidRPr="00A8234D">
              <w:t>Std_ReturnType R_ProtoConv_TriggerXtoEthTx(const uint32 ulBufIdx)</w:t>
            </w:r>
          </w:p>
        </w:tc>
      </w:tr>
      <w:tr w:rsidR="00A8234D" w:rsidRPr="00864D86" w14:paraId="3D57236D"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3FC76322" w14:textId="77777777" w:rsidR="00A8234D" w:rsidRPr="00864D86" w:rsidRDefault="00A8234D" w:rsidP="00B56288">
            <w:pPr>
              <w:jc w:val="left"/>
              <w:rPr>
                <w:rFonts w:cs="Arial"/>
                <w:b/>
                <w:bCs/>
                <w:szCs w:val="20"/>
              </w:rPr>
            </w:pPr>
            <w:r w:rsidRPr="00864D86">
              <w:rPr>
                <w:rFonts w:cs="Arial"/>
                <w:b/>
                <w:bCs/>
                <w:szCs w:val="20"/>
              </w:rPr>
              <w:t>Sync/Async</w:t>
            </w:r>
          </w:p>
        </w:tc>
        <w:tc>
          <w:tcPr>
            <w:tcW w:w="3971" w:type="pct"/>
            <w:gridSpan w:val="4"/>
            <w:tcBorders>
              <w:top w:val="single" w:sz="4" w:space="0" w:color="auto"/>
              <w:left w:val="single" w:sz="4" w:space="0" w:color="auto"/>
              <w:bottom w:val="single" w:sz="4" w:space="0" w:color="auto"/>
              <w:right w:val="single" w:sz="4" w:space="0" w:color="auto"/>
            </w:tcBorders>
          </w:tcPr>
          <w:p w14:paraId="5F32DD0D" w14:textId="77777777" w:rsidR="00A8234D" w:rsidRPr="006406A3" w:rsidRDefault="00A8234D" w:rsidP="00B56288">
            <w:r w:rsidRPr="006406A3">
              <w:t>Synchronous</w:t>
            </w:r>
          </w:p>
        </w:tc>
      </w:tr>
      <w:tr w:rsidR="00A8234D" w:rsidRPr="00864D86" w14:paraId="798F1CEC" w14:textId="77777777" w:rsidTr="00FA71CE">
        <w:trPr>
          <w:trHeight w:val="170"/>
        </w:trPr>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52F6CF0F" w14:textId="77777777" w:rsidR="00A8234D" w:rsidRPr="00864D86" w:rsidRDefault="00A8234D" w:rsidP="00B56288">
            <w:pPr>
              <w:jc w:val="left"/>
              <w:rPr>
                <w:rFonts w:cs="Arial"/>
                <w:b/>
                <w:bCs/>
                <w:szCs w:val="20"/>
              </w:rPr>
            </w:pPr>
            <w:r w:rsidRPr="00864D86">
              <w:rPr>
                <w:rFonts w:cs="Arial"/>
                <w:b/>
                <w:bCs/>
                <w:szCs w:val="20"/>
              </w:rPr>
              <w:t>Reentrancy</w:t>
            </w:r>
          </w:p>
        </w:tc>
        <w:tc>
          <w:tcPr>
            <w:tcW w:w="3971" w:type="pct"/>
            <w:gridSpan w:val="4"/>
            <w:tcBorders>
              <w:top w:val="single" w:sz="4" w:space="0" w:color="auto"/>
              <w:left w:val="single" w:sz="4" w:space="0" w:color="auto"/>
              <w:bottom w:val="single" w:sz="4" w:space="0" w:color="auto"/>
              <w:right w:val="single" w:sz="4" w:space="0" w:color="auto"/>
            </w:tcBorders>
          </w:tcPr>
          <w:p w14:paraId="617250B5" w14:textId="77777777" w:rsidR="00A8234D" w:rsidRPr="006406A3" w:rsidRDefault="00A8234D" w:rsidP="00B56288">
            <w:r w:rsidRPr="006406A3">
              <w:t>Non-Reentrant</w:t>
            </w:r>
          </w:p>
        </w:tc>
      </w:tr>
      <w:tr w:rsidR="00A8234D" w:rsidRPr="00864D86" w14:paraId="50A7FFE2" w14:textId="77777777" w:rsidTr="00FA71CE">
        <w:trPr>
          <w:trHeight w:val="170"/>
        </w:trPr>
        <w:tc>
          <w:tcPr>
            <w:tcW w:w="1029" w:type="pct"/>
            <w:tcBorders>
              <w:top w:val="single" w:sz="4" w:space="0" w:color="auto"/>
              <w:left w:val="single" w:sz="4" w:space="0" w:color="auto"/>
              <w:bottom w:val="single" w:sz="4" w:space="0" w:color="auto"/>
              <w:right w:val="single" w:sz="4" w:space="0" w:color="auto"/>
            </w:tcBorders>
            <w:shd w:val="clear" w:color="auto" w:fill="D9D9D9"/>
          </w:tcPr>
          <w:p w14:paraId="02557C87" w14:textId="77777777" w:rsidR="00A8234D" w:rsidRPr="00864D86" w:rsidRDefault="00A8234D" w:rsidP="00B56288">
            <w:pPr>
              <w:jc w:val="left"/>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971" w:type="pct"/>
            <w:gridSpan w:val="4"/>
            <w:tcBorders>
              <w:top w:val="single" w:sz="4" w:space="0" w:color="auto"/>
              <w:left w:val="single" w:sz="4" w:space="0" w:color="auto"/>
              <w:bottom w:val="single" w:sz="4" w:space="0" w:color="auto"/>
              <w:right w:val="single" w:sz="4" w:space="0" w:color="auto"/>
            </w:tcBorders>
          </w:tcPr>
          <w:p w14:paraId="24970503" w14:textId="77777777" w:rsidR="00A8234D" w:rsidRPr="005C1F4B" w:rsidRDefault="00A8234D" w:rsidP="00B56288">
            <w:r w:rsidRPr="005C1F4B">
              <w:t>Runs in the interrupt enable state</w:t>
            </w:r>
          </w:p>
        </w:tc>
      </w:tr>
      <w:tr w:rsidR="00A8234D" w:rsidRPr="004B7082" w14:paraId="34F25349" w14:textId="77777777" w:rsidTr="00FA71CE">
        <w:trPr>
          <w:trHeight w:val="20"/>
        </w:trPr>
        <w:tc>
          <w:tcPr>
            <w:tcW w:w="1029" w:type="pct"/>
            <w:vMerge w:val="restart"/>
            <w:tcBorders>
              <w:top w:val="single" w:sz="4" w:space="0" w:color="auto"/>
              <w:left w:val="single" w:sz="4" w:space="0" w:color="auto"/>
              <w:right w:val="single" w:sz="4" w:space="0" w:color="auto"/>
            </w:tcBorders>
            <w:shd w:val="clear" w:color="auto" w:fill="D9D9D9"/>
            <w:hideMark/>
          </w:tcPr>
          <w:p w14:paraId="58106FFF" w14:textId="77777777" w:rsidR="00A8234D" w:rsidRPr="004B7082" w:rsidRDefault="00A8234D" w:rsidP="00B56288">
            <w:pPr>
              <w:jc w:val="left"/>
              <w:rPr>
                <w:rFonts w:eastAsia="Meiryo UI" w:cstheme="majorHAnsi"/>
                <w:b/>
                <w:bCs/>
                <w:szCs w:val="20"/>
                <w:lang w:val="en-GB"/>
              </w:rPr>
            </w:pPr>
            <w:r w:rsidRPr="004B7082">
              <w:rPr>
                <w:rFonts w:eastAsia="Meiryo UI" w:cstheme="majorHAnsi"/>
                <w:b/>
                <w:bCs/>
                <w:szCs w:val="20"/>
                <w:lang w:val="en-GB"/>
              </w:rPr>
              <w:t>Parameters (In)</w:t>
            </w:r>
          </w:p>
        </w:tc>
        <w:tc>
          <w:tcPr>
            <w:tcW w:w="1892" w:type="pct"/>
            <w:gridSpan w:val="2"/>
            <w:vMerge w:val="restart"/>
            <w:tcBorders>
              <w:top w:val="single" w:sz="4" w:space="0" w:color="auto"/>
              <w:left w:val="single" w:sz="4" w:space="0" w:color="auto"/>
              <w:right w:val="single" w:sz="4" w:space="0" w:color="auto"/>
            </w:tcBorders>
          </w:tcPr>
          <w:p w14:paraId="09A55CE3" w14:textId="042A8960" w:rsidR="00A8234D" w:rsidRPr="00A8234D" w:rsidRDefault="00A8234D" w:rsidP="00B56288">
            <w:r w:rsidRPr="00A8234D">
              <w:t>const uint32 ulBufIdx</w:t>
            </w:r>
          </w:p>
        </w:tc>
        <w:tc>
          <w:tcPr>
            <w:tcW w:w="2079" w:type="pct"/>
            <w:gridSpan w:val="2"/>
            <w:tcBorders>
              <w:top w:val="single" w:sz="4" w:space="0" w:color="auto"/>
              <w:left w:val="single" w:sz="4" w:space="0" w:color="auto"/>
              <w:bottom w:val="single" w:sz="4" w:space="0" w:color="auto"/>
              <w:right w:val="single" w:sz="4" w:space="0" w:color="auto"/>
            </w:tcBorders>
            <w:vAlign w:val="center"/>
          </w:tcPr>
          <w:p w14:paraId="27E91C60" w14:textId="03AD44EF" w:rsidR="00A8234D" w:rsidRPr="0007522C" w:rsidRDefault="00A442E9" w:rsidP="00B56288">
            <w:pPr>
              <w:rPr>
                <w:rFonts w:eastAsia="Meiryo UI" w:cstheme="majorHAnsi"/>
                <w:lang w:val="en-GB"/>
              </w:rPr>
            </w:pPr>
            <w:r>
              <w:rPr>
                <w:rFonts w:eastAsia="Meiryo UI" w:cstheme="majorHAnsi"/>
                <w:lang w:val="en-GB"/>
              </w:rPr>
              <w:t xml:space="preserve">Target </w:t>
            </w:r>
            <w:r w:rsidR="00A8234D">
              <w:rPr>
                <w:rFonts w:eastAsia="Meiryo UI" w:cstheme="majorHAnsi"/>
                <w:lang w:val="en-GB"/>
              </w:rPr>
              <w:t>Buffer Index</w:t>
            </w:r>
          </w:p>
        </w:tc>
      </w:tr>
      <w:tr w:rsidR="00A8234D" w:rsidRPr="004B7082" w14:paraId="27D08B42" w14:textId="77777777" w:rsidTr="00FA71CE">
        <w:tc>
          <w:tcPr>
            <w:tcW w:w="1029" w:type="pct"/>
            <w:vMerge/>
            <w:tcBorders>
              <w:left w:val="single" w:sz="4" w:space="0" w:color="auto"/>
              <w:bottom w:val="single" w:sz="4" w:space="0" w:color="auto"/>
              <w:right w:val="single" w:sz="4" w:space="0" w:color="auto"/>
            </w:tcBorders>
            <w:shd w:val="clear" w:color="auto" w:fill="D9D9D9"/>
          </w:tcPr>
          <w:p w14:paraId="4F71EB24" w14:textId="77777777" w:rsidR="00A8234D" w:rsidRPr="004B7082" w:rsidRDefault="00A8234D" w:rsidP="00B56288">
            <w:pPr>
              <w:jc w:val="left"/>
              <w:rPr>
                <w:rFonts w:eastAsia="Meiryo UI" w:cstheme="majorHAnsi"/>
                <w:b/>
                <w:bCs/>
                <w:szCs w:val="20"/>
                <w:lang w:val="en-GB"/>
              </w:rPr>
            </w:pPr>
          </w:p>
        </w:tc>
        <w:tc>
          <w:tcPr>
            <w:tcW w:w="1892" w:type="pct"/>
            <w:gridSpan w:val="2"/>
            <w:vMerge/>
            <w:tcBorders>
              <w:left w:val="single" w:sz="4" w:space="0" w:color="auto"/>
              <w:bottom w:val="single" w:sz="4" w:space="0" w:color="auto"/>
              <w:right w:val="single" w:sz="4" w:space="0" w:color="auto"/>
            </w:tcBorders>
          </w:tcPr>
          <w:p w14:paraId="605692D3" w14:textId="77777777" w:rsidR="00A8234D" w:rsidRPr="004B7082" w:rsidRDefault="00A8234D" w:rsidP="00B56288">
            <w:pPr>
              <w:rPr>
                <w:rFonts w:eastAsia="Meiryo UI" w:cstheme="majorHAnsi"/>
                <w:szCs w:val="20"/>
                <w:lang w:val="en-GB"/>
              </w:rPr>
            </w:pPr>
          </w:p>
        </w:tc>
        <w:tc>
          <w:tcPr>
            <w:tcW w:w="510" w:type="pct"/>
            <w:tcBorders>
              <w:top w:val="single" w:sz="4" w:space="0" w:color="auto"/>
              <w:left w:val="single" w:sz="4" w:space="0" w:color="auto"/>
              <w:bottom w:val="single" w:sz="4" w:space="0" w:color="auto"/>
              <w:right w:val="single" w:sz="4" w:space="0" w:color="auto"/>
            </w:tcBorders>
            <w:shd w:val="clear" w:color="auto" w:fill="D9D9D9"/>
          </w:tcPr>
          <w:p w14:paraId="744BA52E" w14:textId="77777777" w:rsidR="00A8234D" w:rsidRPr="004B7082" w:rsidRDefault="00A8234D" w:rsidP="00B56288">
            <w:pPr>
              <w:rPr>
                <w:rFonts w:eastAsia="Meiryo UI" w:cstheme="majorHAnsi"/>
                <w:b/>
                <w:szCs w:val="20"/>
                <w:lang w:val="en-GB"/>
              </w:rPr>
            </w:pPr>
            <w:r w:rsidRPr="004B7082">
              <w:rPr>
                <w:rFonts w:eastAsia="Meiryo UI" w:cstheme="majorHAnsi"/>
                <w:b/>
                <w:szCs w:val="20"/>
                <w:lang w:val="en-GB"/>
              </w:rPr>
              <w:t>Range</w:t>
            </w:r>
          </w:p>
        </w:tc>
        <w:tc>
          <w:tcPr>
            <w:tcW w:w="1568" w:type="pct"/>
            <w:tcBorders>
              <w:top w:val="single" w:sz="4" w:space="0" w:color="auto"/>
              <w:left w:val="single" w:sz="4" w:space="0" w:color="auto"/>
              <w:bottom w:val="single" w:sz="4" w:space="0" w:color="auto"/>
              <w:right w:val="single" w:sz="4" w:space="0" w:color="auto"/>
            </w:tcBorders>
          </w:tcPr>
          <w:p w14:paraId="150CD192" w14:textId="6333ADF2" w:rsidR="00A8234D" w:rsidRPr="00A8234D" w:rsidRDefault="00A8234D" w:rsidP="00B56288">
            <w:r>
              <w:rPr>
                <w:lang w:val="en-GB"/>
              </w:rPr>
              <w:t xml:space="preserve">0 - </w:t>
            </w:r>
            <w:r w:rsidRPr="00A8234D">
              <w:t>PROTOCONV_MIXBUF_MAX</w:t>
            </w:r>
          </w:p>
        </w:tc>
      </w:tr>
      <w:tr w:rsidR="00A8234D" w:rsidRPr="006E156B" w14:paraId="35D7856F"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067B25D1" w14:textId="77777777" w:rsidR="00A8234D" w:rsidRPr="004B7082" w:rsidRDefault="00A8234D" w:rsidP="00B56288">
            <w:pPr>
              <w:jc w:val="left"/>
              <w:rPr>
                <w:rFonts w:eastAsia="Meiryo UI" w:cstheme="majorHAnsi"/>
                <w:b/>
                <w:bCs/>
                <w:szCs w:val="20"/>
                <w:lang w:val="en-GB"/>
              </w:rPr>
            </w:pPr>
            <w:r w:rsidRPr="004B7082">
              <w:rPr>
                <w:rFonts w:eastAsia="Meiryo UI" w:cstheme="majorHAnsi"/>
                <w:b/>
                <w:bCs/>
                <w:szCs w:val="20"/>
                <w:lang w:val="en-GB"/>
              </w:rPr>
              <w:t>Parameters (In-Out)</w:t>
            </w:r>
          </w:p>
        </w:tc>
        <w:tc>
          <w:tcPr>
            <w:tcW w:w="1892" w:type="pct"/>
            <w:gridSpan w:val="2"/>
            <w:tcBorders>
              <w:top w:val="single" w:sz="4" w:space="0" w:color="auto"/>
              <w:left w:val="single" w:sz="4" w:space="0" w:color="auto"/>
              <w:bottom w:val="single" w:sz="4" w:space="0" w:color="auto"/>
              <w:right w:val="single" w:sz="4" w:space="0" w:color="auto"/>
            </w:tcBorders>
          </w:tcPr>
          <w:p w14:paraId="3D66774D" w14:textId="77777777" w:rsidR="00A8234D" w:rsidRPr="006406A3" w:rsidRDefault="00A8234D" w:rsidP="00B56288">
            <w:pPr>
              <w:rPr>
                <w:rFonts w:eastAsia="Meiryo UI" w:cstheme="majorHAnsi"/>
                <w:lang w:val="en-GB"/>
              </w:rPr>
            </w:pPr>
            <w:r w:rsidRPr="006406A3">
              <w:t>N/A</w:t>
            </w:r>
          </w:p>
        </w:tc>
        <w:tc>
          <w:tcPr>
            <w:tcW w:w="2079" w:type="pct"/>
            <w:gridSpan w:val="2"/>
            <w:tcBorders>
              <w:top w:val="single" w:sz="4" w:space="0" w:color="auto"/>
              <w:left w:val="single" w:sz="4" w:space="0" w:color="auto"/>
              <w:bottom w:val="single" w:sz="4" w:space="0" w:color="auto"/>
              <w:right w:val="single" w:sz="4" w:space="0" w:color="auto"/>
            </w:tcBorders>
          </w:tcPr>
          <w:p w14:paraId="1EFB9D8A" w14:textId="77777777" w:rsidR="00A8234D" w:rsidRPr="006406A3" w:rsidRDefault="00A8234D" w:rsidP="00B56288">
            <w:pPr>
              <w:rPr>
                <w:lang w:val="en-GB"/>
              </w:rPr>
            </w:pPr>
            <w:r w:rsidRPr="006406A3">
              <w:rPr>
                <w:lang w:val="en-GB"/>
              </w:rPr>
              <w:t>-</w:t>
            </w:r>
          </w:p>
        </w:tc>
      </w:tr>
      <w:tr w:rsidR="00A8234D" w:rsidRPr="006E156B" w14:paraId="47844A4F"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2826C60C" w14:textId="77777777" w:rsidR="00A8234D" w:rsidRPr="004B7082" w:rsidRDefault="00A8234D" w:rsidP="00B56288">
            <w:pPr>
              <w:jc w:val="left"/>
              <w:rPr>
                <w:rFonts w:eastAsia="Meiryo UI" w:cstheme="majorHAnsi"/>
                <w:b/>
                <w:bCs/>
                <w:szCs w:val="20"/>
                <w:lang w:val="en-GB"/>
              </w:rPr>
            </w:pPr>
            <w:r w:rsidRPr="004B7082">
              <w:rPr>
                <w:rFonts w:eastAsia="Meiryo UI" w:cstheme="majorHAnsi"/>
                <w:b/>
                <w:bCs/>
                <w:szCs w:val="20"/>
                <w:lang w:val="en-GB"/>
              </w:rPr>
              <w:lastRenderedPageBreak/>
              <w:t>Parameters (Out)</w:t>
            </w:r>
          </w:p>
        </w:tc>
        <w:tc>
          <w:tcPr>
            <w:tcW w:w="1892" w:type="pct"/>
            <w:gridSpan w:val="2"/>
            <w:tcBorders>
              <w:top w:val="single" w:sz="4" w:space="0" w:color="auto"/>
              <w:left w:val="single" w:sz="4" w:space="0" w:color="auto"/>
              <w:bottom w:val="single" w:sz="4" w:space="0" w:color="auto"/>
              <w:right w:val="single" w:sz="4" w:space="0" w:color="auto"/>
            </w:tcBorders>
          </w:tcPr>
          <w:p w14:paraId="72888236" w14:textId="77777777" w:rsidR="00A8234D" w:rsidRPr="006406A3" w:rsidRDefault="00A8234D" w:rsidP="00B56288">
            <w:pPr>
              <w:rPr>
                <w:rFonts w:eastAsia="Meiryo UI" w:cstheme="majorHAnsi"/>
                <w:lang w:val="en-GB"/>
              </w:rPr>
            </w:pPr>
            <w:r w:rsidRPr="006406A3">
              <w:t>N/A</w:t>
            </w:r>
          </w:p>
        </w:tc>
        <w:tc>
          <w:tcPr>
            <w:tcW w:w="2079" w:type="pct"/>
            <w:gridSpan w:val="2"/>
            <w:tcBorders>
              <w:top w:val="single" w:sz="4" w:space="0" w:color="auto"/>
              <w:left w:val="single" w:sz="4" w:space="0" w:color="auto"/>
              <w:bottom w:val="single" w:sz="4" w:space="0" w:color="auto"/>
              <w:right w:val="single" w:sz="4" w:space="0" w:color="auto"/>
            </w:tcBorders>
          </w:tcPr>
          <w:p w14:paraId="79F8593C" w14:textId="77777777" w:rsidR="00A8234D" w:rsidRPr="006406A3" w:rsidRDefault="00A8234D" w:rsidP="00B56288">
            <w:pPr>
              <w:rPr>
                <w:lang w:val="en-GB"/>
              </w:rPr>
            </w:pPr>
            <w:r w:rsidRPr="006406A3">
              <w:rPr>
                <w:lang w:val="en-GB"/>
              </w:rPr>
              <w:t>-</w:t>
            </w:r>
          </w:p>
        </w:tc>
      </w:tr>
      <w:tr w:rsidR="00A8234D" w:rsidRPr="006E156B" w14:paraId="621B523A"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392387C0" w14:textId="77777777" w:rsidR="00A8234D" w:rsidRPr="004B7082" w:rsidRDefault="00A8234D" w:rsidP="00B56288">
            <w:pPr>
              <w:jc w:val="left"/>
              <w:rPr>
                <w:rFonts w:eastAsia="Meiryo UI" w:cstheme="majorHAnsi"/>
                <w:b/>
                <w:bCs/>
                <w:szCs w:val="20"/>
                <w:lang w:val="en-GB"/>
              </w:rPr>
            </w:pPr>
            <w:r w:rsidRPr="004B7082">
              <w:rPr>
                <w:rFonts w:eastAsia="Meiryo UI" w:cstheme="majorHAnsi"/>
                <w:b/>
                <w:bCs/>
                <w:szCs w:val="20"/>
                <w:lang w:val="en-GB"/>
              </w:rPr>
              <w:t>Return Value</w:t>
            </w:r>
          </w:p>
        </w:tc>
        <w:tc>
          <w:tcPr>
            <w:tcW w:w="1892" w:type="pct"/>
            <w:gridSpan w:val="2"/>
            <w:tcBorders>
              <w:top w:val="single" w:sz="4" w:space="0" w:color="auto"/>
              <w:left w:val="single" w:sz="4" w:space="0" w:color="auto"/>
              <w:bottom w:val="single" w:sz="4" w:space="0" w:color="auto"/>
              <w:right w:val="single" w:sz="4" w:space="0" w:color="auto"/>
            </w:tcBorders>
          </w:tcPr>
          <w:p w14:paraId="231B9C6E" w14:textId="77777777" w:rsidR="00A8234D" w:rsidRPr="006406A3" w:rsidRDefault="00A8234D" w:rsidP="00B56288">
            <w:pPr>
              <w:rPr>
                <w:rFonts w:eastAsia="Meiryo UI" w:cstheme="majorHAnsi"/>
                <w:lang w:val="en-GB"/>
              </w:rPr>
            </w:pPr>
            <w:r w:rsidRPr="00B44E24">
              <w:t>Std_ReturnType</w:t>
            </w:r>
          </w:p>
        </w:tc>
        <w:tc>
          <w:tcPr>
            <w:tcW w:w="2079" w:type="pct"/>
            <w:gridSpan w:val="2"/>
            <w:tcBorders>
              <w:top w:val="single" w:sz="4" w:space="0" w:color="auto"/>
              <w:left w:val="single" w:sz="4" w:space="0" w:color="auto"/>
              <w:bottom w:val="single" w:sz="4" w:space="0" w:color="auto"/>
              <w:right w:val="single" w:sz="4" w:space="0" w:color="auto"/>
            </w:tcBorders>
          </w:tcPr>
          <w:p w14:paraId="754CECF8" w14:textId="77777777" w:rsidR="00A8234D" w:rsidRDefault="00A8234D" w:rsidP="00B56288">
            <w:pPr>
              <w:rPr>
                <w:lang w:val="en-GB"/>
              </w:rPr>
            </w:pPr>
            <w:r w:rsidRPr="00751FC3">
              <w:rPr>
                <w:rFonts w:hint="eastAsia"/>
                <w:lang w:val="en-GB"/>
              </w:rPr>
              <w:t>E_OK</w:t>
            </w:r>
          </w:p>
          <w:p w14:paraId="232BCB19" w14:textId="77777777" w:rsidR="00A8234D" w:rsidRPr="00751FC3" w:rsidRDefault="00A8234D" w:rsidP="00B56288">
            <w:pPr>
              <w:rPr>
                <w:lang w:val="en-GB"/>
              </w:rPr>
            </w:pPr>
            <w:r w:rsidRPr="00751FC3">
              <w:rPr>
                <w:rFonts w:hint="eastAsia"/>
                <w:lang w:val="en-GB"/>
              </w:rPr>
              <w:t>E_</w:t>
            </w:r>
            <w:r>
              <w:rPr>
                <w:lang w:val="en-GB"/>
              </w:rPr>
              <w:t>NOT_</w:t>
            </w:r>
            <w:r w:rsidRPr="00751FC3">
              <w:rPr>
                <w:rFonts w:hint="eastAsia"/>
                <w:lang w:val="en-GB"/>
              </w:rPr>
              <w:t>OK</w:t>
            </w:r>
          </w:p>
        </w:tc>
      </w:tr>
      <w:tr w:rsidR="00A8234D" w:rsidRPr="00864D86" w14:paraId="2B61528E"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4D2E543C" w14:textId="77777777" w:rsidR="00A8234D" w:rsidRPr="00864D86" w:rsidRDefault="00A8234D" w:rsidP="00A8234D">
            <w:pPr>
              <w:jc w:val="left"/>
              <w:rPr>
                <w:rFonts w:cs="Arial"/>
                <w:b/>
                <w:bCs/>
                <w:szCs w:val="20"/>
              </w:rPr>
            </w:pPr>
            <w:r w:rsidRPr="00864D86">
              <w:rPr>
                <w:rFonts w:cs="Arial"/>
                <w:b/>
                <w:bCs/>
                <w:szCs w:val="20"/>
              </w:rPr>
              <w:t>Description</w:t>
            </w:r>
          </w:p>
        </w:tc>
        <w:tc>
          <w:tcPr>
            <w:tcW w:w="3971" w:type="pct"/>
            <w:gridSpan w:val="4"/>
            <w:tcBorders>
              <w:top w:val="single" w:sz="4" w:space="0" w:color="auto"/>
              <w:left w:val="single" w:sz="4" w:space="0" w:color="auto"/>
              <w:bottom w:val="single" w:sz="4" w:space="0" w:color="auto"/>
              <w:right w:val="single" w:sz="4" w:space="0" w:color="auto"/>
            </w:tcBorders>
          </w:tcPr>
          <w:p w14:paraId="47700664" w14:textId="77777777" w:rsidR="00A8234D" w:rsidRPr="00BD75C2" w:rsidRDefault="00A8234D" w:rsidP="00A8234D">
            <w:pPr>
              <w:jc w:val="left"/>
              <w:rPr>
                <w:szCs w:val="20"/>
              </w:rPr>
            </w:pPr>
            <w:r>
              <w:rPr>
                <w:szCs w:val="20"/>
              </w:rPr>
              <w:t>I</w:t>
            </w:r>
            <w:r w:rsidRPr="00FF5497">
              <w:rPr>
                <w:szCs w:val="20"/>
              </w:rPr>
              <w:t>f R_</w:t>
            </w:r>
            <w:r>
              <w:rPr>
                <w:szCs w:val="20"/>
              </w:rPr>
              <w:t>ProtoConv</w:t>
            </w:r>
            <w:r w:rsidRPr="00FF5497">
              <w:rPr>
                <w:szCs w:val="20"/>
              </w:rPr>
              <w:t>_Init()</w:t>
            </w:r>
            <w:r>
              <w:rPr>
                <w:szCs w:val="20"/>
              </w:rPr>
              <w:t xml:space="preserve"> is </w:t>
            </w:r>
            <w:r w:rsidRPr="00FF5497">
              <w:rPr>
                <w:szCs w:val="20"/>
              </w:rPr>
              <w:t>not executed</w:t>
            </w:r>
            <w:r>
              <w:rPr>
                <w:szCs w:val="20"/>
              </w:rPr>
              <w:t xml:space="preserve"> yet</w:t>
            </w:r>
            <w:r w:rsidRPr="00FF5497">
              <w:rPr>
                <w:szCs w:val="20"/>
              </w:rPr>
              <w:t xml:space="preserve">, </w:t>
            </w:r>
            <w:r>
              <w:rPr>
                <w:szCs w:val="20"/>
              </w:rPr>
              <w:t xml:space="preserve">it </w:t>
            </w:r>
            <w:r w:rsidRPr="00FF5497">
              <w:rPr>
                <w:szCs w:val="20"/>
              </w:rPr>
              <w:t>return</w:t>
            </w:r>
            <w:r>
              <w:rPr>
                <w:szCs w:val="20"/>
              </w:rPr>
              <w:t>s</w:t>
            </w:r>
            <w:r w:rsidRPr="00FF5497">
              <w:rPr>
                <w:szCs w:val="20"/>
              </w:rPr>
              <w:t xml:space="preserve"> </w:t>
            </w:r>
            <w:r w:rsidRPr="00BD75C2">
              <w:rPr>
                <w:szCs w:val="20"/>
                <w:lang w:val="en-GB"/>
              </w:rPr>
              <w:t>E_NOT_OK, report</w:t>
            </w:r>
            <w:r>
              <w:rPr>
                <w:szCs w:val="20"/>
                <w:lang w:val="en-GB"/>
              </w:rPr>
              <w:t>s</w:t>
            </w:r>
            <w:r w:rsidRPr="00BD75C2">
              <w:rPr>
                <w:szCs w:val="20"/>
                <w:lang w:val="en-GB"/>
              </w:rPr>
              <w:t xml:space="preserve"> DET error </w:t>
            </w:r>
            <w:r>
              <w:rPr>
                <w:szCs w:val="20"/>
              </w:rPr>
              <w:t>PROTOCONV</w:t>
            </w:r>
            <w:r w:rsidRPr="00BD75C2">
              <w:rPr>
                <w:szCs w:val="20"/>
              </w:rPr>
              <w:t>_E_</w:t>
            </w:r>
            <w:r w:rsidRPr="00CE260A">
              <w:rPr>
                <w:rFonts w:cs="Arial"/>
                <w:color w:val="000000"/>
                <w:szCs w:val="20"/>
              </w:rPr>
              <w:t>UNINIT</w:t>
            </w:r>
            <w:r w:rsidRPr="00CF2309">
              <w:rPr>
                <w:szCs w:val="20"/>
              </w:rPr>
              <w:t xml:space="preserve"> </w:t>
            </w:r>
            <w:r w:rsidRPr="00BD75C2">
              <w:rPr>
                <w:szCs w:val="20"/>
              </w:rPr>
              <w:t xml:space="preserve">(if </w:t>
            </w:r>
            <w:r>
              <w:rPr>
                <w:szCs w:val="20"/>
              </w:rPr>
              <w:t>PROTOCONV</w:t>
            </w:r>
            <w:r w:rsidRPr="00BD75C2">
              <w:rPr>
                <w:szCs w:val="20"/>
              </w:rPr>
              <w:t>_DEV_ERROR_DETECT == STD_ON)</w:t>
            </w:r>
            <w:r w:rsidRPr="00BD75C2" w:rsidDel="008357DE">
              <w:rPr>
                <w:szCs w:val="20"/>
              </w:rPr>
              <w:t xml:space="preserve"> </w:t>
            </w:r>
            <w:r w:rsidRPr="00BD75C2">
              <w:rPr>
                <w:szCs w:val="20"/>
              </w:rPr>
              <w:t>and exits.</w:t>
            </w:r>
          </w:p>
          <w:p w14:paraId="5A9EBF92" w14:textId="7203EEB0" w:rsidR="00A8234D" w:rsidRPr="00B214F4" w:rsidRDefault="00A8234D" w:rsidP="00A8234D">
            <w:pPr>
              <w:jc w:val="left"/>
              <w:rPr>
                <w:szCs w:val="20"/>
              </w:rPr>
            </w:pPr>
            <w:r w:rsidRPr="00BD75C2">
              <w:rPr>
                <w:szCs w:val="20"/>
              </w:rPr>
              <w:t xml:space="preserve">If the argument </w:t>
            </w:r>
            <w:r w:rsidRPr="00A8234D">
              <w:rPr>
                <w:szCs w:val="20"/>
              </w:rPr>
              <w:t>ulBufIdx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7549CD99" w14:textId="7F56AE77" w:rsidR="00A8234D" w:rsidRPr="0007522C" w:rsidRDefault="00A8234D" w:rsidP="00A8234D">
            <w:pPr>
              <w:jc w:val="left"/>
            </w:pPr>
            <w:r w:rsidRPr="00A8234D">
              <w:rPr>
                <w:szCs w:val="20"/>
              </w:rPr>
              <w:t>R_ProtoConv_TriggerXtoEthTx</w:t>
            </w:r>
            <w:r w:rsidRPr="007F0552">
              <w:rPr>
                <w:szCs w:val="20"/>
              </w:rPr>
              <w:t xml:space="preserve">() </w:t>
            </w:r>
            <w:r>
              <w:rPr>
                <w:szCs w:val="20"/>
              </w:rPr>
              <w:t>e</w:t>
            </w:r>
            <w:r w:rsidRPr="00BD75C2">
              <w:rPr>
                <w:szCs w:val="20"/>
              </w:rPr>
              <w:t xml:space="preserve">xecutes </w:t>
            </w:r>
            <w:r w:rsidRPr="00A8234D">
              <w:rPr>
                <w:szCs w:val="20"/>
              </w:rPr>
              <w:t>ProtoConv_TriggerXtoEthTx</w:t>
            </w:r>
            <w:r w:rsidRPr="00BD75C2">
              <w:rPr>
                <w:szCs w:val="20"/>
              </w:rPr>
              <w:t>() and returns its return value.</w:t>
            </w:r>
          </w:p>
        </w:tc>
      </w:tr>
      <w:tr w:rsidR="00A8234D" w:rsidRPr="00864D86" w14:paraId="5ED618AB"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4FA8E1AF" w14:textId="77777777" w:rsidR="00A8234D" w:rsidRPr="00864D86" w:rsidRDefault="00A8234D" w:rsidP="00B56288">
            <w:pPr>
              <w:jc w:val="left"/>
              <w:rPr>
                <w:rFonts w:cs="Arial"/>
                <w:b/>
                <w:bCs/>
                <w:szCs w:val="20"/>
              </w:rPr>
            </w:pPr>
            <w:r w:rsidRPr="00864D86">
              <w:rPr>
                <w:rFonts w:cs="Arial"/>
                <w:b/>
                <w:bCs/>
                <w:szCs w:val="20"/>
              </w:rPr>
              <w:t>Preconditions</w:t>
            </w:r>
          </w:p>
        </w:tc>
        <w:tc>
          <w:tcPr>
            <w:tcW w:w="3971" w:type="pct"/>
            <w:gridSpan w:val="4"/>
            <w:tcBorders>
              <w:top w:val="single" w:sz="4" w:space="0" w:color="auto"/>
              <w:left w:val="single" w:sz="4" w:space="0" w:color="auto"/>
              <w:bottom w:val="single" w:sz="4" w:space="0" w:color="auto"/>
              <w:right w:val="single" w:sz="4" w:space="0" w:color="auto"/>
            </w:tcBorders>
          </w:tcPr>
          <w:p w14:paraId="1CE6D716" w14:textId="77777777" w:rsidR="00A8234D" w:rsidRPr="0007522C" w:rsidRDefault="00A8234D" w:rsidP="00B56288">
            <w:r w:rsidRPr="0007522C">
              <w:t>Uninitialized state</w:t>
            </w:r>
          </w:p>
        </w:tc>
      </w:tr>
      <w:tr w:rsidR="00A8234D" w:rsidRPr="00864D86" w14:paraId="16C9FB15" w14:textId="77777777" w:rsidTr="00FA71CE">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567D425E" w14:textId="77777777" w:rsidR="00A8234D" w:rsidRPr="00864D86" w:rsidRDefault="00A8234D" w:rsidP="00B56288">
            <w:pPr>
              <w:jc w:val="left"/>
              <w:rPr>
                <w:rFonts w:cs="Arial"/>
                <w:b/>
                <w:bCs/>
                <w:szCs w:val="20"/>
              </w:rPr>
            </w:pPr>
            <w:r w:rsidRPr="00864D86">
              <w:rPr>
                <w:rFonts w:cs="Arial"/>
                <w:b/>
                <w:bCs/>
                <w:szCs w:val="20"/>
              </w:rPr>
              <w:t>Remarks</w:t>
            </w:r>
          </w:p>
        </w:tc>
        <w:tc>
          <w:tcPr>
            <w:tcW w:w="3971" w:type="pct"/>
            <w:gridSpan w:val="4"/>
            <w:tcBorders>
              <w:top w:val="single" w:sz="4" w:space="0" w:color="auto"/>
              <w:left w:val="single" w:sz="4" w:space="0" w:color="auto"/>
              <w:bottom w:val="single" w:sz="4" w:space="0" w:color="auto"/>
              <w:right w:val="single" w:sz="4" w:space="0" w:color="auto"/>
            </w:tcBorders>
          </w:tcPr>
          <w:p w14:paraId="1E67FFB8" w14:textId="77777777" w:rsidR="00A8234D" w:rsidRDefault="00A8234D" w:rsidP="00B56288">
            <w:r>
              <w:t>N/A</w:t>
            </w:r>
          </w:p>
        </w:tc>
      </w:tr>
      <w:tr w:rsidR="008724C4" w:rsidRPr="00864D86" w14:paraId="39666F28" w14:textId="77777777" w:rsidTr="00FA71CE">
        <w:tc>
          <w:tcPr>
            <w:tcW w:w="1029" w:type="pct"/>
            <w:vMerge w:val="restart"/>
            <w:tcBorders>
              <w:left w:val="single" w:sz="4" w:space="0" w:color="auto"/>
              <w:right w:val="single" w:sz="4" w:space="0" w:color="auto"/>
            </w:tcBorders>
            <w:shd w:val="clear" w:color="auto" w:fill="D9D9D9"/>
          </w:tcPr>
          <w:p w14:paraId="2C091EBF" w14:textId="77777777" w:rsidR="008724C4" w:rsidRPr="00800212" w:rsidRDefault="008724C4" w:rsidP="008724C4">
            <w:pPr>
              <w:jc w:val="left"/>
              <w:rPr>
                <w:rFonts w:cs="Arial"/>
                <w:b/>
                <w:bCs/>
                <w:szCs w:val="20"/>
              </w:rPr>
            </w:pPr>
          </w:p>
        </w:tc>
        <w:tc>
          <w:tcPr>
            <w:tcW w:w="1892" w:type="pct"/>
            <w:gridSpan w:val="2"/>
            <w:tcBorders>
              <w:top w:val="single" w:sz="4" w:space="0" w:color="auto"/>
              <w:left w:val="single" w:sz="4" w:space="0" w:color="auto"/>
              <w:bottom w:val="single" w:sz="4" w:space="0" w:color="auto"/>
              <w:right w:val="single" w:sz="4" w:space="0" w:color="auto"/>
            </w:tcBorders>
          </w:tcPr>
          <w:p w14:paraId="74ED55DB" w14:textId="35BEC882" w:rsidR="008724C4" w:rsidRDefault="008724C4" w:rsidP="008724C4">
            <w:r>
              <w:rPr>
                <w:rFonts w:cs="Arial"/>
                <w:color w:val="000000"/>
                <w:szCs w:val="20"/>
              </w:rPr>
              <w:t>PROTOCONV</w:t>
            </w:r>
            <w:r w:rsidRPr="006E6BFD">
              <w:rPr>
                <w:rFonts w:cs="Arial"/>
                <w:color w:val="000000"/>
                <w:szCs w:val="20"/>
              </w:rPr>
              <w:t>_E_INV_PARAM</w:t>
            </w:r>
          </w:p>
        </w:tc>
        <w:tc>
          <w:tcPr>
            <w:tcW w:w="2079" w:type="pct"/>
            <w:gridSpan w:val="2"/>
            <w:tcBorders>
              <w:top w:val="single" w:sz="4" w:space="0" w:color="auto"/>
              <w:left w:val="single" w:sz="4" w:space="0" w:color="auto"/>
              <w:bottom w:val="single" w:sz="4" w:space="0" w:color="auto"/>
              <w:right w:val="single" w:sz="4" w:space="0" w:color="auto"/>
            </w:tcBorders>
          </w:tcPr>
          <w:p w14:paraId="5003B5E8" w14:textId="05249AC5" w:rsidR="008724C4" w:rsidRDefault="008724C4" w:rsidP="008724C4">
            <w:r>
              <w:rPr>
                <w:szCs w:val="20"/>
              </w:rPr>
              <w:t>Invalid</w:t>
            </w:r>
            <w:r w:rsidRPr="006E6BFD">
              <w:rPr>
                <w:szCs w:val="20"/>
              </w:rPr>
              <w:t xml:space="preserve"> parameter passed to the APIs</w:t>
            </w:r>
          </w:p>
        </w:tc>
      </w:tr>
      <w:tr w:rsidR="008724C4" w:rsidRPr="00864D86" w14:paraId="181DD7CF" w14:textId="77777777" w:rsidTr="00FA71CE">
        <w:tc>
          <w:tcPr>
            <w:tcW w:w="1029" w:type="pct"/>
            <w:vMerge/>
            <w:tcBorders>
              <w:left w:val="single" w:sz="4" w:space="0" w:color="auto"/>
              <w:right w:val="single" w:sz="4" w:space="0" w:color="auto"/>
            </w:tcBorders>
            <w:shd w:val="clear" w:color="auto" w:fill="D9D9D9"/>
          </w:tcPr>
          <w:p w14:paraId="3A8AB6AF" w14:textId="77777777" w:rsidR="008724C4" w:rsidRPr="00800212" w:rsidRDefault="008724C4" w:rsidP="008724C4">
            <w:pPr>
              <w:jc w:val="left"/>
              <w:rPr>
                <w:rFonts w:cs="Arial"/>
                <w:b/>
                <w:bCs/>
                <w:szCs w:val="20"/>
              </w:rPr>
            </w:pPr>
          </w:p>
        </w:tc>
        <w:tc>
          <w:tcPr>
            <w:tcW w:w="1892" w:type="pct"/>
            <w:gridSpan w:val="2"/>
            <w:tcBorders>
              <w:top w:val="single" w:sz="4" w:space="0" w:color="auto"/>
              <w:left w:val="single" w:sz="4" w:space="0" w:color="auto"/>
              <w:bottom w:val="single" w:sz="4" w:space="0" w:color="auto"/>
              <w:right w:val="single" w:sz="4" w:space="0" w:color="auto"/>
            </w:tcBorders>
          </w:tcPr>
          <w:p w14:paraId="768F2353" w14:textId="309835B5" w:rsidR="008724C4" w:rsidRDefault="008724C4" w:rsidP="008724C4">
            <w:r>
              <w:rPr>
                <w:rFonts w:cs="Arial"/>
                <w:color w:val="000000"/>
                <w:szCs w:val="20"/>
              </w:rPr>
              <w:t>PROTOCONV</w:t>
            </w:r>
            <w:r w:rsidRPr="00D46B12">
              <w:rPr>
                <w:rFonts w:cs="Arial"/>
                <w:color w:val="000000"/>
                <w:szCs w:val="20"/>
              </w:rPr>
              <w:t>_E_UNINIT</w:t>
            </w:r>
          </w:p>
        </w:tc>
        <w:tc>
          <w:tcPr>
            <w:tcW w:w="2079" w:type="pct"/>
            <w:gridSpan w:val="2"/>
            <w:tcBorders>
              <w:top w:val="single" w:sz="4" w:space="0" w:color="auto"/>
              <w:left w:val="single" w:sz="4" w:space="0" w:color="auto"/>
              <w:bottom w:val="single" w:sz="4" w:space="0" w:color="auto"/>
              <w:right w:val="single" w:sz="4" w:space="0" w:color="auto"/>
            </w:tcBorders>
          </w:tcPr>
          <w:p w14:paraId="6C4B197E" w14:textId="77EE7A26" w:rsidR="008724C4" w:rsidRDefault="008724C4" w:rsidP="008724C4">
            <w:r w:rsidRPr="00D46B12">
              <w:rPr>
                <w:rFonts w:cs="Arial"/>
                <w:color w:val="000000"/>
                <w:szCs w:val="20"/>
              </w:rPr>
              <w:t>Process error (API executed in uninitialized state)</w:t>
            </w:r>
          </w:p>
        </w:tc>
      </w:tr>
      <w:tr w:rsidR="008724C4" w:rsidRPr="00864D86" w14:paraId="3850086B" w14:textId="77777777" w:rsidTr="00FA71CE">
        <w:tc>
          <w:tcPr>
            <w:tcW w:w="1029" w:type="pct"/>
            <w:vMerge/>
            <w:tcBorders>
              <w:left w:val="single" w:sz="4" w:space="0" w:color="auto"/>
              <w:right w:val="single" w:sz="4" w:space="0" w:color="auto"/>
            </w:tcBorders>
            <w:shd w:val="clear" w:color="auto" w:fill="D9D9D9"/>
          </w:tcPr>
          <w:p w14:paraId="6AD950BD" w14:textId="77777777" w:rsidR="008724C4" w:rsidRPr="00800212" w:rsidRDefault="008724C4" w:rsidP="008724C4">
            <w:pPr>
              <w:jc w:val="left"/>
              <w:rPr>
                <w:rFonts w:cs="Arial"/>
                <w:b/>
                <w:bCs/>
                <w:szCs w:val="20"/>
              </w:rPr>
            </w:pPr>
          </w:p>
        </w:tc>
        <w:tc>
          <w:tcPr>
            <w:tcW w:w="1892" w:type="pct"/>
            <w:gridSpan w:val="2"/>
            <w:tcBorders>
              <w:top w:val="single" w:sz="4" w:space="0" w:color="auto"/>
              <w:left w:val="single" w:sz="4" w:space="0" w:color="auto"/>
              <w:bottom w:val="single" w:sz="4" w:space="0" w:color="auto"/>
              <w:right w:val="single" w:sz="4" w:space="0" w:color="auto"/>
            </w:tcBorders>
          </w:tcPr>
          <w:p w14:paraId="2DFB4950" w14:textId="41A2DA19" w:rsidR="008724C4" w:rsidRDefault="008724C4" w:rsidP="008724C4">
            <w:r>
              <w:rPr>
                <w:rFonts w:cs="Arial"/>
                <w:color w:val="000000"/>
                <w:szCs w:val="20"/>
              </w:rPr>
              <w:t>PROTOCONV</w:t>
            </w:r>
            <w:r w:rsidRPr="00D46B12">
              <w:rPr>
                <w:rFonts w:cs="Arial"/>
                <w:color w:val="000000"/>
                <w:szCs w:val="20"/>
              </w:rPr>
              <w:t>_E_TRANS</w:t>
            </w:r>
          </w:p>
        </w:tc>
        <w:tc>
          <w:tcPr>
            <w:tcW w:w="2079" w:type="pct"/>
            <w:gridSpan w:val="2"/>
            <w:tcBorders>
              <w:top w:val="single" w:sz="4" w:space="0" w:color="auto"/>
              <w:left w:val="single" w:sz="4" w:space="0" w:color="auto"/>
              <w:bottom w:val="single" w:sz="4" w:space="0" w:color="auto"/>
              <w:right w:val="single" w:sz="4" w:space="0" w:color="auto"/>
            </w:tcBorders>
          </w:tcPr>
          <w:p w14:paraId="1C385636" w14:textId="52205FB0" w:rsidR="008724C4" w:rsidRDefault="008724C4" w:rsidP="008724C4">
            <w:r w:rsidRPr="00D46B12">
              <w:rPr>
                <w:rFonts w:cs="Arial"/>
                <w:color w:val="000000"/>
                <w:szCs w:val="20"/>
              </w:rPr>
              <w:t>Transmit Error</w:t>
            </w:r>
          </w:p>
        </w:tc>
      </w:tr>
      <w:tr w:rsidR="008724C4" w:rsidRPr="00864D86" w14:paraId="1E726DEE" w14:textId="77777777" w:rsidTr="00FA71CE">
        <w:tc>
          <w:tcPr>
            <w:tcW w:w="1029" w:type="pct"/>
            <w:vMerge/>
            <w:tcBorders>
              <w:left w:val="single" w:sz="4" w:space="0" w:color="auto"/>
              <w:right w:val="single" w:sz="4" w:space="0" w:color="auto"/>
            </w:tcBorders>
            <w:shd w:val="clear" w:color="auto" w:fill="D9D9D9"/>
          </w:tcPr>
          <w:p w14:paraId="00D9A638" w14:textId="77777777" w:rsidR="008724C4" w:rsidRPr="00800212" w:rsidRDefault="008724C4" w:rsidP="008724C4">
            <w:pPr>
              <w:jc w:val="left"/>
              <w:rPr>
                <w:rFonts w:cs="Arial"/>
                <w:b/>
                <w:bCs/>
                <w:szCs w:val="20"/>
              </w:rPr>
            </w:pPr>
          </w:p>
        </w:tc>
        <w:tc>
          <w:tcPr>
            <w:tcW w:w="1892" w:type="pct"/>
            <w:gridSpan w:val="2"/>
            <w:tcBorders>
              <w:top w:val="single" w:sz="4" w:space="0" w:color="auto"/>
              <w:left w:val="single" w:sz="4" w:space="0" w:color="auto"/>
              <w:bottom w:val="single" w:sz="4" w:space="0" w:color="auto"/>
              <w:right w:val="single" w:sz="4" w:space="0" w:color="auto"/>
            </w:tcBorders>
          </w:tcPr>
          <w:p w14:paraId="38CA69F1" w14:textId="183C313C" w:rsidR="008724C4" w:rsidRDefault="008724C4" w:rsidP="008724C4">
            <w:r>
              <w:rPr>
                <w:rFonts w:cs="Arial"/>
                <w:color w:val="000000"/>
                <w:szCs w:val="20"/>
              </w:rPr>
              <w:t>PROTOCONV</w:t>
            </w:r>
            <w:r w:rsidRPr="00D46B12">
              <w:rPr>
                <w:rFonts w:cs="Arial"/>
                <w:color w:val="000000"/>
                <w:szCs w:val="20"/>
              </w:rPr>
              <w:t>_E_PARAM_CONFIG</w:t>
            </w:r>
          </w:p>
        </w:tc>
        <w:tc>
          <w:tcPr>
            <w:tcW w:w="2079" w:type="pct"/>
            <w:gridSpan w:val="2"/>
            <w:tcBorders>
              <w:top w:val="single" w:sz="4" w:space="0" w:color="auto"/>
              <w:left w:val="single" w:sz="4" w:space="0" w:color="auto"/>
              <w:bottom w:val="single" w:sz="4" w:space="0" w:color="auto"/>
              <w:right w:val="single" w:sz="4" w:space="0" w:color="auto"/>
            </w:tcBorders>
          </w:tcPr>
          <w:p w14:paraId="484F1F59" w14:textId="3082F70B" w:rsidR="008724C4" w:rsidRDefault="008724C4" w:rsidP="008724C4">
            <w:r w:rsidRPr="00D46B12">
              <w:rPr>
                <w:rFonts w:cs="Arial"/>
                <w:color w:val="000000"/>
                <w:szCs w:val="20"/>
              </w:rPr>
              <w:t>Config Error (NULL Pointer)</w:t>
            </w:r>
          </w:p>
        </w:tc>
      </w:tr>
    </w:tbl>
    <w:p w14:paraId="0A7AE2F2" w14:textId="27611091" w:rsidR="001D664A" w:rsidRDefault="001D664A" w:rsidP="001D664A">
      <w:pPr>
        <w:pStyle w:val="RefIDs"/>
        <w:wordWrap/>
        <w:rPr>
          <w:lang w:eastAsia="en-US"/>
        </w:rPr>
      </w:pPr>
      <w:r w:rsidRPr="00696D29">
        <w:rPr>
          <w:lang w:eastAsia="en-US"/>
        </w:rPr>
        <w:t xml:space="preserve">[Covers: </w:t>
      </w:r>
      <w:r>
        <w:rPr>
          <w:lang w:eastAsia="en-US"/>
        </w:rPr>
        <w:t>req-8552172-00903610</w:t>
      </w:r>
      <w:r w:rsidRPr="00696D29">
        <w:rPr>
          <w:lang w:eastAsia="en-US"/>
        </w:rPr>
        <w:t>]</w:t>
      </w:r>
    </w:p>
    <w:p w14:paraId="6AE1FCDB" w14:textId="1B777B98" w:rsidR="001D664A" w:rsidRPr="009B6D74" w:rsidRDefault="001D664A" w:rsidP="001D664A">
      <w:pPr>
        <w:pStyle w:val="RefIDs"/>
        <w:wordWrap/>
        <w:rPr>
          <w:lang w:eastAsia="en-US"/>
        </w:rPr>
      </w:pPr>
      <w:r w:rsidRPr="00696D29">
        <w:rPr>
          <w:lang w:eastAsia="en-US"/>
        </w:rPr>
        <w:t xml:space="preserve">[Covers: </w:t>
      </w:r>
      <w:r>
        <w:rPr>
          <w:lang w:eastAsia="en-US"/>
        </w:rPr>
        <w:t>req-8552172-00903611</w:t>
      </w:r>
      <w:r w:rsidRPr="00696D29">
        <w:rPr>
          <w:lang w:eastAsia="en-US"/>
        </w:rPr>
        <w:t>]</w:t>
      </w:r>
    </w:p>
    <w:p w14:paraId="379472A3" w14:textId="05980875" w:rsidR="001D664A" w:rsidRPr="009B6D74" w:rsidRDefault="001D664A" w:rsidP="001D664A">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54FEA2BE" w14:textId="77777777" w:rsidR="001D664A" w:rsidRDefault="001D664A" w:rsidP="001D664A">
      <w:pPr>
        <w:pStyle w:val="RefIDs"/>
        <w:rPr>
          <w:lang w:eastAsia="en-US"/>
        </w:rPr>
      </w:pPr>
      <w:r>
        <w:rPr>
          <w:lang w:eastAsia="en-US"/>
        </w:rPr>
        <w:t>[Covers: req-8552172-00905227</w:t>
      </w:r>
      <w:r w:rsidRPr="002C15F8">
        <w:rPr>
          <w:lang w:eastAsia="en-US"/>
        </w:rPr>
        <w:t>]</w:t>
      </w:r>
    </w:p>
    <w:p w14:paraId="1AFCFE25" w14:textId="77777777" w:rsidR="003949F1" w:rsidRPr="002C15F8" w:rsidRDefault="001D664A" w:rsidP="003949F1">
      <w:pPr>
        <w:pStyle w:val="RefIDs"/>
        <w:rPr>
          <w:lang w:eastAsia="en-US"/>
        </w:rPr>
      </w:pPr>
      <w:r>
        <w:rPr>
          <w:lang w:eastAsia="en-US"/>
        </w:rPr>
        <w:t>[Covers: req-8552172-00904662</w:t>
      </w:r>
      <w:r w:rsidRPr="002C15F8">
        <w:rPr>
          <w:lang w:eastAsia="en-US"/>
        </w:rPr>
        <w:t>]</w:t>
      </w:r>
    </w:p>
    <w:p w14:paraId="76AE8DF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2189CD66"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3E99753B" w14:textId="77777777" w:rsidR="003949F1" w:rsidRDefault="003949F1" w:rsidP="003949F1">
      <w:pPr>
        <w:pStyle w:val="RefIDs"/>
        <w:rPr>
          <w:lang w:eastAsia="en-US"/>
        </w:rPr>
      </w:pPr>
      <w:r>
        <w:rPr>
          <w:lang w:eastAsia="en-US"/>
        </w:rPr>
        <w:t>[Covers: req-8552172-00528003]</w:t>
      </w:r>
    </w:p>
    <w:p w14:paraId="20333499" w14:textId="77777777" w:rsidR="003949F1" w:rsidRDefault="003949F1" w:rsidP="003949F1">
      <w:pPr>
        <w:pStyle w:val="RefIDs"/>
        <w:rPr>
          <w:lang w:eastAsia="en-US"/>
        </w:rPr>
      </w:pPr>
      <w:r>
        <w:rPr>
          <w:lang w:eastAsia="en-US"/>
        </w:rPr>
        <w:t>[Covers: req-8552172-00528002]</w:t>
      </w:r>
    </w:p>
    <w:p w14:paraId="67759517" w14:textId="77777777" w:rsidR="003949F1" w:rsidRDefault="003949F1" w:rsidP="003949F1">
      <w:pPr>
        <w:pStyle w:val="RefIDs"/>
        <w:rPr>
          <w:lang w:eastAsia="en-US"/>
        </w:rPr>
      </w:pPr>
      <w:r>
        <w:rPr>
          <w:lang w:eastAsia="en-US"/>
        </w:rPr>
        <w:t>[Covers: req-8552172-00528006]</w:t>
      </w:r>
    </w:p>
    <w:p w14:paraId="24E58673" w14:textId="77777777" w:rsidR="003949F1" w:rsidRDefault="003949F1" w:rsidP="003949F1">
      <w:pPr>
        <w:pStyle w:val="RefIDs"/>
        <w:rPr>
          <w:lang w:eastAsia="en-US"/>
        </w:rPr>
      </w:pPr>
      <w:r>
        <w:rPr>
          <w:lang w:eastAsia="en-US"/>
        </w:rPr>
        <w:t xml:space="preserve">[Covers: </w:t>
      </w:r>
      <w:r w:rsidRPr="00C136B3">
        <w:t>req-8552172-00527993</w:t>
      </w:r>
      <w:r>
        <w:t>]</w:t>
      </w:r>
    </w:p>
    <w:p w14:paraId="14639D42" w14:textId="77777777" w:rsidR="003949F1" w:rsidRDefault="003949F1" w:rsidP="003949F1">
      <w:pPr>
        <w:pStyle w:val="RefIDs"/>
        <w:rPr>
          <w:lang w:eastAsia="en-US"/>
        </w:rPr>
      </w:pPr>
      <w:r>
        <w:rPr>
          <w:lang w:eastAsia="en-US"/>
        </w:rPr>
        <w:t>[Covers: req-8552172-00527980]</w:t>
      </w:r>
    </w:p>
    <w:p w14:paraId="31181CC0" w14:textId="35949882" w:rsidR="008130B7" w:rsidRDefault="00D078D8" w:rsidP="00D10EB4">
      <w:pPr>
        <w:pStyle w:val="Heading3"/>
      </w:pPr>
      <w:bookmarkStart w:id="202" w:name="_Toc203383966"/>
      <w:r w:rsidRPr="00D078D8">
        <w:t>R_</w:t>
      </w:r>
      <w:r w:rsidR="000F4E6D">
        <w:t>ProtoConv</w:t>
      </w:r>
      <w:r w:rsidRPr="00D078D8">
        <w:t>_MainFunction</w:t>
      </w:r>
      <w:bookmarkEnd w:id="202"/>
    </w:p>
    <w:p w14:paraId="15F3DEFB" w14:textId="30C45DF8" w:rsidR="008130B7" w:rsidRPr="00251C23" w:rsidRDefault="008130B7" w:rsidP="00BE5228">
      <w:pPr>
        <w:pStyle w:val="ReqID"/>
        <w:rPr>
          <w:lang w:val="en-US"/>
        </w:rPr>
      </w:pPr>
      <w:r w:rsidRPr="00696D29">
        <w:t>[</w:t>
      </w:r>
      <w:r w:rsidR="00CF5BF7">
        <w:t>Gen5GW</w:t>
      </w:r>
      <w:r w:rsidRPr="00696D29">
        <w:t>_</w:t>
      </w:r>
      <w:r w:rsidR="000F4E6D">
        <w:t>ProtoConv</w:t>
      </w:r>
      <w:r w:rsidRPr="00696D29">
        <w:t>_AD_C_</w:t>
      </w:r>
      <w:r>
        <w:t>10</w:t>
      </w:r>
      <w:r w:rsidRPr="00696D29">
        <w:t>_0</w:t>
      </w:r>
      <w:r w:rsidR="001D664A">
        <w:t>07</w:t>
      </w:r>
      <w:r w:rsidRPr="00696D29">
        <w:t>]</w:t>
      </w:r>
    </w:p>
    <w:p w14:paraId="47BDFA2E" w14:textId="4F60595C" w:rsidR="008130B7" w:rsidRPr="00A96F88" w:rsidRDefault="008130B7" w:rsidP="00E10491">
      <w:pPr>
        <w:pStyle w:val="Caption"/>
      </w:pPr>
      <w:bookmarkStart w:id="203" w:name="_Hlk87136689"/>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26</w:t>
      </w:r>
      <w:r w:rsidR="009D560C">
        <w:rPr>
          <w:noProof/>
        </w:rPr>
        <w:fldChar w:fldCharType="end"/>
      </w:r>
      <w:r w:rsidR="00532B7C">
        <w:rPr>
          <w:noProof/>
        </w:rPr>
        <w:t>:</w:t>
      </w:r>
      <w:r>
        <w:t xml:space="preserve"> </w:t>
      </w:r>
      <w:r w:rsidRPr="00A96F88">
        <w:t>R_</w:t>
      </w:r>
      <w:r w:rsidR="000F4E6D">
        <w:t>ProtoConv</w:t>
      </w:r>
      <w:r w:rsidRPr="00A96F88">
        <w:t>_MainFunction</w:t>
      </w:r>
    </w:p>
    <w:tbl>
      <w:tblPr>
        <w:tblpPr w:leftFromText="142" w:rightFromText="142" w:vertAnchor="text" w:horzAnchor="margin" w:tblpY="22"/>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58"/>
        <w:gridCol w:w="1800"/>
        <w:gridCol w:w="1136"/>
        <w:gridCol w:w="4220"/>
      </w:tblGrid>
      <w:tr w:rsidR="008130B7" w:rsidRPr="00864D86" w14:paraId="79E4CE6E" w14:textId="77777777" w:rsidTr="008724C4">
        <w:trPr>
          <w:trHeight w:val="287"/>
        </w:trPr>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5E339CFD" w14:textId="77777777" w:rsidR="008130B7" w:rsidRPr="00864D86" w:rsidRDefault="008130B7" w:rsidP="000D256D">
            <w:pPr>
              <w:rPr>
                <w:rFonts w:cs="Arial"/>
                <w:szCs w:val="20"/>
              </w:rPr>
            </w:pPr>
            <w:r w:rsidRPr="00864D86">
              <w:rPr>
                <w:rFonts w:cs="Arial"/>
                <w:b/>
                <w:bCs/>
                <w:szCs w:val="20"/>
              </w:rPr>
              <w:t>Function Name</w:t>
            </w:r>
          </w:p>
        </w:tc>
        <w:tc>
          <w:tcPr>
            <w:tcW w:w="3646" w:type="pct"/>
            <w:gridSpan w:val="3"/>
            <w:tcBorders>
              <w:top w:val="single" w:sz="4" w:space="0" w:color="auto"/>
              <w:left w:val="single" w:sz="4" w:space="0" w:color="auto"/>
              <w:bottom w:val="single" w:sz="4" w:space="0" w:color="auto"/>
              <w:right w:val="single" w:sz="4" w:space="0" w:color="auto"/>
            </w:tcBorders>
          </w:tcPr>
          <w:p w14:paraId="7D1A6D6C" w14:textId="4ABEA12D" w:rsidR="008130B7" w:rsidRPr="00790A99" w:rsidRDefault="008130B7" w:rsidP="00220AA3">
            <w:pPr>
              <w:rPr>
                <w:rFonts w:cs="Arial"/>
                <w:color w:val="0070C0"/>
                <w:szCs w:val="20"/>
              </w:rPr>
            </w:pPr>
            <w:bookmarkStart w:id="204" w:name="_Hlk65771083"/>
            <w:r>
              <w:rPr>
                <w:rFonts w:cs="Arial"/>
                <w:szCs w:val="20"/>
              </w:rPr>
              <w:t>R_</w:t>
            </w:r>
            <w:r w:rsidR="000F4E6D">
              <w:rPr>
                <w:rFonts w:cs="Arial"/>
                <w:szCs w:val="20"/>
              </w:rPr>
              <w:t>ProtoConv</w:t>
            </w:r>
            <w:r>
              <w:rPr>
                <w:rFonts w:cs="Arial"/>
                <w:szCs w:val="20"/>
              </w:rPr>
              <w:t>_MainFunction</w:t>
            </w:r>
            <w:bookmarkEnd w:id="204"/>
          </w:p>
        </w:tc>
      </w:tr>
      <w:tr w:rsidR="008130B7" w:rsidRPr="004B7082" w14:paraId="0F5DD4C8" w14:textId="77777777" w:rsidTr="008724C4">
        <w:trPr>
          <w:trHeight w:val="287"/>
        </w:trPr>
        <w:tc>
          <w:tcPr>
            <w:tcW w:w="1354" w:type="pct"/>
            <w:tcBorders>
              <w:top w:val="single" w:sz="4" w:space="0" w:color="auto"/>
              <w:left w:val="single" w:sz="4" w:space="0" w:color="auto"/>
              <w:bottom w:val="single" w:sz="4" w:space="0" w:color="auto"/>
              <w:right w:val="single" w:sz="4" w:space="0" w:color="auto"/>
            </w:tcBorders>
            <w:shd w:val="clear" w:color="auto" w:fill="D9D9D9"/>
          </w:tcPr>
          <w:p w14:paraId="59D03816" w14:textId="77777777" w:rsidR="008130B7" w:rsidRPr="0001226E" w:rsidRDefault="008130B7" w:rsidP="000D256D">
            <w:pPr>
              <w:rPr>
                <w:rFonts w:eastAsia="Meiryo UI" w:cstheme="majorHAnsi"/>
                <w:szCs w:val="20"/>
                <w:lang w:val="en-GB"/>
              </w:rPr>
            </w:pPr>
            <w:r w:rsidRPr="004B7082">
              <w:rPr>
                <w:rFonts w:eastAsia="Meiryo UI" w:cstheme="majorHAnsi"/>
                <w:b/>
                <w:bCs/>
                <w:szCs w:val="20"/>
                <w:lang w:val="en-GB"/>
              </w:rPr>
              <w:t>ASIL Level</w:t>
            </w:r>
          </w:p>
        </w:tc>
        <w:tc>
          <w:tcPr>
            <w:tcW w:w="917" w:type="pct"/>
            <w:tcBorders>
              <w:top w:val="single" w:sz="4" w:space="0" w:color="auto"/>
              <w:left w:val="single" w:sz="4" w:space="0" w:color="auto"/>
              <w:bottom w:val="single" w:sz="4" w:space="0" w:color="auto"/>
              <w:right w:val="single" w:sz="4" w:space="0" w:color="auto"/>
            </w:tcBorders>
          </w:tcPr>
          <w:p w14:paraId="24049403" w14:textId="77777777" w:rsidR="008130B7" w:rsidRPr="004B7082" w:rsidRDefault="008130B7" w:rsidP="00220AA3">
            <w:pPr>
              <w:rPr>
                <w:rFonts w:eastAsia="Meiryo UI" w:cstheme="majorHAnsi"/>
                <w:szCs w:val="20"/>
                <w:lang w:val="en-GB"/>
              </w:rPr>
            </w:pPr>
            <w:r>
              <w:rPr>
                <w:rFonts w:eastAsia="Meiryo UI" w:cstheme="majorHAnsi"/>
                <w:szCs w:val="20"/>
                <w:lang w:val="en-GB"/>
              </w:rPr>
              <w:t>ASIL D</w:t>
            </w:r>
          </w:p>
        </w:tc>
        <w:tc>
          <w:tcPr>
            <w:tcW w:w="579" w:type="pct"/>
            <w:tcBorders>
              <w:top w:val="single" w:sz="4" w:space="0" w:color="auto"/>
              <w:left w:val="single" w:sz="4" w:space="0" w:color="auto"/>
              <w:bottom w:val="single" w:sz="4" w:space="0" w:color="auto"/>
              <w:right w:val="single" w:sz="4" w:space="0" w:color="auto"/>
            </w:tcBorders>
            <w:shd w:val="pct20" w:color="auto" w:fill="auto"/>
          </w:tcPr>
          <w:p w14:paraId="5EAEFFC5" w14:textId="77777777" w:rsidR="008130B7" w:rsidRPr="004B7082" w:rsidRDefault="008130B7" w:rsidP="00220AA3">
            <w:pPr>
              <w:rPr>
                <w:rFonts w:eastAsia="Meiryo UI" w:cstheme="majorHAnsi"/>
                <w:b/>
                <w:szCs w:val="20"/>
                <w:lang w:val="en-GB"/>
              </w:rPr>
            </w:pPr>
            <w:r w:rsidRPr="004B7082">
              <w:rPr>
                <w:rFonts w:eastAsia="Meiryo UI" w:cstheme="majorHAnsi"/>
                <w:b/>
                <w:szCs w:val="20"/>
                <w:lang w:val="en-GB"/>
              </w:rPr>
              <w:t>Status</w:t>
            </w:r>
          </w:p>
        </w:tc>
        <w:tc>
          <w:tcPr>
            <w:tcW w:w="2150" w:type="pct"/>
            <w:tcBorders>
              <w:top w:val="single" w:sz="4" w:space="0" w:color="auto"/>
              <w:left w:val="single" w:sz="4" w:space="0" w:color="auto"/>
              <w:bottom w:val="single" w:sz="4" w:space="0" w:color="auto"/>
              <w:right w:val="single" w:sz="4" w:space="0" w:color="auto"/>
            </w:tcBorders>
          </w:tcPr>
          <w:p w14:paraId="7A9709BF" w14:textId="77777777" w:rsidR="008130B7" w:rsidRPr="00043F3A" w:rsidRDefault="008130B7" w:rsidP="00220AA3">
            <w:pPr>
              <w:rPr>
                <w:rFonts w:eastAsia="Meiryo UI" w:cstheme="majorHAnsi"/>
                <w:szCs w:val="20"/>
                <w:lang w:val="en-GB"/>
              </w:rPr>
            </w:pPr>
            <w:r w:rsidRPr="00790A99">
              <w:rPr>
                <w:rFonts w:eastAsia="Meiryo UI" w:cstheme="majorHAnsi"/>
                <w:szCs w:val="20"/>
                <w:lang w:val="en-GB"/>
              </w:rPr>
              <w:t>New</w:t>
            </w:r>
          </w:p>
        </w:tc>
      </w:tr>
      <w:tr w:rsidR="008130B7" w:rsidRPr="00864D86" w14:paraId="42278FC4"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1DB8C1D1" w14:textId="77777777" w:rsidR="008130B7" w:rsidRPr="00864D86" w:rsidRDefault="008130B7" w:rsidP="000D256D">
            <w:pPr>
              <w:rPr>
                <w:rFonts w:cs="Arial"/>
                <w:b/>
                <w:bCs/>
                <w:szCs w:val="20"/>
              </w:rPr>
            </w:pPr>
            <w:r w:rsidRPr="00864D86">
              <w:rPr>
                <w:rFonts w:cs="Arial"/>
                <w:b/>
                <w:bCs/>
                <w:szCs w:val="20"/>
              </w:rPr>
              <w:t>Syntax</w:t>
            </w:r>
          </w:p>
        </w:tc>
        <w:tc>
          <w:tcPr>
            <w:tcW w:w="3646" w:type="pct"/>
            <w:gridSpan w:val="3"/>
            <w:tcBorders>
              <w:top w:val="single" w:sz="4" w:space="0" w:color="auto"/>
              <w:left w:val="single" w:sz="4" w:space="0" w:color="auto"/>
              <w:bottom w:val="single" w:sz="4" w:space="0" w:color="auto"/>
              <w:right w:val="single" w:sz="4" w:space="0" w:color="auto"/>
            </w:tcBorders>
          </w:tcPr>
          <w:p w14:paraId="53F03B80" w14:textId="6682219B" w:rsidR="008130B7" w:rsidRPr="00107B68" w:rsidRDefault="008130B7" w:rsidP="00220AA3">
            <w:pPr>
              <w:rPr>
                <w:rFonts w:cs="Arial"/>
                <w:color w:val="0070C0"/>
                <w:szCs w:val="20"/>
              </w:rPr>
            </w:pPr>
            <w:r>
              <w:rPr>
                <w:rFonts w:cs="Arial"/>
                <w:szCs w:val="20"/>
              </w:rPr>
              <w:t>void</w:t>
            </w:r>
            <w:r w:rsidRPr="00586AD3">
              <w:rPr>
                <w:rFonts w:cs="Arial"/>
                <w:szCs w:val="20"/>
              </w:rPr>
              <w:t xml:space="preserve"> R_</w:t>
            </w:r>
            <w:r w:rsidR="000F4E6D">
              <w:rPr>
                <w:rFonts w:cs="Arial"/>
                <w:szCs w:val="20"/>
              </w:rPr>
              <w:t>ProtoConv</w:t>
            </w:r>
            <w:r w:rsidRPr="00586AD3">
              <w:rPr>
                <w:rFonts w:cs="Arial"/>
                <w:szCs w:val="20"/>
              </w:rPr>
              <w:t>_</w:t>
            </w:r>
            <w:r>
              <w:rPr>
                <w:rFonts w:cs="Arial"/>
                <w:szCs w:val="20"/>
              </w:rPr>
              <w:t>MainFunction</w:t>
            </w:r>
            <w:r w:rsidRPr="00586AD3">
              <w:rPr>
                <w:rFonts w:cs="Arial"/>
                <w:szCs w:val="20"/>
              </w:rPr>
              <w:t>(</w:t>
            </w:r>
            <w:r>
              <w:rPr>
                <w:rFonts w:cs="Arial"/>
                <w:szCs w:val="20"/>
              </w:rPr>
              <w:t>void</w:t>
            </w:r>
            <w:r w:rsidRPr="00586AD3">
              <w:rPr>
                <w:rFonts w:cs="Arial"/>
                <w:szCs w:val="20"/>
              </w:rPr>
              <w:t>)</w:t>
            </w:r>
          </w:p>
        </w:tc>
      </w:tr>
      <w:tr w:rsidR="008130B7" w:rsidRPr="00864D86" w14:paraId="1A11AA68"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02C32C1F" w14:textId="77777777" w:rsidR="008130B7" w:rsidRPr="00864D86" w:rsidRDefault="008130B7" w:rsidP="000D256D">
            <w:pPr>
              <w:rPr>
                <w:rFonts w:cs="Arial"/>
                <w:b/>
                <w:bCs/>
                <w:szCs w:val="20"/>
              </w:rPr>
            </w:pPr>
            <w:r w:rsidRPr="00864D86">
              <w:rPr>
                <w:rFonts w:cs="Arial"/>
                <w:b/>
                <w:bCs/>
                <w:szCs w:val="20"/>
              </w:rPr>
              <w:t>Sync/Async</w:t>
            </w:r>
          </w:p>
        </w:tc>
        <w:tc>
          <w:tcPr>
            <w:tcW w:w="3646" w:type="pct"/>
            <w:gridSpan w:val="3"/>
            <w:tcBorders>
              <w:top w:val="single" w:sz="4" w:space="0" w:color="auto"/>
              <w:left w:val="single" w:sz="4" w:space="0" w:color="auto"/>
              <w:bottom w:val="single" w:sz="4" w:space="0" w:color="auto"/>
              <w:right w:val="single" w:sz="4" w:space="0" w:color="auto"/>
            </w:tcBorders>
          </w:tcPr>
          <w:p w14:paraId="1480538B" w14:textId="77777777" w:rsidR="008130B7" w:rsidRPr="00864D86" w:rsidRDefault="008130B7" w:rsidP="00220AA3">
            <w:pPr>
              <w:rPr>
                <w:rFonts w:cs="Arial"/>
                <w:szCs w:val="20"/>
              </w:rPr>
            </w:pPr>
            <w:r w:rsidRPr="00043F3A">
              <w:rPr>
                <w:rFonts w:cs="Arial"/>
                <w:szCs w:val="20"/>
              </w:rPr>
              <w:t>Synchronous</w:t>
            </w:r>
          </w:p>
        </w:tc>
      </w:tr>
      <w:tr w:rsidR="008130B7" w:rsidRPr="00864D86" w14:paraId="01B50E88" w14:textId="77777777" w:rsidTr="008724C4">
        <w:trPr>
          <w:trHeight w:val="170"/>
        </w:trPr>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32C31706" w14:textId="77777777" w:rsidR="008130B7" w:rsidRPr="00864D86" w:rsidRDefault="008130B7" w:rsidP="000D256D">
            <w:pPr>
              <w:rPr>
                <w:rFonts w:cs="Arial"/>
                <w:b/>
                <w:bCs/>
                <w:szCs w:val="20"/>
              </w:rPr>
            </w:pPr>
            <w:r w:rsidRPr="00864D86">
              <w:rPr>
                <w:rFonts w:cs="Arial"/>
                <w:b/>
                <w:bCs/>
                <w:szCs w:val="20"/>
              </w:rPr>
              <w:t>Reentrancy</w:t>
            </w:r>
          </w:p>
        </w:tc>
        <w:tc>
          <w:tcPr>
            <w:tcW w:w="3646" w:type="pct"/>
            <w:gridSpan w:val="3"/>
            <w:tcBorders>
              <w:top w:val="single" w:sz="4" w:space="0" w:color="auto"/>
              <w:left w:val="single" w:sz="4" w:space="0" w:color="auto"/>
              <w:bottom w:val="single" w:sz="4" w:space="0" w:color="auto"/>
              <w:right w:val="single" w:sz="4" w:space="0" w:color="auto"/>
            </w:tcBorders>
          </w:tcPr>
          <w:p w14:paraId="01570059" w14:textId="77777777" w:rsidR="008130B7" w:rsidRPr="00043F3A" w:rsidRDefault="008130B7" w:rsidP="00220AA3">
            <w:pPr>
              <w:rPr>
                <w:rFonts w:eastAsia="Meiryo UI" w:cstheme="majorHAnsi"/>
                <w:color w:val="FF0000"/>
                <w:szCs w:val="20"/>
                <w:lang w:val="en-GB"/>
              </w:rPr>
            </w:pPr>
            <w:r w:rsidRPr="00043F3A">
              <w:rPr>
                <w:rFonts w:cs="Arial"/>
                <w:szCs w:val="20"/>
              </w:rPr>
              <w:t>Non-Reentrant</w:t>
            </w:r>
          </w:p>
        </w:tc>
      </w:tr>
      <w:tr w:rsidR="008130B7" w:rsidRPr="00864D86" w14:paraId="697E0690" w14:textId="77777777" w:rsidTr="008724C4">
        <w:trPr>
          <w:trHeight w:val="170"/>
        </w:trPr>
        <w:tc>
          <w:tcPr>
            <w:tcW w:w="1354" w:type="pct"/>
            <w:tcBorders>
              <w:top w:val="single" w:sz="4" w:space="0" w:color="auto"/>
              <w:left w:val="single" w:sz="4" w:space="0" w:color="auto"/>
              <w:bottom w:val="single" w:sz="4" w:space="0" w:color="auto"/>
              <w:right w:val="single" w:sz="4" w:space="0" w:color="auto"/>
            </w:tcBorders>
            <w:shd w:val="clear" w:color="auto" w:fill="D9D9D9"/>
          </w:tcPr>
          <w:p w14:paraId="19FB33BA" w14:textId="77777777" w:rsidR="008130B7" w:rsidRPr="00864D86" w:rsidRDefault="008130B7" w:rsidP="000D256D">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646" w:type="pct"/>
            <w:gridSpan w:val="3"/>
            <w:tcBorders>
              <w:top w:val="single" w:sz="4" w:space="0" w:color="auto"/>
              <w:left w:val="single" w:sz="4" w:space="0" w:color="auto"/>
              <w:bottom w:val="single" w:sz="4" w:space="0" w:color="auto"/>
              <w:right w:val="single" w:sz="4" w:space="0" w:color="auto"/>
            </w:tcBorders>
          </w:tcPr>
          <w:p w14:paraId="54FC2E03" w14:textId="77777777" w:rsidR="008130B7" w:rsidRPr="00E803BD" w:rsidRDefault="008130B7" w:rsidP="00220AA3">
            <w:pPr>
              <w:rPr>
                <w:rFonts w:eastAsia="Meiryo UI" w:cstheme="majorHAnsi"/>
                <w:szCs w:val="20"/>
                <w:lang w:val="en-GB"/>
              </w:rPr>
            </w:pPr>
            <w:r w:rsidRPr="00E803BD">
              <w:rPr>
                <w:rFonts w:cs="Arial"/>
              </w:rPr>
              <w:t>Runs in the interrupt enable state</w:t>
            </w:r>
          </w:p>
        </w:tc>
      </w:tr>
      <w:tr w:rsidR="008130B7" w:rsidRPr="004B7082" w14:paraId="17F51A73" w14:textId="77777777" w:rsidTr="008724C4">
        <w:tc>
          <w:tcPr>
            <w:tcW w:w="1354" w:type="pct"/>
            <w:tcBorders>
              <w:top w:val="single" w:sz="4" w:space="0" w:color="auto"/>
              <w:left w:val="single" w:sz="4" w:space="0" w:color="auto"/>
              <w:right w:val="single" w:sz="4" w:space="0" w:color="auto"/>
            </w:tcBorders>
            <w:shd w:val="clear" w:color="auto" w:fill="D9D9D9"/>
            <w:hideMark/>
          </w:tcPr>
          <w:p w14:paraId="22CE9FD3" w14:textId="77777777" w:rsidR="008130B7" w:rsidRPr="004B7082" w:rsidRDefault="008130B7" w:rsidP="000D256D">
            <w:pPr>
              <w:rPr>
                <w:rFonts w:eastAsia="Meiryo UI" w:cstheme="majorHAnsi"/>
                <w:b/>
                <w:bCs/>
                <w:szCs w:val="20"/>
                <w:lang w:val="en-GB"/>
              </w:rPr>
            </w:pPr>
            <w:r w:rsidRPr="004B7082">
              <w:rPr>
                <w:rFonts w:eastAsia="Meiryo UI" w:cstheme="majorHAnsi"/>
                <w:b/>
                <w:bCs/>
                <w:szCs w:val="20"/>
                <w:lang w:val="en-GB"/>
              </w:rPr>
              <w:t>Parameters (In)</w:t>
            </w:r>
          </w:p>
        </w:tc>
        <w:tc>
          <w:tcPr>
            <w:tcW w:w="1496" w:type="pct"/>
            <w:gridSpan w:val="2"/>
            <w:tcBorders>
              <w:top w:val="single" w:sz="4" w:space="0" w:color="auto"/>
              <w:left w:val="single" w:sz="4" w:space="0" w:color="auto"/>
              <w:right w:val="single" w:sz="4" w:space="0" w:color="auto"/>
            </w:tcBorders>
          </w:tcPr>
          <w:p w14:paraId="6BD62F80" w14:textId="77777777" w:rsidR="008130B7" w:rsidRPr="00242D32" w:rsidRDefault="008130B7" w:rsidP="00220AA3">
            <w:pPr>
              <w:rPr>
                <w:rFonts w:cs="Arial"/>
                <w:szCs w:val="20"/>
              </w:rPr>
            </w:pPr>
            <w:r>
              <w:rPr>
                <w:rFonts w:cs="Arial"/>
                <w:szCs w:val="20"/>
              </w:rPr>
              <w:t>N/A</w:t>
            </w:r>
          </w:p>
        </w:tc>
        <w:tc>
          <w:tcPr>
            <w:tcW w:w="2150" w:type="pct"/>
            <w:tcBorders>
              <w:top w:val="single" w:sz="4" w:space="0" w:color="auto"/>
              <w:left w:val="single" w:sz="4" w:space="0" w:color="auto"/>
              <w:bottom w:val="single" w:sz="4" w:space="0" w:color="auto"/>
              <w:right w:val="single" w:sz="4" w:space="0" w:color="auto"/>
            </w:tcBorders>
            <w:vAlign w:val="center"/>
          </w:tcPr>
          <w:p w14:paraId="12E93724" w14:textId="77777777" w:rsidR="008130B7" w:rsidRPr="00242D32" w:rsidRDefault="008130B7" w:rsidP="00220AA3">
            <w:pPr>
              <w:rPr>
                <w:rFonts w:cs="Arial"/>
                <w:szCs w:val="20"/>
                <w:lang w:val="en-GB"/>
              </w:rPr>
            </w:pPr>
            <w:r>
              <w:rPr>
                <w:rFonts w:cs="Arial"/>
                <w:szCs w:val="20"/>
                <w:lang w:val="en-GB"/>
              </w:rPr>
              <w:t>-</w:t>
            </w:r>
          </w:p>
        </w:tc>
      </w:tr>
      <w:tr w:rsidR="008130B7" w:rsidRPr="006E156B" w14:paraId="66FCACD3"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2EE05F53" w14:textId="77777777" w:rsidR="008130B7" w:rsidRPr="004B7082" w:rsidRDefault="008130B7" w:rsidP="000D256D">
            <w:pPr>
              <w:rPr>
                <w:rFonts w:eastAsia="Meiryo UI" w:cstheme="majorHAnsi"/>
                <w:b/>
                <w:bCs/>
                <w:szCs w:val="20"/>
                <w:lang w:val="en-GB"/>
              </w:rPr>
            </w:pPr>
            <w:r w:rsidRPr="004B7082">
              <w:rPr>
                <w:rFonts w:eastAsia="Meiryo UI" w:cstheme="majorHAnsi"/>
                <w:b/>
                <w:bCs/>
                <w:szCs w:val="20"/>
                <w:lang w:val="en-GB"/>
              </w:rPr>
              <w:t>Parameters (In-Out)</w:t>
            </w:r>
          </w:p>
        </w:tc>
        <w:tc>
          <w:tcPr>
            <w:tcW w:w="1496" w:type="pct"/>
            <w:gridSpan w:val="2"/>
            <w:tcBorders>
              <w:top w:val="single" w:sz="4" w:space="0" w:color="auto"/>
              <w:left w:val="single" w:sz="4" w:space="0" w:color="auto"/>
              <w:bottom w:val="single" w:sz="4" w:space="0" w:color="auto"/>
              <w:right w:val="single" w:sz="4" w:space="0" w:color="auto"/>
            </w:tcBorders>
          </w:tcPr>
          <w:p w14:paraId="70B5BEFA" w14:textId="77777777" w:rsidR="008130B7" w:rsidRPr="00242D32" w:rsidRDefault="008130B7" w:rsidP="00220AA3">
            <w:pPr>
              <w:rPr>
                <w:rFonts w:eastAsia="Meiryo UI" w:cstheme="majorHAnsi"/>
                <w:szCs w:val="20"/>
                <w:lang w:val="en-GB"/>
              </w:rPr>
            </w:pPr>
            <w:r w:rsidRPr="00242D32">
              <w:rPr>
                <w:rFonts w:cs="Arial"/>
                <w:szCs w:val="20"/>
              </w:rPr>
              <w:t>N/A</w:t>
            </w:r>
          </w:p>
        </w:tc>
        <w:tc>
          <w:tcPr>
            <w:tcW w:w="2150" w:type="pct"/>
            <w:tcBorders>
              <w:top w:val="single" w:sz="4" w:space="0" w:color="auto"/>
              <w:left w:val="single" w:sz="4" w:space="0" w:color="auto"/>
              <w:bottom w:val="single" w:sz="4" w:space="0" w:color="auto"/>
              <w:right w:val="single" w:sz="4" w:space="0" w:color="auto"/>
            </w:tcBorders>
          </w:tcPr>
          <w:p w14:paraId="076C7622" w14:textId="77777777" w:rsidR="008130B7" w:rsidRPr="00242D32" w:rsidRDefault="008130B7" w:rsidP="00220AA3">
            <w:pPr>
              <w:rPr>
                <w:rFonts w:eastAsia="Meiryo UI" w:cstheme="majorHAnsi"/>
                <w:szCs w:val="20"/>
                <w:lang w:val="en-GB"/>
              </w:rPr>
            </w:pPr>
            <w:r w:rsidRPr="00242D32">
              <w:rPr>
                <w:rFonts w:cs="Arial"/>
                <w:szCs w:val="20"/>
                <w:lang w:val="en-GB"/>
              </w:rPr>
              <w:t>-</w:t>
            </w:r>
          </w:p>
        </w:tc>
      </w:tr>
      <w:tr w:rsidR="008130B7" w:rsidRPr="006E156B" w14:paraId="6A90E789"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067EF685" w14:textId="77777777" w:rsidR="008130B7" w:rsidRPr="004B7082" w:rsidRDefault="008130B7" w:rsidP="000D256D">
            <w:pPr>
              <w:rPr>
                <w:rFonts w:eastAsia="Meiryo UI" w:cstheme="majorHAnsi"/>
                <w:b/>
                <w:bCs/>
                <w:szCs w:val="20"/>
                <w:lang w:val="en-GB"/>
              </w:rPr>
            </w:pPr>
            <w:r w:rsidRPr="004B7082">
              <w:rPr>
                <w:rFonts w:eastAsia="Meiryo UI" w:cstheme="majorHAnsi"/>
                <w:b/>
                <w:bCs/>
                <w:szCs w:val="20"/>
                <w:lang w:val="en-GB"/>
              </w:rPr>
              <w:t>Parameters (Out)</w:t>
            </w:r>
          </w:p>
        </w:tc>
        <w:tc>
          <w:tcPr>
            <w:tcW w:w="1496" w:type="pct"/>
            <w:gridSpan w:val="2"/>
            <w:tcBorders>
              <w:top w:val="single" w:sz="4" w:space="0" w:color="auto"/>
              <w:left w:val="single" w:sz="4" w:space="0" w:color="auto"/>
              <w:bottom w:val="single" w:sz="4" w:space="0" w:color="auto"/>
              <w:right w:val="single" w:sz="4" w:space="0" w:color="auto"/>
            </w:tcBorders>
          </w:tcPr>
          <w:p w14:paraId="4FC3F3F4" w14:textId="77777777" w:rsidR="008130B7" w:rsidRPr="00242D32" w:rsidRDefault="008130B7" w:rsidP="00220AA3">
            <w:pPr>
              <w:rPr>
                <w:rFonts w:eastAsia="Meiryo UI" w:cstheme="majorHAnsi"/>
                <w:szCs w:val="20"/>
                <w:lang w:val="en-GB"/>
              </w:rPr>
            </w:pPr>
            <w:r w:rsidRPr="00242D32">
              <w:rPr>
                <w:rFonts w:cs="Arial"/>
                <w:szCs w:val="20"/>
              </w:rPr>
              <w:t>N/A</w:t>
            </w:r>
          </w:p>
        </w:tc>
        <w:tc>
          <w:tcPr>
            <w:tcW w:w="2150" w:type="pct"/>
            <w:tcBorders>
              <w:top w:val="single" w:sz="4" w:space="0" w:color="auto"/>
              <w:left w:val="single" w:sz="4" w:space="0" w:color="auto"/>
              <w:bottom w:val="single" w:sz="4" w:space="0" w:color="auto"/>
              <w:right w:val="single" w:sz="4" w:space="0" w:color="auto"/>
            </w:tcBorders>
          </w:tcPr>
          <w:p w14:paraId="2B72B4DA" w14:textId="77777777" w:rsidR="008130B7" w:rsidRPr="00242D32" w:rsidRDefault="008130B7" w:rsidP="00220AA3">
            <w:pPr>
              <w:rPr>
                <w:rFonts w:eastAsia="Meiryo UI" w:cstheme="majorHAnsi"/>
                <w:szCs w:val="20"/>
                <w:lang w:val="en-GB"/>
              </w:rPr>
            </w:pPr>
            <w:r w:rsidRPr="00242D32">
              <w:rPr>
                <w:rFonts w:cs="Arial"/>
                <w:szCs w:val="20"/>
                <w:lang w:val="en-GB"/>
              </w:rPr>
              <w:t>-</w:t>
            </w:r>
          </w:p>
        </w:tc>
      </w:tr>
      <w:tr w:rsidR="008130B7" w:rsidRPr="006E156B" w14:paraId="67745AAA"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540F5287" w14:textId="77777777" w:rsidR="008130B7" w:rsidRPr="004B7082" w:rsidRDefault="008130B7" w:rsidP="000D256D">
            <w:pPr>
              <w:rPr>
                <w:rFonts w:eastAsia="Meiryo UI" w:cstheme="majorHAnsi"/>
                <w:b/>
                <w:bCs/>
                <w:szCs w:val="20"/>
                <w:lang w:val="en-GB"/>
              </w:rPr>
            </w:pPr>
            <w:r w:rsidRPr="004B7082">
              <w:rPr>
                <w:rFonts w:eastAsia="Meiryo UI" w:cstheme="majorHAnsi"/>
                <w:b/>
                <w:bCs/>
                <w:szCs w:val="20"/>
                <w:lang w:val="en-GB"/>
              </w:rPr>
              <w:lastRenderedPageBreak/>
              <w:t>Return Value</w:t>
            </w:r>
          </w:p>
        </w:tc>
        <w:tc>
          <w:tcPr>
            <w:tcW w:w="1496" w:type="pct"/>
            <w:gridSpan w:val="2"/>
            <w:tcBorders>
              <w:top w:val="single" w:sz="4" w:space="0" w:color="auto"/>
              <w:left w:val="single" w:sz="4" w:space="0" w:color="auto"/>
              <w:bottom w:val="single" w:sz="4" w:space="0" w:color="auto"/>
              <w:right w:val="single" w:sz="4" w:space="0" w:color="auto"/>
            </w:tcBorders>
          </w:tcPr>
          <w:p w14:paraId="6ADDE420" w14:textId="77777777" w:rsidR="008130B7" w:rsidRPr="00242D32" w:rsidRDefault="008130B7" w:rsidP="00220AA3">
            <w:pPr>
              <w:rPr>
                <w:rFonts w:eastAsia="Meiryo UI" w:cstheme="majorHAnsi"/>
                <w:szCs w:val="20"/>
                <w:lang w:val="en-GB"/>
              </w:rPr>
            </w:pPr>
            <w:r>
              <w:rPr>
                <w:rFonts w:cstheme="majorHAnsi" w:hint="eastAsia"/>
                <w:szCs w:val="20"/>
                <w:lang w:val="en-GB"/>
              </w:rPr>
              <w:t>N/A</w:t>
            </w:r>
          </w:p>
        </w:tc>
        <w:tc>
          <w:tcPr>
            <w:tcW w:w="2150" w:type="pct"/>
            <w:tcBorders>
              <w:top w:val="single" w:sz="4" w:space="0" w:color="auto"/>
              <w:left w:val="single" w:sz="4" w:space="0" w:color="auto"/>
              <w:bottom w:val="single" w:sz="4" w:space="0" w:color="auto"/>
              <w:right w:val="single" w:sz="4" w:space="0" w:color="auto"/>
            </w:tcBorders>
          </w:tcPr>
          <w:p w14:paraId="5D858CB8" w14:textId="77777777" w:rsidR="008130B7" w:rsidRPr="00586AD3" w:rsidRDefault="008130B7" w:rsidP="00220AA3">
            <w:r>
              <w:t>-</w:t>
            </w:r>
          </w:p>
        </w:tc>
      </w:tr>
      <w:tr w:rsidR="008130B7" w:rsidRPr="00864D86" w14:paraId="6BAED712"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75C71434" w14:textId="77777777" w:rsidR="008130B7" w:rsidRPr="00864D86" w:rsidRDefault="008130B7" w:rsidP="000D256D">
            <w:pPr>
              <w:rPr>
                <w:rFonts w:cs="Arial"/>
                <w:b/>
                <w:bCs/>
                <w:szCs w:val="20"/>
              </w:rPr>
            </w:pPr>
            <w:r w:rsidRPr="00864D86">
              <w:rPr>
                <w:rFonts w:cs="Arial"/>
                <w:b/>
                <w:bCs/>
                <w:szCs w:val="20"/>
              </w:rPr>
              <w:t>Description</w:t>
            </w:r>
          </w:p>
        </w:tc>
        <w:tc>
          <w:tcPr>
            <w:tcW w:w="3646" w:type="pct"/>
            <w:gridSpan w:val="3"/>
            <w:tcBorders>
              <w:top w:val="single" w:sz="4" w:space="0" w:color="auto"/>
              <w:left w:val="single" w:sz="4" w:space="0" w:color="auto"/>
              <w:bottom w:val="single" w:sz="4" w:space="0" w:color="auto"/>
              <w:right w:val="single" w:sz="4" w:space="0" w:color="auto"/>
            </w:tcBorders>
          </w:tcPr>
          <w:p w14:paraId="070441E5" w14:textId="65BC626F" w:rsidR="00D707C5" w:rsidRPr="0007522C" w:rsidRDefault="008C5EFA" w:rsidP="00220AA3">
            <w:pPr>
              <w:pStyle w:val="ReqText0"/>
            </w:pPr>
            <w:r>
              <w:rPr>
                <w:szCs w:val="20"/>
              </w:rPr>
              <w:t xml:space="preserve">If </w:t>
            </w:r>
            <w:r w:rsidRPr="00FF5497">
              <w:rPr>
                <w:szCs w:val="20"/>
              </w:rPr>
              <w:t>R_</w:t>
            </w:r>
            <w:r>
              <w:rPr>
                <w:szCs w:val="20"/>
              </w:rPr>
              <w:t>ProtoConv</w:t>
            </w:r>
            <w:r w:rsidRPr="00FF5497">
              <w:rPr>
                <w:szCs w:val="20"/>
              </w:rPr>
              <w:t xml:space="preserve">_Init() </w:t>
            </w:r>
            <w:r>
              <w:rPr>
                <w:szCs w:val="20"/>
              </w:rPr>
              <w:t>is</w:t>
            </w:r>
            <w:r w:rsidRPr="00FF5497">
              <w:rPr>
                <w:szCs w:val="20"/>
              </w:rPr>
              <w:t xml:space="preserve"> not executed</w:t>
            </w:r>
            <w:r>
              <w:rPr>
                <w:szCs w:val="20"/>
              </w:rPr>
              <w:t xml:space="preserve"> yet</w:t>
            </w:r>
            <w:r w:rsidR="00D707C5" w:rsidRPr="0007522C">
              <w:t>, terminates the process.</w:t>
            </w:r>
          </w:p>
          <w:p w14:paraId="68038FC1" w14:textId="2FDB0DEE" w:rsidR="00D707C5" w:rsidRPr="0007522C" w:rsidRDefault="008634CB" w:rsidP="000003AC">
            <w:pPr>
              <w:pStyle w:val="ReqText0"/>
              <w:jc w:val="left"/>
              <w:rPr>
                <w:lang w:eastAsia="ja-JP"/>
              </w:rPr>
            </w:pPr>
            <w:r w:rsidRPr="008634CB">
              <w:rPr>
                <w:lang w:eastAsia="ja-JP"/>
              </w:rPr>
              <w:t xml:space="preserve">Execute </w:t>
            </w:r>
            <w:r w:rsidR="000003AC" w:rsidRPr="000003AC">
              <w:rPr>
                <w:lang w:val="en-US"/>
              </w:rPr>
              <w:t>ProtoConv_MixtoEthMain()</w:t>
            </w:r>
            <w:r w:rsidR="000003AC">
              <w:rPr>
                <w:lang w:val="en-US"/>
              </w:rPr>
              <w:t xml:space="preserve"> </w:t>
            </w:r>
            <w:r w:rsidRPr="008634CB">
              <w:rPr>
                <w:lang w:eastAsia="ja-JP"/>
              </w:rPr>
              <w:t>and end the process</w:t>
            </w:r>
            <w:r w:rsidR="00D707C5" w:rsidRPr="0007522C">
              <w:rPr>
                <w:lang w:eastAsia="ja-JP"/>
              </w:rPr>
              <w:t>.</w:t>
            </w:r>
          </w:p>
        </w:tc>
      </w:tr>
      <w:tr w:rsidR="008130B7" w:rsidRPr="00864D86" w14:paraId="000769E2"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hideMark/>
          </w:tcPr>
          <w:p w14:paraId="2D7DC653" w14:textId="77777777" w:rsidR="008130B7" w:rsidRPr="00864D86" w:rsidRDefault="008130B7" w:rsidP="000D256D">
            <w:pPr>
              <w:rPr>
                <w:rFonts w:cs="Arial"/>
                <w:b/>
                <w:bCs/>
                <w:szCs w:val="20"/>
              </w:rPr>
            </w:pPr>
            <w:r w:rsidRPr="00864D86">
              <w:rPr>
                <w:rFonts w:cs="Arial"/>
                <w:b/>
                <w:bCs/>
                <w:szCs w:val="20"/>
              </w:rPr>
              <w:t>Preconditions</w:t>
            </w:r>
          </w:p>
        </w:tc>
        <w:tc>
          <w:tcPr>
            <w:tcW w:w="3646" w:type="pct"/>
            <w:gridSpan w:val="3"/>
            <w:tcBorders>
              <w:top w:val="single" w:sz="4" w:space="0" w:color="auto"/>
              <w:left w:val="single" w:sz="4" w:space="0" w:color="auto"/>
              <w:bottom w:val="single" w:sz="4" w:space="0" w:color="auto"/>
              <w:right w:val="single" w:sz="4" w:space="0" w:color="auto"/>
            </w:tcBorders>
          </w:tcPr>
          <w:p w14:paraId="4D2E3080" w14:textId="34A7B625" w:rsidR="0025082D" w:rsidRPr="00997E82" w:rsidRDefault="008130B7" w:rsidP="00220AA3">
            <w:pPr>
              <w:rPr>
                <w:rFonts w:cs="Arial"/>
                <w:szCs w:val="20"/>
              </w:rPr>
            </w:pPr>
            <w:r>
              <w:rPr>
                <w:rFonts w:cs="Arial"/>
                <w:szCs w:val="20"/>
              </w:rPr>
              <w:t>Initialized state</w:t>
            </w:r>
          </w:p>
        </w:tc>
      </w:tr>
      <w:tr w:rsidR="008130B7" w:rsidRPr="00864D86" w14:paraId="738323CD"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tcPr>
          <w:p w14:paraId="3775AC3D" w14:textId="77777777" w:rsidR="008130B7" w:rsidRPr="00864D86" w:rsidRDefault="008130B7" w:rsidP="000D256D">
            <w:pPr>
              <w:rPr>
                <w:rFonts w:cs="Arial"/>
                <w:b/>
                <w:bCs/>
                <w:szCs w:val="20"/>
              </w:rPr>
            </w:pPr>
            <w:r w:rsidRPr="00864D86">
              <w:rPr>
                <w:rFonts w:cs="Arial"/>
                <w:b/>
                <w:bCs/>
                <w:szCs w:val="20"/>
              </w:rPr>
              <w:t>Remarks</w:t>
            </w:r>
          </w:p>
        </w:tc>
        <w:tc>
          <w:tcPr>
            <w:tcW w:w="3646" w:type="pct"/>
            <w:gridSpan w:val="3"/>
            <w:tcBorders>
              <w:top w:val="single" w:sz="4" w:space="0" w:color="auto"/>
              <w:left w:val="single" w:sz="4" w:space="0" w:color="auto"/>
              <w:bottom w:val="single" w:sz="4" w:space="0" w:color="auto"/>
              <w:right w:val="single" w:sz="4" w:space="0" w:color="auto"/>
            </w:tcBorders>
          </w:tcPr>
          <w:p w14:paraId="385D6F49" w14:textId="35B085B0" w:rsidR="008130B7" w:rsidRPr="00997E82" w:rsidRDefault="00555C68" w:rsidP="00220AA3">
            <w:pPr>
              <w:rPr>
                <w:rFonts w:cs="Arial"/>
                <w:szCs w:val="20"/>
              </w:rPr>
            </w:pPr>
            <w:r>
              <w:rPr>
                <w:rFonts w:cstheme="majorHAnsi" w:hint="eastAsia"/>
                <w:szCs w:val="20"/>
                <w:lang w:val="en-GB"/>
              </w:rPr>
              <w:t>N/A</w:t>
            </w:r>
          </w:p>
        </w:tc>
      </w:tr>
      <w:tr w:rsidR="00094B00" w:rsidRPr="00864D86" w14:paraId="02F49E55" w14:textId="77777777" w:rsidTr="008724C4">
        <w:tc>
          <w:tcPr>
            <w:tcW w:w="1354" w:type="pct"/>
            <w:tcBorders>
              <w:top w:val="single" w:sz="4" w:space="0" w:color="auto"/>
              <w:left w:val="single" w:sz="4" w:space="0" w:color="auto"/>
              <w:bottom w:val="single" w:sz="4" w:space="0" w:color="auto"/>
              <w:right w:val="single" w:sz="4" w:space="0" w:color="auto"/>
            </w:tcBorders>
            <w:shd w:val="clear" w:color="auto" w:fill="D9D9D9"/>
          </w:tcPr>
          <w:p w14:paraId="72412400" w14:textId="47A37716" w:rsidR="00094B00" w:rsidRPr="00864D86" w:rsidRDefault="00F1416C" w:rsidP="000D256D">
            <w:pPr>
              <w:jc w:val="left"/>
              <w:rPr>
                <w:rFonts w:cs="Arial"/>
                <w:b/>
                <w:bCs/>
                <w:szCs w:val="20"/>
              </w:rPr>
            </w:pPr>
            <w:r>
              <w:rPr>
                <w:rFonts w:cs="Arial"/>
                <w:b/>
                <w:bCs/>
                <w:szCs w:val="20"/>
              </w:rPr>
              <w:t>DET/DEM Errors Handled</w:t>
            </w:r>
          </w:p>
        </w:tc>
        <w:tc>
          <w:tcPr>
            <w:tcW w:w="3646" w:type="pct"/>
            <w:gridSpan w:val="3"/>
            <w:tcBorders>
              <w:top w:val="single" w:sz="4" w:space="0" w:color="auto"/>
              <w:left w:val="single" w:sz="4" w:space="0" w:color="auto"/>
              <w:bottom w:val="single" w:sz="4" w:space="0" w:color="auto"/>
              <w:right w:val="single" w:sz="4" w:space="0" w:color="auto"/>
            </w:tcBorders>
          </w:tcPr>
          <w:p w14:paraId="480F030B" w14:textId="6FF6B7BA" w:rsidR="00094B00" w:rsidRDefault="00094B00" w:rsidP="00220AA3">
            <w:pPr>
              <w:rPr>
                <w:rFonts w:cstheme="majorHAnsi"/>
                <w:szCs w:val="20"/>
                <w:lang w:val="en-GB"/>
              </w:rPr>
            </w:pPr>
            <w:r>
              <w:rPr>
                <w:rFonts w:cstheme="majorHAnsi"/>
                <w:szCs w:val="20"/>
                <w:lang w:val="en-GB"/>
              </w:rPr>
              <w:t>N/A</w:t>
            </w:r>
          </w:p>
        </w:tc>
      </w:tr>
    </w:tbl>
    <w:bookmarkEnd w:id="203"/>
    <w:p w14:paraId="48F6E234" w14:textId="77777777" w:rsidR="00992417" w:rsidRDefault="00454CE6" w:rsidP="00992417">
      <w:pPr>
        <w:pStyle w:val="RefIDs"/>
        <w:wordWrap/>
        <w:rPr>
          <w:lang w:eastAsia="en-US"/>
        </w:rPr>
      </w:pPr>
      <w:r w:rsidRPr="00454CE6">
        <w:rPr>
          <w:lang w:eastAsia="en-US"/>
        </w:rPr>
        <w:t>[Covers: req-8552172-00905314]</w:t>
      </w:r>
      <w:r w:rsidR="00992417" w:rsidRPr="00992417">
        <w:rPr>
          <w:lang w:eastAsia="en-US"/>
        </w:rPr>
        <w:t xml:space="preserve"> </w:t>
      </w:r>
    </w:p>
    <w:p w14:paraId="6CEC6C34" w14:textId="30ABC6D8" w:rsidR="00992417" w:rsidRDefault="00992417" w:rsidP="00992417">
      <w:pPr>
        <w:pStyle w:val="RefIDs"/>
        <w:wordWrap/>
        <w:rPr>
          <w:lang w:eastAsia="en-US"/>
        </w:rPr>
      </w:pPr>
      <w:r w:rsidRPr="00454CE6">
        <w:rPr>
          <w:lang w:eastAsia="en-US"/>
        </w:rPr>
        <w:t>[Covers: req-8552172-0090531</w:t>
      </w:r>
      <w:r>
        <w:rPr>
          <w:lang w:eastAsia="en-US"/>
        </w:rPr>
        <w:t>5</w:t>
      </w:r>
      <w:r w:rsidRPr="00454CE6">
        <w:rPr>
          <w:lang w:eastAsia="en-US"/>
        </w:rPr>
        <w:t>]</w:t>
      </w:r>
    </w:p>
    <w:p w14:paraId="12E499A7" w14:textId="0C715350" w:rsidR="00E1509A" w:rsidRDefault="00992417" w:rsidP="00E1509A">
      <w:pPr>
        <w:pStyle w:val="RefIDs"/>
        <w:wordWrap/>
        <w:rPr>
          <w:lang w:eastAsia="en-US"/>
        </w:rPr>
      </w:pPr>
      <w:r w:rsidRPr="00454CE6">
        <w:rPr>
          <w:lang w:eastAsia="en-US"/>
        </w:rPr>
        <w:t>[Covers: req-8552172-0090531</w:t>
      </w:r>
      <w:r>
        <w:rPr>
          <w:lang w:eastAsia="en-US"/>
        </w:rPr>
        <w:t>6</w:t>
      </w:r>
      <w:r w:rsidRPr="00454CE6">
        <w:rPr>
          <w:lang w:eastAsia="en-US"/>
        </w:rPr>
        <w:t>]</w:t>
      </w:r>
    </w:p>
    <w:p w14:paraId="365DE8B5" w14:textId="3ABDF29C" w:rsidR="00992417" w:rsidRPr="00992417" w:rsidRDefault="00992417" w:rsidP="00992417">
      <w:pPr>
        <w:pStyle w:val="RefIDs"/>
        <w:wordWrap/>
        <w:rPr>
          <w:lang w:eastAsia="en-US"/>
        </w:rPr>
      </w:pPr>
      <w:r w:rsidRPr="00454CE6">
        <w:rPr>
          <w:lang w:eastAsia="en-US"/>
        </w:rPr>
        <w:t xml:space="preserve">[Covers: </w:t>
      </w:r>
      <w:r w:rsidRPr="00992417">
        <w:rPr>
          <w:lang w:eastAsia="en-US"/>
        </w:rPr>
        <w:t>req-8552172-00905317</w:t>
      </w:r>
      <w:r w:rsidRPr="00454CE6">
        <w:rPr>
          <w:lang w:eastAsia="en-US"/>
        </w:rPr>
        <w:t>]</w:t>
      </w:r>
    </w:p>
    <w:p w14:paraId="66E75B21" w14:textId="7B5FAB9E" w:rsidR="00E1509A" w:rsidRDefault="00E1509A" w:rsidP="00E1509A">
      <w:pPr>
        <w:pStyle w:val="RefIDs"/>
        <w:rPr>
          <w:lang w:eastAsia="en-US"/>
        </w:rPr>
      </w:pPr>
      <w:r w:rsidRPr="00696D29">
        <w:rPr>
          <w:lang w:eastAsia="en-US"/>
        </w:rPr>
        <w:t xml:space="preserve">[Covers: </w:t>
      </w:r>
      <w:r w:rsidR="00883E84">
        <w:rPr>
          <w:lang w:eastAsia="en-US"/>
        </w:rPr>
        <w:t>req-8552172-00903610</w:t>
      </w:r>
      <w:r w:rsidRPr="00696D29">
        <w:rPr>
          <w:lang w:eastAsia="en-US"/>
        </w:rPr>
        <w:t>]</w:t>
      </w:r>
    </w:p>
    <w:p w14:paraId="31FC0FDA" w14:textId="77662579" w:rsidR="00F87355" w:rsidRDefault="00F87355" w:rsidP="00F87355">
      <w:pPr>
        <w:pStyle w:val="RefIDs"/>
        <w:rPr>
          <w:lang w:eastAsia="en-US"/>
        </w:rPr>
      </w:pPr>
      <w:r w:rsidRPr="00696D29">
        <w:rPr>
          <w:lang w:eastAsia="en-US"/>
        </w:rPr>
        <w:t xml:space="preserve">[Covers: </w:t>
      </w:r>
      <w:r>
        <w:rPr>
          <w:lang w:eastAsia="en-US"/>
        </w:rPr>
        <w:t>req-8552172-00903611</w:t>
      </w:r>
      <w:r w:rsidRPr="00696D29">
        <w:rPr>
          <w:lang w:eastAsia="en-US"/>
        </w:rPr>
        <w:t>]</w:t>
      </w:r>
    </w:p>
    <w:p w14:paraId="501C5263" w14:textId="20A61A17" w:rsidR="00E1509A" w:rsidRDefault="00F87355" w:rsidP="00176D4E">
      <w:pPr>
        <w:pStyle w:val="RefIDs"/>
        <w:rPr>
          <w:lang w:eastAsia="en-US"/>
        </w:rPr>
      </w:pPr>
      <w:r w:rsidRPr="00696D29">
        <w:rPr>
          <w:lang w:eastAsia="en-US"/>
        </w:rPr>
        <w:t xml:space="preserve">[Covers: </w:t>
      </w:r>
      <w:r>
        <w:rPr>
          <w:lang w:eastAsia="en-US"/>
        </w:rPr>
        <w:t>req-8552172-00903612</w:t>
      </w:r>
      <w:r w:rsidRPr="00696D29">
        <w:rPr>
          <w:lang w:eastAsia="en-US"/>
        </w:rPr>
        <w:t>]</w:t>
      </w:r>
    </w:p>
    <w:p w14:paraId="6991784E" w14:textId="48953812" w:rsidR="00E1509A" w:rsidRDefault="00E1509A" w:rsidP="00E1509A">
      <w:pPr>
        <w:pStyle w:val="RefIDs"/>
        <w:rPr>
          <w:lang w:eastAsia="en-US"/>
        </w:rPr>
      </w:pPr>
      <w:r w:rsidRPr="00696D29">
        <w:rPr>
          <w:lang w:eastAsia="en-US"/>
        </w:rPr>
        <w:t xml:space="preserve">[Covers: </w:t>
      </w:r>
      <w:r w:rsidR="00883E84">
        <w:rPr>
          <w:lang w:eastAsia="en-US"/>
        </w:rPr>
        <w:t>req-8552172-00904667</w:t>
      </w:r>
      <w:r w:rsidRPr="00696D29">
        <w:rPr>
          <w:lang w:eastAsia="en-US"/>
        </w:rPr>
        <w:t>]</w:t>
      </w:r>
    </w:p>
    <w:p w14:paraId="36BE123E" w14:textId="77777777" w:rsidR="00D95B43" w:rsidRPr="002C15F8" w:rsidRDefault="008130B7" w:rsidP="00D95B43">
      <w:pPr>
        <w:pStyle w:val="RefIDs"/>
        <w:rPr>
          <w:lang w:eastAsia="en-US"/>
        </w:rPr>
      </w:pPr>
      <w:r w:rsidRPr="00696D29">
        <w:rPr>
          <w:lang w:eastAsia="en-US"/>
        </w:rPr>
        <w:t xml:space="preserve">[Covers: </w:t>
      </w:r>
      <w:r w:rsidR="00504621">
        <w:rPr>
          <w:lang w:eastAsia="en-US"/>
        </w:rPr>
        <w:t>req-8552172-00905227</w:t>
      </w:r>
      <w:r w:rsidRPr="00696D29">
        <w:rPr>
          <w:lang w:eastAsia="en-US"/>
        </w:rPr>
        <w:t>]</w:t>
      </w:r>
    </w:p>
    <w:p w14:paraId="34CE951D" w14:textId="77777777" w:rsidR="00D95B43" w:rsidRPr="002C15F8" w:rsidRDefault="00D95B43" w:rsidP="00D95B43">
      <w:pPr>
        <w:pStyle w:val="RefIDs"/>
        <w:rPr>
          <w:lang w:eastAsia="en-US"/>
        </w:rPr>
      </w:pPr>
      <w:r w:rsidRPr="002C15F8">
        <w:rPr>
          <w:lang w:eastAsia="en-US"/>
        </w:rPr>
        <w:t xml:space="preserve">[Covers: </w:t>
      </w:r>
      <w:r>
        <w:rPr>
          <w:lang w:eastAsia="en-US"/>
        </w:rPr>
        <w:t>req-8552172-00909476</w:t>
      </w:r>
      <w:r>
        <w:t>]</w:t>
      </w:r>
    </w:p>
    <w:p w14:paraId="11A0B716" w14:textId="69EC3532" w:rsidR="00D95B43" w:rsidRDefault="00D95B43" w:rsidP="00D95B43">
      <w:pPr>
        <w:pStyle w:val="RefIDs"/>
        <w:rPr>
          <w:lang w:eastAsia="en-US"/>
        </w:rPr>
      </w:pPr>
      <w:r w:rsidRPr="002C15F8">
        <w:rPr>
          <w:lang w:eastAsia="en-US"/>
        </w:rPr>
        <w:t xml:space="preserve">[Covers: </w:t>
      </w:r>
      <w:r>
        <w:rPr>
          <w:lang w:eastAsia="en-US"/>
        </w:rPr>
        <w:t>req-8552172-00909478</w:t>
      </w:r>
      <w:r>
        <w:t>]</w:t>
      </w:r>
    </w:p>
    <w:p w14:paraId="5D9C9045" w14:textId="77777777" w:rsidR="00D95B43" w:rsidRDefault="00D95B43" w:rsidP="00D95B43">
      <w:pPr>
        <w:pStyle w:val="RefIDs"/>
        <w:rPr>
          <w:lang w:eastAsia="en-US"/>
        </w:rPr>
      </w:pPr>
      <w:r>
        <w:rPr>
          <w:lang w:eastAsia="en-US"/>
        </w:rPr>
        <w:t>[Covers: req-8552172-00528006]</w:t>
      </w:r>
    </w:p>
    <w:p w14:paraId="6DADAB46" w14:textId="25C1A4FE" w:rsidR="00D95B43" w:rsidRDefault="00D95B43" w:rsidP="00D95B43">
      <w:pPr>
        <w:pStyle w:val="RefIDs"/>
        <w:rPr>
          <w:lang w:eastAsia="en-US"/>
        </w:rPr>
      </w:pPr>
      <w:r>
        <w:rPr>
          <w:lang w:eastAsia="en-US"/>
        </w:rPr>
        <w:t xml:space="preserve">[Covers: </w:t>
      </w:r>
      <w:r w:rsidRPr="00C136B3">
        <w:t>req-8552172-00527993</w:t>
      </w:r>
      <w:r>
        <w:t>]</w:t>
      </w:r>
    </w:p>
    <w:p w14:paraId="40D88EB2" w14:textId="3A908AF3" w:rsidR="00FC7BFE" w:rsidRDefault="00FC7BFE" w:rsidP="00D46B12">
      <w:pPr>
        <w:pStyle w:val="RefIDs"/>
        <w:rPr>
          <w:lang w:eastAsia="en-US"/>
        </w:rPr>
      </w:pPr>
    </w:p>
    <w:p w14:paraId="46841A42" w14:textId="55113E49" w:rsidR="00C53D7E" w:rsidRPr="00032018" w:rsidRDefault="00C53D7E" w:rsidP="00032018">
      <w:pPr>
        <w:jc w:val="left"/>
        <w:rPr>
          <w:lang w:eastAsia="en-US"/>
        </w:rPr>
      </w:pPr>
    </w:p>
    <w:p w14:paraId="4A74BF28" w14:textId="3D5A032A" w:rsidR="002B44FF" w:rsidRPr="00FD24B1" w:rsidRDefault="006E4A0D" w:rsidP="00D10EB4">
      <w:pPr>
        <w:pStyle w:val="Heading3"/>
      </w:pPr>
      <w:r>
        <w:br w:type="column"/>
      </w:r>
      <w:bookmarkStart w:id="205" w:name="_Toc203383967"/>
      <w:r w:rsidR="00D078D8" w:rsidRPr="00D078D8">
        <w:lastRenderedPageBreak/>
        <w:t>R_</w:t>
      </w:r>
      <w:r w:rsidR="000F4E6D">
        <w:t>ProtoConv</w:t>
      </w:r>
      <w:r w:rsidR="00D078D8" w:rsidRPr="00D078D8">
        <w:t>_Ethto</w:t>
      </w:r>
      <w:r w:rsidR="000003AC">
        <w:t>X</w:t>
      </w:r>
      <w:bookmarkEnd w:id="205"/>
    </w:p>
    <w:p w14:paraId="7BD6402A" w14:textId="77777777" w:rsidR="002B44FF" w:rsidRDefault="002B44FF" w:rsidP="002B44FF">
      <w:pPr>
        <w:pStyle w:val="TraceID"/>
      </w:pPr>
      <w:r>
        <w:t>[iso26-18_p6_7.4.5] a;</w:t>
      </w:r>
      <w:r w:rsidRPr="0058651F">
        <w:t xml:space="preserve"> [iso26-18_p6_7.4.6]</w:t>
      </w:r>
    </w:p>
    <w:p w14:paraId="656874E8" w14:textId="2586C394" w:rsidR="002B44FF" w:rsidRPr="00251C23" w:rsidRDefault="002B44FF" w:rsidP="00BE5228">
      <w:pPr>
        <w:pStyle w:val="ReqID"/>
        <w:rPr>
          <w:lang w:val="en-US"/>
        </w:rPr>
      </w:pPr>
      <w:r w:rsidRPr="00696D29">
        <w:t>[</w:t>
      </w:r>
      <w:r w:rsidR="00CF5BF7">
        <w:t>Gen5GW</w:t>
      </w:r>
      <w:r w:rsidRPr="00696D29">
        <w:t>_</w:t>
      </w:r>
      <w:r w:rsidR="000F4E6D">
        <w:t>ProtoConv</w:t>
      </w:r>
      <w:r w:rsidRPr="00696D29">
        <w:t>_AD_C_</w:t>
      </w:r>
      <w:r>
        <w:t>10</w:t>
      </w:r>
      <w:r w:rsidRPr="00696D29">
        <w:t>_0</w:t>
      </w:r>
      <w:r w:rsidR="001D664A">
        <w:t>08</w:t>
      </w:r>
      <w:r w:rsidRPr="00696D29">
        <w:t>]</w:t>
      </w:r>
    </w:p>
    <w:p w14:paraId="76993200" w14:textId="0EC344CA" w:rsidR="001D2558" w:rsidRDefault="001D2558" w:rsidP="00E10491">
      <w:pPr>
        <w:pStyle w:val="Caption"/>
      </w:pPr>
      <w:bookmarkStart w:id="206" w:name="_Hlk90998197"/>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27</w:t>
      </w:r>
      <w:r w:rsidR="009D560C">
        <w:rPr>
          <w:noProof/>
        </w:rPr>
        <w:fldChar w:fldCharType="end"/>
      </w:r>
      <w:bookmarkEnd w:id="206"/>
      <w:r w:rsidR="004E2282">
        <w:rPr>
          <w:noProof/>
        </w:rPr>
        <w:t>:</w:t>
      </w:r>
      <w:r>
        <w:t xml:space="preserve"> </w:t>
      </w:r>
      <w:r w:rsidRPr="001D2558">
        <w:t>R_</w:t>
      </w:r>
      <w:r w:rsidR="000F4E6D">
        <w:t>ProtoConv</w:t>
      </w:r>
      <w:r w:rsidRPr="001D2558">
        <w:t>_Ethto</w:t>
      </w:r>
      <w:r w:rsidR="00E428F6">
        <w:t>X</w:t>
      </w:r>
    </w:p>
    <w:tbl>
      <w:tblPr>
        <w:tblStyle w:val="TableGrid"/>
        <w:tblW w:w="5000" w:type="pct"/>
        <w:tblLook w:val="04A0" w:firstRow="1" w:lastRow="0" w:firstColumn="1" w:lastColumn="0" w:noHBand="0" w:noVBand="1"/>
      </w:tblPr>
      <w:tblGrid>
        <w:gridCol w:w="1623"/>
        <w:gridCol w:w="2494"/>
        <w:gridCol w:w="788"/>
        <w:gridCol w:w="763"/>
        <w:gridCol w:w="4363"/>
      </w:tblGrid>
      <w:tr w:rsidR="0007522C" w:rsidRPr="0007522C" w14:paraId="7F080CD2"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79ADC2" w14:textId="77777777" w:rsidR="0015738F" w:rsidRPr="0007522C" w:rsidRDefault="0015738F" w:rsidP="000D256D">
            <w:pPr>
              <w:jc w:val="left"/>
              <w:rPr>
                <w:rFonts w:eastAsia="Meiryo UI" w:cs="Arial"/>
                <w:b/>
                <w:bCs/>
                <w:szCs w:val="21"/>
              </w:rPr>
            </w:pPr>
            <w:r w:rsidRPr="0007522C">
              <w:rPr>
                <w:b/>
                <w:bCs/>
              </w:rPr>
              <w:t>Function Name</w:t>
            </w:r>
          </w:p>
        </w:tc>
        <w:tc>
          <w:tcPr>
            <w:tcW w:w="4191" w:type="pct"/>
            <w:gridSpan w:val="4"/>
            <w:tcBorders>
              <w:top w:val="single" w:sz="4" w:space="0" w:color="auto"/>
              <w:left w:val="single" w:sz="4" w:space="0" w:color="auto"/>
              <w:bottom w:val="single" w:sz="4" w:space="0" w:color="auto"/>
              <w:right w:val="single" w:sz="4" w:space="0" w:color="auto"/>
            </w:tcBorders>
            <w:hideMark/>
          </w:tcPr>
          <w:p w14:paraId="150BC16C" w14:textId="0A9282A7" w:rsidR="0015738F" w:rsidRPr="0007522C" w:rsidRDefault="0015738F" w:rsidP="00220AA3">
            <w:pPr>
              <w:jc w:val="left"/>
              <w:rPr>
                <w:rFonts w:eastAsia="Meiryo UI" w:cs="Arial"/>
                <w:szCs w:val="21"/>
              </w:rPr>
            </w:pPr>
            <w:r w:rsidRPr="0007522C">
              <w:rPr>
                <w:rFonts w:eastAsia="Meiryo UI" w:cs="Arial"/>
                <w:szCs w:val="21"/>
              </w:rPr>
              <w:t>R_</w:t>
            </w:r>
            <w:r w:rsidR="000F4E6D">
              <w:rPr>
                <w:rFonts w:eastAsia="Meiryo UI" w:cs="Arial"/>
                <w:szCs w:val="21"/>
              </w:rPr>
              <w:t>ProtoConv</w:t>
            </w:r>
            <w:r w:rsidRPr="0007522C">
              <w:rPr>
                <w:rFonts w:eastAsia="Meiryo UI" w:cs="Arial"/>
                <w:szCs w:val="21"/>
              </w:rPr>
              <w:t>_Ethto</w:t>
            </w:r>
            <w:r w:rsidR="00E428F6">
              <w:rPr>
                <w:rFonts w:eastAsia="Meiryo UI" w:cs="Arial"/>
                <w:szCs w:val="21"/>
              </w:rPr>
              <w:t>X</w:t>
            </w:r>
          </w:p>
        </w:tc>
      </w:tr>
      <w:tr w:rsidR="0007522C" w:rsidRPr="0007522C" w14:paraId="4ABBCF38"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E0C427" w14:textId="77777777" w:rsidR="0015738F" w:rsidRPr="0007522C" w:rsidRDefault="0015738F" w:rsidP="000D256D">
            <w:pPr>
              <w:jc w:val="left"/>
              <w:rPr>
                <w:rFonts w:eastAsia="Meiryo UI" w:cs="Arial"/>
                <w:b/>
                <w:bCs/>
                <w:szCs w:val="21"/>
              </w:rPr>
            </w:pPr>
            <w:r w:rsidRPr="0007522C">
              <w:rPr>
                <w:b/>
                <w:bCs/>
              </w:rPr>
              <w:t>ASIL Level</w:t>
            </w:r>
          </w:p>
        </w:tc>
        <w:tc>
          <w:tcPr>
            <w:tcW w:w="1243" w:type="pct"/>
            <w:tcBorders>
              <w:top w:val="single" w:sz="4" w:space="0" w:color="auto"/>
              <w:left w:val="single" w:sz="4" w:space="0" w:color="auto"/>
              <w:bottom w:val="single" w:sz="4" w:space="0" w:color="auto"/>
              <w:right w:val="single" w:sz="4" w:space="0" w:color="auto"/>
            </w:tcBorders>
            <w:hideMark/>
          </w:tcPr>
          <w:p w14:paraId="33D213B7" w14:textId="7CAE9D89" w:rsidR="0015738F" w:rsidRPr="0007522C" w:rsidRDefault="00946A95" w:rsidP="00220AA3">
            <w:pPr>
              <w:jc w:val="left"/>
              <w:rPr>
                <w:rFonts w:eastAsia="Meiryo UI" w:cs="Arial"/>
                <w:szCs w:val="21"/>
              </w:rPr>
            </w:pPr>
            <w:r w:rsidRPr="0007522C">
              <w:rPr>
                <w:rFonts w:hint="eastAsia"/>
              </w:rPr>
              <w:t>A</w:t>
            </w:r>
            <w:r w:rsidRPr="0007522C">
              <w:t>SIL D</w:t>
            </w:r>
          </w:p>
        </w:tc>
        <w:tc>
          <w:tcPr>
            <w:tcW w:w="39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4B1D96" w14:textId="77777777" w:rsidR="0015738F" w:rsidRPr="0007522C" w:rsidRDefault="0015738F" w:rsidP="00220AA3">
            <w:pPr>
              <w:jc w:val="left"/>
              <w:rPr>
                <w:rFonts w:eastAsia="Meiryo UI" w:cs="Arial"/>
                <w:b/>
                <w:bCs/>
                <w:szCs w:val="21"/>
              </w:rPr>
            </w:pPr>
            <w:r w:rsidRPr="0007522C">
              <w:rPr>
                <w:b/>
                <w:bCs/>
              </w:rPr>
              <w:t>Status</w:t>
            </w:r>
          </w:p>
        </w:tc>
        <w:tc>
          <w:tcPr>
            <w:tcW w:w="2555" w:type="pct"/>
            <w:gridSpan w:val="2"/>
            <w:tcBorders>
              <w:top w:val="single" w:sz="4" w:space="0" w:color="auto"/>
              <w:left w:val="single" w:sz="4" w:space="0" w:color="auto"/>
              <w:bottom w:val="single" w:sz="4" w:space="0" w:color="auto"/>
              <w:right w:val="single" w:sz="4" w:space="0" w:color="auto"/>
            </w:tcBorders>
            <w:hideMark/>
          </w:tcPr>
          <w:p w14:paraId="65BACF9E" w14:textId="77777777" w:rsidR="0015738F" w:rsidRPr="0007522C" w:rsidRDefault="0015738F" w:rsidP="00220AA3">
            <w:pPr>
              <w:jc w:val="left"/>
              <w:rPr>
                <w:rFonts w:eastAsia="Meiryo UI" w:cs="Arial"/>
                <w:szCs w:val="21"/>
              </w:rPr>
            </w:pPr>
            <w:r w:rsidRPr="0007522C">
              <w:t>New</w:t>
            </w:r>
          </w:p>
        </w:tc>
      </w:tr>
      <w:tr w:rsidR="0007522C" w:rsidRPr="0007522C" w14:paraId="6D163F90"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09639F" w14:textId="77777777" w:rsidR="0015738F" w:rsidRPr="0007522C" w:rsidRDefault="0015738F" w:rsidP="000D256D">
            <w:pPr>
              <w:jc w:val="left"/>
              <w:rPr>
                <w:rFonts w:eastAsia="Meiryo UI" w:cs="Arial"/>
                <w:b/>
                <w:bCs/>
                <w:szCs w:val="21"/>
              </w:rPr>
            </w:pPr>
            <w:r w:rsidRPr="0007522C">
              <w:rPr>
                <w:b/>
                <w:bCs/>
              </w:rPr>
              <w:t>Syntax</w:t>
            </w:r>
          </w:p>
        </w:tc>
        <w:tc>
          <w:tcPr>
            <w:tcW w:w="4191" w:type="pct"/>
            <w:gridSpan w:val="4"/>
            <w:tcBorders>
              <w:top w:val="single" w:sz="4" w:space="0" w:color="auto"/>
              <w:left w:val="single" w:sz="4" w:space="0" w:color="auto"/>
              <w:bottom w:val="single" w:sz="4" w:space="0" w:color="auto"/>
              <w:right w:val="single" w:sz="4" w:space="0" w:color="auto"/>
            </w:tcBorders>
            <w:hideMark/>
          </w:tcPr>
          <w:p w14:paraId="5D3FA127" w14:textId="682C12DC" w:rsidR="0015738F" w:rsidRPr="00E428F6" w:rsidRDefault="00E428F6" w:rsidP="00220AA3">
            <w:pPr>
              <w:jc w:val="left"/>
            </w:pPr>
            <w:r w:rsidRPr="00E428F6">
              <w:t>Std_ReturnType R_ProtoConv_EthtoX(const uint16 usFrameType, const uint8 *aaSrcMacAddr,</w:t>
            </w:r>
            <w:r>
              <w:t xml:space="preserve"> </w:t>
            </w:r>
            <w:r w:rsidRPr="00E428F6">
              <w:t>const uint8 *pEthFrame, const uint32 ulFrameLen, uint32 *pSendStatus)</w:t>
            </w:r>
          </w:p>
        </w:tc>
      </w:tr>
      <w:tr w:rsidR="0007522C" w:rsidRPr="0007522C" w14:paraId="7BDFD351"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9174D2" w14:textId="77777777" w:rsidR="0015738F" w:rsidRPr="0007522C" w:rsidRDefault="0015738F" w:rsidP="000D256D">
            <w:pPr>
              <w:jc w:val="left"/>
              <w:rPr>
                <w:rFonts w:eastAsia="Meiryo UI" w:cs="Arial"/>
                <w:b/>
                <w:bCs/>
                <w:szCs w:val="21"/>
              </w:rPr>
            </w:pPr>
            <w:r w:rsidRPr="0007522C">
              <w:rPr>
                <w:b/>
                <w:bCs/>
              </w:rPr>
              <w:t>Sync/Async</w:t>
            </w:r>
          </w:p>
        </w:tc>
        <w:tc>
          <w:tcPr>
            <w:tcW w:w="4191" w:type="pct"/>
            <w:gridSpan w:val="4"/>
            <w:tcBorders>
              <w:top w:val="single" w:sz="4" w:space="0" w:color="auto"/>
              <w:left w:val="single" w:sz="4" w:space="0" w:color="auto"/>
              <w:bottom w:val="single" w:sz="4" w:space="0" w:color="auto"/>
              <w:right w:val="single" w:sz="4" w:space="0" w:color="auto"/>
            </w:tcBorders>
            <w:hideMark/>
          </w:tcPr>
          <w:p w14:paraId="2C3B595B" w14:textId="77777777" w:rsidR="0015738F" w:rsidRPr="0007522C" w:rsidRDefault="0015738F" w:rsidP="00220AA3">
            <w:pPr>
              <w:jc w:val="left"/>
              <w:rPr>
                <w:rFonts w:eastAsia="Meiryo UI" w:cs="Arial"/>
                <w:szCs w:val="21"/>
              </w:rPr>
            </w:pPr>
            <w:r w:rsidRPr="0007522C">
              <w:t>Synchronous</w:t>
            </w:r>
          </w:p>
        </w:tc>
      </w:tr>
      <w:tr w:rsidR="0007522C" w:rsidRPr="0007522C" w14:paraId="24C6D8D1"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BAD3C5" w14:textId="77777777" w:rsidR="0015738F" w:rsidRPr="0007522C" w:rsidRDefault="0015738F" w:rsidP="000D256D">
            <w:pPr>
              <w:jc w:val="left"/>
              <w:rPr>
                <w:rFonts w:eastAsia="Meiryo UI" w:cs="Arial"/>
                <w:b/>
                <w:bCs/>
                <w:szCs w:val="21"/>
              </w:rPr>
            </w:pPr>
            <w:r w:rsidRPr="0007522C">
              <w:rPr>
                <w:b/>
                <w:bCs/>
              </w:rPr>
              <w:t>Reentrancy</w:t>
            </w:r>
          </w:p>
        </w:tc>
        <w:tc>
          <w:tcPr>
            <w:tcW w:w="4191" w:type="pct"/>
            <w:gridSpan w:val="4"/>
            <w:tcBorders>
              <w:top w:val="single" w:sz="4" w:space="0" w:color="auto"/>
              <w:left w:val="single" w:sz="4" w:space="0" w:color="auto"/>
              <w:bottom w:val="single" w:sz="4" w:space="0" w:color="auto"/>
              <w:right w:val="single" w:sz="4" w:space="0" w:color="auto"/>
            </w:tcBorders>
            <w:hideMark/>
          </w:tcPr>
          <w:p w14:paraId="1E5B0476" w14:textId="77777777" w:rsidR="0015738F" w:rsidRPr="0007522C" w:rsidRDefault="0015738F" w:rsidP="00220AA3">
            <w:pPr>
              <w:jc w:val="left"/>
              <w:rPr>
                <w:rFonts w:eastAsia="Meiryo UI" w:cs="Arial"/>
                <w:szCs w:val="21"/>
              </w:rPr>
            </w:pPr>
            <w:r w:rsidRPr="0007522C">
              <w:t>Non-Reentrant</w:t>
            </w:r>
          </w:p>
        </w:tc>
      </w:tr>
      <w:tr w:rsidR="0007522C" w:rsidRPr="0007522C" w14:paraId="1CE2822A"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789B5F" w14:textId="77777777" w:rsidR="0015738F" w:rsidRPr="0007522C" w:rsidRDefault="0015738F" w:rsidP="000D256D">
            <w:pPr>
              <w:jc w:val="left"/>
              <w:rPr>
                <w:rFonts w:eastAsia="Meiryo UI" w:cs="Arial"/>
                <w:b/>
                <w:bCs/>
                <w:szCs w:val="21"/>
              </w:rPr>
            </w:pPr>
            <w:r w:rsidRPr="0007522C">
              <w:rPr>
                <w:b/>
                <w:bCs/>
              </w:rPr>
              <w:t>Interrupt State</w:t>
            </w:r>
          </w:p>
        </w:tc>
        <w:tc>
          <w:tcPr>
            <w:tcW w:w="4191" w:type="pct"/>
            <w:gridSpan w:val="4"/>
            <w:tcBorders>
              <w:top w:val="single" w:sz="4" w:space="0" w:color="auto"/>
              <w:left w:val="single" w:sz="4" w:space="0" w:color="auto"/>
              <w:bottom w:val="single" w:sz="4" w:space="0" w:color="auto"/>
              <w:right w:val="single" w:sz="4" w:space="0" w:color="auto"/>
            </w:tcBorders>
            <w:hideMark/>
          </w:tcPr>
          <w:p w14:paraId="5CED765C" w14:textId="77777777" w:rsidR="0015738F" w:rsidRPr="0007522C" w:rsidRDefault="0015738F" w:rsidP="00220AA3">
            <w:pPr>
              <w:jc w:val="left"/>
              <w:rPr>
                <w:rFonts w:eastAsia="Meiryo UI" w:cs="Arial"/>
                <w:szCs w:val="21"/>
              </w:rPr>
            </w:pPr>
            <w:r w:rsidRPr="0007522C">
              <w:t>Runs in the interrupt enable state</w:t>
            </w:r>
          </w:p>
        </w:tc>
      </w:tr>
      <w:tr w:rsidR="0007522C" w:rsidRPr="0007522C" w14:paraId="38ABE3D3" w14:textId="77777777" w:rsidTr="003C73A7">
        <w:trPr>
          <w:cantSplit/>
        </w:trPr>
        <w:tc>
          <w:tcPr>
            <w:tcW w:w="80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A83776" w14:textId="77777777" w:rsidR="0015738F" w:rsidRPr="0007522C" w:rsidRDefault="0015738F" w:rsidP="000D256D">
            <w:pPr>
              <w:jc w:val="left"/>
              <w:rPr>
                <w:rFonts w:eastAsia="Meiryo UI" w:cs="Arial"/>
                <w:b/>
                <w:bCs/>
                <w:szCs w:val="21"/>
              </w:rPr>
            </w:pPr>
            <w:bookmarkStart w:id="207" w:name="_Hlk65489472"/>
            <w:r w:rsidRPr="0007522C">
              <w:rPr>
                <w:rFonts w:eastAsia="Meiryo UI" w:cs="Arial"/>
                <w:b/>
                <w:bCs/>
                <w:szCs w:val="21"/>
              </w:rPr>
              <w:t>Parameters (In)</w:t>
            </w:r>
          </w:p>
        </w:tc>
        <w:tc>
          <w:tcPr>
            <w:tcW w:w="1636" w:type="pct"/>
            <w:gridSpan w:val="2"/>
            <w:vMerge w:val="restart"/>
            <w:tcBorders>
              <w:top w:val="single" w:sz="4" w:space="0" w:color="auto"/>
              <w:left w:val="single" w:sz="4" w:space="0" w:color="auto"/>
              <w:bottom w:val="single" w:sz="4" w:space="0" w:color="auto"/>
              <w:right w:val="single" w:sz="4" w:space="0" w:color="auto"/>
            </w:tcBorders>
            <w:hideMark/>
          </w:tcPr>
          <w:p w14:paraId="2864782B" w14:textId="60F147AE" w:rsidR="0015738F" w:rsidRPr="0007522C" w:rsidRDefault="0015738F" w:rsidP="00220AA3">
            <w:pPr>
              <w:jc w:val="left"/>
              <w:rPr>
                <w:rFonts w:eastAsia="Meiryo UI" w:cs="Arial"/>
                <w:szCs w:val="21"/>
              </w:rPr>
            </w:pPr>
            <w:r w:rsidRPr="0007522C">
              <w:rPr>
                <w:rFonts w:eastAsia="Meiryo UI" w:cs="Arial"/>
                <w:szCs w:val="21"/>
              </w:rPr>
              <w:t>const uint16 usFrameType</w:t>
            </w:r>
          </w:p>
        </w:tc>
        <w:tc>
          <w:tcPr>
            <w:tcW w:w="2555" w:type="pct"/>
            <w:gridSpan w:val="2"/>
            <w:tcBorders>
              <w:top w:val="single" w:sz="4" w:space="0" w:color="auto"/>
              <w:left w:val="single" w:sz="4" w:space="0" w:color="auto"/>
              <w:bottom w:val="single" w:sz="4" w:space="0" w:color="auto"/>
              <w:right w:val="single" w:sz="4" w:space="0" w:color="auto"/>
            </w:tcBorders>
            <w:hideMark/>
          </w:tcPr>
          <w:p w14:paraId="3162DC58" w14:textId="2BBD6579" w:rsidR="0025082D" w:rsidRPr="0007522C" w:rsidRDefault="0025082D" w:rsidP="00220AA3">
            <w:r w:rsidRPr="0007522C">
              <w:t>Frame type for Ethernet frames</w:t>
            </w:r>
          </w:p>
        </w:tc>
      </w:tr>
      <w:tr w:rsidR="0007522C" w:rsidRPr="0007522C" w14:paraId="2EFA84BC" w14:textId="77777777" w:rsidTr="003C73A7">
        <w:trPr>
          <w:cantSplit/>
        </w:trPr>
        <w:tc>
          <w:tcPr>
            <w:tcW w:w="809" w:type="pct"/>
            <w:vMerge/>
            <w:tcBorders>
              <w:top w:val="single" w:sz="4" w:space="0" w:color="auto"/>
              <w:left w:val="single" w:sz="4" w:space="0" w:color="auto"/>
              <w:bottom w:val="single" w:sz="4" w:space="0" w:color="auto"/>
              <w:right w:val="single" w:sz="4" w:space="0" w:color="auto"/>
            </w:tcBorders>
            <w:vAlign w:val="center"/>
            <w:hideMark/>
          </w:tcPr>
          <w:p w14:paraId="354FF6E9" w14:textId="77777777" w:rsidR="0015738F" w:rsidRPr="0007522C" w:rsidRDefault="0015738F" w:rsidP="00032018">
            <w:pPr>
              <w:rPr>
                <w:rFonts w:eastAsia="Meiryo UI" w:cs="Arial"/>
                <w:b/>
                <w:bCs/>
                <w:szCs w:val="21"/>
              </w:rPr>
            </w:pPr>
          </w:p>
        </w:tc>
        <w:tc>
          <w:tcPr>
            <w:tcW w:w="1636" w:type="pct"/>
            <w:gridSpan w:val="2"/>
            <w:vMerge/>
            <w:tcBorders>
              <w:top w:val="single" w:sz="4" w:space="0" w:color="auto"/>
              <w:left w:val="single" w:sz="4" w:space="0" w:color="auto"/>
              <w:bottom w:val="single" w:sz="4" w:space="0" w:color="auto"/>
              <w:right w:val="single" w:sz="4" w:space="0" w:color="auto"/>
            </w:tcBorders>
            <w:vAlign w:val="center"/>
            <w:hideMark/>
          </w:tcPr>
          <w:p w14:paraId="57C019A4" w14:textId="77777777" w:rsidR="0015738F" w:rsidRPr="0007522C" w:rsidRDefault="0015738F" w:rsidP="00032018">
            <w:pPr>
              <w:rPr>
                <w:rFonts w:eastAsia="Meiryo UI" w:cs="Arial"/>
                <w:szCs w:val="21"/>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A48FFA" w14:textId="77777777" w:rsidR="0015738F" w:rsidRPr="0007522C" w:rsidRDefault="0015738F" w:rsidP="000D256D">
            <w:pPr>
              <w:jc w:val="left"/>
              <w:rPr>
                <w:rFonts w:eastAsia="Meiryo UI" w:cs="Arial"/>
                <w:b/>
                <w:bCs/>
                <w:szCs w:val="21"/>
              </w:rPr>
            </w:pPr>
            <w:r w:rsidRPr="0007522C">
              <w:rPr>
                <w:rFonts w:eastAsia="Meiryo UI" w:cs="Arial"/>
                <w:b/>
                <w:bCs/>
                <w:szCs w:val="21"/>
              </w:rPr>
              <w:t>Range</w:t>
            </w:r>
          </w:p>
        </w:tc>
        <w:tc>
          <w:tcPr>
            <w:tcW w:w="2175" w:type="pct"/>
            <w:tcBorders>
              <w:top w:val="single" w:sz="4" w:space="0" w:color="auto"/>
              <w:left w:val="single" w:sz="4" w:space="0" w:color="auto"/>
              <w:bottom w:val="single" w:sz="4" w:space="0" w:color="auto"/>
              <w:right w:val="single" w:sz="4" w:space="0" w:color="auto"/>
            </w:tcBorders>
            <w:hideMark/>
          </w:tcPr>
          <w:p w14:paraId="67345D22" w14:textId="1F43C804" w:rsidR="0015738F" w:rsidRPr="0007522C" w:rsidRDefault="000F4E6D" w:rsidP="00220AA3">
            <w:r>
              <w:t>PROTOCONV</w:t>
            </w:r>
            <w:r w:rsidR="00570EF4" w:rsidRPr="0007522C">
              <w:t>_</w:t>
            </w:r>
            <w:r w:rsidR="0015738F" w:rsidRPr="0007522C">
              <w:t>FRAMETYPE_AVTP (0x22F0</w:t>
            </w:r>
            <w:r w:rsidR="009357D3" w:rsidRPr="0007522C">
              <w:t>U</w:t>
            </w:r>
            <w:r w:rsidR="0015738F" w:rsidRPr="0007522C">
              <w:t>)</w:t>
            </w:r>
          </w:p>
          <w:p w14:paraId="0F86FEC9" w14:textId="373B7F7D" w:rsidR="0015738F" w:rsidRPr="0007522C" w:rsidRDefault="000F4E6D" w:rsidP="00220AA3">
            <w:r>
              <w:t>PROTOCONV</w:t>
            </w:r>
            <w:r w:rsidR="00570EF4" w:rsidRPr="0007522C">
              <w:t>_</w:t>
            </w:r>
            <w:r w:rsidR="0015738F" w:rsidRPr="0007522C">
              <w:t>FRAMETYPE_IPV4 (0x0800</w:t>
            </w:r>
            <w:r w:rsidR="009357D3" w:rsidRPr="0007522C">
              <w:t>U</w:t>
            </w:r>
            <w:r w:rsidR="0015738F" w:rsidRPr="0007522C">
              <w:t>)</w:t>
            </w:r>
          </w:p>
          <w:p w14:paraId="09525C97" w14:textId="2DFF8544" w:rsidR="00B6615B" w:rsidRPr="0007522C" w:rsidRDefault="000F4E6D" w:rsidP="00220AA3">
            <w:r>
              <w:t>PROTOCONV</w:t>
            </w:r>
            <w:r w:rsidR="00570EF4" w:rsidRPr="0007522C">
              <w:t>_</w:t>
            </w:r>
            <w:r w:rsidR="00B6615B" w:rsidRPr="0007522C">
              <w:t>FRAMETYPE_IPV6 (0x86DD</w:t>
            </w:r>
            <w:r w:rsidR="009357D3" w:rsidRPr="0007522C">
              <w:t>U</w:t>
            </w:r>
            <w:r w:rsidR="00B6615B" w:rsidRPr="0007522C">
              <w:t>)</w:t>
            </w:r>
          </w:p>
          <w:p w14:paraId="316FF443" w14:textId="1D9B6E73" w:rsidR="00D55521" w:rsidRPr="0007522C" w:rsidRDefault="000F4E6D" w:rsidP="004E2140">
            <w:r>
              <w:t>PROTOCONV</w:t>
            </w:r>
            <w:r w:rsidR="00D55521" w:rsidRPr="0007522C">
              <w:t>_FRAMETYPE_8021Q</w:t>
            </w:r>
            <w:r w:rsidR="004E2140">
              <w:t xml:space="preserve"> </w:t>
            </w:r>
            <w:r w:rsidR="00D55521" w:rsidRPr="0007522C">
              <w:t>(0x8100U)</w:t>
            </w:r>
          </w:p>
        </w:tc>
      </w:tr>
      <w:tr w:rsidR="0007522C" w:rsidRPr="0007522C" w14:paraId="2CB1153C" w14:textId="77777777" w:rsidTr="003C73A7">
        <w:trPr>
          <w:cantSplit/>
        </w:trPr>
        <w:tc>
          <w:tcPr>
            <w:tcW w:w="809" w:type="pct"/>
            <w:vMerge w:val="restart"/>
            <w:tcBorders>
              <w:top w:val="single" w:sz="4" w:space="0" w:color="auto"/>
              <w:left w:val="single" w:sz="4" w:space="0" w:color="auto"/>
              <w:right w:val="single" w:sz="4" w:space="0" w:color="auto"/>
            </w:tcBorders>
            <w:shd w:val="clear" w:color="auto" w:fill="D9D9D9" w:themeFill="background1" w:themeFillShade="D9"/>
          </w:tcPr>
          <w:p w14:paraId="1CEAA61E" w14:textId="77777777" w:rsidR="00332D22" w:rsidRPr="0007522C" w:rsidRDefault="00332D22" w:rsidP="000D256D">
            <w:pPr>
              <w:rPr>
                <w:rFonts w:eastAsia="Meiryo UI" w:cs="Arial"/>
                <w:b/>
                <w:bCs/>
                <w:szCs w:val="21"/>
              </w:rPr>
            </w:pPr>
            <w:r w:rsidRPr="0007522C">
              <w:rPr>
                <w:rFonts w:eastAsia="Meiryo UI" w:cs="Arial"/>
                <w:b/>
                <w:bCs/>
                <w:szCs w:val="21"/>
              </w:rPr>
              <w:t>Parameters (In)</w:t>
            </w:r>
          </w:p>
        </w:tc>
        <w:tc>
          <w:tcPr>
            <w:tcW w:w="1636" w:type="pct"/>
            <w:gridSpan w:val="2"/>
            <w:vMerge w:val="restart"/>
            <w:tcBorders>
              <w:top w:val="single" w:sz="4" w:space="0" w:color="auto"/>
              <w:left w:val="single" w:sz="4" w:space="0" w:color="auto"/>
              <w:right w:val="single" w:sz="4" w:space="0" w:color="auto"/>
            </w:tcBorders>
          </w:tcPr>
          <w:p w14:paraId="70F3A097" w14:textId="1B162778" w:rsidR="00332D22" w:rsidRPr="0007522C" w:rsidRDefault="00332D22" w:rsidP="00220AA3">
            <w:pPr>
              <w:rPr>
                <w:rFonts w:eastAsia="Meiryo UI" w:cs="Arial"/>
                <w:szCs w:val="21"/>
              </w:rPr>
            </w:pPr>
            <w:r w:rsidRPr="0007522C">
              <w:rPr>
                <w:rFonts w:eastAsia="Meiryo UI" w:cs="Arial"/>
                <w:szCs w:val="21"/>
              </w:rPr>
              <w:t>const uint8</w:t>
            </w:r>
            <w:r w:rsidR="00790869" w:rsidRPr="0007522C">
              <w:rPr>
                <w:rFonts w:eastAsia="Meiryo UI" w:cs="Arial"/>
                <w:szCs w:val="21"/>
              </w:rPr>
              <w:t xml:space="preserve"> </w:t>
            </w:r>
            <w:r w:rsidRPr="0007522C">
              <w:rPr>
                <w:rFonts w:eastAsia="Meiryo UI" w:cs="Arial"/>
                <w:szCs w:val="21"/>
              </w:rPr>
              <w:t>*aaSrcMacAddr</w:t>
            </w:r>
          </w:p>
        </w:tc>
        <w:tc>
          <w:tcPr>
            <w:tcW w:w="2555" w:type="pct"/>
            <w:gridSpan w:val="2"/>
            <w:tcBorders>
              <w:top w:val="single" w:sz="4" w:space="0" w:color="auto"/>
              <w:left w:val="single" w:sz="4" w:space="0" w:color="auto"/>
              <w:bottom w:val="single" w:sz="4" w:space="0" w:color="auto"/>
              <w:right w:val="single" w:sz="4" w:space="0" w:color="auto"/>
            </w:tcBorders>
          </w:tcPr>
          <w:p w14:paraId="4D64BCF0" w14:textId="3579C8AC" w:rsidR="0025082D" w:rsidRPr="0007522C" w:rsidRDefault="0025082D" w:rsidP="00220AA3">
            <w:r w:rsidRPr="0007522C">
              <w:t>Address where the MAC Address to be filtered is stored</w:t>
            </w:r>
          </w:p>
        </w:tc>
      </w:tr>
      <w:tr w:rsidR="0007522C" w:rsidRPr="0007522C" w14:paraId="66DBCA4A" w14:textId="77777777" w:rsidTr="003C73A7">
        <w:trPr>
          <w:cantSplit/>
        </w:trPr>
        <w:tc>
          <w:tcPr>
            <w:tcW w:w="809"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208874AB" w14:textId="77777777" w:rsidR="00332D22" w:rsidRPr="0007522C" w:rsidRDefault="00332D22" w:rsidP="00220AA3">
            <w:pPr>
              <w:rPr>
                <w:rFonts w:eastAsia="Meiryo UI" w:cs="Arial"/>
                <w:b/>
                <w:bCs/>
                <w:szCs w:val="21"/>
              </w:rPr>
            </w:pPr>
          </w:p>
        </w:tc>
        <w:tc>
          <w:tcPr>
            <w:tcW w:w="1636" w:type="pct"/>
            <w:gridSpan w:val="2"/>
            <w:vMerge/>
            <w:tcBorders>
              <w:left w:val="single" w:sz="4" w:space="0" w:color="auto"/>
              <w:bottom w:val="single" w:sz="4" w:space="0" w:color="auto"/>
              <w:right w:val="single" w:sz="4" w:space="0" w:color="auto"/>
            </w:tcBorders>
            <w:vAlign w:val="center"/>
          </w:tcPr>
          <w:p w14:paraId="2DF07DBE" w14:textId="77777777" w:rsidR="00332D22" w:rsidRPr="0007522C" w:rsidRDefault="00332D22" w:rsidP="00220AA3">
            <w:pPr>
              <w:rPr>
                <w:rFonts w:eastAsia="Meiryo UI" w:cs="Arial"/>
                <w:szCs w:val="21"/>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14AFA5" w14:textId="77777777" w:rsidR="00332D22" w:rsidRPr="0007522C" w:rsidRDefault="00332D22" w:rsidP="00220AA3">
            <w:pPr>
              <w:jc w:val="left"/>
              <w:rPr>
                <w:rFonts w:eastAsia="Meiryo UI" w:cs="Arial"/>
                <w:b/>
                <w:bCs/>
                <w:szCs w:val="21"/>
              </w:rPr>
            </w:pPr>
            <w:r w:rsidRPr="0007522C">
              <w:rPr>
                <w:rFonts w:eastAsia="Meiryo UI" w:cs="Arial"/>
                <w:b/>
                <w:bCs/>
                <w:szCs w:val="21"/>
              </w:rPr>
              <w:t>Range</w:t>
            </w:r>
          </w:p>
        </w:tc>
        <w:tc>
          <w:tcPr>
            <w:tcW w:w="2175" w:type="pct"/>
            <w:tcBorders>
              <w:top w:val="single" w:sz="4" w:space="0" w:color="auto"/>
              <w:left w:val="single" w:sz="4" w:space="0" w:color="auto"/>
              <w:bottom w:val="single" w:sz="4" w:space="0" w:color="auto"/>
              <w:right w:val="single" w:sz="4" w:space="0" w:color="auto"/>
            </w:tcBorders>
          </w:tcPr>
          <w:p w14:paraId="7AA35409" w14:textId="611E136C" w:rsidR="00332D22" w:rsidRPr="0007522C" w:rsidRDefault="00332D22" w:rsidP="00220AA3">
            <w:r w:rsidRPr="0007522C">
              <w:t xml:space="preserve">Not </w:t>
            </w:r>
            <w:r w:rsidR="001D57BD">
              <w:t>NULL_PTR</w:t>
            </w:r>
          </w:p>
        </w:tc>
      </w:tr>
      <w:tr w:rsidR="0007522C" w:rsidRPr="0007522C" w14:paraId="03814B48" w14:textId="77777777" w:rsidTr="003C73A7">
        <w:trPr>
          <w:cantSplit/>
        </w:trPr>
        <w:tc>
          <w:tcPr>
            <w:tcW w:w="80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C2E455" w14:textId="77777777" w:rsidR="0015738F" w:rsidRPr="0007522C" w:rsidRDefault="0015738F" w:rsidP="000D256D">
            <w:pPr>
              <w:jc w:val="left"/>
              <w:rPr>
                <w:rFonts w:eastAsia="Meiryo UI" w:cs="Arial"/>
                <w:b/>
                <w:bCs/>
                <w:szCs w:val="21"/>
              </w:rPr>
            </w:pPr>
            <w:r w:rsidRPr="0007522C">
              <w:rPr>
                <w:rFonts w:eastAsia="Meiryo UI" w:cs="Arial"/>
                <w:b/>
                <w:bCs/>
                <w:szCs w:val="21"/>
              </w:rPr>
              <w:t>Parameters (In)</w:t>
            </w:r>
          </w:p>
        </w:tc>
        <w:tc>
          <w:tcPr>
            <w:tcW w:w="1636" w:type="pct"/>
            <w:gridSpan w:val="2"/>
            <w:vMerge w:val="restart"/>
            <w:tcBorders>
              <w:top w:val="single" w:sz="4" w:space="0" w:color="auto"/>
              <w:left w:val="single" w:sz="4" w:space="0" w:color="auto"/>
              <w:bottom w:val="single" w:sz="4" w:space="0" w:color="auto"/>
              <w:right w:val="single" w:sz="4" w:space="0" w:color="auto"/>
            </w:tcBorders>
            <w:hideMark/>
          </w:tcPr>
          <w:p w14:paraId="5EBE6805" w14:textId="1B0352E2" w:rsidR="0015738F" w:rsidRPr="0007522C" w:rsidRDefault="0015738F" w:rsidP="00220AA3">
            <w:pPr>
              <w:jc w:val="left"/>
              <w:rPr>
                <w:rFonts w:eastAsia="Meiryo UI" w:cs="Arial"/>
                <w:szCs w:val="21"/>
              </w:rPr>
            </w:pPr>
            <w:r w:rsidRPr="0007522C">
              <w:rPr>
                <w:rFonts w:eastAsia="Meiryo UI" w:cs="Arial"/>
                <w:szCs w:val="21"/>
              </w:rPr>
              <w:t>const uint8 *pEthFrame</w:t>
            </w:r>
          </w:p>
        </w:tc>
        <w:tc>
          <w:tcPr>
            <w:tcW w:w="2555" w:type="pct"/>
            <w:gridSpan w:val="2"/>
            <w:tcBorders>
              <w:top w:val="single" w:sz="4" w:space="0" w:color="auto"/>
              <w:left w:val="single" w:sz="4" w:space="0" w:color="auto"/>
              <w:bottom w:val="single" w:sz="4" w:space="0" w:color="auto"/>
              <w:right w:val="single" w:sz="4" w:space="0" w:color="auto"/>
            </w:tcBorders>
            <w:hideMark/>
          </w:tcPr>
          <w:p w14:paraId="49A96B2C" w14:textId="14E3498B" w:rsidR="0025082D" w:rsidRPr="0007522C" w:rsidRDefault="0025082D" w:rsidP="00220AA3">
            <w:r w:rsidRPr="0007522C">
              <w:t>Address of buffer where Ethernet frames are stored</w:t>
            </w:r>
          </w:p>
        </w:tc>
      </w:tr>
      <w:tr w:rsidR="0007522C" w:rsidRPr="0007522C" w14:paraId="28496558" w14:textId="77777777" w:rsidTr="003C73A7">
        <w:trPr>
          <w:cantSplit/>
        </w:trPr>
        <w:tc>
          <w:tcPr>
            <w:tcW w:w="809" w:type="pct"/>
            <w:vMerge/>
            <w:tcBorders>
              <w:top w:val="single" w:sz="4" w:space="0" w:color="auto"/>
              <w:left w:val="single" w:sz="4" w:space="0" w:color="auto"/>
              <w:bottom w:val="single" w:sz="4" w:space="0" w:color="auto"/>
              <w:right w:val="single" w:sz="4" w:space="0" w:color="auto"/>
            </w:tcBorders>
            <w:vAlign w:val="center"/>
            <w:hideMark/>
          </w:tcPr>
          <w:p w14:paraId="1231C9E6" w14:textId="77777777" w:rsidR="0015738F" w:rsidRPr="0007522C" w:rsidRDefault="0015738F" w:rsidP="00032018">
            <w:pPr>
              <w:rPr>
                <w:rFonts w:eastAsia="Meiryo UI" w:cs="Arial"/>
                <w:b/>
                <w:bCs/>
                <w:szCs w:val="21"/>
              </w:rPr>
            </w:pPr>
          </w:p>
        </w:tc>
        <w:tc>
          <w:tcPr>
            <w:tcW w:w="1636" w:type="pct"/>
            <w:gridSpan w:val="2"/>
            <w:vMerge/>
            <w:tcBorders>
              <w:top w:val="single" w:sz="4" w:space="0" w:color="auto"/>
              <w:left w:val="single" w:sz="4" w:space="0" w:color="auto"/>
              <w:bottom w:val="single" w:sz="4" w:space="0" w:color="auto"/>
              <w:right w:val="single" w:sz="4" w:space="0" w:color="auto"/>
            </w:tcBorders>
            <w:vAlign w:val="center"/>
            <w:hideMark/>
          </w:tcPr>
          <w:p w14:paraId="1B1B2DA3" w14:textId="77777777" w:rsidR="0015738F" w:rsidRPr="0007522C" w:rsidRDefault="0015738F" w:rsidP="00032018">
            <w:pPr>
              <w:rPr>
                <w:rFonts w:eastAsia="Meiryo UI" w:cs="Arial"/>
                <w:szCs w:val="21"/>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B278B7" w14:textId="77777777" w:rsidR="0015738F" w:rsidRPr="0007522C" w:rsidRDefault="0015738F" w:rsidP="000D256D">
            <w:pPr>
              <w:jc w:val="left"/>
              <w:rPr>
                <w:rFonts w:eastAsia="Meiryo UI" w:cs="Arial"/>
                <w:b/>
                <w:bCs/>
                <w:szCs w:val="21"/>
              </w:rPr>
            </w:pPr>
            <w:r w:rsidRPr="0007522C">
              <w:rPr>
                <w:rFonts w:eastAsia="Meiryo UI" w:cs="Arial"/>
                <w:b/>
                <w:bCs/>
                <w:szCs w:val="21"/>
              </w:rPr>
              <w:t>Range</w:t>
            </w:r>
          </w:p>
        </w:tc>
        <w:tc>
          <w:tcPr>
            <w:tcW w:w="2175" w:type="pct"/>
            <w:tcBorders>
              <w:top w:val="single" w:sz="4" w:space="0" w:color="auto"/>
              <w:left w:val="single" w:sz="4" w:space="0" w:color="auto"/>
              <w:bottom w:val="single" w:sz="4" w:space="0" w:color="auto"/>
              <w:right w:val="single" w:sz="4" w:space="0" w:color="auto"/>
            </w:tcBorders>
            <w:hideMark/>
          </w:tcPr>
          <w:p w14:paraId="65CDEEA7" w14:textId="59DBEE33" w:rsidR="0015738F" w:rsidRPr="0007522C" w:rsidRDefault="0015738F" w:rsidP="00220AA3">
            <w:r w:rsidRPr="0007522C">
              <w:rPr>
                <w:rFonts w:hint="eastAsia"/>
              </w:rPr>
              <w:t>N</w:t>
            </w:r>
            <w:r w:rsidRPr="0007522C">
              <w:t xml:space="preserve">ot </w:t>
            </w:r>
            <w:r w:rsidR="001D57BD">
              <w:t>NULL_PTR</w:t>
            </w:r>
          </w:p>
        </w:tc>
      </w:tr>
      <w:tr w:rsidR="0007522C" w:rsidRPr="0007522C" w14:paraId="67A8D00A" w14:textId="77777777" w:rsidTr="003C73A7">
        <w:trPr>
          <w:cantSplit/>
        </w:trPr>
        <w:tc>
          <w:tcPr>
            <w:tcW w:w="80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C1B14B" w14:textId="77777777" w:rsidR="0015738F" w:rsidRPr="0007522C" w:rsidRDefault="0015738F" w:rsidP="000D256D">
            <w:pPr>
              <w:jc w:val="left"/>
              <w:rPr>
                <w:rFonts w:eastAsia="Meiryo UI" w:cs="Arial"/>
                <w:b/>
                <w:bCs/>
                <w:szCs w:val="21"/>
              </w:rPr>
            </w:pPr>
            <w:r w:rsidRPr="0007522C">
              <w:rPr>
                <w:rFonts w:eastAsia="Meiryo UI" w:cs="Arial"/>
                <w:b/>
                <w:bCs/>
                <w:szCs w:val="21"/>
              </w:rPr>
              <w:t>Parameters (In)</w:t>
            </w:r>
          </w:p>
        </w:tc>
        <w:tc>
          <w:tcPr>
            <w:tcW w:w="1636" w:type="pct"/>
            <w:gridSpan w:val="2"/>
            <w:vMerge w:val="restart"/>
            <w:tcBorders>
              <w:top w:val="single" w:sz="4" w:space="0" w:color="auto"/>
              <w:left w:val="single" w:sz="4" w:space="0" w:color="auto"/>
              <w:bottom w:val="single" w:sz="4" w:space="0" w:color="auto"/>
              <w:right w:val="single" w:sz="4" w:space="0" w:color="auto"/>
            </w:tcBorders>
            <w:hideMark/>
          </w:tcPr>
          <w:p w14:paraId="7BBB594B" w14:textId="5F03DBFD" w:rsidR="0015738F" w:rsidRPr="0007522C" w:rsidRDefault="0015738F" w:rsidP="00220AA3">
            <w:pPr>
              <w:jc w:val="left"/>
              <w:rPr>
                <w:rFonts w:eastAsia="Meiryo UI" w:cs="Arial"/>
                <w:szCs w:val="21"/>
              </w:rPr>
            </w:pPr>
            <w:r w:rsidRPr="0007522C">
              <w:rPr>
                <w:rFonts w:eastAsia="Meiryo UI" w:cs="Arial"/>
                <w:szCs w:val="21"/>
              </w:rPr>
              <w:t>const uint32 ulFrameLen</w:t>
            </w:r>
          </w:p>
        </w:tc>
        <w:tc>
          <w:tcPr>
            <w:tcW w:w="2555" w:type="pct"/>
            <w:gridSpan w:val="2"/>
            <w:tcBorders>
              <w:top w:val="single" w:sz="4" w:space="0" w:color="auto"/>
              <w:left w:val="single" w:sz="4" w:space="0" w:color="auto"/>
              <w:bottom w:val="single" w:sz="4" w:space="0" w:color="auto"/>
              <w:right w:val="single" w:sz="4" w:space="0" w:color="auto"/>
            </w:tcBorders>
            <w:hideMark/>
          </w:tcPr>
          <w:p w14:paraId="5D5D8449" w14:textId="61D6D29E" w:rsidR="0025082D" w:rsidRPr="0007522C" w:rsidRDefault="0025082D" w:rsidP="00220AA3">
            <w:r w:rsidRPr="0007522C">
              <w:t>Data size of Ethernet frame</w:t>
            </w:r>
          </w:p>
        </w:tc>
      </w:tr>
      <w:tr w:rsidR="0007522C" w:rsidRPr="0007522C" w14:paraId="3D2D6E2C" w14:textId="77777777" w:rsidTr="003C73A7">
        <w:trPr>
          <w:cantSplit/>
        </w:trPr>
        <w:tc>
          <w:tcPr>
            <w:tcW w:w="809" w:type="pct"/>
            <w:vMerge/>
            <w:tcBorders>
              <w:top w:val="single" w:sz="4" w:space="0" w:color="auto"/>
              <w:left w:val="single" w:sz="4" w:space="0" w:color="auto"/>
              <w:bottom w:val="single" w:sz="4" w:space="0" w:color="auto"/>
              <w:right w:val="single" w:sz="4" w:space="0" w:color="auto"/>
            </w:tcBorders>
            <w:vAlign w:val="center"/>
            <w:hideMark/>
          </w:tcPr>
          <w:p w14:paraId="52420292" w14:textId="77777777" w:rsidR="0015738F" w:rsidRPr="0007522C" w:rsidRDefault="0015738F" w:rsidP="00032018">
            <w:pPr>
              <w:rPr>
                <w:rFonts w:eastAsia="Meiryo UI" w:cs="Arial"/>
                <w:b/>
                <w:bCs/>
                <w:szCs w:val="21"/>
              </w:rPr>
            </w:pPr>
          </w:p>
        </w:tc>
        <w:tc>
          <w:tcPr>
            <w:tcW w:w="1636" w:type="pct"/>
            <w:gridSpan w:val="2"/>
            <w:vMerge/>
            <w:tcBorders>
              <w:top w:val="single" w:sz="4" w:space="0" w:color="auto"/>
              <w:left w:val="single" w:sz="4" w:space="0" w:color="auto"/>
              <w:bottom w:val="single" w:sz="4" w:space="0" w:color="auto"/>
              <w:right w:val="single" w:sz="4" w:space="0" w:color="auto"/>
            </w:tcBorders>
            <w:vAlign w:val="center"/>
            <w:hideMark/>
          </w:tcPr>
          <w:p w14:paraId="49698D4E" w14:textId="77777777" w:rsidR="0015738F" w:rsidRPr="0007522C" w:rsidRDefault="0015738F" w:rsidP="00032018">
            <w:pPr>
              <w:rPr>
                <w:rFonts w:eastAsia="Meiryo UI" w:cs="Arial"/>
                <w:szCs w:val="21"/>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5EC33F" w14:textId="77777777" w:rsidR="0015738F" w:rsidRPr="0007522C" w:rsidRDefault="0015738F" w:rsidP="000D256D">
            <w:pPr>
              <w:jc w:val="left"/>
              <w:rPr>
                <w:rFonts w:eastAsia="Meiryo UI" w:cs="Arial"/>
                <w:b/>
                <w:bCs/>
                <w:szCs w:val="21"/>
              </w:rPr>
            </w:pPr>
            <w:r w:rsidRPr="0007522C">
              <w:rPr>
                <w:rFonts w:eastAsia="Meiryo UI" w:cs="Arial"/>
                <w:b/>
                <w:bCs/>
                <w:szCs w:val="21"/>
              </w:rPr>
              <w:t>Range</w:t>
            </w:r>
          </w:p>
        </w:tc>
        <w:tc>
          <w:tcPr>
            <w:tcW w:w="2175" w:type="pct"/>
            <w:tcBorders>
              <w:top w:val="single" w:sz="4" w:space="0" w:color="auto"/>
              <w:left w:val="single" w:sz="4" w:space="0" w:color="auto"/>
              <w:bottom w:val="single" w:sz="4" w:space="0" w:color="auto"/>
              <w:right w:val="single" w:sz="4" w:space="0" w:color="auto"/>
            </w:tcBorders>
            <w:hideMark/>
          </w:tcPr>
          <w:p w14:paraId="5B7546E4" w14:textId="775B0A9F" w:rsidR="0015738F" w:rsidRPr="0007522C" w:rsidRDefault="00571342" w:rsidP="00220AA3">
            <w:r w:rsidRPr="0007522C">
              <w:t>46</w:t>
            </w:r>
            <w:r w:rsidR="0015738F" w:rsidRPr="0007522C">
              <w:t>~1500</w:t>
            </w:r>
          </w:p>
        </w:tc>
        <w:bookmarkEnd w:id="207"/>
      </w:tr>
      <w:tr w:rsidR="0007522C" w:rsidRPr="0007522C" w14:paraId="00BF3F2B"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E8638E" w14:textId="77777777" w:rsidR="0015738F" w:rsidRPr="0007522C" w:rsidRDefault="0015738F" w:rsidP="000D256D">
            <w:pPr>
              <w:jc w:val="left"/>
              <w:rPr>
                <w:rFonts w:eastAsia="Meiryo UI" w:cs="Arial"/>
                <w:b/>
                <w:bCs/>
                <w:szCs w:val="21"/>
              </w:rPr>
            </w:pPr>
            <w:r w:rsidRPr="0007522C">
              <w:rPr>
                <w:b/>
                <w:bCs/>
              </w:rPr>
              <w:t>Parameters (In-Out)</w:t>
            </w:r>
          </w:p>
        </w:tc>
        <w:tc>
          <w:tcPr>
            <w:tcW w:w="1636" w:type="pct"/>
            <w:gridSpan w:val="2"/>
            <w:tcBorders>
              <w:top w:val="single" w:sz="4" w:space="0" w:color="auto"/>
              <w:left w:val="single" w:sz="4" w:space="0" w:color="auto"/>
              <w:bottom w:val="single" w:sz="4" w:space="0" w:color="auto"/>
              <w:right w:val="single" w:sz="4" w:space="0" w:color="auto"/>
            </w:tcBorders>
            <w:hideMark/>
          </w:tcPr>
          <w:p w14:paraId="784002B1" w14:textId="77777777" w:rsidR="0015738F" w:rsidRPr="0007522C" w:rsidRDefault="0015738F" w:rsidP="00220AA3">
            <w:pPr>
              <w:jc w:val="left"/>
              <w:rPr>
                <w:rFonts w:eastAsia="Meiryo UI" w:cs="Arial"/>
                <w:szCs w:val="21"/>
              </w:rPr>
            </w:pPr>
            <w:r w:rsidRPr="0007522C">
              <w:rPr>
                <w:rFonts w:eastAsia="Meiryo UI" w:cs="Arial"/>
                <w:szCs w:val="21"/>
              </w:rPr>
              <w:t>N/A</w:t>
            </w:r>
          </w:p>
        </w:tc>
        <w:tc>
          <w:tcPr>
            <w:tcW w:w="2555" w:type="pct"/>
            <w:gridSpan w:val="2"/>
            <w:tcBorders>
              <w:top w:val="single" w:sz="4" w:space="0" w:color="auto"/>
              <w:left w:val="single" w:sz="4" w:space="0" w:color="auto"/>
              <w:bottom w:val="single" w:sz="4" w:space="0" w:color="auto"/>
              <w:right w:val="single" w:sz="4" w:space="0" w:color="auto"/>
            </w:tcBorders>
            <w:hideMark/>
          </w:tcPr>
          <w:p w14:paraId="4AB444C6" w14:textId="77777777" w:rsidR="0015738F" w:rsidRPr="0007522C" w:rsidRDefault="0015738F" w:rsidP="00220AA3">
            <w:pPr>
              <w:jc w:val="left"/>
              <w:rPr>
                <w:rFonts w:eastAsia="Meiryo UI" w:cs="Arial"/>
                <w:szCs w:val="21"/>
              </w:rPr>
            </w:pPr>
            <w:r w:rsidRPr="0007522C">
              <w:rPr>
                <w:rFonts w:eastAsia="Meiryo UI" w:cs="Arial"/>
                <w:szCs w:val="21"/>
              </w:rPr>
              <w:t>-</w:t>
            </w:r>
          </w:p>
        </w:tc>
      </w:tr>
      <w:tr w:rsidR="0007522C" w:rsidRPr="0007522C" w14:paraId="1EC51A50" w14:textId="77777777" w:rsidTr="003C73A7">
        <w:trPr>
          <w:cantSplit/>
        </w:trPr>
        <w:tc>
          <w:tcPr>
            <w:tcW w:w="809" w:type="pct"/>
            <w:vMerge w:val="restart"/>
            <w:tcBorders>
              <w:top w:val="single" w:sz="4" w:space="0" w:color="auto"/>
              <w:left w:val="single" w:sz="4" w:space="0" w:color="auto"/>
              <w:right w:val="single" w:sz="4" w:space="0" w:color="auto"/>
            </w:tcBorders>
            <w:shd w:val="clear" w:color="auto" w:fill="D9D9D9" w:themeFill="background1" w:themeFillShade="D9"/>
            <w:hideMark/>
          </w:tcPr>
          <w:p w14:paraId="43E702ED" w14:textId="3BF4D74C" w:rsidR="00170C6F" w:rsidRPr="0007522C" w:rsidRDefault="00170C6F" w:rsidP="000D256D">
            <w:pPr>
              <w:jc w:val="left"/>
              <w:rPr>
                <w:rFonts w:eastAsia="Meiryo UI" w:cs="Arial"/>
                <w:b/>
                <w:bCs/>
                <w:szCs w:val="21"/>
              </w:rPr>
            </w:pPr>
            <w:r w:rsidRPr="0007522C">
              <w:rPr>
                <w:b/>
                <w:bCs/>
              </w:rPr>
              <w:t>Parameters (Out)</w:t>
            </w:r>
          </w:p>
        </w:tc>
        <w:tc>
          <w:tcPr>
            <w:tcW w:w="1636" w:type="pct"/>
            <w:gridSpan w:val="2"/>
            <w:vMerge w:val="restart"/>
            <w:tcBorders>
              <w:top w:val="single" w:sz="4" w:space="0" w:color="auto"/>
              <w:left w:val="single" w:sz="4" w:space="0" w:color="auto"/>
              <w:right w:val="single" w:sz="4" w:space="0" w:color="auto"/>
            </w:tcBorders>
            <w:hideMark/>
          </w:tcPr>
          <w:p w14:paraId="106821AF" w14:textId="3AF45AFF" w:rsidR="00170C6F" w:rsidRPr="0007522C" w:rsidRDefault="00170C6F" w:rsidP="00220AA3">
            <w:pPr>
              <w:jc w:val="left"/>
              <w:rPr>
                <w:rFonts w:eastAsia="Meiryo UI" w:cs="Arial"/>
                <w:szCs w:val="21"/>
              </w:rPr>
            </w:pPr>
            <w:r w:rsidRPr="0007522C">
              <w:t>uint32 *pSendStatus</w:t>
            </w:r>
          </w:p>
        </w:tc>
        <w:tc>
          <w:tcPr>
            <w:tcW w:w="2555" w:type="pct"/>
            <w:gridSpan w:val="2"/>
            <w:tcBorders>
              <w:top w:val="single" w:sz="4" w:space="0" w:color="auto"/>
              <w:left w:val="single" w:sz="4" w:space="0" w:color="auto"/>
              <w:bottom w:val="single" w:sz="4" w:space="0" w:color="auto"/>
              <w:right w:val="single" w:sz="4" w:space="0" w:color="auto"/>
            </w:tcBorders>
            <w:hideMark/>
          </w:tcPr>
          <w:p w14:paraId="05E0DE84" w14:textId="423044D8" w:rsidR="0025082D" w:rsidRPr="0007522C" w:rsidRDefault="0025082D" w:rsidP="00220AA3">
            <w:pPr>
              <w:jc w:val="left"/>
              <w:rPr>
                <w:rFonts w:eastAsia="Meiryo UI" w:cs="Arial"/>
                <w:szCs w:val="21"/>
              </w:rPr>
            </w:pPr>
            <w:r w:rsidRPr="00171BEB">
              <w:rPr>
                <w:rFonts w:eastAsia="Meiryo UI" w:cs="Arial"/>
                <w:szCs w:val="21"/>
              </w:rPr>
              <w:t>Address to store packet transmission results</w:t>
            </w:r>
          </w:p>
        </w:tc>
      </w:tr>
      <w:tr w:rsidR="0007522C" w:rsidRPr="0007522C" w14:paraId="22AB7BFD" w14:textId="77777777" w:rsidTr="003C73A7">
        <w:trPr>
          <w:cantSplit/>
        </w:trPr>
        <w:tc>
          <w:tcPr>
            <w:tcW w:w="809" w:type="pct"/>
            <w:vMerge/>
            <w:tcBorders>
              <w:left w:val="single" w:sz="4" w:space="0" w:color="auto"/>
              <w:bottom w:val="single" w:sz="4" w:space="0" w:color="auto"/>
              <w:right w:val="single" w:sz="4" w:space="0" w:color="auto"/>
            </w:tcBorders>
            <w:shd w:val="clear" w:color="auto" w:fill="D9D9D9" w:themeFill="background1" w:themeFillShade="D9"/>
          </w:tcPr>
          <w:p w14:paraId="66597E41" w14:textId="77777777" w:rsidR="00170C6F" w:rsidRPr="0007522C" w:rsidRDefault="00170C6F" w:rsidP="00220AA3">
            <w:pPr>
              <w:jc w:val="left"/>
              <w:rPr>
                <w:b/>
                <w:bCs/>
              </w:rPr>
            </w:pPr>
          </w:p>
        </w:tc>
        <w:tc>
          <w:tcPr>
            <w:tcW w:w="1636" w:type="pct"/>
            <w:gridSpan w:val="2"/>
            <w:vMerge/>
            <w:tcBorders>
              <w:left w:val="single" w:sz="4" w:space="0" w:color="auto"/>
              <w:bottom w:val="single" w:sz="4" w:space="0" w:color="auto"/>
              <w:right w:val="single" w:sz="4" w:space="0" w:color="auto"/>
            </w:tcBorders>
          </w:tcPr>
          <w:p w14:paraId="124D6399" w14:textId="77777777" w:rsidR="00170C6F" w:rsidRPr="0007522C" w:rsidRDefault="00170C6F" w:rsidP="00220AA3">
            <w:pPr>
              <w:jc w:val="left"/>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D798EB" w14:textId="4CD06EA8" w:rsidR="00170C6F" w:rsidRPr="0007522C" w:rsidRDefault="00170C6F" w:rsidP="00220AA3">
            <w:pPr>
              <w:jc w:val="left"/>
              <w:rPr>
                <w:rFonts w:eastAsia="Meiryo UI" w:cs="Arial"/>
                <w:szCs w:val="21"/>
              </w:rPr>
            </w:pPr>
            <w:r w:rsidRPr="0007522C">
              <w:rPr>
                <w:rFonts w:eastAsia="Meiryo UI" w:cs="Arial"/>
                <w:b/>
                <w:bCs/>
                <w:szCs w:val="21"/>
              </w:rPr>
              <w:t>Range</w:t>
            </w:r>
          </w:p>
        </w:tc>
        <w:tc>
          <w:tcPr>
            <w:tcW w:w="2175" w:type="pct"/>
            <w:tcBorders>
              <w:top w:val="single" w:sz="4" w:space="0" w:color="auto"/>
              <w:left w:val="single" w:sz="4" w:space="0" w:color="auto"/>
              <w:bottom w:val="single" w:sz="4" w:space="0" w:color="auto"/>
              <w:right w:val="single" w:sz="4" w:space="0" w:color="auto"/>
            </w:tcBorders>
          </w:tcPr>
          <w:p w14:paraId="3DF2B235" w14:textId="654DFDCE" w:rsidR="00170C6F" w:rsidRPr="0007522C" w:rsidRDefault="00170C6F" w:rsidP="00220AA3">
            <w:pPr>
              <w:jc w:val="left"/>
              <w:rPr>
                <w:rFonts w:eastAsia="Meiryo UI" w:cs="Arial"/>
                <w:szCs w:val="21"/>
              </w:rPr>
            </w:pPr>
            <w:r w:rsidRPr="0007522C">
              <w:t xml:space="preserve">Not </w:t>
            </w:r>
            <w:r w:rsidR="001D57BD">
              <w:t>NULL_PTR</w:t>
            </w:r>
          </w:p>
        </w:tc>
      </w:tr>
      <w:tr w:rsidR="0007522C" w:rsidRPr="0007522C" w14:paraId="04F660E5"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8F36EC" w14:textId="77777777" w:rsidR="00170C6F" w:rsidRPr="0007522C" w:rsidRDefault="00170C6F" w:rsidP="000D256D">
            <w:pPr>
              <w:jc w:val="left"/>
              <w:rPr>
                <w:rFonts w:eastAsia="Meiryo UI" w:cs="Arial"/>
                <w:b/>
                <w:bCs/>
                <w:szCs w:val="21"/>
              </w:rPr>
            </w:pPr>
            <w:r w:rsidRPr="0007522C">
              <w:rPr>
                <w:b/>
                <w:bCs/>
              </w:rPr>
              <w:t>Return Value</w:t>
            </w:r>
          </w:p>
        </w:tc>
        <w:tc>
          <w:tcPr>
            <w:tcW w:w="1636" w:type="pct"/>
            <w:gridSpan w:val="2"/>
            <w:tcBorders>
              <w:top w:val="single" w:sz="4" w:space="0" w:color="auto"/>
              <w:left w:val="single" w:sz="4" w:space="0" w:color="auto"/>
              <w:bottom w:val="single" w:sz="4" w:space="0" w:color="auto"/>
              <w:right w:val="single" w:sz="4" w:space="0" w:color="auto"/>
            </w:tcBorders>
            <w:hideMark/>
          </w:tcPr>
          <w:p w14:paraId="333AB6A1" w14:textId="7C0EBB86" w:rsidR="00170C6F" w:rsidRPr="0007522C" w:rsidRDefault="00DB7A19" w:rsidP="00220AA3">
            <w:pPr>
              <w:jc w:val="left"/>
              <w:rPr>
                <w:rFonts w:eastAsia="Meiryo UI" w:cs="Arial"/>
                <w:szCs w:val="21"/>
              </w:rPr>
            </w:pPr>
            <w:r w:rsidRPr="00DB7A19">
              <w:t>Std_ReturnType</w:t>
            </w:r>
          </w:p>
        </w:tc>
        <w:tc>
          <w:tcPr>
            <w:tcW w:w="2555" w:type="pct"/>
            <w:gridSpan w:val="2"/>
            <w:tcBorders>
              <w:top w:val="single" w:sz="4" w:space="0" w:color="auto"/>
              <w:left w:val="single" w:sz="4" w:space="0" w:color="auto"/>
              <w:bottom w:val="single" w:sz="4" w:space="0" w:color="auto"/>
              <w:right w:val="single" w:sz="4" w:space="0" w:color="auto"/>
            </w:tcBorders>
            <w:hideMark/>
          </w:tcPr>
          <w:p w14:paraId="4C18D95C" w14:textId="7D0D9A84" w:rsidR="00170C6F" w:rsidRDefault="00170C6F" w:rsidP="00220AA3">
            <w:r w:rsidRPr="0007522C">
              <w:t>E_OK</w:t>
            </w:r>
          </w:p>
          <w:p w14:paraId="62662DC2" w14:textId="5D03402C" w:rsidR="00492565" w:rsidRPr="0007522C" w:rsidRDefault="00492565" w:rsidP="00220AA3">
            <w:r>
              <w:t>E_NOT_OK</w:t>
            </w:r>
          </w:p>
        </w:tc>
      </w:tr>
      <w:tr w:rsidR="0007522C" w:rsidRPr="0007522C" w14:paraId="71ABE42D" w14:textId="77777777" w:rsidTr="003C73A7">
        <w:trPr>
          <w:trHeight w:val="699"/>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EFD681" w14:textId="77777777" w:rsidR="00170C6F" w:rsidRPr="0007522C" w:rsidRDefault="00170C6F" w:rsidP="000D256D">
            <w:pPr>
              <w:jc w:val="left"/>
              <w:rPr>
                <w:rFonts w:eastAsia="Meiryo UI" w:cs="Arial"/>
                <w:b/>
                <w:bCs/>
                <w:szCs w:val="21"/>
              </w:rPr>
            </w:pPr>
            <w:r w:rsidRPr="0007522C">
              <w:rPr>
                <w:b/>
                <w:bCs/>
              </w:rPr>
              <w:t>Description</w:t>
            </w:r>
          </w:p>
        </w:tc>
        <w:tc>
          <w:tcPr>
            <w:tcW w:w="4191" w:type="pct"/>
            <w:gridSpan w:val="4"/>
            <w:tcBorders>
              <w:top w:val="single" w:sz="4" w:space="0" w:color="auto"/>
              <w:left w:val="single" w:sz="4" w:space="0" w:color="auto"/>
              <w:bottom w:val="single" w:sz="4" w:space="0" w:color="auto"/>
              <w:right w:val="single" w:sz="4" w:space="0" w:color="auto"/>
            </w:tcBorders>
          </w:tcPr>
          <w:p w14:paraId="33209951" w14:textId="65F3C1D1" w:rsidR="00DE5826" w:rsidRPr="0007522C" w:rsidRDefault="001B7170" w:rsidP="00220AA3">
            <w:pPr>
              <w:jc w:val="left"/>
            </w:pPr>
            <w:r>
              <w:t xml:space="preserve">If </w:t>
            </w:r>
            <w:r w:rsidR="00DE5826" w:rsidRPr="0007522C">
              <w:t>R_</w:t>
            </w:r>
            <w:r w:rsidR="000F4E6D">
              <w:t>ProtoConv</w:t>
            </w:r>
            <w:r w:rsidR="00DE5826" w:rsidRPr="0007522C">
              <w:t xml:space="preserve">_Init() </w:t>
            </w:r>
            <w:r>
              <w:t>is</w:t>
            </w:r>
            <w:r w:rsidR="00DE5826" w:rsidRPr="0007522C">
              <w:t xml:space="preserve"> not executed</w:t>
            </w:r>
            <w:r>
              <w:t xml:space="preserve"> yet</w:t>
            </w:r>
            <w:r w:rsidR="00DE5826" w:rsidRPr="0007522C">
              <w:t xml:space="preserve">, returns </w:t>
            </w:r>
            <w:r w:rsidR="00916574" w:rsidRPr="006F260B">
              <w:rPr>
                <w:rFonts w:hint="eastAsia"/>
                <w:szCs w:val="20"/>
                <w:lang w:val="en-GB"/>
              </w:rPr>
              <w:t>E_</w:t>
            </w:r>
            <w:r w:rsidR="00916574" w:rsidRPr="006F260B">
              <w:rPr>
                <w:szCs w:val="20"/>
                <w:lang w:val="en-GB"/>
              </w:rPr>
              <w:t>NOT_</w:t>
            </w:r>
            <w:r w:rsidR="00916574" w:rsidRPr="006F260B">
              <w:rPr>
                <w:rFonts w:hint="eastAsia"/>
                <w:szCs w:val="20"/>
                <w:lang w:val="en-GB"/>
              </w:rPr>
              <w:t>OK</w:t>
            </w:r>
            <w:r w:rsidR="00916574" w:rsidRPr="006F260B">
              <w:rPr>
                <w:szCs w:val="20"/>
                <w:lang w:val="en-GB"/>
              </w:rPr>
              <w:t xml:space="preserve">, report DET error </w:t>
            </w:r>
            <w:r w:rsidR="000F4E6D">
              <w:rPr>
                <w:szCs w:val="20"/>
              </w:rPr>
              <w:t>PROTOCONV</w:t>
            </w:r>
            <w:r w:rsidR="00916574" w:rsidRPr="006F260B">
              <w:rPr>
                <w:szCs w:val="20"/>
              </w:rPr>
              <w:t>_E</w:t>
            </w:r>
            <w:r w:rsidR="009358DE">
              <w:rPr>
                <w:szCs w:val="20"/>
              </w:rPr>
              <w:t>_</w:t>
            </w:r>
            <w:r w:rsidR="00F7164E" w:rsidRPr="00CE260A">
              <w:rPr>
                <w:rFonts w:cs="Arial"/>
                <w:color w:val="000000"/>
                <w:szCs w:val="20"/>
              </w:rPr>
              <w:t>UNINIT</w:t>
            </w:r>
            <w:r w:rsidR="00F7164E" w:rsidRPr="006F260B">
              <w:rPr>
                <w:szCs w:val="20"/>
              </w:rPr>
              <w:t xml:space="preserve"> </w:t>
            </w:r>
            <w:r w:rsidR="00916574" w:rsidRPr="006F260B">
              <w:rPr>
                <w:szCs w:val="20"/>
              </w:rPr>
              <w:t xml:space="preserve">(if </w:t>
            </w:r>
            <w:r w:rsidR="000F4E6D">
              <w:rPr>
                <w:szCs w:val="20"/>
              </w:rPr>
              <w:t>PROTOCONV</w:t>
            </w:r>
            <w:r w:rsidR="00916574" w:rsidRPr="006F260B">
              <w:rPr>
                <w:szCs w:val="20"/>
              </w:rPr>
              <w:t>_DEV_ERROR_DETECT == STD_ON)</w:t>
            </w:r>
            <w:r w:rsidR="00916574" w:rsidRPr="006F260B" w:rsidDel="008357DE">
              <w:rPr>
                <w:szCs w:val="20"/>
              </w:rPr>
              <w:t xml:space="preserve"> </w:t>
            </w:r>
            <w:r w:rsidR="00916574" w:rsidRPr="006F260B">
              <w:rPr>
                <w:szCs w:val="20"/>
              </w:rPr>
              <w:t>and exits.</w:t>
            </w:r>
          </w:p>
          <w:p w14:paraId="6CFE2B2C" w14:textId="1356EC0F" w:rsidR="00916574" w:rsidRDefault="00DE5826" w:rsidP="005B2816">
            <w:pPr>
              <w:spacing w:before="0" w:after="0"/>
              <w:jc w:val="left"/>
              <w:rPr>
                <w:szCs w:val="20"/>
              </w:rPr>
            </w:pPr>
            <w:r w:rsidRPr="0007522C">
              <w:t xml:space="preserve">If any of the arguments pEthFrame, aaSrcMacAddr, or pSendStatus is </w:t>
            </w:r>
            <w:r w:rsidR="001D57BD">
              <w:t>NULL_PTR</w:t>
            </w:r>
            <w:r w:rsidRPr="0007522C">
              <w:t xml:space="preserve">, </w:t>
            </w:r>
            <w:r w:rsidR="00916574" w:rsidRPr="006F260B">
              <w:rPr>
                <w:szCs w:val="20"/>
              </w:rPr>
              <w:t xml:space="preserve">it returns </w:t>
            </w:r>
            <w:r w:rsidR="00916574" w:rsidRPr="006F260B">
              <w:rPr>
                <w:rFonts w:hint="eastAsia"/>
                <w:szCs w:val="20"/>
                <w:lang w:val="en-GB"/>
              </w:rPr>
              <w:t>E_</w:t>
            </w:r>
            <w:r w:rsidR="00916574" w:rsidRPr="006F260B">
              <w:rPr>
                <w:szCs w:val="20"/>
                <w:lang w:val="en-GB"/>
              </w:rPr>
              <w:t>NOT_</w:t>
            </w:r>
            <w:r w:rsidR="00916574" w:rsidRPr="006F260B">
              <w:rPr>
                <w:rFonts w:hint="eastAsia"/>
                <w:szCs w:val="20"/>
                <w:lang w:val="en-GB"/>
              </w:rPr>
              <w:t>OK</w:t>
            </w:r>
            <w:r w:rsidR="00916574" w:rsidRPr="006F260B">
              <w:rPr>
                <w:szCs w:val="20"/>
                <w:lang w:val="en-GB"/>
              </w:rPr>
              <w:t xml:space="preserve">, report DET error </w:t>
            </w:r>
            <w:r w:rsidR="000F4E6D">
              <w:rPr>
                <w:rFonts w:cs="Arial"/>
                <w:color w:val="000000"/>
                <w:szCs w:val="20"/>
              </w:rPr>
              <w:t>PROTOCONV</w:t>
            </w:r>
            <w:r w:rsidR="00916574" w:rsidRPr="006F260B">
              <w:rPr>
                <w:rFonts w:cs="Arial"/>
                <w:color w:val="000000"/>
                <w:szCs w:val="20"/>
              </w:rPr>
              <w:t>_E_PARAM_POINTER</w:t>
            </w:r>
            <w:r w:rsidR="00916574" w:rsidRPr="006F260B">
              <w:rPr>
                <w:szCs w:val="20"/>
              </w:rPr>
              <w:t xml:space="preserve"> (if </w:t>
            </w:r>
            <w:r w:rsidR="000F4E6D">
              <w:rPr>
                <w:szCs w:val="20"/>
              </w:rPr>
              <w:t>PROTOCONV</w:t>
            </w:r>
            <w:r w:rsidR="00916574" w:rsidRPr="006F260B">
              <w:rPr>
                <w:szCs w:val="20"/>
              </w:rPr>
              <w:t>_DEV_ERROR_DETECT == STD_ON)</w:t>
            </w:r>
            <w:r w:rsidR="00916574" w:rsidRPr="006F260B" w:rsidDel="008357DE">
              <w:rPr>
                <w:szCs w:val="20"/>
              </w:rPr>
              <w:t xml:space="preserve"> </w:t>
            </w:r>
            <w:r w:rsidR="00916574" w:rsidRPr="006F260B">
              <w:rPr>
                <w:szCs w:val="20"/>
              </w:rPr>
              <w:t>and exits.</w:t>
            </w:r>
          </w:p>
          <w:p w14:paraId="13BBA96E" w14:textId="7BA32C52" w:rsidR="00916574" w:rsidRPr="006F260B" w:rsidRDefault="00916574" w:rsidP="005B2816">
            <w:pPr>
              <w:framePr w:hSpace="142" w:wrap="around" w:vAnchor="text" w:hAnchor="margin" w:xAlign="center" w:y="22"/>
              <w:jc w:val="left"/>
              <w:rPr>
                <w:szCs w:val="20"/>
              </w:rPr>
            </w:pPr>
          </w:p>
          <w:p w14:paraId="42C0989F" w14:textId="14AD1345" w:rsidR="00DE5826" w:rsidRPr="0007522C" w:rsidRDefault="00E022D6" w:rsidP="000D256D">
            <w:pPr>
              <w:jc w:val="left"/>
            </w:pPr>
            <w:r w:rsidRPr="00E022D6">
              <w:t>ProtoConv_EthtoX</w:t>
            </w:r>
            <w:r w:rsidR="006A7BEF">
              <w:t xml:space="preserve">() </w:t>
            </w:r>
            <w:r w:rsidR="00DE5826" w:rsidRPr="0007522C">
              <w:t>is executed and its return value is returned.</w:t>
            </w:r>
          </w:p>
        </w:tc>
      </w:tr>
      <w:tr w:rsidR="0007522C" w:rsidRPr="0007522C" w14:paraId="112FF3A1"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5D7912" w14:textId="77777777" w:rsidR="00170C6F" w:rsidRPr="0007522C" w:rsidRDefault="00170C6F" w:rsidP="000D256D">
            <w:pPr>
              <w:jc w:val="left"/>
              <w:rPr>
                <w:rFonts w:eastAsia="Meiryo UI" w:cs="Arial"/>
                <w:b/>
                <w:bCs/>
                <w:szCs w:val="21"/>
              </w:rPr>
            </w:pPr>
            <w:r w:rsidRPr="0007522C">
              <w:rPr>
                <w:b/>
                <w:bCs/>
              </w:rPr>
              <w:t>Preconditions</w:t>
            </w:r>
          </w:p>
        </w:tc>
        <w:tc>
          <w:tcPr>
            <w:tcW w:w="4191" w:type="pct"/>
            <w:gridSpan w:val="4"/>
            <w:tcBorders>
              <w:top w:val="single" w:sz="4" w:space="0" w:color="auto"/>
              <w:left w:val="single" w:sz="4" w:space="0" w:color="auto"/>
              <w:bottom w:val="single" w:sz="4" w:space="0" w:color="auto"/>
              <w:right w:val="single" w:sz="4" w:space="0" w:color="auto"/>
            </w:tcBorders>
            <w:hideMark/>
          </w:tcPr>
          <w:p w14:paraId="1EFAA8F1" w14:textId="61E61657" w:rsidR="004F368F" w:rsidRPr="0007522C" w:rsidRDefault="004F368F" w:rsidP="00220AA3">
            <w:r w:rsidRPr="0007522C">
              <w:t>Initialized state</w:t>
            </w:r>
          </w:p>
        </w:tc>
      </w:tr>
      <w:tr w:rsidR="0007522C" w:rsidRPr="0007522C" w14:paraId="554228B8" w14:textId="77777777" w:rsidTr="003C73A7">
        <w:trPr>
          <w:cantSplit/>
        </w:trPr>
        <w:tc>
          <w:tcPr>
            <w:tcW w:w="80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A2254D" w14:textId="77777777" w:rsidR="00170C6F" w:rsidRPr="0007522C" w:rsidRDefault="00170C6F" w:rsidP="000D256D">
            <w:pPr>
              <w:jc w:val="left"/>
              <w:rPr>
                <w:rFonts w:eastAsia="Meiryo UI" w:cs="Arial"/>
                <w:b/>
                <w:bCs/>
                <w:szCs w:val="21"/>
              </w:rPr>
            </w:pPr>
            <w:r w:rsidRPr="0007522C">
              <w:rPr>
                <w:b/>
                <w:bCs/>
              </w:rPr>
              <w:t>Remarks</w:t>
            </w:r>
          </w:p>
        </w:tc>
        <w:tc>
          <w:tcPr>
            <w:tcW w:w="4191" w:type="pct"/>
            <w:gridSpan w:val="4"/>
            <w:tcBorders>
              <w:top w:val="single" w:sz="4" w:space="0" w:color="auto"/>
              <w:left w:val="single" w:sz="4" w:space="0" w:color="auto"/>
              <w:bottom w:val="single" w:sz="4" w:space="0" w:color="auto"/>
              <w:right w:val="single" w:sz="4" w:space="0" w:color="auto"/>
            </w:tcBorders>
            <w:hideMark/>
          </w:tcPr>
          <w:p w14:paraId="1B14E0E4" w14:textId="77777777" w:rsidR="004F368F" w:rsidRPr="00171BEB" w:rsidRDefault="004F368F" w:rsidP="00220AA3">
            <w:pPr>
              <w:rPr>
                <w:rFonts w:eastAsia="Meiryo UI"/>
                <w:szCs w:val="21"/>
              </w:rPr>
            </w:pPr>
            <w:r w:rsidRPr="00171BEB">
              <w:rPr>
                <w:rFonts w:eastAsia="Meiryo UI"/>
                <w:szCs w:val="21"/>
              </w:rPr>
              <w:t>Refer to the following item for the contents stored in *pSendStatus, which stores the CAN packet transmission result.</w:t>
            </w:r>
          </w:p>
          <w:p w14:paraId="227DF58F" w14:textId="53CB80CD" w:rsidR="004F368F" w:rsidRPr="0007522C" w:rsidRDefault="00AE2955" w:rsidP="00220AA3">
            <w:pPr>
              <w:rPr>
                <w:rFonts w:eastAsia="Meiryo UI"/>
                <w:szCs w:val="21"/>
              </w:rPr>
            </w:pPr>
            <w:hyperlink w:anchor="_Sub-Components_1" w:history="1">
              <w:r>
                <w:fldChar w:fldCharType="begin"/>
              </w:r>
              <w:r>
                <w:instrText xml:space="preserve"> REF _Ref141459334 \r \h </w:instrText>
              </w:r>
              <w:r>
                <w:fldChar w:fldCharType="separate"/>
              </w:r>
              <w:r w:rsidR="009D560C">
                <w:t>2.3</w:t>
              </w:r>
              <w:r>
                <w:fldChar w:fldCharType="end"/>
              </w:r>
            </w:hyperlink>
            <w:r w:rsidR="004F368F" w:rsidRPr="00171BEB">
              <w:rPr>
                <w:rFonts w:eastAsia="Meiryo UI"/>
                <w:szCs w:val="21"/>
              </w:rPr>
              <w:t xml:space="preserve"> Ethernet to CAN Conversion Function (</w:t>
            </w:r>
            <w:r w:rsidR="00CF5BF7">
              <w:rPr>
                <w:rFonts w:eastAsia="Meiryo UI"/>
                <w:szCs w:val="21"/>
              </w:rPr>
              <w:t>Gen5GW</w:t>
            </w:r>
            <w:r w:rsidR="004F368F" w:rsidRPr="00171BEB">
              <w:rPr>
                <w:rFonts w:eastAsia="Meiryo UI"/>
                <w:szCs w:val="21"/>
              </w:rPr>
              <w:t>_</w:t>
            </w:r>
            <w:r w:rsidR="000F4E6D">
              <w:rPr>
                <w:rFonts w:eastAsia="Meiryo UI"/>
                <w:szCs w:val="21"/>
              </w:rPr>
              <w:t>ProtoConv</w:t>
            </w:r>
            <w:r w:rsidR="004F368F" w:rsidRPr="00171BEB">
              <w:rPr>
                <w:rFonts w:eastAsia="Meiryo UI"/>
                <w:szCs w:val="21"/>
              </w:rPr>
              <w:t>_AD_C_05_008)</w:t>
            </w:r>
          </w:p>
        </w:tc>
      </w:tr>
      <w:tr w:rsidR="00F747E7" w:rsidRPr="0007522C" w14:paraId="50F52372" w14:textId="77777777" w:rsidTr="003C73A7">
        <w:trPr>
          <w:cantSplit/>
        </w:trPr>
        <w:tc>
          <w:tcPr>
            <w:tcW w:w="809" w:type="pct"/>
            <w:vMerge w:val="restart"/>
            <w:tcBorders>
              <w:top w:val="single" w:sz="4" w:space="0" w:color="auto"/>
              <w:left w:val="single" w:sz="4" w:space="0" w:color="auto"/>
              <w:right w:val="single" w:sz="4" w:space="0" w:color="auto"/>
            </w:tcBorders>
            <w:shd w:val="clear" w:color="auto" w:fill="D9D9D9" w:themeFill="background1" w:themeFillShade="D9"/>
          </w:tcPr>
          <w:p w14:paraId="5ECF9574" w14:textId="0DCF90A4" w:rsidR="00F747E7" w:rsidRPr="0007522C" w:rsidRDefault="00F747E7" w:rsidP="000D256D">
            <w:pPr>
              <w:jc w:val="left"/>
              <w:rPr>
                <w:b/>
                <w:bCs/>
              </w:rPr>
            </w:pPr>
            <w:r>
              <w:rPr>
                <w:rFonts w:cs="Arial"/>
                <w:b/>
                <w:bCs/>
                <w:szCs w:val="20"/>
              </w:rPr>
              <w:t>DET/DEM Errors Handled</w:t>
            </w:r>
          </w:p>
        </w:tc>
        <w:tc>
          <w:tcPr>
            <w:tcW w:w="2016" w:type="pct"/>
            <w:gridSpan w:val="3"/>
            <w:tcBorders>
              <w:top w:val="single" w:sz="4" w:space="0" w:color="auto"/>
              <w:left w:val="single" w:sz="4" w:space="0" w:color="auto"/>
              <w:bottom w:val="single" w:sz="4" w:space="0" w:color="auto"/>
              <w:right w:val="single" w:sz="4" w:space="0" w:color="auto"/>
            </w:tcBorders>
          </w:tcPr>
          <w:p w14:paraId="2D07FBB3" w14:textId="7445096E" w:rsidR="00F747E7" w:rsidRPr="00171BEB" w:rsidRDefault="00F747E7" w:rsidP="00220AA3">
            <w:pPr>
              <w:jc w:val="left"/>
              <w:rPr>
                <w:rFonts w:eastAsia="Meiryo UI"/>
                <w:szCs w:val="21"/>
              </w:rPr>
            </w:pPr>
            <w:r>
              <w:rPr>
                <w:rFonts w:cs="Arial"/>
                <w:color w:val="000000"/>
                <w:szCs w:val="20"/>
              </w:rPr>
              <w:t>PROTOCONV</w:t>
            </w:r>
            <w:r w:rsidRPr="006F260B">
              <w:rPr>
                <w:rFonts w:cs="Arial"/>
                <w:color w:val="000000"/>
                <w:szCs w:val="20"/>
              </w:rPr>
              <w:t>_E_PARAM_POINTER</w:t>
            </w:r>
          </w:p>
        </w:tc>
        <w:tc>
          <w:tcPr>
            <w:tcW w:w="2175" w:type="pct"/>
            <w:tcBorders>
              <w:top w:val="single" w:sz="4" w:space="0" w:color="auto"/>
              <w:left w:val="single" w:sz="4" w:space="0" w:color="auto"/>
              <w:bottom w:val="single" w:sz="4" w:space="0" w:color="auto"/>
              <w:right w:val="single" w:sz="4" w:space="0" w:color="auto"/>
            </w:tcBorders>
          </w:tcPr>
          <w:p w14:paraId="5CA56A8A" w14:textId="7FBDD6E1" w:rsidR="00F747E7" w:rsidRPr="00171BEB" w:rsidRDefault="00F747E7" w:rsidP="00220AA3">
            <w:pPr>
              <w:jc w:val="left"/>
              <w:rPr>
                <w:rFonts w:eastAsia="Meiryo UI"/>
                <w:szCs w:val="21"/>
              </w:rPr>
            </w:pPr>
            <w:r w:rsidRPr="006F260B">
              <w:rPr>
                <w:szCs w:val="20"/>
              </w:rPr>
              <w:t xml:space="preserve">Parameter error (argument is </w:t>
            </w:r>
            <w:r>
              <w:rPr>
                <w:szCs w:val="20"/>
              </w:rPr>
              <w:t>NULL_PTR</w:t>
            </w:r>
            <w:r w:rsidRPr="006F260B">
              <w:rPr>
                <w:szCs w:val="20"/>
              </w:rPr>
              <w:t>)</w:t>
            </w:r>
          </w:p>
        </w:tc>
      </w:tr>
      <w:tr w:rsidR="00F747E7" w:rsidRPr="0007522C" w14:paraId="6031063F" w14:textId="77777777" w:rsidTr="00F61AC2">
        <w:trPr>
          <w:cantSplit/>
        </w:trPr>
        <w:tc>
          <w:tcPr>
            <w:tcW w:w="809" w:type="pct"/>
            <w:vMerge/>
            <w:tcBorders>
              <w:left w:val="single" w:sz="4" w:space="0" w:color="auto"/>
              <w:right w:val="single" w:sz="4" w:space="0" w:color="auto"/>
            </w:tcBorders>
            <w:shd w:val="clear" w:color="auto" w:fill="D9D9D9" w:themeFill="background1" w:themeFillShade="D9"/>
          </w:tcPr>
          <w:p w14:paraId="06447FD1" w14:textId="77777777" w:rsidR="00F747E7" w:rsidRPr="006F260B" w:rsidRDefault="00F747E7" w:rsidP="00220AA3">
            <w:pPr>
              <w:jc w:val="left"/>
              <w:rPr>
                <w:rFonts w:cs="Arial"/>
                <w:b/>
                <w:bCs/>
                <w:szCs w:val="20"/>
              </w:rPr>
            </w:pPr>
          </w:p>
        </w:tc>
        <w:tc>
          <w:tcPr>
            <w:tcW w:w="2016" w:type="pct"/>
            <w:gridSpan w:val="3"/>
            <w:tcBorders>
              <w:top w:val="single" w:sz="4" w:space="0" w:color="auto"/>
              <w:left w:val="single" w:sz="4" w:space="0" w:color="auto"/>
              <w:bottom w:val="single" w:sz="4" w:space="0" w:color="auto"/>
              <w:right w:val="single" w:sz="4" w:space="0" w:color="auto"/>
            </w:tcBorders>
          </w:tcPr>
          <w:p w14:paraId="0CE82F99" w14:textId="4D4C828A" w:rsidR="00F747E7" w:rsidRDefault="00F747E7" w:rsidP="00220AA3">
            <w:pPr>
              <w:jc w:val="left"/>
              <w:rPr>
                <w:rFonts w:cs="Arial"/>
                <w:color w:val="000000"/>
                <w:szCs w:val="20"/>
              </w:rPr>
            </w:pPr>
            <w:r>
              <w:rPr>
                <w:rFonts w:cs="Arial"/>
                <w:color w:val="000000"/>
                <w:szCs w:val="20"/>
              </w:rPr>
              <w:t>PROTOCONV_E_UNINIT</w:t>
            </w:r>
          </w:p>
        </w:tc>
        <w:tc>
          <w:tcPr>
            <w:tcW w:w="2175" w:type="pct"/>
            <w:tcBorders>
              <w:top w:val="single" w:sz="4" w:space="0" w:color="auto"/>
              <w:left w:val="single" w:sz="4" w:space="0" w:color="auto"/>
              <w:bottom w:val="single" w:sz="4" w:space="0" w:color="auto"/>
              <w:right w:val="single" w:sz="4" w:space="0" w:color="auto"/>
            </w:tcBorders>
          </w:tcPr>
          <w:p w14:paraId="4276BCAD" w14:textId="58DECE50" w:rsidR="00F747E7" w:rsidRDefault="00F747E7" w:rsidP="00220AA3">
            <w:pPr>
              <w:jc w:val="left"/>
              <w:rPr>
                <w:rFonts w:cs="Arial"/>
                <w:color w:val="000000"/>
                <w:szCs w:val="20"/>
              </w:rPr>
            </w:pPr>
            <w:r>
              <w:rPr>
                <w:rFonts w:cs="Arial"/>
                <w:color w:val="000000"/>
                <w:szCs w:val="20"/>
              </w:rPr>
              <w:t>Process error (API executed in uninitialized state)</w:t>
            </w:r>
          </w:p>
        </w:tc>
      </w:tr>
      <w:tr w:rsidR="00F747E7" w:rsidRPr="0007522C" w14:paraId="0FF7C7FE"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30E51300"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5F16B659" w14:textId="1CF48DEE" w:rsidR="00F747E7" w:rsidRPr="00171BEB" w:rsidRDefault="00F747E7" w:rsidP="00220AA3">
            <w:pPr>
              <w:jc w:val="left"/>
              <w:rPr>
                <w:rFonts w:eastAsia="Meiryo UI"/>
                <w:szCs w:val="21"/>
              </w:rPr>
            </w:pPr>
            <w:r>
              <w:rPr>
                <w:rFonts w:cs="Arial"/>
                <w:color w:val="000000"/>
                <w:szCs w:val="20"/>
              </w:rPr>
              <w:t>PROTOCONV_E_PARAM_DATA_LENGTH</w:t>
            </w:r>
          </w:p>
        </w:tc>
        <w:tc>
          <w:tcPr>
            <w:tcW w:w="2175" w:type="pct"/>
            <w:tcBorders>
              <w:top w:val="single" w:sz="4" w:space="0" w:color="auto"/>
              <w:left w:val="single" w:sz="4" w:space="0" w:color="auto"/>
              <w:bottom w:val="single" w:sz="4" w:space="0" w:color="auto"/>
              <w:right w:val="single" w:sz="4" w:space="0" w:color="auto"/>
            </w:tcBorders>
          </w:tcPr>
          <w:p w14:paraId="055E5BE3" w14:textId="321EEAD8" w:rsidR="00F747E7" w:rsidRPr="00171BEB" w:rsidRDefault="00F747E7" w:rsidP="00220AA3">
            <w:pPr>
              <w:jc w:val="left"/>
              <w:rPr>
                <w:rFonts w:eastAsia="Meiryo UI"/>
                <w:szCs w:val="21"/>
              </w:rPr>
            </w:pPr>
            <w:r>
              <w:rPr>
                <w:rFonts w:cs="Arial"/>
                <w:color w:val="000000"/>
                <w:szCs w:val="20"/>
              </w:rPr>
              <w:t>Format Error</w:t>
            </w:r>
          </w:p>
        </w:tc>
      </w:tr>
      <w:tr w:rsidR="00F747E7" w:rsidRPr="0007522C" w14:paraId="529BF394"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261477C5"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7A43868C" w14:textId="28B4386F" w:rsidR="00F747E7" w:rsidRPr="00171BEB" w:rsidRDefault="00F747E7" w:rsidP="00220AA3">
            <w:pPr>
              <w:jc w:val="left"/>
              <w:rPr>
                <w:rFonts w:eastAsia="Meiryo UI"/>
                <w:szCs w:val="21"/>
              </w:rPr>
            </w:pPr>
            <w:r>
              <w:rPr>
                <w:rFonts w:cs="Arial"/>
                <w:color w:val="000000"/>
                <w:szCs w:val="20"/>
              </w:rPr>
              <w:t>PROTOCONV_E_TRANS</w:t>
            </w:r>
          </w:p>
        </w:tc>
        <w:tc>
          <w:tcPr>
            <w:tcW w:w="2175" w:type="pct"/>
            <w:tcBorders>
              <w:top w:val="single" w:sz="4" w:space="0" w:color="auto"/>
              <w:left w:val="single" w:sz="4" w:space="0" w:color="auto"/>
              <w:bottom w:val="single" w:sz="4" w:space="0" w:color="auto"/>
              <w:right w:val="single" w:sz="4" w:space="0" w:color="auto"/>
            </w:tcBorders>
          </w:tcPr>
          <w:p w14:paraId="0B8D9BBA" w14:textId="742B56E0" w:rsidR="00F747E7" w:rsidRPr="00171BEB" w:rsidRDefault="00F747E7" w:rsidP="00220AA3">
            <w:pPr>
              <w:jc w:val="left"/>
              <w:rPr>
                <w:rFonts w:eastAsia="Meiryo UI"/>
                <w:szCs w:val="21"/>
              </w:rPr>
            </w:pPr>
            <w:r>
              <w:rPr>
                <w:rFonts w:cs="Arial"/>
                <w:color w:val="000000"/>
                <w:szCs w:val="20"/>
              </w:rPr>
              <w:t>Transmit Error</w:t>
            </w:r>
          </w:p>
        </w:tc>
      </w:tr>
      <w:tr w:rsidR="00F747E7" w:rsidRPr="0007522C" w14:paraId="50681CCD"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400F8AFD"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2F53F1F7" w14:textId="1CBC06F4" w:rsidR="00F747E7" w:rsidRPr="00171BEB" w:rsidRDefault="00F747E7" w:rsidP="00220AA3">
            <w:pPr>
              <w:jc w:val="left"/>
              <w:rPr>
                <w:rFonts w:eastAsia="Meiryo UI"/>
                <w:szCs w:val="21"/>
              </w:rPr>
            </w:pPr>
            <w:r>
              <w:rPr>
                <w:rFonts w:cs="Arial"/>
                <w:color w:val="000000"/>
                <w:szCs w:val="20"/>
              </w:rPr>
              <w:t>PROTOCONV_E_BSWNOTIFY</w:t>
            </w:r>
          </w:p>
        </w:tc>
        <w:tc>
          <w:tcPr>
            <w:tcW w:w="2175" w:type="pct"/>
            <w:tcBorders>
              <w:top w:val="single" w:sz="4" w:space="0" w:color="auto"/>
              <w:left w:val="single" w:sz="4" w:space="0" w:color="auto"/>
              <w:bottom w:val="single" w:sz="4" w:space="0" w:color="auto"/>
              <w:right w:val="single" w:sz="4" w:space="0" w:color="auto"/>
            </w:tcBorders>
          </w:tcPr>
          <w:p w14:paraId="42765358" w14:textId="43998C9E" w:rsidR="00F747E7" w:rsidRPr="00171BEB" w:rsidRDefault="00F747E7" w:rsidP="00220AA3">
            <w:pPr>
              <w:jc w:val="left"/>
              <w:rPr>
                <w:rFonts w:eastAsia="Meiryo UI"/>
                <w:szCs w:val="21"/>
              </w:rPr>
            </w:pPr>
            <w:r>
              <w:rPr>
                <w:rFonts w:cs="Arial"/>
                <w:color w:val="000000"/>
                <w:szCs w:val="20"/>
              </w:rPr>
              <w:t>BSW Notification Error</w:t>
            </w:r>
          </w:p>
        </w:tc>
      </w:tr>
      <w:tr w:rsidR="00F747E7" w:rsidRPr="0007522C" w14:paraId="5EB2B4EB"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30A6D12C"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0AB360A0" w14:textId="296514CF" w:rsidR="00F747E7" w:rsidRPr="00171BEB" w:rsidRDefault="00F747E7" w:rsidP="00220AA3">
            <w:pPr>
              <w:jc w:val="left"/>
              <w:rPr>
                <w:rFonts w:eastAsia="Meiryo UI"/>
                <w:szCs w:val="21"/>
              </w:rPr>
            </w:pPr>
            <w:r>
              <w:rPr>
                <w:rFonts w:cs="Arial"/>
                <w:color w:val="000000"/>
                <w:szCs w:val="20"/>
              </w:rPr>
              <w:t>PROTOCONV_E_IPCKSUM</w:t>
            </w:r>
          </w:p>
        </w:tc>
        <w:tc>
          <w:tcPr>
            <w:tcW w:w="2175" w:type="pct"/>
            <w:tcBorders>
              <w:top w:val="single" w:sz="4" w:space="0" w:color="auto"/>
              <w:left w:val="single" w:sz="4" w:space="0" w:color="auto"/>
              <w:bottom w:val="single" w:sz="4" w:space="0" w:color="auto"/>
              <w:right w:val="single" w:sz="4" w:space="0" w:color="auto"/>
            </w:tcBorders>
          </w:tcPr>
          <w:p w14:paraId="1E8E9339" w14:textId="4833029D" w:rsidR="00F747E7" w:rsidRPr="00171BEB" w:rsidRDefault="00F747E7" w:rsidP="00220AA3">
            <w:pPr>
              <w:jc w:val="left"/>
              <w:rPr>
                <w:rFonts w:eastAsia="Meiryo UI"/>
                <w:szCs w:val="21"/>
              </w:rPr>
            </w:pPr>
            <w:r>
              <w:rPr>
                <w:rFonts w:cs="Arial"/>
                <w:color w:val="000000"/>
                <w:szCs w:val="20"/>
              </w:rPr>
              <w:t>IP Header Checksum Error</w:t>
            </w:r>
          </w:p>
        </w:tc>
      </w:tr>
      <w:tr w:rsidR="00F747E7" w:rsidRPr="0007522C" w14:paraId="70ED151C"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65F3BE8E"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52E247DE" w14:textId="07112124" w:rsidR="00F747E7" w:rsidRPr="00171BEB" w:rsidRDefault="00F747E7" w:rsidP="00220AA3">
            <w:pPr>
              <w:jc w:val="left"/>
              <w:rPr>
                <w:rFonts w:eastAsia="Meiryo UI"/>
                <w:szCs w:val="21"/>
              </w:rPr>
            </w:pPr>
            <w:r>
              <w:rPr>
                <w:rFonts w:cs="Arial"/>
                <w:color w:val="000000"/>
                <w:szCs w:val="20"/>
              </w:rPr>
              <w:t>PROTOCONV_E_UDPCKSUM</w:t>
            </w:r>
          </w:p>
        </w:tc>
        <w:tc>
          <w:tcPr>
            <w:tcW w:w="2175" w:type="pct"/>
            <w:tcBorders>
              <w:top w:val="single" w:sz="4" w:space="0" w:color="auto"/>
              <w:left w:val="single" w:sz="4" w:space="0" w:color="auto"/>
              <w:bottom w:val="single" w:sz="4" w:space="0" w:color="auto"/>
              <w:right w:val="single" w:sz="4" w:space="0" w:color="auto"/>
            </w:tcBorders>
          </w:tcPr>
          <w:p w14:paraId="4DEBFA45" w14:textId="4BE8E59C" w:rsidR="00F747E7" w:rsidRPr="00171BEB" w:rsidRDefault="00F747E7" w:rsidP="00220AA3">
            <w:pPr>
              <w:jc w:val="left"/>
              <w:rPr>
                <w:rFonts w:eastAsia="Meiryo UI"/>
                <w:szCs w:val="21"/>
              </w:rPr>
            </w:pPr>
            <w:r>
              <w:rPr>
                <w:rFonts w:cs="Arial"/>
                <w:color w:val="000000"/>
                <w:szCs w:val="20"/>
              </w:rPr>
              <w:t>UDP Header Checksum Error</w:t>
            </w:r>
          </w:p>
        </w:tc>
      </w:tr>
      <w:tr w:rsidR="00F747E7" w:rsidRPr="0007522C" w14:paraId="65942966"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77F1DEA8"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14F7D842" w14:textId="6EDB93DD" w:rsidR="00F747E7" w:rsidRPr="00171BEB" w:rsidRDefault="00F747E7" w:rsidP="00220AA3">
            <w:pPr>
              <w:jc w:val="left"/>
              <w:rPr>
                <w:rFonts w:eastAsia="Meiryo UI"/>
                <w:szCs w:val="21"/>
              </w:rPr>
            </w:pPr>
            <w:r>
              <w:rPr>
                <w:rFonts w:cs="Arial"/>
                <w:color w:val="000000"/>
                <w:szCs w:val="20"/>
              </w:rPr>
              <w:t>PROTOCONV_E_PACKEDCAN</w:t>
            </w:r>
          </w:p>
        </w:tc>
        <w:tc>
          <w:tcPr>
            <w:tcW w:w="2175" w:type="pct"/>
            <w:tcBorders>
              <w:top w:val="single" w:sz="4" w:space="0" w:color="auto"/>
              <w:left w:val="single" w:sz="4" w:space="0" w:color="auto"/>
              <w:bottom w:val="single" w:sz="4" w:space="0" w:color="auto"/>
              <w:right w:val="single" w:sz="4" w:space="0" w:color="auto"/>
            </w:tcBorders>
          </w:tcPr>
          <w:p w14:paraId="03300DF5" w14:textId="2C8D964A" w:rsidR="00F747E7" w:rsidRPr="00171BEB" w:rsidRDefault="00F747E7" w:rsidP="00220AA3">
            <w:pPr>
              <w:jc w:val="left"/>
              <w:rPr>
                <w:rFonts w:eastAsia="Meiryo UI"/>
                <w:szCs w:val="21"/>
              </w:rPr>
            </w:pPr>
            <w:r>
              <w:rPr>
                <w:rFonts w:cs="Arial"/>
                <w:color w:val="000000"/>
                <w:szCs w:val="20"/>
              </w:rPr>
              <w:t>Packed CAN Frame Error</w:t>
            </w:r>
          </w:p>
        </w:tc>
      </w:tr>
      <w:tr w:rsidR="00F747E7" w:rsidRPr="0007522C" w14:paraId="3C746072"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5C85715B" w14:textId="77777777" w:rsidR="00F747E7" w:rsidRPr="0007522C" w:rsidRDefault="00F747E7" w:rsidP="00DB1492">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065A8E06" w14:textId="26387190" w:rsidR="00F747E7" w:rsidRDefault="00F747E7" w:rsidP="00DB1492">
            <w:pPr>
              <w:jc w:val="left"/>
              <w:rPr>
                <w:rFonts w:cs="Arial"/>
                <w:color w:val="000000"/>
                <w:szCs w:val="20"/>
              </w:rPr>
            </w:pPr>
            <w:r>
              <w:rPr>
                <w:rFonts w:cs="Arial"/>
                <w:color w:val="000000"/>
                <w:szCs w:val="20"/>
              </w:rPr>
              <w:t>PROTOCONV_E_PACKEDLIN</w:t>
            </w:r>
          </w:p>
        </w:tc>
        <w:tc>
          <w:tcPr>
            <w:tcW w:w="2175" w:type="pct"/>
            <w:tcBorders>
              <w:top w:val="single" w:sz="4" w:space="0" w:color="auto"/>
              <w:left w:val="single" w:sz="4" w:space="0" w:color="auto"/>
              <w:bottom w:val="single" w:sz="4" w:space="0" w:color="auto"/>
              <w:right w:val="single" w:sz="4" w:space="0" w:color="auto"/>
            </w:tcBorders>
          </w:tcPr>
          <w:p w14:paraId="5B07271D" w14:textId="31B2566D" w:rsidR="00F747E7" w:rsidRDefault="00F747E7" w:rsidP="00DB1492">
            <w:pPr>
              <w:jc w:val="left"/>
              <w:rPr>
                <w:rFonts w:cs="Arial"/>
                <w:color w:val="000000"/>
                <w:szCs w:val="20"/>
              </w:rPr>
            </w:pPr>
            <w:r>
              <w:rPr>
                <w:rFonts w:cs="Arial"/>
                <w:color w:val="000000"/>
                <w:szCs w:val="20"/>
              </w:rPr>
              <w:t>Packed LIN Frame Error</w:t>
            </w:r>
          </w:p>
        </w:tc>
      </w:tr>
      <w:tr w:rsidR="00F747E7" w:rsidRPr="0007522C" w14:paraId="56C3A3A0"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741C0F6D" w14:textId="77777777" w:rsidR="00F747E7" w:rsidRPr="0007522C" w:rsidRDefault="00F747E7" w:rsidP="00DB1492">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7388BE88" w14:textId="7549113B" w:rsidR="00F747E7" w:rsidRDefault="00F747E7" w:rsidP="00DB1492">
            <w:pPr>
              <w:jc w:val="left"/>
              <w:rPr>
                <w:rFonts w:cs="Arial"/>
                <w:color w:val="000000"/>
                <w:szCs w:val="20"/>
              </w:rPr>
            </w:pPr>
            <w:r>
              <w:rPr>
                <w:rFonts w:cs="Arial"/>
                <w:color w:val="000000"/>
                <w:szCs w:val="20"/>
              </w:rPr>
              <w:t>PROTOCONV_E_PACKEDPORT</w:t>
            </w:r>
          </w:p>
        </w:tc>
        <w:tc>
          <w:tcPr>
            <w:tcW w:w="2175" w:type="pct"/>
            <w:tcBorders>
              <w:top w:val="single" w:sz="4" w:space="0" w:color="auto"/>
              <w:left w:val="single" w:sz="4" w:space="0" w:color="auto"/>
              <w:bottom w:val="single" w:sz="4" w:space="0" w:color="auto"/>
              <w:right w:val="single" w:sz="4" w:space="0" w:color="auto"/>
            </w:tcBorders>
          </w:tcPr>
          <w:p w14:paraId="60026403" w14:textId="62B35FA8" w:rsidR="00F747E7" w:rsidRDefault="00F747E7" w:rsidP="00DB1492">
            <w:pPr>
              <w:jc w:val="left"/>
              <w:rPr>
                <w:rFonts w:cs="Arial"/>
                <w:color w:val="000000"/>
                <w:szCs w:val="20"/>
              </w:rPr>
            </w:pPr>
            <w:r>
              <w:rPr>
                <w:rFonts w:cs="Arial"/>
                <w:color w:val="000000"/>
                <w:szCs w:val="20"/>
              </w:rPr>
              <w:t>Packed Port Frame Error</w:t>
            </w:r>
          </w:p>
        </w:tc>
      </w:tr>
      <w:tr w:rsidR="00F747E7" w:rsidRPr="0007522C" w14:paraId="79DFE3E6" w14:textId="77777777" w:rsidTr="003C73A7">
        <w:trPr>
          <w:cantSplit/>
        </w:trPr>
        <w:tc>
          <w:tcPr>
            <w:tcW w:w="809" w:type="pct"/>
            <w:vMerge/>
            <w:tcBorders>
              <w:left w:val="single" w:sz="4" w:space="0" w:color="auto"/>
              <w:right w:val="single" w:sz="4" w:space="0" w:color="auto"/>
            </w:tcBorders>
            <w:shd w:val="clear" w:color="auto" w:fill="D9D9D9" w:themeFill="background1" w:themeFillShade="D9"/>
          </w:tcPr>
          <w:p w14:paraId="7F28BC48" w14:textId="77777777" w:rsidR="00F747E7" w:rsidRPr="0007522C" w:rsidRDefault="00F747E7" w:rsidP="00DB1492">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58CC21F9" w14:textId="58E71C7F" w:rsidR="00F747E7" w:rsidRDefault="00F747E7" w:rsidP="00DB1492">
            <w:pPr>
              <w:jc w:val="left"/>
              <w:rPr>
                <w:rFonts w:cs="Arial"/>
                <w:color w:val="000000"/>
                <w:szCs w:val="20"/>
              </w:rPr>
            </w:pPr>
            <w:r>
              <w:rPr>
                <w:rFonts w:cs="Arial"/>
                <w:color w:val="000000"/>
                <w:szCs w:val="20"/>
              </w:rPr>
              <w:t>PROTOCONV_E_PACKEDMSG</w:t>
            </w:r>
          </w:p>
        </w:tc>
        <w:tc>
          <w:tcPr>
            <w:tcW w:w="2175" w:type="pct"/>
            <w:tcBorders>
              <w:top w:val="single" w:sz="4" w:space="0" w:color="auto"/>
              <w:left w:val="single" w:sz="4" w:space="0" w:color="auto"/>
              <w:bottom w:val="single" w:sz="4" w:space="0" w:color="auto"/>
              <w:right w:val="single" w:sz="4" w:space="0" w:color="auto"/>
            </w:tcBorders>
          </w:tcPr>
          <w:p w14:paraId="2A402533" w14:textId="3248C518" w:rsidR="00F747E7" w:rsidRDefault="00F747E7" w:rsidP="00DB1492">
            <w:pPr>
              <w:jc w:val="left"/>
              <w:rPr>
                <w:rFonts w:cs="Arial"/>
                <w:color w:val="000000"/>
                <w:szCs w:val="20"/>
              </w:rPr>
            </w:pPr>
            <w:r>
              <w:rPr>
                <w:rFonts w:cs="Arial"/>
                <w:color w:val="000000"/>
                <w:szCs w:val="20"/>
              </w:rPr>
              <w:t>Packed CAN/LIN/Port Frame Error</w:t>
            </w:r>
          </w:p>
        </w:tc>
      </w:tr>
      <w:tr w:rsidR="00F747E7" w:rsidRPr="0007522C" w14:paraId="7B8D315D" w14:textId="77777777" w:rsidTr="00F61AC2">
        <w:trPr>
          <w:cantSplit/>
        </w:trPr>
        <w:tc>
          <w:tcPr>
            <w:tcW w:w="809" w:type="pct"/>
            <w:vMerge/>
            <w:tcBorders>
              <w:left w:val="single" w:sz="4" w:space="0" w:color="auto"/>
              <w:right w:val="single" w:sz="4" w:space="0" w:color="auto"/>
            </w:tcBorders>
            <w:shd w:val="clear" w:color="auto" w:fill="D9D9D9" w:themeFill="background1" w:themeFillShade="D9"/>
          </w:tcPr>
          <w:p w14:paraId="7F2149C9"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3B189A08" w14:textId="2556BBC1" w:rsidR="00F747E7" w:rsidRPr="00171BEB" w:rsidRDefault="00F747E7" w:rsidP="00220AA3">
            <w:pPr>
              <w:jc w:val="left"/>
              <w:rPr>
                <w:rFonts w:eastAsia="Meiryo UI"/>
                <w:szCs w:val="21"/>
              </w:rPr>
            </w:pPr>
            <w:r>
              <w:rPr>
                <w:rFonts w:cs="Arial"/>
                <w:color w:val="000000"/>
                <w:szCs w:val="20"/>
              </w:rPr>
              <w:t>PROTOCONV_E_FILTER</w:t>
            </w:r>
          </w:p>
        </w:tc>
        <w:tc>
          <w:tcPr>
            <w:tcW w:w="2175" w:type="pct"/>
            <w:tcBorders>
              <w:top w:val="single" w:sz="4" w:space="0" w:color="auto"/>
              <w:left w:val="single" w:sz="4" w:space="0" w:color="auto"/>
              <w:bottom w:val="single" w:sz="4" w:space="0" w:color="auto"/>
              <w:right w:val="single" w:sz="4" w:space="0" w:color="auto"/>
            </w:tcBorders>
          </w:tcPr>
          <w:p w14:paraId="39DA020B" w14:textId="6761C804" w:rsidR="00F747E7" w:rsidRPr="00171BEB" w:rsidRDefault="00F747E7" w:rsidP="00220AA3">
            <w:pPr>
              <w:jc w:val="left"/>
              <w:rPr>
                <w:rFonts w:eastAsia="Meiryo UI"/>
                <w:szCs w:val="21"/>
              </w:rPr>
            </w:pPr>
            <w:r>
              <w:rPr>
                <w:rFonts w:cs="Arial"/>
                <w:color w:val="000000"/>
                <w:szCs w:val="20"/>
              </w:rPr>
              <w:t>Filtered and discarded</w:t>
            </w:r>
          </w:p>
        </w:tc>
      </w:tr>
      <w:tr w:rsidR="00F747E7" w:rsidRPr="0007522C" w14:paraId="0AF3296C" w14:textId="77777777" w:rsidTr="003C73A7">
        <w:trPr>
          <w:cantSplit/>
        </w:trPr>
        <w:tc>
          <w:tcPr>
            <w:tcW w:w="809" w:type="pct"/>
            <w:vMerge/>
            <w:tcBorders>
              <w:left w:val="single" w:sz="4" w:space="0" w:color="auto"/>
              <w:bottom w:val="single" w:sz="4" w:space="0" w:color="auto"/>
              <w:right w:val="single" w:sz="4" w:space="0" w:color="auto"/>
            </w:tcBorders>
            <w:shd w:val="clear" w:color="auto" w:fill="D9D9D9" w:themeFill="background1" w:themeFillShade="D9"/>
          </w:tcPr>
          <w:p w14:paraId="5D5EF481" w14:textId="77777777" w:rsidR="00F747E7" w:rsidRPr="0007522C" w:rsidRDefault="00F747E7" w:rsidP="00220AA3">
            <w:pPr>
              <w:jc w:val="left"/>
              <w:rPr>
                <w:b/>
                <w:bCs/>
              </w:rPr>
            </w:pPr>
          </w:p>
        </w:tc>
        <w:tc>
          <w:tcPr>
            <w:tcW w:w="2016" w:type="pct"/>
            <w:gridSpan w:val="3"/>
            <w:tcBorders>
              <w:top w:val="single" w:sz="4" w:space="0" w:color="auto"/>
              <w:left w:val="single" w:sz="4" w:space="0" w:color="auto"/>
              <w:bottom w:val="single" w:sz="4" w:space="0" w:color="auto"/>
              <w:right w:val="single" w:sz="4" w:space="0" w:color="auto"/>
            </w:tcBorders>
          </w:tcPr>
          <w:p w14:paraId="1ED6EEA7" w14:textId="1A04D855" w:rsidR="00F747E7" w:rsidRDefault="00F747E7" w:rsidP="00220AA3">
            <w:pPr>
              <w:jc w:val="left"/>
              <w:rPr>
                <w:rFonts w:cs="Arial"/>
                <w:color w:val="000000"/>
                <w:szCs w:val="20"/>
              </w:rPr>
            </w:pPr>
            <w:r w:rsidRPr="00F747E7">
              <w:rPr>
                <w:rFonts w:cs="Arial"/>
                <w:color w:val="000000"/>
                <w:szCs w:val="20"/>
              </w:rPr>
              <w:t>PROTOCONV_E_CFG_ACFTYPE</w:t>
            </w:r>
          </w:p>
        </w:tc>
        <w:tc>
          <w:tcPr>
            <w:tcW w:w="2175" w:type="pct"/>
            <w:tcBorders>
              <w:top w:val="single" w:sz="4" w:space="0" w:color="auto"/>
              <w:left w:val="single" w:sz="4" w:space="0" w:color="auto"/>
              <w:bottom w:val="single" w:sz="4" w:space="0" w:color="auto"/>
              <w:right w:val="single" w:sz="4" w:space="0" w:color="auto"/>
            </w:tcBorders>
          </w:tcPr>
          <w:p w14:paraId="368E44D3" w14:textId="5B72D375" w:rsidR="00F747E7" w:rsidRDefault="00F747E7" w:rsidP="00220AA3">
            <w:pPr>
              <w:jc w:val="left"/>
              <w:rPr>
                <w:rFonts w:cs="Arial"/>
                <w:color w:val="000000"/>
                <w:szCs w:val="20"/>
              </w:rPr>
            </w:pPr>
            <w:r>
              <w:rPr>
                <w:rFonts w:cs="Arial"/>
                <w:color w:val="000000"/>
                <w:szCs w:val="20"/>
              </w:rPr>
              <w:t>I</w:t>
            </w:r>
            <w:r w:rsidRPr="00F747E7">
              <w:rPr>
                <w:rFonts w:cs="Arial"/>
                <w:color w:val="000000"/>
                <w:szCs w:val="20"/>
              </w:rPr>
              <w:t>ncorrect or non-supported ACF type</w:t>
            </w:r>
          </w:p>
        </w:tc>
      </w:tr>
    </w:tbl>
    <w:p w14:paraId="25A12065" w14:textId="3164860E" w:rsidR="00664025" w:rsidRDefault="00992417" w:rsidP="00664025">
      <w:pPr>
        <w:pStyle w:val="RefIDs"/>
      </w:pPr>
      <w:r w:rsidRPr="00C20FCB">
        <w:t xml:space="preserve">[Covers: </w:t>
      </w:r>
      <w:r w:rsidRPr="00992417">
        <w:t>req-8552172-00905318</w:t>
      </w:r>
      <w:r w:rsidRPr="00C20FCB">
        <w:t>]</w:t>
      </w:r>
    </w:p>
    <w:p w14:paraId="7F892B2A" w14:textId="4C49EAC2" w:rsidR="00C0232E" w:rsidRDefault="00664025" w:rsidP="00992417">
      <w:pPr>
        <w:pStyle w:val="RefIDs"/>
      </w:pPr>
      <w:r w:rsidRPr="00C20FCB">
        <w:t xml:space="preserve">[Covers: </w:t>
      </w:r>
      <w:r w:rsidRPr="00992417">
        <w:t>req-8552172-0090531</w:t>
      </w:r>
      <w:r>
        <w:t>9</w:t>
      </w:r>
      <w:r w:rsidRPr="00C20FCB">
        <w:t>]</w:t>
      </w:r>
    </w:p>
    <w:p w14:paraId="57AF31B1" w14:textId="77777777" w:rsidR="00C0232E" w:rsidRDefault="00C0232E" w:rsidP="00C0232E">
      <w:pPr>
        <w:pStyle w:val="RefIDs"/>
      </w:pPr>
      <w:r w:rsidRPr="00C20FCB">
        <w:t xml:space="preserve">[Covers: </w:t>
      </w:r>
      <w:r w:rsidRPr="00992417">
        <w:t>req-8552172-009053</w:t>
      </w:r>
      <w:r>
        <w:t>20</w:t>
      </w:r>
      <w:r w:rsidRPr="00C20FCB">
        <w:t>]</w:t>
      </w:r>
    </w:p>
    <w:p w14:paraId="444B8FC0" w14:textId="384DA44C" w:rsidR="00992417" w:rsidRDefault="00C0232E" w:rsidP="00992417">
      <w:pPr>
        <w:pStyle w:val="RefIDs"/>
      </w:pPr>
      <w:r w:rsidRPr="00C20FCB">
        <w:t xml:space="preserve">[Covers: </w:t>
      </w:r>
      <w:r w:rsidRPr="00992417">
        <w:t>req-8552172-009053</w:t>
      </w:r>
      <w:r>
        <w:t>21</w:t>
      </w:r>
      <w:r w:rsidRPr="00C20FCB">
        <w:t>]</w:t>
      </w:r>
    </w:p>
    <w:p w14:paraId="1B32178B" w14:textId="7D7CF8A0" w:rsidR="001D664A" w:rsidRDefault="001D664A" w:rsidP="001D664A">
      <w:pPr>
        <w:pStyle w:val="RefIDs"/>
        <w:rPr>
          <w:lang w:eastAsia="en-US"/>
        </w:rPr>
      </w:pPr>
      <w:r w:rsidRPr="00696D29">
        <w:rPr>
          <w:lang w:eastAsia="en-US"/>
        </w:rPr>
        <w:t xml:space="preserve">[Covers: </w:t>
      </w:r>
      <w:r w:rsidRPr="001D664A">
        <w:rPr>
          <w:lang w:eastAsia="en-US"/>
        </w:rPr>
        <w:t>req-8552172-00905221</w:t>
      </w:r>
      <w:r w:rsidRPr="00696D29">
        <w:rPr>
          <w:lang w:eastAsia="en-US"/>
        </w:rPr>
        <w:t>]</w:t>
      </w:r>
    </w:p>
    <w:p w14:paraId="22772055" w14:textId="1F43A206" w:rsidR="00006762" w:rsidRDefault="00DB4BEF" w:rsidP="00176D4E">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23CD0B81" w14:textId="2F791169" w:rsidR="00DB4BEF" w:rsidRPr="00EC6E42" w:rsidRDefault="00DB4BEF" w:rsidP="00DB4BEF">
      <w:pPr>
        <w:pStyle w:val="RefIDs"/>
        <w:rPr>
          <w:lang w:eastAsia="en-US"/>
        </w:rPr>
      </w:pPr>
      <w:r w:rsidRPr="00EC6E42">
        <w:rPr>
          <w:lang w:eastAsia="en-US"/>
        </w:rPr>
        <w:t xml:space="preserve">[Covers: </w:t>
      </w:r>
      <w:r w:rsidR="00883E84">
        <w:rPr>
          <w:lang w:eastAsia="en-US"/>
        </w:rPr>
        <w:t>req-8552172-00904663</w:t>
      </w:r>
      <w:r w:rsidRPr="00EC6E42">
        <w:rPr>
          <w:lang w:eastAsia="en-US"/>
        </w:rPr>
        <w:t>]</w:t>
      </w:r>
    </w:p>
    <w:p w14:paraId="0EB8A402" w14:textId="77777777" w:rsidR="00E574BC" w:rsidRDefault="00EC6E42" w:rsidP="00E574BC">
      <w:pPr>
        <w:pStyle w:val="RefIDs"/>
        <w:rPr>
          <w:lang w:eastAsia="en-US"/>
        </w:rPr>
      </w:pPr>
      <w:r w:rsidRPr="00EC6E42">
        <w:rPr>
          <w:lang w:eastAsia="en-US"/>
        </w:rPr>
        <w:t xml:space="preserve">[Covers: </w:t>
      </w:r>
      <w:r w:rsidR="00883E84">
        <w:rPr>
          <w:lang w:eastAsia="en-US"/>
        </w:rPr>
        <w:t>req-8552172-00904662</w:t>
      </w:r>
      <w:r w:rsidRPr="00EC6E42">
        <w:rPr>
          <w:lang w:eastAsia="en-US"/>
        </w:rPr>
        <w:t>]</w:t>
      </w:r>
    </w:p>
    <w:p w14:paraId="620BD2AA" w14:textId="77777777" w:rsidR="00E574BC" w:rsidRDefault="00E574BC" w:rsidP="00E574BC">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2868B1D1" w14:textId="44791661" w:rsidR="00EC6E42" w:rsidRDefault="00E574BC" w:rsidP="00EC6E42">
      <w:pPr>
        <w:pStyle w:val="RefIDs"/>
        <w:rPr>
          <w:lang w:eastAsia="en-US"/>
        </w:rPr>
      </w:pPr>
      <w:r w:rsidRPr="00EC6E42">
        <w:rPr>
          <w:lang w:eastAsia="en-US"/>
        </w:rPr>
        <w:t xml:space="preserve">[Covers: </w:t>
      </w:r>
      <w:r>
        <w:rPr>
          <w:lang w:eastAsia="en-US"/>
        </w:rPr>
        <w:t>req-8552172-00905235</w:t>
      </w:r>
      <w:r w:rsidRPr="00EC6E42">
        <w:rPr>
          <w:lang w:eastAsia="en-US"/>
        </w:rPr>
        <w:t>]</w:t>
      </w:r>
    </w:p>
    <w:p w14:paraId="7231EF45" w14:textId="056D12DB" w:rsidR="00E574BC" w:rsidRDefault="00536FFE" w:rsidP="00E574BC">
      <w:pPr>
        <w:pStyle w:val="RefIDs"/>
        <w:rPr>
          <w:lang w:eastAsia="en-US"/>
        </w:rPr>
      </w:pPr>
      <w:r w:rsidRPr="00EC6E42">
        <w:rPr>
          <w:lang w:eastAsia="en-US"/>
        </w:rPr>
        <w:t xml:space="preserve">[Covers: </w:t>
      </w:r>
      <w:r w:rsidR="00504621">
        <w:rPr>
          <w:lang w:eastAsia="en-US"/>
        </w:rPr>
        <w:t>req-8552172-0090523</w:t>
      </w:r>
      <w:r w:rsidR="00E574BC">
        <w:rPr>
          <w:lang w:eastAsia="en-US"/>
        </w:rPr>
        <w:t>4</w:t>
      </w:r>
      <w:r w:rsidRPr="00EC6E42">
        <w:rPr>
          <w:lang w:eastAsia="en-US"/>
        </w:rPr>
        <w:t>]</w:t>
      </w:r>
    </w:p>
    <w:p w14:paraId="14A6893A" w14:textId="53EB42B9" w:rsidR="00E574BC" w:rsidRPr="00E574BC" w:rsidRDefault="00E574BC" w:rsidP="00E574BC">
      <w:pPr>
        <w:pStyle w:val="RefIDs"/>
        <w:rPr>
          <w:lang w:eastAsia="en-US"/>
        </w:rPr>
      </w:pPr>
      <w:r w:rsidRPr="00EC6E42">
        <w:rPr>
          <w:lang w:eastAsia="en-US"/>
        </w:rPr>
        <w:t xml:space="preserve">[Covers: </w:t>
      </w:r>
      <w:r>
        <w:rPr>
          <w:lang w:eastAsia="en-US"/>
        </w:rPr>
        <w:t>req-8552172-00905238</w:t>
      </w:r>
      <w:r w:rsidRPr="00EC6E42">
        <w:rPr>
          <w:lang w:eastAsia="en-US"/>
        </w:rPr>
        <w:t>]</w:t>
      </w:r>
    </w:p>
    <w:p w14:paraId="1305EA08" w14:textId="3B17433B" w:rsidR="00E574BC" w:rsidRDefault="00E574BC" w:rsidP="00E574BC">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6CBACD27" w14:textId="067B0E92" w:rsidR="00E574BC" w:rsidRDefault="00E574BC" w:rsidP="00E574BC">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61991AE3" w14:textId="7ADE78A6" w:rsidR="00536FFE" w:rsidRPr="00EC6E42" w:rsidRDefault="00E574BC" w:rsidP="00536FFE">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791ED81C" w14:textId="40EF0861" w:rsidR="00EC6E42" w:rsidRPr="00EC6E42" w:rsidRDefault="00EC6E42" w:rsidP="00FA6E00">
      <w:pPr>
        <w:pStyle w:val="RefIDs"/>
        <w:rPr>
          <w:lang w:eastAsia="en-US"/>
        </w:rPr>
      </w:pPr>
      <w:r w:rsidRPr="00EC6E42">
        <w:rPr>
          <w:lang w:eastAsia="en-US"/>
        </w:rPr>
        <w:t xml:space="preserve">[Covers: </w:t>
      </w:r>
      <w:r w:rsidR="00883E84">
        <w:rPr>
          <w:lang w:eastAsia="en-US"/>
        </w:rPr>
        <w:t>req-8552172-00904664</w:t>
      </w:r>
      <w:r w:rsidRPr="00EC6E42">
        <w:rPr>
          <w:lang w:eastAsia="en-US"/>
        </w:rPr>
        <w:t>]</w:t>
      </w:r>
    </w:p>
    <w:p w14:paraId="310151D9" w14:textId="6F770FBB" w:rsidR="00EC6E42" w:rsidRDefault="00EC6E42" w:rsidP="00EC6E42">
      <w:pPr>
        <w:pStyle w:val="RefIDs"/>
        <w:rPr>
          <w:lang w:eastAsia="en-US"/>
        </w:rPr>
      </w:pPr>
      <w:r w:rsidRPr="00EC6E42">
        <w:rPr>
          <w:lang w:eastAsia="en-US"/>
        </w:rPr>
        <w:t xml:space="preserve">[Covers: </w:t>
      </w:r>
      <w:r w:rsidR="00883E84">
        <w:rPr>
          <w:lang w:eastAsia="en-US"/>
        </w:rPr>
        <w:t>req-8552172-00904665</w:t>
      </w:r>
      <w:r w:rsidRPr="00EC6E42">
        <w:rPr>
          <w:lang w:eastAsia="en-US"/>
        </w:rPr>
        <w:t>]</w:t>
      </w:r>
    </w:p>
    <w:p w14:paraId="02D171E9" w14:textId="77777777" w:rsidR="003949F1" w:rsidRPr="002C15F8" w:rsidRDefault="00BA1088" w:rsidP="003949F1">
      <w:pPr>
        <w:pStyle w:val="RefIDs"/>
        <w:rPr>
          <w:lang w:eastAsia="en-US"/>
        </w:rPr>
      </w:pPr>
      <w:r w:rsidRPr="00BA1088">
        <w:rPr>
          <w:lang w:eastAsia="en-US"/>
        </w:rPr>
        <w:t xml:space="preserve">[Covers: </w:t>
      </w:r>
      <w:r w:rsidR="00883E84">
        <w:rPr>
          <w:lang w:eastAsia="en-US"/>
        </w:rPr>
        <w:t>req-8552172-00904666</w:t>
      </w:r>
      <w:r w:rsidRPr="00BA1088">
        <w:rPr>
          <w:lang w:eastAsia="en-US"/>
        </w:rPr>
        <w:t>]</w:t>
      </w:r>
    </w:p>
    <w:p w14:paraId="380BA101"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12C8765"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14530AFB" w14:textId="77777777" w:rsidR="003949F1" w:rsidRDefault="003949F1" w:rsidP="003949F1">
      <w:pPr>
        <w:pStyle w:val="RefIDs"/>
        <w:rPr>
          <w:lang w:eastAsia="en-US"/>
        </w:rPr>
      </w:pPr>
      <w:r>
        <w:rPr>
          <w:lang w:eastAsia="en-US"/>
        </w:rPr>
        <w:t>[Covers: req-8552172-00528003]</w:t>
      </w:r>
    </w:p>
    <w:p w14:paraId="50D8F821" w14:textId="77777777" w:rsidR="003949F1" w:rsidRDefault="003949F1" w:rsidP="003949F1">
      <w:pPr>
        <w:pStyle w:val="RefIDs"/>
        <w:rPr>
          <w:lang w:eastAsia="en-US"/>
        </w:rPr>
      </w:pPr>
      <w:r>
        <w:rPr>
          <w:lang w:eastAsia="en-US"/>
        </w:rPr>
        <w:t>[Covers: req-8552172-00528002]</w:t>
      </w:r>
    </w:p>
    <w:p w14:paraId="2EB3E5A1" w14:textId="77777777" w:rsidR="003949F1" w:rsidRDefault="003949F1" w:rsidP="003949F1">
      <w:pPr>
        <w:pStyle w:val="RefIDs"/>
        <w:rPr>
          <w:lang w:eastAsia="en-US"/>
        </w:rPr>
      </w:pPr>
      <w:r>
        <w:rPr>
          <w:lang w:eastAsia="en-US"/>
        </w:rPr>
        <w:t>[Covers: req-8552172-00528006]</w:t>
      </w:r>
    </w:p>
    <w:p w14:paraId="467D0A95" w14:textId="77777777" w:rsidR="003949F1" w:rsidRDefault="003949F1" w:rsidP="003949F1">
      <w:pPr>
        <w:pStyle w:val="RefIDs"/>
        <w:rPr>
          <w:lang w:eastAsia="en-US"/>
        </w:rPr>
      </w:pPr>
      <w:r>
        <w:rPr>
          <w:lang w:eastAsia="en-US"/>
        </w:rPr>
        <w:t xml:space="preserve">[Covers: </w:t>
      </w:r>
      <w:r w:rsidRPr="00C136B3">
        <w:t>req-8552172-00527993</w:t>
      </w:r>
      <w:r>
        <w:t>]</w:t>
      </w:r>
    </w:p>
    <w:p w14:paraId="460BDFB4" w14:textId="77777777" w:rsidR="003949F1" w:rsidRDefault="003949F1" w:rsidP="003949F1">
      <w:pPr>
        <w:pStyle w:val="RefIDs"/>
        <w:rPr>
          <w:lang w:eastAsia="en-US"/>
        </w:rPr>
      </w:pPr>
      <w:r>
        <w:rPr>
          <w:lang w:eastAsia="en-US"/>
        </w:rPr>
        <w:t>[Covers: req-8552172-00527980]</w:t>
      </w:r>
    </w:p>
    <w:p w14:paraId="5B3236D4" w14:textId="5091D39B" w:rsidR="008B06F0" w:rsidRDefault="008B06F0" w:rsidP="00176D4E">
      <w:pPr>
        <w:pStyle w:val="RefIDs"/>
        <w:rPr>
          <w:lang w:eastAsia="en-US"/>
        </w:rPr>
      </w:pPr>
    </w:p>
    <w:p w14:paraId="5BAFF707" w14:textId="7194234B" w:rsidR="003D1C9A" w:rsidRPr="00F356F4" w:rsidRDefault="003D1C9A" w:rsidP="008B06F0">
      <w:pPr>
        <w:pStyle w:val="RefIDs"/>
        <w:rPr>
          <w:lang w:eastAsia="en-US"/>
        </w:rPr>
      </w:pPr>
    </w:p>
    <w:p w14:paraId="2E41FEA1" w14:textId="4A0603FB" w:rsidR="00C53D7E" w:rsidRDefault="00C53D7E">
      <w:pPr>
        <w:jc w:val="left"/>
        <w:rPr>
          <w:lang w:val="en-GB" w:eastAsia="en-US"/>
        </w:rPr>
      </w:pPr>
    </w:p>
    <w:p w14:paraId="0A25D36D" w14:textId="41382FE2" w:rsidR="00A61B10" w:rsidRDefault="006E4A0D" w:rsidP="00D10EB4">
      <w:pPr>
        <w:pStyle w:val="Heading3"/>
      </w:pPr>
      <w:r>
        <w:br w:type="column"/>
      </w:r>
      <w:bookmarkStart w:id="208" w:name="_Toc203383968"/>
      <w:r w:rsidR="00A61B10" w:rsidRPr="00D078D8">
        <w:lastRenderedPageBreak/>
        <w:t>R_</w:t>
      </w:r>
      <w:r w:rsidR="000F4E6D">
        <w:t>ProtoConv</w:t>
      </w:r>
      <w:r w:rsidR="00A61B10" w:rsidRPr="00D078D8">
        <w:t>_GetSendStatus</w:t>
      </w:r>
      <w:bookmarkEnd w:id="208"/>
    </w:p>
    <w:p w14:paraId="682CA834" w14:textId="0C5EDEA6" w:rsidR="00A61B10" w:rsidRPr="00251C23" w:rsidRDefault="00A61B10" w:rsidP="00BE5228">
      <w:pPr>
        <w:pStyle w:val="ReqID"/>
        <w:rPr>
          <w:lang w:val="en-US"/>
        </w:rPr>
      </w:pPr>
      <w:r w:rsidRPr="00696D29">
        <w:t>[</w:t>
      </w:r>
      <w:r w:rsidR="00CF5BF7">
        <w:t>Gen5GW</w:t>
      </w:r>
      <w:r w:rsidRPr="00696D29">
        <w:t>_</w:t>
      </w:r>
      <w:r w:rsidR="000F4E6D">
        <w:t>ProtoConv</w:t>
      </w:r>
      <w:r w:rsidRPr="00696D29">
        <w:t>_AD_C_</w:t>
      </w:r>
      <w:r>
        <w:t>10</w:t>
      </w:r>
      <w:r w:rsidRPr="00696D29">
        <w:t>_0</w:t>
      </w:r>
      <w:r w:rsidR="00AB3506">
        <w:t>09</w:t>
      </w:r>
      <w:r w:rsidRPr="00696D29">
        <w:t>]</w:t>
      </w:r>
    </w:p>
    <w:p w14:paraId="143DC828" w14:textId="7C7D2482" w:rsidR="00A61B10" w:rsidRPr="00A96F88" w:rsidRDefault="00A61B10"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28</w:t>
      </w:r>
      <w:r w:rsidR="009D560C">
        <w:rPr>
          <w:noProof/>
        </w:rPr>
        <w:fldChar w:fldCharType="end"/>
      </w:r>
      <w:r>
        <w:rPr>
          <w:noProof/>
        </w:rPr>
        <w:t>:</w:t>
      </w:r>
      <w:r>
        <w:t xml:space="preserve"> </w:t>
      </w:r>
      <w:r w:rsidRPr="00750B54">
        <w:t>R_</w:t>
      </w:r>
      <w:r w:rsidR="000F4E6D">
        <w:t>ProtoConv</w:t>
      </w:r>
      <w:r w:rsidRPr="00750B54">
        <w:t>_GetSendStatus</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7"/>
        <w:gridCol w:w="2165"/>
        <w:gridCol w:w="257"/>
        <w:gridCol w:w="544"/>
        <w:gridCol w:w="209"/>
        <w:gridCol w:w="514"/>
        <w:gridCol w:w="4275"/>
      </w:tblGrid>
      <w:tr w:rsidR="00A61B10" w:rsidRPr="0090063D" w14:paraId="438F5D77" w14:textId="77777777" w:rsidTr="00FA71CE">
        <w:trPr>
          <w:trHeight w:val="287"/>
        </w:trPr>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21346446" w14:textId="77777777" w:rsidR="00A61B10" w:rsidRPr="0090063D" w:rsidRDefault="00A61B10" w:rsidP="000D256D">
            <w:pPr>
              <w:jc w:val="left"/>
              <w:rPr>
                <w:rFonts w:cs="Arial"/>
                <w:szCs w:val="20"/>
              </w:rPr>
            </w:pPr>
            <w:r w:rsidRPr="0090063D">
              <w:rPr>
                <w:rFonts w:cs="Arial"/>
                <w:b/>
                <w:bCs/>
                <w:szCs w:val="20"/>
              </w:rPr>
              <w:t>Function Name</w:t>
            </w:r>
          </w:p>
        </w:tc>
        <w:tc>
          <w:tcPr>
            <w:tcW w:w="3969" w:type="pct"/>
            <w:gridSpan w:val="6"/>
            <w:tcBorders>
              <w:top w:val="single" w:sz="4" w:space="0" w:color="auto"/>
              <w:left w:val="single" w:sz="4" w:space="0" w:color="auto"/>
              <w:bottom w:val="single" w:sz="4" w:space="0" w:color="auto"/>
              <w:right w:val="single" w:sz="4" w:space="0" w:color="auto"/>
            </w:tcBorders>
          </w:tcPr>
          <w:p w14:paraId="71F79EAE" w14:textId="02101F71" w:rsidR="00A61B10" w:rsidRPr="0090063D" w:rsidRDefault="00A61B10" w:rsidP="00220AA3">
            <w:pPr>
              <w:jc w:val="left"/>
              <w:rPr>
                <w:rFonts w:cs="Arial"/>
                <w:szCs w:val="20"/>
              </w:rPr>
            </w:pPr>
            <w:r w:rsidRPr="0090063D">
              <w:rPr>
                <w:rFonts w:cs="Arial"/>
                <w:szCs w:val="20"/>
              </w:rPr>
              <w:t>R_</w:t>
            </w:r>
            <w:r w:rsidR="000F4E6D">
              <w:rPr>
                <w:rFonts w:cs="Arial"/>
                <w:szCs w:val="20"/>
              </w:rPr>
              <w:t>ProtoConv</w:t>
            </w:r>
            <w:r w:rsidRPr="0090063D">
              <w:rPr>
                <w:rFonts w:cs="Arial"/>
                <w:szCs w:val="20"/>
              </w:rPr>
              <w:t>_GetSendStatus</w:t>
            </w:r>
          </w:p>
        </w:tc>
      </w:tr>
      <w:tr w:rsidR="00A61B10" w:rsidRPr="0090063D" w14:paraId="23343A8E" w14:textId="77777777" w:rsidTr="00FA71CE">
        <w:trPr>
          <w:trHeight w:val="287"/>
        </w:trPr>
        <w:tc>
          <w:tcPr>
            <w:tcW w:w="1031" w:type="pct"/>
            <w:tcBorders>
              <w:top w:val="single" w:sz="4" w:space="0" w:color="auto"/>
              <w:left w:val="single" w:sz="4" w:space="0" w:color="auto"/>
              <w:bottom w:val="single" w:sz="4" w:space="0" w:color="auto"/>
              <w:right w:val="single" w:sz="4" w:space="0" w:color="auto"/>
            </w:tcBorders>
            <w:shd w:val="clear" w:color="auto" w:fill="D9D9D9"/>
          </w:tcPr>
          <w:p w14:paraId="6E017991" w14:textId="77777777" w:rsidR="00A61B10" w:rsidRPr="0090063D" w:rsidRDefault="00A61B10" w:rsidP="000D256D">
            <w:pPr>
              <w:jc w:val="left"/>
              <w:rPr>
                <w:rFonts w:eastAsia="Meiryo UI" w:cstheme="majorHAnsi"/>
                <w:szCs w:val="20"/>
                <w:lang w:val="en-GB"/>
              </w:rPr>
            </w:pPr>
            <w:r w:rsidRPr="0090063D">
              <w:rPr>
                <w:rFonts w:eastAsia="Meiryo UI" w:cstheme="majorHAnsi"/>
                <w:b/>
                <w:bCs/>
                <w:szCs w:val="20"/>
                <w:lang w:val="en-GB"/>
              </w:rPr>
              <w:t>ASIL Level</w:t>
            </w:r>
          </w:p>
        </w:tc>
        <w:tc>
          <w:tcPr>
            <w:tcW w:w="1207" w:type="pct"/>
            <w:gridSpan w:val="2"/>
            <w:tcBorders>
              <w:top w:val="single" w:sz="4" w:space="0" w:color="auto"/>
              <w:left w:val="single" w:sz="4" w:space="0" w:color="auto"/>
              <w:bottom w:val="single" w:sz="4" w:space="0" w:color="auto"/>
              <w:right w:val="single" w:sz="4" w:space="0" w:color="auto"/>
            </w:tcBorders>
          </w:tcPr>
          <w:p w14:paraId="49A199A0" w14:textId="77777777" w:rsidR="00A61B10" w:rsidRPr="0090063D" w:rsidRDefault="00A61B10" w:rsidP="00220AA3">
            <w:pPr>
              <w:jc w:val="left"/>
              <w:rPr>
                <w:rFonts w:eastAsia="Meiryo UI" w:cstheme="majorHAnsi"/>
                <w:szCs w:val="20"/>
                <w:lang w:val="en-GB"/>
              </w:rPr>
            </w:pPr>
            <w:r w:rsidRPr="0090063D">
              <w:rPr>
                <w:rFonts w:eastAsia="Meiryo UI" w:cstheme="majorHAnsi"/>
                <w:szCs w:val="20"/>
                <w:lang w:val="en-GB"/>
              </w:rPr>
              <w:t>ASIL D</w:t>
            </w:r>
          </w:p>
        </w:tc>
        <w:tc>
          <w:tcPr>
            <w:tcW w:w="375" w:type="pct"/>
            <w:gridSpan w:val="2"/>
            <w:tcBorders>
              <w:top w:val="single" w:sz="4" w:space="0" w:color="auto"/>
              <w:left w:val="single" w:sz="4" w:space="0" w:color="auto"/>
              <w:bottom w:val="single" w:sz="4" w:space="0" w:color="auto"/>
              <w:right w:val="single" w:sz="4" w:space="0" w:color="auto"/>
            </w:tcBorders>
            <w:shd w:val="pct20" w:color="auto" w:fill="auto"/>
          </w:tcPr>
          <w:p w14:paraId="578F62F8" w14:textId="77777777" w:rsidR="00A61B10" w:rsidRPr="0090063D" w:rsidRDefault="00A61B10" w:rsidP="00220AA3">
            <w:pPr>
              <w:jc w:val="left"/>
              <w:rPr>
                <w:rFonts w:eastAsia="Meiryo UI" w:cstheme="majorHAnsi"/>
                <w:b/>
                <w:szCs w:val="20"/>
                <w:lang w:val="en-GB"/>
              </w:rPr>
            </w:pPr>
            <w:r w:rsidRPr="0090063D">
              <w:rPr>
                <w:rFonts w:eastAsia="Meiryo UI" w:cstheme="majorHAnsi"/>
                <w:b/>
                <w:szCs w:val="20"/>
                <w:lang w:val="en-GB"/>
              </w:rPr>
              <w:t>Status</w:t>
            </w:r>
          </w:p>
        </w:tc>
        <w:tc>
          <w:tcPr>
            <w:tcW w:w="2387" w:type="pct"/>
            <w:gridSpan w:val="2"/>
            <w:tcBorders>
              <w:top w:val="single" w:sz="4" w:space="0" w:color="auto"/>
              <w:left w:val="single" w:sz="4" w:space="0" w:color="auto"/>
              <w:bottom w:val="single" w:sz="4" w:space="0" w:color="auto"/>
              <w:right w:val="single" w:sz="4" w:space="0" w:color="auto"/>
            </w:tcBorders>
          </w:tcPr>
          <w:p w14:paraId="32D4A7C0" w14:textId="77777777" w:rsidR="00A61B10" w:rsidRPr="0090063D" w:rsidRDefault="00A61B10" w:rsidP="00220AA3">
            <w:pPr>
              <w:jc w:val="left"/>
              <w:rPr>
                <w:rFonts w:eastAsia="Meiryo UI" w:cstheme="majorHAnsi"/>
                <w:szCs w:val="20"/>
                <w:lang w:val="en-GB"/>
              </w:rPr>
            </w:pPr>
            <w:r w:rsidRPr="0090063D">
              <w:rPr>
                <w:rFonts w:eastAsia="Meiryo UI" w:cstheme="majorHAnsi"/>
                <w:szCs w:val="20"/>
                <w:lang w:val="en-GB"/>
              </w:rPr>
              <w:t>New</w:t>
            </w:r>
          </w:p>
        </w:tc>
      </w:tr>
      <w:tr w:rsidR="00A61B10" w:rsidRPr="0090063D" w14:paraId="2D229D29"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25B73034" w14:textId="77777777" w:rsidR="00A61B10" w:rsidRPr="0090063D" w:rsidRDefault="00A61B10" w:rsidP="000D256D">
            <w:pPr>
              <w:jc w:val="left"/>
              <w:rPr>
                <w:rFonts w:cs="Arial"/>
                <w:b/>
                <w:bCs/>
                <w:szCs w:val="20"/>
              </w:rPr>
            </w:pPr>
            <w:r w:rsidRPr="0090063D">
              <w:rPr>
                <w:rFonts w:cs="Arial"/>
                <w:b/>
                <w:bCs/>
                <w:szCs w:val="20"/>
              </w:rPr>
              <w:t>Syntax</w:t>
            </w:r>
          </w:p>
        </w:tc>
        <w:tc>
          <w:tcPr>
            <w:tcW w:w="3969" w:type="pct"/>
            <w:gridSpan w:val="6"/>
            <w:tcBorders>
              <w:top w:val="single" w:sz="4" w:space="0" w:color="auto"/>
              <w:left w:val="single" w:sz="4" w:space="0" w:color="auto"/>
              <w:bottom w:val="single" w:sz="4" w:space="0" w:color="auto"/>
              <w:right w:val="single" w:sz="4" w:space="0" w:color="auto"/>
            </w:tcBorders>
          </w:tcPr>
          <w:p w14:paraId="7FC113D4" w14:textId="0284B1D3" w:rsidR="00A61B10" w:rsidRPr="0090063D" w:rsidRDefault="00A61B10" w:rsidP="00220AA3">
            <w:pPr>
              <w:jc w:val="left"/>
              <w:rPr>
                <w:rFonts w:cs="Arial"/>
                <w:szCs w:val="20"/>
              </w:rPr>
            </w:pPr>
            <w:r w:rsidRPr="00DB7A19">
              <w:t>Std_ReturnType</w:t>
            </w:r>
            <w:r w:rsidRPr="0090063D">
              <w:rPr>
                <w:rFonts w:cs="Arial"/>
                <w:szCs w:val="20"/>
              </w:rPr>
              <w:t xml:space="preserve"> R_</w:t>
            </w:r>
            <w:r w:rsidR="000F4E6D">
              <w:rPr>
                <w:rFonts w:cs="Arial"/>
                <w:szCs w:val="20"/>
              </w:rPr>
              <w:t>ProtoConv</w:t>
            </w:r>
            <w:r w:rsidRPr="0090063D">
              <w:rPr>
                <w:rFonts w:cs="Arial"/>
                <w:szCs w:val="20"/>
              </w:rPr>
              <w:t>_GetSendStatus(uint32 *pStatus)</w:t>
            </w:r>
          </w:p>
        </w:tc>
      </w:tr>
      <w:tr w:rsidR="00A61B10" w:rsidRPr="0090063D" w14:paraId="263033B9"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23F3EC29" w14:textId="77777777" w:rsidR="00A61B10" w:rsidRPr="0090063D" w:rsidRDefault="00A61B10" w:rsidP="000D256D">
            <w:pPr>
              <w:jc w:val="left"/>
              <w:rPr>
                <w:rFonts w:cs="Arial"/>
                <w:b/>
                <w:bCs/>
                <w:szCs w:val="20"/>
              </w:rPr>
            </w:pPr>
            <w:r w:rsidRPr="0090063D">
              <w:rPr>
                <w:rFonts w:cs="Arial"/>
                <w:b/>
                <w:bCs/>
                <w:szCs w:val="20"/>
              </w:rPr>
              <w:t>Sync/Async</w:t>
            </w:r>
          </w:p>
        </w:tc>
        <w:tc>
          <w:tcPr>
            <w:tcW w:w="3969" w:type="pct"/>
            <w:gridSpan w:val="6"/>
            <w:tcBorders>
              <w:top w:val="single" w:sz="4" w:space="0" w:color="auto"/>
              <w:left w:val="single" w:sz="4" w:space="0" w:color="auto"/>
              <w:bottom w:val="single" w:sz="4" w:space="0" w:color="auto"/>
              <w:right w:val="single" w:sz="4" w:space="0" w:color="auto"/>
            </w:tcBorders>
          </w:tcPr>
          <w:p w14:paraId="5FB7B88F" w14:textId="77777777" w:rsidR="00A61B10" w:rsidRPr="0090063D" w:rsidRDefault="00A61B10" w:rsidP="00220AA3">
            <w:pPr>
              <w:jc w:val="left"/>
              <w:rPr>
                <w:rFonts w:cs="Arial"/>
                <w:szCs w:val="20"/>
              </w:rPr>
            </w:pPr>
            <w:r w:rsidRPr="0090063D">
              <w:rPr>
                <w:rFonts w:cs="Arial"/>
                <w:szCs w:val="20"/>
              </w:rPr>
              <w:t>Synchronous</w:t>
            </w:r>
          </w:p>
        </w:tc>
      </w:tr>
      <w:tr w:rsidR="00A61B10" w:rsidRPr="0090063D" w14:paraId="46BD007B" w14:textId="77777777" w:rsidTr="00FA71CE">
        <w:trPr>
          <w:trHeight w:val="170"/>
        </w:trPr>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223CF7A8" w14:textId="77777777" w:rsidR="00A61B10" w:rsidRPr="0090063D" w:rsidRDefault="00A61B10" w:rsidP="000D256D">
            <w:pPr>
              <w:jc w:val="left"/>
              <w:rPr>
                <w:rFonts w:cs="Arial"/>
                <w:b/>
                <w:bCs/>
                <w:szCs w:val="20"/>
              </w:rPr>
            </w:pPr>
            <w:r w:rsidRPr="0090063D">
              <w:rPr>
                <w:rFonts w:cs="Arial"/>
                <w:b/>
                <w:bCs/>
                <w:szCs w:val="20"/>
              </w:rPr>
              <w:t>Reentrancy</w:t>
            </w:r>
          </w:p>
        </w:tc>
        <w:tc>
          <w:tcPr>
            <w:tcW w:w="3969" w:type="pct"/>
            <w:gridSpan w:val="6"/>
            <w:tcBorders>
              <w:top w:val="single" w:sz="4" w:space="0" w:color="auto"/>
              <w:left w:val="single" w:sz="4" w:space="0" w:color="auto"/>
              <w:bottom w:val="single" w:sz="4" w:space="0" w:color="auto"/>
              <w:right w:val="single" w:sz="4" w:space="0" w:color="auto"/>
            </w:tcBorders>
          </w:tcPr>
          <w:p w14:paraId="17F5AB65" w14:textId="77777777" w:rsidR="00A61B10" w:rsidRPr="0090063D" w:rsidRDefault="00A61B10" w:rsidP="00220AA3">
            <w:pPr>
              <w:jc w:val="left"/>
              <w:rPr>
                <w:rFonts w:eastAsia="Meiryo UI" w:cstheme="majorHAnsi"/>
                <w:szCs w:val="20"/>
                <w:lang w:val="en-GB"/>
              </w:rPr>
            </w:pPr>
            <w:r w:rsidRPr="0090063D">
              <w:rPr>
                <w:rFonts w:cs="Arial"/>
                <w:szCs w:val="20"/>
              </w:rPr>
              <w:t>Non-Reentrant</w:t>
            </w:r>
          </w:p>
        </w:tc>
      </w:tr>
      <w:tr w:rsidR="00A61B10" w:rsidRPr="0090063D" w14:paraId="5FDBEC0E" w14:textId="77777777" w:rsidTr="00FA71CE">
        <w:trPr>
          <w:trHeight w:val="170"/>
        </w:trPr>
        <w:tc>
          <w:tcPr>
            <w:tcW w:w="1031" w:type="pct"/>
            <w:tcBorders>
              <w:top w:val="single" w:sz="4" w:space="0" w:color="auto"/>
              <w:left w:val="single" w:sz="4" w:space="0" w:color="auto"/>
              <w:bottom w:val="single" w:sz="4" w:space="0" w:color="auto"/>
              <w:right w:val="single" w:sz="4" w:space="0" w:color="auto"/>
            </w:tcBorders>
            <w:shd w:val="clear" w:color="auto" w:fill="D9D9D9"/>
          </w:tcPr>
          <w:p w14:paraId="5BC850C3" w14:textId="77777777" w:rsidR="00A61B10" w:rsidRPr="0090063D" w:rsidRDefault="00A61B10" w:rsidP="000D256D">
            <w:pPr>
              <w:jc w:val="left"/>
              <w:rPr>
                <w:rFonts w:cs="Arial"/>
                <w:b/>
                <w:bCs/>
                <w:szCs w:val="20"/>
              </w:rPr>
            </w:pPr>
            <w:r w:rsidRPr="0090063D">
              <w:rPr>
                <w:rFonts w:cs="Arial"/>
                <w:b/>
                <w:bCs/>
                <w:szCs w:val="20"/>
              </w:rPr>
              <w:t>Interrupt State</w:t>
            </w:r>
          </w:p>
        </w:tc>
        <w:tc>
          <w:tcPr>
            <w:tcW w:w="3969" w:type="pct"/>
            <w:gridSpan w:val="6"/>
            <w:tcBorders>
              <w:top w:val="single" w:sz="4" w:space="0" w:color="auto"/>
              <w:left w:val="single" w:sz="4" w:space="0" w:color="auto"/>
              <w:bottom w:val="single" w:sz="4" w:space="0" w:color="auto"/>
              <w:right w:val="single" w:sz="4" w:space="0" w:color="auto"/>
            </w:tcBorders>
          </w:tcPr>
          <w:p w14:paraId="2ECF4021" w14:textId="77777777" w:rsidR="00A61B10" w:rsidRPr="0090063D" w:rsidRDefault="00A61B10" w:rsidP="00220AA3">
            <w:pPr>
              <w:jc w:val="left"/>
              <w:rPr>
                <w:rFonts w:eastAsia="Meiryo UI" w:cstheme="majorHAnsi"/>
                <w:szCs w:val="20"/>
                <w:lang w:val="en-GB"/>
              </w:rPr>
            </w:pPr>
            <w:r w:rsidRPr="0090063D">
              <w:rPr>
                <w:rFonts w:cs="Arial"/>
              </w:rPr>
              <w:t>Runs in the interrupt enable state</w:t>
            </w:r>
          </w:p>
        </w:tc>
      </w:tr>
      <w:tr w:rsidR="00A61B10" w:rsidRPr="0090063D" w14:paraId="35D78E53" w14:textId="77777777" w:rsidTr="00FA71CE">
        <w:tc>
          <w:tcPr>
            <w:tcW w:w="1031" w:type="pct"/>
            <w:tcBorders>
              <w:top w:val="single" w:sz="4" w:space="0" w:color="auto"/>
              <w:left w:val="single" w:sz="4" w:space="0" w:color="auto"/>
              <w:right w:val="single" w:sz="4" w:space="0" w:color="auto"/>
            </w:tcBorders>
            <w:shd w:val="clear" w:color="auto" w:fill="D9D9D9"/>
            <w:hideMark/>
          </w:tcPr>
          <w:p w14:paraId="12FBCC86" w14:textId="77777777" w:rsidR="00A61B10" w:rsidRPr="0090063D" w:rsidRDefault="00A61B10" w:rsidP="000D256D">
            <w:pPr>
              <w:jc w:val="left"/>
              <w:rPr>
                <w:rFonts w:eastAsia="Meiryo UI" w:cstheme="majorHAnsi"/>
                <w:b/>
                <w:bCs/>
                <w:szCs w:val="20"/>
                <w:lang w:val="en-GB"/>
              </w:rPr>
            </w:pPr>
            <w:r w:rsidRPr="0090063D">
              <w:rPr>
                <w:rFonts w:eastAsia="Meiryo UI" w:cstheme="majorHAnsi"/>
                <w:b/>
                <w:bCs/>
                <w:szCs w:val="20"/>
                <w:lang w:val="en-GB"/>
              </w:rPr>
              <w:t>Parameters (In)</w:t>
            </w:r>
          </w:p>
        </w:tc>
        <w:tc>
          <w:tcPr>
            <w:tcW w:w="1079" w:type="pct"/>
            <w:tcBorders>
              <w:top w:val="single" w:sz="4" w:space="0" w:color="auto"/>
              <w:left w:val="single" w:sz="4" w:space="0" w:color="auto"/>
              <w:right w:val="single" w:sz="4" w:space="0" w:color="auto"/>
            </w:tcBorders>
          </w:tcPr>
          <w:p w14:paraId="60E1F8AF" w14:textId="77777777" w:rsidR="00A61B10" w:rsidRPr="0090063D" w:rsidRDefault="00A61B10" w:rsidP="00220AA3">
            <w:pPr>
              <w:jc w:val="left"/>
              <w:rPr>
                <w:rFonts w:cs="Arial"/>
                <w:szCs w:val="20"/>
              </w:rPr>
            </w:pPr>
            <w:r w:rsidRPr="0090063D">
              <w:rPr>
                <w:rFonts w:cs="Arial"/>
                <w:szCs w:val="20"/>
              </w:rPr>
              <w:t>N/A</w:t>
            </w:r>
          </w:p>
        </w:tc>
        <w:tc>
          <w:tcPr>
            <w:tcW w:w="2890" w:type="pct"/>
            <w:gridSpan w:val="5"/>
            <w:tcBorders>
              <w:top w:val="single" w:sz="4" w:space="0" w:color="auto"/>
              <w:left w:val="single" w:sz="4" w:space="0" w:color="auto"/>
              <w:bottom w:val="single" w:sz="4" w:space="0" w:color="auto"/>
              <w:right w:val="single" w:sz="4" w:space="0" w:color="auto"/>
            </w:tcBorders>
            <w:vAlign w:val="center"/>
          </w:tcPr>
          <w:p w14:paraId="580E40C4" w14:textId="77777777" w:rsidR="00A61B10" w:rsidRPr="0090063D" w:rsidRDefault="00A61B10" w:rsidP="00220AA3">
            <w:pPr>
              <w:jc w:val="left"/>
              <w:rPr>
                <w:rFonts w:cs="Arial"/>
                <w:szCs w:val="20"/>
                <w:lang w:val="en-GB"/>
              </w:rPr>
            </w:pPr>
            <w:r w:rsidRPr="0090063D">
              <w:rPr>
                <w:rFonts w:cs="Arial"/>
                <w:szCs w:val="20"/>
                <w:lang w:val="en-GB"/>
              </w:rPr>
              <w:t>-</w:t>
            </w:r>
          </w:p>
        </w:tc>
      </w:tr>
      <w:tr w:rsidR="00A61B10" w:rsidRPr="0090063D" w14:paraId="1EC2CE11"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31F2F630" w14:textId="77777777" w:rsidR="00A61B10" w:rsidRPr="0090063D" w:rsidRDefault="00A61B10" w:rsidP="000D256D">
            <w:pPr>
              <w:jc w:val="left"/>
              <w:rPr>
                <w:rFonts w:eastAsia="Meiryo UI" w:cstheme="majorHAnsi"/>
                <w:b/>
                <w:bCs/>
                <w:szCs w:val="20"/>
                <w:lang w:val="en-GB"/>
              </w:rPr>
            </w:pPr>
            <w:r w:rsidRPr="0090063D">
              <w:rPr>
                <w:rFonts w:eastAsia="Meiryo UI" w:cstheme="majorHAnsi"/>
                <w:b/>
                <w:bCs/>
                <w:szCs w:val="20"/>
                <w:lang w:val="en-GB"/>
              </w:rPr>
              <w:t>Parameters (In-Out)</w:t>
            </w:r>
          </w:p>
        </w:tc>
        <w:tc>
          <w:tcPr>
            <w:tcW w:w="1079" w:type="pct"/>
            <w:tcBorders>
              <w:top w:val="single" w:sz="4" w:space="0" w:color="auto"/>
              <w:left w:val="single" w:sz="4" w:space="0" w:color="auto"/>
              <w:bottom w:val="single" w:sz="4" w:space="0" w:color="auto"/>
              <w:right w:val="single" w:sz="4" w:space="0" w:color="auto"/>
            </w:tcBorders>
          </w:tcPr>
          <w:p w14:paraId="50DB5678" w14:textId="77777777" w:rsidR="00A61B10" w:rsidRPr="0090063D" w:rsidRDefault="00A61B10" w:rsidP="00220AA3">
            <w:pPr>
              <w:jc w:val="left"/>
              <w:rPr>
                <w:rFonts w:eastAsia="Meiryo UI" w:cstheme="majorHAnsi"/>
                <w:szCs w:val="20"/>
                <w:lang w:val="en-GB"/>
              </w:rPr>
            </w:pPr>
            <w:r w:rsidRPr="0090063D">
              <w:rPr>
                <w:rFonts w:cs="Arial"/>
                <w:szCs w:val="20"/>
              </w:rPr>
              <w:t>N/A</w:t>
            </w:r>
          </w:p>
        </w:tc>
        <w:tc>
          <w:tcPr>
            <w:tcW w:w="2890" w:type="pct"/>
            <w:gridSpan w:val="5"/>
            <w:tcBorders>
              <w:top w:val="single" w:sz="4" w:space="0" w:color="auto"/>
              <w:left w:val="single" w:sz="4" w:space="0" w:color="auto"/>
              <w:bottom w:val="single" w:sz="4" w:space="0" w:color="auto"/>
              <w:right w:val="single" w:sz="4" w:space="0" w:color="auto"/>
            </w:tcBorders>
          </w:tcPr>
          <w:p w14:paraId="09911AEE" w14:textId="77777777" w:rsidR="00A61B10" w:rsidRPr="0090063D" w:rsidRDefault="00A61B10" w:rsidP="00220AA3">
            <w:pPr>
              <w:jc w:val="left"/>
              <w:rPr>
                <w:rFonts w:eastAsia="Meiryo UI" w:cstheme="majorHAnsi"/>
                <w:szCs w:val="20"/>
                <w:lang w:val="en-GB"/>
              </w:rPr>
            </w:pPr>
            <w:r w:rsidRPr="0090063D">
              <w:rPr>
                <w:rFonts w:cs="Arial"/>
                <w:szCs w:val="20"/>
                <w:lang w:val="en-GB"/>
              </w:rPr>
              <w:t>-</w:t>
            </w:r>
          </w:p>
        </w:tc>
      </w:tr>
      <w:tr w:rsidR="00A61B10" w:rsidRPr="0090063D" w14:paraId="6F549968" w14:textId="77777777" w:rsidTr="00FA71CE">
        <w:tc>
          <w:tcPr>
            <w:tcW w:w="1031" w:type="pct"/>
            <w:vMerge w:val="restart"/>
            <w:tcBorders>
              <w:top w:val="single" w:sz="4" w:space="0" w:color="auto"/>
              <w:left w:val="single" w:sz="4" w:space="0" w:color="auto"/>
              <w:right w:val="single" w:sz="4" w:space="0" w:color="auto"/>
            </w:tcBorders>
            <w:shd w:val="clear" w:color="auto" w:fill="D9D9D9"/>
            <w:hideMark/>
          </w:tcPr>
          <w:p w14:paraId="32681F18" w14:textId="77777777" w:rsidR="00A61B10" w:rsidRPr="0090063D" w:rsidRDefault="00A61B10" w:rsidP="000D256D">
            <w:pPr>
              <w:jc w:val="left"/>
              <w:rPr>
                <w:rFonts w:eastAsia="Meiryo UI" w:cstheme="majorHAnsi"/>
                <w:b/>
                <w:bCs/>
                <w:szCs w:val="20"/>
                <w:lang w:val="en-GB"/>
              </w:rPr>
            </w:pPr>
            <w:r w:rsidRPr="0090063D">
              <w:rPr>
                <w:rFonts w:eastAsia="Meiryo UI" w:cstheme="majorHAnsi"/>
                <w:b/>
                <w:bCs/>
                <w:szCs w:val="20"/>
                <w:lang w:val="en-GB"/>
              </w:rPr>
              <w:t>Parameters (Out)</w:t>
            </w:r>
          </w:p>
        </w:tc>
        <w:tc>
          <w:tcPr>
            <w:tcW w:w="1079" w:type="pct"/>
            <w:vMerge w:val="restart"/>
            <w:tcBorders>
              <w:top w:val="single" w:sz="4" w:space="0" w:color="auto"/>
              <w:left w:val="single" w:sz="4" w:space="0" w:color="auto"/>
              <w:right w:val="single" w:sz="4" w:space="0" w:color="auto"/>
            </w:tcBorders>
          </w:tcPr>
          <w:p w14:paraId="5F7DA90B" w14:textId="77777777" w:rsidR="00A61B10" w:rsidRPr="0090063D" w:rsidRDefault="00A61B10" w:rsidP="00220AA3">
            <w:pPr>
              <w:jc w:val="left"/>
              <w:rPr>
                <w:rFonts w:eastAsia="Meiryo UI" w:cstheme="majorHAnsi"/>
                <w:szCs w:val="20"/>
                <w:lang w:val="en-GB"/>
              </w:rPr>
            </w:pPr>
            <w:r w:rsidRPr="0090063D">
              <w:rPr>
                <w:rFonts w:cs="Arial"/>
                <w:szCs w:val="20"/>
              </w:rPr>
              <w:t>uint32 *pStatus</w:t>
            </w:r>
          </w:p>
        </w:tc>
        <w:tc>
          <w:tcPr>
            <w:tcW w:w="2890" w:type="pct"/>
            <w:gridSpan w:val="5"/>
            <w:tcBorders>
              <w:top w:val="single" w:sz="4" w:space="0" w:color="auto"/>
              <w:left w:val="single" w:sz="4" w:space="0" w:color="auto"/>
              <w:bottom w:val="single" w:sz="4" w:space="0" w:color="auto"/>
              <w:right w:val="single" w:sz="4" w:space="0" w:color="auto"/>
            </w:tcBorders>
          </w:tcPr>
          <w:p w14:paraId="72CAF637" w14:textId="657371EC" w:rsidR="00A61B10" w:rsidRPr="0090063D" w:rsidRDefault="00A61B10" w:rsidP="00220AA3">
            <w:pPr>
              <w:jc w:val="left"/>
              <w:rPr>
                <w:rFonts w:eastAsia="Meiryo UI" w:cstheme="majorHAnsi"/>
                <w:szCs w:val="20"/>
                <w:lang w:val="en-GB"/>
              </w:rPr>
            </w:pPr>
            <w:r w:rsidRPr="0090063D">
              <w:rPr>
                <w:rFonts w:eastAsia="Meiryo UI" w:cstheme="majorHAnsi"/>
                <w:szCs w:val="20"/>
                <w:lang w:val="en-GB"/>
              </w:rPr>
              <w:t>Pointer to store packet transmission suppression setting information</w:t>
            </w:r>
          </w:p>
        </w:tc>
      </w:tr>
      <w:tr w:rsidR="00A61B10" w:rsidRPr="0090063D" w14:paraId="421B63FE" w14:textId="77777777" w:rsidTr="00FA71CE">
        <w:tc>
          <w:tcPr>
            <w:tcW w:w="1031" w:type="pct"/>
            <w:vMerge/>
            <w:tcBorders>
              <w:left w:val="single" w:sz="4" w:space="0" w:color="auto"/>
              <w:bottom w:val="single" w:sz="4" w:space="0" w:color="auto"/>
              <w:right w:val="single" w:sz="4" w:space="0" w:color="auto"/>
            </w:tcBorders>
            <w:shd w:val="clear" w:color="auto" w:fill="D9D9D9"/>
          </w:tcPr>
          <w:p w14:paraId="1B8E2DAF" w14:textId="77777777" w:rsidR="00A61B10" w:rsidRPr="0090063D" w:rsidRDefault="00A61B10" w:rsidP="00220AA3">
            <w:pPr>
              <w:jc w:val="left"/>
              <w:rPr>
                <w:rFonts w:eastAsia="Meiryo UI" w:cstheme="majorHAnsi"/>
                <w:b/>
                <w:bCs/>
                <w:szCs w:val="20"/>
                <w:lang w:val="en-GB"/>
              </w:rPr>
            </w:pPr>
          </w:p>
        </w:tc>
        <w:tc>
          <w:tcPr>
            <w:tcW w:w="1079" w:type="pct"/>
            <w:vMerge/>
            <w:tcBorders>
              <w:left w:val="single" w:sz="4" w:space="0" w:color="auto"/>
              <w:bottom w:val="single" w:sz="4" w:space="0" w:color="auto"/>
              <w:right w:val="single" w:sz="4" w:space="0" w:color="auto"/>
            </w:tcBorders>
          </w:tcPr>
          <w:p w14:paraId="387B52A4" w14:textId="77777777" w:rsidR="00A61B10" w:rsidRPr="0090063D" w:rsidRDefault="00A61B10" w:rsidP="00220AA3">
            <w:pPr>
              <w:jc w:val="left"/>
              <w:rPr>
                <w:rFonts w:cs="Arial"/>
                <w:szCs w:val="20"/>
              </w:rPr>
            </w:pPr>
          </w:p>
        </w:tc>
        <w:tc>
          <w:tcPr>
            <w:tcW w:w="399"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1E1CAA" w14:textId="77777777" w:rsidR="00A61B10" w:rsidRPr="0090063D" w:rsidRDefault="00A61B10" w:rsidP="00220AA3">
            <w:pPr>
              <w:jc w:val="left"/>
              <w:rPr>
                <w:rFonts w:cs="Arial"/>
                <w:b/>
                <w:szCs w:val="20"/>
                <w:lang w:val="en-GB"/>
              </w:rPr>
            </w:pPr>
            <w:r w:rsidRPr="0090063D">
              <w:rPr>
                <w:rFonts w:cs="Arial"/>
                <w:b/>
                <w:szCs w:val="20"/>
                <w:lang w:val="en-GB"/>
              </w:rPr>
              <w:t>Range</w:t>
            </w:r>
          </w:p>
        </w:tc>
        <w:tc>
          <w:tcPr>
            <w:tcW w:w="2491" w:type="pct"/>
            <w:gridSpan w:val="3"/>
            <w:tcBorders>
              <w:top w:val="single" w:sz="4" w:space="0" w:color="auto"/>
              <w:left w:val="single" w:sz="4" w:space="0" w:color="auto"/>
              <w:bottom w:val="single" w:sz="4" w:space="0" w:color="auto"/>
              <w:right w:val="single" w:sz="4" w:space="0" w:color="auto"/>
            </w:tcBorders>
          </w:tcPr>
          <w:p w14:paraId="143EA3B7" w14:textId="1E7663CB" w:rsidR="00A61B10" w:rsidRPr="0090063D" w:rsidRDefault="00A61B10" w:rsidP="00220AA3">
            <w:pPr>
              <w:jc w:val="left"/>
              <w:rPr>
                <w:rFonts w:cs="Arial"/>
                <w:szCs w:val="20"/>
                <w:lang w:val="en-GB"/>
              </w:rPr>
            </w:pPr>
            <w:r w:rsidRPr="0090063D">
              <w:rPr>
                <w:rFonts w:cs="Arial"/>
                <w:szCs w:val="20"/>
                <w:lang w:val="en-GB"/>
              </w:rPr>
              <w:t xml:space="preserve">Not </w:t>
            </w:r>
            <w:r w:rsidR="001D57BD">
              <w:rPr>
                <w:rFonts w:cs="Arial"/>
                <w:szCs w:val="20"/>
                <w:lang w:val="en-GB"/>
              </w:rPr>
              <w:t>NULL_PTR</w:t>
            </w:r>
          </w:p>
        </w:tc>
      </w:tr>
      <w:tr w:rsidR="00A61B10" w:rsidRPr="0090063D" w14:paraId="298EDB8B"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tcPr>
          <w:p w14:paraId="2FD7F02D" w14:textId="77777777" w:rsidR="00A61B10" w:rsidRPr="0090063D" w:rsidRDefault="00A61B10" w:rsidP="000D256D">
            <w:pPr>
              <w:jc w:val="left"/>
              <w:rPr>
                <w:rFonts w:eastAsia="Meiryo UI" w:cstheme="majorHAnsi"/>
                <w:b/>
                <w:bCs/>
                <w:szCs w:val="20"/>
                <w:lang w:val="en-GB"/>
              </w:rPr>
            </w:pPr>
            <w:r w:rsidRPr="0090063D">
              <w:rPr>
                <w:rFonts w:eastAsia="Meiryo UI" w:cstheme="majorHAnsi"/>
                <w:b/>
                <w:bCs/>
                <w:szCs w:val="20"/>
                <w:lang w:val="en-GB"/>
              </w:rPr>
              <w:t>Return Value</w:t>
            </w:r>
          </w:p>
        </w:tc>
        <w:tc>
          <w:tcPr>
            <w:tcW w:w="1079" w:type="pct"/>
            <w:tcBorders>
              <w:top w:val="single" w:sz="4" w:space="0" w:color="auto"/>
              <w:left w:val="single" w:sz="4" w:space="0" w:color="auto"/>
              <w:bottom w:val="single" w:sz="4" w:space="0" w:color="auto"/>
              <w:right w:val="single" w:sz="4" w:space="0" w:color="auto"/>
            </w:tcBorders>
          </w:tcPr>
          <w:p w14:paraId="0A25AD37" w14:textId="77777777" w:rsidR="00A61B10" w:rsidRPr="0090063D" w:rsidRDefault="00A61B10" w:rsidP="00220AA3">
            <w:pPr>
              <w:jc w:val="left"/>
              <w:rPr>
                <w:rFonts w:cs="Arial"/>
                <w:szCs w:val="20"/>
              </w:rPr>
            </w:pPr>
            <w:r w:rsidRPr="00DB7A19">
              <w:t>Std_ReturnType</w:t>
            </w:r>
          </w:p>
        </w:tc>
        <w:tc>
          <w:tcPr>
            <w:tcW w:w="2890" w:type="pct"/>
            <w:gridSpan w:val="5"/>
            <w:tcBorders>
              <w:top w:val="single" w:sz="4" w:space="0" w:color="auto"/>
              <w:left w:val="single" w:sz="4" w:space="0" w:color="auto"/>
              <w:bottom w:val="single" w:sz="4" w:space="0" w:color="auto"/>
              <w:right w:val="single" w:sz="4" w:space="0" w:color="auto"/>
            </w:tcBorders>
          </w:tcPr>
          <w:p w14:paraId="6272D9AA" w14:textId="77777777" w:rsidR="00A61B10" w:rsidRDefault="00A61B10" w:rsidP="00220AA3">
            <w:pPr>
              <w:jc w:val="left"/>
              <w:rPr>
                <w:rFonts w:cs="Arial"/>
                <w:szCs w:val="20"/>
                <w:lang w:val="en-GB"/>
              </w:rPr>
            </w:pPr>
            <w:r w:rsidRPr="0090063D">
              <w:t>E_OK</w:t>
            </w:r>
          </w:p>
          <w:p w14:paraId="6B1541EC" w14:textId="77777777" w:rsidR="00A61B10" w:rsidRPr="0090063D" w:rsidRDefault="00A61B10" w:rsidP="00220AA3">
            <w:pPr>
              <w:jc w:val="left"/>
              <w:rPr>
                <w:rFonts w:cs="Arial"/>
                <w:szCs w:val="20"/>
                <w:lang w:val="en-GB"/>
              </w:rPr>
            </w:pPr>
            <w:r>
              <w:rPr>
                <w:rFonts w:cs="Arial"/>
                <w:szCs w:val="20"/>
                <w:lang w:val="en-GB"/>
              </w:rPr>
              <w:t>E_NOT_OK</w:t>
            </w:r>
          </w:p>
        </w:tc>
      </w:tr>
      <w:tr w:rsidR="00A61B10" w:rsidRPr="0090063D" w14:paraId="00AC72DC"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6889310B" w14:textId="77777777" w:rsidR="00A61B10" w:rsidRPr="0090063D" w:rsidRDefault="00A61B10" w:rsidP="000D256D">
            <w:pPr>
              <w:jc w:val="left"/>
              <w:rPr>
                <w:rFonts w:eastAsia="Meiryo UI" w:cstheme="majorHAnsi"/>
                <w:b/>
                <w:bCs/>
                <w:szCs w:val="20"/>
                <w:lang w:val="en-GB"/>
              </w:rPr>
            </w:pPr>
            <w:r w:rsidRPr="0090063D">
              <w:rPr>
                <w:rFonts w:cs="Arial"/>
                <w:b/>
                <w:bCs/>
                <w:szCs w:val="20"/>
              </w:rPr>
              <w:t>Description</w:t>
            </w:r>
          </w:p>
        </w:tc>
        <w:tc>
          <w:tcPr>
            <w:tcW w:w="3969" w:type="pct"/>
            <w:gridSpan w:val="6"/>
            <w:tcBorders>
              <w:top w:val="single" w:sz="4" w:space="0" w:color="auto"/>
              <w:left w:val="single" w:sz="4" w:space="0" w:color="auto"/>
              <w:bottom w:val="single" w:sz="4" w:space="0" w:color="auto"/>
            </w:tcBorders>
          </w:tcPr>
          <w:p w14:paraId="722B731F" w14:textId="5293856F" w:rsidR="00A61B10" w:rsidRPr="0007522C" w:rsidRDefault="00773611" w:rsidP="00220AA3">
            <w:pPr>
              <w:pStyle w:val="ReqText0"/>
              <w:jc w:val="left"/>
            </w:pPr>
            <w:r>
              <w:t xml:space="preserve">If </w:t>
            </w:r>
            <w:r w:rsidR="00A61B10" w:rsidRPr="0090063D">
              <w:t>R_</w:t>
            </w:r>
            <w:r w:rsidR="000F4E6D">
              <w:t>ProtoConv</w:t>
            </w:r>
            <w:r w:rsidR="00A61B10" w:rsidRPr="0090063D">
              <w:t xml:space="preserve">_Init() </w:t>
            </w:r>
            <w:r>
              <w:t>is</w:t>
            </w:r>
            <w:r w:rsidR="00A61B10" w:rsidRPr="0090063D">
              <w:t xml:space="preserve"> not executed, returns </w:t>
            </w:r>
            <w:r w:rsidR="00A61B10" w:rsidRPr="006F260B">
              <w:rPr>
                <w:rFonts w:hint="eastAsia"/>
                <w:szCs w:val="20"/>
              </w:rPr>
              <w:t>E_</w:t>
            </w:r>
            <w:r w:rsidR="00A61B10" w:rsidRPr="006F260B">
              <w:rPr>
                <w:szCs w:val="20"/>
              </w:rPr>
              <w:t>NOT_</w:t>
            </w:r>
            <w:r w:rsidR="00A61B10" w:rsidRPr="006F260B">
              <w:rPr>
                <w:rFonts w:hint="eastAsia"/>
                <w:szCs w:val="20"/>
              </w:rPr>
              <w:t>OK</w:t>
            </w:r>
            <w:r w:rsidR="00A61B10" w:rsidRPr="006F260B">
              <w:rPr>
                <w:szCs w:val="20"/>
              </w:rPr>
              <w:t>, report DET error</w:t>
            </w:r>
            <w:r w:rsidR="00AC6F98">
              <w:rPr>
                <w:rFonts w:cs="Arial"/>
                <w:color w:val="000000"/>
                <w:szCs w:val="20"/>
              </w:rPr>
              <w:t xml:space="preserve"> </w:t>
            </w:r>
            <w:r w:rsidR="000F4E6D">
              <w:rPr>
                <w:rFonts w:cs="Arial"/>
                <w:color w:val="000000"/>
                <w:szCs w:val="20"/>
              </w:rPr>
              <w:t>PROTOCONV</w:t>
            </w:r>
            <w:r w:rsidR="00AC6F98">
              <w:rPr>
                <w:rFonts w:cs="Arial"/>
                <w:color w:val="000000"/>
                <w:szCs w:val="20"/>
              </w:rPr>
              <w:t>_E_UNINIT</w:t>
            </w:r>
            <w:r w:rsidR="00AC6F98" w:rsidRPr="006F260B">
              <w:rPr>
                <w:szCs w:val="20"/>
              </w:rPr>
              <w:t xml:space="preserve"> </w:t>
            </w:r>
            <w:r w:rsidR="00A61B10" w:rsidRPr="006F260B">
              <w:rPr>
                <w:szCs w:val="20"/>
              </w:rPr>
              <w:t xml:space="preserve">(if </w:t>
            </w:r>
            <w:r w:rsidR="000F4E6D">
              <w:rPr>
                <w:szCs w:val="20"/>
              </w:rPr>
              <w:t>PROTOCONV</w:t>
            </w:r>
            <w:r w:rsidR="00A61B10" w:rsidRPr="006F260B">
              <w:rPr>
                <w:szCs w:val="20"/>
              </w:rPr>
              <w:t>_DEV_ERROR_DETECT == STD_ON)</w:t>
            </w:r>
            <w:r w:rsidR="00A61B10" w:rsidRPr="006F260B" w:rsidDel="008357DE">
              <w:rPr>
                <w:szCs w:val="20"/>
              </w:rPr>
              <w:t xml:space="preserve"> </w:t>
            </w:r>
            <w:r w:rsidR="00A61B10" w:rsidRPr="006F260B">
              <w:rPr>
                <w:szCs w:val="20"/>
              </w:rPr>
              <w:t xml:space="preserve">and </w:t>
            </w:r>
            <w:r w:rsidR="00A61B10" w:rsidRPr="0007522C">
              <w:t>terminates the process.</w:t>
            </w:r>
          </w:p>
          <w:p w14:paraId="07EC5D55" w14:textId="4ECE1A96" w:rsidR="00A61B10" w:rsidRDefault="00A61B10" w:rsidP="00220AA3">
            <w:pPr>
              <w:pStyle w:val="ReqText0"/>
              <w:jc w:val="left"/>
            </w:pPr>
            <w:r w:rsidRPr="0090063D">
              <w:rPr>
                <w:lang w:eastAsia="ja-JP"/>
              </w:rPr>
              <w:t xml:space="preserve">If the pointer (*pStatus) that stores the setting information of packet send suppression is </w:t>
            </w:r>
            <w:r w:rsidR="001D57BD">
              <w:rPr>
                <w:lang w:eastAsia="ja-JP"/>
              </w:rPr>
              <w:t>NULL_PTR</w:t>
            </w:r>
            <w:r w:rsidRPr="0090063D">
              <w:rPr>
                <w:lang w:eastAsia="ja-JP"/>
              </w:rPr>
              <w:t>, return</w:t>
            </w:r>
            <w:r w:rsidRPr="006F260B">
              <w:rPr>
                <w:rFonts w:hint="eastAsia"/>
                <w:szCs w:val="20"/>
              </w:rPr>
              <w:t xml:space="preserve"> E_</w:t>
            </w:r>
            <w:r w:rsidRPr="006F260B">
              <w:rPr>
                <w:szCs w:val="20"/>
              </w:rPr>
              <w:t>NOT_</w:t>
            </w:r>
            <w:r w:rsidRPr="006F260B">
              <w:rPr>
                <w:rFonts w:hint="eastAsia"/>
                <w:szCs w:val="20"/>
              </w:rPr>
              <w:t>OK</w:t>
            </w:r>
            <w:r w:rsidRPr="006F260B">
              <w:rPr>
                <w:szCs w:val="20"/>
              </w:rPr>
              <w:t xml:space="preserve">, report DET error </w:t>
            </w:r>
            <w:r w:rsidR="000F4E6D">
              <w:rPr>
                <w:rFonts w:cs="Arial"/>
                <w:color w:val="000000"/>
                <w:szCs w:val="20"/>
              </w:rPr>
              <w:t>PROTOCONV</w:t>
            </w:r>
            <w:r w:rsidRPr="006F260B">
              <w:rPr>
                <w:rFonts w:cs="Arial"/>
                <w:color w:val="000000"/>
                <w:szCs w:val="20"/>
              </w:rPr>
              <w:t>_E_PARAM_POINTER</w:t>
            </w:r>
            <w:r w:rsidRPr="006F260B">
              <w:rPr>
                <w:szCs w:val="20"/>
              </w:rPr>
              <w:t xml:space="preserve"> (if </w:t>
            </w:r>
            <w:r w:rsidR="000F4E6D">
              <w:rPr>
                <w:szCs w:val="20"/>
              </w:rPr>
              <w:t>PROTOCONV</w:t>
            </w:r>
            <w:r w:rsidRPr="006F260B">
              <w:rPr>
                <w:szCs w:val="20"/>
              </w:rPr>
              <w:t>_DEV_ERROR_DETECT == STD_ON)</w:t>
            </w:r>
            <w:r w:rsidRPr="006F260B" w:rsidDel="008357DE">
              <w:rPr>
                <w:szCs w:val="20"/>
              </w:rPr>
              <w:t xml:space="preserve"> </w:t>
            </w:r>
            <w:r w:rsidRPr="006F260B">
              <w:rPr>
                <w:szCs w:val="20"/>
              </w:rPr>
              <w:t xml:space="preserve">and </w:t>
            </w:r>
            <w:r w:rsidRPr="0007522C">
              <w:t>terminates the process.</w:t>
            </w:r>
          </w:p>
          <w:p w14:paraId="11C53D1B" w14:textId="77777777" w:rsidR="00A61B10" w:rsidRPr="0007522C" w:rsidRDefault="00A61B10" w:rsidP="00220AA3">
            <w:pPr>
              <w:pStyle w:val="ReqText0"/>
              <w:jc w:val="left"/>
            </w:pPr>
          </w:p>
          <w:p w14:paraId="56C5E343" w14:textId="62123E68" w:rsidR="00A61B10" w:rsidRPr="0090063D" w:rsidRDefault="00A61B10" w:rsidP="00220AA3">
            <w:pPr>
              <w:jc w:val="left"/>
            </w:pPr>
            <w:r w:rsidRPr="0090063D">
              <w:t xml:space="preserve">Execute </w:t>
            </w:r>
            <w:r w:rsidR="000F4E6D">
              <w:t>ProtoConv</w:t>
            </w:r>
            <w:r w:rsidRPr="0090063D">
              <w:t xml:space="preserve">_GetSendStatus(), </w:t>
            </w:r>
            <w:r w:rsidR="00A90A9D">
              <w:t>set return value as</w:t>
            </w:r>
            <w:r w:rsidRPr="0090063D">
              <w:t xml:space="preserve"> E_OK and </w:t>
            </w:r>
            <w:r w:rsidR="00A90A9D">
              <w:t>end</w:t>
            </w:r>
            <w:r w:rsidRPr="0090063D">
              <w:t xml:space="preserve"> the process.</w:t>
            </w:r>
          </w:p>
        </w:tc>
      </w:tr>
      <w:tr w:rsidR="00A61B10" w:rsidRPr="0090063D" w14:paraId="61E3FF2F" w14:textId="77777777" w:rsidTr="00FA71CE">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72BF1C83" w14:textId="77777777" w:rsidR="00A61B10" w:rsidRPr="0090063D" w:rsidRDefault="00A61B10" w:rsidP="000D256D">
            <w:pPr>
              <w:jc w:val="left"/>
              <w:rPr>
                <w:rFonts w:cs="Arial"/>
                <w:b/>
                <w:bCs/>
                <w:szCs w:val="20"/>
              </w:rPr>
            </w:pPr>
            <w:r w:rsidRPr="0090063D">
              <w:rPr>
                <w:rFonts w:cs="Arial"/>
                <w:b/>
                <w:bCs/>
                <w:szCs w:val="20"/>
              </w:rPr>
              <w:t>Preconditions</w:t>
            </w:r>
          </w:p>
        </w:tc>
        <w:tc>
          <w:tcPr>
            <w:tcW w:w="3969" w:type="pct"/>
            <w:gridSpan w:val="6"/>
            <w:tcBorders>
              <w:top w:val="single" w:sz="4" w:space="0" w:color="auto"/>
              <w:left w:val="single" w:sz="4" w:space="0" w:color="auto"/>
              <w:bottom w:val="single" w:sz="4" w:space="0" w:color="auto"/>
              <w:right w:val="single" w:sz="4" w:space="0" w:color="auto"/>
            </w:tcBorders>
          </w:tcPr>
          <w:p w14:paraId="28B5CF72" w14:textId="77777777" w:rsidR="00A61B10" w:rsidRPr="0090063D" w:rsidRDefault="00A61B10" w:rsidP="00220AA3">
            <w:pPr>
              <w:pStyle w:val="ReqText0"/>
              <w:jc w:val="left"/>
              <w:rPr>
                <w:lang w:eastAsia="ja-JP"/>
              </w:rPr>
            </w:pPr>
            <w:r w:rsidRPr="0090063D">
              <w:rPr>
                <w:rFonts w:cs="Arial"/>
                <w:szCs w:val="20"/>
              </w:rPr>
              <w:t>Initialized state</w:t>
            </w:r>
          </w:p>
        </w:tc>
      </w:tr>
      <w:tr w:rsidR="00A61B10" w:rsidRPr="0090063D" w14:paraId="37F2CB14" w14:textId="77777777" w:rsidTr="00FE3A57">
        <w:tc>
          <w:tcPr>
            <w:tcW w:w="1031" w:type="pct"/>
            <w:tcBorders>
              <w:top w:val="single" w:sz="4" w:space="0" w:color="auto"/>
              <w:left w:val="single" w:sz="4" w:space="0" w:color="auto"/>
              <w:bottom w:val="single" w:sz="4" w:space="0" w:color="auto"/>
              <w:right w:val="single" w:sz="4" w:space="0" w:color="auto"/>
            </w:tcBorders>
            <w:shd w:val="clear" w:color="auto" w:fill="D9D9D9"/>
            <w:hideMark/>
          </w:tcPr>
          <w:p w14:paraId="02C1A5D0" w14:textId="77777777" w:rsidR="00A61B10" w:rsidRPr="0090063D" w:rsidRDefault="00A61B10" w:rsidP="000D256D">
            <w:pPr>
              <w:jc w:val="left"/>
              <w:rPr>
                <w:rFonts w:cs="Arial"/>
                <w:b/>
                <w:bCs/>
                <w:szCs w:val="20"/>
              </w:rPr>
            </w:pPr>
            <w:r w:rsidRPr="0090063D">
              <w:rPr>
                <w:rFonts w:cs="Arial"/>
                <w:b/>
                <w:bCs/>
                <w:szCs w:val="20"/>
              </w:rPr>
              <w:t>Remarks</w:t>
            </w:r>
          </w:p>
        </w:tc>
        <w:tc>
          <w:tcPr>
            <w:tcW w:w="3969" w:type="pct"/>
            <w:gridSpan w:val="6"/>
            <w:tcBorders>
              <w:top w:val="single" w:sz="4" w:space="0" w:color="auto"/>
              <w:left w:val="single" w:sz="4" w:space="0" w:color="auto"/>
              <w:bottom w:val="single" w:sz="4" w:space="0" w:color="auto"/>
              <w:right w:val="single" w:sz="4" w:space="0" w:color="auto"/>
            </w:tcBorders>
          </w:tcPr>
          <w:p w14:paraId="5A02DA14" w14:textId="77777777" w:rsidR="00A61B10" w:rsidRDefault="00A61B10" w:rsidP="00220AA3">
            <w:pPr>
              <w:jc w:val="left"/>
              <w:rPr>
                <w:rFonts w:cs="Arial"/>
                <w:szCs w:val="20"/>
              </w:rPr>
            </w:pPr>
            <w:r w:rsidRPr="0090063D">
              <w:rPr>
                <w:rFonts w:cs="Arial"/>
                <w:szCs w:val="20"/>
              </w:rPr>
              <w:t>Refer to the following items for the contents stored in *pStatus, which stores the CAN packet transmission suppression setting information.</w:t>
            </w:r>
          </w:p>
          <w:p w14:paraId="3A750FFA" w14:textId="46EE1090" w:rsidR="00A61B10" w:rsidRPr="0090063D" w:rsidRDefault="0076611B" w:rsidP="0076611B">
            <w:pPr>
              <w:jc w:val="left"/>
              <w:rPr>
                <w:rFonts w:cs="Arial"/>
                <w:szCs w:val="20"/>
              </w:rPr>
            </w:pPr>
            <w:r>
              <w:rPr>
                <w:rFonts w:cs="Arial"/>
                <w:szCs w:val="20"/>
              </w:rPr>
              <w:fldChar w:fldCharType="begin"/>
            </w:r>
            <w:r>
              <w:instrText xml:space="preserve"> REF _Ref190788336 \h </w:instrText>
            </w:r>
            <w:r>
              <w:rPr>
                <w:rFonts w:cs="Arial"/>
                <w:szCs w:val="20"/>
              </w:rPr>
            </w:r>
            <w:r>
              <w:rPr>
                <w:rFonts w:cs="Arial"/>
                <w:szCs w:val="20"/>
              </w:rPr>
              <w:fldChar w:fldCharType="separate"/>
            </w:r>
            <w:r w:rsidR="009D560C" w:rsidRPr="00FE7BD6">
              <w:t xml:space="preserve">Ethernet </w:t>
            </w:r>
            <w:r w:rsidR="009D560C">
              <w:t xml:space="preserve">to CAN </w:t>
            </w:r>
            <w:r w:rsidR="009D560C" w:rsidRPr="00FE7BD6">
              <w:t>Conversion Function</w:t>
            </w:r>
            <w:r>
              <w:rPr>
                <w:rFonts w:cs="Arial"/>
                <w:szCs w:val="20"/>
              </w:rPr>
              <w:fldChar w:fldCharType="end"/>
            </w:r>
            <w:r>
              <w:rPr>
                <w:rFonts w:cs="Arial"/>
                <w:szCs w:val="20"/>
              </w:rPr>
              <w:fldChar w:fldCharType="begin"/>
            </w:r>
            <w:r>
              <w:rPr>
                <w:rFonts w:cs="Arial"/>
                <w:szCs w:val="20"/>
              </w:rPr>
              <w:instrText xml:space="preserve"> REF _Ref190788336 \w \h </w:instrText>
            </w:r>
            <w:r>
              <w:rPr>
                <w:rFonts w:cs="Arial"/>
                <w:szCs w:val="20"/>
              </w:rPr>
            </w:r>
            <w:r>
              <w:rPr>
                <w:rFonts w:cs="Arial"/>
                <w:szCs w:val="20"/>
              </w:rPr>
              <w:fldChar w:fldCharType="separate"/>
            </w:r>
            <w:r w:rsidR="009D560C">
              <w:rPr>
                <w:rFonts w:cs="Arial"/>
                <w:szCs w:val="20"/>
              </w:rPr>
              <w:t>2.1.5.1</w:t>
            </w:r>
            <w:r>
              <w:rPr>
                <w:rFonts w:cs="Arial"/>
                <w:szCs w:val="20"/>
              </w:rPr>
              <w:fldChar w:fldCharType="end"/>
            </w:r>
            <w:r>
              <w:rPr>
                <w:rFonts w:cs="Arial"/>
                <w:szCs w:val="20"/>
              </w:rPr>
              <w:t xml:space="preserve"> </w:t>
            </w:r>
            <w:r w:rsidRPr="0076611B">
              <w:rPr>
                <w:rFonts w:cs="Arial"/>
                <w:szCs w:val="20"/>
              </w:rPr>
              <w:t>Ethernet to CAN Conversion Function</w:t>
            </w:r>
            <w:r>
              <w:rPr>
                <w:rFonts w:cs="Arial"/>
                <w:szCs w:val="20"/>
              </w:rPr>
              <w:t xml:space="preserve"> </w:t>
            </w:r>
            <w:r w:rsidRPr="0076611B">
              <w:rPr>
                <w:rFonts w:cs="Arial"/>
                <w:szCs w:val="20"/>
              </w:rPr>
              <w:t>(Gen5GW_ProtoConv_AD_C_05_00</w:t>
            </w:r>
            <w:r>
              <w:rPr>
                <w:rFonts w:cs="Arial"/>
                <w:szCs w:val="20"/>
              </w:rPr>
              <w:t>4</w:t>
            </w:r>
            <w:r w:rsidRPr="0076611B">
              <w:rPr>
                <w:rFonts w:cs="Arial"/>
                <w:szCs w:val="20"/>
              </w:rPr>
              <w:t>)</w:t>
            </w:r>
          </w:p>
        </w:tc>
      </w:tr>
      <w:tr w:rsidR="00A61B10" w:rsidRPr="0090063D" w14:paraId="2C125447" w14:textId="77777777" w:rsidTr="00FA71CE">
        <w:tc>
          <w:tcPr>
            <w:tcW w:w="1031" w:type="pct"/>
            <w:vMerge w:val="restart"/>
            <w:tcBorders>
              <w:top w:val="single" w:sz="4" w:space="0" w:color="auto"/>
              <w:left w:val="single" w:sz="4" w:space="0" w:color="auto"/>
              <w:right w:val="single" w:sz="4" w:space="0" w:color="auto"/>
            </w:tcBorders>
            <w:shd w:val="clear" w:color="auto" w:fill="D9D9D9"/>
          </w:tcPr>
          <w:p w14:paraId="78658F43" w14:textId="038E9B3B" w:rsidR="00A61B10" w:rsidRPr="0090063D" w:rsidRDefault="00F1416C" w:rsidP="000D256D">
            <w:pPr>
              <w:jc w:val="left"/>
              <w:rPr>
                <w:rFonts w:cs="Arial"/>
                <w:b/>
                <w:bCs/>
                <w:szCs w:val="20"/>
              </w:rPr>
            </w:pPr>
            <w:r>
              <w:rPr>
                <w:rFonts w:cs="Arial"/>
                <w:b/>
                <w:bCs/>
                <w:szCs w:val="20"/>
              </w:rPr>
              <w:t>DET/DEM Errors Handled</w:t>
            </w:r>
          </w:p>
        </w:tc>
        <w:tc>
          <w:tcPr>
            <w:tcW w:w="1838" w:type="pct"/>
            <w:gridSpan w:val="5"/>
            <w:tcBorders>
              <w:top w:val="single" w:sz="4" w:space="0" w:color="auto"/>
              <w:left w:val="single" w:sz="4" w:space="0" w:color="auto"/>
              <w:bottom w:val="single" w:sz="4" w:space="0" w:color="auto"/>
              <w:right w:val="single" w:sz="4" w:space="0" w:color="auto"/>
            </w:tcBorders>
          </w:tcPr>
          <w:p w14:paraId="6B35E4BD" w14:textId="2B76D14F" w:rsidR="00A61B10" w:rsidRPr="0090063D" w:rsidRDefault="000F4E6D" w:rsidP="00220AA3">
            <w:pPr>
              <w:jc w:val="left"/>
              <w:rPr>
                <w:rFonts w:cs="Arial"/>
                <w:szCs w:val="20"/>
              </w:rPr>
            </w:pPr>
            <w:r>
              <w:rPr>
                <w:rFonts w:cs="Arial"/>
                <w:color w:val="000000"/>
                <w:szCs w:val="20"/>
              </w:rPr>
              <w:t>PROTOCONV</w:t>
            </w:r>
            <w:r w:rsidR="00A61B10" w:rsidRPr="006F260B">
              <w:rPr>
                <w:rFonts w:cs="Arial"/>
                <w:color w:val="000000"/>
                <w:szCs w:val="20"/>
              </w:rPr>
              <w:t>_E_PARAM_POINTER</w:t>
            </w:r>
          </w:p>
        </w:tc>
        <w:tc>
          <w:tcPr>
            <w:tcW w:w="2131" w:type="pct"/>
            <w:tcBorders>
              <w:top w:val="single" w:sz="4" w:space="0" w:color="auto"/>
              <w:left w:val="single" w:sz="4" w:space="0" w:color="auto"/>
              <w:bottom w:val="single" w:sz="4" w:space="0" w:color="auto"/>
              <w:right w:val="single" w:sz="4" w:space="0" w:color="auto"/>
            </w:tcBorders>
          </w:tcPr>
          <w:p w14:paraId="0D9519FA" w14:textId="54A919AA" w:rsidR="00A61B10" w:rsidRPr="0090063D" w:rsidRDefault="00A61B10" w:rsidP="00220AA3">
            <w:pPr>
              <w:jc w:val="left"/>
              <w:rPr>
                <w:rFonts w:cs="Arial"/>
                <w:szCs w:val="20"/>
              </w:rPr>
            </w:pPr>
            <w:r w:rsidRPr="006F260B">
              <w:rPr>
                <w:szCs w:val="20"/>
              </w:rPr>
              <w:t xml:space="preserve">Parameter error (argument is </w:t>
            </w:r>
            <w:r w:rsidR="001D57BD">
              <w:rPr>
                <w:szCs w:val="20"/>
              </w:rPr>
              <w:t>NULL_PTR</w:t>
            </w:r>
            <w:r w:rsidRPr="006F260B">
              <w:rPr>
                <w:szCs w:val="20"/>
              </w:rPr>
              <w:t>)</w:t>
            </w:r>
          </w:p>
        </w:tc>
      </w:tr>
      <w:tr w:rsidR="00A61B10" w:rsidRPr="0090063D" w14:paraId="621D1F10" w14:textId="77777777" w:rsidTr="00FA71CE">
        <w:tc>
          <w:tcPr>
            <w:tcW w:w="1031" w:type="pct"/>
            <w:vMerge/>
            <w:tcBorders>
              <w:left w:val="single" w:sz="4" w:space="0" w:color="auto"/>
              <w:bottom w:val="single" w:sz="4" w:space="0" w:color="auto"/>
              <w:right w:val="single" w:sz="4" w:space="0" w:color="auto"/>
            </w:tcBorders>
            <w:shd w:val="clear" w:color="auto" w:fill="D9D9D9"/>
          </w:tcPr>
          <w:p w14:paraId="5637F412" w14:textId="77777777" w:rsidR="00A61B10" w:rsidRPr="0090063D" w:rsidRDefault="00A61B10" w:rsidP="00220AA3">
            <w:pPr>
              <w:jc w:val="left"/>
              <w:rPr>
                <w:rFonts w:cs="Arial"/>
                <w:b/>
                <w:bCs/>
                <w:szCs w:val="20"/>
              </w:rPr>
            </w:pPr>
          </w:p>
        </w:tc>
        <w:tc>
          <w:tcPr>
            <w:tcW w:w="1838" w:type="pct"/>
            <w:gridSpan w:val="5"/>
            <w:tcBorders>
              <w:top w:val="single" w:sz="4" w:space="0" w:color="auto"/>
              <w:left w:val="single" w:sz="4" w:space="0" w:color="auto"/>
              <w:bottom w:val="single" w:sz="4" w:space="0" w:color="auto"/>
              <w:right w:val="single" w:sz="4" w:space="0" w:color="auto"/>
            </w:tcBorders>
          </w:tcPr>
          <w:p w14:paraId="3B9B2CEF" w14:textId="61A5ED46" w:rsidR="00A61B10" w:rsidRPr="0090063D" w:rsidRDefault="000F4E6D" w:rsidP="00220AA3">
            <w:pPr>
              <w:jc w:val="left"/>
              <w:rPr>
                <w:rFonts w:cs="Arial"/>
                <w:szCs w:val="20"/>
              </w:rPr>
            </w:pPr>
            <w:r>
              <w:rPr>
                <w:rFonts w:cs="Arial"/>
                <w:color w:val="000000"/>
                <w:szCs w:val="20"/>
              </w:rPr>
              <w:t>PROTOCONV</w:t>
            </w:r>
            <w:r w:rsidR="00A61B10">
              <w:rPr>
                <w:rFonts w:cs="Arial"/>
                <w:color w:val="000000"/>
                <w:szCs w:val="20"/>
              </w:rPr>
              <w:t>_E_UNINIT</w:t>
            </w:r>
          </w:p>
        </w:tc>
        <w:tc>
          <w:tcPr>
            <w:tcW w:w="2131" w:type="pct"/>
            <w:tcBorders>
              <w:top w:val="single" w:sz="4" w:space="0" w:color="auto"/>
              <w:left w:val="single" w:sz="4" w:space="0" w:color="auto"/>
              <w:bottom w:val="single" w:sz="4" w:space="0" w:color="auto"/>
              <w:right w:val="single" w:sz="4" w:space="0" w:color="auto"/>
            </w:tcBorders>
          </w:tcPr>
          <w:p w14:paraId="4B1790DC" w14:textId="77777777" w:rsidR="00A61B10" w:rsidRPr="0090063D" w:rsidRDefault="00A61B10" w:rsidP="00220AA3">
            <w:pPr>
              <w:jc w:val="left"/>
              <w:rPr>
                <w:rFonts w:cs="Arial"/>
                <w:szCs w:val="20"/>
              </w:rPr>
            </w:pPr>
            <w:r>
              <w:rPr>
                <w:rFonts w:cs="Arial"/>
                <w:color w:val="000000"/>
                <w:szCs w:val="20"/>
              </w:rPr>
              <w:t>Process error (API executed in uninitialized state)</w:t>
            </w:r>
          </w:p>
        </w:tc>
      </w:tr>
    </w:tbl>
    <w:p w14:paraId="47A42072" w14:textId="77777777" w:rsidR="003949F1" w:rsidRPr="002C15F8" w:rsidRDefault="00A61B10" w:rsidP="003949F1">
      <w:pPr>
        <w:pStyle w:val="RefIDs"/>
        <w:rPr>
          <w:lang w:eastAsia="en-US"/>
        </w:rPr>
      </w:pPr>
      <w:r w:rsidRPr="00696D29">
        <w:rPr>
          <w:lang w:eastAsia="en-US"/>
        </w:rPr>
        <w:t xml:space="preserve">[Covers: </w:t>
      </w:r>
      <w:r w:rsidR="00883E84">
        <w:rPr>
          <w:lang w:eastAsia="en-US"/>
        </w:rPr>
        <w:t>req-8552172-00905218</w:t>
      </w:r>
      <w:r w:rsidRPr="00696D29">
        <w:rPr>
          <w:lang w:eastAsia="en-US"/>
        </w:rPr>
        <w:t>]</w:t>
      </w:r>
    </w:p>
    <w:p w14:paraId="7E7D988A"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351F240"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69C74E80" w14:textId="77777777" w:rsidR="003949F1" w:rsidRDefault="003949F1" w:rsidP="003949F1">
      <w:pPr>
        <w:pStyle w:val="RefIDs"/>
        <w:rPr>
          <w:lang w:eastAsia="en-US"/>
        </w:rPr>
      </w:pPr>
      <w:r>
        <w:rPr>
          <w:lang w:eastAsia="en-US"/>
        </w:rPr>
        <w:t>[Covers: req-8552172-00528003]</w:t>
      </w:r>
    </w:p>
    <w:p w14:paraId="1E1B68C2" w14:textId="77777777" w:rsidR="003949F1" w:rsidRDefault="003949F1" w:rsidP="003949F1">
      <w:pPr>
        <w:pStyle w:val="RefIDs"/>
        <w:rPr>
          <w:lang w:eastAsia="en-US"/>
        </w:rPr>
      </w:pPr>
      <w:r>
        <w:rPr>
          <w:lang w:eastAsia="en-US"/>
        </w:rPr>
        <w:t>[Covers: req-8552172-00528002]</w:t>
      </w:r>
    </w:p>
    <w:p w14:paraId="1C8E8F4E" w14:textId="77777777" w:rsidR="003949F1" w:rsidRDefault="003949F1" w:rsidP="003949F1">
      <w:pPr>
        <w:pStyle w:val="RefIDs"/>
        <w:rPr>
          <w:lang w:eastAsia="en-US"/>
        </w:rPr>
      </w:pPr>
      <w:r>
        <w:rPr>
          <w:lang w:eastAsia="en-US"/>
        </w:rPr>
        <w:t>[Covers: req-8552172-00528006]</w:t>
      </w:r>
    </w:p>
    <w:p w14:paraId="241C58FD" w14:textId="77777777" w:rsidR="003949F1" w:rsidRDefault="003949F1" w:rsidP="003949F1">
      <w:pPr>
        <w:pStyle w:val="RefIDs"/>
        <w:rPr>
          <w:lang w:eastAsia="en-US"/>
        </w:rPr>
      </w:pPr>
      <w:r>
        <w:rPr>
          <w:lang w:eastAsia="en-US"/>
        </w:rPr>
        <w:t xml:space="preserve">[Covers: </w:t>
      </w:r>
      <w:r w:rsidRPr="00C136B3">
        <w:t>req-8552172-00527993</w:t>
      </w:r>
      <w:r>
        <w:t>]</w:t>
      </w:r>
    </w:p>
    <w:p w14:paraId="6E8E977B" w14:textId="77777777" w:rsidR="003949F1" w:rsidRDefault="003949F1" w:rsidP="003949F1">
      <w:pPr>
        <w:pStyle w:val="RefIDs"/>
        <w:rPr>
          <w:lang w:eastAsia="en-US"/>
        </w:rPr>
      </w:pPr>
      <w:r>
        <w:rPr>
          <w:lang w:eastAsia="en-US"/>
        </w:rPr>
        <w:t>[Covers: req-8552172-00527980]</w:t>
      </w:r>
    </w:p>
    <w:p w14:paraId="5300AF8B" w14:textId="6F564503" w:rsidR="00444929" w:rsidRDefault="00444929" w:rsidP="00176D4E">
      <w:pPr>
        <w:pStyle w:val="RefIDs"/>
        <w:rPr>
          <w:lang w:eastAsia="en-US"/>
        </w:rPr>
      </w:pPr>
    </w:p>
    <w:p w14:paraId="5C5B59AF" w14:textId="352085F1" w:rsidR="00444929" w:rsidRDefault="00444929" w:rsidP="00444929">
      <w:pPr>
        <w:pStyle w:val="RefIDs"/>
        <w:rPr>
          <w:lang w:eastAsia="en-US"/>
        </w:rPr>
      </w:pPr>
    </w:p>
    <w:p w14:paraId="1E257E68" w14:textId="2391D1D6" w:rsidR="00773611" w:rsidRDefault="006E4A0D" w:rsidP="00D10EB4">
      <w:pPr>
        <w:pStyle w:val="Heading3"/>
      </w:pPr>
      <w:r>
        <w:br w:type="column"/>
      </w:r>
      <w:bookmarkStart w:id="209" w:name="_Toc203383969"/>
      <w:r w:rsidR="00773611" w:rsidRPr="00D078D8">
        <w:lastRenderedPageBreak/>
        <w:t>R_</w:t>
      </w:r>
      <w:r w:rsidR="00773611">
        <w:t>ProtoConv</w:t>
      </w:r>
      <w:r w:rsidR="00773611" w:rsidRPr="00D078D8">
        <w:t>_</w:t>
      </w:r>
      <w:r w:rsidR="00381A27">
        <w:t>Update</w:t>
      </w:r>
      <w:r w:rsidR="00773611" w:rsidRPr="00D078D8">
        <w:t>SendStatus</w:t>
      </w:r>
      <w:bookmarkEnd w:id="209"/>
    </w:p>
    <w:p w14:paraId="1F6F13D4" w14:textId="704FE4F1" w:rsidR="00773611" w:rsidRPr="00251C23" w:rsidRDefault="00773611" w:rsidP="00BE5228">
      <w:pPr>
        <w:pStyle w:val="ReqID"/>
        <w:rPr>
          <w:lang w:val="en-US"/>
        </w:rPr>
      </w:pPr>
      <w:r w:rsidRPr="00696D29">
        <w:t>[</w:t>
      </w:r>
      <w:r>
        <w:t>Gen5GW</w:t>
      </w:r>
      <w:r w:rsidRPr="00696D29">
        <w:t>_</w:t>
      </w:r>
      <w:r>
        <w:t>ProtoConv</w:t>
      </w:r>
      <w:r w:rsidRPr="00696D29">
        <w:t>_AD_C_</w:t>
      </w:r>
      <w:r>
        <w:t>10</w:t>
      </w:r>
      <w:r w:rsidRPr="00696D29">
        <w:t>_0</w:t>
      </w:r>
      <w:r w:rsidR="00212717">
        <w:t>1</w:t>
      </w:r>
      <w:r w:rsidR="00AB3506">
        <w:t>0</w:t>
      </w:r>
      <w:r w:rsidRPr="00696D29">
        <w:t>]</w:t>
      </w:r>
    </w:p>
    <w:p w14:paraId="035880C3" w14:textId="26EB18E9" w:rsidR="00773611" w:rsidRPr="00A96F88" w:rsidRDefault="00773611"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29</w:t>
      </w:r>
      <w:r w:rsidR="009D560C">
        <w:rPr>
          <w:noProof/>
        </w:rPr>
        <w:fldChar w:fldCharType="end"/>
      </w:r>
      <w:r>
        <w:rPr>
          <w:noProof/>
        </w:rPr>
        <w:t>:</w:t>
      </w:r>
      <w:r>
        <w:t xml:space="preserve"> </w:t>
      </w:r>
      <w:r w:rsidRPr="00750B54">
        <w:t>R_</w:t>
      </w:r>
      <w:r>
        <w:t>ProtoConv</w:t>
      </w:r>
      <w:r w:rsidRPr="00750B54">
        <w:t>_</w:t>
      </w:r>
      <w:r w:rsidR="00381A27">
        <w:t>Update</w:t>
      </w:r>
      <w:r w:rsidR="00381A27" w:rsidRPr="00D078D8">
        <w:t>SendStatus</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10"/>
        <w:gridCol w:w="2462"/>
        <w:gridCol w:w="694"/>
        <w:gridCol w:w="381"/>
        <w:gridCol w:w="939"/>
        <w:gridCol w:w="3045"/>
      </w:tblGrid>
      <w:tr w:rsidR="00773611" w:rsidRPr="0090063D" w14:paraId="46B6A32A" w14:textId="77777777" w:rsidTr="006E4A0D">
        <w:trPr>
          <w:trHeight w:val="287"/>
        </w:trPr>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75507D06" w14:textId="77777777" w:rsidR="00773611" w:rsidRPr="0090063D" w:rsidRDefault="00773611" w:rsidP="00B33DF2">
            <w:pPr>
              <w:jc w:val="left"/>
              <w:rPr>
                <w:rFonts w:cs="Arial"/>
                <w:szCs w:val="20"/>
              </w:rPr>
            </w:pPr>
            <w:r w:rsidRPr="0090063D">
              <w:rPr>
                <w:rFonts w:cs="Arial"/>
                <w:b/>
                <w:bCs/>
                <w:szCs w:val="20"/>
              </w:rPr>
              <w:t>Function Name</w:t>
            </w:r>
          </w:p>
        </w:tc>
        <w:tc>
          <w:tcPr>
            <w:tcW w:w="3749" w:type="pct"/>
            <w:gridSpan w:val="5"/>
            <w:tcBorders>
              <w:top w:val="single" w:sz="4" w:space="0" w:color="auto"/>
              <w:left w:val="single" w:sz="4" w:space="0" w:color="auto"/>
              <w:bottom w:val="single" w:sz="4" w:space="0" w:color="auto"/>
              <w:right w:val="single" w:sz="4" w:space="0" w:color="auto"/>
            </w:tcBorders>
          </w:tcPr>
          <w:p w14:paraId="2BD93442" w14:textId="77777777" w:rsidR="00773611" w:rsidRPr="0090063D" w:rsidRDefault="00773611" w:rsidP="00B33DF2">
            <w:pPr>
              <w:jc w:val="left"/>
              <w:rPr>
                <w:rFonts w:cs="Arial"/>
                <w:szCs w:val="20"/>
              </w:rPr>
            </w:pPr>
            <w:r w:rsidRPr="0090063D">
              <w:rPr>
                <w:rFonts w:cs="Arial"/>
                <w:szCs w:val="20"/>
              </w:rPr>
              <w:t>R_</w:t>
            </w:r>
            <w:r>
              <w:rPr>
                <w:rFonts w:cs="Arial"/>
                <w:szCs w:val="20"/>
              </w:rPr>
              <w:t>ProtoConv</w:t>
            </w:r>
            <w:r w:rsidRPr="0090063D">
              <w:rPr>
                <w:rFonts w:cs="Arial"/>
                <w:szCs w:val="20"/>
              </w:rPr>
              <w:t>_GetSendStatus</w:t>
            </w:r>
          </w:p>
        </w:tc>
      </w:tr>
      <w:tr w:rsidR="00773611" w:rsidRPr="0090063D" w14:paraId="1783F3D0" w14:textId="77777777" w:rsidTr="006E4A0D">
        <w:trPr>
          <w:trHeight w:val="287"/>
        </w:trPr>
        <w:tc>
          <w:tcPr>
            <w:tcW w:w="1251" w:type="pct"/>
            <w:tcBorders>
              <w:top w:val="single" w:sz="4" w:space="0" w:color="auto"/>
              <w:left w:val="single" w:sz="4" w:space="0" w:color="auto"/>
              <w:bottom w:val="single" w:sz="4" w:space="0" w:color="auto"/>
              <w:right w:val="single" w:sz="4" w:space="0" w:color="auto"/>
            </w:tcBorders>
            <w:shd w:val="clear" w:color="auto" w:fill="D9D9D9"/>
          </w:tcPr>
          <w:p w14:paraId="679E5E45" w14:textId="77777777" w:rsidR="00773611" w:rsidRPr="0090063D" w:rsidRDefault="00773611" w:rsidP="00B33DF2">
            <w:pPr>
              <w:jc w:val="left"/>
              <w:rPr>
                <w:rFonts w:eastAsia="Meiryo UI" w:cstheme="majorHAnsi"/>
                <w:szCs w:val="20"/>
                <w:lang w:val="en-GB"/>
              </w:rPr>
            </w:pPr>
            <w:r w:rsidRPr="0090063D">
              <w:rPr>
                <w:rFonts w:eastAsia="Meiryo UI" w:cstheme="majorHAnsi"/>
                <w:b/>
                <w:bCs/>
                <w:szCs w:val="20"/>
                <w:lang w:val="en-GB"/>
              </w:rPr>
              <w:t>ASIL Level</w:t>
            </w:r>
          </w:p>
        </w:tc>
        <w:tc>
          <w:tcPr>
            <w:tcW w:w="1227" w:type="pct"/>
            <w:tcBorders>
              <w:top w:val="single" w:sz="4" w:space="0" w:color="auto"/>
              <w:left w:val="single" w:sz="4" w:space="0" w:color="auto"/>
              <w:bottom w:val="single" w:sz="4" w:space="0" w:color="auto"/>
              <w:right w:val="single" w:sz="4" w:space="0" w:color="auto"/>
            </w:tcBorders>
          </w:tcPr>
          <w:p w14:paraId="41935901" w14:textId="77777777" w:rsidR="00773611" w:rsidRPr="0090063D" w:rsidRDefault="00773611" w:rsidP="00B33DF2">
            <w:pPr>
              <w:jc w:val="left"/>
              <w:rPr>
                <w:rFonts w:eastAsia="Meiryo UI" w:cstheme="majorHAnsi"/>
                <w:szCs w:val="20"/>
                <w:lang w:val="en-GB"/>
              </w:rPr>
            </w:pPr>
            <w:r w:rsidRPr="0090063D">
              <w:rPr>
                <w:rFonts w:eastAsia="Meiryo UI" w:cstheme="majorHAnsi"/>
                <w:szCs w:val="20"/>
                <w:lang w:val="en-GB"/>
              </w:rPr>
              <w:t>ASIL D</w:t>
            </w:r>
          </w:p>
        </w:tc>
        <w:tc>
          <w:tcPr>
            <w:tcW w:w="536" w:type="pct"/>
            <w:gridSpan w:val="2"/>
            <w:tcBorders>
              <w:top w:val="single" w:sz="4" w:space="0" w:color="auto"/>
              <w:left w:val="single" w:sz="4" w:space="0" w:color="auto"/>
              <w:bottom w:val="single" w:sz="4" w:space="0" w:color="auto"/>
              <w:right w:val="single" w:sz="4" w:space="0" w:color="auto"/>
            </w:tcBorders>
            <w:shd w:val="pct20" w:color="auto" w:fill="auto"/>
          </w:tcPr>
          <w:p w14:paraId="4CCA5055" w14:textId="77777777" w:rsidR="00773611" w:rsidRPr="0090063D" w:rsidRDefault="00773611" w:rsidP="00B33DF2">
            <w:pPr>
              <w:jc w:val="left"/>
              <w:rPr>
                <w:rFonts w:eastAsia="Meiryo UI" w:cstheme="majorHAnsi"/>
                <w:b/>
                <w:szCs w:val="20"/>
                <w:lang w:val="en-GB"/>
              </w:rPr>
            </w:pPr>
            <w:r w:rsidRPr="0090063D">
              <w:rPr>
                <w:rFonts w:eastAsia="Meiryo UI" w:cstheme="majorHAnsi"/>
                <w:b/>
                <w:szCs w:val="20"/>
                <w:lang w:val="en-GB"/>
              </w:rPr>
              <w:t>Status</w:t>
            </w:r>
          </w:p>
        </w:tc>
        <w:tc>
          <w:tcPr>
            <w:tcW w:w="1986" w:type="pct"/>
            <w:gridSpan w:val="2"/>
            <w:tcBorders>
              <w:top w:val="single" w:sz="4" w:space="0" w:color="auto"/>
              <w:left w:val="single" w:sz="4" w:space="0" w:color="auto"/>
              <w:bottom w:val="single" w:sz="4" w:space="0" w:color="auto"/>
              <w:right w:val="single" w:sz="4" w:space="0" w:color="auto"/>
            </w:tcBorders>
          </w:tcPr>
          <w:p w14:paraId="0878A5F9" w14:textId="77777777" w:rsidR="00773611" w:rsidRPr="0090063D" w:rsidRDefault="00773611" w:rsidP="00B33DF2">
            <w:pPr>
              <w:jc w:val="left"/>
              <w:rPr>
                <w:rFonts w:eastAsia="Meiryo UI" w:cstheme="majorHAnsi"/>
                <w:szCs w:val="20"/>
                <w:lang w:val="en-GB"/>
              </w:rPr>
            </w:pPr>
            <w:r w:rsidRPr="0090063D">
              <w:rPr>
                <w:rFonts w:eastAsia="Meiryo UI" w:cstheme="majorHAnsi"/>
                <w:szCs w:val="20"/>
                <w:lang w:val="en-GB"/>
              </w:rPr>
              <w:t>New</w:t>
            </w:r>
          </w:p>
        </w:tc>
      </w:tr>
      <w:tr w:rsidR="00773611" w:rsidRPr="0090063D" w14:paraId="46A0093A"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3C2D2870" w14:textId="77777777" w:rsidR="00773611" w:rsidRPr="0090063D" w:rsidRDefault="00773611" w:rsidP="00B33DF2">
            <w:pPr>
              <w:jc w:val="left"/>
              <w:rPr>
                <w:rFonts w:cs="Arial"/>
                <w:b/>
                <w:bCs/>
                <w:szCs w:val="20"/>
              </w:rPr>
            </w:pPr>
            <w:r w:rsidRPr="0090063D">
              <w:rPr>
                <w:rFonts w:cs="Arial"/>
                <w:b/>
                <w:bCs/>
                <w:szCs w:val="20"/>
              </w:rPr>
              <w:t>Syntax</w:t>
            </w:r>
          </w:p>
        </w:tc>
        <w:tc>
          <w:tcPr>
            <w:tcW w:w="3749" w:type="pct"/>
            <w:gridSpan w:val="5"/>
            <w:tcBorders>
              <w:top w:val="single" w:sz="4" w:space="0" w:color="auto"/>
              <w:left w:val="single" w:sz="4" w:space="0" w:color="auto"/>
              <w:bottom w:val="single" w:sz="4" w:space="0" w:color="auto"/>
              <w:right w:val="single" w:sz="4" w:space="0" w:color="auto"/>
            </w:tcBorders>
          </w:tcPr>
          <w:p w14:paraId="2B751B2B" w14:textId="0BFE5D99" w:rsidR="00773611" w:rsidRPr="00381A27" w:rsidRDefault="00381A27" w:rsidP="00B33DF2">
            <w:pPr>
              <w:jc w:val="left"/>
            </w:pPr>
            <w:r w:rsidRPr="00381A27">
              <w:t>Std_ReturnType R_ProtoConv_UpdateSendStatus(const uint32 ulStatus)</w:t>
            </w:r>
          </w:p>
        </w:tc>
      </w:tr>
      <w:tr w:rsidR="00773611" w:rsidRPr="0090063D" w14:paraId="2CABE145"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048ED04A" w14:textId="77777777" w:rsidR="00773611" w:rsidRPr="0090063D" w:rsidRDefault="00773611" w:rsidP="00B33DF2">
            <w:pPr>
              <w:jc w:val="left"/>
              <w:rPr>
                <w:rFonts w:cs="Arial"/>
                <w:b/>
                <w:bCs/>
                <w:szCs w:val="20"/>
              </w:rPr>
            </w:pPr>
            <w:r w:rsidRPr="0090063D">
              <w:rPr>
                <w:rFonts w:cs="Arial"/>
                <w:b/>
                <w:bCs/>
                <w:szCs w:val="20"/>
              </w:rPr>
              <w:t>Sync/Async</w:t>
            </w:r>
          </w:p>
        </w:tc>
        <w:tc>
          <w:tcPr>
            <w:tcW w:w="3749" w:type="pct"/>
            <w:gridSpan w:val="5"/>
            <w:tcBorders>
              <w:top w:val="single" w:sz="4" w:space="0" w:color="auto"/>
              <w:left w:val="single" w:sz="4" w:space="0" w:color="auto"/>
              <w:bottom w:val="single" w:sz="4" w:space="0" w:color="auto"/>
              <w:right w:val="single" w:sz="4" w:space="0" w:color="auto"/>
            </w:tcBorders>
          </w:tcPr>
          <w:p w14:paraId="75D94EAB" w14:textId="77777777" w:rsidR="00773611" w:rsidRPr="0090063D" w:rsidRDefault="00773611" w:rsidP="00B33DF2">
            <w:pPr>
              <w:jc w:val="left"/>
              <w:rPr>
                <w:rFonts w:cs="Arial"/>
                <w:szCs w:val="20"/>
              </w:rPr>
            </w:pPr>
            <w:r w:rsidRPr="0090063D">
              <w:rPr>
                <w:rFonts w:cs="Arial"/>
                <w:szCs w:val="20"/>
              </w:rPr>
              <w:t>Synchronous</w:t>
            </w:r>
          </w:p>
        </w:tc>
      </w:tr>
      <w:tr w:rsidR="00773611" w:rsidRPr="0090063D" w14:paraId="362BAE07" w14:textId="77777777" w:rsidTr="006E4A0D">
        <w:trPr>
          <w:trHeight w:val="170"/>
        </w:trPr>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58EDE450" w14:textId="77777777" w:rsidR="00773611" w:rsidRPr="0090063D" w:rsidRDefault="00773611" w:rsidP="00B33DF2">
            <w:pPr>
              <w:jc w:val="left"/>
              <w:rPr>
                <w:rFonts w:cs="Arial"/>
                <w:b/>
                <w:bCs/>
                <w:szCs w:val="20"/>
              </w:rPr>
            </w:pPr>
            <w:r w:rsidRPr="0090063D">
              <w:rPr>
                <w:rFonts w:cs="Arial"/>
                <w:b/>
                <w:bCs/>
                <w:szCs w:val="20"/>
              </w:rPr>
              <w:t>Reentrancy</w:t>
            </w:r>
          </w:p>
        </w:tc>
        <w:tc>
          <w:tcPr>
            <w:tcW w:w="3749" w:type="pct"/>
            <w:gridSpan w:val="5"/>
            <w:tcBorders>
              <w:top w:val="single" w:sz="4" w:space="0" w:color="auto"/>
              <w:left w:val="single" w:sz="4" w:space="0" w:color="auto"/>
              <w:bottom w:val="single" w:sz="4" w:space="0" w:color="auto"/>
              <w:right w:val="single" w:sz="4" w:space="0" w:color="auto"/>
            </w:tcBorders>
          </w:tcPr>
          <w:p w14:paraId="395CBF82" w14:textId="77777777" w:rsidR="00773611" w:rsidRPr="0090063D" w:rsidRDefault="00773611" w:rsidP="00B33DF2">
            <w:pPr>
              <w:jc w:val="left"/>
              <w:rPr>
                <w:rFonts w:eastAsia="Meiryo UI" w:cstheme="majorHAnsi"/>
                <w:szCs w:val="20"/>
                <w:lang w:val="en-GB"/>
              </w:rPr>
            </w:pPr>
            <w:r w:rsidRPr="0090063D">
              <w:rPr>
                <w:rFonts w:cs="Arial"/>
                <w:szCs w:val="20"/>
              </w:rPr>
              <w:t>Non-Reentrant</w:t>
            </w:r>
          </w:p>
        </w:tc>
      </w:tr>
      <w:tr w:rsidR="00773611" w:rsidRPr="0090063D" w14:paraId="54E620C3" w14:textId="77777777" w:rsidTr="006E4A0D">
        <w:trPr>
          <w:trHeight w:val="170"/>
        </w:trPr>
        <w:tc>
          <w:tcPr>
            <w:tcW w:w="1251" w:type="pct"/>
            <w:tcBorders>
              <w:top w:val="single" w:sz="4" w:space="0" w:color="auto"/>
              <w:left w:val="single" w:sz="4" w:space="0" w:color="auto"/>
              <w:bottom w:val="single" w:sz="4" w:space="0" w:color="auto"/>
              <w:right w:val="single" w:sz="4" w:space="0" w:color="auto"/>
            </w:tcBorders>
            <w:shd w:val="clear" w:color="auto" w:fill="D9D9D9"/>
          </w:tcPr>
          <w:p w14:paraId="44C0072D" w14:textId="77777777" w:rsidR="00773611" w:rsidRPr="0090063D" w:rsidRDefault="00773611" w:rsidP="00B33DF2">
            <w:pPr>
              <w:jc w:val="left"/>
              <w:rPr>
                <w:rFonts w:cs="Arial"/>
                <w:b/>
                <w:bCs/>
                <w:szCs w:val="20"/>
              </w:rPr>
            </w:pPr>
            <w:r w:rsidRPr="0090063D">
              <w:rPr>
                <w:rFonts w:cs="Arial"/>
                <w:b/>
                <w:bCs/>
                <w:szCs w:val="20"/>
              </w:rPr>
              <w:t>Interrupt State</w:t>
            </w:r>
          </w:p>
        </w:tc>
        <w:tc>
          <w:tcPr>
            <w:tcW w:w="3749" w:type="pct"/>
            <w:gridSpan w:val="5"/>
            <w:tcBorders>
              <w:top w:val="single" w:sz="4" w:space="0" w:color="auto"/>
              <w:left w:val="single" w:sz="4" w:space="0" w:color="auto"/>
              <w:bottom w:val="single" w:sz="4" w:space="0" w:color="auto"/>
              <w:right w:val="single" w:sz="4" w:space="0" w:color="auto"/>
            </w:tcBorders>
          </w:tcPr>
          <w:p w14:paraId="15E031E0" w14:textId="77777777" w:rsidR="00773611" w:rsidRPr="0090063D" w:rsidRDefault="00773611" w:rsidP="00B33DF2">
            <w:pPr>
              <w:jc w:val="left"/>
              <w:rPr>
                <w:rFonts w:eastAsia="Meiryo UI" w:cstheme="majorHAnsi"/>
                <w:szCs w:val="20"/>
                <w:lang w:val="en-GB"/>
              </w:rPr>
            </w:pPr>
            <w:r w:rsidRPr="0090063D">
              <w:rPr>
                <w:rFonts w:cs="Arial"/>
              </w:rPr>
              <w:t>Runs in the interrupt enable state</w:t>
            </w:r>
          </w:p>
        </w:tc>
      </w:tr>
      <w:tr w:rsidR="00773611" w:rsidRPr="0090063D" w14:paraId="50A2C8E7" w14:textId="77777777" w:rsidTr="006E4A0D">
        <w:tc>
          <w:tcPr>
            <w:tcW w:w="1251" w:type="pct"/>
            <w:vMerge w:val="restart"/>
            <w:tcBorders>
              <w:top w:val="single" w:sz="4" w:space="0" w:color="auto"/>
              <w:left w:val="single" w:sz="4" w:space="0" w:color="auto"/>
              <w:right w:val="single" w:sz="4" w:space="0" w:color="auto"/>
            </w:tcBorders>
            <w:shd w:val="clear" w:color="auto" w:fill="D9D9D9"/>
            <w:hideMark/>
          </w:tcPr>
          <w:p w14:paraId="583C4EAD" w14:textId="5F288755" w:rsidR="00773611" w:rsidRPr="0090063D" w:rsidRDefault="00773611" w:rsidP="00B33DF2">
            <w:pPr>
              <w:jc w:val="left"/>
              <w:rPr>
                <w:rFonts w:eastAsia="Meiryo UI" w:cstheme="majorHAnsi"/>
                <w:b/>
                <w:bCs/>
                <w:szCs w:val="20"/>
                <w:lang w:val="en-GB"/>
              </w:rPr>
            </w:pPr>
            <w:r w:rsidRPr="0090063D">
              <w:rPr>
                <w:rFonts w:eastAsia="Meiryo UI" w:cstheme="majorHAnsi"/>
                <w:b/>
                <w:bCs/>
                <w:szCs w:val="20"/>
                <w:lang w:val="en-GB"/>
              </w:rPr>
              <w:t>Parameters (</w:t>
            </w:r>
            <w:r w:rsidR="00176D4E">
              <w:rPr>
                <w:rFonts w:eastAsia="Meiryo UI" w:cstheme="majorHAnsi"/>
                <w:b/>
                <w:bCs/>
                <w:szCs w:val="20"/>
                <w:lang w:val="en-GB"/>
              </w:rPr>
              <w:t>In</w:t>
            </w:r>
            <w:r w:rsidRPr="0090063D">
              <w:rPr>
                <w:rFonts w:eastAsia="Meiryo UI" w:cstheme="majorHAnsi"/>
                <w:b/>
                <w:bCs/>
                <w:szCs w:val="20"/>
                <w:lang w:val="en-GB"/>
              </w:rPr>
              <w:t>)</w:t>
            </w:r>
          </w:p>
        </w:tc>
        <w:tc>
          <w:tcPr>
            <w:tcW w:w="1763" w:type="pct"/>
            <w:gridSpan w:val="3"/>
            <w:vMerge w:val="restart"/>
            <w:tcBorders>
              <w:top w:val="single" w:sz="4" w:space="0" w:color="auto"/>
              <w:left w:val="single" w:sz="4" w:space="0" w:color="auto"/>
              <w:right w:val="single" w:sz="4" w:space="0" w:color="auto"/>
            </w:tcBorders>
          </w:tcPr>
          <w:p w14:paraId="1CA315F2" w14:textId="0A07839F" w:rsidR="00773611" w:rsidRPr="00381A27" w:rsidRDefault="00381A27" w:rsidP="00B33DF2">
            <w:pPr>
              <w:jc w:val="left"/>
              <w:rPr>
                <w:rFonts w:cs="Arial"/>
                <w:szCs w:val="20"/>
              </w:rPr>
            </w:pPr>
            <w:r w:rsidRPr="00381A27">
              <w:rPr>
                <w:rFonts w:cs="Arial"/>
                <w:szCs w:val="20"/>
              </w:rPr>
              <w:t>const uint32 ulStatus</w:t>
            </w:r>
          </w:p>
        </w:tc>
        <w:tc>
          <w:tcPr>
            <w:tcW w:w="1986" w:type="pct"/>
            <w:gridSpan w:val="2"/>
            <w:tcBorders>
              <w:top w:val="single" w:sz="4" w:space="0" w:color="auto"/>
              <w:left w:val="single" w:sz="4" w:space="0" w:color="auto"/>
              <w:bottom w:val="single" w:sz="4" w:space="0" w:color="auto"/>
              <w:right w:val="single" w:sz="4" w:space="0" w:color="auto"/>
            </w:tcBorders>
          </w:tcPr>
          <w:p w14:paraId="378DA940" w14:textId="0AD2E0A7" w:rsidR="00773611" w:rsidRPr="0090063D" w:rsidRDefault="00381A27" w:rsidP="00B33DF2">
            <w:pPr>
              <w:jc w:val="left"/>
              <w:rPr>
                <w:rFonts w:eastAsia="Meiryo UI" w:cstheme="majorHAnsi"/>
                <w:szCs w:val="20"/>
                <w:lang w:val="en-GB"/>
              </w:rPr>
            </w:pPr>
            <w:r>
              <w:rPr>
                <w:rFonts w:eastAsia="Meiryo UI" w:cstheme="majorHAnsi"/>
                <w:szCs w:val="20"/>
                <w:lang w:val="en-GB"/>
              </w:rPr>
              <w:t>Variable</w:t>
            </w:r>
            <w:r w:rsidR="00773611" w:rsidRPr="0090063D">
              <w:rPr>
                <w:rFonts w:eastAsia="Meiryo UI" w:cstheme="majorHAnsi"/>
                <w:szCs w:val="20"/>
                <w:lang w:val="en-GB"/>
              </w:rPr>
              <w:t xml:space="preserve"> to store</w:t>
            </w:r>
            <w:r>
              <w:rPr>
                <w:rFonts w:eastAsia="Meiryo UI" w:cstheme="majorHAnsi"/>
                <w:szCs w:val="20"/>
                <w:lang w:val="en-GB"/>
              </w:rPr>
              <w:t xml:space="preserve"> the global address of</w:t>
            </w:r>
            <w:r w:rsidR="00773611" w:rsidRPr="0090063D">
              <w:rPr>
                <w:rFonts w:eastAsia="Meiryo UI" w:cstheme="majorHAnsi"/>
                <w:szCs w:val="20"/>
                <w:lang w:val="en-GB"/>
              </w:rPr>
              <w:t xml:space="preserve"> packet transmission suppression setting information</w:t>
            </w:r>
          </w:p>
        </w:tc>
      </w:tr>
      <w:tr w:rsidR="00773611" w:rsidRPr="0090063D" w14:paraId="2DA90CC4" w14:textId="77777777" w:rsidTr="006E4A0D">
        <w:tc>
          <w:tcPr>
            <w:tcW w:w="1251" w:type="pct"/>
            <w:vMerge/>
            <w:tcBorders>
              <w:left w:val="single" w:sz="4" w:space="0" w:color="auto"/>
              <w:bottom w:val="single" w:sz="4" w:space="0" w:color="auto"/>
              <w:right w:val="single" w:sz="4" w:space="0" w:color="auto"/>
            </w:tcBorders>
            <w:shd w:val="clear" w:color="auto" w:fill="D9D9D9"/>
          </w:tcPr>
          <w:p w14:paraId="100218CB" w14:textId="77777777" w:rsidR="00773611" w:rsidRPr="0090063D" w:rsidRDefault="00773611" w:rsidP="00B33DF2">
            <w:pPr>
              <w:jc w:val="left"/>
              <w:rPr>
                <w:rFonts w:eastAsia="Meiryo UI" w:cstheme="majorHAnsi"/>
                <w:b/>
                <w:bCs/>
                <w:szCs w:val="20"/>
                <w:lang w:val="en-GB"/>
              </w:rPr>
            </w:pPr>
          </w:p>
        </w:tc>
        <w:tc>
          <w:tcPr>
            <w:tcW w:w="1763" w:type="pct"/>
            <w:gridSpan w:val="3"/>
            <w:vMerge/>
            <w:tcBorders>
              <w:left w:val="single" w:sz="4" w:space="0" w:color="auto"/>
              <w:bottom w:val="single" w:sz="4" w:space="0" w:color="auto"/>
              <w:right w:val="single" w:sz="4" w:space="0" w:color="auto"/>
            </w:tcBorders>
          </w:tcPr>
          <w:p w14:paraId="3B7DD32D" w14:textId="77777777" w:rsidR="00773611" w:rsidRPr="0090063D" w:rsidRDefault="00773611" w:rsidP="00B33DF2">
            <w:pPr>
              <w:jc w:val="left"/>
              <w:rPr>
                <w:rFonts w:cs="Arial"/>
                <w:szCs w:val="20"/>
              </w:rPr>
            </w:pP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1B3E5C" w14:textId="77777777" w:rsidR="00773611" w:rsidRPr="0090063D" w:rsidRDefault="00773611" w:rsidP="00B33DF2">
            <w:pPr>
              <w:jc w:val="left"/>
              <w:rPr>
                <w:rFonts w:cs="Arial"/>
                <w:b/>
                <w:szCs w:val="20"/>
                <w:lang w:val="en-GB"/>
              </w:rPr>
            </w:pPr>
            <w:r w:rsidRPr="0090063D">
              <w:rPr>
                <w:rFonts w:cs="Arial"/>
                <w:b/>
                <w:szCs w:val="20"/>
                <w:lang w:val="en-GB"/>
              </w:rPr>
              <w:t>Range</w:t>
            </w:r>
          </w:p>
        </w:tc>
        <w:tc>
          <w:tcPr>
            <w:tcW w:w="1518" w:type="pct"/>
            <w:tcBorders>
              <w:top w:val="single" w:sz="4" w:space="0" w:color="auto"/>
              <w:left w:val="single" w:sz="4" w:space="0" w:color="auto"/>
              <w:bottom w:val="single" w:sz="4" w:space="0" w:color="auto"/>
              <w:right w:val="single" w:sz="4" w:space="0" w:color="auto"/>
            </w:tcBorders>
          </w:tcPr>
          <w:p w14:paraId="61344788" w14:textId="5BFCBEDF" w:rsidR="00773611" w:rsidRPr="00FA71CE" w:rsidRDefault="009F5DB9" w:rsidP="00B33DF2">
            <w:pPr>
              <w:jc w:val="left"/>
              <w:rPr>
                <w:rFonts w:cs="Arial"/>
                <w:szCs w:val="20"/>
              </w:rPr>
            </w:pPr>
            <w:r>
              <w:rPr>
                <w:rFonts w:cs="Arial"/>
                <w:szCs w:val="20"/>
                <w:lang w:val="en-GB"/>
              </w:rPr>
              <w:t>14</w:t>
            </w:r>
            <w:r w:rsidR="00C178C9">
              <w:rPr>
                <w:rFonts w:cs="Arial"/>
                <w:szCs w:val="20"/>
                <w:lang w:val="en-GB"/>
              </w:rPr>
              <w:t>-bit value</w:t>
            </w:r>
          </w:p>
        </w:tc>
      </w:tr>
      <w:tr w:rsidR="00176D4E" w:rsidRPr="0090063D" w14:paraId="390F8D06"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tcPr>
          <w:p w14:paraId="0D8E4A54" w14:textId="73DE4386" w:rsidR="00176D4E" w:rsidRPr="0090063D" w:rsidRDefault="00176D4E" w:rsidP="00176D4E">
            <w:pPr>
              <w:jc w:val="left"/>
              <w:rPr>
                <w:rFonts w:eastAsia="Meiryo UI" w:cstheme="majorHAnsi"/>
                <w:b/>
                <w:bCs/>
                <w:szCs w:val="20"/>
                <w:lang w:val="en-GB"/>
              </w:rPr>
            </w:pPr>
            <w:r w:rsidRPr="0090063D">
              <w:rPr>
                <w:rFonts w:eastAsia="Meiryo UI" w:cstheme="majorHAnsi"/>
                <w:b/>
                <w:bCs/>
                <w:szCs w:val="20"/>
                <w:lang w:val="en-GB"/>
              </w:rPr>
              <w:t>Parameters (In-Out)</w:t>
            </w:r>
          </w:p>
        </w:tc>
        <w:tc>
          <w:tcPr>
            <w:tcW w:w="1763" w:type="pct"/>
            <w:gridSpan w:val="3"/>
            <w:tcBorders>
              <w:top w:val="single" w:sz="4" w:space="0" w:color="auto"/>
              <w:left w:val="single" w:sz="4" w:space="0" w:color="auto"/>
              <w:bottom w:val="single" w:sz="4" w:space="0" w:color="auto"/>
              <w:right w:val="single" w:sz="4" w:space="0" w:color="auto"/>
            </w:tcBorders>
          </w:tcPr>
          <w:p w14:paraId="26C62972" w14:textId="30D172ED" w:rsidR="00176D4E" w:rsidRPr="00DB7A19" w:rsidRDefault="00176D4E" w:rsidP="00176D4E">
            <w:pPr>
              <w:jc w:val="left"/>
            </w:pPr>
            <w:r w:rsidRPr="0090063D">
              <w:rPr>
                <w:rFonts w:cs="Arial"/>
                <w:szCs w:val="20"/>
              </w:rPr>
              <w:t>N/A</w:t>
            </w:r>
          </w:p>
        </w:tc>
        <w:tc>
          <w:tcPr>
            <w:tcW w:w="1986" w:type="pct"/>
            <w:gridSpan w:val="2"/>
            <w:tcBorders>
              <w:top w:val="single" w:sz="4" w:space="0" w:color="auto"/>
              <w:left w:val="single" w:sz="4" w:space="0" w:color="auto"/>
              <w:bottom w:val="single" w:sz="4" w:space="0" w:color="auto"/>
              <w:right w:val="single" w:sz="4" w:space="0" w:color="auto"/>
            </w:tcBorders>
          </w:tcPr>
          <w:p w14:paraId="1B30C558" w14:textId="6E32C2B0" w:rsidR="00176D4E" w:rsidRPr="0090063D" w:rsidRDefault="00176D4E" w:rsidP="00176D4E">
            <w:pPr>
              <w:jc w:val="left"/>
            </w:pPr>
            <w:r w:rsidRPr="0090063D">
              <w:rPr>
                <w:rFonts w:cs="Arial"/>
                <w:szCs w:val="20"/>
                <w:lang w:val="en-GB"/>
              </w:rPr>
              <w:t>-</w:t>
            </w:r>
          </w:p>
        </w:tc>
      </w:tr>
      <w:tr w:rsidR="00176D4E" w:rsidRPr="0090063D" w14:paraId="74397788"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tcPr>
          <w:p w14:paraId="63202ECC" w14:textId="293F03DF" w:rsidR="00176D4E" w:rsidRPr="0090063D" w:rsidRDefault="00176D4E" w:rsidP="00176D4E">
            <w:pPr>
              <w:jc w:val="left"/>
              <w:rPr>
                <w:rFonts w:eastAsia="Meiryo UI" w:cstheme="majorHAnsi"/>
                <w:b/>
                <w:bCs/>
                <w:szCs w:val="20"/>
                <w:lang w:val="en-GB"/>
              </w:rPr>
            </w:pPr>
            <w:r w:rsidRPr="0090063D">
              <w:rPr>
                <w:rFonts w:eastAsia="Meiryo UI" w:cstheme="majorHAnsi"/>
                <w:b/>
                <w:bCs/>
                <w:szCs w:val="20"/>
                <w:lang w:val="en-GB"/>
              </w:rPr>
              <w:t>Parameters (Out)</w:t>
            </w:r>
          </w:p>
        </w:tc>
        <w:tc>
          <w:tcPr>
            <w:tcW w:w="1763" w:type="pct"/>
            <w:gridSpan w:val="3"/>
            <w:tcBorders>
              <w:top w:val="single" w:sz="4" w:space="0" w:color="auto"/>
              <w:left w:val="single" w:sz="4" w:space="0" w:color="auto"/>
              <w:bottom w:val="single" w:sz="4" w:space="0" w:color="auto"/>
              <w:right w:val="single" w:sz="4" w:space="0" w:color="auto"/>
            </w:tcBorders>
          </w:tcPr>
          <w:p w14:paraId="64B033DB" w14:textId="0E1EC3F8" w:rsidR="00176D4E" w:rsidRPr="00DB7A19" w:rsidRDefault="00176D4E" w:rsidP="00176D4E">
            <w:pPr>
              <w:jc w:val="left"/>
            </w:pPr>
            <w:r w:rsidRPr="0090063D">
              <w:rPr>
                <w:rFonts w:cs="Arial"/>
                <w:szCs w:val="20"/>
              </w:rPr>
              <w:t>N/A</w:t>
            </w:r>
          </w:p>
        </w:tc>
        <w:tc>
          <w:tcPr>
            <w:tcW w:w="1986" w:type="pct"/>
            <w:gridSpan w:val="2"/>
            <w:tcBorders>
              <w:top w:val="single" w:sz="4" w:space="0" w:color="auto"/>
              <w:left w:val="single" w:sz="4" w:space="0" w:color="auto"/>
              <w:bottom w:val="single" w:sz="4" w:space="0" w:color="auto"/>
              <w:right w:val="single" w:sz="4" w:space="0" w:color="auto"/>
            </w:tcBorders>
          </w:tcPr>
          <w:p w14:paraId="56C23A0A" w14:textId="4D50B518" w:rsidR="00176D4E" w:rsidRPr="0090063D" w:rsidRDefault="00176D4E" w:rsidP="00176D4E">
            <w:pPr>
              <w:jc w:val="left"/>
            </w:pPr>
            <w:r w:rsidRPr="0090063D">
              <w:rPr>
                <w:rFonts w:cs="Arial"/>
                <w:szCs w:val="20"/>
                <w:lang w:val="en-GB"/>
              </w:rPr>
              <w:t>-</w:t>
            </w:r>
          </w:p>
        </w:tc>
      </w:tr>
      <w:tr w:rsidR="00773611" w:rsidRPr="0090063D" w14:paraId="1BFFBE31"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tcPr>
          <w:p w14:paraId="495B854F" w14:textId="77777777" w:rsidR="00773611" w:rsidRPr="0090063D" w:rsidRDefault="00773611" w:rsidP="00B33DF2">
            <w:pPr>
              <w:jc w:val="left"/>
              <w:rPr>
                <w:rFonts w:eastAsia="Meiryo UI" w:cstheme="majorHAnsi"/>
                <w:b/>
                <w:bCs/>
                <w:szCs w:val="20"/>
                <w:lang w:val="en-GB"/>
              </w:rPr>
            </w:pPr>
            <w:r w:rsidRPr="0090063D">
              <w:rPr>
                <w:rFonts w:eastAsia="Meiryo UI" w:cstheme="majorHAnsi"/>
                <w:b/>
                <w:bCs/>
                <w:szCs w:val="20"/>
                <w:lang w:val="en-GB"/>
              </w:rPr>
              <w:t>Return Value</w:t>
            </w:r>
          </w:p>
        </w:tc>
        <w:tc>
          <w:tcPr>
            <w:tcW w:w="1763" w:type="pct"/>
            <w:gridSpan w:val="3"/>
            <w:tcBorders>
              <w:top w:val="single" w:sz="4" w:space="0" w:color="auto"/>
              <w:left w:val="single" w:sz="4" w:space="0" w:color="auto"/>
              <w:bottom w:val="single" w:sz="4" w:space="0" w:color="auto"/>
              <w:right w:val="single" w:sz="4" w:space="0" w:color="auto"/>
            </w:tcBorders>
          </w:tcPr>
          <w:p w14:paraId="5715F3D3" w14:textId="77777777" w:rsidR="00773611" w:rsidRPr="0090063D" w:rsidRDefault="00773611" w:rsidP="00B33DF2">
            <w:pPr>
              <w:jc w:val="left"/>
              <w:rPr>
                <w:rFonts w:cs="Arial"/>
                <w:szCs w:val="20"/>
              </w:rPr>
            </w:pPr>
            <w:r w:rsidRPr="00DB7A19">
              <w:t>Std_ReturnType</w:t>
            </w:r>
          </w:p>
        </w:tc>
        <w:tc>
          <w:tcPr>
            <w:tcW w:w="1986" w:type="pct"/>
            <w:gridSpan w:val="2"/>
            <w:tcBorders>
              <w:top w:val="single" w:sz="4" w:space="0" w:color="auto"/>
              <w:left w:val="single" w:sz="4" w:space="0" w:color="auto"/>
              <w:bottom w:val="single" w:sz="4" w:space="0" w:color="auto"/>
              <w:right w:val="single" w:sz="4" w:space="0" w:color="auto"/>
            </w:tcBorders>
          </w:tcPr>
          <w:p w14:paraId="0037D47A" w14:textId="77777777" w:rsidR="00773611" w:rsidRDefault="00773611" w:rsidP="00B33DF2">
            <w:pPr>
              <w:jc w:val="left"/>
              <w:rPr>
                <w:rFonts w:cs="Arial"/>
                <w:szCs w:val="20"/>
                <w:lang w:val="en-GB"/>
              </w:rPr>
            </w:pPr>
            <w:r w:rsidRPr="0090063D">
              <w:t>E_OK</w:t>
            </w:r>
          </w:p>
          <w:p w14:paraId="78DEF23B" w14:textId="77777777" w:rsidR="00773611" w:rsidRPr="0090063D" w:rsidRDefault="00773611" w:rsidP="00B33DF2">
            <w:pPr>
              <w:jc w:val="left"/>
              <w:rPr>
                <w:rFonts w:cs="Arial"/>
                <w:szCs w:val="20"/>
                <w:lang w:val="en-GB"/>
              </w:rPr>
            </w:pPr>
            <w:r>
              <w:rPr>
                <w:rFonts w:cs="Arial"/>
                <w:szCs w:val="20"/>
                <w:lang w:val="en-GB"/>
              </w:rPr>
              <w:t>E_NOT_OK</w:t>
            </w:r>
          </w:p>
        </w:tc>
      </w:tr>
      <w:tr w:rsidR="00773611" w:rsidRPr="0090063D" w14:paraId="187794D7"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3D30304C" w14:textId="77777777" w:rsidR="00773611" w:rsidRPr="0090063D" w:rsidRDefault="00773611" w:rsidP="00B33DF2">
            <w:pPr>
              <w:jc w:val="left"/>
              <w:rPr>
                <w:rFonts w:eastAsia="Meiryo UI" w:cstheme="majorHAnsi"/>
                <w:b/>
                <w:bCs/>
                <w:szCs w:val="20"/>
                <w:lang w:val="en-GB"/>
              </w:rPr>
            </w:pPr>
            <w:r w:rsidRPr="0090063D">
              <w:rPr>
                <w:rFonts w:cs="Arial"/>
                <w:b/>
                <w:bCs/>
                <w:szCs w:val="20"/>
              </w:rPr>
              <w:t>Description</w:t>
            </w:r>
          </w:p>
        </w:tc>
        <w:tc>
          <w:tcPr>
            <w:tcW w:w="3749" w:type="pct"/>
            <w:gridSpan w:val="5"/>
            <w:tcBorders>
              <w:top w:val="single" w:sz="4" w:space="0" w:color="auto"/>
              <w:left w:val="single" w:sz="4" w:space="0" w:color="auto"/>
              <w:bottom w:val="single" w:sz="4" w:space="0" w:color="auto"/>
            </w:tcBorders>
          </w:tcPr>
          <w:p w14:paraId="7CB9ACEC" w14:textId="77777777" w:rsidR="00773611" w:rsidRPr="0007522C" w:rsidRDefault="00773611" w:rsidP="00B33DF2">
            <w:pPr>
              <w:pStyle w:val="ReqText0"/>
              <w:jc w:val="left"/>
            </w:pPr>
            <w:r>
              <w:t xml:space="preserve">If </w:t>
            </w:r>
            <w:r w:rsidRPr="0090063D">
              <w:t>R_</w:t>
            </w:r>
            <w:r>
              <w:t>ProtoConv</w:t>
            </w:r>
            <w:r w:rsidRPr="0090063D">
              <w:t xml:space="preserve">_Init() </w:t>
            </w:r>
            <w:r>
              <w:t>is</w:t>
            </w:r>
            <w:r w:rsidRPr="0090063D">
              <w:t xml:space="preserve"> not executed, returns </w:t>
            </w:r>
            <w:r w:rsidRPr="006F260B">
              <w:rPr>
                <w:rFonts w:hint="eastAsia"/>
                <w:szCs w:val="20"/>
              </w:rPr>
              <w:t>E_</w:t>
            </w:r>
            <w:r w:rsidRPr="006F260B">
              <w:rPr>
                <w:szCs w:val="20"/>
              </w:rPr>
              <w:t>NOT_</w:t>
            </w:r>
            <w:r w:rsidRPr="006F260B">
              <w:rPr>
                <w:rFonts w:hint="eastAsia"/>
                <w:szCs w:val="20"/>
              </w:rPr>
              <w:t>OK</w:t>
            </w:r>
            <w:r w:rsidRPr="006F260B">
              <w:rPr>
                <w:szCs w:val="20"/>
              </w:rPr>
              <w:t>, report DET error</w:t>
            </w:r>
            <w:r>
              <w:rPr>
                <w:rFonts w:cs="Arial"/>
                <w:color w:val="000000"/>
                <w:szCs w:val="20"/>
              </w:rPr>
              <w:t xml:space="preserve"> PROTOCONV_E_UNINIT</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 xml:space="preserve">and </w:t>
            </w:r>
            <w:r w:rsidRPr="0007522C">
              <w:t>terminates the process.</w:t>
            </w:r>
          </w:p>
          <w:p w14:paraId="7C8BBE01" w14:textId="77777777" w:rsidR="00773611" w:rsidRPr="0007522C" w:rsidRDefault="00773611" w:rsidP="00B33DF2">
            <w:pPr>
              <w:pStyle w:val="ReqText0"/>
              <w:jc w:val="left"/>
            </w:pPr>
          </w:p>
          <w:p w14:paraId="18052560" w14:textId="25472468" w:rsidR="00773611" w:rsidRPr="0090063D" w:rsidRDefault="00773611" w:rsidP="00B33DF2">
            <w:pPr>
              <w:jc w:val="left"/>
            </w:pPr>
            <w:r w:rsidRPr="0090063D">
              <w:t xml:space="preserve">Execute </w:t>
            </w:r>
            <w:r>
              <w:t>ProtoConv</w:t>
            </w:r>
            <w:r w:rsidRPr="0090063D">
              <w:t>_</w:t>
            </w:r>
            <w:r w:rsidR="00381A27" w:rsidRPr="00381A27">
              <w:t>UpdateSendStatus</w:t>
            </w:r>
            <w:r w:rsidR="00381A27" w:rsidRPr="0090063D">
              <w:t xml:space="preserve"> </w:t>
            </w:r>
            <w:r w:rsidRPr="0090063D">
              <w:t xml:space="preserve">(), </w:t>
            </w:r>
            <w:r w:rsidR="00A90A9D">
              <w:t>set return value as</w:t>
            </w:r>
            <w:r w:rsidRPr="0090063D">
              <w:t xml:space="preserve"> E_OK and </w:t>
            </w:r>
            <w:r w:rsidR="00A90A9D">
              <w:t>end</w:t>
            </w:r>
            <w:r w:rsidRPr="0090063D">
              <w:t xml:space="preserve"> the process.</w:t>
            </w:r>
          </w:p>
        </w:tc>
      </w:tr>
      <w:tr w:rsidR="00773611" w:rsidRPr="0090063D" w14:paraId="4B1794DB"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3E95C217" w14:textId="77777777" w:rsidR="00773611" w:rsidRPr="0090063D" w:rsidRDefault="00773611" w:rsidP="00B33DF2">
            <w:pPr>
              <w:jc w:val="left"/>
              <w:rPr>
                <w:rFonts w:cs="Arial"/>
                <w:b/>
                <w:bCs/>
                <w:szCs w:val="20"/>
              </w:rPr>
            </w:pPr>
            <w:r w:rsidRPr="0090063D">
              <w:rPr>
                <w:rFonts w:cs="Arial"/>
                <w:b/>
                <w:bCs/>
                <w:szCs w:val="20"/>
              </w:rPr>
              <w:t>Preconditions</w:t>
            </w:r>
          </w:p>
        </w:tc>
        <w:tc>
          <w:tcPr>
            <w:tcW w:w="3749" w:type="pct"/>
            <w:gridSpan w:val="5"/>
            <w:tcBorders>
              <w:top w:val="single" w:sz="4" w:space="0" w:color="auto"/>
              <w:left w:val="single" w:sz="4" w:space="0" w:color="auto"/>
              <w:bottom w:val="single" w:sz="4" w:space="0" w:color="auto"/>
              <w:right w:val="single" w:sz="4" w:space="0" w:color="auto"/>
            </w:tcBorders>
          </w:tcPr>
          <w:p w14:paraId="1243B8DC" w14:textId="77777777" w:rsidR="00773611" w:rsidRPr="0090063D" w:rsidRDefault="00773611" w:rsidP="00B33DF2">
            <w:pPr>
              <w:pStyle w:val="ReqText0"/>
              <w:jc w:val="left"/>
              <w:rPr>
                <w:lang w:eastAsia="ja-JP"/>
              </w:rPr>
            </w:pPr>
            <w:r w:rsidRPr="0090063D">
              <w:rPr>
                <w:rFonts w:cs="Arial"/>
                <w:szCs w:val="20"/>
              </w:rPr>
              <w:t>Initialized state</w:t>
            </w:r>
          </w:p>
        </w:tc>
      </w:tr>
      <w:tr w:rsidR="0076611B" w:rsidRPr="0090063D" w14:paraId="1C88A3F3" w14:textId="77777777" w:rsidTr="006E4A0D">
        <w:tc>
          <w:tcPr>
            <w:tcW w:w="1251" w:type="pct"/>
            <w:tcBorders>
              <w:top w:val="single" w:sz="4" w:space="0" w:color="auto"/>
              <w:left w:val="single" w:sz="4" w:space="0" w:color="auto"/>
              <w:bottom w:val="single" w:sz="4" w:space="0" w:color="auto"/>
              <w:right w:val="single" w:sz="4" w:space="0" w:color="auto"/>
            </w:tcBorders>
            <w:shd w:val="clear" w:color="auto" w:fill="D9D9D9"/>
            <w:hideMark/>
          </w:tcPr>
          <w:p w14:paraId="62B67398" w14:textId="77777777" w:rsidR="0076611B" w:rsidRPr="0090063D" w:rsidRDefault="0076611B" w:rsidP="0076611B">
            <w:pPr>
              <w:jc w:val="left"/>
              <w:rPr>
                <w:rFonts w:cs="Arial"/>
                <w:b/>
                <w:bCs/>
                <w:szCs w:val="20"/>
              </w:rPr>
            </w:pPr>
            <w:r w:rsidRPr="0090063D">
              <w:rPr>
                <w:rFonts w:cs="Arial"/>
                <w:b/>
                <w:bCs/>
                <w:szCs w:val="20"/>
              </w:rPr>
              <w:t>Remarks</w:t>
            </w:r>
          </w:p>
        </w:tc>
        <w:tc>
          <w:tcPr>
            <w:tcW w:w="3749" w:type="pct"/>
            <w:gridSpan w:val="5"/>
            <w:tcBorders>
              <w:top w:val="single" w:sz="4" w:space="0" w:color="auto"/>
              <w:left w:val="single" w:sz="4" w:space="0" w:color="auto"/>
              <w:bottom w:val="single" w:sz="4" w:space="0" w:color="auto"/>
              <w:right w:val="single" w:sz="4" w:space="0" w:color="auto"/>
            </w:tcBorders>
          </w:tcPr>
          <w:p w14:paraId="1D4192B6" w14:textId="0A334F93" w:rsidR="0076611B" w:rsidRDefault="0076611B" w:rsidP="0076611B">
            <w:pPr>
              <w:jc w:val="left"/>
              <w:rPr>
                <w:rFonts w:cs="Arial"/>
                <w:szCs w:val="20"/>
              </w:rPr>
            </w:pPr>
            <w:r w:rsidRPr="0090063D">
              <w:rPr>
                <w:rFonts w:cs="Arial"/>
                <w:szCs w:val="20"/>
              </w:rPr>
              <w:t xml:space="preserve">Refer to the following items for the contents stored in </w:t>
            </w:r>
            <w:r w:rsidRPr="00381A27">
              <w:rPr>
                <w:rFonts w:cs="Arial"/>
                <w:szCs w:val="20"/>
              </w:rPr>
              <w:t>ulStatus</w:t>
            </w:r>
            <w:r w:rsidRPr="0090063D">
              <w:rPr>
                <w:rFonts w:cs="Arial"/>
                <w:szCs w:val="20"/>
              </w:rPr>
              <w:t>, which stores the CAN packet transmission suppression setting information.</w:t>
            </w:r>
          </w:p>
          <w:p w14:paraId="41D17BD6" w14:textId="62FD0F87" w:rsidR="0076611B" w:rsidRPr="0090063D" w:rsidRDefault="0076611B" w:rsidP="0076611B">
            <w:pPr>
              <w:jc w:val="left"/>
              <w:rPr>
                <w:rFonts w:cs="Arial"/>
                <w:szCs w:val="20"/>
              </w:rPr>
            </w:pPr>
            <w:r>
              <w:rPr>
                <w:rFonts w:cs="Arial"/>
                <w:szCs w:val="20"/>
              </w:rPr>
              <w:fldChar w:fldCharType="begin"/>
            </w:r>
            <w:r>
              <w:instrText xml:space="preserve"> REF _Ref190788336 \h </w:instrText>
            </w:r>
            <w:r>
              <w:rPr>
                <w:rFonts w:cs="Arial"/>
                <w:szCs w:val="20"/>
              </w:rPr>
            </w:r>
            <w:r>
              <w:rPr>
                <w:rFonts w:cs="Arial"/>
                <w:szCs w:val="20"/>
              </w:rPr>
              <w:fldChar w:fldCharType="separate"/>
            </w:r>
            <w:r w:rsidR="009D560C" w:rsidRPr="00FE7BD6">
              <w:t xml:space="preserve">Ethernet </w:t>
            </w:r>
            <w:r w:rsidR="009D560C">
              <w:t xml:space="preserve">to CAN </w:t>
            </w:r>
            <w:r w:rsidR="009D560C" w:rsidRPr="00FE7BD6">
              <w:t>Conversion Function</w:t>
            </w:r>
            <w:r>
              <w:rPr>
                <w:rFonts w:cs="Arial"/>
                <w:szCs w:val="20"/>
              </w:rPr>
              <w:fldChar w:fldCharType="end"/>
            </w:r>
            <w:r>
              <w:rPr>
                <w:rFonts w:cs="Arial"/>
                <w:szCs w:val="20"/>
              </w:rPr>
              <w:fldChar w:fldCharType="begin"/>
            </w:r>
            <w:r>
              <w:rPr>
                <w:rFonts w:cs="Arial"/>
                <w:szCs w:val="20"/>
              </w:rPr>
              <w:instrText xml:space="preserve"> REF _Ref190788336 \w \h </w:instrText>
            </w:r>
            <w:r>
              <w:rPr>
                <w:rFonts w:cs="Arial"/>
                <w:szCs w:val="20"/>
              </w:rPr>
            </w:r>
            <w:r>
              <w:rPr>
                <w:rFonts w:cs="Arial"/>
                <w:szCs w:val="20"/>
              </w:rPr>
              <w:fldChar w:fldCharType="separate"/>
            </w:r>
            <w:r w:rsidR="009D560C">
              <w:rPr>
                <w:rFonts w:cs="Arial"/>
                <w:szCs w:val="20"/>
              </w:rPr>
              <w:t>2.1.5.1</w:t>
            </w:r>
            <w:r>
              <w:rPr>
                <w:rFonts w:cs="Arial"/>
                <w:szCs w:val="20"/>
              </w:rPr>
              <w:fldChar w:fldCharType="end"/>
            </w:r>
            <w:r>
              <w:rPr>
                <w:rFonts w:cs="Arial"/>
                <w:szCs w:val="20"/>
              </w:rPr>
              <w:t xml:space="preserve"> </w:t>
            </w:r>
            <w:r w:rsidRPr="0076611B">
              <w:rPr>
                <w:rFonts w:cs="Arial"/>
                <w:szCs w:val="20"/>
              </w:rPr>
              <w:t>Ethernet to CAN Conversion Function</w:t>
            </w:r>
            <w:r>
              <w:rPr>
                <w:rFonts w:cs="Arial"/>
                <w:szCs w:val="20"/>
              </w:rPr>
              <w:t xml:space="preserve"> </w:t>
            </w:r>
            <w:r w:rsidRPr="0076611B">
              <w:rPr>
                <w:rFonts w:cs="Arial"/>
                <w:szCs w:val="20"/>
              </w:rPr>
              <w:t>(Gen5GW_ProtoConv_AD_C_05_00</w:t>
            </w:r>
            <w:r>
              <w:rPr>
                <w:rFonts w:cs="Arial"/>
                <w:szCs w:val="20"/>
              </w:rPr>
              <w:t>4</w:t>
            </w:r>
            <w:r w:rsidRPr="0076611B">
              <w:rPr>
                <w:rFonts w:cs="Arial"/>
                <w:szCs w:val="20"/>
              </w:rPr>
              <w:t>)</w:t>
            </w:r>
          </w:p>
        </w:tc>
      </w:tr>
      <w:tr w:rsidR="000A0EC4" w:rsidRPr="0090063D" w14:paraId="33B59E78" w14:textId="77777777" w:rsidTr="00457267">
        <w:tc>
          <w:tcPr>
            <w:tcW w:w="1251" w:type="pct"/>
            <w:vMerge w:val="restart"/>
            <w:tcBorders>
              <w:top w:val="single" w:sz="4" w:space="0" w:color="auto"/>
              <w:left w:val="single" w:sz="4" w:space="0" w:color="auto"/>
              <w:right w:val="single" w:sz="4" w:space="0" w:color="auto"/>
            </w:tcBorders>
            <w:shd w:val="clear" w:color="auto" w:fill="D9D9D9"/>
          </w:tcPr>
          <w:p w14:paraId="410667A3" w14:textId="5BDD1D37" w:rsidR="000A0EC4" w:rsidRPr="0090063D" w:rsidRDefault="000A0EC4" w:rsidP="003524F1">
            <w:pPr>
              <w:jc w:val="left"/>
              <w:rPr>
                <w:rFonts w:cs="Arial"/>
                <w:b/>
                <w:bCs/>
                <w:szCs w:val="20"/>
              </w:rPr>
            </w:pPr>
            <w:r>
              <w:rPr>
                <w:rFonts w:cs="Arial"/>
                <w:b/>
                <w:bCs/>
                <w:szCs w:val="20"/>
              </w:rPr>
              <w:t>DET/DEM Errors Handled</w:t>
            </w:r>
          </w:p>
        </w:tc>
        <w:tc>
          <w:tcPr>
            <w:tcW w:w="1573" w:type="pct"/>
            <w:gridSpan w:val="2"/>
            <w:tcBorders>
              <w:top w:val="single" w:sz="4" w:space="0" w:color="auto"/>
              <w:left w:val="single" w:sz="4" w:space="0" w:color="auto"/>
              <w:bottom w:val="single" w:sz="4" w:space="0" w:color="auto"/>
              <w:right w:val="single" w:sz="4" w:space="0" w:color="auto"/>
            </w:tcBorders>
          </w:tcPr>
          <w:p w14:paraId="2DC2A132" w14:textId="58647F47" w:rsidR="000A0EC4" w:rsidRPr="0090063D" w:rsidRDefault="000A0EC4" w:rsidP="003524F1">
            <w:pPr>
              <w:jc w:val="left"/>
              <w:rPr>
                <w:rFonts w:cs="Arial"/>
                <w:szCs w:val="20"/>
              </w:rPr>
            </w:pPr>
            <w:r>
              <w:rPr>
                <w:rFonts w:cs="Arial"/>
                <w:color w:val="000000"/>
                <w:szCs w:val="20"/>
              </w:rPr>
              <w:t>PROTOCONV_E_UNINIT</w:t>
            </w:r>
          </w:p>
        </w:tc>
        <w:tc>
          <w:tcPr>
            <w:tcW w:w="2176" w:type="pct"/>
            <w:gridSpan w:val="3"/>
            <w:tcBorders>
              <w:top w:val="single" w:sz="4" w:space="0" w:color="auto"/>
              <w:left w:val="single" w:sz="4" w:space="0" w:color="auto"/>
              <w:bottom w:val="single" w:sz="4" w:space="0" w:color="auto"/>
              <w:right w:val="single" w:sz="4" w:space="0" w:color="auto"/>
            </w:tcBorders>
          </w:tcPr>
          <w:p w14:paraId="1EAED1DC" w14:textId="491FB5F0" w:rsidR="000A0EC4" w:rsidRPr="0090063D" w:rsidRDefault="000A0EC4" w:rsidP="003524F1">
            <w:pPr>
              <w:jc w:val="left"/>
              <w:rPr>
                <w:rFonts w:cs="Arial"/>
                <w:szCs w:val="20"/>
              </w:rPr>
            </w:pPr>
            <w:r>
              <w:rPr>
                <w:rFonts w:cs="Arial"/>
                <w:color w:val="000000"/>
                <w:szCs w:val="20"/>
              </w:rPr>
              <w:t>Process error (API executed in uninitialized state)</w:t>
            </w:r>
          </w:p>
        </w:tc>
      </w:tr>
      <w:tr w:rsidR="000A0EC4" w:rsidRPr="0090063D" w14:paraId="44AABED9" w14:textId="77777777" w:rsidTr="00457267">
        <w:tc>
          <w:tcPr>
            <w:tcW w:w="1251" w:type="pct"/>
            <w:vMerge/>
            <w:tcBorders>
              <w:left w:val="single" w:sz="4" w:space="0" w:color="auto"/>
              <w:right w:val="single" w:sz="4" w:space="0" w:color="auto"/>
            </w:tcBorders>
            <w:shd w:val="clear" w:color="auto" w:fill="D9D9D9"/>
          </w:tcPr>
          <w:p w14:paraId="673B35C1" w14:textId="77777777" w:rsidR="000A0EC4" w:rsidRDefault="000A0EC4" w:rsidP="000A0EC4">
            <w:pPr>
              <w:jc w:val="left"/>
              <w:rPr>
                <w:rFonts w:cs="Arial"/>
                <w:b/>
                <w:bCs/>
                <w:szCs w:val="20"/>
              </w:rPr>
            </w:pPr>
          </w:p>
        </w:tc>
        <w:tc>
          <w:tcPr>
            <w:tcW w:w="1573" w:type="pct"/>
            <w:gridSpan w:val="2"/>
            <w:tcBorders>
              <w:top w:val="single" w:sz="4" w:space="0" w:color="auto"/>
              <w:left w:val="single" w:sz="4" w:space="0" w:color="auto"/>
              <w:bottom w:val="single" w:sz="4" w:space="0" w:color="auto"/>
              <w:right w:val="single" w:sz="4" w:space="0" w:color="auto"/>
            </w:tcBorders>
          </w:tcPr>
          <w:p w14:paraId="658A1304" w14:textId="2E8FE11E" w:rsidR="000A0EC4" w:rsidRDefault="000A0EC4" w:rsidP="000A0EC4">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176" w:type="pct"/>
            <w:gridSpan w:val="3"/>
            <w:tcBorders>
              <w:top w:val="single" w:sz="4" w:space="0" w:color="auto"/>
              <w:left w:val="single" w:sz="4" w:space="0" w:color="auto"/>
              <w:bottom w:val="single" w:sz="4" w:space="0" w:color="auto"/>
              <w:right w:val="single" w:sz="4" w:space="0" w:color="auto"/>
            </w:tcBorders>
          </w:tcPr>
          <w:p w14:paraId="7D085B7D" w14:textId="60BBFD29" w:rsidR="000A0EC4" w:rsidRDefault="000A0EC4" w:rsidP="000A0EC4">
            <w:pPr>
              <w:jc w:val="left"/>
              <w:rPr>
                <w:rFonts w:cs="Arial"/>
                <w:color w:val="000000"/>
                <w:szCs w:val="20"/>
              </w:rPr>
            </w:pPr>
            <w:r>
              <w:rPr>
                <w:szCs w:val="20"/>
              </w:rPr>
              <w:t>Invalid</w:t>
            </w:r>
            <w:r w:rsidRPr="006E6BFD">
              <w:rPr>
                <w:szCs w:val="20"/>
              </w:rPr>
              <w:t xml:space="preserve"> parameter passed to the APIs</w:t>
            </w:r>
          </w:p>
        </w:tc>
      </w:tr>
    </w:tbl>
    <w:p w14:paraId="34CA6FB7" w14:textId="77777777" w:rsidR="003949F1" w:rsidRPr="002C15F8" w:rsidRDefault="00773611" w:rsidP="003949F1">
      <w:pPr>
        <w:pStyle w:val="RefIDs"/>
        <w:rPr>
          <w:lang w:eastAsia="en-US"/>
        </w:rPr>
      </w:pPr>
      <w:r w:rsidRPr="00696D29">
        <w:rPr>
          <w:lang w:eastAsia="en-US"/>
        </w:rPr>
        <w:t xml:space="preserve">[Covers: </w:t>
      </w:r>
      <w:r w:rsidR="00742E36" w:rsidRPr="00742E36">
        <w:rPr>
          <w:lang w:eastAsia="en-US"/>
        </w:rPr>
        <w:t>req-8552172-00905219</w:t>
      </w:r>
      <w:r w:rsidRPr="00696D29">
        <w:rPr>
          <w:lang w:eastAsia="en-US"/>
        </w:rPr>
        <w:t>]</w:t>
      </w:r>
    </w:p>
    <w:p w14:paraId="552CA263"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2C5E80D0"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40808507" w14:textId="77777777" w:rsidR="003949F1" w:rsidRDefault="003949F1" w:rsidP="003949F1">
      <w:pPr>
        <w:pStyle w:val="RefIDs"/>
        <w:rPr>
          <w:lang w:eastAsia="en-US"/>
        </w:rPr>
      </w:pPr>
      <w:r>
        <w:rPr>
          <w:lang w:eastAsia="en-US"/>
        </w:rPr>
        <w:t>[Covers: req-8552172-00528003]</w:t>
      </w:r>
    </w:p>
    <w:p w14:paraId="1D7C32BD" w14:textId="77777777" w:rsidR="003949F1" w:rsidRDefault="003949F1" w:rsidP="003949F1">
      <w:pPr>
        <w:pStyle w:val="RefIDs"/>
        <w:rPr>
          <w:lang w:eastAsia="en-US"/>
        </w:rPr>
      </w:pPr>
      <w:r>
        <w:rPr>
          <w:lang w:eastAsia="en-US"/>
        </w:rPr>
        <w:t>[Covers: req-8552172-00528002]</w:t>
      </w:r>
    </w:p>
    <w:p w14:paraId="40B3444B" w14:textId="77777777" w:rsidR="003949F1" w:rsidRDefault="003949F1" w:rsidP="003949F1">
      <w:pPr>
        <w:pStyle w:val="RefIDs"/>
        <w:rPr>
          <w:lang w:eastAsia="en-US"/>
        </w:rPr>
      </w:pPr>
      <w:r>
        <w:rPr>
          <w:lang w:eastAsia="en-US"/>
        </w:rPr>
        <w:t>[Covers: req-8552172-00528006]</w:t>
      </w:r>
    </w:p>
    <w:p w14:paraId="384FBD99" w14:textId="77777777" w:rsidR="003949F1" w:rsidRDefault="003949F1" w:rsidP="003949F1">
      <w:pPr>
        <w:pStyle w:val="RefIDs"/>
        <w:rPr>
          <w:lang w:eastAsia="en-US"/>
        </w:rPr>
      </w:pPr>
      <w:r>
        <w:rPr>
          <w:lang w:eastAsia="en-US"/>
        </w:rPr>
        <w:t xml:space="preserve">[Covers: </w:t>
      </w:r>
      <w:r w:rsidRPr="00C136B3">
        <w:t>req-8552172-00527993</w:t>
      </w:r>
      <w:r>
        <w:t>]</w:t>
      </w:r>
    </w:p>
    <w:p w14:paraId="662973F1" w14:textId="77777777" w:rsidR="003949F1" w:rsidRDefault="003949F1" w:rsidP="003949F1">
      <w:pPr>
        <w:pStyle w:val="RefIDs"/>
        <w:rPr>
          <w:lang w:eastAsia="en-US"/>
        </w:rPr>
      </w:pPr>
      <w:r>
        <w:rPr>
          <w:lang w:eastAsia="en-US"/>
        </w:rPr>
        <w:t>[Covers: req-8552172-00527980]</w:t>
      </w:r>
    </w:p>
    <w:p w14:paraId="7C141EDA" w14:textId="5F51CAD4" w:rsidR="00773611" w:rsidRDefault="00773611" w:rsidP="00773611">
      <w:pPr>
        <w:pStyle w:val="RefIDs"/>
        <w:rPr>
          <w:lang w:eastAsia="en-US"/>
        </w:rPr>
      </w:pPr>
    </w:p>
    <w:p w14:paraId="2AF096B8" w14:textId="6A8660C7" w:rsidR="00773611" w:rsidRDefault="00773611" w:rsidP="00773611">
      <w:pPr>
        <w:pStyle w:val="RefIDs"/>
        <w:rPr>
          <w:lang w:eastAsia="en-US"/>
        </w:rPr>
      </w:pPr>
    </w:p>
    <w:p w14:paraId="6AD2DEB1" w14:textId="0B0AB407" w:rsidR="00773611" w:rsidRDefault="00773611" w:rsidP="00773611">
      <w:pPr>
        <w:pStyle w:val="RefIDs"/>
        <w:rPr>
          <w:lang w:eastAsia="en-US"/>
        </w:rPr>
      </w:pPr>
    </w:p>
    <w:p w14:paraId="36B621F0" w14:textId="1AAEE975" w:rsidR="00773611" w:rsidRDefault="00773611" w:rsidP="00773611">
      <w:pPr>
        <w:pStyle w:val="RefIDs"/>
        <w:rPr>
          <w:lang w:eastAsia="en-US"/>
        </w:rPr>
      </w:pPr>
    </w:p>
    <w:p w14:paraId="0440D4ED" w14:textId="3BBF3270" w:rsidR="00773611" w:rsidRDefault="00773611" w:rsidP="00773611">
      <w:pPr>
        <w:pStyle w:val="RefIDs"/>
        <w:rPr>
          <w:lang w:eastAsia="en-US"/>
        </w:rPr>
      </w:pPr>
    </w:p>
    <w:p w14:paraId="5D89CD63" w14:textId="2C2BC554" w:rsidR="001B1F53" w:rsidRPr="00FD24B1" w:rsidRDefault="006E4A0D" w:rsidP="00D10EB4">
      <w:pPr>
        <w:pStyle w:val="Heading3"/>
      </w:pPr>
      <w:r>
        <w:br w:type="column"/>
      </w:r>
      <w:bookmarkStart w:id="210" w:name="_Toc203383970"/>
      <w:r w:rsidR="001B1F53" w:rsidRPr="001B1F53">
        <w:lastRenderedPageBreak/>
        <w:t>R_ProtoConv_EnqueueCan</w:t>
      </w:r>
      <w:bookmarkEnd w:id="210"/>
    </w:p>
    <w:p w14:paraId="0A99462E" w14:textId="77777777" w:rsidR="001B1F53" w:rsidRDefault="001B1F53" w:rsidP="001B1F53">
      <w:pPr>
        <w:pStyle w:val="TraceID"/>
      </w:pPr>
      <w:r>
        <w:t>[iso26-18_p6_7.4.5] a;</w:t>
      </w:r>
      <w:r w:rsidRPr="0058651F">
        <w:t xml:space="preserve"> [iso26-18_p6_7.4.6]</w:t>
      </w:r>
    </w:p>
    <w:p w14:paraId="352605D0" w14:textId="11040DF8" w:rsidR="001B1F53" w:rsidRPr="00251C23" w:rsidRDefault="001B1F53" w:rsidP="001B1F53">
      <w:pPr>
        <w:pStyle w:val="ReqID"/>
        <w:rPr>
          <w:lang w:val="en-US"/>
        </w:rPr>
      </w:pPr>
      <w:r w:rsidRPr="00696D29">
        <w:t>[</w:t>
      </w:r>
      <w:r>
        <w:t>Gen5GW</w:t>
      </w:r>
      <w:r w:rsidRPr="00696D29">
        <w:t>_</w:t>
      </w:r>
      <w:r>
        <w:t>ProtoConv</w:t>
      </w:r>
      <w:r w:rsidRPr="00696D29">
        <w:t>_AD_C_</w:t>
      </w:r>
      <w:r>
        <w:t>10</w:t>
      </w:r>
      <w:r w:rsidRPr="00696D29">
        <w:t>_0</w:t>
      </w:r>
      <w:r w:rsidR="00AB3506">
        <w:t>11</w:t>
      </w:r>
      <w:r w:rsidRPr="00696D29">
        <w:t>]</w:t>
      </w:r>
    </w:p>
    <w:p w14:paraId="0EB9D1C2" w14:textId="0892E624" w:rsidR="001B1F53" w:rsidRDefault="001B1F53"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30</w:t>
      </w:r>
      <w:r w:rsidR="009D560C">
        <w:rPr>
          <w:noProof/>
        </w:rPr>
        <w:fldChar w:fldCharType="end"/>
      </w:r>
      <w:r>
        <w:rPr>
          <w:noProof/>
        </w:rPr>
        <w:t>:</w:t>
      </w:r>
      <w:r>
        <w:rPr>
          <w:rFonts w:hint="eastAsia"/>
        </w:rPr>
        <w:t xml:space="preserve"> </w:t>
      </w:r>
      <w:r w:rsidRPr="001B1F53">
        <w:t>R_ProtoConv_EnqueueCan</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57"/>
        <w:gridCol w:w="2448"/>
        <w:gridCol w:w="949"/>
        <w:gridCol w:w="126"/>
        <w:gridCol w:w="761"/>
        <w:gridCol w:w="3790"/>
      </w:tblGrid>
      <w:tr w:rsidR="001B1F53" w:rsidRPr="00BE1FC7" w14:paraId="0DB8770B" w14:textId="77777777" w:rsidTr="007224E1">
        <w:trPr>
          <w:trHeight w:val="287"/>
        </w:trPr>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09B0C71D" w14:textId="77777777" w:rsidR="001B1F53" w:rsidRPr="00BE1FC7" w:rsidRDefault="001B1F53" w:rsidP="00B56288">
            <w:pPr>
              <w:jc w:val="left"/>
              <w:rPr>
                <w:rFonts w:cs="Arial"/>
                <w:szCs w:val="20"/>
              </w:rPr>
            </w:pPr>
            <w:r w:rsidRPr="00BE1FC7">
              <w:rPr>
                <w:rFonts w:cs="Arial"/>
                <w:b/>
                <w:bCs/>
                <w:szCs w:val="20"/>
              </w:rPr>
              <w:t>Function Name</w:t>
            </w:r>
          </w:p>
        </w:tc>
        <w:tc>
          <w:tcPr>
            <w:tcW w:w="4024" w:type="pct"/>
            <w:gridSpan w:val="5"/>
            <w:tcBorders>
              <w:top w:val="single" w:sz="4" w:space="0" w:color="auto"/>
              <w:left w:val="single" w:sz="4" w:space="0" w:color="auto"/>
              <w:bottom w:val="single" w:sz="4" w:space="0" w:color="auto"/>
              <w:right w:val="single" w:sz="4" w:space="0" w:color="auto"/>
            </w:tcBorders>
          </w:tcPr>
          <w:p w14:paraId="5DD34986" w14:textId="18573EED" w:rsidR="001B1F53" w:rsidRPr="00FF5497" w:rsidRDefault="001B1F53" w:rsidP="00B56288">
            <w:pPr>
              <w:jc w:val="left"/>
              <w:rPr>
                <w:szCs w:val="20"/>
              </w:rPr>
            </w:pPr>
            <w:r w:rsidRPr="001B1F53">
              <w:rPr>
                <w:szCs w:val="20"/>
              </w:rPr>
              <w:t>R_ProtoConv_EnqueueCan</w:t>
            </w:r>
          </w:p>
        </w:tc>
      </w:tr>
      <w:tr w:rsidR="001B1F53" w:rsidRPr="00BE1FC7" w14:paraId="1A20DBBD" w14:textId="77777777" w:rsidTr="007224E1">
        <w:trPr>
          <w:trHeight w:val="287"/>
        </w:trPr>
        <w:tc>
          <w:tcPr>
            <w:tcW w:w="976" w:type="pct"/>
            <w:tcBorders>
              <w:top w:val="single" w:sz="4" w:space="0" w:color="auto"/>
              <w:left w:val="single" w:sz="4" w:space="0" w:color="auto"/>
              <w:bottom w:val="single" w:sz="4" w:space="0" w:color="auto"/>
              <w:right w:val="single" w:sz="4" w:space="0" w:color="auto"/>
            </w:tcBorders>
            <w:shd w:val="clear" w:color="auto" w:fill="D9D9D9"/>
          </w:tcPr>
          <w:p w14:paraId="78BBA0E8" w14:textId="77777777" w:rsidR="001B1F53" w:rsidRPr="00BE1FC7" w:rsidRDefault="001B1F53" w:rsidP="00B56288">
            <w:pPr>
              <w:jc w:val="left"/>
              <w:rPr>
                <w:rFonts w:eastAsia="Meiryo UI" w:cstheme="majorHAnsi"/>
                <w:szCs w:val="20"/>
                <w:lang w:val="en-GB"/>
              </w:rPr>
            </w:pPr>
            <w:r w:rsidRPr="00BE1FC7">
              <w:rPr>
                <w:rFonts w:eastAsia="Meiryo UI" w:cstheme="majorHAnsi"/>
                <w:b/>
                <w:bCs/>
                <w:szCs w:val="20"/>
                <w:lang w:val="en-GB"/>
              </w:rPr>
              <w:t>ASIL Level</w:t>
            </w:r>
          </w:p>
        </w:tc>
        <w:tc>
          <w:tcPr>
            <w:tcW w:w="1220" w:type="pct"/>
            <w:tcBorders>
              <w:top w:val="single" w:sz="4" w:space="0" w:color="auto"/>
              <w:left w:val="single" w:sz="4" w:space="0" w:color="auto"/>
              <w:bottom w:val="single" w:sz="4" w:space="0" w:color="auto"/>
              <w:right w:val="single" w:sz="4" w:space="0" w:color="auto"/>
            </w:tcBorders>
          </w:tcPr>
          <w:p w14:paraId="5118E229" w14:textId="77777777" w:rsidR="001B1F53" w:rsidRPr="0024765D" w:rsidRDefault="001B1F53" w:rsidP="00B56288">
            <w:pPr>
              <w:jc w:val="left"/>
              <w:rPr>
                <w:szCs w:val="20"/>
                <w:lang w:val="en-GB"/>
              </w:rPr>
            </w:pPr>
            <w:r w:rsidRPr="00FF5497">
              <w:rPr>
                <w:szCs w:val="20"/>
                <w:lang w:val="en-GB"/>
              </w:rPr>
              <w:t>ASIL D</w:t>
            </w:r>
          </w:p>
        </w:tc>
        <w:tc>
          <w:tcPr>
            <w:tcW w:w="535" w:type="pct"/>
            <w:gridSpan w:val="2"/>
            <w:tcBorders>
              <w:top w:val="single" w:sz="4" w:space="0" w:color="auto"/>
              <w:left w:val="single" w:sz="4" w:space="0" w:color="auto"/>
              <w:bottom w:val="single" w:sz="4" w:space="0" w:color="auto"/>
              <w:right w:val="single" w:sz="4" w:space="0" w:color="auto"/>
            </w:tcBorders>
            <w:shd w:val="pct20" w:color="auto" w:fill="auto"/>
          </w:tcPr>
          <w:p w14:paraId="42A91EBA" w14:textId="77777777" w:rsidR="001B1F53" w:rsidRPr="00BE1FC7" w:rsidRDefault="001B1F53" w:rsidP="00B56288">
            <w:pPr>
              <w:jc w:val="left"/>
              <w:rPr>
                <w:rFonts w:eastAsia="Meiryo UI" w:cstheme="majorHAnsi"/>
                <w:b/>
                <w:szCs w:val="20"/>
                <w:lang w:val="en-GB"/>
              </w:rPr>
            </w:pPr>
            <w:r w:rsidRPr="00BE1FC7">
              <w:rPr>
                <w:rFonts w:eastAsia="Meiryo UI" w:cstheme="majorHAnsi"/>
                <w:b/>
                <w:szCs w:val="20"/>
                <w:lang w:val="en-GB"/>
              </w:rPr>
              <w:t>Status</w:t>
            </w:r>
          </w:p>
        </w:tc>
        <w:tc>
          <w:tcPr>
            <w:tcW w:w="2268" w:type="pct"/>
            <w:gridSpan w:val="2"/>
            <w:tcBorders>
              <w:top w:val="single" w:sz="4" w:space="0" w:color="auto"/>
              <w:left w:val="single" w:sz="4" w:space="0" w:color="auto"/>
              <w:bottom w:val="single" w:sz="4" w:space="0" w:color="auto"/>
              <w:right w:val="single" w:sz="4" w:space="0" w:color="auto"/>
            </w:tcBorders>
          </w:tcPr>
          <w:p w14:paraId="6D0CAB9F" w14:textId="77777777" w:rsidR="001B1F53" w:rsidRPr="00FF5497" w:rsidRDefault="001B1F53" w:rsidP="00B56288">
            <w:pPr>
              <w:jc w:val="left"/>
              <w:rPr>
                <w:szCs w:val="20"/>
                <w:lang w:val="en-GB"/>
              </w:rPr>
            </w:pPr>
            <w:r w:rsidRPr="00FF5497">
              <w:rPr>
                <w:szCs w:val="20"/>
                <w:lang w:val="en-GB"/>
              </w:rPr>
              <w:t>New</w:t>
            </w:r>
          </w:p>
        </w:tc>
      </w:tr>
      <w:tr w:rsidR="001B1F53" w:rsidRPr="00BE1FC7" w14:paraId="5C153D75"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799AA791" w14:textId="77777777" w:rsidR="001B1F53" w:rsidRPr="00BE1FC7" w:rsidRDefault="001B1F53" w:rsidP="00B56288">
            <w:pPr>
              <w:jc w:val="left"/>
              <w:rPr>
                <w:rFonts w:cs="Arial"/>
                <w:b/>
                <w:bCs/>
                <w:szCs w:val="20"/>
              </w:rPr>
            </w:pPr>
            <w:r w:rsidRPr="00BE1FC7">
              <w:rPr>
                <w:rFonts w:cs="Arial"/>
                <w:b/>
                <w:bCs/>
                <w:szCs w:val="20"/>
              </w:rPr>
              <w:t>Syntax</w:t>
            </w:r>
          </w:p>
        </w:tc>
        <w:tc>
          <w:tcPr>
            <w:tcW w:w="4024" w:type="pct"/>
            <w:gridSpan w:val="5"/>
            <w:tcBorders>
              <w:top w:val="single" w:sz="4" w:space="0" w:color="auto"/>
              <w:left w:val="single" w:sz="4" w:space="0" w:color="auto"/>
              <w:bottom w:val="single" w:sz="4" w:space="0" w:color="auto"/>
              <w:right w:val="single" w:sz="4" w:space="0" w:color="auto"/>
            </w:tcBorders>
          </w:tcPr>
          <w:p w14:paraId="3D1B5193" w14:textId="3490F98F" w:rsidR="001B1F53" w:rsidRPr="00BD75C2" w:rsidRDefault="001B1F53" w:rsidP="00B56288">
            <w:pPr>
              <w:jc w:val="left"/>
              <w:rPr>
                <w:szCs w:val="20"/>
              </w:rPr>
            </w:pPr>
            <w:r w:rsidRPr="001B1F53">
              <w:rPr>
                <w:szCs w:val="20"/>
              </w:rPr>
              <w:t>Std_ReturnType R_ProtoConv_EnqueueCan(const uint8 ucBusIdx, const R_ProtoConv_CanFrameType *pCanFrame, const R_ProtoConv_TimeStampType *pTimeStamp)</w:t>
            </w:r>
          </w:p>
        </w:tc>
      </w:tr>
      <w:tr w:rsidR="001B1F53" w:rsidRPr="00BE1FC7" w14:paraId="4A0C0564"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35E38F2A" w14:textId="77777777" w:rsidR="001B1F53" w:rsidRPr="00BE1FC7" w:rsidRDefault="001B1F53" w:rsidP="00B56288">
            <w:pPr>
              <w:jc w:val="left"/>
              <w:rPr>
                <w:rFonts w:cs="Arial"/>
                <w:b/>
                <w:bCs/>
                <w:szCs w:val="20"/>
              </w:rPr>
            </w:pPr>
            <w:r w:rsidRPr="00BE1FC7">
              <w:rPr>
                <w:rFonts w:cs="Arial"/>
                <w:b/>
                <w:bCs/>
                <w:szCs w:val="20"/>
              </w:rPr>
              <w:t>Sync/Async</w:t>
            </w:r>
          </w:p>
        </w:tc>
        <w:tc>
          <w:tcPr>
            <w:tcW w:w="4024" w:type="pct"/>
            <w:gridSpan w:val="5"/>
            <w:tcBorders>
              <w:top w:val="single" w:sz="4" w:space="0" w:color="auto"/>
              <w:left w:val="single" w:sz="4" w:space="0" w:color="auto"/>
              <w:bottom w:val="single" w:sz="4" w:space="0" w:color="auto"/>
              <w:right w:val="single" w:sz="4" w:space="0" w:color="auto"/>
            </w:tcBorders>
          </w:tcPr>
          <w:p w14:paraId="75F81A0B" w14:textId="77777777" w:rsidR="001B1F53" w:rsidRPr="00FF5497" w:rsidRDefault="001B1F53" w:rsidP="00B56288">
            <w:pPr>
              <w:jc w:val="left"/>
              <w:rPr>
                <w:szCs w:val="20"/>
              </w:rPr>
            </w:pPr>
            <w:r w:rsidRPr="00FF5497">
              <w:rPr>
                <w:szCs w:val="20"/>
              </w:rPr>
              <w:t>Synchronous</w:t>
            </w:r>
          </w:p>
        </w:tc>
      </w:tr>
      <w:tr w:rsidR="001B1F53" w:rsidRPr="00BE1FC7" w14:paraId="5587E9B3" w14:textId="77777777" w:rsidTr="007224E1">
        <w:trPr>
          <w:trHeight w:val="170"/>
        </w:trPr>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4A37AEA9" w14:textId="77777777" w:rsidR="001B1F53" w:rsidRPr="00BE1FC7" w:rsidRDefault="001B1F53" w:rsidP="00B56288">
            <w:pPr>
              <w:jc w:val="left"/>
              <w:rPr>
                <w:rFonts w:cs="Arial"/>
                <w:b/>
                <w:bCs/>
                <w:szCs w:val="20"/>
              </w:rPr>
            </w:pPr>
            <w:r w:rsidRPr="00BE1FC7">
              <w:rPr>
                <w:rFonts w:cs="Arial"/>
                <w:b/>
                <w:bCs/>
                <w:szCs w:val="20"/>
              </w:rPr>
              <w:t>Reentrancy</w:t>
            </w:r>
          </w:p>
        </w:tc>
        <w:tc>
          <w:tcPr>
            <w:tcW w:w="4024" w:type="pct"/>
            <w:gridSpan w:val="5"/>
            <w:tcBorders>
              <w:top w:val="single" w:sz="4" w:space="0" w:color="auto"/>
              <w:left w:val="single" w:sz="4" w:space="0" w:color="auto"/>
              <w:bottom w:val="single" w:sz="4" w:space="0" w:color="auto"/>
              <w:right w:val="single" w:sz="4" w:space="0" w:color="auto"/>
            </w:tcBorders>
          </w:tcPr>
          <w:p w14:paraId="5534615C" w14:textId="77777777" w:rsidR="001B1F53" w:rsidRPr="00FF5497" w:rsidRDefault="001B1F53" w:rsidP="00B56288">
            <w:pPr>
              <w:jc w:val="left"/>
              <w:rPr>
                <w:rFonts w:eastAsia="Meiryo UI" w:cstheme="majorHAnsi"/>
                <w:color w:val="FF0000"/>
                <w:szCs w:val="20"/>
                <w:lang w:val="en-GB"/>
              </w:rPr>
            </w:pPr>
            <w:r w:rsidRPr="00FF5497">
              <w:rPr>
                <w:szCs w:val="20"/>
              </w:rPr>
              <w:t>Non-Reentrant</w:t>
            </w:r>
          </w:p>
        </w:tc>
      </w:tr>
      <w:tr w:rsidR="001B1F53" w:rsidRPr="00BE1FC7" w14:paraId="43D16E75" w14:textId="77777777" w:rsidTr="007224E1">
        <w:trPr>
          <w:trHeight w:val="170"/>
        </w:trPr>
        <w:tc>
          <w:tcPr>
            <w:tcW w:w="976" w:type="pct"/>
            <w:tcBorders>
              <w:top w:val="single" w:sz="4" w:space="0" w:color="auto"/>
              <w:left w:val="single" w:sz="4" w:space="0" w:color="auto"/>
              <w:bottom w:val="single" w:sz="4" w:space="0" w:color="auto"/>
              <w:right w:val="single" w:sz="4" w:space="0" w:color="auto"/>
            </w:tcBorders>
            <w:shd w:val="clear" w:color="auto" w:fill="D9D9D9"/>
          </w:tcPr>
          <w:p w14:paraId="5A1D6BB7" w14:textId="77777777" w:rsidR="001B1F53" w:rsidRPr="00BE1FC7" w:rsidRDefault="001B1F53" w:rsidP="00B56288">
            <w:pPr>
              <w:jc w:val="left"/>
              <w:rPr>
                <w:rFonts w:cs="Arial"/>
                <w:b/>
                <w:bCs/>
                <w:szCs w:val="20"/>
              </w:rPr>
            </w:pPr>
            <w:r w:rsidRPr="00BE1FC7">
              <w:rPr>
                <w:rFonts w:cs="Arial"/>
                <w:b/>
                <w:bCs/>
                <w:szCs w:val="20"/>
              </w:rPr>
              <w:t>Interrupt State</w:t>
            </w:r>
          </w:p>
        </w:tc>
        <w:tc>
          <w:tcPr>
            <w:tcW w:w="4024" w:type="pct"/>
            <w:gridSpan w:val="5"/>
            <w:tcBorders>
              <w:top w:val="single" w:sz="4" w:space="0" w:color="auto"/>
              <w:left w:val="single" w:sz="4" w:space="0" w:color="auto"/>
              <w:bottom w:val="single" w:sz="4" w:space="0" w:color="auto"/>
              <w:right w:val="single" w:sz="4" w:space="0" w:color="auto"/>
            </w:tcBorders>
          </w:tcPr>
          <w:p w14:paraId="35BA36B4" w14:textId="77777777" w:rsidR="001B1F53" w:rsidRPr="00FF5497" w:rsidRDefault="001B1F53" w:rsidP="00B56288">
            <w:pPr>
              <w:jc w:val="left"/>
              <w:rPr>
                <w:szCs w:val="20"/>
              </w:rPr>
            </w:pPr>
            <w:r w:rsidRPr="00FF5497">
              <w:rPr>
                <w:szCs w:val="20"/>
              </w:rPr>
              <w:t>Runs in the interrupt enable state</w:t>
            </w:r>
          </w:p>
        </w:tc>
      </w:tr>
      <w:tr w:rsidR="001B1F53" w:rsidRPr="00BE1FC7" w14:paraId="1A815C37" w14:textId="77777777" w:rsidTr="007224E1">
        <w:tc>
          <w:tcPr>
            <w:tcW w:w="976" w:type="pct"/>
            <w:vMerge w:val="restart"/>
            <w:tcBorders>
              <w:top w:val="single" w:sz="4" w:space="0" w:color="auto"/>
              <w:left w:val="single" w:sz="4" w:space="0" w:color="auto"/>
              <w:right w:val="single" w:sz="4" w:space="0" w:color="auto"/>
            </w:tcBorders>
            <w:shd w:val="clear" w:color="auto" w:fill="D9D9D9"/>
            <w:hideMark/>
          </w:tcPr>
          <w:p w14:paraId="54875AE4" w14:textId="77777777" w:rsidR="001B1F53" w:rsidRPr="00BE1FC7" w:rsidRDefault="001B1F53"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67B6B53E" w14:textId="77777777" w:rsidR="001B1F53" w:rsidRPr="00AF622B" w:rsidRDefault="001B1F53" w:rsidP="00B56288">
            <w:pPr>
              <w:jc w:val="left"/>
              <w:rPr>
                <w:szCs w:val="20"/>
              </w:rPr>
            </w:pPr>
            <w:r w:rsidRPr="00AF622B">
              <w:rPr>
                <w:szCs w:val="20"/>
              </w:rPr>
              <w:t>const uint8 ucBusIdx</w:t>
            </w:r>
          </w:p>
        </w:tc>
        <w:tc>
          <w:tcPr>
            <w:tcW w:w="2268" w:type="pct"/>
            <w:gridSpan w:val="2"/>
            <w:tcBorders>
              <w:top w:val="single" w:sz="4" w:space="0" w:color="auto"/>
              <w:left w:val="single" w:sz="4" w:space="0" w:color="auto"/>
              <w:bottom w:val="single" w:sz="4" w:space="0" w:color="auto"/>
              <w:right w:val="single" w:sz="4" w:space="0" w:color="auto"/>
            </w:tcBorders>
            <w:vAlign w:val="center"/>
          </w:tcPr>
          <w:p w14:paraId="6753F240" w14:textId="77777777" w:rsidR="001B1F53" w:rsidRPr="007F0552" w:rsidRDefault="001B1F53" w:rsidP="00B56288">
            <w:pPr>
              <w:jc w:val="left"/>
              <w:rPr>
                <w:rFonts w:eastAsia="Meiryo UI" w:cstheme="majorHAnsi"/>
                <w:szCs w:val="20"/>
                <w:lang w:val="en-GB"/>
              </w:rPr>
            </w:pPr>
            <w:r>
              <w:rPr>
                <w:rFonts w:eastAsia="Meiryo UI" w:cstheme="majorHAnsi"/>
                <w:szCs w:val="20"/>
                <w:lang w:val="en-GB"/>
              </w:rPr>
              <w:t>Source Bus ID</w:t>
            </w:r>
          </w:p>
        </w:tc>
      </w:tr>
      <w:tr w:rsidR="001B1F53" w:rsidRPr="00BE1FC7" w14:paraId="64A218E4" w14:textId="77777777" w:rsidTr="007224E1">
        <w:tc>
          <w:tcPr>
            <w:tcW w:w="976" w:type="pct"/>
            <w:vMerge/>
            <w:tcBorders>
              <w:left w:val="single" w:sz="4" w:space="0" w:color="auto"/>
              <w:bottom w:val="single" w:sz="4" w:space="0" w:color="auto"/>
              <w:right w:val="single" w:sz="4" w:space="0" w:color="auto"/>
            </w:tcBorders>
            <w:shd w:val="clear" w:color="auto" w:fill="D9D9D9"/>
          </w:tcPr>
          <w:p w14:paraId="6FBB7116" w14:textId="77777777" w:rsidR="001B1F53" w:rsidRPr="00BE1FC7" w:rsidRDefault="001B1F53" w:rsidP="00B56288">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04EE414C" w14:textId="77777777" w:rsidR="001B1F53" w:rsidRPr="00BE1FC7" w:rsidRDefault="001B1F53" w:rsidP="00B56288">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434BAE17" w14:textId="77777777" w:rsidR="001B1F53" w:rsidRPr="00BE1FC7" w:rsidRDefault="001B1F53" w:rsidP="00B56288">
            <w:pPr>
              <w:jc w:val="left"/>
              <w:rPr>
                <w:rFonts w:eastAsia="Meiryo UI" w:cstheme="majorHAnsi"/>
                <w:b/>
                <w:szCs w:val="20"/>
                <w:lang w:val="en-GB"/>
              </w:rPr>
            </w:pPr>
            <w:r w:rsidRPr="00BE1FC7">
              <w:rPr>
                <w:rFonts w:eastAsia="Meiryo UI" w:cstheme="majorHAnsi"/>
                <w:b/>
                <w:szCs w:val="20"/>
                <w:lang w:val="en-GB"/>
              </w:rPr>
              <w:t>Range</w:t>
            </w:r>
          </w:p>
        </w:tc>
        <w:tc>
          <w:tcPr>
            <w:tcW w:w="1889" w:type="pct"/>
            <w:tcBorders>
              <w:top w:val="single" w:sz="4" w:space="0" w:color="auto"/>
              <w:left w:val="single" w:sz="4" w:space="0" w:color="auto"/>
              <w:bottom w:val="single" w:sz="4" w:space="0" w:color="auto"/>
              <w:right w:val="single" w:sz="4" w:space="0" w:color="auto"/>
            </w:tcBorders>
          </w:tcPr>
          <w:p w14:paraId="49628C03" w14:textId="50B93FA1" w:rsidR="001B1F53" w:rsidRPr="00FF5497" w:rsidRDefault="001B1F53" w:rsidP="00B56288">
            <w:pPr>
              <w:jc w:val="left"/>
              <w:rPr>
                <w:szCs w:val="20"/>
                <w:lang w:val="en-GB"/>
              </w:rPr>
            </w:pPr>
            <w:r>
              <w:rPr>
                <w:szCs w:val="20"/>
                <w:lang w:val="en-GB"/>
              </w:rPr>
              <w:t xml:space="preserve">0 - </w:t>
            </w:r>
            <w:r w:rsidR="00E121EB">
              <w:rPr>
                <w:szCs w:val="20"/>
              </w:rPr>
              <w:t>(PROTOCONV_CAN_CH_NUM-1)</w:t>
            </w:r>
          </w:p>
        </w:tc>
      </w:tr>
      <w:tr w:rsidR="001B1F53" w:rsidRPr="007F0552" w14:paraId="617B7209" w14:textId="77777777" w:rsidTr="007224E1">
        <w:tc>
          <w:tcPr>
            <w:tcW w:w="976" w:type="pct"/>
            <w:vMerge w:val="restart"/>
            <w:tcBorders>
              <w:top w:val="single" w:sz="4" w:space="0" w:color="auto"/>
              <w:left w:val="single" w:sz="4" w:space="0" w:color="auto"/>
              <w:right w:val="single" w:sz="4" w:space="0" w:color="auto"/>
            </w:tcBorders>
            <w:shd w:val="clear" w:color="auto" w:fill="D9D9D9"/>
            <w:hideMark/>
          </w:tcPr>
          <w:p w14:paraId="39A1DFCF" w14:textId="77777777" w:rsidR="001B1F53" w:rsidRPr="00BE1FC7" w:rsidRDefault="001B1F53"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1213E124" w14:textId="77777777" w:rsidR="001B1F53" w:rsidRPr="00AF622B" w:rsidRDefault="001B1F53" w:rsidP="00B56288">
            <w:pPr>
              <w:jc w:val="left"/>
              <w:rPr>
                <w:szCs w:val="20"/>
              </w:rPr>
            </w:pPr>
            <w:r w:rsidRPr="00AF622B">
              <w:rPr>
                <w:szCs w:val="20"/>
              </w:rPr>
              <w:t>const</w:t>
            </w:r>
            <w:r w:rsidRPr="00FF5497">
              <w:rPr>
                <w:szCs w:val="20"/>
              </w:rPr>
              <w:t xml:space="preserve"> R_</w:t>
            </w:r>
            <w:r>
              <w:rPr>
                <w:szCs w:val="20"/>
              </w:rPr>
              <w:t>ProtoConv</w:t>
            </w:r>
            <w:r w:rsidRPr="00FF5497">
              <w:rPr>
                <w:szCs w:val="20"/>
              </w:rPr>
              <w:t>_CanFrameType *</w:t>
            </w:r>
            <w:r w:rsidRPr="007D3367">
              <w:rPr>
                <w:szCs w:val="20"/>
              </w:rPr>
              <w:t>pCanFrame</w:t>
            </w:r>
          </w:p>
        </w:tc>
        <w:tc>
          <w:tcPr>
            <w:tcW w:w="2268" w:type="pct"/>
            <w:gridSpan w:val="2"/>
            <w:tcBorders>
              <w:top w:val="single" w:sz="4" w:space="0" w:color="auto"/>
              <w:left w:val="single" w:sz="4" w:space="0" w:color="auto"/>
              <w:bottom w:val="single" w:sz="4" w:space="0" w:color="auto"/>
              <w:right w:val="single" w:sz="4" w:space="0" w:color="auto"/>
            </w:tcBorders>
            <w:vAlign w:val="center"/>
          </w:tcPr>
          <w:p w14:paraId="1FB0ECDC" w14:textId="77777777" w:rsidR="001B1F53" w:rsidRPr="007F0552" w:rsidRDefault="001B1F53" w:rsidP="00B56288">
            <w:pPr>
              <w:jc w:val="left"/>
              <w:rPr>
                <w:rFonts w:eastAsia="Meiryo UI" w:cstheme="majorHAnsi"/>
                <w:szCs w:val="20"/>
                <w:lang w:val="en-GB"/>
              </w:rPr>
            </w:pPr>
            <w:r w:rsidRPr="00B214F4">
              <w:rPr>
                <w:rFonts w:eastAsia="Meiryo UI" w:cstheme="majorHAnsi"/>
                <w:szCs w:val="20"/>
                <w:lang w:val="en-GB"/>
              </w:rPr>
              <w:t>Address of buffer where CAN frames are stored</w:t>
            </w:r>
          </w:p>
        </w:tc>
      </w:tr>
      <w:tr w:rsidR="001B1F53" w:rsidRPr="00FF5497" w14:paraId="1296B33A" w14:textId="77777777" w:rsidTr="007224E1">
        <w:tc>
          <w:tcPr>
            <w:tcW w:w="976" w:type="pct"/>
            <w:vMerge/>
            <w:tcBorders>
              <w:left w:val="single" w:sz="4" w:space="0" w:color="auto"/>
              <w:bottom w:val="single" w:sz="4" w:space="0" w:color="auto"/>
              <w:right w:val="single" w:sz="4" w:space="0" w:color="auto"/>
            </w:tcBorders>
            <w:shd w:val="clear" w:color="auto" w:fill="D9D9D9"/>
          </w:tcPr>
          <w:p w14:paraId="57D2B35C" w14:textId="77777777" w:rsidR="001B1F53" w:rsidRPr="00BE1FC7" w:rsidRDefault="001B1F53" w:rsidP="00B56288">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4937C66F" w14:textId="77777777" w:rsidR="001B1F53" w:rsidRPr="00BE1FC7" w:rsidRDefault="001B1F53" w:rsidP="00B56288">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BC46D62" w14:textId="77777777" w:rsidR="001B1F53" w:rsidRPr="00BE1FC7" w:rsidRDefault="001B1F53" w:rsidP="00B56288">
            <w:pPr>
              <w:jc w:val="left"/>
              <w:rPr>
                <w:rFonts w:eastAsia="Meiryo UI" w:cstheme="majorHAnsi"/>
                <w:b/>
                <w:szCs w:val="20"/>
                <w:lang w:val="en-GB"/>
              </w:rPr>
            </w:pPr>
            <w:r w:rsidRPr="00BE1FC7">
              <w:rPr>
                <w:rFonts w:eastAsia="Meiryo UI" w:cstheme="majorHAnsi"/>
                <w:b/>
                <w:szCs w:val="20"/>
                <w:lang w:val="en-GB"/>
              </w:rPr>
              <w:t>Range</w:t>
            </w:r>
          </w:p>
        </w:tc>
        <w:tc>
          <w:tcPr>
            <w:tcW w:w="1889" w:type="pct"/>
            <w:tcBorders>
              <w:top w:val="single" w:sz="4" w:space="0" w:color="auto"/>
              <w:left w:val="single" w:sz="4" w:space="0" w:color="auto"/>
              <w:bottom w:val="single" w:sz="4" w:space="0" w:color="auto"/>
              <w:right w:val="single" w:sz="4" w:space="0" w:color="auto"/>
            </w:tcBorders>
          </w:tcPr>
          <w:p w14:paraId="39A5395F" w14:textId="77777777" w:rsidR="001B1F53" w:rsidRPr="00FF5497" w:rsidRDefault="001B1F53" w:rsidP="00B56288">
            <w:pPr>
              <w:jc w:val="left"/>
              <w:rPr>
                <w:szCs w:val="20"/>
                <w:lang w:val="en-GB"/>
              </w:rPr>
            </w:pPr>
            <w:r w:rsidRPr="00FF5497">
              <w:rPr>
                <w:szCs w:val="20"/>
                <w:lang w:val="en-GB"/>
              </w:rPr>
              <w:t xml:space="preserve">Not </w:t>
            </w:r>
            <w:r>
              <w:rPr>
                <w:szCs w:val="20"/>
                <w:lang w:val="en-GB"/>
              </w:rPr>
              <w:t>NULL_PTR</w:t>
            </w:r>
          </w:p>
        </w:tc>
      </w:tr>
      <w:tr w:rsidR="001B1F53" w:rsidRPr="007F0552" w14:paraId="50D82773" w14:textId="77777777" w:rsidTr="007224E1">
        <w:trPr>
          <w:trHeight w:val="136"/>
        </w:trPr>
        <w:tc>
          <w:tcPr>
            <w:tcW w:w="976" w:type="pct"/>
            <w:vMerge w:val="restart"/>
            <w:tcBorders>
              <w:top w:val="single" w:sz="4" w:space="0" w:color="auto"/>
              <w:left w:val="single" w:sz="4" w:space="0" w:color="auto"/>
              <w:right w:val="single" w:sz="4" w:space="0" w:color="auto"/>
            </w:tcBorders>
            <w:shd w:val="clear" w:color="auto" w:fill="D9D9D9"/>
            <w:hideMark/>
          </w:tcPr>
          <w:p w14:paraId="3A667703" w14:textId="77777777" w:rsidR="001B1F53" w:rsidRPr="004A4B33" w:rsidRDefault="001B1F53" w:rsidP="00B56288">
            <w:pPr>
              <w:jc w:val="left"/>
              <w:rPr>
                <w:rFonts w:eastAsia="Meiryo UI" w:cstheme="majorHAnsi"/>
                <w:b/>
                <w:bCs/>
                <w:szCs w:val="20"/>
                <w:lang w:val="en-GB"/>
              </w:rPr>
            </w:pPr>
            <w:r w:rsidRPr="004A4B33">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07F077C0" w14:textId="77777777" w:rsidR="001B1F53" w:rsidRPr="004A4B33" w:rsidRDefault="001B1F53" w:rsidP="00B56288">
            <w:pPr>
              <w:jc w:val="left"/>
              <w:rPr>
                <w:szCs w:val="20"/>
              </w:rPr>
            </w:pPr>
            <w:r w:rsidRPr="004A4B33">
              <w:rPr>
                <w:szCs w:val="20"/>
              </w:rPr>
              <w:t>const R_ProtoConv_TimeStampType</w:t>
            </w:r>
          </w:p>
          <w:p w14:paraId="2F2EA312" w14:textId="77777777" w:rsidR="001B1F53" w:rsidRPr="004A4B33" w:rsidRDefault="001B1F53" w:rsidP="00B56288">
            <w:pPr>
              <w:jc w:val="left"/>
              <w:rPr>
                <w:rFonts w:eastAsia="Meiryo UI" w:cstheme="majorHAnsi"/>
                <w:szCs w:val="20"/>
                <w:lang w:val="en-GB"/>
              </w:rPr>
            </w:pPr>
            <w:r w:rsidRPr="004A4B33">
              <w:rPr>
                <w:szCs w:val="20"/>
              </w:rPr>
              <w:t>*pTimeStamp</w:t>
            </w:r>
          </w:p>
        </w:tc>
        <w:tc>
          <w:tcPr>
            <w:tcW w:w="2268" w:type="pct"/>
            <w:gridSpan w:val="2"/>
            <w:tcBorders>
              <w:top w:val="single" w:sz="4" w:space="0" w:color="auto"/>
              <w:left w:val="single" w:sz="4" w:space="0" w:color="auto"/>
              <w:bottom w:val="single" w:sz="4" w:space="0" w:color="auto"/>
              <w:right w:val="single" w:sz="4" w:space="0" w:color="auto"/>
            </w:tcBorders>
            <w:vAlign w:val="center"/>
          </w:tcPr>
          <w:p w14:paraId="2B32A45C" w14:textId="77777777" w:rsidR="001B1F53" w:rsidRPr="004A4B33" w:rsidRDefault="001B1F53" w:rsidP="00B56288">
            <w:pPr>
              <w:jc w:val="left"/>
              <w:rPr>
                <w:rFonts w:eastAsia="Meiryo UI" w:cstheme="majorHAnsi"/>
                <w:szCs w:val="20"/>
                <w:lang w:val="en-GB"/>
              </w:rPr>
            </w:pPr>
            <w:r w:rsidRPr="004A4B33">
              <w:rPr>
                <w:rFonts w:eastAsia="Meiryo UI" w:cstheme="majorHAnsi"/>
                <w:szCs w:val="20"/>
                <w:lang w:val="en-GB"/>
              </w:rPr>
              <w:t>Address of buffer where timestamp is stored</w:t>
            </w:r>
          </w:p>
        </w:tc>
      </w:tr>
      <w:tr w:rsidR="001B1F53" w:rsidRPr="00FF5497" w14:paraId="645D2CC5" w14:textId="77777777" w:rsidTr="007224E1">
        <w:tc>
          <w:tcPr>
            <w:tcW w:w="976" w:type="pct"/>
            <w:vMerge/>
            <w:tcBorders>
              <w:left w:val="single" w:sz="4" w:space="0" w:color="auto"/>
              <w:bottom w:val="single" w:sz="4" w:space="0" w:color="auto"/>
              <w:right w:val="single" w:sz="4" w:space="0" w:color="auto"/>
            </w:tcBorders>
            <w:shd w:val="clear" w:color="auto" w:fill="D9D9D9"/>
          </w:tcPr>
          <w:p w14:paraId="0F6E524D" w14:textId="77777777" w:rsidR="001B1F53" w:rsidRPr="004A4B33" w:rsidRDefault="001B1F53" w:rsidP="00B56288">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1658208D" w14:textId="77777777" w:rsidR="001B1F53" w:rsidRPr="004A4B33" w:rsidRDefault="001B1F53" w:rsidP="00B56288">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4DE58D20" w14:textId="77777777" w:rsidR="001B1F53" w:rsidRPr="004A4B33" w:rsidRDefault="001B1F53" w:rsidP="00B56288">
            <w:pPr>
              <w:jc w:val="left"/>
              <w:rPr>
                <w:rFonts w:eastAsia="Meiryo UI" w:cstheme="majorHAnsi"/>
                <w:b/>
                <w:szCs w:val="20"/>
                <w:lang w:val="en-GB"/>
              </w:rPr>
            </w:pPr>
            <w:r w:rsidRPr="004A4B33">
              <w:rPr>
                <w:rFonts w:eastAsia="Meiryo UI" w:cstheme="majorHAnsi"/>
                <w:b/>
                <w:szCs w:val="20"/>
                <w:lang w:val="en-GB"/>
              </w:rPr>
              <w:t>Range</w:t>
            </w:r>
          </w:p>
        </w:tc>
        <w:tc>
          <w:tcPr>
            <w:tcW w:w="1889" w:type="pct"/>
            <w:tcBorders>
              <w:top w:val="single" w:sz="4" w:space="0" w:color="auto"/>
              <w:left w:val="single" w:sz="4" w:space="0" w:color="auto"/>
              <w:bottom w:val="single" w:sz="4" w:space="0" w:color="auto"/>
              <w:right w:val="single" w:sz="4" w:space="0" w:color="auto"/>
            </w:tcBorders>
          </w:tcPr>
          <w:p w14:paraId="7A63DE89" w14:textId="77777777" w:rsidR="001B1F53" w:rsidRPr="004A4B33" w:rsidRDefault="001B1F53" w:rsidP="00B56288">
            <w:pPr>
              <w:jc w:val="left"/>
              <w:rPr>
                <w:szCs w:val="20"/>
                <w:lang w:val="en-GB"/>
              </w:rPr>
            </w:pPr>
            <w:r w:rsidRPr="004A4B33">
              <w:rPr>
                <w:szCs w:val="20"/>
                <w:lang w:val="en-GB"/>
              </w:rPr>
              <w:t>Not NULL_PTR</w:t>
            </w:r>
          </w:p>
        </w:tc>
      </w:tr>
      <w:tr w:rsidR="001B1F53" w:rsidRPr="00BE1FC7" w14:paraId="3AC4E048"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658B7D45" w14:textId="77777777" w:rsidR="001B1F53" w:rsidRPr="00BE1FC7" w:rsidRDefault="001B1F53" w:rsidP="00B56288">
            <w:pPr>
              <w:jc w:val="left"/>
              <w:rPr>
                <w:rFonts w:eastAsia="Meiryo UI" w:cstheme="majorHAnsi"/>
                <w:b/>
                <w:bCs/>
                <w:szCs w:val="20"/>
                <w:lang w:val="en-GB"/>
              </w:rPr>
            </w:pPr>
            <w:r w:rsidRPr="00BE1FC7">
              <w:rPr>
                <w:rFonts w:eastAsia="Meiryo UI" w:cstheme="majorHAnsi"/>
                <w:b/>
                <w:bCs/>
                <w:szCs w:val="20"/>
                <w:lang w:val="en-GB"/>
              </w:rPr>
              <w:t>Parameters (In-Out)</w:t>
            </w:r>
          </w:p>
        </w:tc>
        <w:tc>
          <w:tcPr>
            <w:tcW w:w="1756" w:type="pct"/>
            <w:gridSpan w:val="3"/>
            <w:tcBorders>
              <w:top w:val="single" w:sz="4" w:space="0" w:color="auto"/>
              <w:left w:val="single" w:sz="4" w:space="0" w:color="auto"/>
              <w:bottom w:val="single" w:sz="4" w:space="0" w:color="auto"/>
              <w:right w:val="single" w:sz="4" w:space="0" w:color="auto"/>
            </w:tcBorders>
          </w:tcPr>
          <w:p w14:paraId="3351BC00" w14:textId="77777777" w:rsidR="001B1F53" w:rsidRPr="00FF5497" w:rsidRDefault="001B1F53" w:rsidP="00B56288">
            <w:pPr>
              <w:jc w:val="left"/>
              <w:rPr>
                <w:rFonts w:eastAsia="Meiryo UI" w:cstheme="majorHAnsi"/>
                <w:szCs w:val="20"/>
                <w:lang w:val="en-GB"/>
              </w:rPr>
            </w:pPr>
            <w:r w:rsidRPr="00FF5497">
              <w:rPr>
                <w:szCs w:val="20"/>
              </w:rPr>
              <w:t>N/A</w:t>
            </w:r>
          </w:p>
        </w:tc>
        <w:tc>
          <w:tcPr>
            <w:tcW w:w="2268" w:type="pct"/>
            <w:gridSpan w:val="2"/>
            <w:tcBorders>
              <w:top w:val="single" w:sz="4" w:space="0" w:color="auto"/>
              <w:left w:val="single" w:sz="4" w:space="0" w:color="auto"/>
              <w:bottom w:val="single" w:sz="4" w:space="0" w:color="auto"/>
              <w:right w:val="single" w:sz="4" w:space="0" w:color="auto"/>
            </w:tcBorders>
          </w:tcPr>
          <w:p w14:paraId="61A6101C" w14:textId="77777777" w:rsidR="001B1F53" w:rsidRPr="007D3367" w:rsidRDefault="001B1F53" w:rsidP="00B56288">
            <w:pPr>
              <w:jc w:val="left"/>
              <w:rPr>
                <w:rFonts w:eastAsia="Meiryo UI" w:cstheme="majorHAnsi"/>
                <w:szCs w:val="20"/>
                <w:lang w:val="en-GB"/>
              </w:rPr>
            </w:pPr>
            <w:r w:rsidRPr="007D3367">
              <w:rPr>
                <w:szCs w:val="20"/>
                <w:lang w:val="en-GB"/>
              </w:rPr>
              <w:t>-</w:t>
            </w:r>
          </w:p>
        </w:tc>
      </w:tr>
      <w:tr w:rsidR="001B1F53" w:rsidRPr="00BE1FC7" w14:paraId="1341162F"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2DDD0964" w14:textId="77777777" w:rsidR="001B1F53" w:rsidRPr="00BE1FC7" w:rsidRDefault="001B1F53" w:rsidP="00B56288">
            <w:pPr>
              <w:jc w:val="left"/>
              <w:rPr>
                <w:rFonts w:eastAsia="Meiryo UI" w:cstheme="majorHAnsi"/>
                <w:b/>
                <w:bCs/>
                <w:szCs w:val="20"/>
                <w:lang w:val="en-GB"/>
              </w:rPr>
            </w:pPr>
            <w:r w:rsidRPr="00BE1FC7">
              <w:rPr>
                <w:rFonts w:eastAsia="Meiryo UI" w:cstheme="majorHAnsi"/>
                <w:b/>
                <w:bCs/>
                <w:szCs w:val="20"/>
                <w:lang w:val="en-GB"/>
              </w:rPr>
              <w:t>Parameters (Out)</w:t>
            </w:r>
          </w:p>
        </w:tc>
        <w:tc>
          <w:tcPr>
            <w:tcW w:w="1756" w:type="pct"/>
            <w:gridSpan w:val="3"/>
            <w:tcBorders>
              <w:top w:val="single" w:sz="4" w:space="0" w:color="auto"/>
              <w:left w:val="single" w:sz="4" w:space="0" w:color="auto"/>
              <w:bottom w:val="single" w:sz="4" w:space="0" w:color="auto"/>
              <w:right w:val="single" w:sz="4" w:space="0" w:color="auto"/>
            </w:tcBorders>
          </w:tcPr>
          <w:p w14:paraId="13BE1600" w14:textId="77777777" w:rsidR="001B1F53" w:rsidRPr="00FF5497" w:rsidRDefault="001B1F53" w:rsidP="00B56288">
            <w:pPr>
              <w:jc w:val="left"/>
              <w:rPr>
                <w:rFonts w:eastAsia="Meiryo UI" w:cstheme="majorHAnsi"/>
                <w:szCs w:val="20"/>
                <w:lang w:val="en-GB"/>
              </w:rPr>
            </w:pPr>
            <w:r w:rsidRPr="00FF5497">
              <w:rPr>
                <w:szCs w:val="20"/>
              </w:rPr>
              <w:t>N/A</w:t>
            </w:r>
          </w:p>
        </w:tc>
        <w:tc>
          <w:tcPr>
            <w:tcW w:w="2268" w:type="pct"/>
            <w:gridSpan w:val="2"/>
            <w:tcBorders>
              <w:top w:val="single" w:sz="4" w:space="0" w:color="auto"/>
              <w:left w:val="single" w:sz="4" w:space="0" w:color="auto"/>
              <w:bottom w:val="single" w:sz="4" w:space="0" w:color="auto"/>
              <w:right w:val="single" w:sz="4" w:space="0" w:color="auto"/>
            </w:tcBorders>
          </w:tcPr>
          <w:p w14:paraId="7E5EBB37" w14:textId="77777777" w:rsidR="001B1F53" w:rsidRPr="007D3367" w:rsidRDefault="001B1F53" w:rsidP="00B56288">
            <w:pPr>
              <w:jc w:val="left"/>
              <w:rPr>
                <w:rFonts w:eastAsia="Meiryo UI" w:cstheme="majorHAnsi"/>
                <w:szCs w:val="20"/>
                <w:lang w:val="en-GB"/>
              </w:rPr>
            </w:pPr>
            <w:r w:rsidRPr="007D3367">
              <w:rPr>
                <w:szCs w:val="20"/>
                <w:lang w:val="en-GB"/>
              </w:rPr>
              <w:t>-</w:t>
            </w:r>
          </w:p>
        </w:tc>
      </w:tr>
      <w:tr w:rsidR="001B1F53" w:rsidRPr="00BE1FC7" w14:paraId="6033F11C"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42FCBD73" w14:textId="77777777" w:rsidR="001B1F53" w:rsidRPr="00BE1FC7" w:rsidRDefault="001B1F53" w:rsidP="00B56288">
            <w:pPr>
              <w:jc w:val="left"/>
              <w:rPr>
                <w:rFonts w:eastAsia="Meiryo UI" w:cstheme="majorHAnsi"/>
                <w:b/>
                <w:bCs/>
                <w:szCs w:val="20"/>
                <w:lang w:val="en-GB"/>
              </w:rPr>
            </w:pPr>
            <w:r w:rsidRPr="00BE1FC7">
              <w:rPr>
                <w:rFonts w:eastAsia="Meiryo UI" w:cstheme="majorHAnsi"/>
                <w:b/>
                <w:bCs/>
                <w:szCs w:val="20"/>
                <w:lang w:val="en-GB"/>
              </w:rPr>
              <w:t>Return Value</w:t>
            </w:r>
          </w:p>
        </w:tc>
        <w:tc>
          <w:tcPr>
            <w:tcW w:w="1756" w:type="pct"/>
            <w:gridSpan w:val="3"/>
            <w:tcBorders>
              <w:top w:val="single" w:sz="4" w:space="0" w:color="auto"/>
              <w:left w:val="single" w:sz="4" w:space="0" w:color="auto"/>
              <w:bottom w:val="single" w:sz="4" w:space="0" w:color="auto"/>
              <w:right w:val="single" w:sz="4" w:space="0" w:color="auto"/>
            </w:tcBorders>
          </w:tcPr>
          <w:p w14:paraId="74FCBD57" w14:textId="77777777" w:rsidR="001B1F53" w:rsidRPr="00BD75C2" w:rsidRDefault="001B1F53" w:rsidP="00B56288">
            <w:pPr>
              <w:jc w:val="left"/>
              <w:rPr>
                <w:rFonts w:eastAsia="Meiryo UI" w:cstheme="majorHAnsi"/>
                <w:szCs w:val="20"/>
                <w:lang w:val="en-GB"/>
              </w:rPr>
            </w:pPr>
            <w:r w:rsidRPr="00FF5497">
              <w:rPr>
                <w:szCs w:val="20"/>
              </w:rPr>
              <w:t>Std_ReturnType</w:t>
            </w:r>
          </w:p>
        </w:tc>
        <w:tc>
          <w:tcPr>
            <w:tcW w:w="2268" w:type="pct"/>
            <w:gridSpan w:val="2"/>
            <w:tcBorders>
              <w:top w:val="single" w:sz="4" w:space="0" w:color="auto"/>
              <w:left w:val="single" w:sz="4" w:space="0" w:color="auto"/>
              <w:bottom w:val="single" w:sz="4" w:space="0" w:color="auto"/>
              <w:right w:val="single" w:sz="4" w:space="0" w:color="auto"/>
            </w:tcBorders>
          </w:tcPr>
          <w:p w14:paraId="1EF8A745" w14:textId="77777777" w:rsidR="001B1F53" w:rsidRPr="00BD75C2" w:rsidRDefault="001B1F53" w:rsidP="00B56288">
            <w:pPr>
              <w:rPr>
                <w:szCs w:val="20"/>
                <w:lang w:val="en-GB"/>
              </w:rPr>
            </w:pPr>
            <w:r w:rsidRPr="00BD75C2">
              <w:rPr>
                <w:szCs w:val="20"/>
                <w:lang w:val="en-GB"/>
              </w:rPr>
              <w:t>E_OK</w:t>
            </w:r>
          </w:p>
          <w:p w14:paraId="4435D4DD" w14:textId="77777777" w:rsidR="001B1F53" w:rsidRPr="00BD75C2" w:rsidRDefault="001B1F53" w:rsidP="00B56288">
            <w:pPr>
              <w:jc w:val="left"/>
              <w:rPr>
                <w:szCs w:val="20"/>
                <w:lang w:val="en-GB"/>
              </w:rPr>
            </w:pPr>
            <w:r w:rsidRPr="00BD75C2">
              <w:rPr>
                <w:szCs w:val="20"/>
                <w:lang w:val="en-GB"/>
              </w:rPr>
              <w:t>E_NOT_OK</w:t>
            </w:r>
          </w:p>
        </w:tc>
      </w:tr>
      <w:tr w:rsidR="001B1F53" w:rsidRPr="00BE1FC7" w14:paraId="1D7650AB"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43B59C4F" w14:textId="77777777" w:rsidR="001B1F53" w:rsidRPr="00BE1FC7" w:rsidRDefault="001B1F53" w:rsidP="00B56288">
            <w:pPr>
              <w:jc w:val="left"/>
              <w:rPr>
                <w:rFonts w:cs="Arial"/>
                <w:b/>
                <w:bCs/>
                <w:szCs w:val="20"/>
              </w:rPr>
            </w:pPr>
            <w:r w:rsidRPr="00BE1FC7">
              <w:rPr>
                <w:rFonts w:cs="Arial"/>
                <w:b/>
                <w:bCs/>
                <w:szCs w:val="20"/>
              </w:rPr>
              <w:t>Description</w:t>
            </w:r>
          </w:p>
        </w:tc>
        <w:tc>
          <w:tcPr>
            <w:tcW w:w="4024" w:type="pct"/>
            <w:gridSpan w:val="5"/>
            <w:tcBorders>
              <w:top w:val="single" w:sz="4" w:space="0" w:color="auto"/>
              <w:left w:val="single" w:sz="4" w:space="0" w:color="auto"/>
              <w:bottom w:val="single" w:sz="4" w:space="0" w:color="auto"/>
              <w:right w:val="single" w:sz="4" w:space="0" w:color="auto"/>
            </w:tcBorders>
          </w:tcPr>
          <w:p w14:paraId="293A5413" w14:textId="77777777" w:rsidR="001B1F53" w:rsidRPr="00BD75C2" w:rsidRDefault="001B1F53" w:rsidP="00B56288">
            <w:pPr>
              <w:jc w:val="left"/>
              <w:rPr>
                <w:szCs w:val="20"/>
              </w:rPr>
            </w:pPr>
            <w:r>
              <w:rPr>
                <w:szCs w:val="20"/>
              </w:rPr>
              <w:t>I</w:t>
            </w:r>
            <w:r w:rsidRPr="00FF5497">
              <w:rPr>
                <w:szCs w:val="20"/>
              </w:rPr>
              <w:t>f R_</w:t>
            </w:r>
            <w:r>
              <w:rPr>
                <w:szCs w:val="20"/>
              </w:rPr>
              <w:t>ProtoConv</w:t>
            </w:r>
            <w:r w:rsidRPr="00FF5497">
              <w:rPr>
                <w:szCs w:val="20"/>
              </w:rPr>
              <w:t>_Init()</w:t>
            </w:r>
            <w:r>
              <w:rPr>
                <w:szCs w:val="20"/>
              </w:rPr>
              <w:t xml:space="preserve"> is </w:t>
            </w:r>
            <w:r w:rsidRPr="00FF5497">
              <w:rPr>
                <w:szCs w:val="20"/>
              </w:rPr>
              <w:t>not executed</w:t>
            </w:r>
            <w:r>
              <w:rPr>
                <w:szCs w:val="20"/>
              </w:rPr>
              <w:t xml:space="preserve"> yet</w:t>
            </w:r>
            <w:r w:rsidRPr="00FF5497">
              <w:rPr>
                <w:szCs w:val="20"/>
              </w:rPr>
              <w:t xml:space="preserve">, </w:t>
            </w:r>
            <w:r>
              <w:rPr>
                <w:szCs w:val="20"/>
              </w:rPr>
              <w:t xml:space="preserve">it </w:t>
            </w:r>
            <w:r w:rsidRPr="00FF5497">
              <w:rPr>
                <w:szCs w:val="20"/>
              </w:rPr>
              <w:t>return</w:t>
            </w:r>
            <w:r>
              <w:rPr>
                <w:szCs w:val="20"/>
              </w:rPr>
              <w:t>s</w:t>
            </w:r>
            <w:r w:rsidRPr="00FF5497">
              <w:rPr>
                <w:szCs w:val="20"/>
              </w:rPr>
              <w:t xml:space="preserve"> </w:t>
            </w:r>
            <w:r w:rsidRPr="00BD75C2">
              <w:rPr>
                <w:szCs w:val="20"/>
                <w:lang w:val="en-GB"/>
              </w:rPr>
              <w:t>E_NOT_OK, report</w:t>
            </w:r>
            <w:r>
              <w:rPr>
                <w:szCs w:val="20"/>
                <w:lang w:val="en-GB"/>
              </w:rPr>
              <w:t>s</w:t>
            </w:r>
            <w:r w:rsidRPr="00BD75C2">
              <w:rPr>
                <w:szCs w:val="20"/>
                <w:lang w:val="en-GB"/>
              </w:rPr>
              <w:t xml:space="preserve"> DET error </w:t>
            </w:r>
            <w:r>
              <w:rPr>
                <w:szCs w:val="20"/>
              </w:rPr>
              <w:t>PROTOCONV</w:t>
            </w:r>
            <w:r w:rsidRPr="00BD75C2">
              <w:rPr>
                <w:szCs w:val="20"/>
              </w:rPr>
              <w:t>_E_</w:t>
            </w:r>
            <w:r w:rsidRPr="00CE260A">
              <w:rPr>
                <w:rFonts w:cs="Arial"/>
                <w:color w:val="000000"/>
                <w:szCs w:val="20"/>
              </w:rPr>
              <w:t>UNINIT</w:t>
            </w:r>
            <w:r w:rsidRPr="00CF2309">
              <w:rPr>
                <w:szCs w:val="20"/>
              </w:rPr>
              <w:t xml:space="preserve"> </w:t>
            </w:r>
            <w:r w:rsidRPr="00BD75C2">
              <w:rPr>
                <w:szCs w:val="20"/>
              </w:rPr>
              <w:t xml:space="preserve">(if </w:t>
            </w:r>
            <w:r>
              <w:rPr>
                <w:szCs w:val="20"/>
              </w:rPr>
              <w:t>PROTOCONV</w:t>
            </w:r>
            <w:r w:rsidRPr="00BD75C2">
              <w:rPr>
                <w:szCs w:val="20"/>
              </w:rPr>
              <w:t>_DEV_ERROR_DETECT == STD_ON)</w:t>
            </w:r>
            <w:r w:rsidRPr="00BD75C2" w:rsidDel="008357DE">
              <w:rPr>
                <w:szCs w:val="20"/>
              </w:rPr>
              <w:t xml:space="preserve"> </w:t>
            </w:r>
            <w:r w:rsidRPr="00BD75C2">
              <w:rPr>
                <w:szCs w:val="20"/>
              </w:rPr>
              <w:t>and exits.</w:t>
            </w:r>
          </w:p>
          <w:p w14:paraId="3DB81A6B" w14:textId="77777777" w:rsidR="001B1F53" w:rsidRPr="004A4B33" w:rsidRDefault="001B1F53" w:rsidP="00B56288">
            <w:pPr>
              <w:jc w:val="left"/>
              <w:rPr>
                <w:szCs w:val="20"/>
              </w:rPr>
            </w:pPr>
            <w:r w:rsidRPr="004A4B33">
              <w:rPr>
                <w:szCs w:val="20"/>
              </w:rPr>
              <w:t xml:space="preserve">If the argument pCanFrame or pTimeStamp is NULL_PTR, it returns </w:t>
            </w:r>
            <w:r w:rsidRPr="004A4B33">
              <w:rPr>
                <w:szCs w:val="20"/>
                <w:lang w:val="en-GB"/>
              </w:rPr>
              <w:t xml:space="preserve">E_NOT_OK, reports DET error </w:t>
            </w:r>
            <w:r w:rsidRPr="004A4B33">
              <w:rPr>
                <w:rFonts w:cs="Arial"/>
                <w:szCs w:val="20"/>
              </w:rPr>
              <w:t>PROTOCONV_E_PARAM_POINTER</w:t>
            </w:r>
            <w:r w:rsidRPr="004A4B33">
              <w:rPr>
                <w:szCs w:val="20"/>
              </w:rPr>
              <w:t xml:space="preserve"> (if PROTOCONV_DEV_ERROR_DETECT == STD_ON)</w:t>
            </w:r>
            <w:r w:rsidRPr="004A4B33" w:rsidDel="008357DE">
              <w:rPr>
                <w:szCs w:val="20"/>
              </w:rPr>
              <w:t xml:space="preserve"> </w:t>
            </w:r>
            <w:r w:rsidRPr="004A4B33">
              <w:rPr>
                <w:szCs w:val="20"/>
              </w:rPr>
              <w:t>and exits.</w:t>
            </w:r>
          </w:p>
          <w:p w14:paraId="5ADA5994" w14:textId="77777777" w:rsidR="001B1F53" w:rsidRPr="00B214F4" w:rsidRDefault="001B1F53" w:rsidP="00B56288">
            <w:pPr>
              <w:jc w:val="left"/>
              <w:rPr>
                <w:szCs w:val="20"/>
              </w:rPr>
            </w:pPr>
            <w:r w:rsidRPr="00BD75C2">
              <w:rPr>
                <w:szCs w:val="20"/>
              </w:rPr>
              <w:t xml:space="preserve">If the argument </w:t>
            </w:r>
            <w:r w:rsidRPr="00AF622B">
              <w:rPr>
                <w:szCs w:val="20"/>
              </w:rPr>
              <w:t>ucBusIdx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05AB7363" w14:textId="56B77FDF" w:rsidR="001B1F53" w:rsidRPr="00BD75C2" w:rsidRDefault="001B1F53" w:rsidP="001B1F53">
            <w:pPr>
              <w:jc w:val="left"/>
              <w:rPr>
                <w:szCs w:val="20"/>
              </w:rPr>
            </w:pPr>
            <w:r w:rsidRPr="001B1F53">
              <w:rPr>
                <w:szCs w:val="20"/>
              </w:rPr>
              <w:t>R_ProtoConv_EnqueueCan</w:t>
            </w:r>
            <w:r w:rsidRPr="007F0552">
              <w:rPr>
                <w:szCs w:val="20"/>
              </w:rPr>
              <w:t xml:space="preserve">() </w:t>
            </w:r>
            <w:r>
              <w:rPr>
                <w:szCs w:val="20"/>
              </w:rPr>
              <w:t>e</w:t>
            </w:r>
            <w:r w:rsidRPr="00BD75C2">
              <w:rPr>
                <w:szCs w:val="20"/>
              </w:rPr>
              <w:t xml:space="preserve">xecutes </w:t>
            </w:r>
            <w:r w:rsidRPr="001B1F53">
              <w:rPr>
                <w:szCs w:val="20"/>
              </w:rPr>
              <w:t>ProtoConv_EnqueueCan</w:t>
            </w:r>
            <w:r w:rsidRPr="00BD75C2">
              <w:rPr>
                <w:szCs w:val="20"/>
              </w:rPr>
              <w:t>() and returns its return value.</w:t>
            </w:r>
          </w:p>
        </w:tc>
      </w:tr>
      <w:tr w:rsidR="001B1F53" w:rsidRPr="00BE1FC7" w14:paraId="7B5D066A"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5F017055" w14:textId="77777777" w:rsidR="001B1F53" w:rsidRPr="00BE1FC7" w:rsidRDefault="001B1F53" w:rsidP="00B56288">
            <w:pPr>
              <w:jc w:val="left"/>
              <w:rPr>
                <w:rFonts w:cs="Arial"/>
                <w:b/>
                <w:bCs/>
                <w:szCs w:val="20"/>
              </w:rPr>
            </w:pPr>
            <w:r w:rsidRPr="00BE1FC7">
              <w:rPr>
                <w:rFonts w:cs="Arial"/>
                <w:b/>
                <w:bCs/>
                <w:szCs w:val="20"/>
              </w:rPr>
              <w:t>Preconditions</w:t>
            </w:r>
          </w:p>
        </w:tc>
        <w:tc>
          <w:tcPr>
            <w:tcW w:w="4024" w:type="pct"/>
            <w:gridSpan w:val="5"/>
            <w:tcBorders>
              <w:top w:val="single" w:sz="4" w:space="0" w:color="auto"/>
              <w:left w:val="single" w:sz="4" w:space="0" w:color="auto"/>
              <w:bottom w:val="single" w:sz="4" w:space="0" w:color="auto"/>
              <w:right w:val="single" w:sz="4" w:space="0" w:color="auto"/>
            </w:tcBorders>
          </w:tcPr>
          <w:p w14:paraId="553F6044" w14:textId="77777777" w:rsidR="001B1F53" w:rsidRPr="00FF5497" w:rsidRDefault="001B1F53" w:rsidP="00B56288">
            <w:pPr>
              <w:jc w:val="left"/>
              <w:rPr>
                <w:szCs w:val="20"/>
              </w:rPr>
            </w:pPr>
            <w:r w:rsidRPr="00FF5497">
              <w:rPr>
                <w:szCs w:val="20"/>
              </w:rPr>
              <w:t>Initialized state</w:t>
            </w:r>
          </w:p>
        </w:tc>
      </w:tr>
      <w:tr w:rsidR="001B1F53" w:rsidRPr="00BE1FC7" w14:paraId="75B5B37C" w14:textId="77777777" w:rsidTr="007224E1">
        <w:tc>
          <w:tcPr>
            <w:tcW w:w="976" w:type="pct"/>
            <w:tcBorders>
              <w:top w:val="single" w:sz="4" w:space="0" w:color="auto"/>
              <w:left w:val="single" w:sz="4" w:space="0" w:color="auto"/>
              <w:bottom w:val="single" w:sz="4" w:space="0" w:color="auto"/>
              <w:right w:val="single" w:sz="4" w:space="0" w:color="auto"/>
            </w:tcBorders>
            <w:shd w:val="clear" w:color="auto" w:fill="D9D9D9"/>
            <w:hideMark/>
          </w:tcPr>
          <w:p w14:paraId="3ACBF80F" w14:textId="77777777" w:rsidR="001B1F53" w:rsidRPr="00BE1FC7" w:rsidRDefault="001B1F53" w:rsidP="00B56288">
            <w:pPr>
              <w:jc w:val="left"/>
              <w:rPr>
                <w:rFonts w:cs="Arial"/>
                <w:b/>
                <w:bCs/>
                <w:szCs w:val="20"/>
              </w:rPr>
            </w:pPr>
            <w:r w:rsidRPr="00BE1FC7">
              <w:rPr>
                <w:rFonts w:cs="Arial"/>
                <w:b/>
                <w:bCs/>
                <w:szCs w:val="20"/>
              </w:rPr>
              <w:t>Remarks</w:t>
            </w:r>
          </w:p>
        </w:tc>
        <w:tc>
          <w:tcPr>
            <w:tcW w:w="4024" w:type="pct"/>
            <w:gridSpan w:val="5"/>
            <w:tcBorders>
              <w:top w:val="single" w:sz="4" w:space="0" w:color="auto"/>
              <w:left w:val="single" w:sz="4" w:space="0" w:color="auto"/>
              <w:bottom w:val="single" w:sz="4" w:space="0" w:color="auto"/>
              <w:right w:val="single" w:sz="4" w:space="0" w:color="auto"/>
            </w:tcBorders>
          </w:tcPr>
          <w:p w14:paraId="3DF8327D" w14:textId="77777777" w:rsidR="001B1F53" w:rsidRPr="00FF5497" w:rsidRDefault="001B1F53" w:rsidP="00B56288">
            <w:pPr>
              <w:jc w:val="left"/>
              <w:rPr>
                <w:szCs w:val="20"/>
              </w:rPr>
            </w:pPr>
            <w:r w:rsidRPr="00FF5497">
              <w:rPr>
                <w:szCs w:val="20"/>
              </w:rPr>
              <w:t>N/A</w:t>
            </w:r>
          </w:p>
        </w:tc>
      </w:tr>
      <w:tr w:rsidR="001B1F53" w:rsidRPr="00BE1FC7" w14:paraId="3F4A86E8" w14:textId="77777777" w:rsidTr="007224E1">
        <w:tc>
          <w:tcPr>
            <w:tcW w:w="976" w:type="pct"/>
            <w:vMerge w:val="restart"/>
            <w:tcBorders>
              <w:top w:val="single" w:sz="4" w:space="0" w:color="auto"/>
              <w:left w:val="single" w:sz="4" w:space="0" w:color="auto"/>
              <w:right w:val="single" w:sz="4" w:space="0" w:color="auto"/>
            </w:tcBorders>
            <w:shd w:val="clear" w:color="auto" w:fill="D9D9D9"/>
          </w:tcPr>
          <w:p w14:paraId="56B3803A" w14:textId="77777777" w:rsidR="001B1F53" w:rsidRPr="00BE1FC7" w:rsidRDefault="001B1F53" w:rsidP="00B56288">
            <w:pPr>
              <w:jc w:val="left"/>
              <w:rPr>
                <w:rFonts w:cs="Arial"/>
                <w:b/>
                <w:bCs/>
                <w:szCs w:val="20"/>
              </w:rPr>
            </w:pPr>
            <w:r>
              <w:rPr>
                <w:rFonts w:cs="Arial"/>
                <w:b/>
                <w:bCs/>
                <w:szCs w:val="20"/>
              </w:rPr>
              <w:t>DET/DEM Errors Handled</w:t>
            </w:r>
          </w:p>
        </w:tc>
        <w:tc>
          <w:tcPr>
            <w:tcW w:w="1693" w:type="pct"/>
            <w:gridSpan w:val="2"/>
            <w:tcBorders>
              <w:top w:val="single" w:sz="4" w:space="0" w:color="auto"/>
              <w:left w:val="single" w:sz="4" w:space="0" w:color="auto"/>
              <w:bottom w:val="single" w:sz="4" w:space="0" w:color="auto"/>
              <w:right w:val="single" w:sz="4" w:space="0" w:color="auto"/>
            </w:tcBorders>
          </w:tcPr>
          <w:p w14:paraId="3F4B055D" w14:textId="77777777" w:rsidR="001B1F53" w:rsidRPr="00D46B12" w:rsidRDefault="001B1F53" w:rsidP="00B56288">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331" w:type="pct"/>
            <w:gridSpan w:val="3"/>
            <w:tcBorders>
              <w:top w:val="single" w:sz="4" w:space="0" w:color="auto"/>
              <w:left w:val="single" w:sz="4" w:space="0" w:color="auto"/>
              <w:bottom w:val="single" w:sz="4" w:space="0" w:color="auto"/>
              <w:right w:val="single" w:sz="4" w:space="0" w:color="auto"/>
            </w:tcBorders>
          </w:tcPr>
          <w:p w14:paraId="3C19A7E3" w14:textId="77777777" w:rsidR="001B1F53" w:rsidRPr="00FF5497" w:rsidRDefault="001B1F53" w:rsidP="00B56288">
            <w:pPr>
              <w:jc w:val="left"/>
              <w:rPr>
                <w:szCs w:val="20"/>
              </w:rPr>
            </w:pPr>
            <w:r w:rsidRPr="00FF5497">
              <w:rPr>
                <w:szCs w:val="20"/>
              </w:rPr>
              <w:t xml:space="preserve">Parameter error (argument is </w:t>
            </w:r>
            <w:r>
              <w:rPr>
                <w:szCs w:val="20"/>
              </w:rPr>
              <w:t>NULL_PTR</w:t>
            </w:r>
            <w:r w:rsidRPr="00FF5497">
              <w:rPr>
                <w:szCs w:val="20"/>
              </w:rPr>
              <w:t>)</w:t>
            </w:r>
          </w:p>
        </w:tc>
      </w:tr>
      <w:tr w:rsidR="001B1F53" w:rsidRPr="00BE1FC7" w14:paraId="1611DD93" w14:textId="77777777" w:rsidTr="007224E1">
        <w:tc>
          <w:tcPr>
            <w:tcW w:w="976" w:type="pct"/>
            <w:vMerge/>
            <w:tcBorders>
              <w:top w:val="single" w:sz="4" w:space="0" w:color="auto"/>
              <w:left w:val="single" w:sz="4" w:space="0" w:color="auto"/>
              <w:right w:val="single" w:sz="4" w:space="0" w:color="auto"/>
            </w:tcBorders>
            <w:shd w:val="clear" w:color="auto" w:fill="D9D9D9"/>
          </w:tcPr>
          <w:p w14:paraId="29264B26" w14:textId="77777777" w:rsidR="001B1F53" w:rsidRPr="00BE1FC7" w:rsidRDefault="001B1F53" w:rsidP="00B56288">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3D1DB49E" w14:textId="77777777" w:rsidR="001B1F53" w:rsidRPr="00BE1FC7" w:rsidRDefault="001B1F53" w:rsidP="00B56288">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331" w:type="pct"/>
            <w:gridSpan w:val="3"/>
            <w:tcBorders>
              <w:top w:val="single" w:sz="4" w:space="0" w:color="auto"/>
              <w:left w:val="single" w:sz="4" w:space="0" w:color="auto"/>
              <w:bottom w:val="single" w:sz="4" w:space="0" w:color="auto"/>
              <w:right w:val="single" w:sz="4" w:space="0" w:color="auto"/>
            </w:tcBorders>
          </w:tcPr>
          <w:p w14:paraId="37A6D3A3" w14:textId="77777777" w:rsidR="001B1F53" w:rsidRPr="00BE1FC7" w:rsidRDefault="001B1F53" w:rsidP="00B56288">
            <w:pPr>
              <w:jc w:val="left"/>
              <w:rPr>
                <w:szCs w:val="20"/>
              </w:rPr>
            </w:pPr>
            <w:r>
              <w:rPr>
                <w:szCs w:val="20"/>
              </w:rPr>
              <w:t>Invalid</w:t>
            </w:r>
            <w:r w:rsidRPr="006E6BFD">
              <w:rPr>
                <w:szCs w:val="20"/>
              </w:rPr>
              <w:t xml:space="preserve"> parameter passed to the APIs</w:t>
            </w:r>
          </w:p>
        </w:tc>
      </w:tr>
      <w:tr w:rsidR="001B1F53" w:rsidRPr="00BE1FC7" w14:paraId="424634F3" w14:textId="77777777" w:rsidTr="007224E1">
        <w:tc>
          <w:tcPr>
            <w:tcW w:w="976" w:type="pct"/>
            <w:vMerge/>
            <w:tcBorders>
              <w:left w:val="single" w:sz="4" w:space="0" w:color="auto"/>
              <w:right w:val="single" w:sz="4" w:space="0" w:color="auto"/>
            </w:tcBorders>
            <w:shd w:val="clear" w:color="auto" w:fill="D9D9D9"/>
          </w:tcPr>
          <w:p w14:paraId="466DFD36" w14:textId="77777777" w:rsidR="001B1F53" w:rsidRPr="00BE1FC7" w:rsidRDefault="001B1F53" w:rsidP="00B56288">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0497CBED" w14:textId="77777777" w:rsidR="001B1F53" w:rsidRPr="00FF5497" w:rsidRDefault="001B1F53" w:rsidP="00B56288">
            <w:pPr>
              <w:jc w:val="left"/>
              <w:rPr>
                <w:szCs w:val="20"/>
              </w:rPr>
            </w:pPr>
            <w:r>
              <w:rPr>
                <w:rFonts w:cs="Arial"/>
                <w:color w:val="000000"/>
                <w:szCs w:val="20"/>
              </w:rPr>
              <w:t>PROTOCONV</w:t>
            </w:r>
            <w:r w:rsidRPr="00D46B12">
              <w:rPr>
                <w:rFonts w:cs="Arial"/>
                <w:color w:val="000000"/>
                <w:szCs w:val="20"/>
              </w:rPr>
              <w:t>_E_UNINIT</w:t>
            </w:r>
          </w:p>
        </w:tc>
        <w:tc>
          <w:tcPr>
            <w:tcW w:w="2331" w:type="pct"/>
            <w:gridSpan w:val="3"/>
            <w:tcBorders>
              <w:top w:val="single" w:sz="4" w:space="0" w:color="auto"/>
              <w:left w:val="single" w:sz="4" w:space="0" w:color="auto"/>
              <w:bottom w:val="single" w:sz="4" w:space="0" w:color="auto"/>
              <w:right w:val="single" w:sz="4" w:space="0" w:color="auto"/>
            </w:tcBorders>
          </w:tcPr>
          <w:p w14:paraId="4E76E544" w14:textId="77777777" w:rsidR="001B1F53" w:rsidRPr="00FF5497" w:rsidRDefault="001B1F53" w:rsidP="00B56288">
            <w:pPr>
              <w:jc w:val="left"/>
              <w:rPr>
                <w:szCs w:val="20"/>
              </w:rPr>
            </w:pPr>
            <w:r w:rsidRPr="00D46B12">
              <w:rPr>
                <w:rFonts w:cs="Arial"/>
                <w:color w:val="000000"/>
                <w:szCs w:val="20"/>
              </w:rPr>
              <w:t>Process error (API executed in uninitialized state)</w:t>
            </w:r>
          </w:p>
        </w:tc>
      </w:tr>
      <w:tr w:rsidR="001B1F53" w:rsidRPr="00BE1FC7" w14:paraId="7535CFB4" w14:textId="77777777" w:rsidTr="007224E1">
        <w:tc>
          <w:tcPr>
            <w:tcW w:w="976" w:type="pct"/>
            <w:vMerge/>
            <w:tcBorders>
              <w:left w:val="single" w:sz="4" w:space="0" w:color="auto"/>
              <w:right w:val="single" w:sz="4" w:space="0" w:color="auto"/>
            </w:tcBorders>
            <w:shd w:val="clear" w:color="auto" w:fill="D9D9D9"/>
          </w:tcPr>
          <w:p w14:paraId="1A6A208D" w14:textId="77777777" w:rsidR="001B1F53" w:rsidRPr="00BE1FC7" w:rsidRDefault="001B1F53" w:rsidP="00B56288">
            <w:pPr>
              <w:jc w:val="left"/>
              <w:rPr>
                <w:rFonts w:cs="Arial"/>
                <w:b/>
                <w:bCs/>
                <w:szCs w:val="20"/>
              </w:rPr>
            </w:pPr>
          </w:p>
        </w:tc>
        <w:tc>
          <w:tcPr>
            <w:tcW w:w="1693" w:type="pct"/>
            <w:gridSpan w:val="2"/>
            <w:tcBorders>
              <w:top w:val="single" w:sz="4" w:space="0" w:color="auto"/>
              <w:left w:val="single" w:sz="4" w:space="0" w:color="auto"/>
              <w:bottom w:val="single" w:sz="4" w:space="0" w:color="auto"/>
              <w:right w:val="single" w:sz="4" w:space="0" w:color="auto"/>
            </w:tcBorders>
          </w:tcPr>
          <w:p w14:paraId="746F85A1" w14:textId="28A95A46" w:rsidR="001B1F53" w:rsidRPr="007224E1" w:rsidRDefault="007224E1" w:rsidP="00B56288">
            <w:pPr>
              <w:jc w:val="left"/>
              <w:rPr>
                <w:rFonts w:cs="Arial"/>
                <w:color w:val="000000"/>
                <w:szCs w:val="20"/>
              </w:rPr>
            </w:pPr>
            <w:r w:rsidRPr="007224E1">
              <w:rPr>
                <w:rFonts w:cs="Arial"/>
                <w:color w:val="000000"/>
                <w:szCs w:val="20"/>
              </w:rPr>
              <w:t>PROTOCONV_E_FIFO_FULL</w:t>
            </w:r>
          </w:p>
        </w:tc>
        <w:tc>
          <w:tcPr>
            <w:tcW w:w="2331" w:type="pct"/>
            <w:gridSpan w:val="3"/>
            <w:tcBorders>
              <w:top w:val="single" w:sz="4" w:space="0" w:color="auto"/>
              <w:left w:val="single" w:sz="4" w:space="0" w:color="auto"/>
              <w:bottom w:val="single" w:sz="4" w:space="0" w:color="auto"/>
              <w:right w:val="single" w:sz="4" w:space="0" w:color="auto"/>
            </w:tcBorders>
          </w:tcPr>
          <w:p w14:paraId="75666B78" w14:textId="2358A9F5" w:rsidR="001B1F53" w:rsidRPr="00FF5497" w:rsidRDefault="007224E1" w:rsidP="00B56288">
            <w:pPr>
              <w:jc w:val="left"/>
              <w:rPr>
                <w:szCs w:val="20"/>
              </w:rPr>
            </w:pPr>
            <w:r>
              <w:rPr>
                <w:rFonts w:cs="Arial"/>
                <w:color w:val="000000"/>
                <w:szCs w:val="20"/>
              </w:rPr>
              <w:t>Unexpectedly full FIFO memory</w:t>
            </w:r>
          </w:p>
        </w:tc>
      </w:tr>
    </w:tbl>
    <w:p w14:paraId="74ACFC78" w14:textId="43DAA974" w:rsidR="00AB3506" w:rsidRPr="009B6D74" w:rsidRDefault="00AB3506" w:rsidP="00AB3506">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5E12E9DF" w14:textId="77777777" w:rsidR="001B1F53" w:rsidRPr="009B6D74" w:rsidRDefault="001B1F53" w:rsidP="001B1F53">
      <w:pPr>
        <w:pStyle w:val="RefIDs"/>
        <w:wordWrap/>
        <w:rPr>
          <w:lang w:eastAsia="en-US"/>
        </w:rPr>
      </w:pPr>
      <w:r w:rsidRPr="00696D29">
        <w:rPr>
          <w:lang w:eastAsia="en-US"/>
        </w:rPr>
        <w:t xml:space="preserve">[Covers: </w:t>
      </w:r>
      <w:r>
        <w:rPr>
          <w:lang w:eastAsia="en-US"/>
        </w:rPr>
        <w:t>req-8552172-00903610</w:t>
      </w:r>
      <w:r w:rsidRPr="00696D29">
        <w:rPr>
          <w:lang w:eastAsia="en-US"/>
        </w:rPr>
        <w:t>]</w:t>
      </w:r>
    </w:p>
    <w:p w14:paraId="16A2F970" w14:textId="77777777" w:rsidR="001B1F53" w:rsidRDefault="001B1F53" w:rsidP="001B1F53">
      <w:pPr>
        <w:pStyle w:val="RefIDs"/>
        <w:rPr>
          <w:lang w:eastAsia="en-US"/>
        </w:rPr>
      </w:pPr>
      <w:r>
        <w:rPr>
          <w:lang w:eastAsia="en-US"/>
        </w:rPr>
        <w:t>[Covers: req-8552172-00905227</w:t>
      </w:r>
      <w:r w:rsidRPr="002C15F8">
        <w:rPr>
          <w:lang w:eastAsia="en-US"/>
        </w:rPr>
        <w:t>]</w:t>
      </w:r>
    </w:p>
    <w:p w14:paraId="582CAF9A" w14:textId="77777777" w:rsidR="003949F1" w:rsidRPr="002C15F8" w:rsidRDefault="001B1F53" w:rsidP="003949F1">
      <w:pPr>
        <w:pStyle w:val="RefIDs"/>
        <w:rPr>
          <w:lang w:eastAsia="en-US"/>
        </w:rPr>
      </w:pPr>
      <w:r>
        <w:rPr>
          <w:lang w:eastAsia="en-US"/>
        </w:rPr>
        <w:t>[Covers: req-8552172-00904662</w:t>
      </w:r>
      <w:r w:rsidRPr="002C15F8">
        <w:rPr>
          <w:lang w:eastAsia="en-US"/>
        </w:rPr>
        <w:t>]</w:t>
      </w:r>
    </w:p>
    <w:p w14:paraId="45599B9C"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19B38265" w14:textId="77777777" w:rsidR="003949F1" w:rsidRDefault="003949F1" w:rsidP="003949F1">
      <w:pPr>
        <w:pStyle w:val="RefIDs"/>
        <w:rPr>
          <w:lang w:eastAsia="en-US"/>
        </w:rPr>
      </w:pPr>
      <w:r w:rsidRPr="002C15F8">
        <w:rPr>
          <w:lang w:eastAsia="en-US"/>
        </w:rPr>
        <w:lastRenderedPageBreak/>
        <w:t xml:space="preserve">[Covers: </w:t>
      </w:r>
      <w:r>
        <w:rPr>
          <w:lang w:eastAsia="en-US"/>
        </w:rPr>
        <w:t>req-8552172-00909478</w:t>
      </w:r>
      <w:r>
        <w:t>]</w:t>
      </w:r>
    </w:p>
    <w:p w14:paraId="169E248D" w14:textId="77777777" w:rsidR="003949F1" w:rsidRDefault="003949F1" w:rsidP="003949F1">
      <w:pPr>
        <w:pStyle w:val="RefIDs"/>
        <w:rPr>
          <w:lang w:eastAsia="en-US"/>
        </w:rPr>
      </w:pPr>
      <w:r>
        <w:rPr>
          <w:lang w:eastAsia="en-US"/>
        </w:rPr>
        <w:t>[Covers: req-8552172-00528003]</w:t>
      </w:r>
    </w:p>
    <w:p w14:paraId="4BECF01E" w14:textId="77777777" w:rsidR="003949F1" w:rsidRDefault="003949F1" w:rsidP="003949F1">
      <w:pPr>
        <w:pStyle w:val="RefIDs"/>
        <w:rPr>
          <w:lang w:eastAsia="en-US"/>
        </w:rPr>
      </w:pPr>
      <w:r>
        <w:rPr>
          <w:lang w:eastAsia="en-US"/>
        </w:rPr>
        <w:t>[Covers: req-8552172-00528002]</w:t>
      </w:r>
    </w:p>
    <w:p w14:paraId="5BC47FE5" w14:textId="77777777" w:rsidR="003949F1" w:rsidRDefault="003949F1" w:rsidP="003949F1">
      <w:pPr>
        <w:pStyle w:val="RefIDs"/>
        <w:rPr>
          <w:lang w:eastAsia="en-US"/>
        </w:rPr>
      </w:pPr>
      <w:r>
        <w:rPr>
          <w:lang w:eastAsia="en-US"/>
        </w:rPr>
        <w:t>[Covers: req-8552172-00528006]</w:t>
      </w:r>
    </w:p>
    <w:p w14:paraId="1C6B5B98" w14:textId="77777777" w:rsidR="003949F1" w:rsidRDefault="003949F1" w:rsidP="003949F1">
      <w:pPr>
        <w:pStyle w:val="RefIDs"/>
        <w:rPr>
          <w:lang w:eastAsia="en-US"/>
        </w:rPr>
      </w:pPr>
      <w:r>
        <w:rPr>
          <w:lang w:eastAsia="en-US"/>
        </w:rPr>
        <w:t xml:space="preserve">[Covers: </w:t>
      </w:r>
      <w:r w:rsidRPr="00C136B3">
        <w:t>req-8552172-00527993</w:t>
      </w:r>
      <w:r>
        <w:t>]</w:t>
      </w:r>
    </w:p>
    <w:p w14:paraId="59CEAFCD" w14:textId="20AB8281" w:rsidR="00875F62" w:rsidRPr="00875F62" w:rsidRDefault="003949F1" w:rsidP="00DE59DE">
      <w:pPr>
        <w:pStyle w:val="RefIDs"/>
        <w:rPr>
          <w:lang w:eastAsia="en-US"/>
        </w:rPr>
      </w:pPr>
      <w:r>
        <w:rPr>
          <w:lang w:eastAsia="en-US"/>
        </w:rPr>
        <w:t>[Covers: req-8552172-00527980]</w:t>
      </w:r>
    </w:p>
    <w:p w14:paraId="65C0DDCE" w14:textId="509DB7FD" w:rsidR="00100FF5" w:rsidRPr="00FD24B1" w:rsidRDefault="00100FF5" w:rsidP="006E4A0D">
      <w:pPr>
        <w:pStyle w:val="Heading3"/>
      </w:pPr>
      <w:bookmarkStart w:id="211" w:name="_Toc203383971"/>
      <w:r w:rsidRPr="00100FF5">
        <w:t>R_ProtoConv_EnqueueLin</w:t>
      </w:r>
      <w:bookmarkEnd w:id="211"/>
    </w:p>
    <w:p w14:paraId="330A1263" w14:textId="77777777" w:rsidR="00100FF5" w:rsidRDefault="00100FF5" w:rsidP="00100FF5">
      <w:pPr>
        <w:pStyle w:val="TraceID"/>
      </w:pPr>
      <w:r>
        <w:t>[iso26-18_p6_7.4.5] a;</w:t>
      </w:r>
      <w:r w:rsidRPr="0058651F">
        <w:t xml:space="preserve"> [iso26-18_p6_7.4.6]</w:t>
      </w:r>
    </w:p>
    <w:p w14:paraId="24701EAF" w14:textId="00C4AE5B" w:rsidR="00100FF5" w:rsidRPr="00251C23" w:rsidRDefault="00100FF5" w:rsidP="00100FF5">
      <w:pPr>
        <w:pStyle w:val="ReqID"/>
        <w:rPr>
          <w:lang w:val="en-US"/>
        </w:rPr>
      </w:pPr>
      <w:r w:rsidRPr="00696D29">
        <w:t>[</w:t>
      </w:r>
      <w:r>
        <w:t>Gen5GW</w:t>
      </w:r>
      <w:r w:rsidRPr="00696D29">
        <w:t>_</w:t>
      </w:r>
      <w:r>
        <w:t>ProtoConv</w:t>
      </w:r>
      <w:r w:rsidRPr="00696D29">
        <w:t>_AD_C_</w:t>
      </w:r>
      <w:r>
        <w:t>10</w:t>
      </w:r>
      <w:r w:rsidRPr="00696D29">
        <w:t>_0</w:t>
      </w:r>
      <w:r w:rsidR="00AB3506">
        <w:t>12</w:t>
      </w:r>
      <w:r w:rsidRPr="00696D29">
        <w:t>]</w:t>
      </w:r>
    </w:p>
    <w:p w14:paraId="7C55D452" w14:textId="29F7AA34" w:rsidR="00100FF5" w:rsidRDefault="00100FF5"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31</w:t>
      </w:r>
      <w:r w:rsidR="009D560C">
        <w:rPr>
          <w:noProof/>
        </w:rPr>
        <w:fldChar w:fldCharType="end"/>
      </w:r>
      <w:r>
        <w:rPr>
          <w:noProof/>
        </w:rPr>
        <w:t>:</w:t>
      </w:r>
      <w:r>
        <w:rPr>
          <w:rFonts w:hint="eastAsia"/>
        </w:rPr>
        <w:t xml:space="preserve"> </w:t>
      </w:r>
      <w:r w:rsidRPr="00F51074">
        <w:t>R_</w:t>
      </w:r>
      <w:r>
        <w:t>ProtoConv</w:t>
      </w:r>
      <w:r w:rsidRPr="00F51074">
        <w:t>_</w:t>
      </w:r>
      <w:r w:rsidRPr="00100FF5">
        <w:rPr>
          <w:rFonts w:eastAsia="MS PGothic"/>
          <w:kern w:val="0"/>
          <w:sz w:val="21"/>
          <w:szCs w:val="21"/>
          <w:lang w:eastAsia="en-US"/>
        </w:rPr>
        <w:t>EnqueueLin</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2"/>
        <w:gridCol w:w="2323"/>
        <w:gridCol w:w="1061"/>
        <w:gridCol w:w="49"/>
        <w:gridCol w:w="716"/>
        <w:gridCol w:w="3820"/>
      </w:tblGrid>
      <w:tr w:rsidR="00100FF5" w:rsidRPr="00BE1FC7" w14:paraId="1887B62D" w14:textId="77777777" w:rsidTr="007224E1">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3BF4933" w14:textId="77777777" w:rsidR="00100FF5" w:rsidRPr="00BE1FC7" w:rsidRDefault="00100FF5" w:rsidP="00B56288">
            <w:pPr>
              <w:jc w:val="left"/>
              <w:rPr>
                <w:rFonts w:cs="Arial"/>
                <w:szCs w:val="20"/>
              </w:rPr>
            </w:pPr>
            <w:r w:rsidRPr="00BE1FC7">
              <w:rPr>
                <w:rFonts w:cs="Arial"/>
                <w:b/>
                <w:bCs/>
                <w:szCs w:val="20"/>
              </w:rPr>
              <w:t>Function Name</w:t>
            </w:r>
          </w:p>
        </w:tc>
        <w:tc>
          <w:tcPr>
            <w:tcW w:w="3972" w:type="pct"/>
            <w:gridSpan w:val="5"/>
            <w:tcBorders>
              <w:top w:val="single" w:sz="4" w:space="0" w:color="auto"/>
              <w:left w:val="single" w:sz="4" w:space="0" w:color="auto"/>
              <w:bottom w:val="single" w:sz="4" w:space="0" w:color="auto"/>
              <w:right w:val="single" w:sz="4" w:space="0" w:color="auto"/>
            </w:tcBorders>
          </w:tcPr>
          <w:p w14:paraId="5C67E34C" w14:textId="47D13359" w:rsidR="00100FF5" w:rsidRPr="00FF5497" w:rsidRDefault="00100FF5" w:rsidP="00B56288">
            <w:pPr>
              <w:jc w:val="left"/>
              <w:rPr>
                <w:szCs w:val="20"/>
              </w:rPr>
            </w:pPr>
            <w:r w:rsidRPr="00100FF5">
              <w:rPr>
                <w:szCs w:val="20"/>
              </w:rPr>
              <w:t>R_ProtoConv_EnqueueLin</w:t>
            </w:r>
          </w:p>
        </w:tc>
      </w:tr>
      <w:tr w:rsidR="00100FF5" w:rsidRPr="00BE1FC7" w14:paraId="15DC7A52" w14:textId="77777777" w:rsidTr="007224E1">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tcPr>
          <w:p w14:paraId="29648E7A" w14:textId="77777777" w:rsidR="00100FF5" w:rsidRPr="00BE1FC7" w:rsidRDefault="00100FF5" w:rsidP="00B56288">
            <w:pPr>
              <w:jc w:val="left"/>
              <w:rPr>
                <w:rFonts w:eastAsia="Meiryo UI" w:cstheme="majorHAnsi"/>
                <w:szCs w:val="20"/>
                <w:lang w:val="en-GB"/>
              </w:rPr>
            </w:pPr>
            <w:r w:rsidRPr="00BE1FC7">
              <w:rPr>
                <w:rFonts w:eastAsia="Meiryo UI" w:cstheme="majorHAnsi"/>
                <w:b/>
                <w:bCs/>
                <w:szCs w:val="20"/>
                <w:lang w:val="en-GB"/>
              </w:rPr>
              <w:t>ASIL Level</w:t>
            </w:r>
          </w:p>
        </w:tc>
        <w:tc>
          <w:tcPr>
            <w:tcW w:w="1158" w:type="pct"/>
            <w:tcBorders>
              <w:top w:val="single" w:sz="4" w:space="0" w:color="auto"/>
              <w:left w:val="single" w:sz="4" w:space="0" w:color="auto"/>
              <w:bottom w:val="single" w:sz="4" w:space="0" w:color="auto"/>
              <w:right w:val="single" w:sz="4" w:space="0" w:color="auto"/>
            </w:tcBorders>
          </w:tcPr>
          <w:p w14:paraId="11BAA5A8" w14:textId="77777777" w:rsidR="00100FF5" w:rsidRPr="0024765D" w:rsidRDefault="00100FF5" w:rsidP="00B56288">
            <w:pPr>
              <w:jc w:val="left"/>
              <w:rPr>
                <w:szCs w:val="20"/>
                <w:lang w:val="en-GB"/>
              </w:rPr>
            </w:pPr>
            <w:r w:rsidRPr="00FF5497">
              <w:rPr>
                <w:szCs w:val="20"/>
                <w:lang w:val="en-GB"/>
              </w:rPr>
              <w:t>ASIL D</w:t>
            </w:r>
          </w:p>
        </w:tc>
        <w:tc>
          <w:tcPr>
            <w:tcW w:w="529" w:type="pct"/>
            <w:tcBorders>
              <w:top w:val="single" w:sz="4" w:space="0" w:color="auto"/>
              <w:left w:val="single" w:sz="4" w:space="0" w:color="auto"/>
              <w:bottom w:val="single" w:sz="4" w:space="0" w:color="auto"/>
              <w:right w:val="single" w:sz="4" w:space="0" w:color="auto"/>
            </w:tcBorders>
            <w:shd w:val="pct20" w:color="auto" w:fill="auto"/>
          </w:tcPr>
          <w:p w14:paraId="4071CE83" w14:textId="77777777" w:rsidR="00100FF5" w:rsidRPr="00BE1FC7" w:rsidRDefault="00100FF5" w:rsidP="00B56288">
            <w:pPr>
              <w:jc w:val="left"/>
              <w:rPr>
                <w:rFonts w:eastAsia="Meiryo UI" w:cstheme="majorHAnsi"/>
                <w:b/>
                <w:szCs w:val="20"/>
                <w:lang w:val="en-GB"/>
              </w:rPr>
            </w:pPr>
            <w:r w:rsidRPr="00BE1FC7">
              <w:rPr>
                <w:rFonts w:eastAsia="Meiryo UI" w:cstheme="majorHAnsi"/>
                <w:b/>
                <w:szCs w:val="20"/>
                <w:lang w:val="en-GB"/>
              </w:rPr>
              <w:t>Status</w:t>
            </w:r>
          </w:p>
        </w:tc>
        <w:tc>
          <w:tcPr>
            <w:tcW w:w="2285" w:type="pct"/>
            <w:gridSpan w:val="3"/>
            <w:tcBorders>
              <w:top w:val="single" w:sz="4" w:space="0" w:color="auto"/>
              <w:left w:val="single" w:sz="4" w:space="0" w:color="auto"/>
              <w:bottom w:val="single" w:sz="4" w:space="0" w:color="auto"/>
              <w:right w:val="single" w:sz="4" w:space="0" w:color="auto"/>
            </w:tcBorders>
          </w:tcPr>
          <w:p w14:paraId="690C3F12" w14:textId="77777777" w:rsidR="00100FF5" w:rsidRPr="00FF5497" w:rsidRDefault="00100FF5" w:rsidP="00B56288">
            <w:pPr>
              <w:jc w:val="left"/>
              <w:rPr>
                <w:szCs w:val="20"/>
                <w:lang w:val="en-GB"/>
              </w:rPr>
            </w:pPr>
            <w:r w:rsidRPr="00FF5497">
              <w:rPr>
                <w:szCs w:val="20"/>
                <w:lang w:val="en-GB"/>
              </w:rPr>
              <w:t>New</w:t>
            </w:r>
          </w:p>
        </w:tc>
      </w:tr>
      <w:tr w:rsidR="00100FF5" w:rsidRPr="00BE1FC7" w14:paraId="34F7EE19"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464D5B07" w14:textId="77777777" w:rsidR="00100FF5" w:rsidRPr="00BE1FC7" w:rsidRDefault="00100FF5" w:rsidP="00B56288">
            <w:pPr>
              <w:jc w:val="left"/>
              <w:rPr>
                <w:rFonts w:cs="Arial"/>
                <w:b/>
                <w:bCs/>
                <w:szCs w:val="20"/>
              </w:rPr>
            </w:pPr>
            <w:r w:rsidRPr="00BE1FC7">
              <w:rPr>
                <w:rFonts w:cs="Arial"/>
                <w:b/>
                <w:bCs/>
                <w:szCs w:val="20"/>
              </w:rPr>
              <w:t>Syntax</w:t>
            </w:r>
          </w:p>
        </w:tc>
        <w:tc>
          <w:tcPr>
            <w:tcW w:w="3972" w:type="pct"/>
            <w:gridSpan w:val="5"/>
            <w:tcBorders>
              <w:top w:val="single" w:sz="4" w:space="0" w:color="auto"/>
              <w:left w:val="single" w:sz="4" w:space="0" w:color="auto"/>
              <w:bottom w:val="single" w:sz="4" w:space="0" w:color="auto"/>
              <w:right w:val="single" w:sz="4" w:space="0" w:color="auto"/>
            </w:tcBorders>
          </w:tcPr>
          <w:p w14:paraId="20AA0113" w14:textId="1943B1F9" w:rsidR="00100FF5" w:rsidRPr="00BD75C2" w:rsidRDefault="00100FF5" w:rsidP="00B56288">
            <w:pPr>
              <w:jc w:val="left"/>
              <w:rPr>
                <w:szCs w:val="20"/>
              </w:rPr>
            </w:pPr>
            <w:r w:rsidRPr="00100FF5">
              <w:rPr>
                <w:szCs w:val="20"/>
              </w:rPr>
              <w:t>Std_ReturnType R_ProtoConv_EnqueueLin(const uint8 ucBusIdx, const R_ProtoConv_LinFrameType *pLinFrame)</w:t>
            </w:r>
          </w:p>
        </w:tc>
      </w:tr>
      <w:tr w:rsidR="00100FF5" w:rsidRPr="00BE1FC7" w14:paraId="44134F45"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267617C4" w14:textId="77777777" w:rsidR="00100FF5" w:rsidRPr="00BE1FC7" w:rsidRDefault="00100FF5" w:rsidP="00B56288">
            <w:pPr>
              <w:jc w:val="left"/>
              <w:rPr>
                <w:rFonts w:cs="Arial"/>
                <w:b/>
                <w:bCs/>
                <w:szCs w:val="20"/>
              </w:rPr>
            </w:pPr>
            <w:r w:rsidRPr="00BE1FC7">
              <w:rPr>
                <w:rFonts w:cs="Arial"/>
                <w:b/>
                <w:bCs/>
                <w:szCs w:val="20"/>
              </w:rPr>
              <w:t>Sync/Async</w:t>
            </w:r>
          </w:p>
        </w:tc>
        <w:tc>
          <w:tcPr>
            <w:tcW w:w="3972" w:type="pct"/>
            <w:gridSpan w:val="5"/>
            <w:tcBorders>
              <w:top w:val="single" w:sz="4" w:space="0" w:color="auto"/>
              <w:left w:val="single" w:sz="4" w:space="0" w:color="auto"/>
              <w:bottom w:val="single" w:sz="4" w:space="0" w:color="auto"/>
              <w:right w:val="single" w:sz="4" w:space="0" w:color="auto"/>
            </w:tcBorders>
          </w:tcPr>
          <w:p w14:paraId="1B7A7626" w14:textId="77777777" w:rsidR="00100FF5" w:rsidRPr="00FF5497" w:rsidRDefault="00100FF5" w:rsidP="00B56288">
            <w:pPr>
              <w:jc w:val="left"/>
              <w:rPr>
                <w:szCs w:val="20"/>
              </w:rPr>
            </w:pPr>
            <w:r w:rsidRPr="00FF5497">
              <w:rPr>
                <w:szCs w:val="20"/>
              </w:rPr>
              <w:t>Synchronous</w:t>
            </w:r>
          </w:p>
        </w:tc>
      </w:tr>
      <w:tr w:rsidR="00100FF5" w:rsidRPr="00BE1FC7" w14:paraId="1B27EC74" w14:textId="77777777" w:rsidTr="007224E1">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33D4DE23" w14:textId="77777777" w:rsidR="00100FF5" w:rsidRPr="00BE1FC7" w:rsidRDefault="00100FF5" w:rsidP="00B56288">
            <w:pPr>
              <w:jc w:val="left"/>
              <w:rPr>
                <w:rFonts w:cs="Arial"/>
                <w:b/>
                <w:bCs/>
                <w:szCs w:val="20"/>
              </w:rPr>
            </w:pPr>
            <w:r w:rsidRPr="00BE1FC7">
              <w:rPr>
                <w:rFonts w:cs="Arial"/>
                <w:b/>
                <w:bCs/>
                <w:szCs w:val="20"/>
              </w:rPr>
              <w:t>Reentrancy</w:t>
            </w:r>
          </w:p>
        </w:tc>
        <w:tc>
          <w:tcPr>
            <w:tcW w:w="3972" w:type="pct"/>
            <w:gridSpan w:val="5"/>
            <w:tcBorders>
              <w:top w:val="single" w:sz="4" w:space="0" w:color="auto"/>
              <w:left w:val="single" w:sz="4" w:space="0" w:color="auto"/>
              <w:bottom w:val="single" w:sz="4" w:space="0" w:color="auto"/>
              <w:right w:val="single" w:sz="4" w:space="0" w:color="auto"/>
            </w:tcBorders>
          </w:tcPr>
          <w:p w14:paraId="085AB6EA" w14:textId="77777777" w:rsidR="00100FF5" w:rsidRPr="00FF5497" w:rsidRDefault="00100FF5" w:rsidP="00B56288">
            <w:pPr>
              <w:jc w:val="left"/>
              <w:rPr>
                <w:rFonts w:eastAsia="Meiryo UI" w:cstheme="majorHAnsi"/>
                <w:color w:val="FF0000"/>
                <w:szCs w:val="20"/>
                <w:lang w:val="en-GB"/>
              </w:rPr>
            </w:pPr>
            <w:r w:rsidRPr="00FF5497">
              <w:rPr>
                <w:szCs w:val="20"/>
              </w:rPr>
              <w:t>Non-Reentrant</w:t>
            </w:r>
          </w:p>
        </w:tc>
      </w:tr>
      <w:tr w:rsidR="00100FF5" w:rsidRPr="00BE1FC7" w14:paraId="39BF32FE" w14:textId="77777777" w:rsidTr="007224E1">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tcPr>
          <w:p w14:paraId="65A6CF84" w14:textId="77777777" w:rsidR="00100FF5" w:rsidRPr="00BE1FC7" w:rsidRDefault="00100FF5" w:rsidP="00B56288">
            <w:pPr>
              <w:jc w:val="left"/>
              <w:rPr>
                <w:rFonts w:cs="Arial"/>
                <w:b/>
                <w:bCs/>
                <w:szCs w:val="20"/>
              </w:rPr>
            </w:pPr>
            <w:r w:rsidRPr="00BE1FC7">
              <w:rPr>
                <w:rFonts w:cs="Arial"/>
                <w:b/>
                <w:bCs/>
                <w:szCs w:val="20"/>
              </w:rPr>
              <w:t>Interrupt State</w:t>
            </w:r>
          </w:p>
        </w:tc>
        <w:tc>
          <w:tcPr>
            <w:tcW w:w="3972" w:type="pct"/>
            <w:gridSpan w:val="5"/>
            <w:tcBorders>
              <w:top w:val="single" w:sz="4" w:space="0" w:color="auto"/>
              <w:left w:val="single" w:sz="4" w:space="0" w:color="auto"/>
              <w:bottom w:val="single" w:sz="4" w:space="0" w:color="auto"/>
              <w:right w:val="single" w:sz="4" w:space="0" w:color="auto"/>
            </w:tcBorders>
          </w:tcPr>
          <w:p w14:paraId="4B73EFB1" w14:textId="77777777" w:rsidR="00100FF5" w:rsidRPr="00FF5497" w:rsidRDefault="00100FF5" w:rsidP="00B56288">
            <w:pPr>
              <w:jc w:val="left"/>
              <w:rPr>
                <w:szCs w:val="20"/>
              </w:rPr>
            </w:pPr>
            <w:r w:rsidRPr="00FF5497">
              <w:rPr>
                <w:szCs w:val="20"/>
              </w:rPr>
              <w:t>Runs in the interrupt enable state</w:t>
            </w:r>
          </w:p>
        </w:tc>
      </w:tr>
      <w:tr w:rsidR="00100FF5" w:rsidRPr="00BE1FC7" w14:paraId="7C41BC38" w14:textId="77777777" w:rsidTr="007224E1">
        <w:tc>
          <w:tcPr>
            <w:tcW w:w="1028" w:type="pct"/>
            <w:vMerge w:val="restart"/>
            <w:tcBorders>
              <w:top w:val="single" w:sz="4" w:space="0" w:color="auto"/>
              <w:left w:val="single" w:sz="4" w:space="0" w:color="auto"/>
              <w:right w:val="single" w:sz="4" w:space="0" w:color="auto"/>
            </w:tcBorders>
            <w:shd w:val="clear" w:color="auto" w:fill="D9D9D9"/>
            <w:hideMark/>
          </w:tcPr>
          <w:p w14:paraId="7713FE01" w14:textId="77777777" w:rsidR="00100FF5" w:rsidRPr="00BE1FC7" w:rsidRDefault="00100FF5"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687" w:type="pct"/>
            <w:gridSpan w:val="2"/>
            <w:vMerge w:val="restart"/>
            <w:tcBorders>
              <w:top w:val="single" w:sz="4" w:space="0" w:color="auto"/>
              <w:left w:val="single" w:sz="4" w:space="0" w:color="auto"/>
              <w:right w:val="single" w:sz="4" w:space="0" w:color="auto"/>
            </w:tcBorders>
          </w:tcPr>
          <w:p w14:paraId="5504745B" w14:textId="77777777" w:rsidR="00100FF5" w:rsidRPr="007D3367" w:rsidRDefault="00100FF5" w:rsidP="00B56288">
            <w:pPr>
              <w:jc w:val="left"/>
              <w:rPr>
                <w:rFonts w:eastAsia="Meiryo UI" w:cstheme="majorHAnsi"/>
                <w:szCs w:val="20"/>
                <w:lang w:val="en-GB"/>
              </w:rPr>
            </w:pPr>
            <w:r w:rsidRPr="00AF622B">
              <w:rPr>
                <w:szCs w:val="20"/>
              </w:rPr>
              <w:t>const uint8 ucBusIdx</w:t>
            </w:r>
          </w:p>
        </w:tc>
        <w:tc>
          <w:tcPr>
            <w:tcW w:w="2285" w:type="pct"/>
            <w:gridSpan w:val="3"/>
            <w:tcBorders>
              <w:top w:val="single" w:sz="4" w:space="0" w:color="auto"/>
              <w:left w:val="single" w:sz="4" w:space="0" w:color="auto"/>
              <w:bottom w:val="single" w:sz="4" w:space="0" w:color="auto"/>
              <w:right w:val="single" w:sz="4" w:space="0" w:color="auto"/>
            </w:tcBorders>
            <w:vAlign w:val="center"/>
          </w:tcPr>
          <w:p w14:paraId="26F0BAF9" w14:textId="77777777" w:rsidR="00100FF5" w:rsidRPr="007F0552" w:rsidRDefault="00100FF5" w:rsidP="00B56288">
            <w:pPr>
              <w:jc w:val="left"/>
              <w:rPr>
                <w:rFonts w:eastAsia="Meiryo UI" w:cstheme="majorHAnsi"/>
                <w:szCs w:val="20"/>
                <w:lang w:val="en-GB"/>
              </w:rPr>
            </w:pPr>
            <w:r>
              <w:rPr>
                <w:rFonts w:eastAsia="Meiryo UI" w:cstheme="majorHAnsi"/>
                <w:szCs w:val="20"/>
                <w:lang w:val="en-GB"/>
              </w:rPr>
              <w:t>Source Bus ID</w:t>
            </w:r>
          </w:p>
        </w:tc>
      </w:tr>
      <w:tr w:rsidR="00100FF5" w:rsidRPr="00BE1FC7" w14:paraId="30C7D0BF" w14:textId="77777777" w:rsidTr="007224E1">
        <w:tc>
          <w:tcPr>
            <w:tcW w:w="1028" w:type="pct"/>
            <w:vMerge/>
            <w:tcBorders>
              <w:left w:val="single" w:sz="4" w:space="0" w:color="auto"/>
              <w:bottom w:val="single" w:sz="4" w:space="0" w:color="auto"/>
              <w:right w:val="single" w:sz="4" w:space="0" w:color="auto"/>
            </w:tcBorders>
            <w:shd w:val="clear" w:color="auto" w:fill="D9D9D9"/>
          </w:tcPr>
          <w:p w14:paraId="00DEA16A" w14:textId="77777777" w:rsidR="00100FF5" w:rsidRPr="00BE1FC7" w:rsidRDefault="00100FF5" w:rsidP="00B56288">
            <w:pPr>
              <w:jc w:val="left"/>
              <w:rPr>
                <w:rFonts w:eastAsia="Meiryo UI" w:cstheme="majorHAnsi"/>
                <w:b/>
                <w:bCs/>
                <w:szCs w:val="20"/>
                <w:lang w:val="en-GB"/>
              </w:rPr>
            </w:pPr>
          </w:p>
        </w:tc>
        <w:tc>
          <w:tcPr>
            <w:tcW w:w="1687" w:type="pct"/>
            <w:gridSpan w:val="2"/>
            <w:vMerge/>
            <w:tcBorders>
              <w:left w:val="single" w:sz="4" w:space="0" w:color="auto"/>
              <w:bottom w:val="single" w:sz="4" w:space="0" w:color="auto"/>
              <w:right w:val="single" w:sz="4" w:space="0" w:color="auto"/>
            </w:tcBorders>
          </w:tcPr>
          <w:p w14:paraId="77E316BA" w14:textId="77777777" w:rsidR="00100FF5" w:rsidRPr="00BE1FC7" w:rsidRDefault="00100FF5" w:rsidP="00B56288">
            <w:pPr>
              <w:jc w:val="left"/>
              <w:rPr>
                <w:rFonts w:eastAsia="Meiryo UI" w:cstheme="majorHAnsi"/>
                <w:szCs w:val="20"/>
                <w:lang w:val="en-GB"/>
              </w:rPr>
            </w:pPr>
          </w:p>
        </w:tc>
        <w:tc>
          <w:tcPr>
            <w:tcW w:w="381" w:type="pct"/>
            <w:gridSpan w:val="2"/>
            <w:tcBorders>
              <w:top w:val="single" w:sz="4" w:space="0" w:color="auto"/>
              <w:left w:val="single" w:sz="4" w:space="0" w:color="auto"/>
              <w:bottom w:val="single" w:sz="4" w:space="0" w:color="auto"/>
              <w:right w:val="single" w:sz="4" w:space="0" w:color="auto"/>
            </w:tcBorders>
            <w:shd w:val="clear" w:color="auto" w:fill="D9D9D9"/>
          </w:tcPr>
          <w:p w14:paraId="5DEBD8C1" w14:textId="77777777" w:rsidR="00100FF5" w:rsidRPr="00BE1FC7" w:rsidRDefault="00100FF5" w:rsidP="00B56288">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3BE73ACE" w14:textId="4148FA6D" w:rsidR="00100FF5" w:rsidRPr="00FF5497" w:rsidRDefault="00100FF5" w:rsidP="00B56288">
            <w:pPr>
              <w:jc w:val="left"/>
              <w:rPr>
                <w:szCs w:val="20"/>
                <w:lang w:val="en-GB"/>
              </w:rPr>
            </w:pPr>
            <w:r>
              <w:rPr>
                <w:szCs w:val="20"/>
                <w:lang w:val="en-GB"/>
              </w:rPr>
              <w:t xml:space="preserve">0 - </w:t>
            </w:r>
            <w:r w:rsidR="00E121EB">
              <w:rPr>
                <w:szCs w:val="20"/>
                <w:lang w:val="en-GB"/>
              </w:rPr>
              <w:t>(</w:t>
            </w:r>
            <w:r w:rsidR="00E121EB">
              <w:rPr>
                <w:szCs w:val="20"/>
              </w:rPr>
              <w:t>PROTOCONV_LIN_CH_NUM-1)</w:t>
            </w:r>
          </w:p>
        </w:tc>
      </w:tr>
      <w:tr w:rsidR="00100FF5" w:rsidRPr="007F0552" w14:paraId="53064591" w14:textId="77777777" w:rsidTr="007224E1">
        <w:tc>
          <w:tcPr>
            <w:tcW w:w="1028" w:type="pct"/>
            <w:vMerge w:val="restart"/>
            <w:tcBorders>
              <w:top w:val="single" w:sz="4" w:space="0" w:color="auto"/>
              <w:left w:val="single" w:sz="4" w:space="0" w:color="auto"/>
              <w:right w:val="single" w:sz="4" w:space="0" w:color="auto"/>
            </w:tcBorders>
            <w:shd w:val="clear" w:color="auto" w:fill="D9D9D9"/>
            <w:hideMark/>
          </w:tcPr>
          <w:p w14:paraId="7C9FF60A" w14:textId="77777777" w:rsidR="00100FF5" w:rsidRPr="00BE1FC7" w:rsidRDefault="00100FF5"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687" w:type="pct"/>
            <w:gridSpan w:val="2"/>
            <w:vMerge w:val="restart"/>
            <w:tcBorders>
              <w:top w:val="single" w:sz="4" w:space="0" w:color="auto"/>
              <w:left w:val="single" w:sz="4" w:space="0" w:color="auto"/>
              <w:right w:val="single" w:sz="4" w:space="0" w:color="auto"/>
            </w:tcBorders>
          </w:tcPr>
          <w:p w14:paraId="1FAEE8DA" w14:textId="77777777" w:rsidR="00100FF5" w:rsidRPr="007D3367" w:rsidRDefault="00100FF5" w:rsidP="00B56288">
            <w:pPr>
              <w:jc w:val="left"/>
              <w:rPr>
                <w:rFonts w:eastAsia="Meiryo UI" w:cstheme="majorHAnsi"/>
                <w:szCs w:val="20"/>
                <w:lang w:val="en-GB"/>
              </w:rPr>
            </w:pPr>
            <w:r w:rsidRPr="00743096">
              <w:rPr>
                <w:szCs w:val="20"/>
              </w:rPr>
              <w:t>const R_ProtoConv_LinFrameType *pLinFrame</w:t>
            </w:r>
          </w:p>
        </w:tc>
        <w:tc>
          <w:tcPr>
            <w:tcW w:w="2285" w:type="pct"/>
            <w:gridSpan w:val="3"/>
            <w:tcBorders>
              <w:top w:val="single" w:sz="4" w:space="0" w:color="auto"/>
              <w:left w:val="single" w:sz="4" w:space="0" w:color="auto"/>
              <w:bottom w:val="single" w:sz="4" w:space="0" w:color="auto"/>
              <w:right w:val="single" w:sz="4" w:space="0" w:color="auto"/>
            </w:tcBorders>
            <w:vAlign w:val="center"/>
          </w:tcPr>
          <w:p w14:paraId="1427B98E" w14:textId="77777777" w:rsidR="00100FF5" w:rsidRPr="007F0552" w:rsidRDefault="00100FF5" w:rsidP="00B56288">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LI</w:t>
            </w:r>
            <w:r w:rsidRPr="00B214F4">
              <w:rPr>
                <w:rFonts w:eastAsia="Meiryo UI" w:cstheme="majorHAnsi"/>
                <w:szCs w:val="20"/>
                <w:lang w:val="en-GB"/>
              </w:rPr>
              <w:t>N frames are stored</w:t>
            </w:r>
          </w:p>
        </w:tc>
      </w:tr>
      <w:tr w:rsidR="00100FF5" w:rsidRPr="00FF5497" w14:paraId="2AE735F8" w14:textId="77777777" w:rsidTr="007224E1">
        <w:tc>
          <w:tcPr>
            <w:tcW w:w="1028" w:type="pct"/>
            <w:vMerge/>
            <w:tcBorders>
              <w:left w:val="single" w:sz="4" w:space="0" w:color="auto"/>
              <w:bottom w:val="single" w:sz="4" w:space="0" w:color="auto"/>
              <w:right w:val="single" w:sz="4" w:space="0" w:color="auto"/>
            </w:tcBorders>
            <w:shd w:val="clear" w:color="auto" w:fill="D9D9D9"/>
          </w:tcPr>
          <w:p w14:paraId="32A7A25E" w14:textId="77777777" w:rsidR="00100FF5" w:rsidRPr="00BE1FC7" w:rsidRDefault="00100FF5" w:rsidP="00B56288">
            <w:pPr>
              <w:jc w:val="left"/>
              <w:rPr>
                <w:rFonts w:eastAsia="Meiryo UI" w:cstheme="majorHAnsi"/>
                <w:b/>
                <w:bCs/>
                <w:szCs w:val="20"/>
                <w:lang w:val="en-GB"/>
              </w:rPr>
            </w:pPr>
          </w:p>
        </w:tc>
        <w:tc>
          <w:tcPr>
            <w:tcW w:w="1687" w:type="pct"/>
            <w:gridSpan w:val="2"/>
            <w:vMerge/>
            <w:tcBorders>
              <w:left w:val="single" w:sz="4" w:space="0" w:color="auto"/>
              <w:bottom w:val="single" w:sz="4" w:space="0" w:color="auto"/>
              <w:right w:val="single" w:sz="4" w:space="0" w:color="auto"/>
            </w:tcBorders>
          </w:tcPr>
          <w:p w14:paraId="640CD00E" w14:textId="77777777" w:rsidR="00100FF5" w:rsidRPr="00BE1FC7" w:rsidRDefault="00100FF5" w:rsidP="00B56288">
            <w:pPr>
              <w:jc w:val="left"/>
              <w:rPr>
                <w:rFonts w:eastAsia="Meiryo UI" w:cstheme="majorHAnsi"/>
                <w:szCs w:val="20"/>
                <w:lang w:val="en-GB"/>
              </w:rPr>
            </w:pPr>
          </w:p>
        </w:tc>
        <w:tc>
          <w:tcPr>
            <w:tcW w:w="381" w:type="pct"/>
            <w:gridSpan w:val="2"/>
            <w:tcBorders>
              <w:top w:val="single" w:sz="4" w:space="0" w:color="auto"/>
              <w:left w:val="single" w:sz="4" w:space="0" w:color="auto"/>
              <w:bottom w:val="single" w:sz="4" w:space="0" w:color="auto"/>
              <w:right w:val="single" w:sz="4" w:space="0" w:color="auto"/>
            </w:tcBorders>
            <w:shd w:val="clear" w:color="auto" w:fill="D9D9D9"/>
          </w:tcPr>
          <w:p w14:paraId="5A96961B" w14:textId="77777777" w:rsidR="00100FF5" w:rsidRPr="00BE1FC7" w:rsidRDefault="00100FF5" w:rsidP="00B56288">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5E096EA9" w14:textId="77777777" w:rsidR="00100FF5" w:rsidRPr="00FF5497" w:rsidRDefault="00100FF5" w:rsidP="00B56288">
            <w:pPr>
              <w:jc w:val="left"/>
              <w:rPr>
                <w:szCs w:val="20"/>
                <w:lang w:val="en-GB"/>
              </w:rPr>
            </w:pPr>
            <w:r w:rsidRPr="00FF5497">
              <w:rPr>
                <w:szCs w:val="20"/>
                <w:lang w:val="en-GB"/>
              </w:rPr>
              <w:t xml:space="preserve">Not </w:t>
            </w:r>
            <w:r>
              <w:rPr>
                <w:szCs w:val="20"/>
                <w:lang w:val="en-GB"/>
              </w:rPr>
              <w:t>NULL_PTR</w:t>
            </w:r>
          </w:p>
        </w:tc>
      </w:tr>
      <w:tr w:rsidR="00100FF5" w:rsidRPr="00BE1FC7" w14:paraId="44C79FEF"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30E2624" w14:textId="77777777" w:rsidR="00100FF5" w:rsidRPr="00BE1FC7" w:rsidRDefault="00100FF5" w:rsidP="00B56288">
            <w:pPr>
              <w:jc w:val="left"/>
              <w:rPr>
                <w:rFonts w:eastAsia="Meiryo UI" w:cstheme="majorHAnsi"/>
                <w:b/>
                <w:bCs/>
                <w:szCs w:val="20"/>
                <w:lang w:val="en-GB"/>
              </w:rPr>
            </w:pPr>
            <w:r w:rsidRPr="00BE1FC7">
              <w:rPr>
                <w:rFonts w:eastAsia="Meiryo UI" w:cstheme="majorHAnsi"/>
                <w:b/>
                <w:bCs/>
                <w:szCs w:val="20"/>
                <w:lang w:val="en-GB"/>
              </w:rPr>
              <w:t>Parameters (In-Out)</w:t>
            </w:r>
          </w:p>
        </w:tc>
        <w:tc>
          <w:tcPr>
            <w:tcW w:w="1687" w:type="pct"/>
            <w:gridSpan w:val="2"/>
            <w:tcBorders>
              <w:top w:val="single" w:sz="4" w:space="0" w:color="auto"/>
              <w:left w:val="single" w:sz="4" w:space="0" w:color="auto"/>
              <w:bottom w:val="single" w:sz="4" w:space="0" w:color="auto"/>
              <w:right w:val="single" w:sz="4" w:space="0" w:color="auto"/>
            </w:tcBorders>
          </w:tcPr>
          <w:p w14:paraId="50D9EBA6" w14:textId="77777777" w:rsidR="00100FF5" w:rsidRPr="00FF5497" w:rsidRDefault="00100FF5" w:rsidP="00B56288">
            <w:pPr>
              <w:jc w:val="left"/>
              <w:rPr>
                <w:rFonts w:eastAsia="Meiryo UI" w:cstheme="majorHAnsi"/>
                <w:szCs w:val="20"/>
                <w:lang w:val="en-GB"/>
              </w:rPr>
            </w:pPr>
            <w:r w:rsidRPr="00FF5497">
              <w:rPr>
                <w:szCs w:val="20"/>
              </w:rPr>
              <w:t>N/A</w:t>
            </w:r>
          </w:p>
        </w:tc>
        <w:tc>
          <w:tcPr>
            <w:tcW w:w="2285" w:type="pct"/>
            <w:gridSpan w:val="3"/>
            <w:tcBorders>
              <w:top w:val="single" w:sz="4" w:space="0" w:color="auto"/>
              <w:left w:val="single" w:sz="4" w:space="0" w:color="auto"/>
              <w:bottom w:val="single" w:sz="4" w:space="0" w:color="auto"/>
              <w:right w:val="single" w:sz="4" w:space="0" w:color="auto"/>
            </w:tcBorders>
          </w:tcPr>
          <w:p w14:paraId="53321E77" w14:textId="77777777" w:rsidR="00100FF5" w:rsidRPr="007D3367" w:rsidRDefault="00100FF5" w:rsidP="00B56288">
            <w:pPr>
              <w:jc w:val="left"/>
              <w:rPr>
                <w:rFonts w:eastAsia="Meiryo UI" w:cstheme="majorHAnsi"/>
                <w:szCs w:val="20"/>
                <w:lang w:val="en-GB"/>
              </w:rPr>
            </w:pPr>
            <w:r w:rsidRPr="007D3367">
              <w:rPr>
                <w:szCs w:val="20"/>
                <w:lang w:val="en-GB"/>
              </w:rPr>
              <w:t>-</w:t>
            </w:r>
          </w:p>
        </w:tc>
      </w:tr>
      <w:tr w:rsidR="00100FF5" w:rsidRPr="00BE1FC7" w14:paraId="30993CE6"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394F7276" w14:textId="77777777" w:rsidR="00100FF5" w:rsidRPr="00BE1FC7" w:rsidRDefault="00100FF5" w:rsidP="00B56288">
            <w:pPr>
              <w:jc w:val="left"/>
              <w:rPr>
                <w:rFonts w:eastAsia="Meiryo UI" w:cstheme="majorHAnsi"/>
                <w:b/>
                <w:bCs/>
                <w:szCs w:val="20"/>
                <w:lang w:val="en-GB"/>
              </w:rPr>
            </w:pPr>
            <w:r w:rsidRPr="00BE1FC7">
              <w:rPr>
                <w:rFonts w:eastAsia="Meiryo UI" w:cstheme="majorHAnsi"/>
                <w:b/>
                <w:bCs/>
                <w:szCs w:val="20"/>
                <w:lang w:val="en-GB"/>
              </w:rPr>
              <w:t>Parameters (Out)</w:t>
            </w:r>
          </w:p>
        </w:tc>
        <w:tc>
          <w:tcPr>
            <w:tcW w:w="1687" w:type="pct"/>
            <w:gridSpan w:val="2"/>
            <w:tcBorders>
              <w:top w:val="single" w:sz="4" w:space="0" w:color="auto"/>
              <w:left w:val="single" w:sz="4" w:space="0" w:color="auto"/>
              <w:bottom w:val="single" w:sz="4" w:space="0" w:color="auto"/>
              <w:right w:val="single" w:sz="4" w:space="0" w:color="auto"/>
            </w:tcBorders>
          </w:tcPr>
          <w:p w14:paraId="37E6DC27" w14:textId="77777777" w:rsidR="00100FF5" w:rsidRPr="00FF5497" w:rsidRDefault="00100FF5" w:rsidP="00B56288">
            <w:pPr>
              <w:jc w:val="left"/>
              <w:rPr>
                <w:rFonts w:eastAsia="Meiryo UI" w:cstheme="majorHAnsi"/>
                <w:szCs w:val="20"/>
                <w:lang w:val="en-GB"/>
              </w:rPr>
            </w:pPr>
            <w:r w:rsidRPr="00FF5497">
              <w:rPr>
                <w:szCs w:val="20"/>
              </w:rPr>
              <w:t>N/A</w:t>
            </w:r>
          </w:p>
        </w:tc>
        <w:tc>
          <w:tcPr>
            <w:tcW w:w="2285" w:type="pct"/>
            <w:gridSpan w:val="3"/>
            <w:tcBorders>
              <w:top w:val="single" w:sz="4" w:space="0" w:color="auto"/>
              <w:left w:val="single" w:sz="4" w:space="0" w:color="auto"/>
              <w:bottom w:val="single" w:sz="4" w:space="0" w:color="auto"/>
              <w:right w:val="single" w:sz="4" w:space="0" w:color="auto"/>
            </w:tcBorders>
          </w:tcPr>
          <w:p w14:paraId="2E98A25B" w14:textId="77777777" w:rsidR="00100FF5" w:rsidRPr="007D3367" w:rsidRDefault="00100FF5" w:rsidP="00B56288">
            <w:pPr>
              <w:jc w:val="left"/>
              <w:rPr>
                <w:rFonts w:eastAsia="Meiryo UI" w:cstheme="majorHAnsi"/>
                <w:szCs w:val="20"/>
                <w:lang w:val="en-GB"/>
              </w:rPr>
            </w:pPr>
            <w:r w:rsidRPr="007D3367">
              <w:rPr>
                <w:szCs w:val="20"/>
                <w:lang w:val="en-GB"/>
              </w:rPr>
              <w:t>-</w:t>
            </w:r>
          </w:p>
        </w:tc>
      </w:tr>
      <w:tr w:rsidR="00100FF5" w:rsidRPr="00BE1FC7" w14:paraId="4E4C17B2"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1C2141B" w14:textId="77777777" w:rsidR="00100FF5" w:rsidRPr="00BE1FC7" w:rsidRDefault="00100FF5" w:rsidP="00B56288">
            <w:pPr>
              <w:jc w:val="left"/>
              <w:rPr>
                <w:rFonts w:eastAsia="Meiryo UI" w:cstheme="majorHAnsi"/>
                <w:b/>
                <w:bCs/>
                <w:szCs w:val="20"/>
                <w:lang w:val="en-GB"/>
              </w:rPr>
            </w:pPr>
            <w:r w:rsidRPr="00BE1FC7">
              <w:rPr>
                <w:rFonts w:eastAsia="Meiryo UI" w:cstheme="majorHAnsi"/>
                <w:b/>
                <w:bCs/>
                <w:szCs w:val="20"/>
                <w:lang w:val="en-GB"/>
              </w:rPr>
              <w:t>Return Value</w:t>
            </w:r>
          </w:p>
        </w:tc>
        <w:tc>
          <w:tcPr>
            <w:tcW w:w="1687" w:type="pct"/>
            <w:gridSpan w:val="2"/>
            <w:tcBorders>
              <w:top w:val="single" w:sz="4" w:space="0" w:color="auto"/>
              <w:left w:val="single" w:sz="4" w:space="0" w:color="auto"/>
              <w:bottom w:val="single" w:sz="4" w:space="0" w:color="auto"/>
              <w:right w:val="single" w:sz="4" w:space="0" w:color="auto"/>
            </w:tcBorders>
          </w:tcPr>
          <w:p w14:paraId="0D8A0D67" w14:textId="77777777" w:rsidR="00100FF5" w:rsidRPr="00BD75C2" w:rsidRDefault="00100FF5" w:rsidP="00B56288">
            <w:pPr>
              <w:jc w:val="left"/>
              <w:rPr>
                <w:rFonts w:eastAsia="Meiryo UI" w:cstheme="majorHAnsi"/>
                <w:szCs w:val="20"/>
                <w:lang w:val="en-GB"/>
              </w:rPr>
            </w:pPr>
            <w:r w:rsidRPr="00FF5497">
              <w:rPr>
                <w:szCs w:val="20"/>
              </w:rPr>
              <w:t>Std_ReturnType</w:t>
            </w:r>
          </w:p>
        </w:tc>
        <w:tc>
          <w:tcPr>
            <w:tcW w:w="2285" w:type="pct"/>
            <w:gridSpan w:val="3"/>
            <w:tcBorders>
              <w:top w:val="single" w:sz="4" w:space="0" w:color="auto"/>
              <w:left w:val="single" w:sz="4" w:space="0" w:color="auto"/>
              <w:bottom w:val="single" w:sz="4" w:space="0" w:color="auto"/>
              <w:right w:val="single" w:sz="4" w:space="0" w:color="auto"/>
            </w:tcBorders>
          </w:tcPr>
          <w:p w14:paraId="0430E7BD" w14:textId="77777777" w:rsidR="00100FF5" w:rsidRPr="00BD75C2" w:rsidRDefault="00100FF5" w:rsidP="00B56288">
            <w:pPr>
              <w:rPr>
                <w:szCs w:val="20"/>
                <w:lang w:val="en-GB"/>
              </w:rPr>
            </w:pPr>
            <w:r w:rsidRPr="00BD75C2">
              <w:rPr>
                <w:szCs w:val="20"/>
                <w:lang w:val="en-GB"/>
              </w:rPr>
              <w:t>E_OK</w:t>
            </w:r>
          </w:p>
          <w:p w14:paraId="6336F46E" w14:textId="77777777" w:rsidR="00100FF5" w:rsidRPr="00BD75C2" w:rsidRDefault="00100FF5" w:rsidP="00B56288">
            <w:pPr>
              <w:jc w:val="left"/>
              <w:rPr>
                <w:szCs w:val="20"/>
                <w:lang w:val="en-GB"/>
              </w:rPr>
            </w:pPr>
            <w:r w:rsidRPr="00BD75C2">
              <w:rPr>
                <w:szCs w:val="20"/>
                <w:lang w:val="en-GB"/>
              </w:rPr>
              <w:t>E_NOT_OK</w:t>
            </w:r>
          </w:p>
        </w:tc>
      </w:tr>
      <w:tr w:rsidR="00100FF5" w:rsidRPr="00BE1FC7" w14:paraId="050D7AE6"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5835EB8B" w14:textId="77777777" w:rsidR="00100FF5" w:rsidRPr="00BE1FC7" w:rsidRDefault="00100FF5" w:rsidP="00B56288">
            <w:pPr>
              <w:jc w:val="left"/>
              <w:rPr>
                <w:rFonts w:cs="Arial"/>
                <w:b/>
                <w:bCs/>
                <w:szCs w:val="20"/>
              </w:rPr>
            </w:pPr>
            <w:r w:rsidRPr="00BE1FC7">
              <w:rPr>
                <w:rFonts w:cs="Arial"/>
                <w:b/>
                <w:bCs/>
                <w:szCs w:val="20"/>
              </w:rPr>
              <w:t>Description</w:t>
            </w:r>
          </w:p>
        </w:tc>
        <w:tc>
          <w:tcPr>
            <w:tcW w:w="3972" w:type="pct"/>
            <w:gridSpan w:val="5"/>
            <w:tcBorders>
              <w:top w:val="single" w:sz="4" w:space="0" w:color="auto"/>
              <w:left w:val="single" w:sz="4" w:space="0" w:color="auto"/>
              <w:bottom w:val="single" w:sz="4" w:space="0" w:color="auto"/>
              <w:right w:val="single" w:sz="4" w:space="0" w:color="auto"/>
            </w:tcBorders>
          </w:tcPr>
          <w:p w14:paraId="279A1235" w14:textId="77777777" w:rsidR="00100FF5" w:rsidRPr="00BD75C2" w:rsidRDefault="00100FF5" w:rsidP="00B56288">
            <w:pPr>
              <w:jc w:val="left"/>
              <w:rPr>
                <w:szCs w:val="20"/>
              </w:rPr>
            </w:pPr>
            <w:r>
              <w:rPr>
                <w:szCs w:val="20"/>
              </w:rPr>
              <w:t xml:space="preserve">If </w:t>
            </w:r>
            <w:r w:rsidRPr="00FF5497">
              <w:rPr>
                <w:szCs w:val="20"/>
              </w:rPr>
              <w:t>R_</w:t>
            </w:r>
            <w:r>
              <w:rPr>
                <w:szCs w:val="20"/>
              </w:rPr>
              <w:t>ProtoConv</w:t>
            </w:r>
            <w:r w:rsidRPr="00FF5497">
              <w:rPr>
                <w:szCs w:val="20"/>
              </w:rPr>
              <w:t xml:space="preserve">_Init() </w:t>
            </w:r>
            <w:r>
              <w:rPr>
                <w:szCs w:val="20"/>
              </w:rPr>
              <w:t>is</w:t>
            </w:r>
            <w:r w:rsidRPr="00FF5497">
              <w:rPr>
                <w:szCs w:val="20"/>
              </w:rPr>
              <w:t xml:space="preserve"> not executed</w:t>
            </w:r>
            <w:r>
              <w:rPr>
                <w:szCs w:val="20"/>
              </w:rPr>
              <w:t xml:space="preserve"> yet</w:t>
            </w:r>
            <w:r w:rsidRPr="00FF5497">
              <w:rPr>
                <w:szCs w:val="20"/>
              </w:rPr>
              <w:t>,</w:t>
            </w:r>
            <w:r>
              <w:rPr>
                <w:szCs w:val="20"/>
              </w:rPr>
              <w:t xml:space="preserve"> it</w:t>
            </w:r>
            <w:r w:rsidRPr="00FF5497">
              <w:rPr>
                <w:szCs w:val="20"/>
              </w:rPr>
              <w:t xml:space="preserve"> return</w:t>
            </w:r>
            <w:r>
              <w:rPr>
                <w:szCs w:val="20"/>
              </w:rPr>
              <w:t>s</w:t>
            </w:r>
            <w:r w:rsidRPr="00FF5497">
              <w:rPr>
                <w:szCs w:val="20"/>
              </w:rPr>
              <w:t xml:space="preserve"> </w:t>
            </w:r>
            <w:r w:rsidRPr="00BD75C2">
              <w:rPr>
                <w:szCs w:val="20"/>
                <w:lang w:val="en-GB"/>
              </w:rPr>
              <w:t>E_NOT_OK, report</w:t>
            </w:r>
            <w:r>
              <w:rPr>
                <w:szCs w:val="20"/>
                <w:lang w:val="en-GB"/>
              </w:rPr>
              <w:t>s</w:t>
            </w:r>
            <w:r w:rsidRPr="00BD75C2">
              <w:rPr>
                <w:szCs w:val="20"/>
                <w:lang w:val="en-GB"/>
              </w:rPr>
              <w:t xml:space="preserve"> DET error </w:t>
            </w:r>
            <w:r>
              <w:rPr>
                <w:szCs w:val="20"/>
              </w:rPr>
              <w:t>PROTOCONV</w:t>
            </w:r>
            <w:r w:rsidRPr="00BD75C2">
              <w:rPr>
                <w:szCs w:val="20"/>
              </w:rPr>
              <w:t>_E_</w:t>
            </w:r>
            <w:r w:rsidRPr="00CE260A">
              <w:rPr>
                <w:rFonts w:cs="Arial"/>
                <w:color w:val="000000"/>
                <w:szCs w:val="20"/>
              </w:rPr>
              <w:t>UNINIT</w:t>
            </w:r>
            <w:r w:rsidRPr="00CF2309">
              <w:rPr>
                <w:szCs w:val="20"/>
              </w:rPr>
              <w:t xml:space="preserve"> </w:t>
            </w:r>
            <w:r w:rsidRPr="00BD75C2">
              <w:rPr>
                <w:szCs w:val="20"/>
              </w:rPr>
              <w:t xml:space="preserve">(if </w:t>
            </w:r>
            <w:r>
              <w:rPr>
                <w:szCs w:val="20"/>
              </w:rPr>
              <w:t>PROTOCONV</w:t>
            </w:r>
            <w:r w:rsidRPr="00BD75C2">
              <w:rPr>
                <w:szCs w:val="20"/>
              </w:rPr>
              <w:t>_DEV_ERROR_DETECT == STD_ON)</w:t>
            </w:r>
            <w:r w:rsidRPr="00BD75C2" w:rsidDel="008357DE">
              <w:rPr>
                <w:szCs w:val="20"/>
              </w:rPr>
              <w:t xml:space="preserve"> </w:t>
            </w:r>
            <w:r w:rsidRPr="00BD75C2">
              <w:rPr>
                <w:szCs w:val="20"/>
              </w:rPr>
              <w:t>and exits.</w:t>
            </w:r>
          </w:p>
          <w:p w14:paraId="5CB94582" w14:textId="77777777" w:rsidR="00100FF5" w:rsidRDefault="00100FF5" w:rsidP="00B56288">
            <w:pPr>
              <w:jc w:val="left"/>
              <w:rPr>
                <w:szCs w:val="20"/>
              </w:rPr>
            </w:pPr>
            <w:r w:rsidRPr="00BD75C2">
              <w:rPr>
                <w:szCs w:val="20"/>
              </w:rPr>
              <w:t>If the argument p</w:t>
            </w:r>
            <w:r>
              <w:rPr>
                <w:szCs w:val="20"/>
              </w:rPr>
              <w:t>Li</w:t>
            </w:r>
            <w:r w:rsidRPr="00BD75C2">
              <w:rPr>
                <w:szCs w:val="20"/>
              </w:rPr>
              <w:t xml:space="preserve">nFrame is </w:t>
            </w:r>
            <w:r>
              <w:rPr>
                <w:szCs w:val="20"/>
              </w:rPr>
              <w:t>NULL_PTR</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Pr>
                <w:rFonts w:cs="Arial"/>
                <w:color w:val="000000"/>
                <w:szCs w:val="20"/>
              </w:rPr>
              <w:t>PROTOCONV</w:t>
            </w:r>
            <w:r w:rsidRPr="00D46B12">
              <w:rPr>
                <w:rFonts w:cs="Arial"/>
                <w:color w:val="000000"/>
                <w:szCs w:val="20"/>
              </w:rPr>
              <w:t>_E_PARAM_POINTER</w:t>
            </w:r>
            <w:r w:rsidRPr="00FF5497">
              <w:rPr>
                <w:szCs w:val="20"/>
              </w:rPr>
              <w:t xml:space="preserve"> (if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4AAC664A" w14:textId="77777777" w:rsidR="00100FF5" w:rsidRPr="00B214F4" w:rsidRDefault="00100FF5" w:rsidP="00B56288">
            <w:pPr>
              <w:jc w:val="left"/>
              <w:rPr>
                <w:szCs w:val="20"/>
              </w:rPr>
            </w:pPr>
            <w:r w:rsidRPr="00BD75C2">
              <w:rPr>
                <w:szCs w:val="20"/>
              </w:rPr>
              <w:t xml:space="preserve">If the argument </w:t>
            </w:r>
            <w:r w:rsidRPr="00AF622B">
              <w:rPr>
                <w:szCs w:val="20"/>
              </w:rPr>
              <w:t>ucBusIdx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52DD0B75" w14:textId="5CBC8492" w:rsidR="00100FF5" w:rsidRPr="00BD75C2" w:rsidRDefault="00A8234D" w:rsidP="00B56288">
            <w:pPr>
              <w:jc w:val="left"/>
              <w:rPr>
                <w:szCs w:val="20"/>
              </w:rPr>
            </w:pPr>
            <w:r w:rsidRPr="00100FF5">
              <w:rPr>
                <w:szCs w:val="20"/>
              </w:rPr>
              <w:t>R_ProtoConv_EnqueueLin</w:t>
            </w:r>
            <w:r w:rsidR="00100FF5" w:rsidRPr="007F0552">
              <w:rPr>
                <w:szCs w:val="20"/>
              </w:rPr>
              <w:t xml:space="preserve">() </w:t>
            </w:r>
            <w:r w:rsidR="00100FF5">
              <w:rPr>
                <w:szCs w:val="20"/>
              </w:rPr>
              <w:t>e</w:t>
            </w:r>
            <w:r w:rsidR="00100FF5" w:rsidRPr="00BD75C2">
              <w:rPr>
                <w:szCs w:val="20"/>
              </w:rPr>
              <w:t xml:space="preserve">xecutes </w:t>
            </w:r>
            <w:r w:rsidRPr="00100FF5">
              <w:rPr>
                <w:szCs w:val="20"/>
              </w:rPr>
              <w:t>R_ProtoConv_EnqueueLin</w:t>
            </w:r>
            <w:r w:rsidR="00100FF5" w:rsidRPr="00BD75C2">
              <w:rPr>
                <w:szCs w:val="20"/>
              </w:rPr>
              <w:t>() and returns its return value.</w:t>
            </w:r>
          </w:p>
        </w:tc>
      </w:tr>
      <w:tr w:rsidR="00100FF5" w:rsidRPr="00BE1FC7" w14:paraId="23ABB79D"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7130728A" w14:textId="77777777" w:rsidR="00100FF5" w:rsidRPr="00BE1FC7" w:rsidRDefault="00100FF5" w:rsidP="00B56288">
            <w:pPr>
              <w:jc w:val="left"/>
              <w:rPr>
                <w:rFonts w:cs="Arial"/>
                <w:b/>
                <w:bCs/>
                <w:szCs w:val="20"/>
              </w:rPr>
            </w:pPr>
            <w:r w:rsidRPr="00BE1FC7">
              <w:rPr>
                <w:rFonts w:cs="Arial"/>
                <w:b/>
                <w:bCs/>
                <w:szCs w:val="20"/>
              </w:rPr>
              <w:t>Preconditions</w:t>
            </w:r>
          </w:p>
        </w:tc>
        <w:tc>
          <w:tcPr>
            <w:tcW w:w="3972" w:type="pct"/>
            <w:gridSpan w:val="5"/>
            <w:tcBorders>
              <w:top w:val="single" w:sz="4" w:space="0" w:color="auto"/>
              <w:left w:val="single" w:sz="4" w:space="0" w:color="auto"/>
              <w:bottom w:val="single" w:sz="4" w:space="0" w:color="auto"/>
              <w:right w:val="single" w:sz="4" w:space="0" w:color="auto"/>
            </w:tcBorders>
          </w:tcPr>
          <w:p w14:paraId="6AA6FFAE" w14:textId="77777777" w:rsidR="00100FF5" w:rsidRPr="00FF5497" w:rsidRDefault="00100FF5" w:rsidP="00B56288">
            <w:pPr>
              <w:jc w:val="left"/>
              <w:rPr>
                <w:szCs w:val="20"/>
              </w:rPr>
            </w:pPr>
            <w:r w:rsidRPr="00FF5497">
              <w:rPr>
                <w:szCs w:val="20"/>
              </w:rPr>
              <w:t>Initialized state</w:t>
            </w:r>
          </w:p>
        </w:tc>
      </w:tr>
      <w:tr w:rsidR="00100FF5" w:rsidRPr="00BE1FC7" w14:paraId="352D9EEA" w14:textId="77777777" w:rsidTr="007224E1">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DAFD01D" w14:textId="77777777" w:rsidR="00100FF5" w:rsidRPr="00BE1FC7" w:rsidRDefault="00100FF5" w:rsidP="00B56288">
            <w:pPr>
              <w:jc w:val="left"/>
              <w:rPr>
                <w:rFonts w:cs="Arial"/>
                <w:b/>
                <w:bCs/>
                <w:szCs w:val="20"/>
              </w:rPr>
            </w:pPr>
            <w:r w:rsidRPr="00BE1FC7">
              <w:rPr>
                <w:rFonts w:cs="Arial"/>
                <w:b/>
                <w:bCs/>
                <w:szCs w:val="20"/>
              </w:rPr>
              <w:t>Remarks</w:t>
            </w:r>
          </w:p>
        </w:tc>
        <w:tc>
          <w:tcPr>
            <w:tcW w:w="3972" w:type="pct"/>
            <w:gridSpan w:val="5"/>
            <w:tcBorders>
              <w:top w:val="single" w:sz="4" w:space="0" w:color="auto"/>
              <w:left w:val="single" w:sz="4" w:space="0" w:color="auto"/>
              <w:bottom w:val="single" w:sz="4" w:space="0" w:color="auto"/>
              <w:right w:val="single" w:sz="4" w:space="0" w:color="auto"/>
            </w:tcBorders>
          </w:tcPr>
          <w:p w14:paraId="2CCFA65A" w14:textId="77777777" w:rsidR="00100FF5" w:rsidRPr="00FF5497" w:rsidRDefault="00100FF5" w:rsidP="00B56288">
            <w:pPr>
              <w:jc w:val="left"/>
              <w:rPr>
                <w:szCs w:val="20"/>
              </w:rPr>
            </w:pPr>
            <w:r w:rsidRPr="00FF5497">
              <w:rPr>
                <w:szCs w:val="20"/>
              </w:rPr>
              <w:t>N/A</w:t>
            </w:r>
          </w:p>
        </w:tc>
      </w:tr>
      <w:tr w:rsidR="007224E1" w:rsidRPr="00BE1FC7" w14:paraId="244BA8DF" w14:textId="77777777" w:rsidTr="007224E1">
        <w:tc>
          <w:tcPr>
            <w:tcW w:w="1028" w:type="pct"/>
            <w:vMerge w:val="restart"/>
            <w:tcBorders>
              <w:top w:val="single" w:sz="4" w:space="0" w:color="auto"/>
              <w:left w:val="single" w:sz="4" w:space="0" w:color="auto"/>
              <w:right w:val="single" w:sz="4" w:space="0" w:color="auto"/>
            </w:tcBorders>
            <w:shd w:val="clear" w:color="auto" w:fill="D9D9D9"/>
          </w:tcPr>
          <w:p w14:paraId="32365724" w14:textId="77777777" w:rsidR="007224E1" w:rsidRPr="00BE1FC7" w:rsidRDefault="007224E1" w:rsidP="007224E1">
            <w:pPr>
              <w:jc w:val="left"/>
              <w:rPr>
                <w:rFonts w:cs="Arial"/>
                <w:b/>
                <w:bCs/>
                <w:szCs w:val="20"/>
              </w:rPr>
            </w:pPr>
            <w:r>
              <w:rPr>
                <w:rFonts w:cs="Arial"/>
                <w:b/>
                <w:bCs/>
                <w:szCs w:val="20"/>
              </w:rPr>
              <w:t>DET/DEM Errors Handled</w:t>
            </w:r>
          </w:p>
        </w:tc>
        <w:tc>
          <w:tcPr>
            <w:tcW w:w="1711" w:type="pct"/>
            <w:gridSpan w:val="3"/>
            <w:tcBorders>
              <w:top w:val="single" w:sz="4" w:space="0" w:color="auto"/>
              <w:left w:val="single" w:sz="4" w:space="0" w:color="auto"/>
              <w:bottom w:val="single" w:sz="4" w:space="0" w:color="auto"/>
              <w:right w:val="single" w:sz="4" w:space="0" w:color="auto"/>
            </w:tcBorders>
          </w:tcPr>
          <w:p w14:paraId="69B9DBA3" w14:textId="1778A3D4" w:rsidR="007224E1" w:rsidRPr="00D46B12" w:rsidRDefault="007224E1" w:rsidP="007224E1">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261" w:type="pct"/>
            <w:gridSpan w:val="2"/>
            <w:tcBorders>
              <w:top w:val="single" w:sz="4" w:space="0" w:color="auto"/>
              <w:left w:val="single" w:sz="4" w:space="0" w:color="auto"/>
              <w:bottom w:val="single" w:sz="4" w:space="0" w:color="auto"/>
              <w:right w:val="single" w:sz="4" w:space="0" w:color="auto"/>
            </w:tcBorders>
          </w:tcPr>
          <w:p w14:paraId="1A2BFB12" w14:textId="31D5478A" w:rsidR="007224E1" w:rsidRPr="00FF5497" w:rsidRDefault="007224E1" w:rsidP="007224E1">
            <w:pPr>
              <w:jc w:val="left"/>
              <w:rPr>
                <w:szCs w:val="20"/>
              </w:rPr>
            </w:pPr>
            <w:r w:rsidRPr="00FF5497">
              <w:rPr>
                <w:szCs w:val="20"/>
              </w:rPr>
              <w:t xml:space="preserve">Parameter error (argument is </w:t>
            </w:r>
            <w:r>
              <w:rPr>
                <w:szCs w:val="20"/>
              </w:rPr>
              <w:t>NULL_PTR</w:t>
            </w:r>
            <w:r w:rsidRPr="00FF5497">
              <w:rPr>
                <w:szCs w:val="20"/>
              </w:rPr>
              <w:t>)</w:t>
            </w:r>
          </w:p>
        </w:tc>
      </w:tr>
      <w:tr w:rsidR="007224E1" w:rsidRPr="00BE1FC7" w14:paraId="09FC83C0" w14:textId="77777777" w:rsidTr="007224E1">
        <w:tc>
          <w:tcPr>
            <w:tcW w:w="1028" w:type="pct"/>
            <w:vMerge/>
            <w:tcBorders>
              <w:top w:val="single" w:sz="4" w:space="0" w:color="auto"/>
              <w:left w:val="single" w:sz="4" w:space="0" w:color="auto"/>
              <w:right w:val="single" w:sz="4" w:space="0" w:color="auto"/>
            </w:tcBorders>
            <w:shd w:val="clear" w:color="auto" w:fill="D9D9D9"/>
          </w:tcPr>
          <w:p w14:paraId="059A49DC" w14:textId="77777777" w:rsidR="007224E1" w:rsidRPr="00BE1FC7" w:rsidRDefault="007224E1" w:rsidP="007224E1">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0B101E0B" w14:textId="7B58F985" w:rsidR="007224E1" w:rsidRPr="00BE1FC7" w:rsidRDefault="007224E1" w:rsidP="007224E1">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261" w:type="pct"/>
            <w:gridSpan w:val="2"/>
            <w:tcBorders>
              <w:top w:val="single" w:sz="4" w:space="0" w:color="auto"/>
              <w:left w:val="single" w:sz="4" w:space="0" w:color="auto"/>
              <w:bottom w:val="single" w:sz="4" w:space="0" w:color="auto"/>
              <w:right w:val="single" w:sz="4" w:space="0" w:color="auto"/>
            </w:tcBorders>
          </w:tcPr>
          <w:p w14:paraId="045D4A6A" w14:textId="27586B72" w:rsidR="007224E1" w:rsidRPr="00BE1FC7" w:rsidRDefault="007224E1" w:rsidP="007224E1">
            <w:pPr>
              <w:jc w:val="left"/>
              <w:rPr>
                <w:szCs w:val="20"/>
              </w:rPr>
            </w:pPr>
            <w:r>
              <w:rPr>
                <w:szCs w:val="20"/>
              </w:rPr>
              <w:t>Invalid</w:t>
            </w:r>
            <w:r w:rsidRPr="006E6BFD">
              <w:rPr>
                <w:szCs w:val="20"/>
              </w:rPr>
              <w:t xml:space="preserve"> parameter passed to the APIs</w:t>
            </w:r>
          </w:p>
        </w:tc>
      </w:tr>
      <w:tr w:rsidR="007224E1" w:rsidRPr="00BE1FC7" w14:paraId="09DCBC5E" w14:textId="77777777" w:rsidTr="007224E1">
        <w:tc>
          <w:tcPr>
            <w:tcW w:w="1028" w:type="pct"/>
            <w:vMerge/>
            <w:tcBorders>
              <w:left w:val="single" w:sz="4" w:space="0" w:color="auto"/>
              <w:right w:val="single" w:sz="4" w:space="0" w:color="auto"/>
            </w:tcBorders>
            <w:shd w:val="clear" w:color="auto" w:fill="D9D9D9"/>
          </w:tcPr>
          <w:p w14:paraId="37571BEA" w14:textId="77777777" w:rsidR="007224E1" w:rsidRPr="00BE1FC7" w:rsidRDefault="007224E1" w:rsidP="007224E1">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23D6BE92" w14:textId="625AB925" w:rsidR="007224E1" w:rsidRPr="00FF5497" w:rsidRDefault="007224E1" w:rsidP="007224E1">
            <w:pPr>
              <w:jc w:val="left"/>
              <w:rPr>
                <w:szCs w:val="20"/>
              </w:rPr>
            </w:pPr>
            <w:r>
              <w:rPr>
                <w:rFonts w:cs="Arial"/>
                <w:color w:val="000000"/>
                <w:szCs w:val="20"/>
              </w:rPr>
              <w:t>PROTOCONV</w:t>
            </w:r>
            <w:r w:rsidRPr="00D46B12">
              <w:rPr>
                <w:rFonts w:cs="Arial"/>
                <w:color w:val="000000"/>
                <w:szCs w:val="20"/>
              </w:rPr>
              <w:t>_E_UNINIT</w:t>
            </w:r>
          </w:p>
        </w:tc>
        <w:tc>
          <w:tcPr>
            <w:tcW w:w="2261" w:type="pct"/>
            <w:gridSpan w:val="2"/>
            <w:tcBorders>
              <w:top w:val="single" w:sz="4" w:space="0" w:color="auto"/>
              <w:left w:val="single" w:sz="4" w:space="0" w:color="auto"/>
              <w:bottom w:val="single" w:sz="4" w:space="0" w:color="auto"/>
              <w:right w:val="single" w:sz="4" w:space="0" w:color="auto"/>
            </w:tcBorders>
          </w:tcPr>
          <w:p w14:paraId="0059A35C" w14:textId="66F3698F" w:rsidR="007224E1" w:rsidRPr="00FF5497" w:rsidRDefault="007224E1" w:rsidP="007224E1">
            <w:pPr>
              <w:jc w:val="left"/>
              <w:rPr>
                <w:szCs w:val="20"/>
              </w:rPr>
            </w:pPr>
            <w:r w:rsidRPr="00D46B12">
              <w:rPr>
                <w:rFonts w:cs="Arial"/>
                <w:color w:val="000000"/>
                <w:szCs w:val="20"/>
              </w:rPr>
              <w:t>Process error (API executed in uninitialized state)</w:t>
            </w:r>
          </w:p>
        </w:tc>
      </w:tr>
      <w:tr w:rsidR="007224E1" w:rsidRPr="00BE1FC7" w14:paraId="0DAF11BB" w14:textId="77777777" w:rsidTr="007224E1">
        <w:tc>
          <w:tcPr>
            <w:tcW w:w="1028" w:type="pct"/>
            <w:vMerge/>
            <w:tcBorders>
              <w:left w:val="single" w:sz="4" w:space="0" w:color="auto"/>
              <w:right w:val="single" w:sz="4" w:space="0" w:color="auto"/>
            </w:tcBorders>
            <w:shd w:val="clear" w:color="auto" w:fill="D9D9D9"/>
          </w:tcPr>
          <w:p w14:paraId="7433219C" w14:textId="77777777" w:rsidR="007224E1" w:rsidRPr="00BE1FC7" w:rsidRDefault="007224E1" w:rsidP="007224E1">
            <w:pPr>
              <w:jc w:val="left"/>
              <w:rPr>
                <w:rFonts w:cs="Arial"/>
                <w:b/>
                <w:bCs/>
                <w:szCs w:val="20"/>
              </w:rPr>
            </w:pPr>
          </w:p>
        </w:tc>
        <w:tc>
          <w:tcPr>
            <w:tcW w:w="1711" w:type="pct"/>
            <w:gridSpan w:val="3"/>
            <w:tcBorders>
              <w:top w:val="single" w:sz="4" w:space="0" w:color="auto"/>
              <w:left w:val="single" w:sz="4" w:space="0" w:color="auto"/>
              <w:bottom w:val="single" w:sz="4" w:space="0" w:color="auto"/>
              <w:right w:val="single" w:sz="4" w:space="0" w:color="auto"/>
            </w:tcBorders>
          </w:tcPr>
          <w:p w14:paraId="689D667B" w14:textId="7057D5B2" w:rsidR="007224E1" w:rsidRPr="00FF5497" w:rsidRDefault="007224E1" w:rsidP="007224E1">
            <w:pPr>
              <w:jc w:val="left"/>
              <w:rPr>
                <w:szCs w:val="20"/>
              </w:rPr>
            </w:pPr>
            <w:r w:rsidRPr="007224E1">
              <w:rPr>
                <w:rFonts w:cs="Arial"/>
                <w:color w:val="000000"/>
                <w:szCs w:val="20"/>
              </w:rPr>
              <w:t>PROTOCONV_E_FIFO_FULL</w:t>
            </w:r>
          </w:p>
        </w:tc>
        <w:tc>
          <w:tcPr>
            <w:tcW w:w="2261" w:type="pct"/>
            <w:gridSpan w:val="2"/>
            <w:tcBorders>
              <w:top w:val="single" w:sz="4" w:space="0" w:color="auto"/>
              <w:left w:val="single" w:sz="4" w:space="0" w:color="auto"/>
              <w:bottom w:val="single" w:sz="4" w:space="0" w:color="auto"/>
              <w:right w:val="single" w:sz="4" w:space="0" w:color="auto"/>
            </w:tcBorders>
          </w:tcPr>
          <w:p w14:paraId="7971614F" w14:textId="520F4993" w:rsidR="007224E1" w:rsidRPr="00FF5497" w:rsidRDefault="007224E1" w:rsidP="007224E1">
            <w:pPr>
              <w:jc w:val="left"/>
              <w:rPr>
                <w:szCs w:val="20"/>
              </w:rPr>
            </w:pPr>
            <w:r>
              <w:rPr>
                <w:rFonts w:cs="Arial"/>
                <w:color w:val="000000"/>
                <w:szCs w:val="20"/>
              </w:rPr>
              <w:t>Unexpectedly full FIFO memory</w:t>
            </w:r>
          </w:p>
        </w:tc>
      </w:tr>
    </w:tbl>
    <w:p w14:paraId="793CC39B" w14:textId="77777777" w:rsidR="00AB3506" w:rsidRPr="009B6D74" w:rsidRDefault="00AB3506" w:rsidP="00AB3506">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72653D6D" w14:textId="77777777" w:rsidR="00100FF5" w:rsidRPr="009B6D74" w:rsidRDefault="00100FF5" w:rsidP="00100FF5">
      <w:pPr>
        <w:pStyle w:val="RefIDs"/>
        <w:wordWrap/>
        <w:rPr>
          <w:lang w:eastAsia="en-US"/>
        </w:rPr>
      </w:pPr>
      <w:r w:rsidRPr="00696D29">
        <w:rPr>
          <w:lang w:eastAsia="en-US"/>
        </w:rPr>
        <w:lastRenderedPageBreak/>
        <w:t xml:space="preserve">[Covers: </w:t>
      </w:r>
      <w:r w:rsidRPr="00F87355">
        <w:rPr>
          <w:lang w:eastAsia="en-US"/>
        </w:rPr>
        <w:t>req-8552172-00903611</w:t>
      </w:r>
      <w:r w:rsidRPr="00696D29">
        <w:rPr>
          <w:lang w:eastAsia="en-US"/>
        </w:rPr>
        <w:t>]</w:t>
      </w:r>
    </w:p>
    <w:p w14:paraId="30F2846C" w14:textId="77777777" w:rsidR="00100FF5" w:rsidRDefault="00100FF5" w:rsidP="00100FF5">
      <w:pPr>
        <w:pStyle w:val="RefIDs"/>
        <w:rPr>
          <w:lang w:eastAsia="en-US"/>
        </w:rPr>
      </w:pPr>
      <w:r>
        <w:rPr>
          <w:lang w:eastAsia="en-US"/>
        </w:rPr>
        <w:t>[Covers: req-8552172-00905227</w:t>
      </w:r>
      <w:r w:rsidRPr="002C15F8">
        <w:rPr>
          <w:lang w:eastAsia="en-US"/>
        </w:rPr>
        <w:t>]</w:t>
      </w:r>
    </w:p>
    <w:p w14:paraId="49F3AF4A" w14:textId="77777777" w:rsidR="003949F1" w:rsidRPr="002C15F8" w:rsidRDefault="00100FF5" w:rsidP="003949F1">
      <w:pPr>
        <w:pStyle w:val="RefIDs"/>
        <w:rPr>
          <w:lang w:eastAsia="en-US"/>
        </w:rPr>
      </w:pPr>
      <w:r>
        <w:rPr>
          <w:lang w:eastAsia="en-US"/>
        </w:rPr>
        <w:t>[Covers: req-8552172-00904662</w:t>
      </w:r>
      <w:r w:rsidRPr="002C15F8">
        <w:rPr>
          <w:lang w:eastAsia="en-US"/>
        </w:rPr>
        <w:t>]</w:t>
      </w:r>
    </w:p>
    <w:p w14:paraId="2498981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0D0FFEB5"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39AB1064" w14:textId="77777777" w:rsidR="003949F1" w:rsidRDefault="003949F1" w:rsidP="003949F1">
      <w:pPr>
        <w:pStyle w:val="RefIDs"/>
        <w:rPr>
          <w:lang w:eastAsia="en-US"/>
        </w:rPr>
      </w:pPr>
      <w:r>
        <w:rPr>
          <w:lang w:eastAsia="en-US"/>
        </w:rPr>
        <w:t>[Covers: req-8552172-00528003]</w:t>
      </w:r>
    </w:p>
    <w:p w14:paraId="72A08D5D" w14:textId="77777777" w:rsidR="003949F1" w:rsidRDefault="003949F1" w:rsidP="003949F1">
      <w:pPr>
        <w:pStyle w:val="RefIDs"/>
        <w:rPr>
          <w:lang w:eastAsia="en-US"/>
        </w:rPr>
      </w:pPr>
      <w:r>
        <w:rPr>
          <w:lang w:eastAsia="en-US"/>
        </w:rPr>
        <w:t>[Covers: req-8552172-00528002]</w:t>
      </w:r>
    </w:p>
    <w:p w14:paraId="145C1C1A" w14:textId="77777777" w:rsidR="003949F1" w:rsidRDefault="003949F1" w:rsidP="003949F1">
      <w:pPr>
        <w:pStyle w:val="RefIDs"/>
        <w:rPr>
          <w:lang w:eastAsia="en-US"/>
        </w:rPr>
      </w:pPr>
      <w:r>
        <w:rPr>
          <w:lang w:eastAsia="en-US"/>
        </w:rPr>
        <w:t>[Covers: req-8552172-00528006]</w:t>
      </w:r>
    </w:p>
    <w:p w14:paraId="2CAED9E7" w14:textId="77777777" w:rsidR="003949F1" w:rsidRDefault="003949F1" w:rsidP="003949F1">
      <w:pPr>
        <w:pStyle w:val="RefIDs"/>
        <w:rPr>
          <w:lang w:eastAsia="en-US"/>
        </w:rPr>
      </w:pPr>
      <w:r>
        <w:rPr>
          <w:lang w:eastAsia="en-US"/>
        </w:rPr>
        <w:t xml:space="preserve">[Covers: </w:t>
      </w:r>
      <w:r w:rsidRPr="00C136B3">
        <w:t>req-8552172-00527993</w:t>
      </w:r>
      <w:r>
        <w:t>]</w:t>
      </w:r>
    </w:p>
    <w:p w14:paraId="4AEA3F32" w14:textId="77777777" w:rsidR="003949F1" w:rsidRDefault="003949F1" w:rsidP="003949F1">
      <w:pPr>
        <w:pStyle w:val="RefIDs"/>
        <w:rPr>
          <w:lang w:eastAsia="en-US"/>
        </w:rPr>
      </w:pPr>
      <w:r>
        <w:rPr>
          <w:lang w:eastAsia="en-US"/>
        </w:rPr>
        <w:t>[Covers: req-8552172-00527980]</w:t>
      </w:r>
    </w:p>
    <w:p w14:paraId="2EEDF292" w14:textId="21F585FF" w:rsidR="00A8234D" w:rsidRPr="00FD24B1" w:rsidRDefault="00A8234D" w:rsidP="006E4A0D">
      <w:pPr>
        <w:pStyle w:val="Heading3"/>
      </w:pPr>
      <w:bookmarkStart w:id="212" w:name="_Toc203383972"/>
      <w:r w:rsidRPr="00A8234D">
        <w:t>R_ProtoConv_EnqueuePort</w:t>
      </w:r>
      <w:bookmarkEnd w:id="212"/>
    </w:p>
    <w:p w14:paraId="797F91FE" w14:textId="77777777" w:rsidR="00A8234D" w:rsidRDefault="00A8234D" w:rsidP="00A8234D">
      <w:pPr>
        <w:pStyle w:val="TraceID"/>
      </w:pPr>
      <w:r>
        <w:t>[iso26-18_p6_7.4.5] a;</w:t>
      </w:r>
      <w:r w:rsidRPr="0058651F">
        <w:t xml:space="preserve"> [iso26-18_p6_7.4.6]</w:t>
      </w:r>
    </w:p>
    <w:p w14:paraId="2E10BE00" w14:textId="6659BB50" w:rsidR="00A8234D" w:rsidRPr="00251C23" w:rsidRDefault="00A8234D" w:rsidP="00A8234D">
      <w:pPr>
        <w:pStyle w:val="ReqID"/>
        <w:rPr>
          <w:lang w:val="en-US"/>
        </w:rPr>
      </w:pPr>
      <w:r w:rsidRPr="00696D29">
        <w:t>[</w:t>
      </w:r>
      <w:r>
        <w:t>Gen5GW</w:t>
      </w:r>
      <w:r w:rsidRPr="00696D29">
        <w:t>_</w:t>
      </w:r>
      <w:r>
        <w:t>ProtoConv</w:t>
      </w:r>
      <w:r w:rsidRPr="00696D29">
        <w:t>_AD_C_</w:t>
      </w:r>
      <w:r>
        <w:t>10</w:t>
      </w:r>
      <w:r w:rsidRPr="00696D29">
        <w:t>_0</w:t>
      </w:r>
      <w:r w:rsidR="00B41189">
        <w:t>13</w:t>
      </w:r>
      <w:r w:rsidRPr="00696D29">
        <w:t>]</w:t>
      </w:r>
    </w:p>
    <w:p w14:paraId="590755A5" w14:textId="01EE1BC3" w:rsidR="00A8234D" w:rsidRPr="00A8234D" w:rsidRDefault="00A8234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32</w:t>
      </w:r>
      <w:r w:rsidR="009D560C">
        <w:rPr>
          <w:noProof/>
        </w:rPr>
        <w:fldChar w:fldCharType="end"/>
      </w:r>
      <w:r>
        <w:rPr>
          <w:noProof/>
        </w:rPr>
        <w:t>:</w:t>
      </w:r>
      <w:r>
        <w:rPr>
          <w:rFonts w:hint="eastAsia"/>
        </w:rPr>
        <w:t xml:space="preserve"> </w:t>
      </w:r>
      <w:r w:rsidRPr="00A8234D">
        <w:t>R_ProtoConv_EnqueuePort</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035"/>
        <w:gridCol w:w="2640"/>
        <w:gridCol w:w="811"/>
        <w:gridCol w:w="427"/>
        <w:gridCol w:w="752"/>
        <w:gridCol w:w="3366"/>
      </w:tblGrid>
      <w:tr w:rsidR="00A8234D" w:rsidRPr="00BE1FC7" w14:paraId="0979994B" w14:textId="77777777" w:rsidTr="00A8234D">
        <w:trPr>
          <w:trHeight w:val="287"/>
        </w:trPr>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20D508A4" w14:textId="77777777" w:rsidR="00A8234D" w:rsidRPr="00BE1FC7" w:rsidRDefault="00A8234D" w:rsidP="00B56288">
            <w:pPr>
              <w:jc w:val="left"/>
              <w:rPr>
                <w:rFonts w:cs="Arial"/>
                <w:szCs w:val="20"/>
              </w:rPr>
            </w:pPr>
            <w:r w:rsidRPr="00BE1FC7">
              <w:rPr>
                <w:rFonts w:cs="Arial"/>
                <w:b/>
                <w:bCs/>
                <w:szCs w:val="20"/>
              </w:rPr>
              <w:t>Function Name</w:t>
            </w:r>
          </w:p>
        </w:tc>
        <w:tc>
          <w:tcPr>
            <w:tcW w:w="3986" w:type="pct"/>
            <w:gridSpan w:val="5"/>
            <w:tcBorders>
              <w:top w:val="single" w:sz="4" w:space="0" w:color="auto"/>
              <w:left w:val="single" w:sz="4" w:space="0" w:color="auto"/>
              <w:bottom w:val="single" w:sz="4" w:space="0" w:color="auto"/>
              <w:right w:val="single" w:sz="4" w:space="0" w:color="auto"/>
            </w:tcBorders>
          </w:tcPr>
          <w:p w14:paraId="27B9442F" w14:textId="3B67A9DF" w:rsidR="00A8234D" w:rsidRPr="00FF5497" w:rsidRDefault="00A8234D" w:rsidP="00B56288">
            <w:pPr>
              <w:jc w:val="left"/>
              <w:rPr>
                <w:szCs w:val="20"/>
              </w:rPr>
            </w:pPr>
            <w:r w:rsidRPr="00A8234D">
              <w:rPr>
                <w:szCs w:val="20"/>
              </w:rPr>
              <w:t>R_ProtoConv_EnqueuePort</w:t>
            </w:r>
          </w:p>
        </w:tc>
      </w:tr>
      <w:tr w:rsidR="00A8234D" w:rsidRPr="00BE1FC7" w14:paraId="3245AC2C" w14:textId="77777777" w:rsidTr="00A8234D">
        <w:trPr>
          <w:trHeight w:val="287"/>
        </w:trPr>
        <w:tc>
          <w:tcPr>
            <w:tcW w:w="1014" w:type="pct"/>
            <w:tcBorders>
              <w:top w:val="single" w:sz="4" w:space="0" w:color="auto"/>
              <w:left w:val="single" w:sz="4" w:space="0" w:color="auto"/>
              <w:bottom w:val="single" w:sz="4" w:space="0" w:color="auto"/>
              <w:right w:val="single" w:sz="4" w:space="0" w:color="auto"/>
            </w:tcBorders>
            <w:shd w:val="clear" w:color="auto" w:fill="D9D9D9"/>
          </w:tcPr>
          <w:p w14:paraId="18FA7A09" w14:textId="77777777" w:rsidR="00A8234D" w:rsidRPr="00BE1FC7" w:rsidRDefault="00A8234D" w:rsidP="00B56288">
            <w:pPr>
              <w:jc w:val="left"/>
              <w:rPr>
                <w:rFonts w:eastAsia="Meiryo UI" w:cstheme="majorHAnsi"/>
                <w:szCs w:val="20"/>
                <w:lang w:val="en-GB"/>
              </w:rPr>
            </w:pPr>
            <w:r w:rsidRPr="00BE1FC7">
              <w:rPr>
                <w:rFonts w:eastAsia="Meiryo UI" w:cstheme="majorHAnsi"/>
                <w:b/>
                <w:bCs/>
                <w:szCs w:val="20"/>
                <w:lang w:val="en-GB"/>
              </w:rPr>
              <w:t>ASIL Level</w:t>
            </w:r>
          </w:p>
        </w:tc>
        <w:tc>
          <w:tcPr>
            <w:tcW w:w="1933" w:type="pct"/>
            <w:gridSpan w:val="3"/>
            <w:tcBorders>
              <w:top w:val="single" w:sz="4" w:space="0" w:color="auto"/>
              <w:left w:val="single" w:sz="4" w:space="0" w:color="auto"/>
              <w:bottom w:val="single" w:sz="4" w:space="0" w:color="auto"/>
              <w:right w:val="single" w:sz="4" w:space="0" w:color="auto"/>
            </w:tcBorders>
          </w:tcPr>
          <w:p w14:paraId="5C28700D" w14:textId="77777777" w:rsidR="00A8234D" w:rsidRPr="0024765D" w:rsidRDefault="00A8234D" w:rsidP="00B56288">
            <w:pPr>
              <w:jc w:val="left"/>
              <w:rPr>
                <w:szCs w:val="20"/>
                <w:lang w:val="en-GB"/>
              </w:rPr>
            </w:pPr>
            <w:r w:rsidRPr="00FF5497">
              <w:rPr>
                <w:szCs w:val="20"/>
                <w:lang w:val="en-GB"/>
              </w:rPr>
              <w:t>ASIL D</w:t>
            </w:r>
          </w:p>
        </w:tc>
        <w:tc>
          <w:tcPr>
            <w:tcW w:w="375" w:type="pct"/>
            <w:tcBorders>
              <w:top w:val="single" w:sz="4" w:space="0" w:color="auto"/>
              <w:left w:val="single" w:sz="4" w:space="0" w:color="auto"/>
              <w:bottom w:val="single" w:sz="4" w:space="0" w:color="auto"/>
              <w:right w:val="single" w:sz="4" w:space="0" w:color="auto"/>
            </w:tcBorders>
            <w:shd w:val="pct20" w:color="auto" w:fill="auto"/>
          </w:tcPr>
          <w:p w14:paraId="165F9930" w14:textId="77777777" w:rsidR="00A8234D" w:rsidRPr="00BE1FC7" w:rsidRDefault="00A8234D" w:rsidP="00B56288">
            <w:pPr>
              <w:jc w:val="left"/>
              <w:rPr>
                <w:rFonts w:eastAsia="Meiryo UI" w:cstheme="majorHAnsi"/>
                <w:b/>
                <w:szCs w:val="20"/>
                <w:lang w:val="en-GB"/>
              </w:rPr>
            </w:pPr>
            <w:r w:rsidRPr="00BE1FC7">
              <w:rPr>
                <w:rFonts w:eastAsia="Meiryo UI" w:cstheme="majorHAnsi"/>
                <w:b/>
                <w:szCs w:val="20"/>
                <w:lang w:val="en-GB"/>
              </w:rPr>
              <w:t>Status</w:t>
            </w:r>
          </w:p>
        </w:tc>
        <w:tc>
          <w:tcPr>
            <w:tcW w:w="1678" w:type="pct"/>
            <w:tcBorders>
              <w:top w:val="single" w:sz="4" w:space="0" w:color="auto"/>
              <w:left w:val="single" w:sz="4" w:space="0" w:color="auto"/>
              <w:bottom w:val="single" w:sz="4" w:space="0" w:color="auto"/>
              <w:right w:val="single" w:sz="4" w:space="0" w:color="auto"/>
            </w:tcBorders>
          </w:tcPr>
          <w:p w14:paraId="6C848094" w14:textId="77777777" w:rsidR="00A8234D" w:rsidRPr="00FF5497" w:rsidRDefault="00A8234D" w:rsidP="00B56288">
            <w:pPr>
              <w:jc w:val="left"/>
              <w:rPr>
                <w:szCs w:val="20"/>
                <w:lang w:val="en-GB"/>
              </w:rPr>
            </w:pPr>
            <w:r w:rsidRPr="00FF5497">
              <w:rPr>
                <w:szCs w:val="20"/>
                <w:lang w:val="en-GB"/>
              </w:rPr>
              <w:t>New</w:t>
            </w:r>
          </w:p>
        </w:tc>
      </w:tr>
      <w:tr w:rsidR="00A8234D" w:rsidRPr="00BE1FC7" w14:paraId="63FA4677"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35EAD7F2" w14:textId="77777777" w:rsidR="00A8234D" w:rsidRPr="00BE1FC7" w:rsidRDefault="00A8234D" w:rsidP="00B56288">
            <w:pPr>
              <w:jc w:val="left"/>
              <w:rPr>
                <w:rFonts w:cs="Arial"/>
                <w:b/>
                <w:bCs/>
                <w:szCs w:val="20"/>
              </w:rPr>
            </w:pPr>
            <w:r w:rsidRPr="00BE1FC7">
              <w:rPr>
                <w:rFonts w:cs="Arial"/>
                <w:b/>
                <w:bCs/>
                <w:szCs w:val="20"/>
              </w:rPr>
              <w:t>Syntax</w:t>
            </w:r>
          </w:p>
        </w:tc>
        <w:tc>
          <w:tcPr>
            <w:tcW w:w="3986" w:type="pct"/>
            <w:gridSpan w:val="5"/>
            <w:tcBorders>
              <w:top w:val="single" w:sz="4" w:space="0" w:color="auto"/>
              <w:left w:val="single" w:sz="4" w:space="0" w:color="auto"/>
              <w:bottom w:val="single" w:sz="4" w:space="0" w:color="auto"/>
              <w:right w:val="single" w:sz="4" w:space="0" w:color="auto"/>
            </w:tcBorders>
          </w:tcPr>
          <w:p w14:paraId="0D6B2F17" w14:textId="10907000" w:rsidR="00A8234D" w:rsidRPr="00BD75C2" w:rsidRDefault="00A8234D" w:rsidP="00B56288">
            <w:pPr>
              <w:jc w:val="left"/>
              <w:rPr>
                <w:szCs w:val="20"/>
              </w:rPr>
            </w:pPr>
            <w:r w:rsidRPr="00A8234D">
              <w:rPr>
                <w:szCs w:val="20"/>
              </w:rPr>
              <w:t>Std_ReturnType R_ProtoConv_EnqueuePort(const uint16 usLength, const uint8 *pPortData, const uint32 ulDestIdx)</w:t>
            </w:r>
          </w:p>
        </w:tc>
      </w:tr>
      <w:tr w:rsidR="00A8234D" w:rsidRPr="00BE1FC7" w14:paraId="7246C4A9"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136E3D84" w14:textId="77777777" w:rsidR="00A8234D" w:rsidRPr="00BE1FC7" w:rsidRDefault="00A8234D" w:rsidP="00B56288">
            <w:pPr>
              <w:jc w:val="left"/>
              <w:rPr>
                <w:rFonts w:cs="Arial"/>
                <w:b/>
                <w:bCs/>
                <w:szCs w:val="20"/>
              </w:rPr>
            </w:pPr>
            <w:r w:rsidRPr="00BE1FC7">
              <w:rPr>
                <w:rFonts w:cs="Arial"/>
                <w:b/>
                <w:bCs/>
                <w:szCs w:val="20"/>
              </w:rPr>
              <w:t>Sync/Async</w:t>
            </w:r>
          </w:p>
        </w:tc>
        <w:tc>
          <w:tcPr>
            <w:tcW w:w="3986" w:type="pct"/>
            <w:gridSpan w:val="5"/>
            <w:tcBorders>
              <w:top w:val="single" w:sz="4" w:space="0" w:color="auto"/>
              <w:left w:val="single" w:sz="4" w:space="0" w:color="auto"/>
              <w:bottom w:val="single" w:sz="4" w:space="0" w:color="auto"/>
              <w:right w:val="single" w:sz="4" w:space="0" w:color="auto"/>
            </w:tcBorders>
          </w:tcPr>
          <w:p w14:paraId="073AB537" w14:textId="77777777" w:rsidR="00A8234D" w:rsidRPr="00FF5497" w:rsidRDefault="00A8234D" w:rsidP="00B56288">
            <w:pPr>
              <w:jc w:val="left"/>
              <w:rPr>
                <w:szCs w:val="20"/>
              </w:rPr>
            </w:pPr>
            <w:r w:rsidRPr="00FF5497">
              <w:rPr>
                <w:szCs w:val="20"/>
              </w:rPr>
              <w:t>Synchronous</w:t>
            </w:r>
          </w:p>
        </w:tc>
      </w:tr>
      <w:tr w:rsidR="00A8234D" w:rsidRPr="00BE1FC7" w14:paraId="00DC2108" w14:textId="77777777" w:rsidTr="00A8234D">
        <w:trPr>
          <w:trHeight w:val="170"/>
        </w:trPr>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1FF384C0" w14:textId="77777777" w:rsidR="00A8234D" w:rsidRPr="00BE1FC7" w:rsidRDefault="00A8234D" w:rsidP="00B56288">
            <w:pPr>
              <w:jc w:val="left"/>
              <w:rPr>
                <w:rFonts w:cs="Arial"/>
                <w:b/>
                <w:bCs/>
                <w:szCs w:val="20"/>
              </w:rPr>
            </w:pPr>
            <w:r w:rsidRPr="00BE1FC7">
              <w:rPr>
                <w:rFonts w:cs="Arial"/>
                <w:b/>
                <w:bCs/>
                <w:szCs w:val="20"/>
              </w:rPr>
              <w:t>Reentrancy</w:t>
            </w:r>
          </w:p>
        </w:tc>
        <w:tc>
          <w:tcPr>
            <w:tcW w:w="3986" w:type="pct"/>
            <w:gridSpan w:val="5"/>
            <w:tcBorders>
              <w:top w:val="single" w:sz="4" w:space="0" w:color="auto"/>
              <w:left w:val="single" w:sz="4" w:space="0" w:color="auto"/>
              <w:bottom w:val="single" w:sz="4" w:space="0" w:color="auto"/>
              <w:right w:val="single" w:sz="4" w:space="0" w:color="auto"/>
            </w:tcBorders>
          </w:tcPr>
          <w:p w14:paraId="5C388F3E" w14:textId="77777777" w:rsidR="00A8234D" w:rsidRPr="00FF5497" w:rsidRDefault="00A8234D" w:rsidP="00B56288">
            <w:pPr>
              <w:jc w:val="left"/>
              <w:rPr>
                <w:rFonts w:eastAsia="Meiryo UI" w:cstheme="majorHAnsi"/>
                <w:color w:val="FF0000"/>
                <w:szCs w:val="20"/>
                <w:lang w:val="en-GB"/>
              </w:rPr>
            </w:pPr>
            <w:r w:rsidRPr="00FF5497">
              <w:rPr>
                <w:szCs w:val="20"/>
              </w:rPr>
              <w:t>Non-Reentrant</w:t>
            </w:r>
          </w:p>
        </w:tc>
      </w:tr>
      <w:tr w:rsidR="00A8234D" w:rsidRPr="00BE1FC7" w14:paraId="13D5CE14" w14:textId="77777777" w:rsidTr="00A8234D">
        <w:trPr>
          <w:trHeight w:val="170"/>
        </w:trPr>
        <w:tc>
          <w:tcPr>
            <w:tcW w:w="1014" w:type="pct"/>
            <w:tcBorders>
              <w:top w:val="single" w:sz="4" w:space="0" w:color="auto"/>
              <w:left w:val="single" w:sz="4" w:space="0" w:color="auto"/>
              <w:bottom w:val="single" w:sz="4" w:space="0" w:color="auto"/>
              <w:right w:val="single" w:sz="4" w:space="0" w:color="auto"/>
            </w:tcBorders>
            <w:shd w:val="clear" w:color="auto" w:fill="D9D9D9"/>
          </w:tcPr>
          <w:p w14:paraId="17EBEBC7" w14:textId="77777777" w:rsidR="00A8234D" w:rsidRPr="00BE1FC7" w:rsidRDefault="00A8234D" w:rsidP="00B56288">
            <w:pPr>
              <w:jc w:val="left"/>
              <w:rPr>
                <w:rFonts w:cs="Arial"/>
                <w:b/>
                <w:bCs/>
                <w:szCs w:val="20"/>
              </w:rPr>
            </w:pPr>
            <w:r w:rsidRPr="00BE1FC7">
              <w:rPr>
                <w:rFonts w:cs="Arial"/>
                <w:b/>
                <w:bCs/>
                <w:szCs w:val="20"/>
              </w:rPr>
              <w:t>Interrupt State</w:t>
            </w:r>
          </w:p>
        </w:tc>
        <w:tc>
          <w:tcPr>
            <w:tcW w:w="3986" w:type="pct"/>
            <w:gridSpan w:val="5"/>
            <w:tcBorders>
              <w:top w:val="single" w:sz="4" w:space="0" w:color="auto"/>
              <w:left w:val="single" w:sz="4" w:space="0" w:color="auto"/>
              <w:bottom w:val="single" w:sz="4" w:space="0" w:color="auto"/>
              <w:right w:val="single" w:sz="4" w:space="0" w:color="auto"/>
            </w:tcBorders>
          </w:tcPr>
          <w:p w14:paraId="50C0E9CA" w14:textId="77777777" w:rsidR="00A8234D" w:rsidRPr="00FF5497" w:rsidRDefault="00A8234D" w:rsidP="00B56288">
            <w:pPr>
              <w:jc w:val="left"/>
              <w:rPr>
                <w:szCs w:val="20"/>
              </w:rPr>
            </w:pPr>
            <w:r w:rsidRPr="00FF5497">
              <w:rPr>
                <w:szCs w:val="20"/>
              </w:rPr>
              <w:t>Runs in the interrupt enable state</w:t>
            </w:r>
          </w:p>
        </w:tc>
      </w:tr>
      <w:tr w:rsidR="00A8234D" w:rsidRPr="00BE1FC7" w14:paraId="41F243A8" w14:textId="77777777" w:rsidTr="00A8234D">
        <w:tc>
          <w:tcPr>
            <w:tcW w:w="1014" w:type="pct"/>
            <w:vMerge w:val="restart"/>
            <w:tcBorders>
              <w:top w:val="single" w:sz="4" w:space="0" w:color="auto"/>
              <w:left w:val="single" w:sz="4" w:space="0" w:color="auto"/>
              <w:right w:val="single" w:sz="4" w:space="0" w:color="auto"/>
            </w:tcBorders>
            <w:shd w:val="clear" w:color="auto" w:fill="D9D9D9"/>
            <w:hideMark/>
          </w:tcPr>
          <w:p w14:paraId="0C4F8F6A"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633D872F" w14:textId="77777777" w:rsidR="00A8234D" w:rsidRPr="00EF61C1" w:rsidRDefault="00A8234D" w:rsidP="00B56288">
            <w:pPr>
              <w:jc w:val="left"/>
              <w:rPr>
                <w:szCs w:val="20"/>
              </w:rPr>
            </w:pPr>
            <w:r w:rsidRPr="00EF61C1">
              <w:rPr>
                <w:szCs w:val="20"/>
              </w:rPr>
              <w:t>const uint16 usLength</w:t>
            </w:r>
          </w:p>
          <w:p w14:paraId="4A780052" w14:textId="77777777" w:rsidR="00A8234D" w:rsidRPr="007D3367" w:rsidRDefault="00A8234D" w:rsidP="00B56288">
            <w:pPr>
              <w:jc w:val="left"/>
              <w:rPr>
                <w:rFonts w:eastAsia="Meiryo UI" w:cstheme="majorHAnsi"/>
                <w:szCs w:val="20"/>
                <w:lang w:val="en-GB"/>
              </w:rPr>
            </w:pP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78B1395B" w14:textId="77777777" w:rsidR="00A8234D" w:rsidRPr="007F0552" w:rsidRDefault="00A8234D" w:rsidP="00B56288">
            <w:pPr>
              <w:jc w:val="left"/>
              <w:rPr>
                <w:rFonts w:eastAsia="Meiryo UI" w:cstheme="majorHAnsi"/>
                <w:szCs w:val="20"/>
                <w:lang w:val="en-GB"/>
              </w:rPr>
            </w:pPr>
            <w:r>
              <w:rPr>
                <w:rFonts w:eastAsia="Meiryo UI" w:cstheme="majorHAnsi"/>
                <w:szCs w:val="20"/>
                <w:lang w:val="en-GB"/>
              </w:rPr>
              <w:t>Data Length</w:t>
            </w:r>
          </w:p>
        </w:tc>
      </w:tr>
      <w:tr w:rsidR="00A8234D" w:rsidRPr="00BE1FC7" w14:paraId="0BB8AC51" w14:textId="77777777" w:rsidTr="00A8234D">
        <w:tc>
          <w:tcPr>
            <w:tcW w:w="1014" w:type="pct"/>
            <w:vMerge/>
            <w:tcBorders>
              <w:left w:val="single" w:sz="4" w:space="0" w:color="auto"/>
              <w:bottom w:val="single" w:sz="4" w:space="0" w:color="auto"/>
              <w:right w:val="single" w:sz="4" w:space="0" w:color="auto"/>
            </w:tcBorders>
            <w:shd w:val="clear" w:color="auto" w:fill="D9D9D9"/>
          </w:tcPr>
          <w:p w14:paraId="061A5795" w14:textId="77777777" w:rsidR="00A8234D" w:rsidRPr="00BE1FC7" w:rsidRDefault="00A8234D" w:rsidP="00B56288">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3B9E908C" w14:textId="77777777" w:rsidR="00A8234D" w:rsidRPr="00BE1FC7" w:rsidRDefault="00A8234D" w:rsidP="00B56288">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4BC9F7EC" w14:textId="10255F48" w:rsidR="00A8234D" w:rsidRPr="00A8234D" w:rsidRDefault="00A8234D" w:rsidP="00A8234D">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1E38FFC3" w14:textId="77777777" w:rsidR="00A8234D" w:rsidRPr="00FF5497" w:rsidRDefault="00A8234D" w:rsidP="00B56288">
            <w:pPr>
              <w:jc w:val="left"/>
              <w:rPr>
                <w:szCs w:val="20"/>
                <w:lang w:val="en-GB"/>
              </w:rPr>
            </w:pPr>
            <w:r w:rsidRPr="00EF61C1">
              <w:rPr>
                <w:szCs w:val="20"/>
              </w:rPr>
              <w:t>MIN_PORT_TOTAL_SIZE</w:t>
            </w:r>
            <w:r>
              <w:rPr>
                <w:szCs w:val="20"/>
              </w:rPr>
              <w:t xml:space="preserve"> - </w:t>
            </w:r>
            <w:r w:rsidRPr="00EF61C1">
              <w:rPr>
                <w:szCs w:val="20"/>
              </w:rPr>
              <w:t>MAX_PORT_TOTAL_SIZE</w:t>
            </w:r>
          </w:p>
        </w:tc>
      </w:tr>
      <w:tr w:rsidR="00A8234D" w:rsidRPr="007F0552" w14:paraId="2D1D5ACA" w14:textId="77777777" w:rsidTr="00A8234D">
        <w:tc>
          <w:tcPr>
            <w:tcW w:w="1014" w:type="pct"/>
            <w:vMerge w:val="restart"/>
            <w:tcBorders>
              <w:top w:val="single" w:sz="4" w:space="0" w:color="auto"/>
              <w:left w:val="single" w:sz="4" w:space="0" w:color="auto"/>
              <w:right w:val="single" w:sz="4" w:space="0" w:color="auto"/>
            </w:tcBorders>
            <w:shd w:val="clear" w:color="auto" w:fill="D9D9D9"/>
            <w:hideMark/>
          </w:tcPr>
          <w:p w14:paraId="46B7560C"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026CF42A" w14:textId="77777777" w:rsidR="00A8234D" w:rsidRPr="00EF61C1" w:rsidRDefault="00A8234D" w:rsidP="00B56288">
            <w:pPr>
              <w:jc w:val="left"/>
              <w:rPr>
                <w:szCs w:val="20"/>
              </w:rPr>
            </w:pPr>
            <w:r w:rsidRPr="00EF61C1">
              <w:rPr>
                <w:szCs w:val="20"/>
              </w:rPr>
              <w:t>const uint8 *pPortData</w:t>
            </w:r>
          </w:p>
          <w:p w14:paraId="28DF8EA8" w14:textId="77777777" w:rsidR="00A8234D" w:rsidRPr="007D3367" w:rsidRDefault="00A8234D" w:rsidP="00B56288">
            <w:pPr>
              <w:jc w:val="left"/>
              <w:rPr>
                <w:rFonts w:eastAsia="Meiryo UI" w:cstheme="majorHAnsi"/>
                <w:szCs w:val="20"/>
                <w:lang w:val="en-GB"/>
              </w:rPr>
            </w:pP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23707AA2" w14:textId="77777777" w:rsidR="00A8234D" w:rsidRPr="007F0552" w:rsidRDefault="00A8234D" w:rsidP="00B56288">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Port Data</w:t>
            </w:r>
            <w:r w:rsidRPr="00B214F4">
              <w:rPr>
                <w:rFonts w:eastAsia="Meiryo UI" w:cstheme="majorHAnsi"/>
                <w:szCs w:val="20"/>
                <w:lang w:val="en-GB"/>
              </w:rPr>
              <w:t xml:space="preserve"> </w:t>
            </w:r>
            <w:r>
              <w:rPr>
                <w:rFonts w:eastAsia="Meiryo UI" w:cstheme="majorHAnsi"/>
                <w:szCs w:val="20"/>
                <w:lang w:val="en-GB"/>
              </w:rPr>
              <w:t>are</w:t>
            </w:r>
            <w:r w:rsidRPr="00B214F4">
              <w:rPr>
                <w:rFonts w:eastAsia="Meiryo UI" w:cstheme="majorHAnsi"/>
                <w:szCs w:val="20"/>
                <w:lang w:val="en-GB"/>
              </w:rPr>
              <w:t xml:space="preserve"> stored</w:t>
            </w:r>
          </w:p>
        </w:tc>
      </w:tr>
      <w:tr w:rsidR="00A8234D" w:rsidRPr="00FF5497" w14:paraId="6FB9BFB6" w14:textId="77777777" w:rsidTr="00A8234D">
        <w:tc>
          <w:tcPr>
            <w:tcW w:w="1014" w:type="pct"/>
            <w:vMerge/>
            <w:tcBorders>
              <w:left w:val="single" w:sz="4" w:space="0" w:color="auto"/>
              <w:bottom w:val="single" w:sz="4" w:space="0" w:color="auto"/>
              <w:right w:val="single" w:sz="4" w:space="0" w:color="auto"/>
            </w:tcBorders>
            <w:shd w:val="clear" w:color="auto" w:fill="D9D9D9"/>
          </w:tcPr>
          <w:p w14:paraId="5A30CB3A" w14:textId="77777777" w:rsidR="00A8234D" w:rsidRPr="00BE1FC7" w:rsidRDefault="00A8234D" w:rsidP="00B56288">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1CF153BA" w14:textId="77777777" w:rsidR="00A8234D" w:rsidRPr="00BE1FC7" w:rsidRDefault="00A8234D" w:rsidP="00B56288">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7125D05F" w14:textId="77777777" w:rsidR="00A8234D" w:rsidRPr="00BE1FC7" w:rsidRDefault="00A8234D" w:rsidP="00B56288">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52B7C97E" w14:textId="77777777" w:rsidR="00A8234D" w:rsidRPr="00FF5497" w:rsidRDefault="00A8234D" w:rsidP="00B56288">
            <w:pPr>
              <w:jc w:val="left"/>
              <w:rPr>
                <w:szCs w:val="20"/>
                <w:lang w:val="en-GB"/>
              </w:rPr>
            </w:pPr>
            <w:r w:rsidRPr="00FF5497">
              <w:rPr>
                <w:szCs w:val="20"/>
                <w:lang w:val="en-GB"/>
              </w:rPr>
              <w:t xml:space="preserve">Not </w:t>
            </w:r>
            <w:r>
              <w:rPr>
                <w:szCs w:val="20"/>
                <w:lang w:val="en-GB"/>
              </w:rPr>
              <w:t>NULL_PTR</w:t>
            </w:r>
          </w:p>
        </w:tc>
      </w:tr>
      <w:tr w:rsidR="00A8234D" w:rsidRPr="007F0552" w14:paraId="3A9C753A" w14:textId="77777777" w:rsidTr="00A8234D">
        <w:tc>
          <w:tcPr>
            <w:tcW w:w="1014" w:type="pct"/>
            <w:vMerge w:val="restart"/>
            <w:tcBorders>
              <w:top w:val="single" w:sz="4" w:space="0" w:color="auto"/>
              <w:left w:val="single" w:sz="4" w:space="0" w:color="auto"/>
              <w:right w:val="single" w:sz="4" w:space="0" w:color="auto"/>
            </w:tcBorders>
            <w:shd w:val="clear" w:color="auto" w:fill="D9D9D9"/>
            <w:hideMark/>
          </w:tcPr>
          <w:p w14:paraId="43FC9A42"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4CB6BA9B" w14:textId="77777777" w:rsidR="00A8234D" w:rsidRPr="001D1576" w:rsidRDefault="00A8234D" w:rsidP="00B56288">
            <w:pPr>
              <w:jc w:val="left"/>
              <w:rPr>
                <w:szCs w:val="20"/>
              </w:rPr>
            </w:pPr>
            <w:r w:rsidRPr="00EF61C1">
              <w:rPr>
                <w:szCs w:val="20"/>
              </w:rPr>
              <w:t>const uint32 ulDestIdx</w:t>
            </w: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1921A3FA" w14:textId="77777777" w:rsidR="00A8234D" w:rsidRPr="007F0552" w:rsidRDefault="00A8234D" w:rsidP="00B56288">
            <w:pPr>
              <w:jc w:val="left"/>
              <w:rPr>
                <w:rFonts w:eastAsia="Meiryo UI" w:cstheme="majorHAnsi"/>
                <w:szCs w:val="20"/>
                <w:lang w:val="en-GB"/>
              </w:rPr>
            </w:pPr>
            <w:r>
              <w:rPr>
                <w:rFonts w:eastAsia="Meiryo UI" w:cstheme="majorHAnsi"/>
                <w:szCs w:val="20"/>
                <w:lang w:val="en-GB"/>
              </w:rPr>
              <w:t>Index of Destination Rooting Table</w:t>
            </w:r>
          </w:p>
        </w:tc>
      </w:tr>
      <w:tr w:rsidR="00A8234D" w:rsidRPr="00FF5497" w14:paraId="1F851D39" w14:textId="77777777" w:rsidTr="00A8234D">
        <w:tc>
          <w:tcPr>
            <w:tcW w:w="1014" w:type="pct"/>
            <w:vMerge/>
            <w:tcBorders>
              <w:left w:val="single" w:sz="4" w:space="0" w:color="auto"/>
              <w:bottom w:val="single" w:sz="4" w:space="0" w:color="auto"/>
              <w:right w:val="single" w:sz="4" w:space="0" w:color="auto"/>
            </w:tcBorders>
            <w:shd w:val="clear" w:color="auto" w:fill="D9D9D9"/>
          </w:tcPr>
          <w:p w14:paraId="1F4A0FE2" w14:textId="77777777" w:rsidR="00A8234D" w:rsidRPr="00BE1FC7" w:rsidRDefault="00A8234D" w:rsidP="00B56288">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77501476" w14:textId="77777777" w:rsidR="00A8234D" w:rsidRPr="00BE1FC7" w:rsidRDefault="00A8234D" w:rsidP="00B56288">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562DD805" w14:textId="77777777" w:rsidR="00A8234D" w:rsidRPr="00BE1FC7" w:rsidRDefault="00A8234D" w:rsidP="00B56288">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37C51A0C" w14:textId="14469A7B" w:rsidR="00A8234D" w:rsidRPr="001D1576" w:rsidRDefault="00A8234D" w:rsidP="00B56288">
            <w:pPr>
              <w:jc w:val="left"/>
              <w:rPr>
                <w:szCs w:val="20"/>
              </w:rPr>
            </w:pPr>
            <w:r>
              <w:rPr>
                <w:szCs w:val="20"/>
                <w:lang w:val="en-GB"/>
              </w:rPr>
              <w:t xml:space="preserve">0 - </w:t>
            </w:r>
            <w:r w:rsidR="00CA12FB">
              <w:rPr>
                <w:szCs w:val="20"/>
              </w:rPr>
              <w:t>(XTOETH_DEST_TABLE_ENTRY_NUM-1)</w:t>
            </w:r>
          </w:p>
        </w:tc>
      </w:tr>
      <w:tr w:rsidR="00A8234D" w:rsidRPr="00BE1FC7" w14:paraId="0CB1F310"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50BEC589"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Parameters (In-Out)</w:t>
            </w:r>
          </w:p>
        </w:tc>
        <w:tc>
          <w:tcPr>
            <w:tcW w:w="1316" w:type="pct"/>
            <w:tcBorders>
              <w:top w:val="single" w:sz="4" w:space="0" w:color="auto"/>
              <w:left w:val="single" w:sz="4" w:space="0" w:color="auto"/>
              <w:bottom w:val="single" w:sz="4" w:space="0" w:color="auto"/>
              <w:right w:val="single" w:sz="4" w:space="0" w:color="auto"/>
            </w:tcBorders>
          </w:tcPr>
          <w:p w14:paraId="41ACEA97" w14:textId="77777777" w:rsidR="00A8234D" w:rsidRPr="00FF5497" w:rsidRDefault="00A8234D" w:rsidP="00B56288">
            <w:pPr>
              <w:jc w:val="left"/>
              <w:rPr>
                <w:rFonts w:eastAsia="Meiryo UI" w:cstheme="majorHAnsi"/>
                <w:szCs w:val="20"/>
                <w:lang w:val="en-GB"/>
              </w:rPr>
            </w:pPr>
            <w:r w:rsidRPr="00FF5497">
              <w:rPr>
                <w:szCs w:val="20"/>
              </w:rPr>
              <w:t>N/A</w:t>
            </w:r>
          </w:p>
        </w:tc>
        <w:tc>
          <w:tcPr>
            <w:tcW w:w="2670" w:type="pct"/>
            <w:gridSpan w:val="4"/>
            <w:tcBorders>
              <w:top w:val="single" w:sz="4" w:space="0" w:color="auto"/>
              <w:left w:val="single" w:sz="4" w:space="0" w:color="auto"/>
              <w:bottom w:val="single" w:sz="4" w:space="0" w:color="auto"/>
              <w:right w:val="single" w:sz="4" w:space="0" w:color="auto"/>
            </w:tcBorders>
          </w:tcPr>
          <w:p w14:paraId="21B08A2F" w14:textId="77777777" w:rsidR="00A8234D" w:rsidRPr="007D3367" w:rsidRDefault="00A8234D" w:rsidP="00B56288">
            <w:pPr>
              <w:jc w:val="left"/>
              <w:rPr>
                <w:rFonts w:eastAsia="Meiryo UI" w:cstheme="majorHAnsi"/>
                <w:szCs w:val="20"/>
                <w:lang w:val="en-GB"/>
              </w:rPr>
            </w:pPr>
            <w:r w:rsidRPr="007D3367">
              <w:rPr>
                <w:szCs w:val="20"/>
                <w:lang w:val="en-GB"/>
              </w:rPr>
              <w:t>-</w:t>
            </w:r>
          </w:p>
        </w:tc>
      </w:tr>
      <w:tr w:rsidR="00A8234D" w:rsidRPr="00BE1FC7" w14:paraId="043528F5"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21C652F4"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Parameters (Out)</w:t>
            </w:r>
          </w:p>
        </w:tc>
        <w:tc>
          <w:tcPr>
            <w:tcW w:w="1316" w:type="pct"/>
            <w:tcBorders>
              <w:top w:val="single" w:sz="4" w:space="0" w:color="auto"/>
              <w:left w:val="single" w:sz="4" w:space="0" w:color="auto"/>
              <w:bottom w:val="single" w:sz="4" w:space="0" w:color="auto"/>
              <w:right w:val="single" w:sz="4" w:space="0" w:color="auto"/>
            </w:tcBorders>
          </w:tcPr>
          <w:p w14:paraId="50691F93" w14:textId="77777777" w:rsidR="00A8234D" w:rsidRPr="00FF5497" w:rsidRDefault="00A8234D" w:rsidP="00B56288">
            <w:pPr>
              <w:jc w:val="left"/>
              <w:rPr>
                <w:rFonts w:eastAsia="Meiryo UI" w:cstheme="majorHAnsi"/>
                <w:szCs w:val="20"/>
                <w:lang w:val="en-GB"/>
              </w:rPr>
            </w:pPr>
            <w:r w:rsidRPr="00FF5497">
              <w:rPr>
                <w:szCs w:val="20"/>
              </w:rPr>
              <w:t>N/A</w:t>
            </w:r>
          </w:p>
        </w:tc>
        <w:tc>
          <w:tcPr>
            <w:tcW w:w="2670" w:type="pct"/>
            <w:gridSpan w:val="4"/>
            <w:tcBorders>
              <w:top w:val="single" w:sz="4" w:space="0" w:color="auto"/>
              <w:left w:val="single" w:sz="4" w:space="0" w:color="auto"/>
              <w:bottom w:val="single" w:sz="4" w:space="0" w:color="auto"/>
              <w:right w:val="single" w:sz="4" w:space="0" w:color="auto"/>
            </w:tcBorders>
          </w:tcPr>
          <w:p w14:paraId="6BED286F" w14:textId="77777777" w:rsidR="00A8234D" w:rsidRPr="007D3367" w:rsidRDefault="00A8234D" w:rsidP="00B56288">
            <w:pPr>
              <w:jc w:val="left"/>
              <w:rPr>
                <w:rFonts w:eastAsia="Meiryo UI" w:cstheme="majorHAnsi"/>
                <w:szCs w:val="20"/>
                <w:lang w:val="en-GB"/>
              </w:rPr>
            </w:pPr>
            <w:r w:rsidRPr="007D3367">
              <w:rPr>
                <w:szCs w:val="20"/>
                <w:lang w:val="en-GB"/>
              </w:rPr>
              <w:t>-</w:t>
            </w:r>
          </w:p>
        </w:tc>
      </w:tr>
      <w:tr w:rsidR="00A8234D" w:rsidRPr="00BE1FC7" w14:paraId="196FA9B1"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0670F196" w14:textId="77777777" w:rsidR="00A8234D" w:rsidRPr="00BE1FC7" w:rsidRDefault="00A8234D" w:rsidP="00B56288">
            <w:pPr>
              <w:jc w:val="left"/>
              <w:rPr>
                <w:rFonts w:eastAsia="Meiryo UI" w:cstheme="majorHAnsi"/>
                <w:b/>
                <w:bCs/>
                <w:szCs w:val="20"/>
                <w:lang w:val="en-GB"/>
              </w:rPr>
            </w:pPr>
            <w:r w:rsidRPr="00BE1FC7">
              <w:rPr>
                <w:rFonts w:eastAsia="Meiryo UI" w:cstheme="majorHAnsi"/>
                <w:b/>
                <w:bCs/>
                <w:szCs w:val="20"/>
                <w:lang w:val="en-GB"/>
              </w:rPr>
              <w:t>Return Value</w:t>
            </w:r>
          </w:p>
        </w:tc>
        <w:tc>
          <w:tcPr>
            <w:tcW w:w="1316" w:type="pct"/>
            <w:tcBorders>
              <w:top w:val="single" w:sz="4" w:space="0" w:color="auto"/>
              <w:left w:val="single" w:sz="4" w:space="0" w:color="auto"/>
              <w:bottom w:val="single" w:sz="4" w:space="0" w:color="auto"/>
              <w:right w:val="single" w:sz="4" w:space="0" w:color="auto"/>
            </w:tcBorders>
          </w:tcPr>
          <w:p w14:paraId="35F0ABE9" w14:textId="77777777" w:rsidR="00A8234D" w:rsidRPr="00BD75C2" w:rsidRDefault="00A8234D" w:rsidP="00B56288">
            <w:pPr>
              <w:jc w:val="left"/>
              <w:rPr>
                <w:rFonts w:eastAsia="Meiryo UI" w:cstheme="majorHAnsi"/>
                <w:szCs w:val="20"/>
                <w:lang w:val="en-GB"/>
              </w:rPr>
            </w:pPr>
            <w:r w:rsidRPr="00FF5497">
              <w:rPr>
                <w:szCs w:val="20"/>
              </w:rPr>
              <w:t>Std_ReturnType</w:t>
            </w:r>
          </w:p>
        </w:tc>
        <w:tc>
          <w:tcPr>
            <w:tcW w:w="2670" w:type="pct"/>
            <w:gridSpan w:val="4"/>
            <w:tcBorders>
              <w:top w:val="single" w:sz="4" w:space="0" w:color="auto"/>
              <w:left w:val="single" w:sz="4" w:space="0" w:color="auto"/>
              <w:bottom w:val="single" w:sz="4" w:space="0" w:color="auto"/>
              <w:right w:val="single" w:sz="4" w:space="0" w:color="auto"/>
            </w:tcBorders>
          </w:tcPr>
          <w:p w14:paraId="6CFFC7C2" w14:textId="77777777" w:rsidR="00A8234D" w:rsidRPr="00BD75C2" w:rsidRDefault="00A8234D" w:rsidP="00B56288">
            <w:pPr>
              <w:rPr>
                <w:szCs w:val="20"/>
                <w:lang w:val="en-GB"/>
              </w:rPr>
            </w:pPr>
            <w:r w:rsidRPr="00BD75C2">
              <w:rPr>
                <w:szCs w:val="20"/>
                <w:lang w:val="en-GB"/>
              </w:rPr>
              <w:t>E_OK</w:t>
            </w:r>
          </w:p>
          <w:p w14:paraId="2B9F4D92" w14:textId="77777777" w:rsidR="00A8234D" w:rsidRPr="00BD75C2" w:rsidRDefault="00A8234D" w:rsidP="00B56288">
            <w:pPr>
              <w:jc w:val="left"/>
              <w:rPr>
                <w:szCs w:val="20"/>
                <w:lang w:val="en-GB"/>
              </w:rPr>
            </w:pPr>
            <w:r w:rsidRPr="00BD75C2">
              <w:rPr>
                <w:szCs w:val="20"/>
                <w:lang w:val="en-GB"/>
              </w:rPr>
              <w:t>E_NOT_OK</w:t>
            </w:r>
          </w:p>
        </w:tc>
      </w:tr>
      <w:tr w:rsidR="00A8234D" w:rsidRPr="00BE1FC7" w14:paraId="4A0DA46A"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6BCDA1FF" w14:textId="77777777" w:rsidR="00A8234D" w:rsidRPr="00BE1FC7" w:rsidRDefault="00A8234D" w:rsidP="00B56288">
            <w:pPr>
              <w:jc w:val="left"/>
              <w:rPr>
                <w:rFonts w:cs="Arial"/>
                <w:b/>
                <w:bCs/>
                <w:szCs w:val="20"/>
              </w:rPr>
            </w:pPr>
            <w:r w:rsidRPr="00BE1FC7">
              <w:rPr>
                <w:rFonts w:cs="Arial"/>
                <w:b/>
                <w:bCs/>
                <w:szCs w:val="20"/>
              </w:rPr>
              <w:t>Description</w:t>
            </w:r>
          </w:p>
        </w:tc>
        <w:tc>
          <w:tcPr>
            <w:tcW w:w="3986" w:type="pct"/>
            <w:gridSpan w:val="5"/>
            <w:tcBorders>
              <w:top w:val="single" w:sz="4" w:space="0" w:color="auto"/>
              <w:left w:val="single" w:sz="4" w:space="0" w:color="auto"/>
              <w:bottom w:val="single" w:sz="4" w:space="0" w:color="auto"/>
              <w:right w:val="single" w:sz="4" w:space="0" w:color="auto"/>
            </w:tcBorders>
          </w:tcPr>
          <w:p w14:paraId="4ACCA467" w14:textId="77777777" w:rsidR="00A8234D" w:rsidRPr="00BD75C2" w:rsidRDefault="00A8234D" w:rsidP="00B56288">
            <w:pPr>
              <w:jc w:val="left"/>
              <w:rPr>
                <w:szCs w:val="20"/>
              </w:rPr>
            </w:pPr>
            <w:r>
              <w:rPr>
                <w:szCs w:val="20"/>
              </w:rPr>
              <w:t xml:space="preserve">If </w:t>
            </w:r>
            <w:r w:rsidRPr="00FF5497">
              <w:rPr>
                <w:szCs w:val="20"/>
              </w:rPr>
              <w:t>R_</w:t>
            </w:r>
            <w:r>
              <w:rPr>
                <w:szCs w:val="20"/>
              </w:rPr>
              <w:t>ProtoConv</w:t>
            </w:r>
            <w:r w:rsidRPr="00FF5497">
              <w:rPr>
                <w:szCs w:val="20"/>
              </w:rPr>
              <w:t xml:space="preserve">_Init() </w:t>
            </w:r>
            <w:r>
              <w:rPr>
                <w:szCs w:val="20"/>
              </w:rPr>
              <w:t>is</w:t>
            </w:r>
            <w:r w:rsidRPr="00FF5497">
              <w:rPr>
                <w:szCs w:val="20"/>
              </w:rPr>
              <w:t xml:space="preserve"> not executed</w:t>
            </w:r>
            <w:r>
              <w:rPr>
                <w:szCs w:val="20"/>
              </w:rPr>
              <w:t xml:space="preserve"> yet</w:t>
            </w:r>
            <w:r w:rsidRPr="00FF5497">
              <w:rPr>
                <w:szCs w:val="20"/>
              </w:rPr>
              <w:t xml:space="preserve">, </w:t>
            </w:r>
            <w:r>
              <w:rPr>
                <w:szCs w:val="20"/>
              </w:rPr>
              <w:t xml:space="preserve">it </w:t>
            </w:r>
            <w:r w:rsidRPr="00FF5497">
              <w:rPr>
                <w:szCs w:val="20"/>
              </w:rPr>
              <w:t xml:space="preserve">returns </w:t>
            </w:r>
            <w:r w:rsidRPr="00BD75C2">
              <w:rPr>
                <w:szCs w:val="20"/>
                <w:lang w:val="en-GB"/>
              </w:rPr>
              <w:t>E_NOT_OK, report</w:t>
            </w:r>
            <w:r>
              <w:rPr>
                <w:szCs w:val="20"/>
                <w:lang w:val="en-GB"/>
              </w:rPr>
              <w:t>s</w:t>
            </w:r>
            <w:r w:rsidRPr="00BD75C2">
              <w:rPr>
                <w:szCs w:val="20"/>
                <w:lang w:val="en-GB"/>
              </w:rPr>
              <w:t xml:space="preserve"> DET error </w:t>
            </w:r>
            <w:r>
              <w:rPr>
                <w:szCs w:val="20"/>
              </w:rPr>
              <w:t>PROTOCONV</w:t>
            </w:r>
            <w:r w:rsidRPr="00BD75C2">
              <w:rPr>
                <w:szCs w:val="20"/>
              </w:rPr>
              <w:t>_E_</w:t>
            </w:r>
            <w:r w:rsidRPr="00CE260A">
              <w:rPr>
                <w:rFonts w:cs="Arial"/>
                <w:color w:val="000000"/>
                <w:szCs w:val="20"/>
              </w:rPr>
              <w:t>UNINIT</w:t>
            </w:r>
            <w:r w:rsidRPr="00CF2309">
              <w:rPr>
                <w:szCs w:val="20"/>
              </w:rPr>
              <w:t xml:space="preserve"> </w:t>
            </w:r>
            <w:r w:rsidRPr="00BD75C2">
              <w:rPr>
                <w:szCs w:val="20"/>
              </w:rPr>
              <w:t xml:space="preserve">(if </w:t>
            </w:r>
            <w:r>
              <w:rPr>
                <w:szCs w:val="20"/>
              </w:rPr>
              <w:t>PROTOCONV</w:t>
            </w:r>
            <w:r w:rsidRPr="00BD75C2">
              <w:rPr>
                <w:szCs w:val="20"/>
              </w:rPr>
              <w:t>_DEV_ERROR_DETECT == STD_ON)</w:t>
            </w:r>
            <w:r w:rsidRPr="00BD75C2" w:rsidDel="008357DE">
              <w:rPr>
                <w:szCs w:val="20"/>
              </w:rPr>
              <w:t xml:space="preserve"> </w:t>
            </w:r>
            <w:r w:rsidRPr="00BD75C2">
              <w:rPr>
                <w:szCs w:val="20"/>
              </w:rPr>
              <w:t>and exits.</w:t>
            </w:r>
          </w:p>
          <w:p w14:paraId="27CBEB7F" w14:textId="77777777" w:rsidR="00A8234D" w:rsidRDefault="00A8234D" w:rsidP="00B56288">
            <w:pPr>
              <w:jc w:val="left"/>
              <w:rPr>
                <w:szCs w:val="20"/>
              </w:rPr>
            </w:pPr>
            <w:r w:rsidRPr="00BD75C2">
              <w:rPr>
                <w:szCs w:val="20"/>
              </w:rPr>
              <w:t>If the argument</w:t>
            </w:r>
            <w:r w:rsidRPr="00EF61C1">
              <w:rPr>
                <w:szCs w:val="20"/>
              </w:rPr>
              <w:t xml:space="preserve"> pPortData</w:t>
            </w:r>
            <w:r w:rsidRPr="00BD75C2">
              <w:rPr>
                <w:szCs w:val="20"/>
              </w:rPr>
              <w:t xml:space="preserve"> is </w:t>
            </w:r>
            <w:r>
              <w:rPr>
                <w:szCs w:val="20"/>
              </w:rPr>
              <w:t>NULL_PTR</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Pr>
                <w:rFonts w:cs="Arial"/>
                <w:color w:val="000000"/>
                <w:szCs w:val="20"/>
              </w:rPr>
              <w:t>PROTOCONV</w:t>
            </w:r>
            <w:r w:rsidRPr="00D46B12">
              <w:rPr>
                <w:rFonts w:cs="Arial"/>
                <w:color w:val="000000"/>
                <w:szCs w:val="20"/>
              </w:rPr>
              <w:t>_E_PARAM_POINTER</w:t>
            </w:r>
            <w:r w:rsidRPr="00FF5497">
              <w:rPr>
                <w:szCs w:val="20"/>
              </w:rPr>
              <w:t xml:space="preserve"> (if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55162613" w14:textId="77777777" w:rsidR="00A8234D" w:rsidRPr="00B214F4" w:rsidRDefault="00A8234D" w:rsidP="00B56288">
            <w:pPr>
              <w:jc w:val="left"/>
              <w:rPr>
                <w:szCs w:val="20"/>
              </w:rPr>
            </w:pPr>
            <w:r w:rsidRPr="00BD75C2">
              <w:rPr>
                <w:szCs w:val="20"/>
              </w:rPr>
              <w:t xml:space="preserve">If the argument </w:t>
            </w:r>
            <w:r w:rsidRPr="00F90E3E">
              <w:rPr>
                <w:szCs w:val="20"/>
              </w:rPr>
              <w:t>usLength</w:t>
            </w:r>
            <w:r>
              <w:rPr>
                <w:szCs w:val="20"/>
              </w:rPr>
              <w:t xml:space="preserve"> or</w:t>
            </w:r>
            <w:r w:rsidRPr="00EF61C1">
              <w:rPr>
                <w:szCs w:val="20"/>
              </w:rPr>
              <w:t xml:space="preserve"> ulDestIdx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4DBF96EB" w14:textId="69550D23" w:rsidR="00A8234D" w:rsidRPr="00BD75C2" w:rsidRDefault="00A8234D" w:rsidP="00B56288">
            <w:pPr>
              <w:jc w:val="left"/>
              <w:rPr>
                <w:szCs w:val="20"/>
              </w:rPr>
            </w:pPr>
            <w:r w:rsidRPr="00A8234D">
              <w:rPr>
                <w:szCs w:val="20"/>
              </w:rPr>
              <w:t>R_ProtoConv_EnqueuePort</w:t>
            </w:r>
            <w:r w:rsidRPr="007F0552">
              <w:rPr>
                <w:szCs w:val="20"/>
              </w:rPr>
              <w:t xml:space="preserve">() </w:t>
            </w:r>
            <w:r>
              <w:rPr>
                <w:szCs w:val="20"/>
              </w:rPr>
              <w:t>e</w:t>
            </w:r>
            <w:r w:rsidRPr="00BD75C2">
              <w:rPr>
                <w:szCs w:val="20"/>
              </w:rPr>
              <w:t xml:space="preserve">xecutes </w:t>
            </w:r>
            <w:r w:rsidRPr="00A8234D">
              <w:rPr>
                <w:szCs w:val="20"/>
              </w:rPr>
              <w:t>ProtoConv_EnqueuePort</w:t>
            </w:r>
            <w:r w:rsidRPr="00BD75C2">
              <w:rPr>
                <w:szCs w:val="20"/>
              </w:rPr>
              <w:t>() and returns its return value.</w:t>
            </w:r>
          </w:p>
        </w:tc>
      </w:tr>
      <w:tr w:rsidR="00A8234D" w:rsidRPr="00BE1FC7" w14:paraId="1731E10A"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086957B2" w14:textId="77777777" w:rsidR="00A8234D" w:rsidRPr="00BE1FC7" w:rsidRDefault="00A8234D" w:rsidP="00B56288">
            <w:pPr>
              <w:jc w:val="left"/>
              <w:rPr>
                <w:rFonts w:cs="Arial"/>
                <w:b/>
                <w:bCs/>
                <w:szCs w:val="20"/>
              </w:rPr>
            </w:pPr>
            <w:r w:rsidRPr="00BE1FC7">
              <w:rPr>
                <w:rFonts w:cs="Arial"/>
                <w:b/>
                <w:bCs/>
                <w:szCs w:val="20"/>
              </w:rPr>
              <w:t>Preconditions</w:t>
            </w:r>
          </w:p>
        </w:tc>
        <w:tc>
          <w:tcPr>
            <w:tcW w:w="3986" w:type="pct"/>
            <w:gridSpan w:val="5"/>
            <w:tcBorders>
              <w:top w:val="single" w:sz="4" w:space="0" w:color="auto"/>
              <w:left w:val="single" w:sz="4" w:space="0" w:color="auto"/>
              <w:bottom w:val="single" w:sz="4" w:space="0" w:color="auto"/>
              <w:right w:val="single" w:sz="4" w:space="0" w:color="auto"/>
            </w:tcBorders>
          </w:tcPr>
          <w:p w14:paraId="4C55EB54" w14:textId="77777777" w:rsidR="00A8234D" w:rsidRPr="00FF5497" w:rsidRDefault="00A8234D" w:rsidP="00B56288">
            <w:pPr>
              <w:jc w:val="left"/>
              <w:rPr>
                <w:szCs w:val="20"/>
              </w:rPr>
            </w:pPr>
            <w:r w:rsidRPr="00FF5497">
              <w:rPr>
                <w:szCs w:val="20"/>
              </w:rPr>
              <w:t>Initialized state</w:t>
            </w:r>
          </w:p>
        </w:tc>
      </w:tr>
      <w:tr w:rsidR="00A8234D" w:rsidRPr="00BE1FC7" w14:paraId="6A80504E" w14:textId="77777777" w:rsidTr="00A8234D">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6F930935" w14:textId="77777777" w:rsidR="00A8234D" w:rsidRPr="00BE1FC7" w:rsidRDefault="00A8234D" w:rsidP="00B56288">
            <w:pPr>
              <w:jc w:val="left"/>
              <w:rPr>
                <w:rFonts w:cs="Arial"/>
                <w:b/>
                <w:bCs/>
                <w:szCs w:val="20"/>
              </w:rPr>
            </w:pPr>
            <w:r w:rsidRPr="00BE1FC7">
              <w:rPr>
                <w:rFonts w:cs="Arial"/>
                <w:b/>
                <w:bCs/>
                <w:szCs w:val="20"/>
              </w:rPr>
              <w:lastRenderedPageBreak/>
              <w:t>Remarks</w:t>
            </w:r>
          </w:p>
        </w:tc>
        <w:tc>
          <w:tcPr>
            <w:tcW w:w="3986" w:type="pct"/>
            <w:gridSpan w:val="5"/>
            <w:tcBorders>
              <w:top w:val="single" w:sz="4" w:space="0" w:color="auto"/>
              <w:left w:val="single" w:sz="4" w:space="0" w:color="auto"/>
              <w:bottom w:val="single" w:sz="4" w:space="0" w:color="auto"/>
              <w:right w:val="single" w:sz="4" w:space="0" w:color="auto"/>
            </w:tcBorders>
          </w:tcPr>
          <w:p w14:paraId="76D52884" w14:textId="77777777" w:rsidR="00A8234D" w:rsidRPr="00FF5497" w:rsidRDefault="00A8234D" w:rsidP="00B56288">
            <w:pPr>
              <w:jc w:val="left"/>
              <w:rPr>
                <w:szCs w:val="20"/>
              </w:rPr>
            </w:pPr>
            <w:r w:rsidRPr="00FF5497">
              <w:rPr>
                <w:szCs w:val="20"/>
              </w:rPr>
              <w:t>N/A</w:t>
            </w:r>
          </w:p>
        </w:tc>
      </w:tr>
      <w:tr w:rsidR="007224E1" w:rsidRPr="00BE1FC7" w14:paraId="1CE3D64C" w14:textId="77777777" w:rsidTr="00A8234D">
        <w:tc>
          <w:tcPr>
            <w:tcW w:w="1014" w:type="pct"/>
            <w:vMerge w:val="restart"/>
            <w:tcBorders>
              <w:top w:val="single" w:sz="4" w:space="0" w:color="auto"/>
              <w:left w:val="single" w:sz="4" w:space="0" w:color="auto"/>
              <w:right w:val="single" w:sz="4" w:space="0" w:color="auto"/>
            </w:tcBorders>
            <w:shd w:val="clear" w:color="auto" w:fill="D9D9D9"/>
          </w:tcPr>
          <w:p w14:paraId="5795A005" w14:textId="77777777" w:rsidR="007224E1" w:rsidRPr="00BE1FC7" w:rsidRDefault="007224E1" w:rsidP="007224E1">
            <w:pPr>
              <w:jc w:val="left"/>
              <w:rPr>
                <w:rFonts w:cs="Arial"/>
                <w:b/>
                <w:bCs/>
                <w:szCs w:val="20"/>
              </w:rPr>
            </w:pPr>
            <w:r>
              <w:rPr>
                <w:rFonts w:cs="Arial"/>
                <w:b/>
                <w:bCs/>
                <w:szCs w:val="20"/>
              </w:rPr>
              <w:t>DET/DEM Errors Handled</w:t>
            </w:r>
          </w:p>
        </w:tc>
        <w:tc>
          <w:tcPr>
            <w:tcW w:w="1720" w:type="pct"/>
            <w:gridSpan w:val="2"/>
            <w:tcBorders>
              <w:top w:val="single" w:sz="4" w:space="0" w:color="auto"/>
              <w:left w:val="single" w:sz="4" w:space="0" w:color="auto"/>
              <w:bottom w:val="single" w:sz="4" w:space="0" w:color="auto"/>
              <w:right w:val="single" w:sz="4" w:space="0" w:color="auto"/>
            </w:tcBorders>
          </w:tcPr>
          <w:p w14:paraId="2228B7EF" w14:textId="29C16B86" w:rsidR="007224E1" w:rsidRPr="00D46B12" w:rsidRDefault="007224E1" w:rsidP="007224E1">
            <w:pPr>
              <w:jc w:val="left"/>
              <w:rPr>
                <w:rFonts w:cs="Arial"/>
                <w:color w:val="000000"/>
                <w:szCs w:val="20"/>
              </w:rPr>
            </w:pPr>
            <w:r>
              <w:rPr>
                <w:rFonts w:cs="Arial"/>
                <w:color w:val="000000"/>
                <w:szCs w:val="20"/>
              </w:rPr>
              <w:t>PROTOCONV</w:t>
            </w:r>
            <w:r w:rsidRPr="00D46B12">
              <w:rPr>
                <w:rFonts w:cs="Arial"/>
                <w:color w:val="000000"/>
                <w:szCs w:val="20"/>
              </w:rPr>
              <w:t>_E_PARAM_POINTER</w:t>
            </w:r>
          </w:p>
        </w:tc>
        <w:tc>
          <w:tcPr>
            <w:tcW w:w="2265" w:type="pct"/>
            <w:gridSpan w:val="3"/>
            <w:tcBorders>
              <w:top w:val="single" w:sz="4" w:space="0" w:color="auto"/>
              <w:left w:val="single" w:sz="4" w:space="0" w:color="auto"/>
              <w:bottom w:val="single" w:sz="4" w:space="0" w:color="auto"/>
              <w:right w:val="single" w:sz="4" w:space="0" w:color="auto"/>
            </w:tcBorders>
          </w:tcPr>
          <w:p w14:paraId="0F2516AE" w14:textId="3DF3465B" w:rsidR="007224E1" w:rsidRPr="00FF5497" w:rsidRDefault="007224E1" w:rsidP="007224E1">
            <w:pPr>
              <w:jc w:val="left"/>
              <w:rPr>
                <w:szCs w:val="20"/>
              </w:rPr>
            </w:pPr>
            <w:r w:rsidRPr="00FF5497">
              <w:rPr>
                <w:szCs w:val="20"/>
              </w:rPr>
              <w:t xml:space="preserve">Parameter error (argument is </w:t>
            </w:r>
            <w:r>
              <w:rPr>
                <w:szCs w:val="20"/>
              </w:rPr>
              <w:t>NULL_PTR</w:t>
            </w:r>
            <w:r w:rsidRPr="00FF5497">
              <w:rPr>
                <w:szCs w:val="20"/>
              </w:rPr>
              <w:t>)</w:t>
            </w:r>
          </w:p>
        </w:tc>
      </w:tr>
      <w:tr w:rsidR="007224E1" w:rsidRPr="00BE1FC7" w14:paraId="5E106619" w14:textId="77777777" w:rsidTr="00A8234D">
        <w:tc>
          <w:tcPr>
            <w:tcW w:w="1014" w:type="pct"/>
            <w:vMerge/>
            <w:tcBorders>
              <w:top w:val="single" w:sz="4" w:space="0" w:color="auto"/>
              <w:left w:val="single" w:sz="4" w:space="0" w:color="auto"/>
              <w:right w:val="single" w:sz="4" w:space="0" w:color="auto"/>
            </w:tcBorders>
            <w:shd w:val="clear" w:color="auto" w:fill="D9D9D9"/>
          </w:tcPr>
          <w:p w14:paraId="6BA0E737" w14:textId="77777777" w:rsidR="007224E1" w:rsidRPr="00BE1FC7" w:rsidRDefault="007224E1" w:rsidP="007224E1">
            <w:pPr>
              <w:jc w:val="left"/>
              <w:rPr>
                <w:rFonts w:cs="Arial"/>
                <w:b/>
                <w:bCs/>
                <w:szCs w:val="20"/>
              </w:rPr>
            </w:pPr>
          </w:p>
        </w:tc>
        <w:tc>
          <w:tcPr>
            <w:tcW w:w="1720" w:type="pct"/>
            <w:gridSpan w:val="2"/>
            <w:tcBorders>
              <w:top w:val="single" w:sz="4" w:space="0" w:color="auto"/>
              <w:left w:val="single" w:sz="4" w:space="0" w:color="auto"/>
              <w:bottom w:val="single" w:sz="4" w:space="0" w:color="auto"/>
              <w:right w:val="single" w:sz="4" w:space="0" w:color="auto"/>
            </w:tcBorders>
          </w:tcPr>
          <w:p w14:paraId="16D31F5F" w14:textId="57CCEEEB" w:rsidR="007224E1" w:rsidRPr="00BE1FC7" w:rsidRDefault="007224E1" w:rsidP="007224E1">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265" w:type="pct"/>
            <w:gridSpan w:val="3"/>
            <w:tcBorders>
              <w:top w:val="single" w:sz="4" w:space="0" w:color="auto"/>
              <w:left w:val="single" w:sz="4" w:space="0" w:color="auto"/>
              <w:bottom w:val="single" w:sz="4" w:space="0" w:color="auto"/>
              <w:right w:val="single" w:sz="4" w:space="0" w:color="auto"/>
            </w:tcBorders>
          </w:tcPr>
          <w:p w14:paraId="3C6732B0" w14:textId="6F570A20" w:rsidR="007224E1" w:rsidRPr="00BE1FC7" w:rsidRDefault="007224E1" w:rsidP="007224E1">
            <w:pPr>
              <w:jc w:val="left"/>
              <w:rPr>
                <w:szCs w:val="20"/>
              </w:rPr>
            </w:pPr>
            <w:r>
              <w:rPr>
                <w:szCs w:val="20"/>
              </w:rPr>
              <w:t>Invalid</w:t>
            </w:r>
            <w:r w:rsidRPr="006E6BFD">
              <w:rPr>
                <w:szCs w:val="20"/>
              </w:rPr>
              <w:t xml:space="preserve"> parameter passed to the APIs</w:t>
            </w:r>
          </w:p>
        </w:tc>
      </w:tr>
      <w:tr w:rsidR="007224E1" w:rsidRPr="00BE1FC7" w14:paraId="55B4E9AD" w14:textId="77777777" w:rsidTr="00A8234D">
        <w:tc>
          <w:tcPr>
            <w:tcW w:w="1014" w:type="pct"/>
            <w:vMerge/>
            <w:tcBorders>
              <w:left w:val="single" w:sz="4" w:space="0" w:color="auto"/>
              <w:right w:val="single" w:sz="4" w:space="0" w:color="auto"/>
            </w:tcBorders>
            <w:shd w:val="clear" w:color="auto" w:fill="D9D9D9"/>
          </w:tcPr>
          <w:p w14:paraId="3629B6F5" w14:textId="77777777" w:rsidR="007224E1" w:rsidRPr="00BE1FC7" w:rsidRDefault="007224E1" w:rsidP="007224E1">
            <w:pPr>
              <w:jc w:val="left"/>
              <w:rPr>
                <w:rFonts w:cs="Arial"/>
                <w:b/>
                <w:bCs/>
                <w:szCs w:val="20"/>
              </w:rPr>
            </w:pPr>
          </w:p>
        </w:tc>
        <w:tc>
          <w:tcPr>
            <w:tcW w:w="1720" w:type="pct"/>
            <w:gridSpan w:val="2"/>
            <w:tcBorders>
              <w:top w:val="single" w:sz="4" w:space="0" w:color="auto"/>
              <w:left w:val="single" w:sz="4" w:space="0" w:color="auto"/>
              <w:bottom w:val="single" w:sz="4" w:space="0" w:color="auto"/>
              <w:right w:val="single" w:sz="4" w:space="0" w:color="auto"/>
            </w:tcBorders>
          </w:tcPr>
          <w:p w14:paraId="795CA1BA" w14:textId="385031D5" w:rsidR="007224E1" w:rsidRPr="00FF5497" w:rsidRDefault="007224E1" w:rsidP="007224E1">
            <w:pPr>
              <w:jc w:val="left"/>
              <w:rPr>
                <w:szCs w:val="20"/>
              </w:rPr>
            </w:pPr>
            <w:r>
              <w:rPr>
                <w:rFonts w:cs="Arial"/>
                <w:color w:val="000000"/>
                <w:szCs w:val="20"/>
              </w:rPr>
              <w:t>PROTOCONV</w:t>
            </w:r>
            <w:r w:rsidRPr="00D46B12">
              <w:rPr>
                <w:rFonts w:cs="Arial"/>
                <w:color w:val="000000"/>
                <w:szCs w:val="20"/>
              </w:rPr>
              <w:t>_E_UNINIT</w:t>
            </w:r>
          </w:p>
        </w:tc>
        <w:tc>
          <w:tcPr>
            <w:tcW w:w="2265" w:type="pct"/>
            <w:gridSpan w:val="3"/>
            <w:tcBorders>
              <w:top w:val="single" w:sz="4" w:space="0" w:color="auto"/>
              <w:left w:val="single" w:sz="4" w:space="0" w:color="auto"/>
              <w:bottom w:val="single" w:sz="4" w:space="0" w:color="auto"/>
              <w:right w:val="single" w:sz="4" w:space="0" w:color="auto"/>
            </w:tcBorders>
          </w:tcPr>
          <w:p w14:paraId="71B55CC5" w14:textId="19194743" w:rsidR="007224E1" w:rsidRPr="00FF5497" w:rsidRDefault="007224E1" w:rsidP="007224E1">
            <w:pPr>
              <w:jc w:val="left"/>
              <w:rPr>
                <w:szCs w:val="20"/>
              </w:rPr>
            </w:pPr>
            <w:r w:rsidRPr="00D46B12">
              <w:rPr>
                <w:rFonts w:cs="Arial"/>
                <w:color w:val="000000"/>
                <w:szCs w:val="20"/>
              </w:rPr>
              <w:t>Process error (API executed in uninitialized state)</w:t>
            </w:r>
          </w:p>
        </w:tc>
      </w:tr>
      <w:tr w:rsidR="007224E1" w:rsidRPr="00BE1FC7" w14:paraId="30E567F5" w14:textId="77777777" w:rsidTr="00A8234D">
        <w:tc>
          <w:tcPr>
            <w:tcW w:w="1014" w:type="pct"/>
            <w:vMerge/>
            <w:tcBorders>
              <w:left w:val="single" w:sz="4" w:space="0" w:color="auto"/>
              <w:right w:val="single" w:sz="4" w:space="0" w:color="auto"/>
            </w:tcBorders>
            <w:shd w:val="clear" w:color="auto" w:fill="D9D9D9"/>
          </w:tcPr>
          <w:p w14:paraId="18757248" w14:textId="77777777" w:rsidR="007224E1" w:rsidRPr="00BE1FC7" w:rsidRDefault="007224E1" w:rsidP="007224E1">
            <w:pPr>
              <w:jc w:val="left"/>
              <w:rPr>
                <w:rFonts w:cs="Arial"/>
                <w:b/>
                <w:bCs/>
                <w:szCs w:val="20"/>
              </w:rPr>
            </w:pPr>
          </w:p>
        </w:tc>
        <w:tc>
          <w:tcPr>
            <w:tcW w:w="1720" w:type="pct"/>
            <w:gridSpan w:val="2"/>
            <w:tcBorders>
              <w:top w:val="single" w:sz="4" w:space="0" w:color="auto"/>
              <w:left w:val="single" w:sz="4" w:space="0" w:color="auto"/>
              <w:bottom w:val="single" w:sz="4" w:space="0" w:color="auto"/>
              <w:right w:val="single" w:sz="4" w:space="0" w:color="auto"/>
            </w:tcBorders>
          </w:tcPr>
          <w:p w14:paraId="6CAE053A" w14:textId="29CC0B15" w:rsidR="007224E1" w:rsidRPr="00FF5497" w:rsidRDefault="007224E1" w:rsidP="007224E1">
            <w:pPr>
              <w:jc w:val="left"/>
              <w:rPr>
                <w:szCs w:val="20"/>
              </w:rPr>
            </w:pPr>
            <w:r w:rsidRPr="007224E1">
              <w:rPr>
                <w:rFonts w:cs="Arial"/>
                <w:color w:val="000000"/>
                <w:szCs w:val="20"/>
              </w:rPr>
              <w:t>PROTOCONV_E_FIFO_FULL</w:t>
            </w:r>
          </w:p>
        </w:tc>
        <w:tc>
          <w:tcPr>
            <w:tcW w:w="2265" w:type="pct"/>
            <w:gridSpan w:val="3"/>
            <w:tcBorders>
              <w:top w:val="single" w:sz="4" w:space="0" w:color="auto"/>
              <w:left w:val="single" w:sz="4" w:space="0" w:color="auto"/>
              <w:bottom w:val="single" w:sz="4" w:space="0" w:color="auto"/>
              <w:right w:val="single" w:sz="4" w:space="0" w:color="auto"/>
            </w:tcBorders>
          </w:tcPr>
          <w:p w14:paraId="6B0B7070" w14:textId="7798303B" w:rsidR="007224E1" w:rsidRPr="00FF5497" w:rsidRDefault="007224E1" w:rsidP="007224E1">
            <w:pPr>
              <w:jc w:val="left"/>
              <w:rPr>
                <w:szCs w:val="20"/>
              </w:rPr>
            </w:pPr>
            <w:r>
              <w:rPr>
                <w:rFonts w:cs="Arial"/>
                <w:color w:val="000000"/>
                <w:szCs w:val="20"/>
              </w:rPr>
              <w:t>Unexpectedly full FIFO memory</w:t>
            </w:r>
          </w:p>
        </w:tc>
      </w:tr>
    </w:tbl>
    <w:p w14:paraId="1411892A" w14:textId="77777777" w:rsidR="00AB3506" w:rsidRPr="009B6D74" w:rsidRDefault="00AB3506" w:rsidP="00AB3506">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6D4CC81C" w14:textId="77777777" w:rsidR="00A8234D" w:rsidRPr="009B6D74" w:rsidRDefault="00A8234D" w:rsidP="00A8234D">
      <w:pPr>
        <w:pStyle w:val="RefIDs"/>
        <w:wordWrap/>
        <w:rPr>
          <w:lang w:eastAsia="en-US"/>
        </w:rPr>
      </w:pPr>
      <w:r w:rsidRPr="00696D29">
        <w:rPr>
          <w:lang w:eastAsia="en-US"/>
        </w:rPr>
        <w:t xml:space="preserve">[Covers: </w:t>
      </w:r>
      <w:r w:rsidRPr="00F87355">
        <w:rPr>
          <w:lang w:eastAsia="en-US"/>
        </w:rPr>
        <w:t>req-8552172-00903612</w:t>
      </w:r>
      <w:r w:rsidRPr="00696D29">
        <w:rPr>
          <w:lang w:eastAsia="en-US"/>
        </w:rPr>
        <w:t>]</w:t>
      </w:r>
    </w:p>
    <w:p w14:paraId="35A5DAC0" w14:textId="77777777" w:rsidR="00A8234D" w:rsidRDefault="00A8234D" w:rsidP="00A8234D">
      <w:pPr>
        <w:pStyle w:val="RefIDs"/>
        <w:rPr>
          <w:lang w:eastAsia="en-US"/>
        </w:rPr>
      </w:pPr>
      <w:r>
        <w:rPr>
          <w:lang w:eastAsia="en-US"/>
        </w:rPr>
        <w:t>[Covers: req-8552172-00905227</w:t>
      </w:r>
      <w:r w:rsidRPr="002C15F8">
        <w:rPr>
          <w:lang w:eastAsia="en-US"/>
        </w:rPr>
        <w:t>]</w:t>
      </w:r>
    </w:p>
    <w:p w14:paraId="13798301" w14:textId="77777777" w:rsidR="003949F1" w:rsidRPr="002C15F8" w:rsidRDefault="00A8234D" w:rsidP="003949F1">
      <w:pPr>
        <w:pStyle w:val="RefIDs"/>
        <w:rPr>
          <w:lang w:eastAsia="en-US"/>
        </w:rPr>
      </w:pPr>
      <w:r>
        <w:rPr>
          <w:lang w:eastAsia="en-US"/>
        </w:rPr>
        <w:t>[Covers: req-8552172-00904662</w:t>
      </w:r>
      <w:r w:rsidRPr="002C15F8">
        <w:rPr>
          <w:lang w:eastAsia="en-US"/>
        </w:rPr>
        <w:t>]</w:t>
      </w:r>
    </w:p>
    <w:p w14:paraId="37A38C43"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1848CA72"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3B8B44AA" w14:textId="77777777" w:rsidR="003949F1" w:rsidRDefault="003949F1" w:rsidP="003949F1">
      <w:pPr>
        <w:pStyle w:val="RefIDs"/>
        <w:rPr>
          <w:lang w:eastAsia="en-US"/>
        </w:rPr>
      </w:pPr>
      <w:r>
        <w:rPr>
          <w:lang w:eastAsia="en-US"/>
        </w:rPr>
        <w:t>[Covers: req-8552172-00528003]</w:t>
      </w:r>
    </w:p>
    <w:p w14:paraId="68D61202" w14:textId="77777777" w:rsidR="003949F1" w:rsidRDefault="003949F1" w:rsidP="003949F1">
      <w:pPr>
        <w:pStyle w:val="RefIDs"/>
        <w:rPr>
          <w:lang w:eastAsia="en-US"/>
        </w:rPr>
      </w:pPr>
      <w:r>
        <w:rPr>
          <w:lang w:eastAsia="en-US"/>
        </w:rPr>
        <w:t>[Covers: req-8552172-00528002]</w:t>
      </w:r>
    </w:p>
    <w:p w14:paraId="777DD846" w14:textId="77777777" w:rsidR="003949F1" w:rsidRDefault="003949F1" w:rsidP="003949F1">
      <w:pPr>
        <w:pStyle w:val="RefIDs"/>
        <w:rPr>
          <w:lang w:eastAsia="en-US"/>
        </w:rPr>
      </w:pPr>
      <w:r>
        <w:rPr>
          <w:lang w:eastAsia="en-US"/>
        </w:rPr>
        <w:t>[Covers: req-8552172-00528006]</w:t>
      </w:r>
    </w:p>
    <w:p w14:paraId="31DEF7CE" w14:textId="77777777" w:rsidR="003949F1" w:rsidRDefault="003949F1" w:rsidP="003949F1">
      <w:pPr>
        <w:pStyle w:val="RefIDs"/>
        <w:rPr>
          <w:lang w:eastAsia="en-US"/>
        </w:rPr>
      </w:pPr>
      <w:r>
        <w:rPr>
          <w:lang w:eastAsia="en-US"/>
        </w:rPr>
        <w:t xml:space="preserve">[Covers: </w:t>
      </w:r>
      <w:r w:rsidRPr="00C136B3">
        <w:t>req-8552172-00527993</w:t>
      </w:r>
      <w:r>
        <w:t>]</w:t>
      </w:r>
    </w:p>
    <w:p w14:paraId="51D575C6" w14:textId="77777777" w:rsidR="003949F1" w:rsidRDefault="003949F1" w:rsidP="003949F1">
      <w:pPr>
        <w:pStyle w:val="RefIDs"/>
        <w:rPr>
          <w:lang w:eastAsia="en-US"/>
        </w:rPr>
      </w:pPr>
      <w:r>
        <w:rPr>
          <w:lang w:eastAsia="en-US"/>
        </w:rPr>
        <w:t>[Covers: req-8552172-00527980]</w:t>
      </w:r>
    </w:p>
    <w:p w14:paraId="748DAEFF" w14:textId="32B1C611" w:rsidR="004E796F" w:rsidRPr="00FD24B1" w:rsidRDefault="004E796F" w:rsidP="007F3906">
      <w:pPr>
        <w:pStyle w:val="Heading3"/>
      </w:pPr>
      <w:bookmarkStart w:id="213" w:name="_Toc203383973"/>
      <w:bookmarkStart w:id="214" w:name="_Ref118883495"/>
      <w:r w:rsidRPr="004E796F">
        <w:t>R_ProtoConv_EnqueueEth</w:t>
      </w:r>
      <w:bookmarkEnd w:id="213"/>
    </w:p>
    <w:p w14:paraId="7A7F578E" w14:textId="77777777" w:rsidR="004E796F" w:rsidRDefault="004E796F" w:rsidP="004E796F">
      <w:pPr>
        <w:pStyle w:val="TraceID"/>
      </w:pPr>
      <w:r>
        <w:t>[iso26-18_p6_7.4.5] a;</w:t>
      </w:r>
      <w:r w:rsidRPr="0058651F">
        <w:t xml:space="preserve"> [iso26-18_p6_7.4.6]</w:t>
      </w:r>
    </w:p>
    <w:p w14:paraId="024EEA96" w14:textId="7D344203" w:rsidR="004E796F" w:rsidRPr="00251C23" w:rsidRDefault="004E796F" w:rsidP="004E796F">
      <w:pPr>
        <w:pStyle w:val="ReqID"/>
        <w:rPr>
          <w:lang w:val="en-US"/>
        </w:rPr>
      </w:pPr>
      <w:r w:rsidRPr="00696D29">
        <w:t>[</w:t>
      </w:r>
      <w:r>
        <w:t>Gen5GW</w:t>
      </w:r>
      <w:r w:rsidRPr="00696D29">
        <w:t>_</w:t>
      </w:r>
      <w:r>
        <w:t>ProtoConv</w:t>
      </w:r>
      <w:r w:rsidRPr="00696D29">
        <w:t>_AD_C_</w:t>
      </w:r>
      <w:r>
        <w:t>10</w:t>
      </w:r>
      <w:r w:rsidRPr="00696D29">
        <w:t>_0</w:t>
      </w:r>
      <w:r w:rsidR="009C16CD">
        <w:t>14</w:t>
      </w:r>
      <w:r w:rsidRPr="00696D29">
        <w:t>]</w:t>
      </w:r>
    </w:p>
    <w:p w14:paraId="288A23AE" w14:textId="02FD69CD" w:rsidR="004E796F" w:rsidRDefault="004E796F" w:rsidP="004E796F">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33</w:t>
      </w:r>
      <w:r w:rsidR="009D560C">
        <w:rPr>
          <w:noProof/>
        </w:rPr>
        <w:fldChar w:fldCharType="end"/>
      </w:r>
      <w:r>
        <w:rPr>
          <w:noProof/>
        </w:rPr>
        <w:t>:</w:t>
      </w:r>
      <w:r>
        <w:t xml:space="preserve"> </w:t>
      </w:r>
      <w:r w:rsidRPr="004E796F">
        <w:t>R_ProtoConv_EnqueueEth</w:t>
      </w:r>
    </w:p>
    <w:tbl>
      <w:tblPr>
        <w:tblStyle w:val="TableGrid"/>
        <w:tblW w:w="10255" w:type="dxa"/>
        <w:tblLayout w:type="fixed"/>
        <w:tblLook w:val="04A0" w:firstRow="1" w:lastRow="0" w:firstColumn="1" w:lastColumn="0" w:noHBand="0" w:noVBand="1"/>
      </w:tblPr>
      <w:tblGrid>
        <w:gridCol w:w="1795"/>
        <w:gridCol w:w="2404"/>
        <w:gridCol w:w="834"/>
        <w:gridCol w:w="812"/>
        <w:gridCol w:w="4410"/>
      </w:tblGrid>
      <w:tr w:rsidR="004E796F" w:rsidRPr="0007522C" w14:paraId="2651027D"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87A3FA" w14:textId="77777777" w:rsidR="004E796F" w:rsidRPr="0007522C" w:rsidRDefault="004E796F" w:rsidP="00E92B50">
            <w:pPr>
              <w:jc w:val="left"/>
              <w:rPr>
                <w:rFonts w:eastAsia="Meiryo UI" w:cs="Arial"/>
                <w:b/>
                <w:bCs/>
                <w:szCs w:val="21"/>
              </w:rPr>
            </w:pPr>
            <w:r w:rsidRPr="0007522C">
              <w:rPr>
                <w:b/>
                <w:bCs/>
              </w:rPr>
              <w:t>Function Name</w:t>
            </w:r>
          </w:p>
        </w:tc>
        <w:tc>
          <w:tcPr>
            <w:tcW w:w="8460" w:type="dxa"/>
            <w:gridSpan w:val="4"/>
            <w:tcBorders>
              <w:top w:val="single" w:sz="4" w:space="0" w:color="auto"/>
              <w:left w:val="single" w:sz="4" w:space="0" w:color="auto"/>
              <w:bottom w:val="single" w:sz="4" w:space="0" w:color="auto"/>
              <w:right w:val="single" w:sz="4" w:space="0" w:color="auto"/>
            </w:tcBorders>
            <w:hideMark/>
          </w:tcPr>
          <w:p w14:paraId="2CAA8F87" w14:textId="06EFAF26" w:rsidR="004E796F" w:rsidRPr="0007522C" w:rsidRDefault="004E796F" w:rsidP="00E92B50">
            <w:pPr>
              <w:jc w:val="left"/>
              <w:rPr>
                <w:rFonts w:eastAsia="Meiryo UI" w:cs="Arial"/>
                <w:szCs w:val="21"/>
              </w:rPr>
            </w:pPr>
            <w:r w:rsidRPr="004E796F">
              <w:rPr>
                <w:rFonts w:eastAsia="Meiryo UI" w:cs="Arial"/>
                <w:szCs w:val="21"/>
              </w:rPr>
              <w:t>R_ProtoConv_EnqueueEth</w:t>
            </w:r>
          </w:p>
        </w:tc>
      </w:tr>
      <w:tr w:rsidR="004E796F" w:rsidRPr="0007522C" w14:paraId="390367F8"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D94417" w14:textId="77777777" w:rsidR="004E796F" w:rsidRPr="0007522C" w:rsidRDefault="004E796F" w:rsidP="00E92B50">
            <w:pPr>
              <w:jc w:val="left"/>
              <w:rPr>
                <w:rFonts w:eastAsia="Meiryo UI" w:cs="Arial"/>
                <w:b/>
                <w:bCs/>
                <w:szCs w:val="21"/>
              </w:rPr>
            </w:pPr>
            <w:r w:rsidRPr="0007522C">
              <w:rPr>
                <w:b/>
                <w:bCs/>
              </w:rPr>
              <w:t>ASIL Level</w:t>
            </w:r>
          </w:p>
        </w:tc>
        <w:tc>
          <w:tcPr>
            <w:tcW w:w="2404" w:type="dxa"/>
            <w:tcBorders>
              <w:top w:val="single" w:sz="4" w:space="0" w:color="auto"/>
              <w:left w:val="single" w:sz="4" w:space="0" w:color="auto"/>
              <w:bottom w:val="single" w:sz="4" w:space="0" w:color="auto"/>
              <w:right w:val="single" w:sz="4" w:space="0" w:color="auto"/>
            </w:tcBorders>
            <w:hideMark/>
          </w:tcPr>
          <w:p w14:paraId="0615CF32" w14:textId="77777777" w:rsidR="004E796F" w:rsidRPr="0007522C" w:rsidRDefault="004E796F" w:rsidP="00E92B50">
            <w:pPr>
              <w:jc w:val="left"/>
              <w:rPr>
                <w:rFonts w:eastAsia="Meiryo UI" w:cs="Arial"/>
                <w:szCs w:val="21"/>
              </w:rPr>
            </w:pPr>
            <w:r w:rsidRPr="0007522C">
              <w:rPr>
                <w:rFonts w:hint="eastAsia"/>
              </w:rPr>
              <w:t>A</w:t>
            </w:r>
            <w:r w:rsidRPr="0007522C">
              <w:t>SIL D</w:t>
            </w:r>
          </w:p>
        </w:tc>
        <w:tc>
          <w:tcPr>
            <w:tcW w:w="8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BA646B" w14:textId="77777777" w:rsidR="004E796F" w:rsidRPr="0007522C" w:rsidRDefault="004E796F" w:rsidP="00E92B50">
            <w:pPr>
              <w:jc w:val="left"/>
              <w:rPr>
                <w:rFonts w:eastAsia="Meiryo UI" w:cs="Arial"/>
                <w:b/>
                <w:bCs/>
                <w:szCs w:val="21"/>
              </w:rPr>
            </w:pPr>
            <w:r w:rsidRPr="0007522C">
              <w:rPr>
                <w:b/>
                <w:bCs/>
              </w:rPr>
              <w:t>Status</w:t>
            </w:r>
          </w:p>
        </w:tc>
        <w:tc>
          <w:tcPr>
            <w:tcW w:w="5222" w:type="dxa"/>
            <w:gridSpan w:val="2"/>
            <w:tcBorders>
              <w:top w:val="single" w:sz="4" w:space="0" w:color="auto"/>
              <w:left w:val="single" w:sz="4" w:space="0" w:color="auto"/>
              <w:bottom w:val="single" w:sz="4" w:space="0" w:color="auto"/>
              <w:right w:val="single" w:sz="4" w:space="0" w:color="auto"/>
            </w:tcBorders>
            <w:hideMark/>
          </w:tcPr>
          <w:p w14:paraId="42AB19A3" w14:textId="77777777" w:rsidR="004E796F" w:rsidRPr="0007522C" w:rsidRDefault="004E796F" w:rsidP="00E92B50">
            <w:pPr>
              <w:jc w:val="left"/>
              <w:rPr>
                <w:rFonts w:eastAsia="Meiryo UI" w:cs="Arial"/>
                <w:szCs w:val="21"/>
              </w:rPr>
            </w:pPr>
            <w:r w:rsidRPr="0007522C">
              <w:t>New</w:t>
            </w:r>
          </w:p>
        </w:tc>
      </w:tr>
      <w:tr w:rsidR="004E796F" w:rsidRPr="0007522C" w14:paraId="2718C81E"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B86232" w14:textId="77777777" w:rsidR="004E796F" w:rsidRPr="0007522C" w:rsidRDefault="004E796F" w:rsidP="00E92B50">
            <w:pPr>
              <w:jc w:val="left"/>
              <w:rPr>
                <w:rFonts w:eastAsia="Meiryo UI" w:cs="Arial"/>
                <w:b/>
                <w:bCs/>
                <w:szCs w:val="21"/>
              </w:rPr>
            </w:pPr>
            <w:r w:rsidRPr="0007522C">
              <w:rPr>
                <w:b/>
                <w:bCs/>
              </w:rPr>
              <w:t>Syntax</w:t>
            </w:r>
          </w:p>
        </w:tc>
        <w:tc>
          <w:tcPr>
            <w:tcW w:w="8460" w:type="dxa"/>
            <w:gridSpan w:val="4"/>
            <w:tcBorders>
              <w:top w:val="single" w:sz="4" w:space="0" w:color="auto"/>
              <w:left w:val="single" w:sz="4" w:space="0" w:color="auto"/>
              <w:bottom w:val="single" w:sz="4" w:space="0" w:color="auto"/>
              <w:right w:val="single" w:sz="4" w:space="0" w:color="auto"/>
            </w:tcBorders>
            <w:hideMark/>
          </w:tcPr>
          <w:p w14:paraId="069BEE7C" w14:textId="2060FFC7" w:rsidR="004E796F" w:rsidRPr="00E428F6" w:rsidRDefault="004E796F" w:rsidP="00E92B50">
            <w:pPr>
              <w:jc w:val="left"/>
            </w:pPr>
            <w:r w:rsidRPr="004E796F">
              <w:t>Std_ReturnType R_ProtoConv_EnqueueEth(const uint16 usFrameType, const uint8 *aaSrcMacAddr, const uint8 *pEthFrame, const uint32 ulFrameLen)</w:t>
            </w:r>
          </w:p>
        </w:tc>
      </w:tr>
      <w:tr w:rsidR="004E796F" w:rsidRPr="0007522C" w14:paraId="651BBE3F"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C1DBCB" w14:textId="77777777" w:rsidR="004E796F" w:rsidRPr="0007522C" w:rsidRDefault="004E796F" w:rsidP="00E92B50">
            <w:pPr>
              <w:jc w:val="left"/>
              <w:rPr>
                <w:rFonts w:eastAsia="Meiryo UI" w:cs="Arial"/>
                <w:b/>
                <w:bCs/>
                <w:szCs w:val="21"/>
              </w:rPr>
            </w:pPr>
            <w:r w:rsidRPr="0007522C">
              <w:rPr>
                <w:b/>
                <w:bCs/>
              </w:rPr>
              <w:t>Sync/Async</w:t>
            </w:r>
          </w:p>
        </w:tc>
        <w:tc>
          <w:tcPr>
            <w:tcW w:w="8460" w:type="dxa"/>
            <w:gridSpan w:val="4"/>
            <w:tcBorders>
              <w:top w:val="single" w:sz="4" w:space="0" w:color="auto"/>
              <w:left w:val="single" w:sz="4" w:space="0" w:color="auto"/>
              <w:bottom w:val="single" w:sz="4" w:space="0" w:color="auto"/>
              <w:right w:val="single" w:sz="4" w:space="0" w:color="auto"/>
            </w:tcBorders>
            <w:hideMark/>
          </w:tcPr>
          <w:p w14:paraId="341A0417" w14:textId="77777777" w:rsidR="004E796F" w:rsidRPr="0007522C" w:rsidRDefault="004E796F" w:rsidP="00E92B50">
            <w:pPr>
              <w:jc w:val="left"/>
              <w:rPr>
                <w:rFonts w:eastAsia="Meiryo UI" w:cs="Arial"/>
                <w:szCs w:val="21"/>
              </w:rPr>
            </w:pPr>
            <w:r w:rsidRPr="0007522C">
              <w:t>Synchronous</w:t>
            </w:r>
          </w:p>
        </w:tc>
      </w:tr>
      <w:tr w:rsidR="004E796F" w:rsidRPr="0007522C" w14:paraId="6954E761"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5E5332" w14:textId="77777777" w:rsidR="004E796F" w:rsidRPr="0007522C" w:rsidRDefault="004E796F" w:rsidP="00E92B50">
            <w:pPr>
              <w:jc w:val="left"/>
              <w:rPr>
                <w:rFonts w:eastAsia="Meiryo UI" w:cs="Arial"/>
                <w:b/>
                <w:bCs/>
                <w:szCs w:val="21"/>
              </w:rPr>
            </w:pPr>
            <w:r w:rsidRPr="0007522C">
              <w:rPr>
                <w:b/>
                <w:bCs/>
              </w:rPr>
              <w:t>Reentrancy</w:t>
            </w:r>
          </w:p>
        </w:tc>
        <w:tc>
          <w:tcPr>
            <w:tcW w:w="8460" w:type="dxa"/>
            <w:gridSpan w:val="4"/>
            <w:tcBorders>
              <w:top w:val="single" w:sz="4" w:space="0" w:color="auto"/>
              <w:left w:val="single" w:sz="4" w:space="0" w:color="auto"/>
              <w:bottom w:val="single" w:sz="4" w:space="0" w:color="auto"/>
              <w:right w:val="single" w:sz="4" w:space="0" w:color="auto"/>
            </w:tcBorders>
            <w:hideMark/>
          </w:tcPr>
          <w:p w14:paraId="61AA9CF9" w14:textId="77777777" w:rsidR="004E796F" w:rsidRPr="0007522C" w:rsidRDefault="004E796F" w:rsidP="00E92B50">
            <w:pPr>
              <w:jc w:val="left"/>
              <w:rPr>
                <w:rFonts w:eastAsia="Meiryo UI" w:cs="Arial"/>
                <w:szCs w:val="21"/>
              </w:rPr>
            </w:pPr>
            <w:r w:rsidRPr="0007522C">
              <w:t>Non-Reentrant</w:t>
            </w:r>
          </w:p>
        </w:tc>
      </w:tr>
      <w:tr w:rsidR="004E796F" w:rsidRPr="0007522C" w14:paraId="4CDC3964"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3D55CB" w14:textId="77777777" w:rsidR="004E796F" w:rsidRPr="0007522C" w:rsidRDefault="004E796F" w:rsidP="00E92B50">
            <w:pPr>
              <w:jc w:val="left"/>
              <w:rPr>
                <w:rFonts w:eastAsia="Meiryo UI" w:cs="Arial"/>
                <w:b/>
                <w:bCs/>
                <w:szCs w:val="21"/>
              </w:rPr>
            </w:pPr>
            <w:r w:rsidRPr="0007522C">
              <w:rPr>
                <w:b/>
                <w:bCs/>
              </w:rPr>
              <w:t>Interrupt State</w:t>
            </w:r>
          </w:p>
        </w:tc>
        <w:tc>
          <w:tcPr>
            <w:tcW w:w="8460" w:type="dxa"/>
            <w:gridSpan w:val="4"/>
            <w:tcBorders>
              <w:top w:val="single" w:sz="4" w:space="0" w:color="auto"/>
              <w:left w:val="single" w:sz="4" w:space="0" w:color="auto"/>
              <w:bottom w:val="single" w:sz="4" w:space="0" w:color="auto"/>
              <w:right w:val="single" w:sz="4" w:space="0" w:color="auto"/>
            </w:tcBorders>
            <w:hideMark/>
          </w:tcPr>
          <w:p w14:paraId="4111399E" w14:textId="77777777" w:rsidR="004E796F" w:rsidRPr="0007522C" w:rsidRDefault="004E796F" w:rsidP="00E92B50">
            <w:pPr>
              <w:jc w:val="left"/>
              <w:rPr>
                <w:rFonts w:eastAsia="Meiryo UI" w:cs="Arial"/>
                <w:szCs w:val="21"/>
              </w:rPr>
            </w:pPr>
            <w:r w:rsidRPr="0007522C">
              <w:t>Runs in the interrupt enable state</w:t>
            </w:r>
          </w:p>
        </w:tc>
      </w:tr>
      <w:tr w:rsidR="004E796F" w:rsidRPr="0007522C" w14:paraId="5E9E0F7A" w14:textId="77777777" w:rsidTr="002D162D">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9286BF" w14:textId="77777777" w:rsidR="004E796F" w:rsidRPr="0007522C" w:rsidRDefault="004E796F" w:rsidP="00E92B50">
            <w:pPr>
              <w:jc w:val="left"/>
              <w:rPr>
                <w:rFonts w:eastAsia="Meiryo UI" w:cs="Arial"/>
                <w:b/>
                <w:bCs/>
                <w:szCs w:val="21"/>
              </w:rPr>
            </w:pPr>
            <w:r w:rsidRPr="0007522C">
              <w:rPr>
                <w:rFonts w:eastAsia="Meiryo UI" w:cs="Arial"/>
                <w:b/>
                <w:bCs/>
                <w:szCs w:val="21"/>
              </w:rPr>
              <w:t>Parameters (In)</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0B4829ED" w14:textId="77777777" w:rsidR="004E796F" w:rsidRPr="0007522C" w:rsidRDefault="004E796F" w:rsidP="00E92B50">
            <w:pPr>
              <w:jc w:val="left"/>
              <w:rPr>
                <w:rFonts w:eastAsia="Meiryo UI" w:cs="Arial"/>
                <w:szCs w:val="21"/>
              </w:rPr>
            </w:pPr>
            <w:r w:rsidRPr="0007522C">
              <w:rPr>
                <w:rFonts w:eastAsia="Meiryo UI" w:cs="Arial"/>
                <w:szCs w:val="21"/>
              </w:rPr>
              <w:t>const uint16 usFrameType</w:t>
            </w:r>
          </w:p>
        </w:tc>
        <w:tc>
          <w:tcPr>
            <w:tcW w:w="5222" w:type="dxa"/>
            <w:gridSpan w:val="2"/>
            <w:tcBorders>
              <w:top w:val="single" w:sz="4" w:space="0" w:color="auto"/>
              <w:left w:val="single" w:sz="4" w:space="0" w:color="auto"/>
              <w:bottom w:val="single" w:sz="4" w:space="0" w:color="auto"/>
              <w:right w:val="single" w:sz="4" w:space="0" w:color="auto"/>
            </w:tcBorders>
            <w:hideMark/>
          </w:tcPr>
          <w:p w14:paraId="6A7D2916" w14:textId="77777777" w:rsidR="004E796F" w:rsidRPr="0007522C" w:rsidRDefault="004E796F" w:rsidP="00E92B50">
            <w:r w:rsidRPr="0007522C">
              <w:t>Frame type for Ethernet frames</w:t>
            </w:r>
          </w:p>
        </w:tc>
      </w:tr>
      <w:tr w:rsidR="004E796F" w:rsidRPr="0007522C" w14:paraId="068636C2" w14:textId="77777777" w:rsidTr="002D162D">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70C49708" w14:textId="77777777" w:rsidR="004E796F" w:rsidRPr="0007522C" w:rsidRDefault="004E796F"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40E2F455" w14:textId="77777777" w:rsidR="004E796F" w:rsidRPr="0007522C" w:rsidRDefault="004E796F"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C44668" w14:textId="77777777" w:rsidR="004E796F" w:rsidRPr="0007522C" w:rsidRDefault="004E796F"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4DCDE257" w14:textId="77777777" w:rsidR="004E796F" w:rsidRPr="0007522C" w:rsidRDefault="004E796F" w:rsidP="00E92B50">
            <w:r>
              <w:t>PROTOCONV</w:t>
            </w:r>
            <w:r w:rsidRPr="0007522C">
              <w:t>_FRAMETYPE_AVTP (0x22F0U)</w:t>
            </w:r>
          </w:p>
          <w:p w14:paraId="6E710649" w14:textId="77777777" w:rsidR="004E796F" w:rsidRPr="0007522C" w:rsidRDefault="004E796F" w:rsidP="00E92B50">
            <w:r>
              <w:t>PROTOCONV</w:t>
            </w:r>
            <w:r w:rsidRPr="0007522C">
              <w:t>_FRAMETYPE_IPV4 (0x0800U)</w:t>
            </w:r>
          </w:p>
          <w:p w14:paraId="010B00D4" w14:textId="77777777" w:rsidR="004E796F" w:rsidRPr="0007522C" w:rsidRDefault="004E796F" w:rsidP="00E92B50">
            <w:r>
              <w:t>PROTOCONV</w:t>
            </w:r>
            <w:r w:rsidRPr="0007522C">
              <w:t>_FRAMETYPE_IPV6 (0x86DDU)</w:t>
            </w:r>
          </w:p>
          <w:p w14:paraId="1E2B847B" w14:textId="77777777" w:rsidR="004E796F" w:rsidRPr="0007522C" w:rsidRDefault="004E796F" w:rsidP="00E92B50">
            <w:r>
              <w:t>PROTOCONV</w:t>
            </w:r>
            <w:r w:rsidRPr="0007522C">
              <w:t>_FRAMETYPE_8021Q</w:t>
            </w:r>
            <w:r>
              <w:t xml:space="preserve"> </w:t>
            </w:r>
            <w:r w:rsidRPr="0007522C">
              <w:t>(0x8100U)</w:t>
            </w:r>
          </w:p>
        </w:tc>
      </w:tr>
      <w:tr w:rsidR="004E796F" w:rsidRPr="0007522C" w14:paraId="15E581E0" w14:textId="77777777" w:rsidTr="002D162D">
        <w:trPr>
          <w:cantSplit/>
        </w:trPr>
        <w:tc>
          <w:tcPr>
            <w:tcW w:w="1795" w:type="dxa"/>
            <w:vMerge w:val="restart"/>
            <w:tcBorders>
              <w:top w:val="single" w:sz="4" w:space="0" w:color="auto"/>
              <w:left w:val="single" w:sz="4" w:space="0" w:color="auto"/>
              <w:right w:val="single" w:sz="4" w:space="0" w:color="auto"/>
            </w:tcBorders>
            <w:shd w:val="clear" w:color="auto" w:fill="D9D9D9" w:themeFill="background1" w:themeFillShade="D9"/>
          </w:tcPr>
          <w:p w14:paraId="65EF67CF" w14:textId="77777777" w:rsidR="004E796F" w:rsidRPr="0007522C" w:rsidRDefault="004E796F" w:rsidP="00E92B50">
            <w:pPr>
              <w:rPr>
                <w:rFonts w:eastAsia="Meiryo UI" w:cs="Arial"/>
                <w:b/>
                <w:bCs/>
                <w:szCs w:val="21"/>
              </w:rPr>
            </w:pPr>
            <w:r w:rsidRPr="0007522C">
              <w:rPr>
                <w:rFonts w:eastAsia="Meiryo UI" w:cs="Arial"/>
                <w:b/>
                <w:bCs/>
                <w:szCs w:val="21"/>
              </w:rPr>
              <w:t>Parameters (In)</w:t>
            </w:r>
          </w:p>
        </w:tc>
        <w:tc>
          <w:tcPr>
            <w:tcW w:w="3238" w:type="dxa"/>
            <w:gridSpan w:val="2"/>
            <w:vMerge w:val="restart"/>
            <w:tcBorders>
              <w:top w:val="single" w:sz="4" w:space="0" w:color="auto"/>
              <w:left w:val="single" w:sz="4" w:space="0" w:color="auto"/>
              <w:right w:val="single" w:sz="4" w:space="0" w:color="auto"/>
            </w:tcBorders>
          </w:tcPr>
          <w:p w14:paraId="2C6E62A7" w14:textId="77777777" w:rsidR="004E796F" w:rsidRPr="0007522C" w:rsidRDefault="004E796F" w:rsidP="00E92B50">
            <w:pPr>
              <w:rPr>
                <w:rFonts w:eastAsia="Meiryo UI" w:cs="Arial"/>
                <w:szCs w:val="21"/>
              </w:rPr>
            </w:pPr>
            <w:r w:rsidRPr="0007522C">
              <w:rPr>
                <w:rFonts w:eastAsia="Meiryo UI" w:cs="Arial"/>
                <w:szCs w:val="21"/>
              </w:rPr>
              <w:t>const uint8 *aaSrcMacAddr</w:t>
            </w:r>
          </w:p>
        </w:tc>
        <w:tc>
          <w:tcPr>
            <w:tcW w:w="5222" w:type="dxa"/>
            <w:gridSpan w:val="2"/>
            <w:tcBorders>
              <w:top w:val="single" w:sz="4" w:space="0" w:color="auto"/>
              <w:left w:val="single" w:sz="4" w:space="0" w:color="auto"/>
              <w:bottom w:val="single" w:sz="4" w:space="0" w:color="auto"/>
              <w:right w:val="single" w:sz="4" w:space="0" w:color="auto"/>
            </w:tcBorders>
          </w:tcPr>
          <w:p w14:paraId="21CB78C9" w14:textId="77777777" w:rsidR="004E796F" w:rsidRPr="0007522C" w:rsidRDefault="004E796F" w:rsidP="00E92B50">
            <w:r w:rsidRPr="0007522C">
              <w:t>Address where the MAC Address to be filtered is stored</w:t>
            </w:r>
          </w:p>
        </w:tc>
      </w:tr>
      <w:tr w:rsidR="004E796F" w:rsidRPr="0007522C" w14:paraId="7AE85B63" w14:textId="77777777" w:rsidTr="002D162D">
        <w:trPr>
          <w:cantSplit/>
        </w:trPr>
        <w:tc>
          <w:tcPr>
            <w:tcW w:w="1795"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20B43376" w14:textId="77777777" w:rsidR="004E796F" w:rsidRPr="0007522C" w:rsidRDefault="004E796F" w:rsidP="00E92B50">
            <w:pPr>
              <w:rPr>
                <w:rFonts w:eastAsia="Meiryo UI" w:cs="Arial"/>
                <w:b/>
                <w:bCs/>
                <w:szCs w:val="21"/>
              </w:rPr>
            </w:pPr>
          </w:p>
        </w:tc>
        <w:tc>
          <w:tcPr>
            <w:tcW w:w="3238" w:type="dxa"/>
            <w:gridSpan w:val="2"/>
            <w:vMerge/>
            <w:tcBorders>
              <w:left w:val="single" w:sz="4" w:space="0" w:color="auto"/>
              <w:bottom w:val="single" w:sz="4" w:space="0" w:color="auto"/>
              <w:right w:val="single" w:sz="4" w:space="0" w:color="auto"/>
            </w:tcBorders>
            <w:vAlign w:val="center"/>
          </w:tcPr>
          <w:p w14:paraId="3C26FB7A" w14:textId="77777777" w:rsidR="004E796F" w:rsidRPr="0007522C" w:rsidRDefault="004E796F"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8A4758" w14:textId="77777777" w:rsidR="004E796F" w:rsidRPr="0007522C" w:rsidRDefault="004E796F"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tcPr>
          <w:p w14:paraId="59DFD482" w14:textId="77777777" w:rsidR="004E796F" w:rsidRPr="0007522C" w:rsidRDefault="004E796F" w:rsidP="00E92B50">
            <w:r w:rsidRPr="0007522C">
              <w:t xml:space="preserve">Not </w:t>
            </w:r>
            <w:r>
              <w:t>NULL_PTR</w:t>
            </w:r>
          </w:p>
        </w:tc>
      </w:tr>
      <w:tr w:rsidR="004E796F" w:rsidRPr="0007522C" w14:paraId="723B5AE8" w14:textId="77777777" w:rsidTr="002D162D">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06CED7" w14:textId="77777777" w:rsidR="004E796F" w:rsidRPr="0007522C" w:rsidRDefault="004E796F" w:rsidP="00E92B50">
            <w:pPr>
              <w:jc w:val="left"/>
              <w:rPr>
                <w:rFonts w:eastAsia="Meiryo UI" w:cs="Arial"/>
                <w:b/>
                <w:bCs/>
                <w:szCs w:val="21"/>
              </w:rPr>
            </w:pPr>
            <w:r w:rsidRPr="0007522C">
              <w:rPr>
                <w:rFonts w:eastAsia="Meiryo UI" w:cs="Arial"/>
                <w:b/>
                <w:bCs/>
                <w:szCs w:val="21"/>
              </w:rPr>
              <w:t>Parameters (In)</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0339DAE9" w14:textId="77777777" w:rsidR="004E796F" w:rsidRPr="0007522C" w:rsidRDefault="004E796F" w:rsidP="00E92B50">
            <w:pPr>
              <w:jc w:val="left"/>
              <w:rPr>
                <w:rFonts w:eastAsia="Meiryo UI" w:cs="Arial"/>
                <w:szCs w:val="21"/>
              </w:rPr>
            </w:pPr>
            <w:r w:rsidRPr="0007522C">
              <w:rPr>
                <w:rFonts w:eastAsia="Meiryo UI" w:cs="Arial"/>
                <w:szCs w:val="21"/>
              </w:rPr>
              <w:t>const uint8 *pEthFrame</w:t>
            </w:r>
          </w:p>
        </w:tc>
        <w:tc>
          <w:tcPr>
            <w:tcW w:w="5222" w:type="dxa"/>
            <w:gridSpan w:val="2"/>
            <w:tcBorders>
              <w:top w:val="single" w:sz="4" w:space="0" w:color="auto"/>
              <w:left w:val="single" w:sz="4" w:space="0" w:color="auto"/>
              <w:bottom w:val="single" w:sz="4" w:space="0" w:color="auto"/>
              <w:right w:val="single" w:sz="4" w:space="0" w:color="auto"/>
            </w:tcBorders>
            <w:hideMark/>
          </w:tcPr>
          <w:p w14:paraId="5D8FD716" w14:textId="77777777" w:rsidR="004E796F" w:rsidRPr="0007522C" w:rsidRDefault="004E796F" w:rsidP="00E92B50">
            <w:r w:rsidRPr="0007522C">
              <w:t>Address of buffer where Ethernet frames are stored</w:t>
            </w:r>
          </w:p>
        </w:tc>
      </w:tr>
      <w:tr w:rsidR="004E796F" w:rsidRPr="0007522C" w14:paraId="28CAF020" w14:textId="77777777" w:rsidTr="002D162D">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6A1B670C" w14:textId="77777777" w:rsidR="004E796F" w:rsidRPr="0007522C" w:rsidRDefault="004E796F"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384D1F70" w14:textId="77777777" w:rsidR="004E796F" w:rsidRPr="0007522C" w:rsidRDefault="004E796F"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BBCAA2" w14:textId="77777777" w:rsidR="004E796F" w:rsidRPr="0007522C" w:rsidRDefault="004E796F"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1C594C25" w14:textId="77777777" w:rsidR="004E796F" w:rsidRPr="0007522C" w:rsidRDefault="004E796F" w:rsidP="00E92B50">
            <w:r w:rsidRPr="0007522C">
              <w:rPr>
                <w:rFonts w:hint="eastAsia"/>
              </w:rPr>
              <w:t>N</w:t>
            </w:r>
            <w:r w:rsidRPr="0007522C">
              <w:t xml:space="preserve">ot </w:t>
            </w:r>
            <w:r>
              <w:t>NULL_PTR</w:t>
            </w:r>
          </w:p>
        </w:tc>
      </w:tr>
      <w:tr w:rsidR="004E796F" w:rsidRPr="0007522C" w14:paraId="2F37D961" w14:textId="77777777" w:rsidTr="002D162D">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6ACD73" w14:textId="77777777" w:rsidR="004E796F" w:rsidRPr="0007522C" w:rsidRDefault="004E796F" w:rsidP="00E92B50">
            <w:pPr>
              <w:jc w:val="left"/>
              <w:rPr>
                <w:rFonts w:eastAsia="Meiryo UI" w:cs="Arial"/>
                <w:b/>
                <w:bCs/>
                <w:szCs w:val="21"/>
              </w:rPr>
            </w:pPr>
            <w:r w:rsidRPr="0007522C">
              <w:rPr>
                <w:rFonts w:eastAsia="Meiryo UI" w:cs="Arial"/>
                <w:b/>
                <w:bCs/>
                <w:szCs w:val="21"/>
              </w:rPr>
              <w:t>Parameters (In)</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785875BD" w14:textId="77777777" w:rsidR="004E796F" w:rsidRPr="0007522C" w:rsidRDefault="004E796F" w:rsidP="00E92B50">
            <w:pPr>
              <w:jc w:val="left"/>
              <w:rPr>
                <w:rFonts w:eastAsia="Meiryo UI" w:cs="Arial"/>
                <w:szCs w:val="21"/>
              </w:rPr>
            </w:pPr>
            <w:r w:rsidRPr="0007522C">
              <w:rPr>
                <w:rFonts w:eastAsia="Meiryo UI" w:cs="Arial"/>
                <w:szCs w:val="21"/>
              </w:rPr>
              <w:t>const uint32 ulFrameLen</w:t>
            </w:r>
          </w:p>
        </w:tc>
        <w:tc>
          <w:tcPr>
            <w:tcW w:w="5222" w:type="dxa"/>
            <w:gridSpan w:val="2"/>
            <w:tcBorders>
              <w:top w:val="single" w:sz="4" w:space="0" w:color="auto"/>
              <w:left w:val="single" w:sz="4" w:space="0" w:color="auto"/>
              <w:bottom w:val="single" w:sz="4" w:space="0" w:color="auto"/>
              <w:right w:val="single" w:sz="4" w:space="0" w:color="auto"/>
            </w:tcBorders>
            <w:hideMark/>
          </w:tcPr>
          <w:p w14:paraId="74A9C001" w14:textId="77777777" w:rsidR="004E796F" w:rsidRPr="0007522C" w:rsidRDefault="004E796F" w:rsidP="00E92B50">
            <w:r w:rsidRPr="0007522C">
              <w:t>Data size of Ethernet frame</w:t>
            </w:r>
          </w:p>
        </w:tc>
      </w:tr>
      <w:tr w:rsidR="004E796F" w:rsidRPr="0007522C" w14:paraId="694FBD13" w14:textId="77777777" w:rsidTr="002D162D">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0C9B3130" w14:textId="77777777" w:rsidR="004E796F" w:rsidRPr="0007522C" w:rsidRDefault="004E796F"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38BAB4D6" w14:textId="77777777" w:rsidR="004E796F" w:rsidRPr="0007522C" w:rsidRDefault="004E796F"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B84AA2" w14:textId="77777777" w:rsidR="004E796F" w:rsidRPr="0007522C" w:rsidRDefault="004E796F"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52142156" w14:textId="77777777" w:rsidR="004E796F" w:rsidRPr="0007522C" w:rsidRDefault="004E796F" w:rsidP="00E92B50">
            <w:r w:rsidRPr="0007522C">
              <w:t>46~1500</w:t>
            </w:r>
          </w:p>
        </w:tc>
      </w:tr>
      <w:tr w:rsidR="004E796F" w:rsidRPr="0007522C" w14:paraId="7C8B5399"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58421" w14:textId="77777777" w:rsidR="004E796F" w:rsidRPr="0007522C" w:rsidRDefault="004E796F" w:rsidP="00E92B50">
            <w:pPr>
              <w:jc w:val="left"/>
              <w:rPr>
                <w:rFonts w:eastAsia="Meiryo UI" w:cs="Arial"/>
                <w:b/>
                <w:bCs/>
                <w:szCs w:val="21"/>
              </w:rPr>
            </w:pPr>
            <w:r w:rsidRPr="0007522C">
              <w:rPr>
                <w:b/>
                <w:bCs/>
              </w:rPr>
              <w:t>Parameters (In-Out)</w:t>
            </w:r>
          </w:p>
        </w:tc>
        <w:tc>
          <w:tcPr>
            <w:tcW w:w="3238" w:type="dxa"/>
            <w:gridSpan w:val="2"/>
            <w:tcBorders>
              <w:top w:val="single" w:sz="4" w:space="0" w:color="auto"/>
              <w:left w:val="single" w:sz="4" w:space="0" w:color="auto"/>
              <w:bottom w:val="single" w:sz="4" w:space="0" w:color="auto"/>
              <w:right w:val="single" w:sz="4" w:space="0" w:color="auto"/>
            </w:tcBorders>
            <w:hideMark/>
          </w:tcPr>
          <w:p w14:paraId="5B7AB3FD" w14:textId="77777777" w:rsidR="004E796F" w:rsidRPr="0007522C" w:rsidRDefault="004E796F" w:rsidP="00E92B50">
            <w:pPr>
              <w:jc w:val="left"/>
              <w:rPr>
                <w:rFonts w:eastAsia="Meiryo UI" w:cs="Arial"/>
                <w:szCs w:val="21"/>
              </w:rPr>
            </w:pPr>
            <w:r w:rsidRPr="0007522C">
              <w:rPr>
                <w:rFonts w:eastAsia="Meiryo UI" w:cs="Arial"/>
                <w:szCs w:val="21"/>
              </w:rPr>
              <w:t>N/A</w:t>
            </w:r>
          </w:p>
        </w:tc>
        <w:tc>
          <w:tcPr>
            <w:tcW w:w="5222" w:type="dxa"/>
            <w:gridSpan w:val="2"/>
            <w:tcBorders>
              <w:top w:val="single" w:sz="4" w:space="0" w:color="auto"/>
              <w:left w:val="single" w:sz="4" w:space="0" w:color="auto"/>
              <w:bottom w:val="single" w:sz="4" w:space="0" w:color="auto"/>
              <w:right w:val="single" w:sz="4" w:space="0" w:color="auto"/>
            </w:tcBorders>
            <w:hideMark/>
          </w:tcPr>
          <w:p w14:paraId="0D57CE20" w14:textId="77777777" w:rsidR="004E796F" w:rsidRPr="0007522C" w:rsidRDefault="004E796F" w:rsidP="00E92B50">
            <w:pPr>
              <w:jc w:val="left"/>
              <w:rPr>
                <w:rFonts w:eastAsia="Meiryo UI" w:cs="Arial"/>
                <w:szCs w:val="21"/>
              </w:rPr>
            </w:pPr>
            <w:r w:rsidRPr="0007522C">
              <w:rPr>
                <w:rFonts w:eastAsia="Meiryo UI" w:cs="Arial"/>
                <w:szCs w:val="21"/>
              </w:rPr>
              <w:t>-</w:t>
            </w:r>
          </w:p>
        </w:tc>
      </w:tr>
      <w:tr w:rsidR="004E796F" w:rsidRPr="0007522C" w14:paraId="558E3F53" w14:textId="77777777" w:rsidTr="002D162D">
        <w:trPr>
          <w:cantSplit/>
        </w:trPr>
        <w:tc>
          <w:tcPr>
            <w:tcW w:w="1795" w:type="dxa"/>
            <w:tcBorders>
              <w:top w:val="single" w:sz="4" w:space="0" w:color="auto"/>
              <w:left w:val="single" w:sz="4" w:space="0" w:color="auto"/>
              <w:right w:val="single" w:sz="4" w:space="0" w:color="auto"/>
            </w:tcBorders>
            <w:shd w:val="clear" w:color="auto" w:fill="D9D9D9" w:themeFill="background1" w:themeFillShade="D9"/>
            <w:hideMark/>
          </w:tcPr>
          <w:p w14:paraId="08131AB5" w14:textId="77777777" w:rsidR="004E796F" w:rsidRPr="0007522C" w:rsidRDefault="004E796F" w:rsidP="004E796F">
            <w:pPr>
              <w:jc w:val="left"/>
              <w:rPr>
                <w:rFonts w:eastAsia="Meiryo UI" w:cs="Arial"/>
                <w:b/>
                <w:bCs/>
                <w:szCs w:val="21"/>
              </w:rPr>
            </w:pPr>
            <w:r w:rsidRPr="0007522C">
              <w:rPr>
                <w:b/>
                <w:bCs/>
              </w:rPr>
              <w:t>Parameters (Out)</w:t>
            </w:r>
          </w:p>
        </w:tc>
        <w:tc>
          <w:tcPr>
            <w:tcW w:w="3238" w:type="dxa"/>
            <w:gridSpan w:val="2"/>
            <w:tcBorders>
              <w:top w:val="single" w:sz="4" w:space="0" w:color="auto"/>
              <w:left w:val="single" w:sz="4" w:space="0" w:color="auto"/>
              <w:right w:val="single" w:sz="4" w:space="0" w:color="auto"/>
            </w:tcBorders>
            <w:hideMark/>
          </w:tcPr>
          <w:p w14:paraId="5FF44A9F" w14:textId="20885C0A" w:rsidR="004E796F" w:rsidRPr="0007522C" w:rsidRDefault="004E796F" w:rsidP="004E796F">
            <w:pPr>
              <w:jc w:val="left"/>
              <w:rPr>
                <w:rFonts w:eastAsia="Meiryo UI" w:cs="Arial"/>
                <w:szCs w:val="21"/>
              </w:rPr>
            </w:pPr>
            <w:r w:rsidRPr="0007522C">
              <w:rPr>
                <w:rFonts w:eastAsia="Meiryo UI" w:cs="Arial"/>
                <w:szCs w:val="21"/>
              </w:rPr>
              <w:t>N/A</w:t>
            </w:r>
          </w:p>
        </w:tc>
        <w:tc>
          <w:tcPr>
            <w:tcW w:w="5222" w:type="dxa"/>
            <w:gridSpan w:val="2"/>
            <w:tcBorders>
              <w:top w:val="single" w:sz="4" w:space="0" w:color="auto"/>
              <w:left w:val="single" w:sz="4" w:space="0" w:color="auto"/>
              <w:bottom w:val="single" w:sz="4" w:space="0" w:color="auto"/>
              <w:right w:val="single" w:sz="4" w:space="0" w:color="auto"/>
            </w:tcBorders>
            <w:hideMark/>
          </w:tcPr>
          <w:p w14:paraId="39DFB0CB" w14:textId="698D9B63" w:rsidR="004E796F" w:rsidRPr="0007522C" w:rsidRDefault="004E796F" w:rsidP="004E796F">
            <w:pPr>
              <w:jc w:val="left"/>
              <w:rPr>
                <w:rFonts w:eastAsia="Meiryo UI" w:cs="Arial"/>
                <w:szCs w:val="21"/>
              </w:rPr>
            </w:pPr>
            <w:r w:rsidRPr="0007522C">
              <w:rPr>
                <w:rFonts w:eastAsia="Meiryo UI" w:cs="Arial"/>
                <w:szCs w:val="21"/>
              </w:rPr>
              <w:t>-</w:t>
            </w:r>
          </w:p>
        </w:tc>
      </w:tr>
      <w:tr w:rsidR="004E796F" w:rsidRPr="0007522C" w14:paraId="1AA486F5"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BA97D7" w14:textId="77777777" w:rsidR="004E796F" w:rsidRPr="0007522C" w:rsidRDefault="004E796F" w:rsidP="00E92B50">
            <w:pPr>
              <w:jc w:val="left"/>
              <w:rPr>
                <w:rFonts w:eastAsia="Meiryo UI" w:cs="Arial"/>
                <w:b/>
                <w:bCs/>
                <w:szCs w:val="21"/>
              </w:rPr>
            </w:pPr>
            <w:r w:rsidRPr="0007522C">
              <w:rPr>
                <w:b/>
                <w:bCs/>
              </w:rPr>
              <w:t>Return Value</w:t>
            </w:r>
          </w:p>
        </w:tc>
        <w:tc>
          <w:tcPr>
            <w:tcW w:w="3238" w:type="dxa"/>
            <w:gridSpan w:val="2"/>
            <w:tcBorders>
              <w:top w:val="single" w:sz="4" w:space="0" w:color="auto"/>
              <w:left w:val="single" w:sz="4" w:space="0" w:color="auto"/>
              <w:bottom w:val="single" w:sz="4" w:space="0" w:color="auto"/>
              <w:right w:val="single" w:sz="4" w:space="0" w:color="auto"/>
            </w:tcBorders>
            <w:hideMark/>
          </w:tcPr>
          <w:p w14:paraId="1E60169B" w14:textId="77777777" w:rsidR="004E796F" w:rsidRPr="0007522C" w:rsidRDefault="004E796F" w:rsidP="00E92B50">
            <w:pPr>
              <w:jc w:val="left"/>
              <w:rPr>
                <w:rFonts w:eastAsia="Meiryo UI" w:cs="Arial"/>
                <w:szCs w:val="21"/>
              </w:rPr>
            </w:pPr>
            <w:r w:rsidRPr="00DB7A19">
              <w:t>Std_ReturnType</w:t>
            </w:r>
          </w:p>
        </w:tc>
        <w:tc>
          <w:tcPr>
            <w:tcW w:w="5222" w:type="dxa"/>
            <w:gridSpan w:val="2"/>
            <w:tcBorders>
              <w:top w:val="single" w:sz="4" w:space="0" w:color="auto"/>
              <w:left w:val="single" w:sz="4" w:space="0" w:color="auto"/>
              <w:bottom w:val="single" w:sz="4" w:space="0" w:color="auto"/>
              <w:right w:val="single" w:sz="4" w:space="0" w:color="auto"/>
            </w:tcBorders>
            <w:hideMark/>
          </w:tcPr>
          <w:p w14:paraId="675009C1" w14:textId="77777777" w:rsidR="004E796F" w:rsidRDefault="004E796F" w:rsidP="00E92B50">
            <w:r w:rsidRPr="0007522C">
              <w:t>E_OK</w:t>
            </w:r>
          </w:p>
          <w:p w14:paraId="04931BF7" w14:textId="77777777" w:rsidR="004E796F" w:rsidRPr="0007522C" w:rsidRDefault="004E796F" w:rsidP="00E92B50">
            <w:r>
              <w:t>E_NOT_OK</w:t>
            </w:r>
          </w:p>
        </w:tc>
      </w:tr>
      <w:tr w:rsidR="004E796F" w:rsidRPr="0007522C" w14:paraId="3747B4F7" w14:textId="77777777" w:rsidTr="004A6374">
        <w:trPr>
          <w:trHeight w:val="354"/>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DA2FA2" w14:textId="77777777" w:rsidR="004E796F" w:rsidRPr="0007522C" w:rsidRDefault="004E796F" w:rsidP="00E92B50">
            <w:pPr>
              <w:jc w:val="left"/>
              <w:rPr>
                <w:rFonts w:eastAsia="Meiryo UI" w:cs="Arial"/>
                <w:b/>
                <w:bCs/>
                <w:szCs w:val="21"/>
              </w:rPr>
            </w:pPr>
            <w:r w:rsidRPr="0007522C">
              <w:rPr>
                <w:b/>
                <w:bCs/>
              </w:rPr>
              <w:t>Description</w:t>
            </w:r>
          </w:p>
        </w:tc>
        <w:tc>
          <w:tcPr>
            <w:tcW w:w="8460" w:type="dxa"/>
            <w:gridSpan w:val="4"/>
            <w:tcBorders>
              <w:top w:val="single" w:sz="4" w:space="0" w:color="auto"/>
              <w:left w:val="single" w:sz="4" w:space="0" w:color="auto"/>
              <w:bottom w:val="single" w:sz="4" w:space="0" w:color="auto"/>
              <w:right w:val="single" w:sz="4" w:space="0" w:color="auto"/>
            </w:tcBorders>
          </w:tcPr>
          <w:p w14:paraId="31623065" w14:textId="77777777" w:rsidR="004E796F" w:rsidRDefault="004E796F" w:rsidP="00E92B50">
            <w:pPr>
              <w:jc w:val="left"/>
              <w:rPr>
                <w:szCs w:val="20"/>
              </w:rPr>
            </w:pPr>
            <w:r>
              <w:t xml:space="preserve">If </w:t>
            </w:r>
            <w:r w:rsidRPr="0007522C">
              <w:t>R_</w:t>
            </w:r>
            <w:r>
              <w:t>ProtoConv</w:t>
            </w:r>
            <w:r w:rsidRPr="0007522C">
              <w:t xml:space="preserve">_Init() </w:t>
            </w:r>
            <w:r>
              <w:t>is</w:t>
            </w:r>
            <w:r w:rsidRPr="0007522C">
              <w:t xml:space="preserve"> not executed</w:t>
            </w:r>
            <w:r>
              <w:t xml:space="preserve"> yet</w:t>
            </w:r>
            <w:r w:rsidRPr="0007522C">
              <w:t xml:space="preserve">, returns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Pr>
                <w:szCs w:val="20"/>
              </w:rPr>
              <w:lastRenderedPageBreak/>
              <w:t>PROTOCONV</w:t>
            </w:r>
            <w:r w:rsidRPr="006F260B">
              <w:rPr>
                <w:szCs w:val="20"/>
              </w:rPr>
              <w:t>_E</w:t>
            </w:r>
            <w:r>
              <w:rPr>
                <w:szCs w:val="20"/>
              </w:rPr>
              <w:t>_</w:t>
            </w:r>
            <w:r w:rsidRPr="00CE260A">
              <w:rPr>
                <w:rFonts w:cs="Arial"/>
                <w:color w:val="000000"/>
                <w:szCs w:val="20"/>
              </w:rPr>
              <w:t>UNINIT</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and exits.</w:t>
            </w:r>
          </w:p>
          <w:p w14:paraId="25F67B47" w14:textId="77777777" w:rsidR="004E796F" w:rsidRPr="0007522C" w:rsidRDefault="004E796F" w:rsidP="00E92B50">
            <w:pPr>
              <w:jc w:val="left"/>
            </w:pPr>
          </w:p>
          <w:p w14:paraId="1EE764AA" w14:textId="36B699CD" w:rsidR="004E796F" w:rsidRDefault="004E796F" w:rsidP="00E92B50">
            <w:pPr>
              <w:spacing w:before="0" w:after="0"/>
              <w:jc w:val="left"/>
              <w:rPr>
                <w:szCs w:val="20"/>
              </w:rPr>
            </w:pPr>
            <w:r w:rsidRPr="0007522C">
              <w:t>If any of the arguments pEthFrame</w:t>
            </w:r>
            <w:r w:rsidR="004A6374">
              <w:t xml:space="preserve"> or</w:t>
            </w:r>
            <w:r w:rsidRPr="0007522C">
              <w:t xml:space="preserve"> aaSrcMacAddr</w:t>
            </w:r>
            <w:r w:rsidR="004A6374">
              <w:t xml:space="preserve"> </w:t>
            </w:r>
            <w:r w:rsidRPr="0007522C">
              <w:t xml:space="preserve">is </w:t>
            </w:r>
            <w:r>
              <w:t>NULL_PTR</w:t>
            </w:r>
            <w:r w:rsidRPr="0007522C">
              <w:t xml:space="preserve">, </w:t>
            </w:r>
            <w:r w:rsidRPr="006F260B">
              <w:rPr>
                <w:szCs w:val="20"/>
              </w:rPr>
              <w:t xml:space="preserve">it returns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Pr>
                <w:rFonts w:cs="Arial"/>
                <w:color w:val="000000"/>
                <w:szCs w:val="20"/>
              </w:rPr>
              <w:t>PROTOCONV</w:t>
            </w:r>
            <w:r w:rsidRPr="006F260B">
              <w:rPr>
                <w:rFonts w:cs="Arial"/>
                <w:color w:val="000000"/>
                <w:szCs w:val="20"/>
              </w:rPr>
              <w:t>_E_PARAM_POINTER</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and exits.</w:t>
            </w:r>
          </w:p>
          <w:p w14:paraId="72613D7E" w14:textId="0142B5EA" w:rsidR="004B0894" w:rsidRDefault="004B0894" w:rsidP="004B0894">
            <w:pPr>
              <w:spacing w:before="0" w:after="0"/>
              <w:jc w:val="left"/>
              <w:rPr>
                <w:szCs w:val="20"/>
              </w:rPr>
            </w:pPr>
            <w:r w:rsidRPr="0007522C">
              <w:t xml:space="preserve">If </w:t>
            </w:r>
            <w:r w:rsidRPr="0007522C">
              <w:rPr>
                <w:rFonts w:eastAsia="Meiryo UI" w:cs="Arial"/>
                <w:szCs w:val="21"/>
              </w:rPr>
              <w:t>ulFrameLen</w:t>
            </w:r>
            <w:r w:rsidRPr="0007522C">
              <w:t xml:space="preserve"> </w:t>
            </w:r>
            <w:r>
              <w:t>is out of range</w:t>
            </w:r>
            <w:r w:rsidRPr="0007522C">
              <w:t xml:space="preserve">, </w:t>
            </w:r>
            <w:r w:rsidRPr="006F260B">
              <w:rPr>
                <w:szCs w:val="20"/>
              </w:rPr>
              <w:t xml:space="preserve">it returns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report DET error</w:t>
            </w:r>
            <w:r w:rsidR="00095D61">
              <w:rPr>
                <w:szCs w:val="20"/>
                <w:lang w:val="en-GB"/>
              </w:rPr>
              <w:t xml:space="preserve"> </w:t>
            </w:r>
            <w:r w:rsidRPr="004B0894">
              <w:rPr>
                <w:rFonts w:cs="Arial"/>
                <w:color w:val="000000"/>
                <w:szCs w:val="20"/>
              </w:rPr>
              <w:t xml:space="preserve">PROTOCONV_E_PARAM_DATA_LENGTH </w:t>
            </w:r>
            <w:r w:rsidRPr="006F260B">
              <w:rPr>
                <w:szCs w:val="20"/>
              </w:rPr>
              <w:t xml:space="preserve">(if </w:t>
            </w:r>
            <w:r>
              <w:rPr>
                <w:szCs w:val="20"/>
              </w:rPr>
              <w:t>PROTOCONV</w:t>
            </w:r>
            <w:r w:rsidRPr="006F260B">
              <w:rPr>
                <w:szCs w:val="20"/>
              </w:rPr>
              <w:t>_DEV_ERROR_DETECT == STD_ON)</w:t>
            </w:r>
            <w:r w:rsidRPr="006F260B" w:rsidDel="008357DE">
              <w:rPr>
                <w:szCs w:val="20"/>
              </w:rPr>
              <w:t xml:space="preserve"> </w:t>
            </w:r>
            <w:r w:rsidRPr="006F260B">
              <w:rPr>
                <w:szCs w:val="20"/>
              </w:rPr>
              <w:t>and exits.</w:t>
            </w:r>
          </w:p>
          <w:p w14:paraId="2E0D9CA9" w14:textId="77777777" w:rsidR="004E796F" w:rsidRPr="006F260B" w:rsidRDefault="004E796F" w:rsidP="00E92B50">
            <w:pPr>
              <w:framePr w:hSpace="142" w:wrap="around" w:vAnchor="text" w:hAnchor="margin" w:xAlign="center" w:y="22"/>
              <w:jc w:val="left"/>
              <w:rPr>
                <w:szCs w:val="20"/>
              </w:rPr>
            </w:pPr>
          </w:p>
          <w:p w14:paraId="5B3FBD22" w14:textId="07117EAC" w:rsidR="004E796F" w:rsidRPr="0007522C" w:rsidRDefault="004E796F" w:rsidP="004E796F">
            <w:pPr>
              <w:jc w:val="left"/>
            </w:pPr>
            <w:r w:rsidRPr="004E796F">
              <w:t>ProtoConv_EnqueueEth</w:t>
            </w:r>
            <w:r>
              <w:t xml:space="preserve">() </w:t>
            </w:r>
            <w:r w:rsidRPr="0007522C">
              <w:t>is executed and its return value is returned.</w:t>
            </w:r>
          </w:p>
        </w:tc>
      </w:tr>
      <w:tr w:rsidR="004E796F" w:rsidRPr="0007522C" w14:paraId="7FC0514E"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F64BFC" w14:textId="77777777" w:rsidR="004E796F" w:rsidRPr="0007522C" w:rsidRDefault="004E796F" w:rsidP="00E92B50">
            <w:pPr>
              <w:jc w:val="left"/>
              <w:rPr>
                <w:rFonts w:eastAsia="Meiryo UI" w:cs="Arial"/>
                <w:b/>
                <w:bCs/>
                <w:szCs w:val="21"/>
              </w:rPr>
            </w:pPr>
            <w:r w:rsidRPr="0007522C">
              <w:rPr>
                <w:b/>
                <w:bCs/>
              </w:rPr>
              <w:t>Preconditions</w:t>
            </w:r>
          </w:p>
        </w:tc>
        <w:tc>
          <w:tcPr>
            <w:tcW w:w="8460" w:type="dxa"/>
            <w:gridSpan w:val="4"/>
            <w:tcBorders>
              <w:top w:val="single" w:sz="4" w:space="0" w:color="auto"/>
              <w:left w:val="single" w:sz="4" w:space="0" w:color="auto"/>
              <w:bottom w:val="single" w:sz="4" w:space="0" w:color="auto"/>
              <w:right w:val="single" w:sz="4" w:space="0" w:color="auto"/>
            </w:tcBorders>
            <w:hideMark/>
          </w:tcPr>
          <w:p w14:paraId="07CDDDBD" w14:textId="77777777" w:rsidR="004E796F" w:rsidRPr="0007522C" w:rsidRDefault="004E796F" w:rsidP="00E92B50">
            <w:r w:rsidRPr="0007522C">
              <w:t>Initialized state</w:t>
            </w:r>
          </w:p>
        </w:tc>
      </w:tr>
      <w:tr w:rsidR="004E796F" w:rsidRPr="0007522C" w14:paraId="388ACEDD" w14:textId="77777777" w:rsidTr="002D162D">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FC1FA4" w14:textId="77777777" w:rsidR="004E796F" w:rsidRPr="0007522C" w:rsidRDefault="004E796F" w:rsidP="00E92B50">
            <w:pPr>
              <w:jc w:val="left"/>
              <w:rPr>
                <w:rFonts w:eastAsia="Meiryo UI" w:cs="Arial"/>
                <w:b/>
                <w:bCs/>
                <w:szCs w:val="21"/>
              </w:rPr>
            </w:pPr>
            <w:r w:rsidRPr="0007522C">
              <w:rPr>
                <w:b/>
                <w:bCs/>
              </w:rPr>
              <w:t>Remarks</w:t>
            </w:r>
          </w:p>
        </w:tc>
        <w:tc>
          <w:tcPr>
            <w:tcW w:w="8460" w:type="dxa"/>
            <w:gridSpan w:val="4"/>
            <w:tcBorders>
              <w:top w:val="single" w:sz="4" w:space="0" w:color="auto"/>
              <w:left w:val="single" w:sz="4" w:space="0" w:color="auto"/>
              <w:bottom w:val="single" w:sz="4" w:space="0" w:color="auto"/>
              <w:right w:val="single" w:sz="4" w:space="0" w:color="auto"/>
            </w:tcBorders>
            <w:hideMark/>
          </w:tcPr>
          <w:p w14:paraId="50431509" w14:textId="296EFCC5" w:rsidR="004E796F" w:rsidRPr="0007522C" w:rsidRDefault="004A6374" w:rsidP="00E92B50">
            <w:pPr>
              <w:rPr>
                <w:rFonts w:eastAsia="Meiryo UI"/>
                <w:szCs w:val="21"/>
              </w:rPr>
            </w:pPr>
            <w:r>
              <w:rPr>
                <w:rFonts w:eastAsia="Meiryo UI"/>
                <w:szCs w:val="21"/>
              </w:rPr>
              <w:t>N/A</w:t>
            </w:r>
          </w:p>
        </w:tc>
      </w:tr>
      <w:tr w:rsidR="007224E1" w:rsidRPr="0007522C" w14:paraId="0687D9BB" w14:textId="77777777" w:rsidTr="002D162D">
        <w:trPr>
          <w:cantSplit/>
        </w:trPr>
        <w:tc>
          <w:tcPr>
            <w:tcW w:w="1795" w:type="dxa"/>
            <w:vMerge w:val="restart"/>
            <w:tcBorders>
              <w:top w:val="single" w:sz="4" w:space="0" w:color="auto"/>
              <w:left w:val="single" w:sz="4" w:space="0" w:color="auto"/>
              <w:right w:val="single" w:sz="4" w:space="0" w:color="auto"/>
            </w:tcBorders>
            <w:shd w:val="clear" w:color="auto" w:fill="D9D9D9" w:themeFill="background1" w:themeFillShade="D9"/>
          </w:tcPr>
          <w:p w14:paraId="402ED0E6" w14:textId="77777777" w:rsidR="007224E1" w:rsidRPr="0007522C" w:rsidRDefault="007224E1" w:rsidP="007224E1">
            <w:pPr>
              <w:jc w:val="left"/>
              <w:rPr>
                <w:b/>
                <w:bCs/>
              </w:rPr>
            </w:pPr>
            <w:r>
              <w:rPr>
                <w:rFonts w:cs="Arial"/>
                <w:b/>
                <w:bCs/>
                <w:szCs w:val="20"/>
              </w:rPr>
              <w:t>DET/DEM Errors Handled</w:t>
            </w:r>
          </w:p>
        </w:tc>
        <w:tc>
          <w:tcPr>
            <w:tcW w:w="4050" w:type="dxa"/>
            <w:gridSpan w:val="3"/>
            <w:tcBorders>
              <w:top w:val="single" w:sz="4" w:space="0" w:color="auto"/>
              <w:left w:val="single" w:sz="4" w:space="0" w:color="auto"/>
              <w:bottom w:val="single" w:sz="4" w:space="0" w:color="auto"/>
              <w:right w:val="single" w:sz="4" w:space="0" w:color="auto"/>
            </w:tcBorders>
          </w:tcPr>
          <w:p w14:paraId="5F10CE83" w14:textId="0AABFDD5" w:rsidR="007224E1" w:rsidRPr="00171BEB" w:rsidRDefault="007224E1" w:rsidP="007224E1">
            <w:pPr>
              <w:jc w:val="left"/>
              <w:rPr>
                <w:rFonts w:eastAsia="Meiryo UI"/>
                <w:szCs w:val="21"/>
              </w:rPr>
            </w:pPr>
            <w:r>
              <w:rPr>
                <w:rFonts w:cs="Arial"/>
                <w:color w:val="000000"/>
                <w:szCs w:val="20"/>
              </w:rPr>
              <w:t>PROTOCONV</w:t>
            </w:r>
            <w:r w:rsidRPr="00D46B12">
              <w:rPr>
                <w:rFonts w:cs="Arial"/>
                <w:color w:val="000000"/>
                <w:szCs w:val="20"/>
              </w:rPr>
              <w:t>_E_PARAM_POINTER</w:t>
            </w:r>
          </w:p>
        </w:tc>
        <w:tc>
          <w:tcPr>
            <w:tcW w:w="4410" w:type="dxa"/>
            <w:tcBorders>
              <w:top w:val="single" w:sz="4" w:space="0" w:color="auto"/>
              <w:left w:val="single" w:sz="4" w:space="0" w:color="auto"/>
              <w:bottom w:val="single" w:sz="4" w:space="0" w:color="auto"/>
              <w:right w:val="single" w:sz="4" w:space="0" w:color="auto"/>
            </w:tcBorders>
          </w:tcPr>
          <w:p w14:paraId="22CF51F5" w14:textId="364AFE02" w:rsidR="007224E1" w:rsidRPr="00171BEB" w:rsidRDefault="007224E1" w:rsidP="007224E1">
            <w:pPr>
              <w:jc w:val="left"/>
              <w:rPr>
                <w:rFonts w:eastAsia="Meiryo UI"/>
                <w:szCs w:val="21"/>
              </w:rPr>
            </w:pPr>
            <w:r w:rsidRPr="00FF5497">
              <w:rPr>
                <w:szCs w:val="20"/>
              </w:rPr>
              <w:t xml:space="preserve">Parameter error (argument is </w:t>
            </w:r>
            <w:r>
              <w:rPr>
                <w:szCs w:val="20"/>
              </w:rPr>
              <w:t>NULL_PTR</w:t>
            </w:r>
            <w:r w:rsidRPr="00FF5497">
              <w:rPr>
                <w:szCs w:val="20"/>
              </w:rPr>
              <w:t>)</w:t>
            </w:r>
          </w:p>
        </w:tc>
      </w:tr>
      <w:tr w:rsidR="007224E1" w:rsidRPr="0007522C" w14:paraId="18A6F430" w14:textId="77777777" w:rsidTr="002D162D">
        <w:trPr>
          <w:cantSplit/>
        </w:trPr>
        <w:tc>
          <w:tcPr>
            <w:tcW w:w="1795" w:type="dxa"/>
            <w:vMerge/>
            <w:tcBorders>
              <w:top w:val="single" w:sz="4" w:space="0" w:color="auto"/>
              <w:left w:val="single" w:sz="4" w:space="0" w:color="auto"/>
              <w:right w:val="single" w:sz="4" w:space="0" w:color="auto"/>
            </w:tcBorders>
            <w:shd w:val="clear" w:color="auto" w:fill="D9D9D9" w:themeFill="background1" w:themeFillShade="D9"/>
          </w:tcPr>
          <w:p w14:paraId="24B8977A" w14:textId="77777777" w:rsidR="007224E1" w:rsidRPr="006F260B" w:rsidRDefault="007224E1" w:rsidP="007224E1">
            <w:pPr>
              <w:jc w:val="left"/>
              <w:rPr>
                <w:rFonts w:cs="Arial"/>
                <w:b/>
                <w:bCs/>
                <w:szCs w:val="20"/>
              </w:rPr>
            </w:pPr>
          </w:p>
        </w:tc>
        <w:tc>
          <w:tcPr>
            <w:tcW w:w="4050" w:type="dxa"/>
            <w:gridSpan w:val="3"/>
            <w:tcBorders>
              <w:top w:val="single" w:sz="4" w:space="0" w:color="auto"/>
              <w:left w:val="single" w:sz="4" w:space="0" w:color="auto"/>
              <w:bottom w:val="single" w:sz="4" w:space="0" w:color="auto"/>
              <w:right w:val="single" w:sz="4" w:space="0" w:color="auto"/>
            </w:tcBorders>
          </w:tcPr>
          <w:p w14:paraId="5897F42B" w14:textId="1D8F8D53" w:rsidR="007224E1" w:rsidRDefault="00095D61" w:rsidP="007224E1">
            <w:pPr>
              <w:jc w:val="left"/>
              <w:rPr>
                <w:rFonts w:cs="Arial"/>
                <w:color w:val="000000"/>
                <w:szCs w:val="20"/>
              </w:rPr>
            </w:pPr>
            <w:r w:rsidRPr="004B0894">
              <w:rPr>
                <w:rFonts w:cs="Arial"/>
                <w:color w:val="000000"/>
                <w:szCs w:val="20"/>
              </w:rPr>
              <w:t>PROTOCONV_E_PARAM_DATA_LENGTH</w:t>
            </w:r>
          </w:p>
        </w:tc>
        <w:tc>
          <w:tcPr>
            <w:tcW w:w="4410" w:type="dxa"/>
            <w:tcBorders>
              <w:top w:val="single" w:sz="4" w:space="0" w:color="auto"/>
              <w:left w:val="single" w:sz="4" w:space="0" w:color="auto"/>
              <w:bottom w:val="single" w:sz="4" w:space="0" w:color="auto"/>
              <w:right w:val="single" w:sz="4" w:space="0" w:color="auto"/>
            </w:tcBorders>
          </w:tcPr>
          <w:p w14:paraId="587EEF16" w14:textId="15B6F697" w:rsidR="007224E1" w:rsidRDefault="00095D61" w:rsidP="007224E1">
            <w:pPr>
              <w:jc w:val="left"/>
              <w:rPr>
                <w:rFonts w:cs="Arial"/>
                <w:color w:val="000000"/>
                <w:szCs w:val="20"/>
              </w:rPr>
            </w:pPr>
            <w:r>
              <w:rPr>
                <w:szCs w:val="20"/>
              </w:rPr>
              <w:t>Format error</w:t>
            </w:r>
          </w:p>
        </w:tc>
      </w:tr>
      <w:tr w:rsidR="007224E1" w:rsidRPr="0007522C" w14:paraId="50EEFEB7" w14:textId="77777777" w:rsidTr="002D162D">
        <w:trPr>
          <w:cantSplit/>
        </w:trPr>
        <w:tc>
          <w:tcPr>
            <w:tcW w:w="1795" w:type="dxa"/>
            <w:vMerge/>
            <w:tcBorders>
              <w:left w:val="single" w:sz="4" w:space="0" w:color="auto"/>
              <w:right w:val="single" w:sz="4" w:space="0" w:color="auto"/>
            </w:tcBorders>
            <w:shd w:val="clear" w:color="auto" w:fill="D9D9D9" w:themeFill="background1" w:themeFillShade="D9"/>
          </w:tcPr>
          <w:p w14:paraId="57F29D11" w14:textId="77777777" w:rsidR="007224E1" w:rsidRPr="0007522C" w:rsidRDefault="007224E1" w:rsidP="007224E1">
            <w:pPr>
              <w:jc w:val="left"/>
              <w:rPr>
                <w:b/>
                <w:bCs/>
              </w:rPr>
            </w:pPr>
          </w:p>
        </w:tc>
        <w:tc>
          <w:tcPr>
            <w:tcW w:w="4050" w:type="dxa"/>
            <w:gridSpan w:val="3"/>
            <w:tcBorders>
              <w:top w:val="single" w:sz="4" w:space="0" w:color="auto"/>
              <w:left w:val="single" w:sz="4" w:space="0" w:color="auto"/>
              <w:bottom w:val="single" w:sz="4" w:space="0" w:color="auto"/>
              <w:right w:val="single" w:sz="4" w:space="0" w:color="auto"/>
            </w:tcBorders>
          </w:tcPr>
          <w:p w14:paraId="118087E5" w14:textId="5377153C" w:rsidR="007224E1" w:rsidRPr="00171BEB" w:rsidRDefault="007224E1" w:rsidP="007224E1">
            <w:pPr>
              <w:jc w:val="left"/>
              <w:rPr>
                <w:rFonts w:eastAsia="Meiryo UI"/>
                <w:szCs w:val="21"/>
              </w:rPr>
            </w:pPr>
            <w:r>
              <w:rPr>
                <w:rFonts w:cs="Arial"/>
                <w:color w:val="000000"/>
                <w:szCs w:val="20"/>
              </w:rPr>
              <w:t>PROTOCONV</w:t>
            </w:r>
            <w:r w:rsidRPr="00D46B12">
              <w:rPr>
                <w:rFonts w:cs="Arial"/>
                <w:color w:val="000000"/>
                <w:szCs w:val="20"/>
              </w:rPr>
              <w:t>_E_UNINIT</w:t>
            </w:r>
          </w:p>
        </w:tc>
        <w:tc>
          <w:tcPr>
            <w:tcW w:w="4410" w:type="dxa"/>
            <w:tcBorders>
              <w:top w:val="single" w:sz="4" w:space="0" w:color="auto"/>
              <w:left w:val="single" w:sz="4" w:space="0" w:color="auto"/>
              <w:bottom w:val="single" w:sz="4" w:space="0" w:color="auto"/>
              <w:right w:val="single" w:sz="4" w:space="0" w:color="auto"/>
            </w:tcBorders>
          </w:tcPr>
          <w:p w14:paraId="0AEA1331" w14:textId="511DF2EF" w:rsidR="007224E1" w:rsidRPr="00171BEB" w:rsidRDefault="007224E1" w:rsidP="007224E1">
            <w:pPr>
              <w:jc w:val="left"/>
              <w:rPr>
                <w:rFonts w:eastAsia="Meiryo UI"/>
                <w:szCs w:val="21"/>
              </w:rPr>
            </w:pPr>
            <w:r w:rsidRPr="00D46B12">
              <w:rPr>
                <w:rFonts w:cs="Arial"/>
                <w:color w:val="000000"/>
                <w:szCs w:val="20"/>
              </w:rPr>
              <w:t>Process error (API executed in uninitialized state)</w:t>
            </w:r>
          </w:p>
        </w:tc>
      </w:tr>
      <w:tr w:rsidR="007224E1" w:rsidRPr="0007522C" w14:paraId="379132DD" w14:textId="77777777" w:rsidTr="002D162D">
        <w:trPr>
          <w:cantSplit/>
        </w:trPr>
        <w:tc>
          <w:tcPr>
            <w:tcW w:w="1795" w:type="dxa"/>
            <w:vMerge/>
            <w:tcBorders>
              <w:left w:val="single" w:sz="4" w:space="0" w:color="auto"/>
              <w:right w:val="single" w:sz="4" w:space="0" w:color="auto"/>
            </w:tcBorders>
            <w:shd w:val="clear" w:color="auto" w:fill="D9D9D9" w:themeFill="background1" w:themeFillShade="D9"/>
          </w:tcPr>
          <w:p w14:paraId="7BAE89FE" w14:textId="77777777" w:rsidR="007224E1" w:rsidRPr="0007522C" w:rsidRDefault="007224E1" w:rsidP="007224E1">
            <w:pPr>
              <w:jc w:val="left"/>
              <w:rPr>
                <w:b/>
                <w:bCs/>
              </w:rPr>
            </w:pPr>
          </w:p>
        </w:tc>
        <w:tc>
          <w:tcPr>
            <w:tcW w:w="4050" w:type="dxa"/>
            <w:gridSpan w:val="3"/>
            <w:tcBorders>
              <w:top w:val="single" w:sz="4" w:space="0" w:color="auto"/>
              <w:left w:val="single" w:sz="4" w:space="0" w:color="auto"/>
              <w:bottom w:val="single" w:sz="4" w:space="0" w:color="auto"/>
              <w:right w:val="single" w:sz="4" w:space="0" w:color="auto"/>
            </w:tcBorders>
          </w:tcPr>
          <w:p w14:paraId="71F0DB78" w14:textId="0FF50728" w:rsidR="007224E1" w:rsidRPr="00171BEB" w:rsidRDefault="007224E1" w:rsidP="007224E1">
            <w:pPr>
              <w:jc w:val="left"/>
              <w:rPr>
                <w:rFonts w:eastAsia="Meiryo UI"/>
                <w:szCs w:val="21"/>
              </w:rPr>
            </w:pPr>
            <w:r w:rsidRPr="007224E1">
              <w:rPr>
                <w:rFonts w:cs="Arial"/>
                <w:color w:val="000000"/>
                <w:szCs w:val="20"/>
              </w:rPr>
              <w:t>PROTOCONV_E_FIFO_FULL</w:t>
            </w:r>
          </w:p>
        </w:tc>
        <w:tc>
          <w:tcPr>
            <w:tcW w:w="4410" w:type="dxa"/>
            <w:tcBorders>
              <w:top w:val="single" w:sz="4" w:space="0" w:color="auto"/>
              <w:left w:val="single" w:sz="4" w:space="0" w:color="auto"/>
              <w:bottom w:val="single" w:sz="4" w:space="0" w:color="auto"/>
              <w:right w:val="single" w:sz="4" w:space="0" w:color="auto"/>
            </w:tcBorders>
          </w:tcPr>
          <w:p w14:paraId="402070B9" w14:textId="5E77FFE5" w:rsidR="007224E1" w:rsidRPr="00171BEB" w:rsidRDefault="007224E1" w:rsidP="007224E1">
            <w:pPr>
              <w:jc w:val="left"/>
              <w:rPr>
                <w:rFonts w:eastAsia="Meiryo UI"/>
                <w:szCs w:val="21"/>
              </w:rPr>
            </w:pPr>
            <w:r>
              <w:rPr>
                <w:rFonts w:cs="Arial"/>
                <w:color w:val="000000"/>
                <w:szCs w:val="20"/>
              </w:rPr>
              <w:t>Unexpectedly full FIFO memory</w:t>
            </w:r>
          </w:p>
        </w:tc>
      </w:tr>
    </w:tbl>
    <w:p w14:paraId="568D6FBB" w14:textId="77777777" w:rsidR="004E796F" w:rsidRDefault="004E796F" w:rsidP="004E796F">
      <w:pPr>
        <w:pStyle w:val="RefIDs"/>
      </w:pPr>
      <w:r w:rsidRPr="00C20FCB">
        <w:t xml:space="preserve">[Covers: </w:t>
      </w:r>
      <w:r w:rsidRPr="00992417">
        <w:t>req-8552172-00905318</w:t>
      </w:r>
      <w:r w:rsidRPr="00C20FCB">
        <w:t>]</w:t>
      </w:r>
    </w:p>
    <w:p w14:paraId="0B04370C" w14:textId="77777777" w:rsidR="004E796F" w:rsidRDefault="004E796F" w:rsidP="004E796F">
      <w:pPr>
        <w:pStyle w:val="RefIDs"/>
      </w:pPr>
      <w:r w:rsidRPr="00C20FCB">
        <w:t xml:space="preserve">[Covers: </w:t>
      </w:r>
      <w:r w:rsidRPr="00992417">
        <w:t>req-8552172-0090531</w:t>
      </w:r>
      <w:r>
        <w:t>9</w:t>
      </w:r>
      <w:r w:rsidRPr="00C20FCB">
        <w:t>]</w:t>
      </w:r>
    </w:p>
    <w:p w14:paraId="3BC0803B" w14:textId="77777777" w:rsidR="004E796F" w:rsidRDefault="004E796F" w:rsidP="004E796F">
      <w:pPr>
        <w:pStyle w:val="RefIDs"/>
      </w:pPr>
      <w:r w:rsidRPr="00C20FCB">
        <w:t xml:space="preserve">[Covers: </w:t>
      </w:r>
      <w:r w:rsidRPr="00992417">
        <w:t>req-8552172-009053</w:t>
      </w:r>
      <w:r>
        <w:t>20</w:t>
      </w:r>
      <w:r w:rsidRPr="00C20FCB">
        <w:t>]</w:t>
      </w:r>
    </w:p>
    <w:p w14:paraId="63042C1A" w14:textId="77777777" w:rsidR="004E796F" w:rsidRDefault="004E796F" w:rsidP="004E796F">
      <w:pPr>
        <w:pStyle w:val="RefIDs"/>
      </w:pPr>
      <w:r w:rsidRPr="00C20FCB">
        <w:t xml:space="preserve">[Covers: </w:t>
      </w:r>
      <w:r w:rsidRPr="00992417">
        <w:t>req-8552172-009053</w:t>
      </w:r>
      <w:r>
        <w:t>21</w:t>
      </w:r>
      <w:r w:rsidRPr="00C20FCB">
        <w:t>]</w:t>
      </w:r>
    </w:p>
    <w:p w14:paraId="321CC507" w14:textId="77777777" w:rsidR="004E796F" w:rsidRDefault="004E796F" w:rsidP="004E796F">
      <w:pPr>
        <w:pStyle w:val="RefIDs"/>
        <w:rPr>
          <w:lang w:eastAsia="en-US"/>
        </w:rPr>
      </w:pPr>
      <w:r w:rsidRPr="00696D29">
        <w:rPr>
          <w:lang w:eastAsia="en-US"/>
        </w:rPr>
        <w:t xml:space="preserve">[Covers: </w:t>
      </w:r>
      <w:r w:rsidRPr="001D664A">
        <w:rPr>
          <w:lang w:eastAsia="en-US"/>
        </w:rPr>
        <w:t>req-8552172-00905221</w:t>
      </w:r>
      <w:r w:rsidRPr="00696D29">
        <w:rPr>
          <w:lang w:eastAsia="en-US"/>
        </w:rPr>
        <w:t>]</w:t>
      </w:r>
    </w:p>
    <w:p w14:paraId="0CE143FB" w14:textId="6CEBFE4F" w:rsidR="004E796F" w:rsidRDefault="004E796F" w:rsidP="004E796F">
      <w:pPr>
        <w:pStyle w:val="RefIDs"/>
        <w:rPr>
          <w:lang w:eastAsia="en-US"/>
        </w:rPr>
      </w:pPr>
      <w:r w:rsidRPr="00696D29">
        <w:rPr>
          <w:lang w:eastAsia="en-US"/>
        </w:rPr>
        <w:t xml:space="preserve">[Covers: </w:t>
      </w:r>
      <w:r>
        <w:rPr>
          <w:lang w:eastAsia="en-US"/>
        </w:rPr>
        <w:t>req-8552172-00903613</w:t>
      </w:r>
      <w:r w:rsidRPr="00696D29">
        <w:rPr>
          <w:lang w:eastAsia="en-US"/>
        </w:rPr>
        <w:t>]</w:t>
      </w:r>
    </w:p>
    <w:p w14:paraId="38F9A663" w14:textId="77777777" w:rsidR="004E796F" w:rsidRPr="00EC6E42" w:rsidRDefault="004E796F" w:rsidP="004E796F">
      <w:pPr>
        <w:pStyle w:val="RefIDs"/>
        <w:rPr>
          <w:lang w:eastAsia="en-US"/>
        </w:rPr>
      </w:pPr>
      <w:r w:rsidRPr="00EC6E42">
        <w:rPr>
          <w:lang w:eastAsia="en-US"/>
        </w:rPr>
        <w:t xml:space="preserve">[Covers: </w:t>
      </w:r>
      <w:r>
        <w:rPr>
          <w:lang w:eastAsia="en-US"/>
        </w:rPr>
        <w:t>req-8552172-00904663</w:t>
      </w:r>
      <w:r w:rsidRPr="00EC6E42">
        <w:rPr>
          <w:lang w:eastAsia="en-US"/>
        </w:rPr>
        <w:t>]</w:t>
      </w:r>
    </w:p>
    <w:p w14:paraId="5C70F243" w14:textId="77777777" w:rsidR="004E796F" w:rsidRDefault="004E796F" w:rsidP="004E796F">
      <w:pPr>
        <w:pStyle w:val="RefIDs"/>
        <w:rPr>
          <w:lang w:eastAsia="en-US"/>
        </w:rPr>
      </w:pPr>
      <w:r w:rsidRPr="00EC6E42">
        <w:rPr>
          <w:lang w:eastAsia="en-US"/>
        </w:rPr>
        <w:t xml:space="preserve">[Covers: </w:t>
      </w:r>
      <w:r>
        <w:rPr>
          <w:lang w:eastAsia="en-US"/>
        </w:rPr>
        <w:t>req-8552172-00904662</w:t>
      </w:r>
      <w:r w:rsidRPr="00EC6E42">
        <w:rPr>
          <w:lang w:eastAsia="en-US"/>
        </w:rPr>
        <w:t>]</w:t>
      </w:r>
    </w:p>
    <w:p w14:paraId="740AED6C" w14:textId="77777777" w:rsidR="004E796F" w:rsidRDefault="004E796F" w:rsidP="004E796F">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62433674" w14:textId="77777777" w:rsidR="004E796F" w:rsidRDefault="004E796F" w:rsidP="004E796F">
      <w:pPr>
        <w:pStyle w:val="RefIDs"/>
        <w:rPr>
          <w:lang w:eastAsia="en-US"/>
        </w:rPr>
      </w:pPr>
      <w:r w:rsidRPr="00EC6E42">
        <w:rPr>
          <w:lang w:eastAsia="en-US"/>
        </w:rPr>
        <w:t xml:space="preserve">[Covers: </w:t>
      </w:r>
      <w:r>
        <w:rPr>
          <w:lang w:eastAsia="en-US"/>
        </w:rPr>
        <w:t>req-8552172-00905235</w:t>
      </w:r>
      <w:r w:rsidRPr="00EC6E42">
        <w:rPr>
          <w:lang w:eastAsia="en-US"/>
        </w:rPr>
        <w:t>]</w:t>
      </w:r>
    </w:p>
    <w:p w14:paraId="478CE179" w14:textId="77777777" w:rsidR="004E796F" w:rsidRDefault="004E796F" w:rsidP="004E796F">
      <w:pPr>
        <w:pStyle w:val="RefIDs"/>
        <w:rPr>
          <w:lang w:eastAsia="en-US"/>
        </w:rPr>
      </w:pPr>
      <w:r w:rsidRPr="00EC6E42">
        <w:rPr>
          <w:lang w:eastAsia="en-US"/>
        </w:rPr>
        <w:t xml:space="preserve">[Covers: </w:t>
      </w:r>
      <w:r>
        <w:rPr>
          <w:lang w:eastAsia="en-US"/>
        </w:rPr>
        <w:t>req-8552172-00905234</w:t>
      </w:r>
      <w:r w:rsidRPr="00EC6E42">
        <w:rPr>
          <w:lang w:eastAsia="en-US"/>
        </w:rPr>
        <w:t>]</w:t>
      </w:r>
    </w:p>
    <w:p w14:paraId="02B2B6ED" w14:textId="77777777" w:rsidR="004E796F" w:rsidRPr="00E574BC" w:rsidRDefault="004E796F" w:rsidP="004E796F">
      <w:pPr>
        <w:pStyle w:val="RefIDs"/>
        <w:rPr>
          <w:lang w:eastAsia="en-US"/>
        </w:rPr>
      </w:pPr>
      <w:r w:rsidRPr="00EC6E42">
        <w:rPr>
          <w:lang w:eastAsia="en-US"/>
        </w:rPr>
        <w:t xml:space="preserve">[Covers: </w:t>
      </w:r>
      <w:r>
        <w:rPr>
          <w:lang w:eastAsia="en-US"/>
        </w:rPr>
        <w:t>req-8552172-00905238</w:t>
      </w:r>
      <w:r w:rsidRPr="00EC6E42">
        <w:rPr>
          <w:lang w:eastAsia="en-US"/>
        </w:rPr>
        <w:t>]</w:t>
      </w:r>
    </w:p>
    <w:p w14:paraId="1D205F04" w14:textId="77777777" w:rsidR="004E796F" w:rsidRDefault="004E796F" w:rsidP="004E796F">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7DE9E9C7" w14:textId="77777777" w:rsidR="004E796F" w:rsidRDefault="004E796F" w:rsidP="004E796F">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11BA7986" w14:textId="77777777" w:rsidR="004E796F" w:rsidRPr="00EC6E42" w:rsidRDefault="004E796F" w:rsidP="004E796F">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39D4B178" w14:textId="77777777" w:rsidR="004E796F" w:rsidRPr="00EC6E42" w:rsidRDefault="004E796F" w:rsidP="004E796F">
      <w:pPr>
        <w:pStyle w:val="RefIDs"/>
        <w:rPr>
          <w:lang w:eastAsia="en-US"/>
        </w:rPr>
      </w:pPr>
      <w:r w:rsidRPr="00EC6E42">
        <w:rPr>
          <w:lang w:eastAsia="en-US"/>
        </w:rPr>
        <w:t xml:space="preserve">[Covers: </w:t>
      </w:r>
      <w:r>
        <w:rPr>
          <w:lang w:eastAsia="en-US"/>
        </w:rPr>
        <w:t>req-8552172-00904664</w:t>
      </w:r>
      <w:r w:rsidRPr="00EC6E42">
        <w:rPr>
          <w:lang w:eastAsia="en-US"/>
        </w:rPr>
        <w:t>]</w:t>
      </w:r>
    </w:p>
    <w:p w14:paraId="2FA90D61" w14:textId="77777777" w:rsidR="004E796F" w:rsidRDefault="004E796F" w:rsidP="004E796F">
      <w:pPr>
        <w:pStyle w:val="RefIDs"/>
        <w:rPr>
          <w:lang w:eastAsia="en-US"/>
        </w:rPr>
      </w:pPr>
      <w:r w:rsidRPr="00EC6E42">
        <w:rPr>
          <w:lang w:eastAsia="en-US"/>
        </w:rPr>
        <w:t xml:space="preserve">[Covers: </w:t>
      </w:r>
      <w:r>
        <w:rPr>
          <w:lang w:eastAsia="en-US"/>
        </w:rPr>
        <w:t>req-8552172-00904665</w:t>
      </w:r>
      <w:r w:rsidRPr="00EC6E42">
        <w:rPr>
          <w:lang w:eastAsia="en-US"/>
        </w:rPr>
        <w:t>]</w:t>
      </w:r>
    </w:p>
    <w:p w14:paraId="03731257" w14:textId="77777777" w:rsidR="004E796F" w:rsidRDefault="004E796F" w:rsidP="004E796F">
      <w:pPr>
        <w:pStyle w:val="RefIDs"/>
        <w:rPr>
          <w:lang w:eastAsia="en-US"/>
        </w:rPr>
      </w:pPr>
      <w:r w:rsidRPr="00BA1088">
        <w:rPr>
          <w:lang w:eastAsia="en-US"/>
        </w:rPr>
        <w:t xml:space="preserve">[Covers: </w:t>
      </w:r>
      <w:r>
        <w:rPr>
          <w:lang w:eastAsia="en-US"/>
        </w:rPr>
        <w:t>req-8552172-00904666</w:t>
      </w:r>
      <w:r w:rsidRPr="00BA1088">
        <w:rPr>
          <w:lang w:eastAsia="en-US"/>
        </w:rPr>
        <w:t>]</w:t>
      </w:r>
    </w:p>
    <w:p w14:paraId="57B037CC" w14:textId="77777777" w:rsidR="003949F1" w:rsidRPr="002C15F8" w:rsidRDefault="00905F25" w:rsidP="003949F1">
      <w:pPr>
        <w:pStyle w:val="RefIDs"/>
        <w:rPr>
          <w:lang w:eastAsia="en-US"/>
        </w:rPr>
      </w:pPr>
      <w:r w:rsidRPr="00696D29">
        <w:rPr>
          <w:lang w:eastAsia="en-US"/>
        </w:rPr>
        <w:t xml:space="preserve">[Covers: </w:t>
      </w:r>
      <w:r w:rsidRPr="00AB3506">
        <w:rPr>
          <w:lang w:eastAsia="en-US"/>
        </w:rPr>
        <w:t>req-8552172-00909163</w:t>
      </w:r>
      <w:r w:rsidRPr="00696D29">
        <w:rPr>
          <w:lang w:eastAsia="en-US"/>
        </w:rPr>
        <w:t>]</w:t>
      </w:r>
    </w:p>
    <w:p w14:paraId="1E597F61"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6A785FC9"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26FFA106" w14:textId="77777777" w:rsidR="003949F1" w:rsidRDefault="003949F1" w:rsidP="003949F1">
      <w:pPr>
        <w:pStyle w:val="RefIDs"/>
        <w:rPr>
          <w:lang w:eastAsia="en-US"/>
        </w:rPr>
      </w:pPr>
      <w:r>
        <w:rPr>
          <w:lang w:eastAsia="en-US"/>
        </w:rPr>
        <w:t>[Covers: req-8552172-00528003]</w:t>
      </w:r>
    </w:p>
    <w:p w14:paraId="37D13873" w14:textId="77777777" w:rsidR="003949F1" w:rsidRDefault="003949F1" w:rsidP="003949F1">
      <w:pPr>
        <w:pStyle w:val="RefIDs"/>
        <w:rPr>
          <w:lang w:eastAsia="en-US"/>
        </w:rPr>
      </w:pPr>
      <w:r>
        <w:rPr>
          <w:lang w:eastAsia="en-US"/>
        </w:rPr>
        <w:t>[Covers: req-8552172-00528002]</w:t>
      </w:r>
    </w:p>
    <w:p w14:paraId="706F6260" w14:textId="77777777" w:rsidR="003949F1" w:rsidRDefault="003949F1" w:rsidP="003949F1">
      <w:pPr>
        <w:pStyle w:val="RefIDs"/>
        <w:rPr>
          <w:lang w:eastAsia="en-US"/>
        </w:rPr>
      </w:pPr>
      <w:r>
        <w:rPr>
          <w:lang w:eastAsia="en-US"/>
        </w:rPr>
        <w:t>[Covers: req-8552172-00528006]</w:t>
      </w:r>
    </w:p>
    <w:p w14:paraId="7C1DEB77" w14:textId="77777777" w:rsidR="003949F1" w:rsidRDefault="003949F1" w:rsidP="003949F1">
      <w:pPr>
        <w:pStyle w:val="RefIDs"/>
        <w:rPr>
          <w:lang w:eastAsia="en-US"/>
        </w:rPr>
      </w:pPr>
      <w:r>
        <w:rPr>
          <w:lang w:eastAsia="en-US"/>
        </w:rPr>
        <w:t xml:space="preserve">[Covers: </w:t>
      </w:r>
      <w:r w:rsidRPr="00C136B3">
        <w:t>req-8552172-00527993</w:t>
      </w:r>
      <w:r>
        <w:t>]</w:t>
      </w:r>
    </w:p>
    <w:p w14:paraId="22DF3855" w14:textId="77777777" w:rsidR="003949F1" w:rsidRDefault="003949F1" w:rsidP="003949F1">
      <w:pPr>
        <w:pStyle w:val="RefIDs"/>
        <w:rPr>
          <w:lang w:eastAsia="en-US"/>
        </w:rPr>
      </w:pPr>
      <w:r>
        <w:rPr>
          <w:lang w:eastAsia="en-US"/>
        </w:rPr>
        <w:t>[Covers: req-8552172-00527980]</w:t>
      </w:r>
    </w:p>
    <w:p w14:paraId="667E70C7" w14:textId="3DD5F36F" w:rsidR="00104DEE" w:rsidRPr="00FD24B1" w:rsidRDefault="00104DEE" w:rsidP="00104DEE">
      <w:pPr>
        <w:pStyle w:val="Heading3"/>
      </w:pPr>
      <w:bookmarkStart w:id="215" w:name="_Toc203383974"/>
      <w:r w:rsidRPr="004E796F">
        <w:t>R_ProtoConv_</w:t>
      </w:r>
      <w:r>
        <w:t>De</w:t>
      </w:r>
      <w:r w:rsidRPr="004E796F">
        <w:t>queueEth</w:t>
      </w:r>
      <w:bookmarkEnd w:id="215"/>
    </w:p>
    <w:p w14:paraId="1BB9626E" w14:textId="77777777" w:rsidR="00104DEE" w:rsidRDefault="00104DEE" w:rsidP="00104DEE">
      <w:pPr>
        <w:pStyle w:val="TraceID"/>
      </w:pPr>
      <w:r>
        <w:t>[iso26-18_p6_7.4.5] a;</w:t>
      </w:r>
      <w:r w:rsidRPr="0058651F">
        <w:t xml:space="preserve"> [iso26-18_p6_7.4.6]</w:t>
      </w:r>
    </w:p>
    <w:p w14:paraId="3201CB29" w14:textId="7A4F5443" w:rsidR="00104DEE" w:rsidRPr="00251C23" w:rsidRDefault="00104DEE" w:rsidP="00104DEE">
      <w:pPr>
        <w:pStyle w:val="ReqID"/>
        <w:rPr>
          <w:lang w:val="en-US"/>
        </w:rPr>
      </w:pPr>
      <w:r w:rsidRPr="00696D29">
        <w:lastRenderedPageBreak/>
        <w:t>[</w:t>
      </w:r>
      <w:r>
        <w:t>Gen5GW</w:t>
      </w:r>
      <w:r w:rsidRPr="00696D29">
        <w:t>_</w:t>
      </w:r>
      <w:r>
        <w:t>ProtoConv</w:t>
      </w:r>
      <w:r w:rsidRPr="00696D29">
        <w:t>_AD_C_</w:t>
      </w:r>
      <w:r>
        <w:t>10</w:t>
      </w:r>
      <w:r w:rsidRPr="00696D29">
        <w:t>_0</w:t>
      </w:r>
      <w:r w:rsidR="009C16CD">
        <w:t>15</w:t>
      </w:r>
      <w:r w:rsidRPr="00696D29">
        <w:t>]</w:t>
      </w:r>
    </w:p>
    <w:p w14:paraId="09DBBC63" w14:textId="420799F3" w:rsidR="00104DEE" w:rsidRDefault="00104DEE" w:rsidP="00104DEE">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34</w:t>
      </w:r>
      <w:r w:rsidR="009D560C">
        <w:rPr>
          <w:noProof/>
        </w:rPr>
        <w:fldChar w:fldCharType="end"/>
      </w:r>
      <w:r>
        <w:rPr>
          <w:noProof/>
        </w:rPr>
        <w:t>:</w:t>
      </w:r>
      <w:r>
        <w:t xml:space="preserve"> </w:t>
      </w:r>
      <w:r w:rsidRPr="004E796F">
        <w:t>R_ProtoConv_</w:t>
      </w:r>
      <w:r>
        <w:t>De</w:t>
      </w:r>
      <w:r w:rsidRPr="004E796F">
        <w:t>queueEth</w:t>
      </w:r>
    </w:p>
    <w:tbl>
      <w:tblPr>
        <w:tblStyle w:val="TableGrid"/>
        <w:tblW w:w="10255" w:type="dxa"/>
        <w:tblLayout w:type="fixed"/>
        <w:tblLook w:val="04A0" w:firstRow="1" w:lastRow="0" w:firstColumn="1" w:lastColumn="0" w:noHBand="0" w:noVBand="1"/>
      </w:tblPr>
      <w:tblGrid>
        <w:gridCol w:w="1795"/>
        <w:gridCol w:w="2404"/>
        <w:gridCol w:w="834"/>
        <w:gridCol w:w="812"/>
        <w:gridCol w:w="4410"/>
      </w:tblGrid>
      <w:tr w:rsidR="00104DEE" w:rsidRPr="0007522C" w14:paraId="2A492CA0"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D6E94C" w14:textId="77777777" w:rsidR="00104DEE" w:rsidRPr="0007522C" w:rsidRDefault="00104DEE" w:rsidP="00E92B50">
            <w:pPr>
              <w:jc w:val="left"/>
              <w:rPr>
                <w:rFonts w:eastAsia="Meiryo UI" w:cs="Arial"/>
                <w:b/>
                <w:bCs/>
                <w:szCs w:val="21"/>
              </w:rPr>
            </w:pPr>
            <w:r w:rsidRPr="0007522C">
              <w:rPr>
                <w:b/>
                <w:bCs/>
              </w:rPr>
              <w:t>Function Name</w:t>
            </w:r>
          </w:p>
        </w:tc>
        <w:tc>
          <w:tcPr>
            <w:tcW w:w="8460" w:type="dxa"/>
            <w:gridSpan w:val="4"/>
            <w:tcBorders>
              <w:top w:val="single" w:sz="4" w:space="0" w:color="auto"/>
              <w:left w:val="single" w:sz="4" w:space="0" w:color="auto"/>
              <w:bottom w:val="single" w:sz="4" w:space="0" w:color="auto"/>
              <w:right w:val="single" w:sz="4" w:space="0" w:color="auto"/>
            </w:tcBorders>
            <w:hideMark/>
          </w:tcPr>
          <w:p w14:paraId="48C0DF73" w14:textId="768405A3" w:rsidR="00104DEE" w:rsidRPr="0007522C" w:rsidRDefault="00104DEE" w:rsidP="00E92B50">
            <w:pPr>
              <w:jc w:val="left"/>
              <w:rPr>
                <w:rFonts w:eastAsia="Meiryo UI" w:cs="Arial"/>
                <w:szCs w:val="21"/>
              </w:rPr>
            </w:pPr>
            <w:r w:rsidRPr="004E796F">
              <w:rPr>
                <w:rFonts w:eastAsia="Meiryo UI" w:cs="Arial"/>
                <w:szCs w:val="21"/>
              </w:rPr>
              <w:t>R_ProtoConv_</w:t>
            </w:r>
            <w:r>
              <w:rPr>
                <w:rFonts w:eastAsia="Meiryo UI" w:cs="Arial"/>
                <w:szCs w:val="21"/>
              </w:rPr>
              <w:t>De</w:t>
            </w:r>
            <w:r w:rsidRPr="004E796F">
              <w:rPr>
                <w:rFonts w:eastAsia="Meiryo UI" w:cs="Arial"/>
                <w:szCs w:val="21"/>
              </w:rPr>
              <w:t>queueEth</w:t>
            </w:r>
          </w:p>
        </w:tc>
      </w:tr>
      <w:tr w:rsidR="00104DEE" w:rsidRPr="0007522C" w14:paraId="0D2A6F2C"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41B48A" w14:textId="77777777" w:rsidR="00104DEE" w:rsidRPr="0007522C" w:rsidRDefault="00104DEE" w:rsidP="00E92B50">
            <w:pPr>
              <w:jc w:val="left"/>
              <w:rPr>
                <w:rFonts w:eastAsia="Meiryo UI" w:cs="Arial"/>
                <w:b/>
                <w:bCs/>
                <w:szCs w:val="21"/>
              </w:rPr>
            </w:pPr>
            <w:r w:rsidRPr="0007522C">
              <w:rPr>
                <w:b/>
                <w:bCs/>
              </w:rPr>
              <w:t>ASIL Level</w:t>
            </w:r>
          </w:p>
        </w:tc>
        <w:tc>
          <w:tcPr>
            <w:tcW w:w="2404" w:type="dxa"/>
            <w:tcBorders>
              <w:top w:val="single" w:sz="4" w:space="0" w:color="auto"/>
              <w:left w:val="single" w:sz="4" w:space="0" w:color="auto"/>
              <w:bottom w:val="single" w:sz="4" w:space="0" w:color="auto"/>
              <w:right w:val="single" w:sz="4" w:space="0" w:color="auto"/>
            </w:tcBorders>
            <w:hideMark/>
          </w:tcPr>
          <w:p w14:paraId="77B7F7BC" w14:textId="77777777" w:rsidR="00104DEE" w:rsidRPr="0007522C" w:rsidRDefault="00104DEE" w:rsidP="00E92B50">
            <w:pPr>
              <w:jc w:val="left"/>
              <w:rPr>
                <w:rFonts w:eastAsia="Meiryo UI" w:cs="Arial"/>
                <w:szCs w:val="21"/>
              </w:rPr>
            </w:pPr>
            <w:r w:rsidRPr="0007522C">
              <w:rPr>
                <w:rFonts w:hint="eastAsia"/>
              </w:rPr>
              <w:t>A</w:t>
            </w:r>
            <w:r w:rsidRPr="0007522C">
              <w:t>SIL D</w:t>
            </w:r>
          </w:p>
        </w:tc>
        <w:tc>
          <w:tcPr>
            <w:tcW w:w="8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A7CCD3" w14:textId="77777777" w:rsidR="00104DEE" w:rsidRPr="0007522C" w:rsidRDefault="00104DEE" w:rsidP="00E92B50">
            <w:pPr>
              <w:jc w:val="left"/>
              <w:rPr>
                <w:rFonts w:eastAsia="Meiryo UI" w:cs="Arial"/>
                <w:b/>
                <w:bCs/>
                <w:szCs w:val="21"/>
              </w:rPr>
            </w:pPr>
            <w:r w:rsidRPr="0007522C">
              <w:rPr>
                <w:b/>
                <w:bCs/>
              </w:rPr>
              <w:t>Status</w:t>
            </w:r>
          </w:p>
        </w:tc>
        <w:tc>
          <w:tcPr>
            <w:tcW w:w="5222" w:type="dxa"/>
            <w:gridSpan w:val="2"/>
            <w:tcBorders>
              <w:top w:val="single" w:sz="4" w:space="0" w:color="auto"/>
              <w:left w:val="single" w:sz="4" w:space="0" w:color="auto"/>
              <w:bottom w:val="single" w:sz="4" w:space="0" w:color="auto"/>
              <w:right w:val="single" w:sz="4" w:space="0" w:color="auto"/>
            </w:tcBorders>
            <w:hideMark/>
          </w:tcPr>
          <w:p w14:paraId="2B69994A" w14:textId="77777777" w:rsidR="00104DEE" w:rsidRPr="0007522C" w:rsidRDefault="00104DEE" w:rsidP="00E92B50">
            <w:pPr>
              <w:jc w:val="left"/>
              <w:rPr>
                <w:rFonts w:eastAsia="Meiryo UI" w:cs="Arial"/>
                <w:szCs w:val="21"/>
              </w:rPr>
            </w:pPr>
            <w:r w:rsidRPr="0007522C">
              <w:t>New</w:t>
            </w:r>
          </w:p>
        </w:tc>
      </w:tr>
      <w:tr w:rsidR="00104DEE" w:rsidRPr="0007522C" w14:paraId="533B132E"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F7A2CF" w14:textId="77777777" w:rsidR="00104DEE" w:rsidRPr="0007522C" w:rsidRDefault="00104DEE" w:rsidP="00E92B50">
            <w:pPr>
              <w:jc w:val="left"/>
              <w:rPr>
                <w:rFonts w:eastAsia="Meiryo UI" w:cs="Arial"/>
                <w:b/>
                <w:bCs/>
                <w:szCs w:val="21"/>
              </w:rPr>
            </w:pPr>
            <w:r w:rsidRPr="0007522C">
              <w:rPr>
                <w:b/>
                <w:bCs/>
              </w:rPr>
              <w:t>Syntax</w:t>
            </w:r>
          </w:p>
        </w:tc>
        <w:tc>
          <w:tcPr>
            <w:tcW w:w="8460" w:type="dxa"/>
            <w:gridSpan w:val="4"/>
            <w:tcBorders>
              <w:top w:val="single" w:sz="4" w:space="0" w:color="auto"/>
              <w:left w:val="single" w:sz="4" w:space="0" w:color="auto"/>
              <w:bottom w:val="single" w:sz="4" w:space="0" w:color="auto"/>
              <w:right w:val="single" w:sz="4" w:space="0" w:color="auto"/>
            </w:tcBorders>
            <w:hideMark/>
          </w:tcPr>
          <w:p w14:paraId="4A2D9F0A" w14:textId="7661ABB9" w:rsidR="00104DEE" w:rsidRPr="00E428F6" w:rsidRDefault="00104DEE" w:rsidP="00E92B50">
            <w:pPr>
              <w:jc w:val="left"/>
            </w:pPr>
            <w:r w:rsidRPr="00104DEE">
              <w:t>Std_ReturnType R_ProtoConv_DequeueEth(uint16 *pFrameType, uint8 **aaSrcMacAddr, uint8 **pEthFrame, uint32 *pFrameLen)</w:t>
            </w:r>
          </w:p>
        </w:tc>
      </w:tr>
      <w:tr w:rsidR="00104DEE" w:rsidRPr="0007522C" w14:paraId="2F5778D2"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5BAFAB" w14:textId="77777777" w:rsidR="00104DEE" w:rsidRPr="0007522C" w:rsidRDefault="00104DEE" w:rsidP="00E92B50">
            <w:pPr>
              <w:jc w:val="left"/>
              <w:rPr>
                <w:rFonts w:eastAsia="Meiryo UI" w:cs="Arial"/>
                <w:b/>
                <w:bCs/>
                <w:szCs w:val="21"/>
              </w:rPr>
            </w:pPr>
            <w:r w:rsidRPr="0007522C">
              <w:rPr>
                <w:b/>
                <w:bCs/>
              </w:rPr>
              <w:t>Sync/Async</w:t>
            </w:r>
          </w:p>
        </w:tc>
        <w:tc>
          <w:tcPr>
            <w:tcW w:w="8460" w:type="dxa"/>
            <w:gridSpan w:val="4"/>
            <w:tcBorders>
              <w:top w:val="single" w:sz="4" w:space="0" w:color="auto"/>
              <w:left w:val="single" w:sz="4" w:space="0" w:color="auto"/>
              <w:bottom w:val="single" w:sz="4" w:space="0" w:color="auto"/>
              <w:right w:val="single" w:sz="4" w:space="0" w:color="auto"/>
            </w:tcBorders>
            <w:hideMark/>
          </w:tcPr>
          <w:p w14:paraId="046EF271" w14:textId="77777777" w:rsidR="00104DEE" w:rsidRPr="0007522C" w:rsidRDefault="00104DEE" w:rsidP="00E92B50">
            <w:pPr>
              <w:jc w:val="left"/>
              <w:rPr>
                <w:rFonts w:eastAsia="Meiryo UI" w:cs="Arial"/>
                <w:szCs w:val="21"/>
              </w:rPr>
            </w:pPr>
            <w:r w:rsidRPr="0007522C">
              <w:t>Synchronous</w:t>
            </w:r>
          </w:p>
        </w:tc>
      </w:tr>
      <w:tr w:rsidR="00104DEE" w:rsidRPr="0007522C" w14:paraId="6C8B0CE8"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C2EABA" w14:textId="77777777" w:rsidR="00104DEE" w:rsidRPr="0007522C" w:rsidRDefault="00104DEE" w:rsidP="00E92B50">
            <w:pPr>
              <w:jc w:val="left"/>
              <w:rPr>
                <w:rFonts w:eastAsia="Meiryo UI" w:cs="Arial"/>
                <w:b/>
                <w:bCs/>
                <w:szCs w:val="21"/>
              </w:rPr>
            </w:pPr>
            <w:r w:rsidRPr="0007522C">
              <w:rPr>
                <w:b/>
                <w:bCs/>
              </w:rPr>
              <w:t>Reentrancy</w:t>
            </w:r>
          </w:p>
        </w:tc>
        <w:tc>
          <w:tcPr>
            <w:tcW w:w="8460" w:type="dxa"/>
            <w:gridSpan w:val="4"/>
            <w:tcBorders>
              <w:top w:val="single" w:sz="4" w:space="0" w:color="auto"/>
              <w:left w:val="single" w:sz="4" w:space="0" w:color="auto"/>
              <w:bottom w:val="single" w:sz="4" w:space="0" w:color="auto"/>
              <w:right w:val="single" w:sz="4" w:space="0" w:color="auto"/>
            </w:tcBorders>
            <w:hideMark/>
          </w:tcPr>
          <w:p w14:paraId="55B3C4A0" w14:textId="77777777" w:rsidR="00104DEE" w:rsidRPr="0007522C" w:rsidRDefault="00104DEE" w:rsidP="00E92B50">
            <w:pPr>
              <w:jc w:val="left"/>
              <w:rPr>
                <w:rFonts w:eastAsia="Meiryo UI" w:cs="Arial"/>
                <w:szCs w:val="21"/>
              </w:rPr>
            </w:pPr>
            <w:r w:rsidRPr="0007522C">
              <w:t>Non-Reentrant</w:t>
            </w:r>
          </w:p>
        </w:tc>
      </w:tr>
      <w:tr w:rsidR="00104DEE" w:rsidRPr="0007522C" w14:paraId="115F08CF"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7B17DE" w14:textId="77777777" w:rsidR="00104DEE" w:rsidRPr="0007522C" w:rsidRDefault="00104DEE" w:rsidP="00E92B50">
            <w:pPr>
              <w:jc w:val="left"/>
              <w:rPr>
                <w:rFonts w:eastAsia="Meiryo UI" w:cs="Arial"/>
                <w:b/>
                <w:bCs/>
                <w:szCs w:val="21"/>
              </w:rPr>
            </w:pPr>
            <w:r w:rsidRPr="0007522C">
              <w:rPr>
                <w:b/>
                <w:bCs/>
              </w:rPr>
              <w:t>Interrupt State</w:t>
            </w:r>
          </w:p>
        </w:tc>
        <w:tc>
          <w:tcPr>
            <w:tcW w:w="8460" w:type="dxa"/>
            <w:gridSpan w:val="4"/>
            <w:tcBorders>
              <w:top w:val="single" w:sz="4" w:space="0" w:color="auto"/>
              <w:left w:val="single" w:sz="4" w:space="0" w:color="auto"/>
              <w:bottom w:val="single" w:sz="4" w:space="0" w:color="auto"/>
              <w:right w:val="single" w:sz="4" w:space="0" w:color="auto"/>
            </w:tcBorders>
            <w:hideMark/>
          </w:tcPr>
          <w:p w14:paraId="664F7597" w14:textId="77777777" w:rsidR="00104DEE" w:rsidRPr="0007522C" w:rsidRDefault="00104DEE" w:rsidP="00E92B50">
            <w:pPr>
              <w:jc w:val="left"/>
              <w:rPr>
                <w:rFonts w:eastAsia="Meiryo UI" w:cs="Arial"/>
                <w:szCs w:val="21"/>
              </w:rPr>
            </w:pPr>
            <w:r w:rsidRPr="0007522C">
              <w:t>Runs in the interrupt enable state</w:t>
            </w:r>
          </w:p>
        </w:tc>
      </w:tr>
      <w:tr w:rsidR="00104DEE" w:rsidRPr="0007522C" w14:paraId="3A241860"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C36F67" w14:textId="6BBD718B" w:rsidR="00104DEE" w:rsidRPr="0007522C" w:rsidRDefault="00104DEE" w:rsidP="00104DEE">
            <w:pPr>
              <w:jc w:val="left"/>
              <w:rPr>
                <w:rFonts w:eastAsia="Meiryo UI" w:cs="Arial"/>
                <w:b/>
                <w:bCs/>
                <w:szCs w:val="21"/>
              </w:rPr>
            </w:pPr>
            <w:r w:rsidRPr="0007522C">
              <w:rPr>
                <w:b/>
                <w:bCs/>
              </w:rPr>
              <w:t>Parameters (In)</w:t>
            </w:r>
          </w:p>
        </w:tc>
        <w:tc>
          <w:tcPr>
            <w:tcW w:w="3238" w:type="dxa"/>
            <w:gridSpan w:val="2"/>
            <w:tcBorders>
              <w:top w:val="single" w:sz="4" w:space="0" w:color="auto"/>
              <w:left w:val="single" w:sz="4" w:space="0" w:color="auto"/>
              <w:bottom w:val="single" w:sz="4" w:space="0" w:color="auto"/>
              <w:right w:val="single" w:sz="4" w:space="0" w:color="auto"/>
            </w:tcBorders>
          </w:tcPr>
          <w:p w14:paraId="3A95AFAA" w14:textId="22637DB0" w:rsidR="00104DEE" w:rsidRPr="00104DEE" w:rsidRDefault="00104DEE" w:rsidP="00104DEE">
            <w:pPr>
              <w:jc w:val="left"/>
            </w:pPr>
            <w:r w:rsidRPr="0007522C">
              <w:rPr>
                <w:rFonts w:eastAsia="Meiryo UI" w:cs="Arial"/>
                <w:szCs w:val="21"/>
              </w:rPr>
              <w:t>N/A</w:t>
            </w:r>
          </w:p>
        </w:tc>
        <w:tc>
          <w:tcPr>
            <w:tcW w:w="5222" w:type="dxa"/>
            <w:gridSpan w:val="2"/>
            <w:tcBorders>
              <w:top w:val="single" w:sz="4" w:space="0" w:color="auto"/>
              <w:left w:val="single" w:sz="4" w:space="0" w:color="auto"/>
              <w:bottom w:val="single" w:sz="4" w:space="0" w:color="auto"/>
              <w:right w:val="single" w:sz="4" w:space="0" w:color="auto"/>
            </w:tcBorders>
          </w:tcPr>
          <w:p w14:paraId="1B80E028" w14:textId="5DD994EA" w:rsidR="00104DEE" w:rsidRPr="0007522C" w:rsidRDefault="00104DEE" w:rsidP="00104DEE">
            <w:r w:rsidRPr="0007522C">
              <w:rPr>
                <w:rFonts w:eastAsia="Meiryo UI" w:cs="Arial"/>
                <w:szCs w:val="21"/>
              </w:rPr>
              <w:t>-</w:t>
            </w:r>
          </w:p>
        </w:tc>
      </w:tr>
      <w:tr w:rsidR="00104DEE" w:rsidRPr="0007522C" w14:paraId="519B16DC"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7DA095" w14:textId="7F32B5E3" w:rsidR="00104DEE" w:rsidRPr="0007522C" w:rsidRDefault="00104DEE" w:rsidP="00104DEE">
            <w:pPr>
              <w:jc w:val="left"/>
              <w:rPr>
                <w:rFonts w:eastAsia="Meiryo UI" w:cs="Arial"/>
                <w:b/>
                <w:bCs/>
                <w:szCs w:val="21"/>
              </w:rPr>
            </w:pPr>
            <w:r w:rsidRPr="0007522C">
              <w:rPr>
                <w:b/>
                <w:bCs/>
              </w:rPr>
              <w:t>Parameters (In-Out)</w:t>
            </w:r>
          </w:p>
        </w:tc>
        <w:tc>
          <w:tcPr>
            <w:tcW w:w="3238" w:type="dxa"/>
            <w:gridSpan w:val="2"/>
            <w:tcBorders>
              <w:top w:val="single" w:sz="4" w:space="0" w:color="auto"/>
              <w:left w:val="single" w:sz="4" w:space="0" w:color="auto"/>
              <w:bottom w:val="single" w:sz="4" w:space="0" w:color="auto"/>
              <w:right w:val="single" w:sz="4" w:space="0" w:color="auto"/>
            </w:tcBorders>
          </w:tcPr>
          <w:p w14:paraId="538633BE" w14:textId="5778C059" w:rsidR="00104DEE" w:rsidRPr="00104DEE" w:rsidRDefault="00104DEE" w:rsidP="00104DEE">
            <w:pPr>
              <w:jc w:val="left"/>
            </w:pPr>
            <w:r w:rsidRPr="0007522C">
              <w:rPr>
                <w:rFonts w:eastAsia="Meiryo UI" w:cs="Arial"/>
                <w:szCs w:val="21"/>
              </w:rPr>
              <w:t>N/A</w:t>
            </w:r>
          </w:p>
        </w:tc>
        <w:tc>
          <w:tcPr>
            <w:tcW w:w="5222" w:type="dxa"/>
            <w:gridSpan w:val="2"/>
            <w:tcBorders>
              <w:top w:val="single" w:sz="4" w:space="0" w:color="auto"/>
              <w:left w:val="single" w:sz="4" w:space="0" w:color="auto"/>
              <w:bottom w:val="single" w:sz="4" w:space="0" w:color="auto"/>
              <w:right w:val="single" w:sz="4" w:space="0" w:color="auto"/>
            </w:tcBorders>
          </w:tcPr>
          <w:p w14:paraId="5E7BE207" w14:textId="4E77EBF9" w:rsidR="00104DEE" w:rsidRPr="0007522C" w:rsidRDefault="00104DEE" w:rsidP="00104DEE">
            <w:r w:rsidRPr="0007522C">
              <w:rPr>
                <w:rFonts w:eastAsia="Meiryo UI" w:cs="Arial"/>
                <w:szCs w:val="21"/>
              </w:rPr>
              <w:t>-</w:t>
            </w:r>
          </w:p>
        </w:tc>
      </w:tr>
      <w:tr w:rsidR="00104DEE" w:rsidRPr="0007522C" w14:paraId="0D57A299" w14:textId="77777777" w:rsidTr="00E92B50">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E1B6B5" w14:textId="0C65F521" w:rsidR="00104DEE" w:rsidRPr="0007522C" w:rsidRDefault="00104DEE" w:rsidP="00E92B50">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3F2AF880" w14:textId="5654474D" w:rsidR="00104DEE" w:rsidRPr="0007522C" w:rsidRDefault="00104DEE" w:rsidP="00E92B50">
            <w:pPr>
              <w:jc w:val="left"/>
              <w:rPr>
                <w:rFonts w:eastAsia="Meiryo UI" w:cs="Arial"/>
                <w:szCs w:val="21"/>
              </w:rPr>
            </w:pPr>
            <w:r w:rsidRPr="00104DEE">
              <w:t>uint16 *pFrameType</w:t>
            </w:r>
          </w:p>
        </w:tc>
        <w:tc>
          <w:tcPr>
            <w:tcW w:w="5222" w:type="dxa"/>
            <w:gridSpan w:val="2"/>
            <w:tcBorders>
              <w:top w:val="single" w:sz="4" w:space="0" w:color="auto"/>
              <w:left w:val="single" w:sz="4" w:space="0" w:color="auto"/>
              <w:bottom w:val="single" w:sz="4" w:space="0" w:color="auto"/>
              <w:right w:val="single" w:sz="4" w:space="0" w:color="auto"/>
            </w:tcBorders>
            <w:hideMark/>
          </w:tcPr>
          <w:p w14:paraId="6E8C098F" w14:textId="77777777" w:rsidR="00104DEE" w:rsidRPr="0007522C" w:rsidRDefault="00104DEE" w:rsidP="00E92B50">
            <w:r w:rsidRPr="0007522C">
              <w:t>Frame type for Ethernet frames</w:t>
            </w:r>
          </w:p>
        </w:tc>
      </w:tr>
      <w:tr w:rsidR="00104DEE" w:rsidRPr="0007522C" w14:paraId="71A3D64A" w14:textId="77777777" w:rsidTr="00E92B50">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76056D91" w14:textId="77777777" w:rsidR="00104DEE" w:rsidRPr="0007522C" w:rsidRDefault="00104DEE"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49495766" w14:textId="77777777" w:rsidR="00104DEE" w:rsidRPr="0007522C" w:rsidRDefault="00104DEE"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AACA7C" w14:textId="77777777" w:rsidR="00104DEE" w:rsidRPr="0007522C" w:rsidRDefault="00104DEE"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3C26B623" w14:textId="77777777" w:rsidR="00104DEE" w:rsidRPr="0007522C" w:rsidRDefault="00104DEE" w:rsidP="00E92B50">
            <w:r>
              <w:t>PROTOCONV</w:t>
            </w:r>
            <w:r w:rsidRPr="0007522C">
              <w:t>_FRAMETYPE_AVTP (0x22F0U)</w:t>
            </w:r>
          </w:p>
          <w:p w14:paraId="3426344F" w14:textId="77777777" w:rsidR="00104DEE" w:rsidRPr="0007522C" w:rsidRDefault="00104DEE" w:rsidP="00E92B50">
            <w:r>
              <w:t>PROTOCONV</w:t>
            </w:r>
            <w:r w:rsidRPr="0007522C">
              <w:t>_FRAMETYPE_IPV4 (0x0800U)</w:t>
            </w:r>
          </w:p>
          <w:p w14:paraId="38B17B23" w14:textId="77777777" w:rsidR="00104DEE" w:rsidRPr="0007522C" w:rsidRDefault="00104DEE" w:rsidP="00E92B50">
            <w:r>
              <w:t>PROTOCONV</w:t>
            </w:r>
            <w:r w:rsidRPr="0007522C">
              <w:t>_FRAMETYPE_IPV6 (0x86DDU)</w:t>
            </w:r>
          </w:p>
          <w:p w14:paraId="0BCDCFA6" w14:textId="77777777" w:rsidR="00104DEE" w:rsidRPr="0007522C" w:rsidRDefault="00104DEE" w:rsidP="00E92B50">
            <w:r>
              <w:t>PROTOCONV</w:t>
            </w:r>
            <w:r w:rsidRPr="0007522C">
              <w:t>_FRAMETYPE_8021Q</w:t>
            </w:r>
            <w:r>
              <w:t xml:space="preserve"> </w:t>
            </w:r>
            <w:r w:rsidRPr="0007522C">
              <w:t>(0x8100U)</w:t>
            </w:r>
          </w:p>
        </w:tc>
      </w:tr>
      <w:tr w:rsidR="00104DEE" w:rsidRPr="0007522C" w14:paraId="13589F41" w14:textId="77777777" w:rsidTr="00E92B50">
        <w:trPr>
          <w:cantSplit/>
        </w:trPr>
        <w:tc>
          <w:tcPr>
            <w:tcW w:w="1795" w:type="dxa"/>
            <w:vMerge w:val="restart"/>
            <w:tcBorders>
              <w:top w:val="single" w:sz="4" w:space="0" w:color="auto"/>
              <w:left w:val="single" w:sz="4" w:space="0" w:color="auto"/>
              <w:right w:val="single" w:sz="4" w:space="0" w:color="auto"/>
            </w:tcBorders>
            <w:shd w:val="clear" w:color="auto" w:fill="D9D9D9" w:themeFill="background1" w:themeFillShade="D9"/>
          </w:tcPr>
          <w:p w14:paraId="3560BD8F" w14:textId="2AACB8EB" w:rsidR="00104DEE" w:rsidRPr="0007522C" w:rsidRDefault="00104DEE" w:rsidP="00E92B50">
            <w:pPr>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3238" w:type="dxa"/>
            <w:gridSpan w:val="2"/>
            <w:vMerge w:val="restart"/>
            <w:tcBorders>
              <w:top w:val="single" w:sz="4" w:space="0" w:color="auto"/>
              <w:left w:val="single" w:sz="4" w:space="0" w:color="auto"/>
              <w:right w:val="single" w:sz="4" w:space="0" w:color="auto"/>
            </w:tcBorders>
          </w:tcPr>
          <w:p w14:paraId="5B54E759" w14:textId="39A9EDF6" w:rsidR="00104DEE" w:rsidRPr="0007522C" w:rsidRDefault="00104DEE" w:rsidP="00E92B50">
            <w:pPr>
              <w:rPr>
                <w:rFonts w:eastAsia="Meiryo UI" w:cs="Arial"/>
                <w:szCs w:val="21"/>
              </w:rPr>
            </w:pPr>
            <w:r w:rsidRPr="00104DEE">
              <w:t>uint8 **aaSrcMacAddr</w:t>
            </w:r>
          </w:p>
        </w:tc>
        <w:tc>
          <w:tcPr>
            <w:tcW w:w="5222" w:type="dxa"/>
            <w:gridSpan w:val="2"/>
            <w:tcBorders>
              <w:top w:val="single" w:sz="4" w:space="0" w:color="auto"/>
              <w:left w:val="single" w:sz="4" w:space="0" w:color="auto"/>
              <w:bottom w:val="single" w:sz="4" w:space="0" w:color="auto"/>
              <w:right w:val="single" w:sz="4" w:space="0" w:color="auto"/>
            </w:tcBorders>
          </w:tcPr>
          <w:p w14:paraId="633C1759" w14:textId="77777777" w:rsidR="00104DEE" w:rsidRPr="0007522C" w:rsidRDefault="00104DEE" w:rsidP="00E92B50">
            <w:r w:rsidRPr="0007522C">
              <w:t>Address where the MAC Address to be filtered is stored</w:t>
            </w:r>
          </w:p>
        </w:tc>
      </w:tr>
      <w:tr w:rsidR="00104DEE" w:rsidRPr="0007522C" w14:paraId="5B7F27AA" w14:textId="77777777" w:rsidTr="00E92B50">
        <w:trPr>
          <w:cantSplit/>
        </w:trPr>
        <w:tc>
          <w:tcPr>
            <w:tcW w:w="1795"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49E245FF" w14:textId="77777777" w:rsidR="00104DEE" w:rsidRPr="0007522C" w:rsidRDefault="00104DEE" w:rsidP="00E92B50">
            <w:pPr>
              <w:rPr>
                <w:rFonts w:eastAsia="Meiryo UI" w:cs="Arial"/>
                <w:b/>
                <w:bCs/>
                <w:szCs w:val="21"/>
              </w:rPr>
            </w:pPr>
          </w:p>
        </w:tc>
        <w:tc>
          <w:tcPr>
            <w:tcW w:w="3238" w:type="dxa"/>
            <w:gridSpan w:val="2"/>
            <w:vMerge/>
            <w:tcBorders>
              <w:left w:val="single" w:sz="4" w:space="0" w:color="auto"/>
              <w:bottom w:val="single" w:sz="4" w:space="0" w:color="auto"/>
              <w:right w:val="single" w:sz="4" w:space="0" w:color="auto"/>
            </w:tcBorders>
            <w:vAlign w:val="center"/>
          </w:tcPr>
          <w:p w14:paraId="08A4291F" w14:textId="77777777" w:rsidR="00104DEE" w:rsidRPr="0007522C" w:rsidRDefault="00104DEE"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CA49CE" w14:textId="77777777" w:rsidR="00104DEE" w:rsidRPr="0007522C" w:rsidRDefault="00104DEE"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tcPr>
          <w:p w14:paraId="177E1883" w14:textId="77777777" w:rsidR="00104DEE" w:rsidRPr="0007522C" w:rsidRDefault="00104DEE" w:rsidP="00E92B50">
            <w:r w:rsidRPr="0007522C">
              <w:t xml:space="preserve">Not </w:t>
            </w:r>
            <w:r>
              <w:t>NULL_PTR</w:t>
            </w:r>
          </w:p>
        </w:tc>
      </w:tr>
      <w:tr w:rsidR="00104DEE" w:rsidRPr="0007522C" w14:paraId="64FA78A5" w14:textId="77777777" w:rsidTr="00E92B50">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2188F0" w14:textId="29279710" w:rsidR="00104DEE" w:rsidRPr="0007522C" w:rsidRDefault="00104DEE" w:rsidP="00E92B50">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798F3367" w14:textId="3A5CADE0" w:rsidR="00104DEE" w:rsidRPr="0007522C" w:rsidRDefault="00104DEE" w:rsidP="00E92B50">
            <w:pPr>
              <w:jc w:val="left"/>
              <w:rPr>
                <w:rFonts w:eastAsia="Meiryo UI" w:cs="Arial"/>
                <w:szCs w:val="21"/>
              </w:rPr>
            </w:pPr>
            <w:r w:rsidRPr="00104DEE">
              <w:t>uint8 **pEthFrame</w:t>
            </w:r>
          </w:p>
        </w:tc>
        <w:tc>
          <w:tcPr>
            <w:tcW w:w="5222" w:type="dxa"/>
            <w:gridSpan w:val="2"/>
            <w:tcBorders>
              <w:top w:val="single" w:sz="4" w:space="0" w:color="auto"/>
              <w:left w:val="single" w:sz="4" w:space="0" w:color="auto"/>
              <w:bottom w:val="single" w:sz="4" w:space="0" w:color="auto"/>
              <w:right w:val="single" w:sz="4" w:space="0" w:color="auto"/>
            </w:tcBorders>
            <w:hideMark/>
          </w:tcPr>
          <w:p w14:paraId="05B3FCEB" w14:textId="77777777" w:rsidR="00104DEE" w:rsidRPr="0007522C" w:rsidRDefault="00104DEE" w:rsidP="00E92B50">
            <w:r w:rsidRPr="0007522C">
              <w:t>Address of buffer where Ethernet frames are stored</w:t>
            </w:r>
          </w:p>
        </w:tc>
      </w:tr>
      <w:tr w:rsidR="00104DEE" w:rsidRPr="0007522C" w14:paraId="60DE078B" w14:textId="77777777" w:rsidTr="00E92B50">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77F33166" w14:textId="77777777" w:rsidR="00104DEE" w:rsidRPr="0007522C" w:rsidRDefault="00104DEE"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47BAFFA1" w14:textId="77777777" w:rsidR="00104DEE" w:rsidRPr="0007522C" w:rsidRDefault="00104DEE"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ED9AC7" w14:textId="77777777" w:rsidR="00104DEE" w:rsidRPr="0007522C" w:rsidRDefault="00104DEE"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1557B596" w14:textId="77777777" w:rsidR="00104DEE" w:rsidRPr="0007522C" w:rsidRDefault="00104DEE" w:rsidP="00E92B50">
            <w:r w:rsidRPr="0007522C">
              <w:rPr>
                <w:rFonts w:hint="eastAsia"/>
              </w:rPr>
              <w:t>N</w:t>
            </w:r>
            <w:r w:rsidRPr="0007522C">
              <w:t xml:space="preserve">ot </w:t>
            </w:r>
            <w:r>
              <w:t>NULL_PTR</w:t>
            </w:r>
          </w:p>
        </w:tc>
      </w:tr>
      <w:tr w:rsidR="00104DEE" w:rsidRPr="0007522C" w14:paraId="19BE2033" w14:textId="77777777" w:rsidTr="00E92B50">
        <w:trPr>
          <w:cantSplit/>
        </w:trPr>
        <w:tc>
          <w:tcPr>
            <w:tcW w:w="17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D44759" w14:textId="6C877E44" w:rsidR="00104DEE" w:rsidRPr="0007522C" w:rsidRDefault="00104DEE" w:rsidP="00E92B50">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3238" w:type="dxa"/>
            <w:gridSpan w:val="2"/>
            <w:vMerge w:val="restart"/>
            <w:tcBorders>
              <w:top w:val="single" w:sz="4" w:space="0" w:color="auto"/>
              <w:left w:val="single" w:sz="4" w:space="0" w:color="auto"/>
              <w:bottom w:val="single" w:sz="4" w:space="0" w:color="auto"/>
              <w:right w:val="single" w:sz="4" w:space="0" w:color="auto"/>
            </w:tcBorders>
            <w:hideMark/>
          </w:tcPr>
          <w:p w14:paraId="2AC1F1BB" w14:textId="1B2EBE2B" w:rsidR="00104DEE" w:rsidRPr="0007522C" w:rsidRDefault="00104DEE" w:rsidP="00E92B50">
            <w:pPr>
              <w:jc w:val="left"/>
              <w:rPr>
                <w:rFonts w:eastAsia="Meiryo UI" w:cs="Arial"/>
                <w:szCs w:val="21"/>
              </w:rPr>
            </w:pPr>
            <w:r w:rsidRPr="00104DEE">
              <w:t>uint32 *pFrameLen</w:t>
            </w:r>
          </w:p>
        </w:tc>
        <w:tc>
          <w:tcPr>
            <w:tcW w:w="5222" w:type="dxa"/>
            <w:gridSpan w:val="2"/>
            <w:tcBorders>
              <w:top w:val="single" w:sz="4" w:space="0" w:color="auto"/>
              <w:left w:val="single" w:sz="4" w:space="0" w:color="auto"/>
              <w:bottom w:val="single" w:sz="4" w:space="0" w:color="auto"/>
              <w:right w:val="single" w:sz="4" w:space="0" w:color="auto"/>
            </w:tcBorders>
            <w:hideMark/>
          </w:tcPr>
          <w:p w14:paraId="6D6368F3" w14:textId="77777777" w:rsidR="00104DEE" w:rsidRPr="0007522C" w:rsidRDefault="00104DEE" w:rsidP="00E92B50">
            <w:r w:rsidRPr="0007522C">
              <w:t>Data size of Ethernet frame</w:t>
            </w:r>
          </w:p>
        </w:tc>
      </w:tr>
      <w:tr w:rsidR="00104DEE" w:rsidRPr="0007522C" w14:paraId="6F48F6F1" w14:textId="77777777" w:rsidTr="00E92B50">
        <w:trPr>
          <w:cantSplit/>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2DE609FD" w14:textId="77777777" w:rsidR="00104DEE" w:rsidRPr="0007522C" w:rsidRDefault="00104DEE" w:rsidP="00E92B50">
            <w:pPr>
              <w:rPr>
                <w:rFonts w:eastAsia="Meiryo UI" w:cs="Arial"/>
                <w:b/>
                <w:bCs/>
                <w:szCs w:val="21"/>
              </w:rPr>
            </w:pPr>
          </w:p>
        </w:tc>
        <w:tc>
          <w:tcPr>
            <w:tcW w:w="3238" w:type="dxa"/>
            <w:gridSpan w:val="2"/>
            <w:vMerge/>
            <w:tcBorders>
              <w:top w:val="single" w:sz="4" w:space="0" w:color="auto"/>
              <w:left w:val="single" w:sz="4" w:space="0" w:color="auto"/>
              <w:bottom w:val="single" w:sz="4" w:space="0" w:color="auto"/>
              <w:right w:val="single" w:sz="4" w:space="0" w:color="auto"/>
            </w:tcBorders>
            <w:vAlign w:val="center"/>
            <w:hideMark/>
          </w:tcPr>
          <w:p w14:paraId="6D19F0FF" w14:textId="77777777" w:rsidR="00104DEE" w:rsidRPr="0007522C" w:rsidRDefault="00104DEE" w:rsidP="00E92B50">
            <w:pPr>
              <w:rPr>
                <w:rFonts w:eastAsia="Meiryo UI" w:cs="Arial"/>
                <w:szCs w:val="21"/>
              </w:rPr>
            </w:pPr>
          </w:p>
        </w:tc>
        <w:tc>
          <w:tcPr>
            <w:tcW w:w="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3F486C" w14:textId="77777777" w:rsidR="00104DEE" w:rsidRPr="0007522C" w:rsidRDefault="00104DEE" w:rsidP="00E92B50">
            <w:pPr>
              <w:jc w:val="left"/>
              <w:rPr>
                <w:rFonts w:eastAsia="Meiryo UI" w:cs="Arial"/>
                <w:b/>
                <w:bCs/>
                <w:szCs w:val="21"/>
              </w:rPr>
            </w:pPr>
            <w:r w:rsidRPr="0007522C">
              <w:rPr>
                <w:rFonts w:eastAsia="Meiryo UI" w:cs="Arial"/>
                <w:b/>
                <w:bCs/>
                <w:szCs w:val="21"/>
              </w:rPr>
              <w:t>Range</w:t>
            </w:r>
          </w:p>
        </w:tc>
        <w:tc>
          <w:tcPr>
            <w:tcW w:w="4410" w:type="dxa"/>
            <w:tcBorders>
              <w:top w:val="single" w:sz="4" w:space="0" w:color="auto"/>
              <w:left w:val="single" w:sz="4" w:space="0" w:color="auto"/>
              <w:bottom w:val="single" w:sz="4" w:space="0" w:color="auto"/>
              <w:right w:val="single" w:sz="4" w:space="0" w:color="auto"/>
            </w:tcBorders>
            <w:hideMark/>
          </w:tcPr>
          <w:p w14:paraId="71CA0C5B" w14:textId="77777777" w:rsidR="00104DEE" w:rsidRPr="0007522C" w:rsidRDefault="00104DEE" w:rsidP="00E92B50">
            <w:r w:rsidRPr="0007522C">
              <w:t>46~1500</w:t>
            </w:r>
          </w:p>
        </w:tc>
      </w:tr>
      <w:tr w:rsidR="00104DEE" w:rsidRPr="0007522C" w14:paraId="6F4B06FF"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35C48A" w14:textId="77777777" w:rsidR="00104DEE" w:rsidRPr="0007522C" w:rsidRDefault="00104DEE" w:rsidP="00E92B50">
            <w:pPr>
              <w:jc w:val="left"/>
              <w:rPr>
                <w:rFonts w:eastAsia="Meiryo UI" w:cs="Arial"/>
                <w:b/>
                <w:bCs/>
                <w:szCs w:val="21"/>
              </w:rPr>
            </w:pPr>
            <w:r w:rsidRPr="0007522C">
              <w:rPr>
                <w:b/>
                <w:bCs/>
              </w:rPr>
              <w:t>Return Value</w:t>
            </w:r>
          </w:p>
        </w:tc>
        <w:tc>
          <w:tcPr>
            <w:tcW w:w="3238" w:type="dxa"/>
            <w:gridSpan w:val="2"/>
            <w:tcBorders>
              <w:top w:val="single" w:sz="4" w:space="0" w:color="auto"/>
              <w:left w:val="single" w:sz="4" w:space="0" w:color="auto"/>
              <w:bottom w:val="single" w:sz="4" w:space="0" w:color="auto"/>
              <w:right w:val="single" w:sz="4" w:space="0" w:color="auto"/>
            </w:tcBorders>
            <w:hideMark/>
          </w:tcPr>
          <w:p w14:paraId="59C1E46F" w14:textId="77777777" w:rsidR="00104DEE" w:rsidRPr="0007522C" w:rsidRDefault="00104DEE" w:rsidP="00E92B50">
            <w:pPr>
              <w:jc w:val="left"/>
              <w:rPr>
                <w:rFonts w:eastAsia="Meiryo UI" w:cs="Arial"/>
                <w:szCs w:val="21"/>
              </w:rPr>
            </w:pPr>
            <w:r w:rsidRPr="00DB7A19">
              <w:t>Std_ReturnType</w:t>
            </w:r>
          </w:p>
        </w:tc>
        <w:tc>
          <w:tcPr>
            <w:tcW w:w="5222" w:type="dxa"/>
            <w:gridSpan w:val="2"/>
            <w:tcBorders>
              <w:top w:val="single" w:sz="4" w:space="0" w:color="auto"/>
              <w:left w:val="single" w:sz="4" w:space="0" w:color="auto"/>
              <w:bottom w:val="single" w:sz="4" w:space="0" w:color="auto"/>
              <w:right w:val="single" w:sz="4" w:space="0" w:color="auto"/>
            </w:tcBorders>
            <w:hideMark/>
          </w:tcPr>
          <w:p w14:paraId="7E654B5D" w14:textId="77777777" w:rsidR="00104DEE" w:rsidRDefault="00104DEE" w:rsidP="00E92B50">
            <w:r w:rsidRPr="0007522C">
              <w:t>E_OK</w:t>
            </w:r>
          </w:p>
          <w:p w14:paraId="0F093536" w14:textId="77777777" w:rsidR="00104DEE" w:rsidRPr="0007522C" w:rsidRDefault="00104DEE" w:rsidP="00E92B50">
            <w:r>
              <w:t>E_NOT_OK</w:t>
            </w:r>
          </w:p>
        </w:tc>
      </w:tr>
      <w:tr w:rsidR="00104DEE" w:rsidRPr="0007522C" w14:paraId="28762A6B" w14:textId="77777777" w:rsidTr="00E92B50">
        <w:trPr>
          <w:trHeight w:val="699"/>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584F30" w14:textId="77777777" w:rsidR="00104DEE" w:rsidRPr="0007522C" w:rsidRDefault="00104DEE" w:rsidP="00E92B50">
            <w:pPr>
              <w:jc w:val="left"/>
              <w:rPr>
                <w:rFonts w:eastAsia="Meiryo UI" w:cs="Arial"/>
                <w:b/>
                <w:bCs/>
                <w:szCs w:val="21"/>
              </w:rPr>
            </w:pPr>
            <w:r w:rsidRPr="0007522C">
              <w:rPr>
                <w:b/>
                <w:bCs/>
              </w:rPr>
              <w:t>Description</w:t>
            </w:r>
          </w:p>
        </w:tc>
        <w:tc>
          <w:tcPr>
            <w:tcW w:w="8460" w:type="dxa"/>
            <w:gridSpan w:val="4"/>
            <w:tcBorders>
              <w:top w:val="single" w:sz="4" w:space="0" w:color="auto"/>
              <w:left w:val="single" w:sz="4" w:space="0" w:color="auto"/>
              <w:bottom w:val="single" w:sz="4" w:space="0" w:color="auto"/>
              <w:right w:val="single" w:sz="4" w:space="0" w:color="auto"/>
            </w:tcBorders>
          </w:tcPr>
          <w:p w14:paraId="52E2A34D" w14:textId="77777777" w:rsidR="00104DEE" w:rsidRDefault="00104DEE" w:rsidP="00E92B50">
            <w:pPr>
              <w:jc w:val="left"/>
              <w:rPr>
                <w:szCs w:val="20"/>
              </w:rPr>
            </w:pPr>
            <w:r>
              <w:t xml:space="preserve">If </w:t>
            </w:r>
            <w:r w:rsidRPr="0007522C">
              <w:t>R_</w:t>
            </w:r>
            <w:r>
              <w:t>ProtoConv</w:t>
            </w:r>
            <w:r w:rsidRPr="0007522C">
              <w:t xml:space="preserve">_Init() </w:t>
            </w:r>
            <w:r>
              <w:t>is</w:t>
            </w:r>
            <w:r w:rsidRPr="0007522C">
              <w:t xml:space="preserve"> not executed</w:t>
            </w:r>
            <w:r>
              <w:t xml:space="preserve"> yet</w:t>
            </w:r>
            <w:r w:rsidRPr="0007522C">
              <w:t xml:space="preserve">, returns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Pr>
                <w:szCs w:val="20"/>
              </w:rPr>
              <w:t>PROTOCONV</w:t>
            </w:r>
            <w:r w:rsidRPr="006F260B">
              <w:rPr>
                <w:szCs w:val="20"/>
              </w:rPr>
              <w:t>_E</w:t>
            </w:r>
            <w:r>
              <w:rPr>
                <w:szCs w:val="20"/>
              </w:rPr>
              <w:t>_</w:t>
            </w:r>
            <w:r w:rsidRPr="00CE260A">
              <w:rPr>
                <w:rFonts w:cs="Arial"/>
                <w:color w:val="000000"/>
                <w:szCs w:val="20"/>
              </w:rPr>
              <w:t>UNINIT</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and exits.</w:t>
            </w:r>
          </w:p>
          <w:p w14:paraId="0BB3A27E" w14:textId="77777777" w:rsidR="005F17FA" w:rsidRPr="002648DE" w:rsidRDefault="005F17FA" w:rsidP="005F17FA">
            <w:pPr>
              <w:spacing w:before="0" w:after="0"/>
              <w:jc w:val="left"/>
              <w:rPr>
                <w:szCs w:val="20"/>
              </w:rPr>
            </w:pPr>
            <w:r w:rsidRPr="002648DE">
              <w:t>If any of the arguments pFrameType</w:t>
            </w:r>
            <w:r>
              <w:t xml:space="preserve">, </w:t>
            </w:r>
            <w:r w:rsidRPr="002648DE">
              <w:t>aaSrcMacAddr</w:t>
            </w:r>
            <w:r>
              <w:t>,</w:t>
            </w:r>
            <w:r w:rsidRPr="002648DE">
              <w:t xml:space="preserve"> pEthFrame, or pFrameLen is NULL_PTR, </w:t>
            </w:r>
            <w:r w:rsidRPr="002648DE">
              <w:rPr>
                <w:szCs w:val="20"/>
              </w:rPr>
              <w:t xml:space="preserve">it returns </w:t>
            </w:r>
            <w:r w:rsidRPr="002648DE">
              <w:rPr>
                <w:szCs w:val="20"/>
                <w:lang w:val="en-GB"/>
              </w:rPr>
              <w:t xml:space="preserve">E_NOT_OK, report DET error </w:t>
            </w:r>
            <w:r w:rsidRPr="002648DE">
              <w:rPr>
                <w:color w:val="000000"/>
                <w:szCs w:val="20"/>
              </w:rPr>
              <w:t>PROTOCONV_E_PARAM_POINTER</w:t>
            </w:r>
            <w:r w:rsidRPr="002648DE">
              <w:rPr>
                <w:szCs w:val="20"/>
              </w:rPr>
              <w:t xml:space="preserve"> (if PROTOCONV_DEV_ERROR_DETECT == STD_ON)</w:t>
            </w:r>
            <w:r w:rsidRPr="002648DE" w:rsidDel="008357DE">
              <w:rPr>
                <w:szCs w:val="20"/>
              </w:rPr>
              <w:t xml:space="preserve"> </w:t>
            </w:r>
            <w:r w:rsidRPr="002648DE">
              <w:rPr>
                <w:szCs w:val="20"/>
              </w:rPr>
              <w:t>and exits.</w:t>
            </w:r>
          </w:p>
          <w:p w14:paraId="1E76A1FE" w14:textId="77777777" w:rsidR="00104DEE" w:rsidRPr="006F260B" w:rsidRDefault="00104DEE" w:rsidP="00E92B50">
            <w:pPr>
              <w:framePr w:hSpace="142" w:wrap="around" w:vAnchor="text" w:hAnchor="margin" w:xAlign="center" w:y="22"/>
              <w:jc w:val="left"/>
              <w:rPr>
                <w:szCs w:val="20"/>
              </w:rPr>
            </w:pPr>
          </w:p>
          <w:p w14:paraId="48315AD3" w14:textId="32FF33E5" w:rsidR="00104DEE" w:rsidRPr="0007522C" w:rsidRDefault="00104DEE" w:rsidP="00E92B50">
            <w:pPr>
              <w:jc w:val="left"/>
            </w:pPr>
            <w:r w:rsidRPr="004E796F">
              <w:t>ProtoConv_</w:t>
            </w:r>
            <w:r>
              <w:t>De</w:t>
            </w:r>
            <w:r w:rsidRPr="004E796F">
              <w:t>queueEth</w:t>
            </w:r>
            <w:r>
              <w:t xml:space="preserve">() </w:t>
            </w:r>
            <w:r w:rsidRPr="0007522C">
              <w:t>is executed and its return value is returned.</w:t>
            </w:r>
          </w:p>
        </w:tc>
      </w:tr>
      <w:tr w:rsidR="00104DEE" w:rsidRPr="0007522C" w14:paraId="5C3C2FDB"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461593" w14:textId="77777777" w:rsidR="00104DEE" w:rsidRPr="0007522C" w:rsidRDefault="00104DEE" w:rsidP="00E92B50">
            <w:pPr>
              <w:jc w:val="left"/>
              <w:rPr>
                <w:rFonts w:eastAsia="Meiryo UI" w:cs="Arial"/>
                <w:b/>
                <w:bCs/>
                <w:szCs w:val="21"/>
              </w:rPr>
            </w:pPr>
            <w:r w:rsidRPr="0007522C">
              <w:rPr>
                <w:b/>
                <w:bCs/>
              </w:rPr>
              <w:t>Preconditions</w:t>
            </w:r>
          </w:p>
        </w:tc>
        <w:tc>
          <w:tcPr>
            <w:tcW w:w="8460" w:type="dxa"/>
            <w:gridSpan w:val="4"/>
            <w:tcBorders>
              <w:top w:val="single" w:sz="4" w:space="0" w:color="auto"/>
              <w:left w:val="single" w:sz="4" w:space="0" w:color="auto"/>
              <w:bottom w:val="single" w:sz="4" w:space="0" w:color="auto"/>
              <w:right w:val="single" w:sz="4" w:space="0" w:color="auto"/>
            </w:tcBorders>
            <w:hideMark/>
          </w:tcPr>
          <w:p w14:paraId="13B685EA" w14:textId="77777777" w:rsidR="00104DEE" w:rsidRPr="0007522C" w:rsidRDefault="00104DEE" w:rsidP="00E92B50">
            <w:r w:rsidRPr="0007522C">
              <w:t>Initialized state</w:t>
            </w:r>
          </w:p>
        </w:tc>
      </w:tr>
      <w:tr w:rsidR="00104DEE" w:rsidRPr="0007522C" w14:paraId="44AEDED2" w14:textId="77777777" w:rsidTr="00E92B50">
        <w:trPr>
          <w:cantSplit/>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04DA33" w14:textId="77777777" w:rsidR="00104DEE" w:rsidRPr="0007522C" w:rsidRDefault="00104DEE" w:rsidP="00E92B50">
            <w:pPr>
              <w:jc w:val="left"/>
              <w:rPr>
                <w:rFonts w:eastAsia="Meiryo UI" w:cs="Arial"/>
                <w:b/>
                <w:bCs/>
                <w:szCs w:val="21"/>
              </w:rPr>
            </w:pPr>
            <w:r w:rsidRPr="0007522C">
              <w:rPr>
                <w:b/>
                <w:bCs/>
              </w:rPr>
              <w:t>Remarks</w:t>
            </w:r>
          </w:p>
        </w:tc>
        <w:tc>
          <w:tcPr>
            <w:tcW w:w="8460" w:type="dxa"/>
            <w:gridSpan w:val="4"/>
            <w:tcBorders>
              <w:top w:val="single" w:sz="4" w:space="0" w:color="auto"/>
              <w:left w:val="single" w:sz="4" w:space="0" w:color="auto"/>
              <w:bottom w:val="single" w:sz="4" w:space="0" w:color="auto"/>
              <w:right w:val="single" w:sz="4" w:space="0" w:color="auto"/>
            </w:tcBorders>
            <w:hideMark/>
          </w:tcPr>
          <w:p w14:paraId="2244CE66" w14:textId="6ACBC779" w:rsidR="00104DEE" w:rsidRPr="0007522C" w:rsidRDefault="000A2EA8" w:rsidP="00E92B50">
            <w:pPr>
              <w:rPr>
                <w:rFonts w:eastAsia="Meiryo UI"/>
                <w:szCs w:val="21"/>
              </w:rPr>
            </w:pPr>
            <w:r>
              <w:rPr>
                <w:rFonts w:eastAsia="Meiryo UI"/>
                <w:szCs w:val="21"/>
              </w:rPr>
              <w:t>N/A</w:t>
            </w:r>
          </w:p>
        </w:tc>
      </w:tr>
      <w:tr w:rsidR="00104DEE" w:rsidRPr="0007522C" w14:paraId="1DCCE03F" w14:textId="77777777" w:rsidTr="00E92B50">
        <w:trPr>
          <w:cantSplit/>
        </w:trPr>
        <w:tc>
          <w:tcPr>
            <w:tcW w:w="1795" w:type="dxa"/>
            <w:vMerge w:val="restart"/>
            <w:tcBorders>
              <w:top w:val="single" w:sz="4" w:space="0" w:color="auto"/>
              <w:left w:val="single" w:sz="4" w:space="0" w:color="auto"/>
              <w:right w:val="single" w:sz="4" w:space="0" w:color="auto"/>
            </w:tcBorders>
            <w:shd w:val="clear" w:color="auto" w:fill="D9D9D9" w:themeFill="background1" w:themeFillShade="D9"/>
          </w:tcPr>
          <w:p w14:paraId="03A6E7DF" w14:textId="77777777" w:rsidR="00104DEE" w:rsidRPr="0007522C" w:rsidRDefault="00104DEE" w:rsidP="00E92B50">
            <w:pPr>
              <w:jc w:val="left"/>
              <w:rPr>
                <w:b/>
                <w:bCs/>
              </w:rPr>
            </w:pPr>
            <w:r>
              <w:rPr>
                <w:rFonts w:cs="Arial"/>
                <w:b/>
                <w:bCs/>
                <w:szCs w:val="20"/>
              </w:rPr>
              <w:t>DET/DEM Errors Handled</w:t>
            </w:r>
          </w:p>
        </w:tc>
        <w:tc>
          <w:tcPr>
            <w:tcW w:w="4050" w:type="dxa"/>
            <w:gridSpan w:val="3"/>
            <w:tcBorders>
              <w:top w:val="single" w:sz="4" w:space="0" w:color="auto"/>
              <w:left w:val="single" w:sz="4" w:space="0" w:color="auto"/>
              <w:bottom w:val="single" w:sz="4" w:space="0" w:color="auto"/>
              <w:right w:val="single" w:sz="4" w:space="0" w:color="auto"/>
            </w:tcBorders>
          </w:tcPr>
          <w:p w14:paraId="351A17BA" w14:textId="77777777" w:rsidR="00104DEE" w:rsidRPr="00171BEB" w:rsidRDefault="00104DEE" w:rsidP="00E92B50">
            <w:pPr>
              <w:jc w:val="left"/>
              <w:rPr>
                <w:rFonts w:eastAsia="Meiryo UI"/>
                <w:szCs w:val="21"/>
              </w:rPr>
            </w:pPr>
            <w:r>
              <w:rPr>
                <w:rFonts w:cs="Arial"/>
                <w:color w:val="000000"/>
                <w:szCs w:val="20"/>
              </w:rPr>
              <w:t>PROTOCONV</w:t>
            </w:r>
            <w:r w:rsidRPr="006F260B">
              <w:rPr>
                <w:rFonts w:cs="Arial"/>
                <w:color w:val="000000"/>
                <w:szCs w:val="20"/>
              </w:rPr>
              <w:t>_E_PARAM_POINTER</w:t>
            </w:r>
          </w:p>
        </w:tc>
        <w:tc>
          <w:tcPr>
            <w:tcW w:w="4410" w:type="dxa"/>
            <w:tcBorders>
              <w:top w:val="single" w:sz="4" w:space="0" w:color="auto"/>
              <w:left w:val="single" w:sz="4" w:space="0" w:color="auto"/>
              <w:bottom w:val="single" w:sz="4" w:space="0" w:color="auto"/>
              <w:right w:val="single" w:sz="4" w:space="0" w:color="auto"/>
            </w:tcBorders>
          </w:tcPr>
          <w:p w14:paraId="450CF983" w14:textId="77777777" w:rsidR="00104DEE" w:rsidRPr="00171BEB" w:rsidRDefault="00104DEE" w:rsidP="00E92B50">
            <w:pPr>
              <w:jc w:val="left"/>
              <w:rPr>
                <w:rFonts w:eastAsia="Meiryo UI"/>
                <w:szCs w:val="21"/>
              </w:rPr>
            </w:pPr>
            <w:r w:rsidRPr="006F260B">
              <w:rPr>
                <w:szCs w:val="20"/>
              </w:rPr>
              <w:t xml:space="preserve">Parameter error (argument is </w:t>
            </w:r>
            <w:r>
              <w:rPr>
                <w:szCs w:val="20"/>
              </w:rPr>
              <w:t>NULL_PTR</w:t>
            </w:r>
            <w:r w:rsidRPr="006F260B">
              <w:rPr>
                <w:szCs w:val="20"/>
              </w:rPr>
              <w:t>)</w:t>
            </w:r>
          </w:p>
        </w:tc>
      </w:tr>
      <w:tr w:rsidR="00104DEE" w:rsidRPr="0007522C" w14:paraId="666B22CC" w14:textId="77777777" w:rsidTr="00E92B50">
        <w:trPr>
          <w:cantSplit/>
        </w:trPr>
        <w:tc>
          <w:tcPr>
            <w:tcW w:w="1795" w:type="dxa"/>
            <w:vMerge/>
            <w:tcBorders>
              <w:top w:val="single" w:sz="4" w:space="0" w:color="auto"/>
              <w:left w:val="single" w:sz="4" w:space="0" w:color="auto"/>
              <w:right w:val="single" w:sz="4" w:space="0" w:color="auto"/>
            </w:tcBorders>
            <w:shd w:val="clear" w:color="auto" w:fill="D9D9D9" w:themeFill="background1" w:themeFillShade="D9"/>
          </w:tcPr>
          <w:p w14:paraId="57C39991" w14:textId="77777777" w:rsidR="00104DEE" w:rsidRPr="006F260B" w:rsidRDefault="00104DEE" w:rsidP="00E92B50">
            <w:pPr>
              <w:jc w:val="left"/>
              <w:rPr>
                <w:rFonts w:cs="Arial"/>
                <w:b/>
                <w:bCs/>
                <w:szCs w:val="20"/>
              </w:rPr>
            </w:pPr>
          </w:p>
        </w:tc>
        <w:tc>
          <w:tcPr>
            <w:tcW w:w="4050" w:type="dxa"/>
            <w:gridSpan w:val="3"/>
            <w:tcBorders>
              <w:top w:val="single" w:sz="4" w:space="0" w:color="auto"/>
              <w:left w:val="single" w:sz="4" w:space="0" w:color="auto"/>
              <w:bottom w:val="single" w:sz="4" w:space="0" w:color="auto"/>
              <w:right w:val="single" w:sz="4" w:space="0" w:color="auto"/>
            </w:tcBorders>
          </w:tcPr>
          <w:p w14:paraId="05E730DD" w14:textId="77777777" w:rsidR="00104DEE" w:rsidRDefault="00104DEE" w:rsidP="00E92B50">
            <w:pPr>
              <w:jc w:val="left"/>
              <w:rPr>
                <w:rFonts w:cs="Arial"/>
                <w:color w:val="000000"/>
                <w:szCs w:val="20"/>
              </w:rPr>
            </w:pPr>
            <w:r>
              <w:rPr>
                <w:rFonts w:cs="Arial"/>
                <w:color w:val="000000"/>
                <w:szCs w:val="20"/>
              </w:rPr>
              <w:t>PROTOCONV_E_UNINIT</w:t>
            </w:r>
          </w:p>
        </w:tc>
        <w:tc>
          <w:tcPr>
            <w:tcW w:w="4410" w:type="dxa"/>
            <w:tcBorders>
              <w:top w:val="single" w:sz="4" w:space="0" w:color="auto"/>
              <w:left w:val="single" w:sz="4" w:space="0" w:color="auto"/>
              <w:bottom w:val="single" w:sz="4" w:space="0" w:color="auto"/>
              <w:right w:val="single" w:sz="4" w:space="0" w:color="auto"/>
            </w:tcBorders>
          </w:tcPr>
          <w:p w14:paraId="114A31F4" w14:textId="77777777" w:rsidR="00104DEE" w:rsidRDefault="00104DEE" w:rsidP="00E92B50">
            <w:pPr>
              <w:jc w:val="left"/>
              <w:rPr>
                <w:rFonts w:cs="Arial"/>
                <w:color w:val="000000"/>
                <w:szCs w:val="20"/>
              </w:rPr>
            </w:pPr>
            <w:r>
              <w:rPr>
                <w:rFonts w:cs="Arial"/>
                <w:color w:val="000000"/>
                <w:szCs w:val="20"/>
              </w:rPr>
              <w:t>Process error (API executed in uninitialized state)</w:t>
            </w:r>
          </w:p>
        </w:tc>
      </w:tr>
      <w:tr w:rsidR="007224E1" w:rsidRPr="0007522C" w14:paraId="70A6E545" w14:textId="77777777" w:rsidTr="00E92B50">
        <w:trPr>
          <w:cantSplit/>
        </w:trPr>
        <w:tc>
          <w:tcPr>
            <w:tcW w:w="1795" w:type="dxa"/>
            <w:vMerge/>
            <w:tcBorders>
              <w:left w:val="single" w:sz="4" w:space="0" w:color="auto"/>
              <w:right w:val="single" w:sz="4" w:space="0" w:color="auto"/>
            </w:tcBorders>
            <w:shd w:val="clear" w:color="auto" w:fill="D9D9D9" w:themeFill="background1" w:themeFillShade="D9"/>
          </w:tcPr>
          <w:p w14:paraId="3722DF0D" w14:textId="77777777" w:rsidR="007224E1" w:rsidRPr="0007522C" w:rsidRDefault="007224E1" w:rsidP="007224E1">
            <w:pPr>
              <w:jc w:val="left"/>
              <w:rPr>
                <w:b/>
                <w:bCs/>
              </w:rPr>
            </w:pPr>
          </w:p>
        </w:tc>
        <w:tc>
          <w:tcPr>
            <w:tcW w:w="4050" w:type="dxa"/>
            <w:gridSpan w:val="3"/>
            <w:tcBorders>
              <w:top w:val="single" w:sz="4" w:space="0" w:color="auto"/>
              <w:left w:val="single" w:sz="4" w:space="0" w:color="auto"/>
              <w:bottom w:val="single" w:sz="4" w:space="0" w:color="auto"/>
              <w:right w:val="single" w:sz="4" w:space="0" w:color="auto"/>
            </w:tcBorders>
          </w:tcPr>
          <w:p w14:paraId="4FD3C1A0" w14:textId="34A3AC2E" w:rsidR="007224E1" w:rsidRPr="00171BEB" w:rsidRDefault="007224E1" w:rsidP="007224E1">
            <w:pPr>
              <w:jc w:val="left"/>
              <w:rPr>
                <w:rFonts w:eastAsia="Meiryo UI"/>
                <w:szCs w:val="21"/>
              </w:rPr>
            </w:pPr>
            <w:r w:rsidRPr="007224E1">
              <w:rPr>
                <w:rFonts w:cs="Arial"/>
                <w:color w:val="000000"/>
                <w:szCs w:val="20"/>
              </w:rPr>
              <w:t>PROTOCONV_E_FIFO_EMPTY</w:t>
            </w:r>
          </w:p>
        </w:tc>
        <w:tc>
          <w:tcPr>
            <w:tcW w:w="4410" w:type="dxa"/>
            <w:tcBorders>
              <w:top w:val="single" w:sz="4" w:space="0" w:color="auto"/>
              <w:left w:val="single" w:sz="4" w:space="0" w:color="auto"/>
              <w:bottom w:val="single" w:sz="4" w:space="0" w:color="auto"/>
              <w:right w:val="single" w:sz="4" w:space="0" w:color="auto"/>
            </w:tcBorders>
          </w:tcPr>
          <w:p w14:paraId="09B7F10B" w14:textId="05053A8B" w:rsidR="007224E1" w:rsidRPr="00171BEB" w:rsidRDefault="007224E1" w:rsidP="007224E1">
            <w:pPr>
              <w:jc w:val="left"/>
              <w:rPr>
                <w:rFonts w:eastAsia="Meiryo UI"/>
                <w:szCs w:val="21"/>
              </w:rPr>
            </w:pPr>
            <w:r>
              <w:rPr>
                <w:rFonts w:cs="Arial"/>
                <w:color w:val="000000"/>
                <w:szCs w:val="20"/>
              </w:rPr>
              <w:t>Unexpectedly empty FIFO memory</w:t>
            </w:r>
          </w:p>
        </w:tc>
      </w:tr>
    </w:tbl>
    <w:p w14:paraId="06850095" w14:textId="77777777" w:rsidR="00104DEE" w:rsidRDefault="00104DEE" w:rsidP="00104DEE">
      <w:pPr>
        <w:pStyle w:val="RefIDs"/>
      </w:pPr>
      <w:r w:rsidRPr="00C20FCB">
        <w:t xml:space="preserve">[Covers: </w:t>
      </w:r>
      <w:r w:rsidRPr="00992417">
        <w:t>req-8552172-00905318</w:t>
      </w:r>
      <w:r w:rsidRPr="00C20FCB">
        <w:t>]</w:t>
      </w:r>
    </w:p>
    <w:p w14:paraId="37740D3A" w14:textId="77777777" w:rsidR="00104DEE" w:rsidRDefault="00104DEE" w:rsidP="00104DEE">
      <w:pPr>
        <w:pStyle w:val="RefIDs"/>
      </w:pPr>
      <w:r w:rsidRPr="00C20FCB">
        <w:t xml:space="preserve">[Covers: </w:t>
      </w:r>
      <w:r w:rsidRPr="00992417">
        <w:t>req-8552172-0090531</w:t>
      </w:r>
      <w:r>
        <w:t>9</w:t>
      </w:r>
      <w:r w:rsidRPr="00C20FCB">
        <w:t>]</w:t>
      </w:r>
    </w:p>
    <w:p w14:paraId="7A2C2D47" w14:textId="77777777" w:rsidR="00104DEE" w:rsidRDefault="00104DEE" w:rsidP="00104DEE">
      <w:pPr>
        <w:pStyle w:val="RefIDs"/>
      </w:pPr>
      <w:r w:rsidRPr="00C20FCB">
        <w:t xml:space="preserve">[Covers: </w:t>
      </w:r>
      <w:r w:rsidRPr="00992417">
        <w:t>req-8552172-009053</w:t>
      </w:r>
      <w:r>
        <w:t>20</w:t>
      </w:r>
      <w:r w:rsidRPr="00C20FCB">
        <w:t>]</w:t>
      </w:r>
    </w:p>
    <w:p w14:paraId="0BD1FA60" w14:textId="77777777" w:rsidR="00104DEE" w:rsidRDefault="00104DEE" w:rsidP="00104DEE">
      <w:pPr>
        <w:pStyle w:val="RefIDs"/>
      </w:pPr>
      <w:r w:rsidRPr="00C20FCB">
        <w:t xml:space="preserve">[Covers: </w:t>
      </w:r>
      <w:r w:rsidRPr="00992417">
        <w:t>req-8552172-009053</w:t>
      </w:r>
      <w:r>
        <w:t>21</w:t>
      </w:r>
      <w:r w:rsidRPr="00C20FCB">
        <w:t>]</w:t>
      </w:r>
    </w:p>
    <w:p w14:paraId="117EF8D7" w14:textId="77777777" w:rsidR="00104DEE" w:rsidRDefault="00104DEE" w:rsidP="00104DEE">
      <w:pPr>
        <w:pStyle w:val="RefIDs"/>
        <w:rPr>
          <w:lang w:eastAsia="en-US"/>
        </w:rPr>
      </w:pPr>
      <w:r w:rsidRPr="00696D29">
        <w:rPr>
          <w:lang w:eastAsia="en-US"/>
        </w:rPr>
        <w:t xml:space="preserve">[Covers: </w:t>
      </w:r>
      <w:r w:rsidRPr="001D664A">
        <w:rPr>
          <w:lang w:eastAsia="en-US"/>
        </w:rPr>
        <w:t>req-8552172-00905221</w:t>
      </w:r>
      <w:r w:rsidRPr="00696D29">
        <w:rPr>
          <w:lang w:eastAsia="en-US"/>
        </w:rPr>
        <w:t>]</w:t>
      </w:r>
    </w:p>
    <w:p w14:paraId="25AC6D7C" w14:textId="21C8863D" w:rsidR="00104DEE" w:rsidRDefault="00104DEE" w:rsidP="00104DEE">
      <w:pPr>
        <w:pStyle w:val="RefIDs"/>
        <w:rPr>
          <w:lang w:eastAsia="en-US"/>
        </w:rPr>
      </w:pPr>
      <w:r w:rsidRPr="00696D29">
        <w:rPr>
          <w:lang w:eastAsia="en-US"/>
        </w:rPr>
        <w:t xml:space="preserve">[Covers: </w:t>
      </w:r>
      <w:r>
        <w:rPr>
          <w:lang w:eastAsia="en-US"/>
        </w:rPr>
        <w:t>req-8552172-00903613</w:t>
      </w:r>
      <w:r w:rsidRPr="00696D29">
        <w:rPr>
          <w:lang w:eastAsia="en-US"/>
        </w:rPr>
        <w:t>]</w:t>
      </w:r>
    </w:p>
    <w:p w14:paraId="62F101F7" w14:textId="77777777" w:rsidR="00104DEE" w:rsidRPr="00EC6E42" w:rsidRDefault="00104DEE" w:rsidP="00104DEE">
      <w:pPr>
        <w:pStyle w:val="RefIDs"/>
        <w:rPr>
          <w:lang w:eastAsia="en-US"/>
        </w:rPr>
      </w:pPr>
      <w:r w:rsidRPr="00EC6E42">
        <w:rPr>
          <w:lang w:eastAsia="en-US"/>
        </w:rPr>
        <w:t xml:space="preserve">[Covers: </w:t>
      </w:r>
      <w:r>
        <w:rPr>
          <w:lang w:eastAsia="en-US"/>
        </w:rPr>
        <w:t>req-8552172-00904663</w:t>
      </w:r>
      <w:r w:rsidRPr="00EC6E42">
        <w:rPr>
          <w:lang w:eastAsia="en-US"/>
        </w:rPr>
        <w:t>]</w:t>
      </w:r>
    </w:p>
    <w:p w14:paraId="52E54B5A" w14:textId="77777777" w:rsidR="00104DEE" w:rsidRDefault="00104DEE" w:rsidP="00104DEE">
      <w:pPr>
        <w:pStyle w:val="RefIDs"/>
        <w:rPr>
          <w:lang w:eastAsia="en-US"/>
        </w:rPr>
      </w:pPr>
      <w:r w:rsidRPr="00EC6E42">
        <w:rPr>
          <w:lang w:eastAsia="en-US"/>
        </w:rPr>
        <w:t xml:space="preserve">[Covers: </w:t>
      </w:r>
      <w:r>
        <w:rPr>
          <w:lang w:eastAsia="en-US"/>
        </w:rPr>
        <w:t>req-8552172-00904662</w:t>
      </w:r>
      <w:r w:rsidRPr="00EC6E42">
        <w:rPr>
          <w:lang w:eastAsia="en-US"/>
        </w:rPr>
        <w:t>]</w:t>
      </w:r>
    </w:p>
    <w:p w14:paraId="4188A7BE" w14:textId="77777777" w:rsidR="00104DEE" w:rsidRDefault="00104DEE" w:rsidP="00104DEE">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3297FB04" w14:textId="77777777" w:rsidR="00104DEE" w:rsidRDefault="00104DEE" w:rsidP="00104DEE">
      <w:pPr>
        <w:pStyle w:val="RefIDs"/>
        <w:rPr>
          <w:lang w:eastAsia="en-US"/>
        </w:rPr>
      </w:pPr>
      <w:r w:rsidRPr="00EC6E42">
        <w:rPr>
          <w:lang w:eastAsia="en-US"/>
        </w:rPr>
        <w:t xml:space="preserve">[Covers: </w:t>
      </w:r>
      <w:r>
        <w:rPr>
          <w:lang w:eastAsia="en-US"/>
        </w:rPr>
        <w:t>req-8552172-00905235</w:t>
      </w:r>
      <w:r w:rsidRPr="00EC6E42">
        <w:rPr>
          <w:lang w:eastAsia="en-US"/>
        </w:rPr>
        <w:t>]</w:t>
      </w:r>
    </w:p>
    <w:p w14:paraId="0B859DE0" w14:textId="77777777" w:rsidR="00104DEE" w:rsidRDefault="00104DEE" w:rsidP="00104DEE">
      <w:pPr>
        <w:pStyle w:val="RefIDs"/>
        <w:rPr>
          <w:lang w:eastAsia="en-US"/>
        </w:rPr>
      </w:pPr>
      <w:r w:rsidRPr="00EC6E42">
        <w:rPr>
          <w:lang w:eastAsia="en-US"/>
        </w:rPr>
        <w:t xml:space="preserve">[Covers: </w:t>
      </w:r>
      <w:r>
        <w:rPr>
          <w:lang w:eastAsia="en-US"/>
        </w:rPr>
        <w:t>req-8552172-00905234</w:t>
      </w:r>
      <w:r w:rsidRPr="00EC6E42">
        <w:rPr>
          <w:lang w:eastAsia="en-US"/>
        </w:rPr>
        <w:t>]</w:t>
      </w:r>
    </w:p>
    <w:p w14:paraId="2006508D" w14:textId="77777777" w:rsidR="00104DEE" w:rsidRPr="00E574BC" w:rsidRDefault="00104DEE" w:rsidP="00104DEE">
      <w:pPr>
        <w:pStyle w:val="RefIDs"/>
        <w:rPr>
          <w:lang w:eastAsia="en-US"/>
        </w:rPr>
      </w:pPr>
      <w:r w:rsidRPr="00EC6E42">
        <w:rPr>
          <w:lang w:eastAsia="en-US"/>
        </w:rPr>
        <w:lastRenderedPageBreak/>
        <w:t xml:space="preserve">[Covers: </w:t>
      </w:r>
      <w:r>
        <w:rPr>
          <w:lang w:eastAsia="en-US"/>
        </w:rPr>
        <w:t>req-8552172-00905238</w:t>
      </w:r>
      <w:r w:rsidRPr="00EC6E42">
        <w:rPr>
          <w:lang w:eastAsia="en-US"/>
        </w:rPr>
        <w:t>]</w:t>
      </w:r>
    </w:p>
    <w:p w14:paraId="2D4CF136" w14:textId="77777777" w:rsidR="00104DEE" w:rsidRDefault="00104DEE" w:rsidP="00104DEE">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7BCE8319" w14:textId="77777777" w:rsidR="00104DEE" w:rsidRDefault="00104DEE" w:rsidP="00104DEE">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3C885828" w14:textId="77777777" w:rsidR="00104DEE" w:rsidRPr="00EC6E42" w:rsidRDefault="00104DEE" w:rsidP="00104DEE">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55AADCF5" w14:textId="77777777" w:rsidR="00104DEE" w:rsidRPr="00EC6E42" w:rsidRDefault="00104DEE" w:rsidP="00104DEE">
      <w:pPr>
        <w:pStyle w:val="RefIDs"/>
        <w:rPr>
          <w:lang w:eastAsia="en-US"/>
        </w:rPr>
      </w:pPr>
      <w:r w:rsidRPr="00EC6E42">
        <w:rPr>
          <w:lang w:eastAsia="en-US"/>
        </w:rPr>
        <w:t xml:space="preserve">[Covers: </w:t>
      </w:r>
      <w:r>
        <w:rPr>
          <w:lang w:eastAsia="en-US"/>
        </w:rPr>
        <w:t>req-8552172-00904664</w:t>
      </w:r>
      <w:r w:rsidRPr="00EC6E42">
        <w:rPr>
          <w:lang w:eastAsia="en-US"/>
        </w:rPr>
        <w:t>]</w:t>
      </w:r>
    </w:p>
    <w:p w14:paraId="16EB8876" w14:textId="77777777" w:rsidR="00104DEE" w:rsidRDefault="00104DEE" w:rsidP="00104DEE">
      <w:pPr>
        <w:pStyle w:val="RefIDs"/>
        <w:rPr>
          <w:lang w:eastAsia="en-US"/>
        </w:rPr>
      </w:pPr>
      <w:r w:rsidRPr="00EC6E42">
        <w:rPr>
          <w:lang w:eastAsia="en-US"/>
        </w:rPr>
        <w:t xml:space="preserve">[Covers: </w:t>
      </w:r>
      <w:r>
        <w:rPr>
          <w:lang w:eastAsia="en-US"/>
        </w:rPr>
        <w:t>req-8552172-00904665</w:t>
      </w:r>
      <w:r w:rsidRPr="00EC6E42">
        <w:rPr>
          <w:lang w:eastAsia="en-US"/>
        </w:rPr>
        <w:t>]</w:t>
      </w:r>
    </w:p>
    <w:p w14:paraId="0D8E01AA" w14:textId="77777777" w:rsidR="00D80B98" w:rsidRDefault="00104DEE" w:rsidP="00D80B98">
      <w:pPr>
        <w:pStyle w:val="RefIDs"/>
        <w:rPr>
          <w:lang w:eastAsia="en-US"/>
        </w:rPr>
      </w:pPr>
      <w:r w:rsidRPr="00BA1088">
        <w:rPr>
          <w:lang w:eastAsia="en-US"/>
        </w:rPr>
        <w:t xml:space="preserve">[Covers: </w:t>
      </w:r>
      <w:r>
        <w:rPr>
          <w:lang w:eastAsia="en-US"/>
        </w:rPr>
        <w:t>req-8552172-00904666</w:t>
      </w:r>
      <w:r w:rsidRPr="00BA1088">
        <w:rPr>
          <w:lang w:eastAsia="en-US"/>
        </w:rPr>
        <w:t>]</w:t>
      </w:r>
    </w:p>
    <w:p w14:paraId="2CD92FC9" w14:textId="77777777" w:rsidR="003949F1" w:rsidRPr="002C15F8" w:rsidRDefault="00D80B98" w:rsidP="003949F1">
      <w:pPr>
        <w:pStyle w:val="RefIDs"/>
        <w:rPr>
          <w:lang w:eastAsia="en-US"/>
        </w:rPr>
      </w:pPr>
      <w:r w:rsidRPr="00696D29">
        <w:rPr>
          <w:lang w:eastAsia="en-US"/>
        </w:rPr>
        <w:t xml:space="preserve">[Covers: </w:t>
      </w:r>
      <w:r w:rsidRPr="00AB3506">
        <w:rPr>
          <w:lang w:eastAsia="en-US"/>
        </w:rPr>
        <w:t>req-8552172-00909163</w:t>
      </w:r>
      <w:r w:rsidRPr="00696D29">
        <w:rPr>
          <w:lang w:eastAsia="en-US"/>
        </w:rPr>
        <w:t>]</w:t>
      </w:r>
    </w:p>
    <w:p w14:paraId="230AFB27"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7751C56E"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17100AFE" w14:textId="77777777" w:rsidR="003949F1" w:rsidRDefault="003949F1" w:rsidP="003949F1">
      <w:pPr>
        <w:pStyle w:val="RefIDs"/>
        <w:rPr>
          <w:lang w:eastAsia="en-US"/>
        </w:rPr>
      </w:pPr>
      <w:r>
        <w:rPr>
          <w:lang w:eastAsia="en-US"/>
        </w:rPr>
        <w:t>[Covers: req-8552172-00528003]</w:t>
      </w:r>
    </w:p>
    <w:p w14:paraId="5D8279D4" w14:textId="77777777" w:rsidR="003949F1" w:rsidRDefault="003949F1" w:rsidP="003949F1">
      <w:pPr>
        <w:pStyle w:val="RefIDs"/>
        <w:rPr>
          <w:lang w:eastAsia="en-US"/>
        </w:rPr>
      </w:pPr>
      <w:r>
        <w:rPr>
          <w:lang w:eastAsia="en-US"/>
        </w:rPr>
        <w:t>[Covers: req-8552172-00528002]</w:t>
      </w:r>
    </w:p>
    <w:p w14:paraId="7188A5C3" w14:textId="77777777" w:rsidR="003949F1" w:rsidRDefault="003949F1" w:rsidP="003949F1">
      <w:pPr>
        <w:pStyle w:val="RefIDs"/>
        <w:rPr>
          <w:lang w:eastAsia="en-US"/>
        </w:rPr>
      </w:pPr>
      <w:r>
        <w:rPr>
          <w:lang w:eastAsia="en-US"/>
        </w:rPr>
        <w:t>[Covers: req-8552172-00528006]</w:t>
      </w:r>
    </w:p>
    <w:p w14:paraId="224C0B53" w14:textId="77777777" w:rsidR="003949F1" w:rsidRDefault="003949F1" w:rsidP="003949F1">
      <w:pPr>
        <w:pStyle w:val="RefIDs"/>
        <w:rPr>
          <w:lang w:eastAsia="en-US"/>
        </w:rPr>
      </w:pPr>
      <w:r>
        <w:rPr>
          <w:lang w:eastAsia="en-US"/>
        </w:rPr>
        <w:t xml:space="preserve">[Covers: </w:t>
      </w:r>
      <w:r w:rsidRPr="00C136B3">
        <w:t>req-8552172-00527993</w:t>
      </w:r>
      <w:r>
        <w:t>]</w:t>
      </w:r>
    </w:p>
    <w:p w14:paraId="5A5B2EC4" w14:textId="77777777" w:rsidR="003949F1" w:rsidRDefault="003949F1" w:rsidP="003949F1">
      <w:pPr>
        <w:pStyle w:val="RefIDs"/>
        <w:rPr>
          <w:lang w:eastAsia="en-US"/>
        </w:rPr>
      </w:pPr>
      <w:r>
        <w:rPr>
          <w:lang w:eastAsia="en-US"/>
        </w:rPr>
        <w:t>[Covers: req-8552172-00527980]</w:t>
      </w:r>
    </w:p>
    <w:p w14:paraId="48A50BE9" w14:textId="7B9289A2" w:rsidR="00A8234D" w:rsidRDefault="00A8234D" w:rsidP="00D10EB4">
      <w:pPr>
        <w:pStyle w:val="Heading3"/>
      </w:pPr>
      <w:bookmarkStart w:id="216" w:name="_Toc203383975"/>
      <w:r w:rsidRPr="00A8234D">
        <w:t>R_ProtoConv_TriggerQueueDataXtoEth</w:t>
      </w:r>
      <w:bookmarkEnd w:id="216"/>
    </w:p>
    <w:p w14:paraId="7EC6CD72" w14:textId="2320FE0E" w:rsidR="00A8234D" w:rsidRPr="00251C23" w:rsidRDefault="00A8234D" w:rsidP="00A8234D">
      <w:pPr>
        <w:pStyle w:val="ReqID"/>
        <w:rPr>
          <w:lang w:val="en-US"/>
        </w:rPr>
      </w:pPr>
      <w:r w:rsidRPr="00696D29">
        <w:t>[</w:t>
      </w:r>
      <w:r>
        <w:t>Gen5GW</w:t>
      </w:r>
      <w:r w:rsidRPr="00696D29">
        <w:t>_</w:t>
      </w:r>
      <w:r>
        <w:t>ProtoConv</w:t>
      </w:r>
      <w:r w:rsidRPr="00696D29">
        <w:t>_AD_C_</w:t>
      </w:r>
      <w:r>
        <w:t>10</w:t>
      </w:r>
      <w:r w:rsidRPr="00696D29">
        <w:t>_0</w:t>
      </w:r>
      <w:r>
        <w:t>1</w:t>
      </w:r>
      <w:r w:rsidR="009C16CD">
        <w:t>6</w:t>
      </w:r>
      <w:r w:rsidRPr="00696D29">
        <w:t>]</w:t>
      </w:r>
    </w:p>
    <w:p w14:paraId="5F14C9FB" w14:textId="36DEAC60" w:rsidR="00A8234D" w:rsidRPr="00A8234D" w:rsidRDefault="00A8234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35</w:t>
      </w:r>
      <w:r w:rsidR="009D560C">
        <w:rPr>
          <w:noProof/>
        </w:rPr>
        <w:fldChar w:fldCharType="end"/>
      </w:r>
      <w:r>
        <w:rPr>
          <w:noProof/>
        </w:rPr>
        <w:t>:</w:t>
      </w:r>
      <w:r>
        <w:t xml:space="preserve"> </w:t>
      </w:r>
      <w:r w:rsidRPr="00A8234D">
        <w:t>R_ProtoConv_TriggerQueueDataXtoEth</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335"/>
        <w:gridCol w:w="2337"/>
        <w:gridCol w:w="1138"/>
        <w:gridCol w:w="36"/>
        <w:gridCol w:w="4185"/>
      </w:tblGrid>
      <w:tr w:rsidR="00A8234D" w:rsidRPr="00864D86" w14:paraId="469718E6" w14:textId="77777777" w:rsidTr="00B25918">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2E4F98C5" w14:textId="77777777" w:rsidR="00A8234D" w:rsidRPr="00864D86" w:rsidRDefault="00A8234D" w:rsidP="00B56288">
            <w:pPr>
              <w:rPr>
                <w:rFonts w:cs="Arial"/>
                <w:szCs w:val="20"/>
              </w:rPr>
            </w:pPr>
            <w:r w:rsidRPr="00864D86">
              <w:rPr>
                <w:rFonts w:cs="Arial"/>
                <w:b/>
                <w:bCs/>
                <w:szCs w:val="20"/>
              </w:rPr>
              <w:t>Function Name</w:t>
            </w:r>
          </w:p>
        </w:tc>
        <w:tc>
          <w:tcPr>
            <w:tcW w:w="3836" w:type="pct"/>
            <w:gridSpan w:val="4"/>
            <w:tcBorders>
              <w:top w:val="single" w:sz="4" w:space="0" w:color="auto"/>
              <w:left w:val="single" w:sz="4" w:space="0" w:color="auto"/>
              <w:bottom w:val="single" w:sz="4" w:space="0" w:color="auto"/>
              <w:right w:val="single" w:sz="4" w:space="0" w:color="auto"/>
            </w:tcBorders>
          </w:tcPr>
          <w:p w14:paraId="3EA477DC" w14:textId="14067DE9" w:rsidR="00A8234D" w:rsidRPr="00A8234D" w:rsidRDefault="00A8234D" w:rsidP="00B56288">
            <w:pPr>
              <w:rPr>
                <w:rFonts w:cs="Arial"/>
                <w:szCs w:val="20"/>
              </w:rPr>
            </w:pPr>
            <w:r w:rsidRPr="00A8234D">
              <w:rPr>
                <w:rFonts w:cs="Arial"/>
                <w:szCs w:val="20"/>
              </w:rPr>
              <w:t>R_ProtoConv_TriggerQueueDataXtoEth</w:t>
            </w:r>
          </w:p>
        </w:tc>
      </w:tr>
      <w:tr w:rsidR="00A8234D" w:rsidRPr="004B7082" w14:paraId="24D25074" w14:textId="77777777" w:rsidTr="00B25918">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tcPr>
          <w:p w14:paraId="2DA31190" w14:textId="77777777" w:rsidR="00A8234D" w:rsidRPr="0001226E" w:rsidRDefault="00A8234D" w:rsidP="00B56288">
            <w:pPr>
              <w:rPr>
                <w:rFonts w:eastAsia="Meiryo UI" w:cstheme="majorHAnsi"/>
                <w:szCs w:val="20"/>
                <w:lang w:val="en-GB"/>
              </w:rPr>
            </w:pPr>
            <w:r w:rsidRPr="004B7082">
              <w:rPr>
                <w:rFonts w:eastAsia="Meiryo UI" w:cstheme="majorHAnsi"/>
                <w:b/>
                <w:bCs/>
                <w:szCs w:val="20"/>
                <w:lang w:val="en-GB"/>
              </w:rPr>
              <w:t>ASIL Level</w:t>
            </w:r>
          </w:p>
        </w:tc>
        <w:tc>
          <w:tcPr>
            <w:tcW w:w="1165" w:type="pct"/>
            <w:tcBorders>
              <w:top w:val="single" w:sz="4" w:space="0" w:color="auto"/>
              <w:left w:val="single" w:sz="4" w:space="0" w:color="auto"/>
              <w:bottom w:val="single" w:sz="4" w:space="0" w:color="auto"/>
              <w:right w:val="single" w:sz="4" w:space="0" w:color="auto"/>
            </w:tcBorders>
          </w:tcPr>
          <w:p w14:paraId="63E58B44" w14:textId="77777777" w:rsidR="00A8234D" w:rsidRPr="004B7082" w:rsidRDefault="00A8234D" w:rsidP="00B56288">
            <w:pPr>
              <w:rPr>
                <w:rFonts w:eastAsia="Meiryo UI" w:cstheme="majorHAnsi"/>
                <w:szCs w:val="20"/>
                <w:lang w:val="en-GB"/>
              </w:rPr>
            </w:pPr>
            <w:r>
              <w:rPr>
                <w:rFonts w:eastAsia="Meiryo UI" w:cstheme="majorHAnsi"/>
                <w:szCs w:val="20"/>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781C9441" w14:textId="77777777" w:rsidR="00A8234D" w:rsidRPr="004B7082" w:rsidRDefault="00A8234D" w:rsidP="00B56288">
            <w:pPr>
              <w:rPr>
                <w:rFonts w:eastAsia="Meiryo UI" w:cstheme="majorHAnsi"/>
                <w:b/>
                <w:szCs w:val="20"/>
                <w:lang w:val="en-GB"/>
              </w:rPr>
            </w:pPr>
            <w:r w:rsidRPr="004B7082">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7B7078AC" w14:textId="77777777" w:rsidR="00A8234D" w:rsidRPr="00043F3A" w:rsidRDefault="00A8234D" w:rsidP="00B56288">
            <w:pPr>
              <w:rPr>
                <w:rFonts w:eastAsia="Meiryo UI" w:cstheme="majorHAnsi"/>
                <w:szCs w:val="20"/>
                <w:lang w:val="en-GB"/>
              </w:rPr>
            </w:pPr>
            <w:r w:rsidRPr="00790A99">
              <w:rPr>
                <w:rFonts w:eastAsia="Meiryo UI" w:cstheme="majorHAnsi"/>
                <w:szCs w:val="20"/>
                <w:lang w:val="en-GB"/>
              </w:rPr>
              <w:t>New</w:t>
            </w:r>
          </w:p>
        </w:tc>
      </w:tr>
      <w:tr w:rsidR="00A8234D" w:rsidRPr="00864D86" w14:paraId="2EF57867"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33653042" w14:textId="77777777" w:rsidR="00A8234D" w:rsidRPr="00864D86" w:rsidRDefault="00A8234D" w:rsidP="00B56288">
            <w:pPr>
              <w:rPr>
                <w:rFonts w:cs="Arial"/>
                <w:b/>
                <w:bCs/>
                <w:szCs w:val="20"/>
              </w:rPr>
            </w:pPr>
            <w:r w:rsidRPr="00864D86">
              <w:rPr>
                <w:rFonts w:cs="Arial"/>
                <w:b/>
                <w:bCs/>
                <w:szCs w:val="20"/>
              </w:rPr>
              <w:t>Syntax</w:t>
            </w:r>
          </w:p>
        </w:tc>
        <w:tc>
          <w:tcPr>
            <w:tcW w:w="3836" w:type="pct"/>
            <w:gridSpan w:val="4"/>
            <w:tcBorders>
              <w:top w:val="single" w:sz="4" w:space="0" w:color="auto"/>
              <w:left w:val="single" w:sz="4" w:space="0" w:color="auto"/>
              <w:bottom w:val="single" w:sz="4" w:space="0" w:color="auto"/>
              <w:right w:val="single" w:sz="4" w:space="0" w:color="auto"/>
            </w:tcBorders>
          </w:tcPr>
          <w:p w14:paraId="4BF91DB5" w14:textId="7601B99C" w:rsidR="00A8234D" w:rsidRPr="00A8234D" w:rsidRDefault="00A8234D" w:rsidP="00B56288">
            <w:pPr>
              <w:rPr>
                <w:rFonts w:cs="Arial"/>
                <w:szCs w:val="20"/>
              </w:rPr>
            </w:pPr>
            <w:r w:rsidRPr="00A8234D">
              <w:rPr>
                <w:rFonts w:cs="Arial"/>
                <w:szCs w:val="20"/>
              </w:rPr>
              <w:t>Std_ReturnType R_ProtoConv_TriggerQueueDataXtoEth(void)</w:t>
            </w:r>
          </w:p>
        </w:tc>
      </w:tr>
      <w:tr w:rsidR="00A8234D" w:rsidRPr="00864D86" w14:paraId="11BCECFF"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1A18E47B" w14:textId="77777777" w:rsidR="00A8234D" w:rsidRPr="00864D86" w:rsidRDefault="00A8234D" w:rsidP="00B56288">
            <w:pPr>
              <w:rPr>
                <w:rFonts w:cs="Arial"/>
                <w:b/>
                <w:bCs/>
                <w:szCs w:val="20"/>
              </w:rPr>
            </w:pPr>
            <w:r w:rsidRPr="00864D86">
              <w:rPr>
                <w:rFonts w:cs="Arial"/>
                <w:b/>
                <w:bCs/>
                <w:szCs w:val="20"/>
              </w:rPr>
              <w:t>Sync/Async</w:t>
            </w:r>
          </w:p>
        </w:tc>
        <w:tc>
          <w:tcPr>
            <w:tcW w:w="3836" w:type="pct"/>
            <w:gridSpan w:val="4"/>
            <w:tcBorders>
              <w:top w:val="single" w:sz="4" w:space="0" w:color="auto"/>
              <w:left w:val="single" w:sz="4" w:space="0" w:color="auto"/>
              <w:bottom w:val="single" w:sz="4" w:space="0" w:color="auto"/>
              <w:right w:val="single" w:sz="4" w:space="0" w:color="auto"/>
            </w:tcBorders>
          </w:tcPr>
          <w:p w14:paraId="48020D16" w14:textId="77777777" w:rsidR="00A8234D" w:rsidRPr="00864D86" w:rsidRDefault="00A8234D" w:rsidP="00B56288">
            <w:pPr>
              <w:rPr>
                <w:rFonts w:cs="Arial"/>
                <w:szCs w:val="20"/>
              </w:rPr>
            </w:pPr>
            <w:r w:rsidRPr="00043F3A">
              <w:rPr>
                <w:rFonts w:cs="Arial"/>
                <w:szCs w:val="20"/>
              </w:rPr>
              <w:t>Synchronous</w:t>
            </w:r>
          </w:p>
        </w:tc>
      </w:tr>
      <w:tr w:rsidR="00A8234D" w:rsidRPr="00864D86" w14:paraId="51DA3415" w14:textId="77777777" w:rsidTr="00B25918">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17DCAA9C" w14:textId="77777777" w:rsidR="00A8234D" w:rsidRPr="00864D86" w:rsidRDefault="00A8234D" w:rsidP="00B56288">
            <w:pPr>
              <w:rPr>
                <w:rFonts w:cs="Arial"/>
                <w:b/>
                <w:bCs/>
                <w:szCs w:val="20"/>
              </w:rPr>
            </w:pPr>
            <w:r w:rsidRPr="00864D86">
              <w:rPr>
                <w:rFonts w:cs="Arial"/>
                <w:b/>
                <w:bCs/>
                <w:szCs w:val="20"/>
              </w:rPr>
              <w:t>Reentrancy</w:t>
            </w:r>
          </w:p>
        </w:tc>
        <w:tc>
          <w:tcPr>
            <w:tcW w:w="3836" w:type="pct"/>
            <w:gridSpan w:val="4"/>
            <w:tcBorders>
              <w:top w:val="single" w:sz="4" w:space="0" w:color="auto"/>
              <w:left w:val="single" w:sz="4" w:space="0" w:color="auto"/>
              <w:bottom w:val="single" w:sz="4" w:space="0" w:color="auto"/>
              <w:right w:val="single" w:sz="4" w:space="0" w:color="auto"/>
            </w:tcBorders>
          </w:tcPr>
          <w:p w14:paraId="0789F074" w14:textId="77777777" w:rsidR="00A8234D" w:rsidRPr="00043F3A" w:rsidRDefault="00A8234D" w:rsidP="00B56288">
            <w:pPr>
              <w:rPr>
                <w:rFonts w:eastAsia="Meiryo UI" w:cstheme="majorHAnsi"/>
                <w:color w:val="FF0000"/>
                <w:szCs w:val="20"/>
                <w:lang w:val="en-GB"/>
              </w:rPr>
            </w:pPr>
            <w:r w:rsidRPr="00043F3A">
              <w:rPr>
                <w:rFonts w:cs="Arial"/>
                <w:szCs w:val="20"/>
              </w:rPr>
              <w:t>Non-Reentrant</w:t>
            </w:r>
          </w:p>
        </w:tc>
      </w:tr>
      <w:tr w:rsidR="00A8234D" w:rsidRPr="00864D86" w14:paraId="3B4CB83D" w14:textId="77777777" w:rsidTr="00B25918">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tcPr>
          <w:p w14:paraId="3B0CEE55" w14:textId="77777777" w:rsidR="00A8234D" w:rsidRPr="00864D86" w:rsidRDefault="00A8234D" w:rsidP="00B56288">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836" w:type="pct"/>
            <w:gridSpan w:val="4"/>
            <w:tcBorders>
              <w:top w:val="single" w:sz="4" w:space="0" w:color="auto"/>
              <w:left w:val="single" w:sz="4" w:space="0" w:color="auto"/>
              <w:bottom w:val="single" w:sz="4" w:space="0" w:color="auto"/>
              <w:right w:val="single" w:sz="4" w:space="0" w:color="auto"/>
            </w:tcBorders>
          </w:tcPr>
          <w:p w14:paraId="7A201183" w14:textId="77777777" w:rsidR="00A8234D" w:rsidRPr="00E803BD" w:rsidRDefault="00A8234D" w:rsidP="00B56288">
            <w:pPr>
              <w:rPr>
                <w:rFonts w:eastAsia="Meiryo UI" w:cstheme="majorHAnsi"/>
                <w:szCs w:val="20"/>
                <w:lang w:val="en-GB"/>
              </w:rPr>
            </w:pPr>
            <w:r w:rsidRPr="00E803BD">
              <w:rPr>
                <w:rFonts w:cs="Arial"/>
              </w:rPr>
              <w:t>Runs in the interrupt enable state</w:t>
            </w:r>
          </w:p>
        </w:tc>
      </w:tr>
      <w:tr w:rsidR="00A8234D" w:rsidRPr="004B7082" w14:paraId="739835C3" w14:textId="77777777" w:rsidTr="00B25918">
        <w:tc>
          <w:tcPr>
            <w:tcW w:w="1164" w:type="pct"/>
            <w:tcBorders>
              <w:top w:val="single" w:sz="4" w:space="0" w:color="auto"/>
              <w:left w:val="single" w:sz="4" w:space="0" w:color="auto"/>
              <w:right w:val="single" w:sz="4" w:space="0" w:color="auto"/>
            </w:tcBorders>
            <w:shd w:val="clear" w:color="auto" w:fill="D9D9D9"/>
            <w:hideMark/>
          </w:tcPr>
          <w:p w14:paraId="0944DA80" w14:textId="77777777" w:rsidR="00A8234D" w:rsidRPr="004B7082" w:rsidRDefault="00A8234D" w:rsidP="00B56288">
            <w:pPr>
              <w:rPr>
                <w:rFonts w:eastAsia="Meiryo UI" w:cstheme="majorHAnsi"/>
                <w:b/>
                <w:bCs/>
                <w:szCs w:val="20"/>
                <w:lang w:val="en-GB"/>
              </w:rPr>
            </w:pPr>
            <w:r w:rsidRPr="004B7082">
              <w:rPr>
                <w:rFonts w:eastAsia="Meiryo UI" w:cstheme="majorHAnsi"/>
                <w:b/>
                <w:bCs/>
                <w:szCs w:val="20"/>
                <w:lang w:val="en-GB"/>
              </w:rPr>
              <w:t>Parameters (In)</w:t>
            </w:r>
          </w:p>
        </w:tc>
        <w:tc>
          <w:tcPr>
            <w:tcW w:w="1732" w:type="pct"/>
            <w:gridSpan w:val="2"/>
            <w:tcBorders>
              <w:top w:val="single" w:sz="4" w:space="0" w:color="auto"/>
              <w:left w:val="single" w:sz="4" w:space="0" w:color="auto"/>
              <w:right w:val="single" w:sz="4" w:space="0" w:color="auto"/>
            </w:tcBorders>
          </w:tcPr>
          <w:p w14:paraId="317F07EA" w14:textId="77777777" w:rsidR="00A8234D" w:rsidRPr="00242D32" w:rsidRDefault="00A8234D" w:rsidP="00B56288">
            <w:pPr>
              <w:rPr>
                <w:rFonts w:cs="Arial"/>
                <w:szCs w:val="20"/>
              </w:rPr>
            </w:pPr>
            <w:r>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715F6450" w14:textId="77777777" w:rsidR="00A8234D" w:rsidRPr="00242D32" w:rsidRDefault="00A8234D" w:rsidP="00B56288">
            <w:pPr>
              <w:rPr>
                <w:rFonts w:cs="Arial"/>
                <w:szCs w:val="20"/>
                <w:lang w:val="en-GB"/>
              </w:rPr>
            </w:pPr>
            <w:r>
              <w:rPr>
                <w:rFonts w:cs="Arial"/>
                <w:szCs w:val="20"/>
                <w:lang w:val="en-GB"/>
              </w:rPr>
              <w:t>-</w:t>
            </w:r>
          </w:p>
        </w:tc>
      </w:tr>
      <w:tr w:rsidR="00A8234D" w:rsidRPr="006E156B" w14:paraId="6092ACD5"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31537ED7" w14:textId="77777777" w:rsidR="00A8234D" w:rsidRPr="004B7082" w:rsidRDefault="00A8234D" w:rsidP="00B56288">
            <w:pPr>
              <w:rPr>
                <w:rFonts w:eastAsia="Meiryo UI" w:cstheme="majorHAnsi"/>
                <w:b/>
                <w:bCs/>
                <w:szCs w:val="20"/>
                <w:lang w:val="en-GB"/>
              </w:rPr>
            </w:pPr>
            <w:r w:rsidRPr="004B7082">
              <w:rPr>
                <w:rFonts w:eastAsia="Meiryo UI" w:cstheme="majorHAnsi"/>
                <w:b/>
                <w:bCs/>
                <w:szCs w:val="20"/>
                <w:lang w:val="en-GB"/>
              </w:rPr>
              <w:t>Parameters (In-Out)</w:t>
            </w:r>
          </w:p>
        </w:tc>
        <w:tc>
          <w:tcPr>
            <w:tcW w:w="1732" w:type="pct"/>
            <w:gridSpan w:val="2"/>
            <w:tcBorders>
              <w:top w:val="single" w:sz="4" w:space="0" w:color="auto"/>
              <w:left w:val="single" w:sz="4" w:space="0" w:color="auto"/>
              <w:bottom w:val="single" w:sz="4" w:space="0" w:color="auto"/>
              <w:right w:val="single" w:sz="4" w:space="0" w:color="auto"/>
            </w:tcBorders>
          </w:tcPr>
          <w:p w14:paraId="6B35C177" w14:textId="77777777" w:rsidR="00A8234D" w:rsidRPr="00242D32" w:rsidRDefault="00A8234D" w:rsidP="00B56288">
            <w:pPr>
              <w:rPr>
                <w:rFonts w:eastAsia="Meiryo UI" w:cstheme="majorHAnsi"/>
                <w:szCs w:val="20"/>
                <w:lang w:val="en-GB"/>
              </w:rPr>
            </w:pPr>
            <w:r w:rsidRPr="00242D32">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084BD763" w14:textId="77777777" w:rsidR="00A8234D" w:rsidRPr="00242D32" w:rsidRDefault="00A8234D" w:rsidP="00B56288">
            <w:pPr>
              <w:rPr>
                <w:rFonts w:eastAsia="Meiryo UI" w:cstheme="majorHAnsi"/>
                <w:szCs w:val="20"/>
                <w:lang w:val="en-GB"/>
              </w:rPr>
            </w:pPr>
            <w:r w:rsidRPr="00242D32">
              <w:rPr>
                <w:rFonts w:cs="Arial"/>
                <w:szCs w:val="20"/>
                <w:lang w:val="en-GB"/>
              </w:rPr>
              <w:t>-</w:t>
            </w:r>
          </w:p>
        </w:tc>
      </w:tr>
      <w:tr w:rsidR="00A8234D" w:rsidRPr="006E156B" w14:paraId="3D371F27"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75FD463C" w14:textId="77777777" w:rsidR="00A8234D" w:rsidRPr="004B7082" w:rsidRDefault="00A8234D" w:rsidP="00B56288">
            <w:pPr>
              <w:rPr>
                <w:rFonts w:eastAsia="Meiryo UI" w:cstheme="majorHAnsi"/>
                <w:b/>
                <w:bCs/>
                <w:szCs w:val="20"/>
                <w:lang w:val="en-GB"/>
              </w:rPr>
            </w:pPr>
            <w:r w:rsidRPr="004B7082">
              <w:rPr>
                <w:rFonts w:eastAsia="Meiryo UI" w:cstheme="majorHAnsi"/>
                <w:b/>
                <w:bCs/>
                <w:szCs w:val="20"/>
                <w:lang w:val="en-GB"/>
              </w:rPr>
              <w:t>Parameters (Out)</w:t>
            </w:r>
          </w:p>
        </w:tc>
        <w:tc>
          <w:tcPr>
            <w:tcW w:w="1732" w:type="pct"/>
            <w:gridSpan w:val="2"/>
            <w:tcBorders>
              <w:top w:val="single" w:sz="4" w:space="0" w:color="auto"/>
              <w:left w:val="single" w:sz="4" w:space="0" w:color="auto"/>
              <w:bottom w:val="single" w:sz="4" w:space="0" w:color="auto"/>
              <w:right w:val="single" w:sz="4" w:space="0" w:color="auto"/>
            </w:tcBorders>
          </w:tcPr>
          <w:p w14:paraId="107C6A5B" w14:textId="77777777" w:rsidR="00A8234D" w:rsidRPr="00242D32" w:rsidRDefault="00A8234D" w:rsidP="00B56288">
            <w:pPr>
              <w:rPr>
                <w:rFonts w:eastAsia="Meiryo UI" w:cstheme="majorHAnsi"/>
                <w:szCs w:val="20"/>
                <w:lang w:val="en-GB"/>
              </w:rPr>
            </w:pPr>
            <w:r w:rsidRPr="00242D32">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1008D098" w14:textId="77777777" w:rsidR="00A8234D" w:rsidRPr="00242D32" w:rsidRDefault="00A8234D" w:rsidP="00B56288">
            <w:pPr>
              <w:rPr>
                <w:rFonts w:eastAsia="Meiryo UI" w:cstheme="majorHAnsi"/>
                <w:szCs w:val="20"/>
                <w:lang w:val="en-GB"/>
              </w:rPr>
            </w:pPr>
            <w:r w:rsidRPr="00242D32">
              <w:rPr>
                <w:rFonts w:cs="Arial"/>
                <w:szCs w:val="20"/>
                <w:lang w:val="en-GB"/>
              </w:rPr>
              <w:t>-</w:t>
            </w:r>
          </w:p>
        </w:tc>
      </w:tr>
      <w:tr w:rsidR="00A8234D" w:rsidRPr="006E156B" w14:paraId="305753C1"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06B2DD09" w14:textId="77777777" w:rsidR="00A8234D" w:rsidRPr="004B7082" w:rsidRDefault="00A8234D" w:rsidP="00B56288">
            <w:pPr>
              <w:rPr>
                <w:rFonts w:eastAsia="Meiryo UI" w:cstheme="majorHAnsi"/>
                <w:b/>
                <w:bCs/>
                <w:szCs w:val="20"/>
                <w:lang w:val="en-GB"/>
              </w:rPr>
            </w:pPr>
            <w:r w:rsidRPr="004B7082">
              <w:rPr>
                <w:rFonts w:eastAsia="Meiryo UI" w:cstheme="majorHAnsi"/>
                <w:b/>
                <w:bCs/>
                <w:szCs w:val="20"/>
                <w:lang w:val="en-GB"/>
              </w:rPr>
              <w:t>Return Value</w:t>
            </w:r>
          </w:p>
        </w:tc>
        <w:tc>
          <w:tcPr>
            <w:tcW w:w="1732" w:type="pct"/>
            <w:gridSpan w:val="2"/>
            <w:tcBorders>
              <w:top w:val="single" w:sz="4" w:space="0" w:color="auto"/>
              <w:left w:val="single" w:sz="4" w:space="0" w:color="auto"/>
              <w:bottom w:val="single" w:sz="4" w:space="0" w:color="auto"/>
              <w:right w:val="single" w:sz="4" w:space="0" w:color="auto"/>
            </w:tcBorders>
          </w:tcPr>
          <w:p w14:paraId="16D648C9" w14:textId="77777777" w:rsidR="00A8234D" w:rsidRPr="00242D32" w:rsidRDefault="00A8234D" w:rsidP="00B56288">
            <w:pPr>
              <w:rPr>
                <w:rFonts w:eastAsia="Meiryo UI" w:cstheme="majorHAnsi"/>
                <w:szCs w:val="20"/>
                <w:lang w:val="en-GB"/>
              </w:rPr>
            </w:pPr>
            <w:r>
              <w:rPr>
                <w:rFonts w:cstheme="majorHAnsi" w:hint="eastAsia"/>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tcPr>
          <w:p w14:paraId="35B3086F" w14:textId="77777777" w:rsidR="00A8234D" w:rsidRPr="00586AD3" w:rsidRDefault="00A8234D" w:rsidP="00B56288">
            <w:r>
              <w:t>-</w:t>
            </w:r>
          </w:p>
        </w:tc>
      </w:tr>
      <w:tr w:rsidR="00A8234D" w:rsidRPr="00864D86" w14:paraId="1FA1BD2E"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2134ED41" w14:textId="77777777" w:rsidR="00A8234D" w:rsidRPr="00864D86" w:rsidRDefault="00A8234D" w:rsidP="00B56288">
            <w:pPr>
              <w:rPr>
                <w:rFonts w:cs="Arial"/>
                <w:b/>
                <w:bCs/>
                <w:szCs w:val="20"/>
              </w:rPr>
            </w:pPr>
            <w:r w:rsidRPr="00864D86">
              <w:rPr>
                <w:rFonts w:cs="Arial"/>
                <w:b/>
                <w:bCs/>
                <w:szCs w:val="20"/>
              </w:rPr>
              <w:t>Description</w:t>
            </w:r>
          </w:p>
        </w:tc>
        <w:tc>
          <w:tcPr>
            <w:tcW w:w="3836" w:type="pct"/>
            <w:gridSpan w:val="4"/>
            <w:tcBorders>
              <w:top w:val="single" w:sz="4" w:space="0" w:color="auto"/>
              <w:left w:val="single" w:sz="4" w:space="0" w:color="auto"/>
              <w:bottom w:val="single" w:sz="4" w:space="0" w:color="auto"/>
              <w:right w:val="single" w:sz="4" w:space="0" w:color="auto"/>
            </w:tcBorders>
          </w:tcPr>
          <w:p w14:paraId="388F52FA" w14:textId="77777777" w:rsidR="00B25918" w:rsidRPr="00BD75C2" w:rsidRDefault="00B25918" w:rsidP="00B25918">
            <w:pPr>
              <w:jc w:val="left"/>
              <w:rPr>
                <w:szCs w:val="20"/>
              </w:rPr>
            </w:pPr>
            <w:r>
              <w:rPr>
                <w:szCs w:val="20"/>
              </w:rPr>
              <w:t>I</w:t>
            </w:r>
            <w:r w:rsidRPr="00FF5497">
              <w:rPr>
                <w:szCs w:val="20"/>
              </w:rPr>
              <w:t>f R_</w:t>
            </w:r>
            <w:r>
              <w:rPr>
                <w:szCs w:val="20"/>
              </w:rPr>
              <w:t>ProtoConv</w:t>
            </w:r>
            <w:r w:rsidRPr="00FF5497">
              <w:rPr>
                <w:szCs w:val="20"/>
              </w:rPr>
              <w:t>_Init()</w:t>
            </w:r>
            <w:r>
              <w:rPr>
                <w:szCs w:val="20"/>
              </w:rPr>
              <w:t xml:space="preserve"> is </w:t>
            </w:r>
            <w:r w:rsidRPr="00FF5497">
              <w:rPr>
                <w:szCs w:val="20"/>
              </w:rPr>
              <w:t>not executed</w:t>
            </w:r>
            <w:r>
              <w:rPr>
                <w:szCs w:val="20"/>
              </w:rPr>
              <w:t xml:space="preserve"> yet</w:t>
            </w:r>
            <w:r w:rsidRPr="00FF5497">
              <w:rPr>
                <w:szCs w:val="20"/>
              </w:rPr>
              <w:t xml:space="preserve">, </w:t>
            </w:r>
            <w:r>
              <w:rPr>
                <w:szCs w:val="20"/>
              </w:rPr>
              <w:t xml:space="preserve">it </w:t>
            </w:r>
            <w:r w:rsidRPr="00FF5497">
              <w:rPr>
                <w:szCs w:val="20"/>
              </w:rPr>
              <w:t>return</w:t>
            </w:r>
            <w:r>
              <w:rPr>
                <w:szCs w:val="20"/>
              </w:rPr>
              <w:t>s</w:t>
            </w:r>
            <w:r w:rsidRPr="00FF5497">
              <w:rPr>
                <w:szCs w:val="20"/>
              </w:rPr>
              <w:t xml:space="preserve"> </w:t>
            </w:r>
            <w:r w:rsidRPr="00BD75C2">
              <w:rPr>
                <w:szCs w:val="20"/>
                <w:lang w:val="en-GB"/>
              </w:rPr>
              <w:t>E_NOT_OK, report</w:t>
            </w:r>
            <w:r>
              <w:rPr>
                <w:szCs w:val="20"/>
                <w:lang w:val="en-GB"/>
              </w:rPr>
              <w:t>s</w:t>
            </w:r>
            <w:r w:rsidRPr="00BD75C2">
              <w:rPr>
                <w:szCs w:val="20"/>
                <w:lang w:val="en-GB"/>
              </w:rPr>
              <w:t xml:space="preserve"> DET error </w:t>
            </w:r>
            <w:r>
              <w:rPr>
                <w:szCs w:val="20"/>
              </w:rPr>
              <w:t>PROTOCONV</w:t>
            </w:r>
            <w:r w:rsidRPr="00BD75C2">
              <w:rPr>
                <w:szCs w:val="20"/>
              </w:rPr>
              <w:t>_E_</w:t>
            </w:r>
            <w:r w:rsidRPr="00CE260A">
              <w:rPr>
                <w:rFonts w:cs="Arial"/>
                <w:color w:val="000000"/>
                <w:szCs w:val="20"/>
              </w:rPr>
              <w:t>UNINIT</w:t>
            </w:r>
            <w:r w:rsidRPr="00CF2309">
              <w:rPr>
                <w:szCs w:val="20"/>
              </w:rPr>
              <w:t xml:space="preserve"> </w:t>
            </w:r>
            <w:r w:rsidRPr="00BD75C2">
              <w:rPr>
                <w:szCs w:val="20"/>
              </w:rPr>
              <w:t xml:space="preserve">(if </w:t>
            </w:r>
            <w:r>
              <w:rPr>
                <w:szCs w:val="20"/>
              </w:rPr>
              <w:t>PROTOCONV</w:t>
            </w:r>
            <w:r w:rsidRPr="00BD75C2">
              <w:rPr>
                <w:szCs w:val="20"/>
              </w:rPr>
              <w:t>_DEV_ERROR_DETECT == STD_ON)</w:t>
            </w:r>
            <w:r w:rsidRPr="00BD75C2" w:rsidDel="008357DE">
              <w:rPr>
                <w:szCs w:val="20"/>
              </w:rPr>
              <w:t xml:space="preserve"> </w:t>
            </w:r>
            <w:r w:rsidRPr="00BD75C2">
              <w:rPr>
                <w:szCs w:val="20"/>
              </w:rPr>
              <w:t>and exits.</w:t>
            </w:r>
          </w:p>
          <w:p w14:paraId="23DC0167" w14:textId="77777777" w:rsidR="00ED7DC2" w:rsidRDefault="00B25918" w:rsidP="00B25918">
            <w:pPr>
              <w:pStyle w:val="ReqText0"/>
              <w:rPr>
                <w:lang w:val="en-US"/>
              </w:rPr>
            </w:pPr>
            <w:r w:rsidRPr="00B25918">
              <w:rPr>
                <w:lang w:val="en-US"/>
              </w:rPr>
              <w:t>R_ProtoConv_TriggerQueueDataXtoEth</w:t>
            </w:r>
            <w:r>
              <w:rPr>
                <w:lang w:val="en-US"/>
              </w:rPr>
              <w:t>() e</w:t>
            </w:r>
            <w:r w:rsidR="00A8234D" w:rsidRPr="008634CB">
              <w:rPr>
                <w:lang w:eastAsia="ja-JP"/>
              </w:rPr>
              <w:t>xecute</w:t>
            </w:r>
            <w:r>
              <w:rPr>
                <w:lang w:eastAsia="ja-JP"/>
              </w:rPr>
              <w:t>s</w:t>
            </w:r>
            <w:r w:rsidRPr="00B25918">
              <w:rPr>
                <w:rFonts w:ascii="Consolas" w:eastAsia="Times New Roman" w:hAnsi="Consolas"/>
                <w:color w:val="DCDCAA"/>
                <w:sz w:val="21"/>
                <w:szCs w:val="21"/>
                <w:lang w:eastAsia="en-US"/>
              </w:rPr>
              <w:t xml:space="preserve"> </w:t>
            </w:r>
            <w:r w:rsidRPr="00B25918">
              <w:t>ProtoConv_TriggerQueueDataXtoEth</w:t>
            </w:r>
            <w:r w:rsidR="00A8234D" w:rsidRPr="000003AC">
              <w:rPr>
                <w:lang w:val="en-US"/>
              </w:rPr>
              <w:t>()</w:t>
            </w:r>
            <w:r w:rsidR="00ED7DC2">
              <w:rPr>
                <w:lang w:val="en-US"/>
              </w:rPr>
              <w:t>.</w:t>
            </w:r>
          </w:p>
          <w:p w14:paraId="4D9EDA91" w14:textId="52370AA4" w:rsidR="00ED7DC2" w:rsidRDefault="00ED7DC2" w:rsidP="00ED7DC2">
            <w:pPr>
              <w:pStyle w:val="ReqText0"/>
              <w:jc w:val="left"/>
              <w:rPr>
                <w:szCs w:val="20"/>
              </w:rPr>
            </w:pPr>
            <w:r>
              <w:rPr>
                <w:lang w:val="en-US"/>
              </w:rPr>
              <w:t xml:space="preserve">If </w:t>
            </w:r>
            <w:r w:rsidRPr="00B25918">
              <w:t>ProtoConv_TriggerQueueDataXtoEth</w:t>
            </w:r>
            <w:r w:rsidRPr="000003AC">
              <w:rPr>
                <w:lang w:val="en-US"/>
              </w:rPr>
              <w:t>()</w:t>
            </w:r>
            <w:r>
              <w:rPr>
                <w:lang w:val="en-US"/>
              </w:rPr>
              <w:t xml:space="preserve"> ends abnormally and returns </w:t>
            </w:r>
            <w:r w:rsidRPr="006A040A">
              <w:t>other than E_OK</w:t>
            </w:r>
            <w:r>
              <w:t xml:space="preserve">, </w:t>
            </w:r>
            <w:r w:rsidRPr="00B25918">
              <w:rPr>
                <w:lang w:val="en-US"/>
              </w:rPr>
              <w:t>R_ProtoConv_TriggerQueueDataXtoEth</w:t>
            </w:r>
            <w:r>
              <w:rPr>
                <w:lang w:val="en-US"/>
              </w:rPr>
              <w:t xml:space="preserve">() returns </w:t>
            </w:r>
            <w:r w:rsidRPr="00BD75C2">
              <w:rPr>
                <w:szCs w:val="20"/>
              </w:rPr>
              <w:t>E_NOT_OK</w:t>
            </w:r>
            <w:r>
              <w:rPr>
                <w:szCs w:val="20"/>
              </w:rPr>
              <w:t>.</w:t>
            </w:r>
          </w:p>
          <w:p w14:paraId="42786404" w14:textId="4583240D" w:rsidR="00A8234D" w:rsidRPr="00B25918" w:rsidRDefault="00ED7DC2" w:rsidP="003F6AF4">
            <w:pPr>
              <w:pStyle w:val="ReqText0"/>
              <w:jc w:val="left"/>
              <w:rPr>
                <w:lang w:val="en-US"/>
              </w:rPr>
            </w:pPr>
            <w:r>
              <w:rPr>
                <w:lang w:val="en-US"/>
              </w:rPr>
              <w:t xml:space="preserve">If </w:t>
            </w:r>
            <w:r w:rsidRPr="00B25918">
              <w:t>ProtoConv_TriggerQueueDataXtoEth</w:t>
            </w:r>
            <w:r w:rsidRPr="000003AC">
              <w:rPr>
                <w:lang w:val="en-US"/>
              </w:rPr>
              <w:t>()</w:t>
            </w:r>
            <w:r>
              <w:rPr>
                <w:lang w:val="en-US"/>
              </w:rPr>
              <w:t xml:space="preserve"> ends normally, it returns E_OK.</w:t>
            </w:r>
          </w:p>
        </w:tc>
      </w:tr>
      <w:tr w:rsidR="00A8234D" w:rsidRPr="00864D86" w14:paraId="619B6CB1"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1AE34B61" w14:textId="77777777" w:rsidR="00A8234D" w:rsidRPr="00864D86" w:rsidRDefault="00A8234D" w:rsidP="00B56288">
            <w:pPr>
              <w:rPr>
                <w:rFonts w:cs="Arial"/>
                <w:b/>
                <w:bCs/>
                <w:szCs w:val="20"/>
              </w:rPr>
            </w:pPr>
            <w:r w:rsidRPr="00864D86">
              <w:rPr>
                <w:rFonts w:cs="Arial"/>
                <w:b/>
                <w:bCs/>
                <w:szCs w:val="20"/>
              </w:rPr>
              <w:t>Preconditions</w:t>
            </w:r>
          </w:p>
        </w:tc>
        <w:tc>
          <w:tcPr>
            <w:tcW w:w="3836" w:type="pct"/>
            <w:gridSpan w:val="4"/>
            <w:tcBorders>
              <w:top w:val="single" w:sz="4" w:space="0" w:color="auto"/>
              <w:left w:val="single" w:sz="4" w:space="0" w:color="auto"/>
              <w:bottom w:val="single" w:sz="4" w:space="0" w:color="auto"/>
              <w:right w:val="single" w:sz="4" w:space="0" w:color="auto"/>
            </w:tcBorders>
          </w:tcPr>
          <w:p w14:paraId="1CCF8E86" w14:textId="77777777" w:rsidR="00A8234D" w:rsidRPr="00997E82" w:rsidRDefault="00A8234D" w:rsidP="00B56288">
            <w:pPr>
              <w:rPr>
                <w:rFonts w:cs="Arial"/>
                <w:szCs w:val="20"/>
              </w:rPr>
            </w:pPr>
            <w:r>
              <w:rPr>
                <w:rFonts w:cs="Arial"/>
                <w:szCs w:val="20"/>
              </w:rPr>
              <w:t>Initialized state</w:t>
            </w:r>
          </w:p>
        </w:tc>
      </w:tr>
      <w:tr w:rsidR="00A8234D" w:rsidRPr="00864D86" w14:paraId="1A9219B8" w14:textId="77777777" w:rsidTr="00B25918">
        <w:tc>
          <w:tcPr>
            <w:tcW w:w="1164" w:type="pct"/>
            <w:tcBorders>
              <w:top w:val="single" w:sz="4" w:space="0" w:color="auto"/>
              <w:left w:val="single" w:sz="4" w:space="0" w:color="auto"/>
              <w:bottom w:val="single" w:sz="4" w:space="0" w:color="auto"/>
              <w:right w:val="single" w:sz="4" w:space="0" w:color="auto"/>
            </w:tcBorders>
            <w:shd w:val="clear" w:color="auto" w:fill="D9D9D9"/>
          </w:tcPr>
          <w:p w14:paraId="22A59D1E" w14:textId="77777777" w:rsidR="00A8234D" w:rsidRPr="00864D86" w:rsidRDefault="00A8234D" w:rsidP="00B56288">
            <w:pPr>
              <w:rPr>
                <w:rFonts w:cs="Arial"/>
                <w:b/>
                <w:bCs/>
                <w:szCs w:val="20"/>
              </w:rPr>
            </w:pPr>
            <w:r w:rsidRPr="00864D86">
              <w:rPr>
                <w:rFonts w:cs="Arial"/>
                <w:b/>
                <w:bCs/>
                <w:szCs w:val="20"/>
              </w:rPr>
              <w:t>Remarks</w:t>
            </w:r>
          </w:p>
        </w:tc>
        <w:tc>
          <w:tcPr>
            <w:tcW w:w="3836" w:type="pct"/>
            <w:gridSpan w:val="4"/>
            <w:tcBorders>
              <w:top w:val="single" w:sz="4" w:space="0" w:color="auto"/>
              <w:left w:val="single" w:sz="4" w:space="0" w:color="auto"/>
              <w:bottom w:val="single" w:sz="4" w:space="0" w:color="auto"/>
              <w:right w:val="single" w:sz="4" w:space="0" w:color="auto"/>
            </w:tcBorders>
          </w:tcPr>
          <w:p w14:paraId="46894112" w14:textId="77777777" w:rsidR="00A8234D" w:rsidRPr="00997E82" w:rsidRDefault="00A8234D" w:rsidP="00B56288">
            <w:pPr>
              <w:rPr>
                <w:rFonts w:cs="Arial"/>
                <w:szCs w:val="20"/>
              </w:rPr>
            </w:pPr>
            <w:r>
              <w:rPr>
                <w:rFonts w:cstheme="majorHAnsi" w:hint="eastAsia"/>
                <w:szCs w:val="20"/>
                <w:lang w:val="en-GB"/>
              </w:rPr>
              <w:t>N/A</w:t>
            </w:r>
          </w:p>
        </w:tc>
      </w:tr>
      <w:tr w:rsidR="007224E1" w:rsidRPr="00864D86" w14:paraId="0101581F" w14:textId="77777777" w:rsidTr="007224E1">
        <w:tc>
          <w:tcPr>
            <w:tcW w:w="1164" w:type="pct"/>
            <w:vMerge w:val="restart"/>
            <w:tcBorders>
              <w:top w:val="single" w:sz="4" w:space="0" w:color="auto"/>
              <w:left w:val="single" w:sz="4" w:space="0" w:color="auto"/>
              <w:right w:val="single" w:sz="4" w:space="0" w:color="auto"/>
            </w:tcBorders>
            <w:shd w:val="clear" w:color="auto" w:fill="D9D9D9"/>
          </w:tcPr>
          <w:p w14:paraId="71F17AF0" w14:textId="77777777" w:rsidR="007224E1" w:rsidRPr="00864D86" w:rsidRDefault="007224E1" w:rsidP="007224E1">
            <w:pPr>
              <w:jc w:val="left"/>
              <w:rPr>
                <w:rFonts w:cs="Arial"/>
                <w:b/>
                <w:bCs/>
                <w:szCs w:val="20"/>
              </w:rPr>
            </w:pPr>
            <w:r>
              <w:rPr>
                <w:rFonts w:cs="Arial"/>
                <w:b/>
                <w:bCs/>
                <w:szCs w:val="20"/>
              </w:rPr>
              <w:t>DET/DEM Errors Handled</w:t>
            </w:r>
          </w:p>
        </w:tc>
        <w:tc>
          <w:tcPr>
            <w:tcW w:w="1750" w:type="pct"/>
            <w:gridSpan w:val="3"/>
            <w:tcBorders>
              <w:top w:val="single" w:sz="4" w:space="0" w:color="auto"/>
              <w:left w:val="single" w:sz="4" w:space="0" w:color="auto"/>
              <w:bottom w:val="single" w:sz="4" w:space="0" w:color="auto"/>
              <w:right w:val="single" w:sz="4" w:space="0" w:color="auto"/>
            </w:tcBorders>
          </w:tcPr>
          <w:p w14:paraId="4540CA25" w14:textId="66CB165F" w:rsidR="007224E1" w:rsidRDefault="007224E1" w:rsidP="007224E1">
            <w:pPr>
              <w:rPr>
                <w:rFonts w:cstheme="majorHAnsi"/>
                <w:szCs w:val="20"/>
                <w:lang w:val="en-GB"/>
              </w:rPr>
            </w:pPr>
            <w:r>
              <w:rPr>
                <w:rFonts w:cs="Arial"/>
                <w:color w:val="000000"/>
                <w:szCs w:val="20"/>
              </w:rPr>
              <w:t>PROTOCONV_E_UNINIT</w:t>
            </w:r>
          </w:p>
        </w:tc>
        <w:tc>
          <w:tcPr>
            <w:tcW w:w="2087" w:type="pct"/>
            <w:tcBorders>
              <w:top w:val="single" w:sz="4" w:space="0" w:color="auto"/>
              <w:left w:val="single" w:sz="4" w:space="0" w:color="auto"/>
              <w:bottom w:val="single" w:sz="4" w:space="0" w:color="auto"/>
              <w:right w:val="single" w:sz="4" w:space="0" w:color="auto"/>
            </w:tcBorders>
          </w:tcPr>
          <w:p w14:paraId="580633E2" w14:textId="182624D6" w:rsidR="007224E1" w:rsidRDefault="007224E1" w:rsidP="007224E1">
            <w:pPr>
              <w:rPr>
                <w:rFonts w:cstheme="majorHAnsi"/>
                <w:szCs w:val="20"/>
                <w:lang w:val="en-GB"/>
              </w:rPr>
            </w:pPr>
            <w:r>
              <w:rPr>
                <w:rFonts w:cs="Arial"/>
                <w:color w:val="000000"/>
                <w:szCs w:val="20"/>
              </w:rPr>
              <w:t>Process error (API executed in uninitialized state)</w:t>
            </w:r>
          </w:p>
        </w:tc>
      </w:tr>
      <w:tr w:rsidR="007224E1" w:rsidRPr="00864D86" w14:paraId="6E9FF63E" w14:textId="77777777" w:rsidTr="007224E1">
        <w:tc>
          <w:tcPr>
            <w:tcW w:w="1164" w:type="pct"/>
            <w:vMerge/>
            <w:tcBorders>
              <w:left w:val="single" w:sz="4" w:space="0" w:color="auto"/>
              <w:right w:val="single" w:sz="4" w:space="0" w:color="auto"/>
            </w:tcBorders>
            <w:shd w:val="clear" w:color="auto" w:fill="D9D9D9"/>
          </w:tcPr>
          <w:p w14:paraId="74AD3FA3"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356F360B" w14:textId="0A5FF5EB" w:rsidR="007224E1" w:rsidRDefault="007224E1" w:rsidP="007224E1">
            <w:pPr>
              <w:rPr>
                <w:rFonts w:cstheme="majorHAnsi"/>
                <w:szCs w:val="20"/>
                <w:lang w:val="en-GB"/>
              </w:rPr>
            </w:pPr>
            <w:r w:rsidRPr="007224E1">
              <w:rPr>
                <w:rFonts w:cs="Arial"/>
                <w:color w:val="000000"/>
                <w:kern w:val="0"/>
                <w:szCs w:val="20"/>
              </w:rPr>
              <w:t>PROTOCONV_E_FIFO_EMPTY</w:t>
            </w:r>
          </w:p>
        </w:tc>
        <w:tc>
          <w:tcPr>
            <w:tcW w:w="2087" w:type="pct"/>
            <w:tcBorders>
              <w:top w:val="single" w:sz="4" w:space="0" w:color="auto"/>
              <w:left w:val="single" w:sz="4" w:space="0" w:color="auto"/>
              <w:bottom w:val="single" w:sz="4" w:space="0" w:color="auto"/>
              <w:right w:val="single" w:sz="4" w:space="0" w:color="auto"/>
            </w:tcBorders>
          </w:tcPr>
          <w:p w14:paraId="06791825" w14:textId="1E69F97C" w:rsidR="007224E1" w:rsidRDefault="007224E1" w:rsidP="007224E1">
            <w:pPr>
              <w:rPr>
                <w:rFonts w:cstheme="majorHAnsi"/>
                <w:szCs w:val="20"/>
                <w:lang w:val="en-GB"/>
              </w:rPr>
            </w:pPr>
            <w:r>
              <w:rPr>
                <w:rFonts w:cs="Arial"/>
                <w:color w:val="000000"/>
                <w:szCs w:val="20"/>
              </w:rPr>
              <w:t>Unexpectedly empty FIFO memory</w:t>
            </w:r>
          </w:p>
        </w:tc>
      </w:tr>
      <w:tr w:rsidR="007224E1" w:rsidRPr="00864D86" w14:paraId="079B2249" w14:textId="77777777" w:rsidTr="007224E1">
        <w:tc>
          <w:tcPr>
            <w:tcW w:w="1164" w:type="pct"/>
            <w:vMerge/>
            <w:tcBorders>
              <w:left w:val="single" w:sz="4" w:space="0" w:color="auto"/>
              <w:right w:val="single" w:sz="4" w:space="0" w:color="auto"/>
            </w:tcBorders>
            <w:shd w:val="clear" w:color="auto" w:fill="D9D9D9"/>
          </w:tcPr>
          <w:p w14:paraId="5AC4491F"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3736169C" w14:textId="07A87910" w:rsidR="007224E1" w:rsidRDefault="007224E1" w:rsidP="007224E1">
            <w:pPr>
              <w:rPr>
                <w:rFonts w:cstheme="majorHAnsi"/>
                <w:szCs w:val="20"/>
                <w:lang w:val="en-GB"/>
              </w:rPr>
            </w:pPr>
            <w:r>
              <w:rPr>
                <w:rFonts w:cs="Arial"/>
                <w:color w:val="000000"/>
                <w:szCs w:val="20"/>
              </w:rPr>
              <w:t>PROTOCONV</w:t>
            </w:r>
            <w:r w:rsidRPr="00D46B12">
              <w:rPr>
                <w:rFonts w:cs="Arial"/>
                <w:color w:val="000000"/>
                <w:szCs w:val="20"/>
              </w:rPr>
              <w:t>_E_PARAM_POINTER</w:t>
            </w:r>
          </w:p>
        </w:tc>
        <w:tc>
          <w:tcPr>
            <w:tcW w:w="2087" w:type="pct"/>
            <w:tcBorders>
              <w:top w:val="single" w:sz="4" w:space="0" w:color="auto"/>
              <w:left w:val="single" w:sz="4" w:space="0" w:color="auto"/>
              <w:bottom w:val="single" w:sz="4" w:space="0" w:color="auto"/>
              <w:right w:val="single" w:sz="4" w:space="0" w:color="auto"/>
            </w:tcBorders>
          </w:tcPr>
          <w:p w14:paraId="310E2B2D" w14:textId="65390525" w:rsidR="007224E1" w:rsidRDefault="007224E1" w:rsidP="007224E1">
            <w:pPr>
              <w:rPr>
                <w:rFonts w:cstheme="majorHAnsi"/>
                <w:szCs w:val="20"/>
                <w:lang w:val="en-GB"/>
              </w:rPr>
            </w:pPr>
            <w:r w:rsidRPr="00FF5497">
              <w:rPr>
                <w:szCs w:val="20"/>
              </w:rPr>
              <w:t xml:space="preserve">Parameter error (argument is </w:t>
            </w:r>
            <w:r>
              <w:rPr>
                <w:szCs w:val="20"/>
              </w:rPr>
              <w:t>NULL_PTR</w:t>
            </w:r>
            <w:r w:rsidRPr="00FF5497">
              <w:rPr>
                <w:szCs w:val="20"/>
              </w:rPr>
              <w:t>)</w:t>
            </w:r>
          </w:p>
        </w:tc>
      </w:tr>
      <w:tr w:rsidR="007224E1" w:rsidRPr="00864D86" w14:paraId="56F12304" w14:textId="77777777" w:rsidTr="007224E1">
        <w:tc>
          <w:tcPr>
            <w:tcW w:w="1164" w:type="pct"/>
            <w:vMerge/>
            <w:tcBorders>
              <w:left w:val="single" w:sz="4" w:space="0" w:color="auto"/>
              <w:right w:val="single" w:sz="4" w:space="0" w:color="auto"/>
            </w:tcBorders>
            <w:shd w:val="clear" w:color="auto" w:fill="D9D9D9"/>
          </w:tcPr>
          <w:p w14:paraId="6C7795E4"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42BE38D9" w14:textId="57874E55" w:rsidR="007224E1" w:rsidRDefault="007224E1" w:rsidP="007224E1">
            <w:pPr>
              <w:rPr>
                <w:rFonts w:cstheme="majorHAnsi"/>
                <w:szCs w:val="20"/>
                <w:lang w:val="en-GB"/>
              </w:rPr>
            </w:pPr>
            <w:r>
              <w:rPr>
                <w:rFonts w:cs="Arial"/>
                <w:color w:val="000000"/>
                <w:szCs w:val="20"/>
              </w:rPr>
              <w:t>PROTOCONV</w:t>
            </w:r>
            <w:r w:rsidRPr="006E6BFD">
              <w:rPr>
                <w:rFonts w:cs="Arial"/>
                <w:color w:val="000000"/>
                <w:szCs w:val="20"/>
              </w:rPr>
              <w:t>_E_INV_PARAM</w:t>
            </w:r>
          </w:p>
        </w:tc>
        <w:tc>
          <w:tcPr>
            <w:tcW w:w="2087" w:type="pct"/>
            <w:tcBorders>
              <w:top w:val="single" w:sz="4" w:space="0" w:color="auto"/>
              <w:left w:val="single" w:sz="4" w:space="0" w:color="auto"/>
              <w:bottom w:val="single" w:sz="4" w:space="0" w:color="auto"/>
              <w:right w:val="single" w:sz="4" w:space="0" w:color="auto"/>
            </w:tcBorders>
          </w:tcPr>
          <w:p w14:paraId="1697C1C3" w14:textId="7CD4F050" w:rsidR="007224E1" w:rsidRDefault="007224E1" w:rsidP="007224E1">
            <w:pPr>
              <w:rPr>
                <w:rFonts w:cstheme="majorHAnsi"/>
                <w:szCs w:val="20"/>
                <w:lang w:val="en-GB"/>
              </w:rPr>
            </w:pPr>
            <w:r>
              <w:rPr>
                <w:szCs w:val="20"/>
              </w:rPr>
              <w:t>Invalid</w:t>
            </w:r>
            <w:r w:rsidRPr="006E6BFD">
              <w:rPr>
                <w:szCs w:val="20"/>
              </w:rPr>
              <w:t xml:space="preserve"> parameter passed to the APIs</w:t>
            </w:r>
          </w:p>
        </w:tc>
      </w:tr>
      <w:tr w:rsidR="007224E1" w:rsidRPr="00864D86" w14:paraId="2A41BB96" w14:textId="77777777" w:rsidTr="007224E1">
        <w:tc>
          <w:tcPr>
            <w:tcW w:w="1164" w:type="pct"/>
            <w:vMerge/>
            <w:tcBorders>
              <w:left w:val="single" w:sz="4" w:space="0" w:color="auto"/>
              <w:right w:val="single" w:sz="4" w:space="0" w:color="auto"/>
            </w:tcBorders>
            <w:shd w:val="clear" w:color="auto" w:fill="D9D9D9"/>
          </w:tcPr>
          <w:p w14:paraId="109CD2E2"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6B52EDC8" w14:textId="794264AA" w:rsidR="007224E1" w:rsidRDefault="007224E1" w:rsidP="007224E1">
            <w:pPr>
              <w:rPr>
                <w:rFonts w:cstheme="majorHAnsi"/>
                <w:szCs w:val="20"/>
                <w:lang w:val="en-GB"/>
              </w:rPr>
            </w:pPr>
            <w:r>
              <w:rPr>
                <w:rFonts w:cs="Arial"/>
                <w:color w:val="000000"/>
                <w:szCs w:val="20"/>
              </w:rPr>
              <w:t>PROTOCONV</w:t>
            </w:r>
            <w:r w:rsidRPr="00D46B12">
              <w:rPr>
                <w:rFonts w:cs="Arial"/>
                <w:color w:val="000000"/>
                <w:szCs w:val="20"/>
              </w:rPr>
              <w:t>_E_MATCH</w:t>
            </w:r>
          </w:p>
        </w:tc>
        <w:tc>
          <w:tcPr>
            <w:tcW w:w="2087" w:type="pct"/>
            <w:tcBorders>
              <w:top w:val="single" w:sz="4" w:space="0" w:color="auto"/>
              <w:left w:val="single" w:sz="4" w:space="0" w:color="auto"/>
              <w:bottom w:val="single" w:sz="4" w:space="0" w:color="auto"/>
              <w:right w:val="single" w:sz="4" w:space="0" w:color="auto"/>
            </w:tcBorders>
          </w:tcPr>
          <w:p w14:paraId="67790F02" w14:textId="031CCE90" w:rsidR="007224E1" w:rsidRDefault="007224E1" w:rsidP="007224E1">
            <w:pPr>
              <w:rPr>
                <w:rFonts w:cstheme="majorHAnsi"/>
                <w:szCs w:val="20"/>
                <w:lang w:val="en-GB"/>
              </w:rPr>
            </w:pPr>
            <w:r w:rsidRPr="00D46B12">
              <w:rPr>
                <w:rFonts w:cs="Arial"/>
                <w:color w:val="000000"/>
                <w:szCs w:val="20"/>
              </w:rPr>
              <w:t>Unmatched Table Error (Routing Table)</w:t>
            </w:r>
          </w:p>
        </w:tc>
      </w:tr>
      <w:tr w:rsidR="007224E1" w:rsidRPr="00864D86" w14:paraId="359AD0CC" w14:textId="77777777" w:rsidTr="007224E1">
        <w:tc>
          <w:tcPr>
            <w:tcW w:w="1164" w:type="pct"/>
            <w:vMerge/>
            <w:tcBorders>
              <w:left w:val="single" w:sz="4" w:space="0" w:color="auto"/>
              <w:right w:val="single" w:sz="4" w:space="0" w:color="auto"/>
            </w:tcBorders>
            <w:shd w:val="clear" w:color="auto" w:fill="D9D9D9"/>
          </w:tcPr>
          <w:p w14:paraId="5889F6C0"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3FCC0382" w14:textId="032D2715" w:rsidR="007224E1" w:rsidRDefault="007224E1" w:rsidP="007224E1">
            <w:pPr>
              <w:rPr>
                <w:rFonts w:cstheme="majorHAnsi"/>
                <w:szCs w:val="20"/>
                <w:lang w:val="en-GB"/>
              </w:rPr>
            </w:pPr>
            <w:r>
              <w:rPr>
                <w:rFonts w:cs="Arial"/>
                <w:color w:val="000000"/>
                <w:szCs w:val="20"/>
              </w:rPr>
              <w:t>PROTOCONV</w:t>
            </w:r>
            <w:r w:rsidRPr="00D46B12">
              <w:rPr>
                <w:rFonts w:cs="Arial"/>
                <w:color w:val="000000"/>
                <w:szCs w:val="20"/>
              </w:rPr>
              <w:t>_E_TRANS</w:t>
            </w:r>
          </w:p>
        </w:tc>
        <w:tc>
          <w:tcPr>
            <w:tcW w:w="2087" w:type="pct"/>
            <w:tcBorders>
              <w:top w:val="single" w:sz="4" w:space="0" w:color="auto"/>
              <w:left w:val="single" w:sz="4" w:space="0" w:color="auto"/>
              <w:bottom w:val="single" w:sz="4" w:space="0" w:color="auto"/>
              <w:right w:val="single" w:sz="4" w:space="0" w:color="auto"/>
            </w:tcBorders>
          </w:tcPr>
          <w:p w14:paraId="10AF7150" w14:textId="76411005" w:rsidR="007224E1" w:rsidRDefault="007224E1" w:rsidP="007224E1">
            <w:pPr>
              <w:rPr>
                <w:rFonts w:cstheme="majorHAnsi"/>
                <w:szCs w:val="20"/>
                <w:lang w:val="en-GB"/>
              </w:rPr>
            </w:pPr>
            <w:r w:rsidRPr="00D46B12">
              <w:rPr>
                <w:rFonts w:cs="Arial"/>
                <w:color w:val="000000"/>
                <w:szCs w:val="20"/>
              </w:rPr>
              <w:t>Transmit Error</w:t>
            </w:r>
          </w:p>
        </w:tc>
      </w:tr>
      <w:tr w:rsidR="007224E1" w:rsidRPr="00864D86" w14:paraId="3D28392B" w14:textId="77777777" w:rsidTr="007224E1">
        <w:tc>
          <w:tcPr>
            <w:tcW w:w="1164" w:type="pct"/>
            <w:vMerge/>
            <w:tcBorders>
              <w:left w:val="single" w:sz="4" w:space="0" w:color="auto"/>
              <w:right w:val="single" w:sz="4" w:space="0" w:color="auto"/>
            </w:tcBorders>
            <w:shd w:val="clear" w:color="auto" w:fill="D9D9D9"/>
          </w:tcPr>
          <w:p w14:paraId="33A3C845"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2D46D097" w14:textId="391073EB" w:rsidR="007224E1" w:rsidRDefault="007224E1" w:rsidP="007224E1">
            <w:pPr>
              <w:rPr>
                <w:rFonts w:cstheme="majorHAnsi"/>
                <w:szCs w:val="20"/>
                <w:lang w:val="en-GB"/>
              </w:rPr>
            </w:pPr>
            <w:r w:rsidRPr="00B546D0">
              <w:rPr>
                <w:rFonts w:cs="Arial"/>
                <w:color w:val="000000"/>
                <w:szCs w:val="20"/>
              </w:rPr>
              <w:t>PROTOCONV_E_BUF_FULL</w:t>
            </w:r>
          </w:p>
        </w:tc>
        <w:tc>
          <w:tcPr>
            <w:tcW w:w="2087" w:type="pct"/>
            <w:tcBorders>
              <w:top w:val="single" w:sz="4" w:space="0" w:color="auto"/>
              <w:left w:val="single" w:sz="4" w:space="0" w:color="auto"/>
              <w:bottom w:val="single" w:sz="4" w:space="0" w:color="auto"/>
              <w:right w:val="single" w:sz="4" w:space="0" w:color="auto"/>
            </w:tcBorders>
          </w:tcPr>
          <w:p w14:paraId="10BCFC50" w14:textId="473BC421" w:rsidR="007224E1" w:rsidRDefault="007224E1" w:rsidP="007224E1">
            <w:pPr>
              <w:rPr>
                <w:rFonts w:cstheme="majorHAnsi"/>
                <w:szCs w:val="20"/>
                <w:lang w:val="en-GB"/>
              </w:rPr>
            </w:pPr>
            <w:r>
              <w:t>U</w:t>
            </w:r>
            <w:r w:rsidRPr="00531580">
              <w:t>nexpectedly full Buffer</w:t>
            </w:r>
            <w:r>
              <w:t xml:space="preserve"> error</w:t>
            </w:r>
          </w:p>
        </w:tc>
      </w:tr>
      <w:tr w:rsidR="007224E1" w:rsidRPr="00864D86" w14:paraId="762A552F" w14:textId="77777777" w:rsidTr="007224E1">
        <w:tc>
          <w:tcPr>
            <w:tcW w:w="1164" w:type="pct"/>
            <w:vMerge/>
            <w:tcBorders>
              <w:left w:val="single" w:sz="4" w:space="0" w:color="auto"/>
              <w:bottom w:val="single" w:sz="4" w:space="0" w:color="auto"/>
              <w:right w:val="single" w:sz="4" w:space="0" w:color="auto"/>
            </w:tcBorders>
            <w:shd w:val="clear" w:color="auto" w:fill="D9D9D9"/>
          </w:tcPr>
          <w:p w14:paraId="5A8365C1" w14:textId="77777777" w:rsidR="007224E1" w:rsidRDefault="007224E1" w:rsidP="007224E1">
            <w:pPr>
              <w:jc w:val="left"/>
              <w:rPr>
                <w:rFonts w:cs="Arial"/>
                <w:b/>
                <w:bCs/>
                <w:szCs w:val="20"/>
              </w:rPr>
            </w:pPr>
          </w:p>
        </w:tc>
        <w:tc>
          <w:tcPr>
            <w:tcW w:w="1750" w:type="pct"/>
            <w:gridSpan w:val="3"/>
            <w:tcBorders>
              <w:top w:val="single" w:sz="4" w:space="0" w:color="auto"/>
              <w:left w:val="single" w:sz="4" w:space="0" w:color="auto"/>
              <w:bottom w:val="single" w:sz="4" w:space="0" w:color="auto"/>
              <w:right w:val="single" w:sz="4" w:space="0" w:color="auto"/>
            </w:tcBorders>
          </w:tcPr>
          <w:p w14:paraId="7DE395F8" w14:textId="5AE003F2" w:rsidR="007224E1" w:rsidRDefault="007224E1" w:rsidP="007224E1">
            <w:pPr>
              <w:rPr>
                <w:rFonts w:cstheme="majorHAnsi"/>
                <w:szCs w:val="20"/>
                <w:lang w:val="en-GB"/>
              </w:rPr>
            </w:pPr>
            <w:r>
              <w:rPr>
                <w:rFonts w:cs="Arial"/>
                <w:color w:val="000000"/>
                <w:szCs w:val="20"/>
              </w:rPr>
              <w:t>PROTOCONV</w:t>
            </w:r>
            <w:r w:rsidRPr="00D46B12">
              <w:rPr>
                <w:rFonts w:cs="Arial"/>
                <w:color w:val="000000"/>
                <w:szCs w:val="20"/>
              </w:rPr>
              <w:t>_E_PARAM_CONFIG</w:t>
            </w:r>
          </w:p>
        </w:tc>
        <w:tc>
          <w:tcPr>
            <w:tcW w:w="2087" w:type="pct"/>
            <w:tcBorders>
              <w:top w:val="single" w:sz="4" w:space="0" w:color="auto"/>
              <w:left w:val="single" w:sz="4" w:space="0" w:color="auto"/>
              <w:bottom w:val="single" w:sz="4" w:space="0" w:color="auto"/>
              <w:right w:val="single" w:sz="4" w:space="0" w:color="auto"/>
            </w:tcBorders>
          </w:tcPr>
          <w:p w14:paraId="1EFD4AC6" w14:textId="5F045293" w:rsidR="007224E1" w:rsidRDefault="007224E1" w:rsidP="007224E1">
            <w:pPr>
              <w:rPr>
                <w:rFonts w:cstheme="majorHAnsi"/>
                <w:szCs w:val="20"/>
                <w:lang w:val="en-GB"/>
              </w:rPr>
            </w:pPr>
            <w:r w:rsidRPr="00D46B12">
              <w:rPr>
                <w:rFonts w:cs="Arial"/>
                <w:color w:val="000000"/>
                <w:szCs w:val="20"/>
              </w:rPr>
              <w:t>Config Error (NULL Pointer)</w:t>
            </w:r>
          </w:p>
        </w:tc>
      </w:tr>
    </w:tbl>
    <w:p w14:paraId="242B125A" w14:textId="77777777" w:rsidR="00E71C3D" w:rsidRPr="009B6D74" w:rsidRDefault="00E71C3D" w:rsidP="00E71C3D">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7280E05C" w14:textId="77777777" w:rsidR="00A8234D" w:rsidRDefault="00A8234D" w:rsidP="00A8234D">
      <w:pPr>
        <w:pStyle w:val="RefIDs"/>
        <w:rPr>
          <w:lang w:eastAsia="en-US"/>
        </w:rPr>
      </w:pPr>
      <w:r w:rsidRPr="00696D29">
        <w:rPr>
          <w:lang w:eastAsia="en-US"/>
        </w:rPr>
        <w:t xml:space="preserve">[Covers: </w:t>
      </w:r>
      <w:r>
        <w:rPr>
          <w:lang w:eastAsia="en-US"/>
        </w:rPr>
        <w:t>req-8552172-00903610</w:t>
      </w:r>
      <w:r w:rsidRPr="00696D29">
        <w:rPr>
          <w:lang w:eastAsia="en-US"/>
        </w:rPr>
        <w:t>]</w:t>
      </w:r>
    </w:p>
    <w:p w14:paraId="552C0DF0" w14:textId="77777777" w:rsidR="00A8234D" w:rsidRDefault="00A8234D" w:rsidP="00A8234D">
      <w:pPr>
        <w:pStyle w:val="RefIDs"/>
        <w:rPr>
          <w:lang w:eastAsia="en-US"/>
        </w:rPr>
      </w:pPr>
      <w:r w:rsidRPr="00696D29">
        <w:rPr>
          <w:lang w:eastAsia="en-US"/>
        </w:rPr>
        <w:t xml:space="preserve">[Covers: </w:t>
      </w:r>
      <w:r>
        <w:rPr>
          <w:lang w:eastAsia="en-US"/>
        </w:rPr>
        <w:t>req-8552172-00903611</w:t>
      </w:r>
      <w:r w:rsidRPr="00696D29">
        <w:rPr>
          <w:lang w:eastAsia="en-US"/>
        </w:rPr>
        <w:t>]</w:t>
      </w:r>
    </w:p>
    <w:p w14:paraId="5EC1619B" w14:textId="77777777" w:rsidR="00E71C3D" w:rsidRPr="009B6D74" w:rsidRDefault="00A8234D" w:rsidP="00E71C3D">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3BCA5319" w14:textId="77777777" w:rsidR="00E71C3D" w:rsidRDefault="00E71C3D" w:rsidP="00E71C3D">
      <w:pPr>
        <w:pStyle w:val="RefIDs"/>
        <w:rPr>
          <w:lang w:eastAsia="en-US"/>
        </w:rPr>
      </w:pPr>
      <w:r>
        <w:rPr>
          <w:lang w:eastAsia="en-US"/>
        </w:rPr>
        <w:t>[Covers: req-8552172-00905227</w:t>
      </w:r>
      <w:r w:rsidRPr="002C15F8">
        <w:rPr>
          <w:lang w:eastAsia="en-US"/>
        </w:rPr>
        <w:t>]</w:t>
      </w:r>
    </w:p>
    <w:p w14:paraId="07EE955A" w14:textId="77777777" w:rsidR="003949F1" w:rsidRPr="002C15F8" w:rsidRDefault="00E71C3D" w:rsidP="003949F1">
      <w:pPr>
        <w:pStyle w:val="RefIDs"/>
        <w:rPr>
          <w:lang w:eastAsia="en-US"/>
        </w:rPr>
      </w:pPr>
      <w:r>
        <w:rPr>
          <w:lang w:eastAsia="en-US"/>
        </w:rPr>
        <w:t>[Covers: req-8552172-00904662</w:t>
      </w:r>
      <w:r w:rsidRPr="002C15F8">
        <w:rPr>
          <w:lang w:eastAsia="en-US"/>
        </w:rPr>
        <w:t>]</w:t>
      </w:r>
    </w:p>
    <w:p w14:paraId="66E444B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5E2DAC1F"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19311A93" w14:textId="77777777" w:rsidR="003949F1" w:rsidRDefault="003949F1" w:rsidP="003949F1">
      <w:pPr>
        <w:pStyle w:val="RefIDs"/>
        <w:rPr>
          <w:lang w:eastAsia="en-US"/>
        </w:rPr>
      </w:pPr>
      <w:r>
        <w:rPr>
          <w:lang w:eastAsia="en-US"/>
        </w:rPr>
        <w:t>[Covers: req-8552172-00528003]</w:t>
      </w:r>
    </w:p>
    <w:p w14:paraId="0BD52FCE" w14:textId="77777777" w:rsidR="003949F1" w:rsidRDefault="003949F1" w:rsidP="003949F1">
      <w:pPr>
        <w:pStyle w:val="RefIDs"/>
        <w:rPr>
          <w:lang w:eastAsia="en-US"/>
        </w:rPr>
      </w:pPr>
      <w:r>
        <w:rPr>
          <w:lang w:eastAsia="en-US"/>
        </w:rPr>
        <w:t>[Covers: req-8552172-00528002]</w:t>
      </w:r>
    </w:p>
    <w:p w14:paraId="0C97A05F" w14:textId="77777777" w:rsidR="003949F1" w:rsidRDefault="003949F1" w:rsidP="003949F1">
      <w:pPr>
        <w:pStyle w:val="RefIDs"/>
        <w:rPr>
          <w:lang w:eastAsia="en-US"/>
        </w:rPr>
      </w:pPr>
      <w:r>
        <w:rPr>
          <w:lang w:eastAsia="en-US"/>
        </w:rPr>
        <w:t>[Covers: req-8552172-00528006]</w:t>
      </w:r>
    </w:p>
    <w:p w14:paraId="2FF00845" w14:textId="77777777" w:rsidR="003949F1" w:rsidRDefault="003949F1" w:rsidP="003949F1">
      <w:pPr>
        <w:pStyle w:val="RefIDs"/>
        <w:rPr>
          <w:lang w:eastAsia="en-US"/>
        </w:rPr>
      </w:pPr>
      <w:r>
        <w:rPr>
          <w:lang w:eastAsia="en-US"/>
        </w:rPr>
        <w:t xml:space="preserve">[Covers: </w:t>
      </w:r>
      <w:r w:rsidRPr="00C136B3">
        <w:t>req-8552172-00527993</w:t>
      </w:r>
      <w:r>
        <w:t>]</w:t>
      </w:r>
    </w:p>
    <w:p w14:paraId="267A1BE8" w14:textId="77777777" w:rsidR="003949F1" w:rsidRDefault="003949F1" w:rsidP="003949F1">
      <w:pPr>
        <w:pStyle w:val="RefIDs"/>
        <w:rPr>
          <w:lang w:eastAsia="en-US"/>
        </w:rPr>
      </w:pPr>
      <w:r>
        <w:rPr>
          <w:lang w:eastAsia="en-US"/>
        </w:rPr>
        <w:t>[Covers: req-8552172-00527980]</w:t>
      </w:r>
    </w:p>
    <w:p w14:paraId="690FCC82" w14:textId="358D48C8" w:rsidR="00773611" w:rsidRPr="00773611" w:rsidRDefault="00773611" w:rsidP="006F374A">
      <w:pPr>
        <w:pStyle w:val="RefIDs"/>
        <w:rPr>
          <w:lang w:eastAsia="en-US"/>
        </w:rPr>
      </w:pPr>
    </w:p>
    <w:p w14:paraId="08DA43F5" w14:textId="0F9ED925" w:rsidR="00C40D82" w:rsidRDefault="006E4A0D" w:rsidP="00D10EB4">
      <w:pPr>
        <w:pStyle w:val="Heading2"/>
      </w:pPr>
      <w:bookmarkStart w:id="217" w:name="_Ref190685163"/>
      <w:bookmarkStart w:id="218" w:name="_Ref190685180"/>
      <w:bookmarkStart w:id="219" w:name="_Ref190685191"/>
      <w:bookmarkStart w:id="220" w:name="_Ref190685226"/>
      <w:r>
        <w:br w:type="column"/>
      </w:r>
      <w:bookmarkStart w:id="221" w:name="_Toc203383976"/>
      <w:r w:rsidR="00C40D82" w:rsidRPr="00C40D82">
        <w:lastRenderedPageBreak/>
        <w:t>Interfaces (User defined)</w:t>
      </w:r>
      <w:bookmarkEnd w:id="214"/>
      <w:bookmarkEnd w:id="217"/>
      <w:bookmarkEnd w:id="218"/>
      <w:bookmarkEnd w:id="219"/>
      <w:bookmarkEnd w:id="220"/>
      <w:bookmarkEnd w:id="221"/>
    </w:p>
    <w:p w14:paraId="48BE1B8F" w14:textId="475117BE" w:rsidR="00C40D82" w:rsidRPr="000A5519" w:rsidRDefault="00AB1F4A" w:rsidP="00032018">
      <w:pPr>
        <w:widowControl w:val="0"/>
        <w:spacing w:after="120"/>
      </w:pPr>
      <w:r w:rsidRPr="0090063D">
        <w:t xml:space="preserve">This chapter shows the design details of functions in the Required Interface in </w:t>
      </w:r>
      <w:r w:rsidR="0090063D" w:rsidRPr="0046020F">
        <w:fldChar w:fldCharType="begin"/>
      </w:r>
      <w:r w:rsidR="0090063D" w:rsidRPr="0046020F">
        <w:instrText xml:space="preserve"> REF _Ref74167243 \h </w:instrText>
      </w:r>
      <w:r w:rsidR="009A5C35" w:rsidRPr="0046020F">
        <w:instrText xml:space="preserve"> \* MERGEFORMAT </w:instrText>
      </w:r>
      <w:r w:rsidR="0090063D" w:rsidRPr="0046020F">
        <w:fldChar w:fldCharType="separate"/>
      </w:r>
      <w:r w:rsidR="009D560C">
        <w:t xml:space="preserve">Figure </w:t>
      </w:r>
      <w:r w:rsidR="009D560C">
        <w:rPr>
          <w:noProof/>
        </w:rPr>
        <w:t>2</w:t>
      </w:r>
      <w:r w:rsidR="009D560C">
        <w:rPr>
          <w:noProof/>
        </w:rPr>
        <w:noBreakHyphen/>
        <w:t>1</w:t>
      </w:r>
      <w:r w:rsidR="0090063D" w:rsidRPr="0046020F">
        <w:fldChar w:fldCharType="end"/>
      </w:r>
      <w:r w:rsidRPr="0090063D">
        <w:t>.</w:t>
      </w:r>
    </w:p>
    <w:p w14:paraId="339EA2EF" w14:textId="1FDDCEE5" w:rsidR="00C40D82" w:rsidRDefault="000F4E6D" w:rsidP="00D10EB4">
      <w:pPr>
        <w:pStyle w:val="Heading3"/>
        <w:rPr>
          <w:lang w:val="en-GB"/>
        </w:rPr>
      </w:pPr>
      <w:bookmarkStart w:id="222" w:name="_Ref191481083"/>
      <w:bookmarkStart w:id="223" w:name="_Ref191481100"/>
      <w:bookmarkStart w:id="224" w:name="_Toc203383977"/>
      <w:r>
        <w:rPr>
          <w:lang w:val="en-GB"/>
        </w:rPr>
        <w:t>ProtoConv</w:t>
      </w:r>
      <w:r w:rsidR="00C40D82" w:rsidRPr="00E46C9F">
        <w:rPr>
          <w:lang w:val="en-GB"/>
        </w:rPr>
        <w:t>_EthTransmitUser</w:t>
      </w:r>
      <w:r w:rsidR="00C40D82">
        <w:rPr>
          <w:lang w:val="en-GB"/>
        </w:rPr>
        <w:t>D</w:t>
      </w:r>
      <w:r w:rsidR="00C40D82" w:rsidRPr="00E46C9F">
        <w:rPr>
          <w:lang w:val="en-GB"/>
        </w:rPr>
        <w:t>ef</w:t>
      </w:r>
      <w:bookmarkEnd w:id="222"/>
      <w:bookmarkEnd w:id="223"/>
      <w:bookmarkEnd w:id="224"/>
    </w:p>
    <w:p w14:paraId="67DD7095" w14:textId="6DF00537"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Pr="00696D29">
        <w:t>0</w:t>
      </w:r>
      <w:r>
        <w:t>1</w:t>
      </w:r>
      <w:r w:rsidRPr="00696D29">
        <w:t>]</w:t>
      </w:r>
    </w:p>
    <w:p w14:paraId="3534E217" w14:textId="09C4F704" w:rsidR="00C40D82" w:rsidRDefault="00C40D8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36</w:t>
      </w:r>
      <w:r w:rsidR="009D560C">
        <w:rPr>
          <w:noProof/>
        </w:rPr>
        <w:fldChar w:fldCharType="end"/>
      </w:r>
      <w:r w:rsidR="00F13113">
        <w:rPr>
          <w:noProof/>
        </w:rPr>
        <w:t>:</w:t>
      </w:r>
      <w:r>
        <w:t xml:space="preserve"> </w:t>
      </w:r>
      <w:r w:rsidR="000F4E6D">
        <w:t>ProtoConv</w:t>
      </w:r>
      <w:r>
        <w:t>_EthTransmitUserDef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25"/>
        <w:gridCol w:w="2700"/>
        <w:gridCol w:w="761"/>
        <w:gridCol w:w="4345"/>
      </w:tblGrid>
      <w:tr w:rsidR="006A040A" w:rsidRPr="006A040A" w14:paraId="766C8C98" w14:textId="77777777" w:rsidTr="00852358">
        <w:trPr>
          <w:trHeight w:val="287"/>
        </w:trPr>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48D25DA7" w14:textId="77777777" w:rsidR="00C40D82" w:rsidRPr="006A040A" w:rsidRDefault="00C40D82" w:rsidP="000D256D">
            <w:pPr>
              <w:jc w:val="left"/>
              <w:rPr>
                <w:rFonts w:cs="Arial"/>
                <w:szCs w:val="20"/>
              </w:rPr>
            </w:pPr>
            <w:r w:rsidRPr="006A040A">
              <w:rPr>
                <w:rFonts w:cs="Arial"/>
                <w:b/>
                <w:bCs/>
                <w:szCs w:val="20"/>
              </w:rPr>
              <w:t>Function Name</w:t>
            </w:r>
          </w:p>
        </w:tc>
        <w:tc>
          <w:tcPr>
            <w:tcW w:w="3891" w:type="pct"/>
            <w:gridSpan w:val="3"/>
            <w:tcBorders>
              <w:top w:val="single" w:sz="4" w:space="0" w:color="auto"/>
              <w:left w:val="single" w:sz="4" w:space="0" w:color="auto"/>
              <w:bottom w:val="single" w:sz="4" w:space="0" w:color="auto"/>
              <w:right w:val="single" w:sz="4" w:space="0" w:color="auto"/>
            </w:tcBorders>
          </w:tcPr>
          <w:p w14:paraId="495FAC94" w14:textId="40BBED20" w:rsidR="00C40D82" w:rsidRPr="006A040A" w:rsidRDefault="000F4E6D" w:rsidP="00220AA3">
            <w:pPr>
              <w:jc w:val="left"/>
            </w:pPr>
            <w:r>
              <w:t>ProtoConv</w:t>
            </w:r>
            <w:r w:rsidR="00C40D82" w:rsidRPr="006A040A">
              <w:t>_EthTransmitUserDef</w:t>
            </w:r>
          </w:p>
        </w:tc>
      </w:tr>
      <w:tr w:rsidR="006A040A" w:rsidRPr="006A040A" w14:paraId="75599CAD" w14:textId="77777777" w:rsidTr="00852358">
        <w:trPr>
          <w:trHeight w:val="287"/>
        </w:trPr>
        <w:tc>
          <w:tcPr>
            <w:tcW w:w="1109" w:type="pct"/>
            <w:tcBorders>
              <w:top w:val="single" w:sz="4" w:space="0" w:color="auto"/>
              <w:left w:val="single" w:sz="4" w:space="0" w:color="auto"/>
              <w:bottom w:val="single" w:sz="4" w:space="0" w:color="auto"/>
              <w:right w:val="single" w:sz="4" w:space="0" w:color="auto"/>
            </w:tcBorders>
            <w:shd w:val="clear" w:color="auto" w:fill="D9D9D9"/>
          </w:tcPr>
          <w:p w14:paraId="3D5A9376" w14:textId="77777777" w:rsidR="00C40D82" w:rsidRPr="006A040A" w:rsidRDefault="00C40D82" w:rsidP="000D256D">
            <w:pPr>
              <w:jc w:val="left"/>
              <w:rPr>
                <w:rFonts w:eastAsia="Meiryo UI" w:cstheme="majorHAnsi"/>
                <w:szCs w:val="20"/>
                <w:lang w:val="en-GB"/>
              </w:rPr>
            </w:pPr>
            <w:r w:rsidRPr="006A040A">
              <w:rPr>
                <w:rFonts w:eastAsia="Meiryo UI" w:cstheme="majorHAnsi"/>
                <w:b/>
                <w:bCs/>
                <w:szCs w:val="20"/>
                <w:lang w:val="en-GB"/>
              </w:rPr>
              <w:t>ASIL Level</w:t>
            </w:r>
          </w:p>
        </w:tc>
        <w:tc>
          <w:tcPr>
            <w:tcW w:w="1346" w:type="pct"/>
            <w:tcBorders>
              <w:top w:val="single" w:sz="4" w:space="0" w:color="auto"/>
              <w:left w:val="single" w:sz="4" w:space="0" w:color="auto"/>
              <w:bottom w:val="single" w:sz="4" w:space="0" w:color="auto"/>
              <w:right w:val="single" w:sz="4" w:space="0" w:color="auto"/>
            </w:tcBorders>
          </w:tcPr>
          <w:p w14:paraId="56D7F39A" w14:textId="77777777" w:rsidR="00C40D82" w:rsidRPr="006A040A" w:rsidRDefault="00C40D82" w:rsidP="00220AA3">
            <w:pPr>
              <w:jc w:val="left"/>
              <w:rPr>
                <w:lang w:val="en-GB"/>
              </w:rPr>
            </w:pPr>
            <w:r w:rsidRPr="006A040A">
              <w:rPr>
                <w:lang w:val="en-GB"/>
              </w:rPr>
              <w:t>ASIL D</w:t>
            </w:r>
          </w:p>
        </w:tc>
        <w:tc>
          <w:tcPr>
            <w:tcW w:w="379" w:type="pct"/>
            <w:tcBorders>
              <w:top w:val="single" w:sz="4" w:space="0" w:color="auto"/>
              <w:left w:val="single" w:sz="4" w:space="0" w:color="auto"/>
              <w:bottom w:val="single" w:sz="4" w:space="0" w:color="auto"/>
              <w:right w:val="single" w:sz="4" w:space="0" w:color="auto"/>
            </w:tcBorders>
            <w:shd w:val="pct20" w:color="auto" w:fill="auto"/>
          </w:tcPr>
          <w:p w14:paraId="35A93DB4" w14:textId="77777777" w:rsidR="00C40D82" w:rsidRPr="006A040A" w:rsidRDefault="00C40D82" w:rsidP="00220AA3">
            <w:pPr>
              <w:jc w:val="left"/>
              <w:rPr>
                <w:rFonts w:eastAsia="Meiryo UI" w:cstheme="majorHAnsi"/>
                <w:b/>
                <w:szCs w:val="20"/>
                <w:lang w:val="en-GB"/>
              </w:rPr>
            </w:pPr>
            <w:r w:rsidRPr="006A040A">
              <w:rPr>
                <w:rFonts w:eastAsia="Meiryo UI" w:cstheme="majorHAnsi"/>
                <w:b/>
                <w:szCs w:val="20"/>
                <w:lang w:val="en-GB"/>
              </w:rPr>
              <w:t>Status</w:t>
            </w:r>
          </w:p>
        </w:tc>
        <w:tc>
          <w:tcPr>
            <w:tcW w:w="2166" w:type="pct"/>
            <w:tcBorders>
              <w:top w:val="single" w:sz="4" w:space="0" w:color="auto"/>
              <w:left w:val="single" w:sz="4" w:space="0" w:color="auto"/>
              <w:bottom w:val="single" w:sz="4" w:space="0" w:color="auto"/>
              <w:right w:val="single" w:sz="4" w:space="0" w:color="auto"/>
            </w:tcBorders>
          </w:tcPr>
          <w:p w14:paraId="38B0E54D" w14:textId="77777777" w:rsidR="00C40D82" w:rsidRPr="006A040A" w:rsidRDefault="00C40D82" w:rsidP="00220AA3">
            <w:pPr>
              <w:jc w:val="left"/>
              <w:rPr>
                <w:lang w:val="en-GB"/>
              </w:rPr>
            </w:pPr>
            <w:r w:rsidRPr="006A040A">
              <w:rPr>
                <w:lang w:val="en-GB"/>
              </w:rPr>
              <w:t>New</w:t>
            </w:r>
          </w:p>
        </w:tc>
      </w:tr>
      <w:tr w:rsidR="006A040A" w:rsidRPr="006A040A" w14:paraId="5EEF68D2"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09DC93A9" w14:textId="77777777" w:rsidR="00C40D82" w:rsidRPr="006A040A" w:rsidRDefault="00C40D82" w:rsidP="000D256D">
            <w:pPr>
              <w:jc w:val="left"/>
              <w:rPr>
                <w:rFonts w:cs="Arial"/>
                <w:b/>
                <w:bCs/>
                <w:szCs w:val="20"/>
              </w:rPr>
            </w:pPr>
            <w:r w:rsidRPr="006A040A">
              <w:rPr>
                <w:rFonts w:cs="Arial"/>
                <w:b/>
                <w:bCs/>
                <w:szCs w:val="20"/>
              </w:rPr>
              <w:t>Syntax</w:t>
            </w:r>
          </w:p>
        </w:tc>
        <w:tc>
          <w:tcPr>
            <w:tcW w:w="3891" w:type="pct"/>
            <w:gridSpan w:val="3"/>
            <w:tcBorders>
              <w:top w:val="single" w:sz="4" w:space="0" w:color="auto"/>
              <w:left w:val="single" w:sz="4" w:space="0" w:color="auto"/>
              <w:bottom w:val="single" w:sz="4" w:space="0" w:color="auto"/>
              <w:right w:val="single" w:sz="4" w:space="0" w:color="auto"/>
            </w:tcBorders>
          </w:tcPr>
          <w:p w14:paraId="6E1962C7" w14:textId="71A02304" w:rsidR="00C40D82" w:rsidRPr="006A040A" w:rsidRDefault="001850DF" w:rsidP="00220AA3">
            <w:pPr>
              <w:jc w:val="left"/>
            </w:pPr>
            <w:r w:rsidRPr="001850DF">
              <w:t>Std_ReturnType</w:t>
            </w:r>
            <w:r w:rsidRPr="001850DF" w:rsidDel="001850DF">
              <w:t xml:space="preserve"> </w:t>
            </w:r>
            <w:r w:rsidR="000F4E6D">
              <w:t>ProtoConv</w:t>
            </w:r>
            <w:r w:rsidR="00C40D82" w:rsidRPr="006A040A">
              <w:t>_EthTransmitUserDef(const uint8 *aaDestAddr, const uint16 usFrameType, const uint8 *pBufAddr, const uint32 ulDataSize)</w:t>
            </w:r>
          </w:p>
        </w:tc>
      </w:tr>
      <w:tr w:rsidR="006A040A" w:rsidRPr="006A040A" w14:paraId="593C0BED"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21953C4C" w14:textId="77777777" w:rsidR="00C40D82" w:rsidRPr="006A040A" w:rsidRDefault="00C40D82" w:rsidP="000D256D">
            <w:pPr>
              <w:jc w:val="left"/>
              <w:rPr>
                <w:rFonts w:cs="Arial"/>
                <w:b/>
                <w:bCs/>
                <w:szCs w:val="20"/>
              </w:rPr>
            </w:pPr>
            <w:r w:rsidRPr="006A040A">
              <w:rPr>
                <w:rFonts w:cs="Arial"/>
                <w:b/>
                <w:bCs/>
                <w:szCs w:val="20"/>
              </w:rPr>
              <w:t>Sync/Async</w:t>
            </w:r>
          </w:p>
        </w:tc>
        <w:tc>
          <w:tcPr>
            <w:tcW w:w="3891" w:type="pct"/>
            <w:gridSpan w:val="3"/>
            <w:tcBorders>
              <w:top w:val="single" w:sz="4" w:space="0" w:color="auto"/>
              <w:left w:val="single" w:sz="4" w:space="0" w:color="auto"/>
              <w:bottom w:val="single" w:sz="4" w:space="0" w:color="auto"/>
              <w:right w:val="single" w:sz="4" w:space="0" w:color="auto"/>
            </w:tcBorders>
          </w:tcPr>
          <w:p w14:paraId="7536FAAF" w14:textId="77777777" w:rsidR="00C40D82" w:rsidRPr="006A040A" w:rsidRDefault="00C40D82" w:rsidP="00220AA3">
            <w:pPr>
              <w:jc w:val="left"/>
            </w:pPr>
            <w:r w:rsidRPr="006A040A">
              <w:t>Synchronous</w:t>
            </w:r>
          </w:p>
        </w:tc>
      </w:tr>
      <w:tr w:rsidR="006A040A" w:rsidRPr="006A040A" w14:paraId="7B70F8C8" w14:textId="77777777" w:rsidTr="00852358">
        <w:trPr>
          <w:trHeight w:val="170"/>
        </w:trPr>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6FA262C7" w14:textId="77777777" w:rsidR="00C40D82" w:rsidRPr="006A040A" w:rsidRDefault="00C40D82" w:rsidP="000D256D">
            <w:pPr>
              <w:jc w:val="left"/>
              <w:rPr>
                <w:rFonts w:cs="Arial"/>
                <w:b/>
                <w:bCs/>
                <w:szCs w:val="20"/>
              </w:rPr>
            </w:pPr>
            <w:r w:rsidRPr="006A040A">
              <w:rPr>
                <w:rFonts w:cs="Arial"/>
                <w:b/>
                <w:bCs/>
                <w:szCs w:val="20"/>
              </w:rPr>
              <w:t>Reentrancy</w:t>
            </w:r>
          </w:p>
        </w:tc>
        <w:tc>
          <w:tcPr>
            <w:tcW w:w="3891" w:type="pct"/>
            <w:gridSpan w:val="3"/>
            <w:tcBorders>
              <w:top w:val="single" w:sz="4" w:space="0" w:color="auto"/>
              <w:left w:val="single" w:sz="4" w:space="0" w:color="auto"/>
              <w:bottom w:val="single" w:sz="4" w:space="0" w:color="auto"/>
              <w:right w:val="single" w:sz="4" w:space="0" w:color="auto"/>
            </w:tcBorders>
          </w:tcPr>
          <w:p w14:paraId="43B46AC6" w14:textId="77777777" w:rsidR="00C40D82" w:rsidRPr="006A040A" w:rsidRDefault="00C40D82" w:rsidP="00220AA3">
            <w:pPr>
              <w:jc w:val="left"/>
              <w:rPr>
                <w:rFonts w:eastAsia="Meiryo UI" w:cstheme="majorHAnsi"/>
                <w:lang w:val="en-GB"/>
              </w:rPr>
            </w:pPr>
            <w:r w:rsidRPr="006A040A">
              <w:t>Non-Reentrant</w:t>
            </w:r>
          </w:p>
        </w:tc>
      </w:tr>
      <w:tr w:rsidR="006A040A" w:rsidRPr="006A040A" w14:paraId="1D3A61A3" w14:textId="77777777" w:rsidTr="00852358">
        <w:trPr>
          <w:trHeight w:val="170"/>
        </w:trPr>
        <w:tc>
          <w:tcPr>
            <w:tcW w:w="1109" w:type="pct"/>
            <w:tcBorders>
              <w:top w:val="single" w:sz="4" w:space="0" w:color="auto"/>
              <w:left w:val="single" w:sz="4" w:space="0" w:color="auto"/>
              <w:bottom w:val="single" w:sz="4" w:space="0" w:color="auto"/>
              <w:right w:val="single" w:sz="4" w:space="0" w:color="auto"/>
            </w:tcBorders>
            <w:shd w:val="clear" w:color="auto" w:fill="D9D9D9"/>
          </w:tcPr>
          <w:p w14:paraId="3804FC1B" w14:textId="77777777" w:rsidR="00C40D82" w:rsidRPr="006A040A" w:rsidRDefault="00C40D82" w:rsidP="000D256D">
            <w:pPr>
              <w:jc w:val="left"/>
              <w:rPr>
                <w:rFonts w:cs="Arial"/>
                <w:b/>
                <w:bCs/>
                <w:szCs w:val="20"/>
              </w:rPr>
            </w:pPr>
            <w:r w:rsidRPr="006A040A">
              <w:rPr>
                <w:rFonts w:cs="Arial"/>
                <w:b/>
                <w:bCs/>
                <w:szCs w:val="20"/>
              </w:rPr>
              <w:t>Interrupt State</w:t>
            </w:r>
          </w:p>
        </w:tc>
        <w:tc>
          <w:tcPr>
            <w:tcW w:w="3891" w:type="pct"/>
            <w:gridSpan w:val="3"/>
            <w:tcBorders>
              <w:top w:val="single" w:sz="4" w:space="0" w:color="auto"/>
              <w:left w:val="single" w:sz="4" w:space="0" w:color="auto"/>
              <w:bottom w:val="single" w:sz="4" w:space="0" w:color="auto"/>
              <w:right w:val="single" w:sz="4" w:space="0" w:color="auto"/>
            </w:tcBorders>
          </w:tcPr>
          <w:p w14:paraId="32485D91" w14:textId="77777777" w:rsidR="00C40D82" w:rsidRPr="006A040A" w:rsidRDefault="00C40D82" w:rsidP="00220AA3">
            <w:pPr>
              <w:jc w:val="left"/>
            </w:pPr>
            <w:r w:rsidRPr="006A040A">
              <w:t>Runs in the interrupt enable state</w:t>
            </w:r>
          </w:p>
        </w:tc>
      </w:tr>
      <w:tr w:rsidR="006A040A" w:rsidRPr="006A040A" w14:paraId="37A908C2" w14:textId="77777777" w:rsidTr="00852358">
        <w:tc>
          <w:tcPr>
            <w:tcW w:w="1109" w:type="pct"/>
            <w:vMerge w:val="restart"/>
            <w:tcBorders>
              <w:top w:val="single" w:sz="4" w:space="0" w:color="auto"/>
              <w:left w:val="single" w:sz="4" w:space="0" w:color="auto"/>
              <w:right w:val="single" w:sz="4" w:space="0" w:color="auto"/>
            </w:tcBorders>
            <w:shd w:val="clear" w:color="auto" w:fill="D9D9D9"/>
            <w:hideMark/>
          </w:tcPr>
          <w:p w14:paraId="63C07B83"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(In)</w:t>
            </w:r>
          </w:p>
        </w:tc>
        <w:tc>
          <w:tcPr>
            <w:tcW w:w="1346" w:type="pct"/>
            <w:vMerge w:val="restart"/>
            <w:tcBorders>
              <w:top w:val="single" w:sz="4" w:space="0" w:color="auto"/>
              <w:left w:val="single" w:sz="4" w:space="0" w:color="auto"/>
              <w:right w:val="single" w:sz="4" w:space="0" w:color="auto"/>
            </w:tcBorders>
          </w:tcPr>
          <w:p w14:paraId="6A4F2D80" w14:textId="77777777" w:rsidR="00C40D82" w:rsidRPr="006A040A" w:rsidRDefault="00C40D82" w:rsidP="00220AA3">
            <w:pPr>
              <w:jc w:val="left"/>
              <w:rPr>
                <w:rFonts w:eastAsia="Meiryo UI" w:cstheme="majorHAnsi"/>
                <w:lang w:val="en-GB"/>
              </w:rPr>
            </w:pPr>
            <w:r w:rsidRPr="006A040A">
              <w:t>const uint8 *aaDestAddr</w:t>
            </w:r>
          </w:p>
        </w:tc>
        <w:tc>
          <w:tcPr>
            <w:tcW w:w="2545" w:type="pct"/>
            <w:gridSpan w:val="2"/>
            <w:tcBorders>
              <w:top w:val="single" w:sz="4" w:space="0" w:color="auto"/>
              <w:left w:val="single" w:sz="4" w:space="0" w:color="auto"/>
              <w:bottom w:val="single" w:sz="4" w:space="0" w:color="auto"/>
              <w:right w:val="single" w:sz="4" w:space="0" w:color="auto"/>
            </w:tcBorders>
            <w:vAlign w:val="center"/>
          </w:tcPr>
          <w:p w14:paraId="7A916A54" w14:textId="77777777" w:rsidR="00C40D82" w:rsidRPr="006A040A" w:rsidRDefault="00C40D82" w:rsidP="00220AA3">
            <w:pPr>
              <w:jc w:val="left"/>
              <w:rPr>
                <w:rFonts w:eastAsia="Meiryo UI" w:cstheme="majorHAnsi"/>
                <w:lang w:val="en-GB"/>
              </w:rPr>
            </w:pPr>
            <w:r w:rsidRPr="006A040A">
              <w:rPr>
                <w:lang w:val="en-GB"/>
              </w:rPr>
              <w:t>Destination MAC address</w:t>
            </w:r>
          </w:p>
        </w:tc>
      </w:tr>
      <w:tr w:rsidR="006A040A" w:rsidRPr="006A040A" w14:paraId="684AFB03" w14:textId="77777777" w:rsidTr="00852358">
        <w:tc>
          <w:tcPr>
            <w:tcW w:w="1109" w:type="pct"/>
            <w:vMerge/>
            <w:tcBorders>
              <w:left w:val="single" w:sz="4" w:space="0" w:color="auto"/>
              <w:bottom w:val="single" w:sz="4" w:space="0" w:color="auto"/>
              <w:right w:val="single" w:sz="4" w:space="0" w:color="auto"/>
            </w:tcBorders>
            <w:shd w:val="clear" w:color="auto" w:fill="D9D9D9"/>
          </w:tcPr>
          <w:p w14:paraId="6AC1D836" w14:textId="77777777" w:rsidR="00C40D82" w:rsidRPr="006A040A" w:rsidRDefault="00C40D82" w:rsidP="00220AA3">
            <w:pPr>
              <w:jc w:val="left"/>
              <w:rPr>
                <w:rFonts w:eastAsia="Meiryo UI" w:cstheme="majorHAnsi"/>
                <w:b/>
                <w:bCs/>
                <w:szCs w:val="20"/>
                <w:lang w:val="en-GB"/>
              </w:rPr>
            </w:pPr>
          </w:p>
        </w:tc>
        <w:tc>
          <w:tcPr>
            <w:tcW w:w="1346" w:type="pct"/>
            <w:vMerge/>
            <w:tcBorders>
              <w:left w:val="single" w:sz="4" w:space="0" w:color="auto"/>
              <w:bottom w:val="single" w:sz="4" w:space="0" w:color="auto"/>
              <w:right w:val="single" w:sz="4" w:space="0" w:color="auto"/>
            </w:tcBorders>
          </w:tcPr>
          <w:p w14:paraId="29907260" w14:textId="77777777" w:rsidR="00C40D82" w:rsidRPr="006A040A" w:rsidRDefault="00C40D82" w:rsidP="00220AA3">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25808FCA" w14:textId="77777777" w:rsidR="00C40D82" w:rsidRPr="006A040A" w:rsidRDefault="00C40D82" w:rsidP="00220AA3">
            <w:pPr>
              <w:jc w:val="left"/>
              <w:rPr>
                <w:rFonts w:eastAsia="Meiryo UI" w:cstheme="majorHAnsi"/>
                <w:b/>
                <w:szCs w:val="20"/>
                <w:lang w:val="en-GB"/>
              </w:rPr>
            </w:pPr>
            <w:r w:rsidRPr="006A040A">
              <w:rPr>
                <w:rFonts w:eastAsia="Meiryo UI" w:cstheme="majorHAnsi"/>
                <w:b/>
                <w:szCs w:val="20"/>
                <w:lang w:val="en-GB"/>
              </w:rPr>
              <w:t>Range</w:t>
            </w:r>
          </w:p>
        </w:tc>
        <w:tc>
          <w:tcPr>
            <w:tcW w:w="2166" w:type="pct"/>
            <w:tcBorders>
              <w:top w:val="single" w:sz="4" w:space="0" w:color="auto"/>
              <w:left w:val="single" w:sz="4" w:space="0" w:color="auto"/>
              <w:bottom w:val="single" w:sz="4" w:space="0" w:color="auto"/>
              <w:right w:val="single" w:sz="4" w:space="0" w:color="auto"/>
            </w:tcBorders>
          </w:tcPr>
          <w:p w14:paraId="5018F3BA" w14:textId="5FD349E9" w:rsidR="00C40D82" w:rsidRPr="006A040A" w:rsidRDefault="00C40D82" w:rsidP="00220AA3">
            <w:pPr>
              <w:jc w:val="left"/>
              <w:rPr>
                <w:lang w:val="en-GB"/>
              </w:rPr>
            </w:pPr>
            <w:r w:rsidRPr="006A040A">
              <w:rPr>
                <w:lang w:val="en-GB"/>
              </w:rPr>
              <w:t xml:space="preserve">Not </w:t>
            </w:r>
            <w:r w:rsidR="001D57BD">
              <w:rPr>
                <w:lang w:val="en-GB"/>
              </w:rPr>
              <w:t>NULL_PTR</w:t>
            </w:r>
          </w:p>
        </w:tc>
      </w:tr>
      <w:tr w:rsidR="006A040A" w:rsidRPr="006A040A" w14:paraId="2F1D50DB" w14:textId="77777777" w:rsidTr="00852358">
        <w:tc>
          <w:tcPr>
            <w:tcW w:w="1109" w:type="pct"/>
            <w:vMerge w:val="restart"/>
            <w:tcBorders>
              <w:top w:val="single" w:sz="4" w:space="0" w:color="auto"/>
              <w:left w:val="single" w:sz="4" w:space="0" w:color="auto"/>
              <w:right w:val="single" w:sz="4" w:space="0" w:color="auto"/>
            </w:tcBorders>
            <w:shd w:val="clear" w:color="auto" w:fill="D9D9D9"/>
            <w:hideMark/>
          </w:tcPr>
          <w:p w14:paraId="1F8C9721"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(In)</w:t>
            </w:r>
          </w:p>
        </w:tc>
        <w:tc>
          <w:tcPr>
            <w:tcW w:w="1346" w:type="pct"/>
            <w:vMerge w:val="restart"/>
            <w:tcBorders>
              <w:top w:val="single" w:sz="4" w:space="0" w:color="auto"/>
              <w:left w:val="single" w:sz="4" w:space="0" w:color="auto"/>
              <w:right w:val="single" w:sz="4" w:space="0" w:color="auto"/>
            </w:tcBorders>
          </w:tcPr>
          <w:p w14:paraId="6F8E9C2F" w14:textId="77777777" w:rsidR="00C40D82" w:rsidRPr="006A040A" w:rsidRDefault="00C40D82" w:rsidP="00220AA3">
            <w:pPr>
              <w:jc w:val="left"/>
              <w:rPr>
                <w:rFonts w:eastAsia="Meiryo UI" w:cstheme="majorHAnsi"/>
                <w:lang w:val="en-GB"/>
              </w:rPr>
            </w:pPr>
            <w:r w:rsidRPr="006A040A">
              <w:t>const uint16 usFrameType</w:t>
            </w:r>
          </w:p>
        </w:tc>
        <w:tc>
          <w:tcPr>
            <w:tcW w:w="2545" w:type="pct"/>
            <w:gridSpan w:val="2"/>
            <w:tcBorders>
              <w:top w:val="single" w:sz="4" w:space="0" w:color="auto"/>
              <w:left w:val="single" w:sz="4" w:space="0" w:color="auto"/>
              <w:bottom w:val="single" w:sz="4" w:space="0" w:color="auto"/>
              <w:right w:val="single" w:sz="4" w:space="0" w:color="auto"/>
            </w:tcBorders>
            <w:vAlign w:val="center"/>
          </w:tcPr>
          <w:p w14:paraId="4D0AB70D" w14:textId="77777777" w:rsidR="00C40D82" w:rsidRPr="006A040A" w:rsidRDefault="00C40D82" w:rsidP="00220AA3">
            <w:pPr>
              <w:jc w:val="left"/>
              <w:rPr>
                <w:rFonts w:eastAsia="Meiryo UI" w:cstheme="majorHAnsi"/>
                <w:lang w:val="en-GB"/>
              </w:rPr>
            </w:pPr>
            <w:r w:rsidRPr="006A040A">
              <w:rPr>
                <w:lang w:val="en-GB"/>
              </w:rPr>
              <w:t>EtherType</w:t>
            </w:r>
          </w:p>
        </w:tc>
      </w:tr>
      <w:tr w:rsidR="00621AAB" w:rsidRPr="006A040A" w14:paraId="462FA84F" w14:textId="77777777" w:rsidTr="00852358">
        <w:tc>
          <w:tcPr>
            <w:tcW w:w="1109" w:type="pct"/>
            <w:vMerge/>
            <w:tcBorders>
              <w:left w:val="single" w:sz="4" w:space="0" w:color="auto"/>
              <w:bottom w:val="single" w:sz="4" w:space="0" w:color="auto"/>
              <w:right w:val="single" w:sz="4" w:space="0" w:color="auto"/>
            </w:tcBorders>
            <w:shd w:val="clear" w:color="auto" w:fill="D9D9D9"/>
          </w:tcPr>
          <w:p w14:paraId="12B3A0F3" w14:textId="77777777" w:rsidR="00C40D82" w:rsidRPr="006A040A" w:rsidRDefault="00C40D82" w:rsidP="00220AA3">
            <w:pPr>
              <w:jc w:val="left"/>
              <w:rPr>
                <w:rFonts w:eastAsia="Meiryo UI" w:cstheme="majorHAnsi"/>
                <w:b/>
                <w:bCs/>
                <w:szCs w:val="20"/>
                <w:lang w:val="en-GB"/>
              </w:rPr>
            </w:pPr>
          </w:p>
        </w:tc>
        <w:tc>
          <w:tcPr>
            <w:tcW w:w="1346" w:type="pct"/>
            <w:vMerge/>
            <w:tcBorders>
              <w:left w:val="single" w:sz="4" w:space="0" w:color="auto"/>
              <w:bottom w:val="single" w:sz="4" w:space="0" w:color="auto"/>
              <w:right w:val="single" w:sz="4" w:space="0" w:color="auto"/>
            </w:tcBorders>
          </w:tcPr>
          <w:p w14:paraId="10325762" w14:textId="77777777" w:rsidR="00C40D82" w:rsidRPr="006A040A" w:rsidRDefault="00C40D82" w:rsidP="00220AA3">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64EFA8D" w14:textId="77777777" w:rsidR="00C40D82" w:rsidRPr="006A040A" w:rsidRDefault="00C40D82" w:rsidP="00220AA3">
            <w:pPr>
              <w:jc w:val="left"/>
              <w:rPr>
                <w:rFonts w:eastAsia="Meiryo UI" w:cstheme="majorHAnsi"/>
                <w:b/>
                <w:szCs w:val="20"/>
                <w:lang w:val="en-GB"/>
              </w:rPr>
            </w:pPr>
            <w:r w:rsidRPr="006A040A">
              <w:rPr>
                <w:rFonts w:eastAsia="Meiryo UI" w:cstheme="majorHAnsi"/>
                <w:b/>
                <w:szCs w:val="20"/>
                <w:lang w:val="en-GB"/>
              </w:rPr>
              <w:t>Range</w:t>
            </w:r>
          </w:p>
        </w:tc>
        <w:tc>
          <w:tcPr>
            <w:tcW w:w="2166" w:type="pct"/>
            <w:tcBorders>
              <w:top w:val="single" w:sz="4" w:space="0" w:color="auto"/>
              <w:left w:val="single" w:sz="4" w:space="0" w:color="auto"/>
              <w:bottom w:val="single" w:sz="4" w:space="0" w:color="auto"/>
              <w:right w:val="single" w:sz="4" w:space="0" w:color="auto"/>
            </w:tcBorders>
          </w:tcPr>
          <w:p w14:paraId="4EEEFD04" w14:textId="7DAD5966" w:rsidR="00C40D82" w:rsidRPr="006A040A" w:rsidRDefault="000F4E6D" w:rsidP="00220AA3">
            <w:pPr>
              <w:jc w:val="left"/>
            </w:pPr>
            <w:r>
              <w:t>PROTOCONV</w:t>
            </w:r>
            <w:r w:rsidR="00C40D82" w:rsidRPr="006A040A">
              <w:t>_FRAMETYPE_AVTP (0x22F0U)</w:t>
            </w:r>
          </w:p>
          <w:p w14:paraId="416D5DCA" w14:textId="343FD01A" w:rsidR="00C40D82" w:rsidRPr="006A040A" w:rsidRDefault="000F4E6D" w:rsidP="00220AA3">
            <w:pPr>
              <w:jc w:val="left"/>
            </w:pPr>
            <w:r>
              <w:t>PROTOCONV</w:t>
            </w:r>
            <w:r w:rsidR="00C40D82" w:rsidRPr="006A040A">
              <w:t>_FRAMETYPE_IPV4 (0x0800U)</w:t>
            </w:r>
          </w:p>
          <w:p w14:paraId="1BB3F855" w14:textId="407366B5" w:rsidR="00C40D82" w:rsidRPr="006A040A" w:rsidRDefault="000F4E6D" w:rsidP="00220AA3">
            <w:pPr>
              <w:jc w:val="left"/>
            </w:pPr>
            <w:r>
              <w:t>PROTOCONV</w:t>
            </w:r>
            <w:r w:rsidR="00C40D82" w:rsidRPr="006A040A">
              <w:t>_FRAMETYPE_IPV6 (0x86DDU)</w:t>
            </w:r>
          </w:p>
          <w:p w14:paraId="6531E51E" w14:textId="4E48E6BC" w:rsidR="00C40D82" w:rsidRPr="006A040A" w:rsidRDefault="000F4E6D" w:rsidP="00220AA3">
            <w:pPr>
              <w:jc w:val="left"/>
              <w:rPr>
                <w:lang w:val="en-GB"/>
              </w:rPr>
            </w:pPr>
            <w:r>
              <w:rPr>
                <w:lang w:val="en-GB"/>
              </w:rPr>
              <w:t>PROTOCONV</w:t>
            </w:r>
            <w:r w:rsidR="00C40D82" w:rsidRPr="006A040A">
              <w:rPr>
                <w:lang w:val="en-GB"/>
              </w:rPr>
              <w:t>_FRAMETYPE_8021Q</w:t>
            </w:r>
            <w:r w:rsidR="00621AAB">
              <w:rPr>
                <w:lang w:val="en-GB"/>
              </w:rPr>
              <w:t xml:space="preserve"> </w:t>
            </w:r>
            <w:r w:rsidR="00C40D82" w:rsidRPr="006A040A">
              <w:rPr>
                <w:lang w:val="en-GB"/>
              </w:rPr>
              <w:t>(0x8100U)</w:t>
            </w:r>
          </w:p>
        </w:tc>
      </w:tr>
      <w:tr w:rsidR="006A040A" w:rsidRPr="006A040A" w14:paraId="6C060B8C" w14:textId="77777777" w:rsidTr="00852358">
        <w:tc>
          <w:tcPr>
            <w:tcW w:w="1109" w:type="pct"/>
            <w:vMerge w:val="restart"/>
            <w:tcBorders>
              <w:top w:val="single" w:sz="4" w:space="0" w:color="auto"/>
              <w:left w:val="single" w:sz="4" w:space="0" w:color="auto"/>
              <w:right w:val="single" w:sz="4" w:space="0" w:color="auto"/>
            </w:tcBorders>
            <w:shd w:val="clear" w:color="auto" w:fill="D9D9D9"/>
            <w:hideMark/>
          </w:tcPr>
          <w:p w14:paraId="2D58B492"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(In)</w:t>
            </w:r>
          </w:p>
        </w:tc>
        <w:tc>
          <w:tcPr>
            <w:tcW w:w="1346" w:type="pct"/>
            <w:vMerge w:val="restart"/>
            <w:tcBorders>
              <w:top w:val="single" w:sz="4" w:space="0" w:color="auto"/>
              <w:left w:val="single" w:sz="4" w:space="0" w:color="auto"/>
              <w:right w:val="single" w:sz="4" w:space="0" w:color="auto"/>
            </w:tcBorders>
          </w:tcPr>
          <w:p w14:paraId="3F13FEA9" w14:textId="77777777" w:rsidR="00C40D82" w:rsidRPr="006A040A" w:rsidRDefault="00C40D82" w:rsidP="00220AA3">
            <w:pPr>
              <w:jc w:val="left"/>
              <w:rPr>
                <w:rFonts w:eastAsia="Meiryo UI" w:cstheme="majorHAnsi"/>
                <w:lang w:val="en-GB"/>
              </w:rPr>
            </w:pPr>
            <w:r w:rsidRPr="006A040A">
              <w:t>const uint8 *pBufAddr</w:t>
            </w:r>
          </w:p>
        </w:tc>
        <w:tc>
          <w:tcPr>
            <w:tcW w:w="2545" w:type="pct"/>
            <w:gridSpan w:val="2"/>
            <w:tcBorders>
              <w:top w:val="single" w:sz="4" w:space="0" w:color="auto"/>
              <w:left w:val="single" w:sz="4" w:space="0" w:color="auto"/>
              <w:bottom w:val="single" w:sz="4" w:space="0" w:color="auto"/>
              <w:right w:val="single" w:sz="4" w:space="0" w:color="auto"/>
            </w:tcBorders>
            <w:vAlign w:val="center"/>
          </w:tcPr>
          <w:p w14:paraId="7D1D6704" w14:textId="77777777" w:rsidR="00C40D82" w:rsidRPr="006A040A" w:rsidRDefault="00C40D82" w:rsidP="00220AA3">
            <w:pPr>
              <w:jc w:val="left"/>
              <w:rPr>
                <w:rFonts w:eastAsia="Meiryo UI" w:cstheme="majorHAnsi"/>
                <w:lang w:val="en-GB"/>
              </w:rPr>
            </w:pPr>
            <w:r w:rsidRPr="006A040A">
              <w:rPr>
                <w:lang w:val="en-GB"/>
              </w:rPr>
              <w:t>Ethernet Tx Buffer address</w:t>
            </w:r>
          </w:p>
        </w:tc>
      </w:tr>
      <w:tr w:rsidR="006A040A" w:rsidRPr="006A040A" w14:paraId="2B3C9751" w14:textId="77777777" w:rsidTr="00852358">
        <w:tc>
          <w:tcPr>
            <w:tcW w:w="1109" w:type="pct"/>
            <w:vMerge/>
            <w:tcBorders>
              <w:left w:val="single" w:sz="4" w:space="0" w:color="auto"/>
              <w:bottom w:val="single" w:sz="4" w:space="0" w:color="auto"/>
              <w:right w:val="single" w:sz="4" w:space="0" w:color="auto"/>
            </w:tcBorders>
            <w:shd w:val="clear" w:color="auto" w:fill="D9D9D9"/>
          </w:tcPr>
          <w:p w14:paraId="3EF5E6E1" w14:textId="77777777" w:rsidR="00C40D82" w:rsidRPr="006A040A" w:rsidRDefault="00C40D82" w:rsidP="00220AA3">
            <w:pPr>
              <w:jc w:val="left"/>
              <w:rPr>
                <w:rFonts w:eastAsia="Meiryo UI" w:cstheme="majorHAnsi"/>
                <w:b/>
                <w:bCs/>
                <w:szCs w:val="20"/>
                <w:lang w:val="en-GB"/>
              </w:rPr>
            </w:pPr>
          </w:p>
        </w:tc>
        <w:tc>
          <w:tcPr>
            <w:tcW w:w="1346" w:type="pct"/>
            <w:vMerge/>
            <w:tcBorders>
              <w:left w:val="single" w:sz="4" w:space="0" w:color="auto"/>
              <w:bottom w:val="single" w:sz="4" w:space="0" w:color="auto"/>
              <w:right w:val="single" w:sz="4" w:space="0" w:color="auto"/>
            </w:tcBorders>
          </w:tcPr>
          <w:p w14:paraId="7AA72AAA" w14:textId="77777777" w:rsidR="00C40D82" w:rsidRPr="006A040A" w:rsidRDefault="00C40D82" w:rsidP="00220AA3">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A1CAF4B" w14:textId="77777777" w:rsidR="00C40D82" w:rsidRPr="006A040A" w:rsidRDefault="00C40D82" w:rsidP="00220AA3">
            <w:pPr>
              <w:jc w:val="left"/>
              <w:rPr>
                <w:rFonts w:eastAsia="Meiryo UI" w:cstheme="majorHAnsi"/>
                <w:b/>
                <w:szCs w:val="20"/>
                <w:lang w:val="en-GB"/>
              </w:rPr>
            </w:pPr>
            <w:r w:rsidRPr="006A040A">
              <w:rPr>
                <w:rFonts w:eastAsia="Meiryo UI" w:cstheme="majorHAnsi"/>
                <w:b/>
                <w:szCs w:val="20"/>
                <w:lang w:val="en-GB"/>
              </w:rPr>
              <w:t>Range</w:t>
            </w:r>
          </w:p>
        </w:tc>
        <w:tc>
          <w:tcPr>
            <w:tcW w:w="2166" w:type="pct"/>
            <w:tcBorders>
              <w:top w:val="single" w:sz="4" w:space="0" w:color="auto"/>
              <w:left w:val="single" w:sz="4" w:space="0" w:color="auto"/>
              <w:bottom w:val="single" w:sz="4" w:space="0" w:color="auto"/>
              <w:right w:val="single" w:sz="4" w:space="0" w:color="auto"/>
            </w:tcBorders>
          </w:tcPr>
          <w:p w14:paraId="397DD40C" w14:textId="47C7473C" w:rsidR="00C40D82" w:rsidRPr="006A040A" w:rsidRDefault="00C40D82" w:rsidP="00220AA3">
            <w:pPr>
              <w:jc w:val="left"/>
              <w:rPr>
                <w:lang w:val="en-GB"/>
              </w:rPr>
            </w:pPr>
            <w:r w:rsidRPr="006A040A">
              <w:rPr>
                <w:lang w:val="en-GB"/>
              </w:rPr>
              <w:t xml:space="preserve">Not </w:t>
            </w:r>
            <w:r w:rsidR="001D57BD">
              <w:rPr>
                <w:lang w:val="en-GB"/>
              </w:rPr>
              <w:t>NULL_PTR</w:t>
            </w:r>
          </w:p>
        </w:tc>
      </w:tr>
      <w:tr w:rsidR="006A040A" w:rsidRPr="006A040A" w14:paraId="76E1C658" w14:textId="77777777" w:rsidTr="00852358">
        <w:tc>
          <w:tcPr>
            <w:tcW w:w="1109" w:type="pct"/>
            <w:vMerge w:val="restart"/>
            <w:tcBorders>
              <w:top w:val="single" w:sz="4" w:space="0" w:color="auto"/>
              <w:left w:val="single" w:sz="4" w:space="0" w:color="auto"/>
              <w:right w:val="single" w:sz="4" w:space="0" w:color="auto"/>
            </w:tcBorders>
            <w:shd w:val="clear" w:color="auto" w:fill="D9D9D9"/>
            <w:hideMark/>
          </w:tcPr>
          <w:p w14:paraId="4E85D8CA"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(In)</w:t>
            </w:r>
          </w:p>
        </w:tc>
        <w:tc>
          <w:tcPr>
            <w:tcW w:w="1346" w:type="pct"/>
            <w:vMerge w:val="restart"/>
            <w:tcBorders>
              <w:top w:val="single" w:sz="4" w:space="0" w:color="auto"/>
              <w:left w:val="single" w:sz="4" w:space="0" w:color="auto"/>
              <w:right w:val="single" w:sz="4" w:space="0" w:color="auto"/>
            </w:tcBorders>
          </w:tcPr>
          <w:p w14:paraId="7FDA9977" w14:textId="77777777" w:rsidR="00C40D82" w:rsidRPr="006A040A" w:rsidRDefault="00C40D82" w:rsidP="00220AA3">
            <w:pPr>
              <w:jc w:val="left"/>
              <w:rPr>
                <w:rFonts w:eastAsia="Meiryo UI" w:cstheme="majorHAnsi"/>
                <w:lang w:val="en-GB"/>
              </w:rPr>
            </w:pPr>
            <w:r w:rsidRPr="006A040A">
              <w:t>const uint32 ulDataSize</w:t>
            </w:r>
          </w:p>
        </w:tc>
        <w:tc>
          <w:tcPr>
            <w:tcW w:w="2545" w:type="pct"/>
            <w:gridSpan w:val="2"/>
            <w:tcBorders>
              <w:top w:val="single" w:sz="4" w:space="0" w:color="auto"/>
              <w:left w:val="single" w:sz="4" w:space="0" w:color="auto"/>
              <w:bottom w:val="single" w:sz="4" w:space="0" w:color="auto"/>
              <w:right w:val="single" w:sz="4" w:space="0" w:color="auto"/>
            </w:tcBorders>
            <w:vAlign w:val="center"/>
          </w:tcPr>
          <w:p w14:paraId="003E7381" w14:textId="77777777" w:rsidR="00C40D82" w:rsidRPr="006A040A" w:rsidRDefault="00C40D82" w:rsidP="00220AA3">
            <w:pPr>
              <w:jc w:val="left"/>
              <w:rPr>
                <w:rFonts w:eastAsia="Meiryo UI" w:cstheme="majorHAnsi"/>
                <w:lang w:val="en-GB"/>
              </w:rPr>
            </w:pPr>
            <w:r w:rsidRPr="006A040A">
              <w:rPr>
                <w:lang w:val="en-GB"/>
              </w:rPr>
              <w:t>Transmit data size</w:t>
            </w:r>
          </w:p>
        </w:tc>
      </w:tr>
      <w:tr w:rsidR="006A040A" w:rsidRPr="006A040A" w14:paraId="4E1B96B5" w14:textId="77777777" w:rsidTr="00852358">
        <w:tc>
          <w:tcPr>
            <w:tcW w:w="1109" w:type="pct"/>
            <w:vMerge/>
            <w:tcBorders>
              <w:left w:val="single" w:sz="4" w:space="0" w:color="auto"/>
              <w:bottom w:val="single" w:sz="4" w:space="0" w:color="auto"/>
              <w:right w:val="single" w:sz="4" w:space="0" w:color="auto"/>
            </w:tcBorders>
            <w:shd w:val="clear" w:color="auto" w:fill="D9D9D9"/>
          </w:tcPr>
          <w:p w14:paraId="4E831DCC" w14:textId="77777777" w:rsidR="00C40D82" w:rsidRPr="006A040A" w:rsidRDefault="00C40D82" w:rsidP="00220AA3">
            <w:pPr>
              <w:jc w:val="left"/>
              <w:rPr>
                <w:rFonts w:eastAsia="Meiryo UI" w:cstheme="majorHAnsi"/>
                <w:b/>
                <w:bCs/>
                <w:szCs w:val="20"/>
                <w:lang w:val="en-GB"/>
              </w:rPr>
            </w:pPr>
          </w:p>
        </w:tc>
        <w:tc>
          <w:tcPr>
            <w:tcW w:w="1346" w:type="pct"/>
            <w:vMerge/>
            <w:tcBorders>
              <w:left w:val="single" w:sz="4" w:space="0" w:color="auto"/>
              <w:bottom w:val="single" w:sz="4" w:space="0" w:color="auto"/>
              <w:right w:val="single" w:sz="4" w:space="0" w:color="auto"/>
            </w:tcBorders>
          </w:tcPr>
          <w:p w14:paraId="171AFEB1" w14:textId="77777777" w:rsidR="00C40D82" w:rsidRPr="006A040A" w:rsidRDefault="00C40D82" w:rsidP="00220AA3">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01A98F24" w14:textId="77777777" w:rsidR="00C40D82" w:rsidRPr="006A040A" w:rsidRDefault="00C40D82" w:rsidP="00220AA3">
            <w:pPr>
              <w:jc w:val="left"/>
              <w:rPr>
                <w:rFonts w:eastAsia="Meiryo UI" w:cstheme="majorHAnsi"/>
                <w:b/>
                <w:szCs w:val="20"/>
                <w:lang w:val="en-GB"/>
              </w:rPr>
            </w:pPr>
            <w:r w:rsidRPr="006A040A">
              <w:rPr>
                <w:rFonts w:eastAsia="Meiryo UI" w:cstheme="majorHAnsi"/>
                <w:b/>
                <w:szCs w:val="20"/>
                <w:lang w:val="en-GB"/>
              </w:rPr>
              <w:t>Range</w:t>
            </w:r>
          </w:p>
        </w:tc>
        <w:tc>
          <w:tcPr>
            <w:tcW w:w="2166" w:type="pct"/>
            <w:tcBorders>
              <w:top w:val="single" w:sz="4" w:space="0" w:color="auto"/>
              <w:left w:val="single" w:sz="4" w:space="0" w:color="auto"/>
              <w:bottom w:val="single" w:sz="4" w:space="0" w:color="auto"/>
              <w:right w:val="single" w:sz="4" w:space="0" w:color="auto"/>
            </w:tcBorders>
          </w:tcPr>
          <w:p w14:paraId="60E50C74" w14:textId="1FCE99AB" w:rsidR="00C40D82" w:rsidRPr="006A040A" w:rsidRDefault="00C40D82" w:rsidP="00220AA3">
            <w:pPr>
              <w:jc w:val="left"/>
              <w:rPr>
                <w:lang w:val="en-GB"/>
              </w:rPr>
            </w:pPr>
            <w:r w:rsidRPr="006A040A">
              <w:t>ETH_FRAME_PAYLOAD_SIZE_MIN</w:t>
            </w:r>
            <w:r w:rsidRPr="006A040A" w:rsidDel="000E72A2">
              <w:rPr>
                <w:lang w:val="en-GB"/>
              </w:rPr>
              <w:t xml:space="preserve"> </w:t>
            </w:r>
            <w:r w:rsidRPr="006A040A">
              <w:rPr>
                <w:lang w:val="en-GB"/>
              </w:rPr>
              <w:t xml:space="preserve">- </w:t>
            </w:r>
            <w:r w:rsidR="000C038D">
              <w:t>1500U</w:t>
            </w:r>
          </w:p>
        </w:tc>
      </w:tr>
      <w:tr w:rsidR="006A040A" w:rsidRPr="006A040A" w14:paraId="0BCF015F"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13717785"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(In-Out)</w:t>
            </w:r>
          </w:p>
        </w:tc>
        <w:tc>
          <w:tcPr>
            <w:tcW w:w="1346" w:type="pct"/>
            <w:tcBorders>
              <w:top w:val="single" w:sz="4" w:space="0" w:color="auto"/>
              <w:left w:val="single" w:sz="4" w:space="0" w:color="auto"/>
              <w:bottom w:val="single" w:sz="4" w:space="0" w:color="auto"/>
              <w:right w:val="single" w:sz="4" w:space="0" w:color="auto"/>
            </w:tcBorders>
          </w:tcPr>
          <w:p w14:paraId="0302F406" w14:textId="77777777" w:rsidR="00C40D82" w:rsidRPr="006A040A" w:rsidRDefault="00C40D82" w:rsidP="00220AA3">
            <w:pPr>
              <w:jc w:val="left"/>
              <w:rPr>
                <w:rFonts w:eastAsia="Meiryo UI" w:cstheme="majorHAnsi"/>
                <w:lang w:val="en-GB"/>
              </w:rPr>
            </w:pPr>
            <w:r w:rsidRPr="006A040A">
              <w:t>N/A</w:t>
            </w:r>
          </w:p>
        </w:tc>
        <w:tc>
          <w:tcPr>
            <w:tcW w:w="2545" w:type="pct"/>
            <w:gridSpan w:val="2"/>
            <w:tcBorders>
              <w:top w:val="single" w:sz="4" w:space="0" w:color="auto"/>
              <w:left w:val="single" w:sz="4" w:space="0" w:color="auto"/>
              <w:bottom w:val="single" w:sz="4" w:space="0" w:color="auto"/>
              <w:right w:val="single" w:sz="4" w:space="0" w:color="auto"/>
            </w:tcBorders>
          </w:tcPr>
          <w:p w14:paraId="23584154" w14:textId="77777777" w:rsidR="00C40D82" w:rsidRPr="006A040A" w:rsidRDefault="00C40D82" w:rsidP="00220AA3">
            <w:pPr>
              <w:jc w:val="left"/>
              <w:rPr>
                <w:rFonts w:eastAsia="Meiryo UI" w:cstheme="majorHAnsi"/>
                <w:lang w:val="en-GB"/>
              </w:rPr>
            </w:pPr>
            <w:r w:rsidRPr="006A040A">
              <w:rPr>
                <w:lang w:val="en-GB"/>
              </w:rPr>
              <w:t>-</w:t>
            </w:r>
          </w:p>
        </w:tc>
      </w:tr>
      <w:tr w:rsidR="006A040A" w:rsidRPr="006A040A" w14:paraId="439B6633"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1F74596E"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Parameters (Out)</w:t>
            </w:r>
          </w:p>
        </w:tc>
        <w:tc>
          <w:tcPr>
            <w:tcW w:w="1346" w:type="pct"/>
            <w:tcBorders>
              <w:top w:val="single" w:sz="4" w:space="0" w:color="auto"/>
              <w:left w:val="single" w:sz="4" w:space="0" w:color="auto"/>
              <w:bottom w:val="single" w:sz="4" w:space="0" w:color="auto"/>
              <w:right w:val="single" w:sz="4" w:space="0" w:color="auto"/>
            </w:tcBorders>
          </w:tcPr>
          <w:p w14:paraId="4D97821D" w14:textId="77777777" w:rsidR="00C40D82" w:rsidRPr="006A040A" w:rsidRDefault="00C40D82" w:rsidP="00220AA3">
            <w:pPr>
              <w:jc w:val="left"/>
              <w:rPr>
                <w:rFonts w:eastAsia="Meiryo UI" w:cstheme="majorHAnsi"/>
                <w:lang w:val="en-GB"/>
              </w:rPr>
            </w:pPr>
            <w:r w:rsidRPr="006A040A">
              <w:t>N/A</w:t>
            </w:r>
          </w:p>
        </w:tc>
        <w:tc>
          <w:tcPr>
            <w:tcW w:w="2545" w:type="pct"/>
            <w:gridSpan w:val="2"/>
            <w:tcBorders>
              <w:top w:val="single" w:sz="4" w:space="0" w:color="auto"/>
              <w:left w:val="single" w:sz="4" w:space="0" w:color="auto"/>
              <w:bottom w:val="single" w:sz="4" w:space="0" w:color="auto"/>
              <w:right w:val="single" w:sz="4" w:space="0" w:color="auto"/>
            </w:tcBorders>
          </w:tcPr>
          <w:p w14:paraId="4867725E" w14:textId="77777777" w:rsidR="00C40D82" w:rsidRPr="006A040A" w:rsidRDefault="00C40D82" w:rsidP="00220AA3">
            <w:pPr>
              <w:jc w:val="left"/>
              <w:rPr>
                <w:rFonts w:eastAsia="Meiryo UI" w:cstheme="majorHAnsi"/>
                <w:lang w:val="en-GB"/>
              </w:rPr>
            </w:pPr>
            <w:r w:rsidRPr="006A040A">
              <w:rPr>
                <w:lang w:val="en-GB"/>
              </w:rPr>
              <w:t>-</w:t>
            </w:r>
          </w:p>
        </w:tc>
      </w:tr>
      <w:tr w:rsidR="006A040A" w:rsidRPr="006A040A" w14:paraId="0A56A9FB"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3BAC9B81" w14:textId="77777777" w:rsidR="00C40D82" w:rsidRPr="006A040A" w:rsidRDefault="00C40D82" w:rsidP="000D256D">
            <w:pPr>
              <w:jc w:val="left"/>
              <w:rPr>
                <w:rFonts w:eastAsia="Meiryo UI" w:cstheme="majorHAnsi"/>
                <w:b/>
                <w:bCs/>
                <w:szCs w:val="20"/>
                <w:lang w:val="en-GB"/>
              </w:rPr>
            </w:pPr>
            <w:r w:rsidRPr="006A040A">
              <w:rPr>
                <w:rFonts w:eastAsia="Meiryo UI" w:cstheme="majorHAnsi"/>
                <w:b/>
                <w:bCs/>
                <w:szCs w:val="20"/>
                <w:lang w:val="en-GB"/>
              </w:rPr>
              <w:t>Return Value</w:t>
            </w:r>
          </w:p>
        </w:tc>
        <w:tc>
          <w:tcPr>
            <w:tcW w:w="1346" w:type="pct"/>
            <w:tcBorders>
              <w:top w:val="single" w:sz="4" w:space="0" w:color="auto"/>
              <w:left w:val="single" w:sz="4" w:space="0" w:color="auto"/>
              <w:bottom w:val="single" w:sz="4" w:space="0" w:color="auto"/>
              <w:right w:val="single" w:sz="4" w:space="0" w:color="auto"/>
            </w:tcBorders>
          </w:tcPr>
          <w:p w14:paraId="67D669B2" w14:textId="1E36287A" w:rsidR="00C40D82" w:rsidRPr="006A040A" w:rsidRDefault="001850DF" w:rsidP="00220AA3">
            <w:pPr>
              <w:jc w:val="left"/>
              <w:rPr>
                <w:rFonts w:eastAsia="Meiryo UI" w:cstheme="majorHAnsi"/>
                <w:lang w:val="en-GB"/>
              </w:rPr>
            </w:pPr>
            <w:r w:rsidRPr="001850DF">
              <w:t>Std_ReturnType</w:t>
            </w:r>
          </w:p>
        </w:tc>
        <w:tc>
          <w:tcPr>
            <w:tcW w:w="2545" w:type="pct"/>
            <w:gridSpan w:val="2"/>
            <w:tcBorders>
              <w:top w:val="single" w:sz="4" w:space="0" w:color="auto"/>
              <w:left w:val="single" w:sz="4" w:space="0" w:color="auto"/>
              <w:bottom w:val="single" w:sz="4" w:space="0" w:color="auto"/>
              <w:right w:val="single" w:sz="4" w:space="0" w:color="auto"/>
            </w:tcBorders>
          </w:tcPr>
          <w:p w14:paraId="27A1B698" w14:textId="77777777" w:rsidR="00C40D82" w:rsidRPr="006A040A" w:rsidRDefault="00C40D82" w:rsidP="00220AA3">
            <w:pPr>
              <w:jc w:val="left"/>
              <w:rPr>
                <w:lang w:val="en-GB"/>
              </w:rPr>
            </w:pPr>
            <w:r w:rsidRPr="006A040A">
              <w:rPr>
                <w:rFonts w:hint="eastAsia"/>
                <w:lang w:val="en-GB"/>
              </w:rPr>
              <w:t>E_OK</w:t>
            </w:r>
          </w:p>
          <w:p w14:paraId="01E6B266" w14:textId="2BA2E0FC" w:rsidR="00C40D82" w:rsidRPr="006A040A" w:rsidRDefault="005666B7" w:rsidP="00220AA3">
            <w:pPr>
              <w:jc w:val="left"/>
              <w:rPr>
                <w:lang w:val="en-GB"/>
              </w:rPr>
            </w:pPr>
            <w:r w:rsidRPr="006A040A">
              <w:t>E_</w:t>
            </w:r>
            <w:r>
              <w:t>NOT_OK</w:t>
            </w:r>
          </w:p>
        </w:tc>
      </w:tr>
      <w:tr w:rsidR="006A040A" w:rsidRPr="006A040A" w14:paraId="4770431F"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39C3BB22" w14:textId="77777777" w:rsidR="00C40D82" w:rsidRPr="006A040A" w:rsidRDefault="00C40D82" w:rsidP="000D256D">
            <w:pPr>
              <w:jc w:val="left"/>
              <w:rPr>
                <w:rFonts w:cs="Arial"/>
                <w:b/>
                <w:bCs/>
                <w:szCs w:val="20"/>
              </w:rPr>
            </w:pPr>
            <w:r w:rsidRPr="006A040A">
              <w:rPr>
                <w:rFonts w:cs="Arial"/>
                <w:b/>
                <w:bCs/>
                <w:szCs w:val="20"/>
              </w:rPr>
              <w:t>Description</w:t>
            </w:r>
          </w:p>
        </w:tc>
        <w:tc>
          <w:tcPr>
            <w:tcW w:w="3891" w:type="pct"/>
            <w:gridSpan w:val="3"/>
            <w:tcBorders>
              <w:top w:val="single" w:sz="4" w:space="0" w:color="auto"/>
              <w:left w:val="single" w:sz="4" w:space="0" w:color="auto"/>
              <w:bottom w:val="single" w:sz="4" w:space="0" w:color="auto"/>
              <w:right w:val="single" w:sz="4" w:space="0" w:color="auto"/>
            </w:tcBorders>
          </w:tcPr>
          <w:p w14:paraId="294C6340" w14:textId="77777777" w:rsidR="00E80CBD" w:rsidRPr="006A040A" w:rsidRDefault="00E80CBD" w:rsidP="00220AA3">
            <w:pPr>
              <w:jc w:val="left"/>
            </w:pPr>
            <w:r w:rsidRPr="006A040A">
              <w:t>The user implements the process of sending Ethernet frames in this function.</w:t>
            </w:r>
          </w:p>
          <w:p w14:paraId="72886384" w14:textId="77777777" w:rsidR="00E80CBD" w:rsidRPr="006A040A" w:rsidRDefault="00E80CBD" w:rsidP="00220AA3">
            <w:pPr>
              <w:jc w:val="left"/>
            </w:pPr>
            <w:r w:rsidRPr="006A040A">
              <w:t>If the process ends normally, E_OK is returned.</w:t>
            </w:r>
          </w:p>
          <w:p w14:paraId="24A0C9F3" w14:textId="1DDDF6B4" w:rsidR="00E80CBD" w:rsidRPr="006A040A" w:rsidRDefault="00E80CBD" w:rsidP="00220AA3">
            <w:pPr>
              <w:jc w:val="left"/>
            </w:pPr>
            <w:r w:rsidRPr="006A040A">
              <w:t>If the process ends abnormally, a value other than E_OK is returned; if a value other than E_OK is returned, the caller converts it to E_</w:t>
            </w:r>
            <w:r w:rsidR="0021504A">
              <w:t>NOT_OK</w:t>
            </w:r>
            <w:r w:rsidRPr="006A040A">
              <w:t>.</w:t>
            </w:r>
          </w:p>
        </w:tc>
      </w:tr>
      <w:tr w:rsidR="006A040A" w:rsidRPr="006A040A" w14:paraId="185F08F8"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38CBDFEB" w14:textId="77777777" w:rsidR="00C40D82" w:rsidRPr="006A040A" w:rsidRDefault="00C40D82" w:rsidP="000D256D">
            <w:pPr>
              <w:jc w:val="left"/>
              <w:rPr>
                <w:rFonts w:cs="Arial"/>
                <w:b/>
                <w:bCs/>
                <w:szCs w:val="20"/>
              </w:rPr>
            </w:pPr>
            <w:r w:rsidRPr="006A040A">
              <w:rPr>
                <w:rFonts w:cs="Arial"/>
                <w:b/>
                <w:bCs/>
                <w:szCs w:val="20"/>
              </w:rPr>
              <w:t>Preconditions</w:t>
            </w:r>
          </w:p>
        </w:tc>
        <w:tc>
          <w:tcPr>
            <w:tcW w:w="3891" w:type="pct"/>
            <w:gridSpan w:val="3"/>
            <w:tcBorders>
              <w:top w:val="single" w:sz="4" w:space="0" w:color="auto"/>
              <w:left w:val="single" w:sz="4" w:space="0" w:color="auto"/>
              <w:bottom w:val="single" w:sz="4" w:space="0" w:color="auto"/>
              <w:right w:val="single" w:sz="4" w:space="0" w:color="auto"/>
            </w:tcBorders>
          </w:tcPr>
          <w:p w14:paraId="005A042E" w14:textId="77777777" w:rsidR="00C40D82" w:rsidRPr="006A040A" w:rsidRDefault="00C40D82" w:rsidP="00220AA3">
            <w:pPr>
              <w:jc w:val="left"/>
            </w:pPr>
            <w:r w:rsidRPr="006A040A">
              <w:rPr>
                <w:rFonts w:hint="eastAsia"/>
              </w:rPr>
              <w:t>N/A</w:t>
            </w:r>
          </w:p>
        </w:tc>
      </w:tr>
      <w:tr w:rsidR="006A040A" w:rsidRPr="006A040A" w14:paraId="5173AF05"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hideMark/>
          </w:tcPr>
          <w:p w14:paraId="10E7C4AD" w14:textId="77777777" w:rsidR="00C40D82" w:rsidRPr="006A040A" w:rsidRDefault="00C40D82" w:rsidP="000D256D">
            <w:pPr>
              <w:jc w:val="left"/>
              <w:rPr>
                <w:rFonts w:cs="Arial"/>
                <w:b/>
                <w:bCs/>
                <w:szCs w:val="20"/>
              </w:rPr>
            </w:pPr>
            <w:r w:rsidRPr="006A040A">
              <w:rPr>
                <w:rFonts w:cs="Arial"/>
                <w:b/>
                <w:bCs/>
                <w:szCs w:val="20"/>
              </w:rPr>
              <w:t>Remarks</w:t>
            </w:r>
          </w:p>
        </w:tc>
        <w:tc>
          <w:tcPr>
            <w:tcW w:w="3891" w:type="pct"/>
            <w:gridSpan w:val="3"/>
            <w:tcBorders>
              <w:top w:val="single" w:sz="4" w:space="0" w:color="auto"/>
              <w:left w:val="single" w:sz="4" w:space="0" w:color="auto"/>
              <w:bottom w:val="single" w:sz="4" w:space="0" w:color="auto"/>
              <w:right w:val="single" w:sz="4" w:space="0" w:color="auto"/>
            </w:tcBorders>
          </w:tcPr>
          <w:p w14:paraId="2670D3A2" w14:textId="77777777" w:rsidR="00C40D82" w:rsidRPr="006A040A" w:rsidRDefault="00C40D82" w:rsidP="00220AA3">
            <w:pPr>
              <w:jc w:val="left"/>
            </w:pPr>
            <w:r w:rsidRPr="006A040A">
              <w:t>N/A</w:t>
            </w:r>
          </w:p>
        </w:tc>
      </w:tr>
      <w:tr w:rsidR="00714E77" w:rsidRPr="006A040A" w14:paraId="0DA47DAD" w14:textId="77777777" w:rsidTr="00852358">
        <w:tc>
          <w:tcPr>
            <w:tcW w:w="1109" w:type="pct"/>
            <w:tcBorders>
              <w:top w:val="single" w:sz="4" w:space="0" w:color="auto"/>
              <w:left w:val="single" w:sz="4" w:space="0" w:color="auto"/>
              <w:bottom w:val="single" w:sz="4" w:space="0" w:color="auto"/>
              <w:right w:val="single" w:sz="4" w:space="0" w:color="auto"/>
            </w:tcBorders>
            <w:shd w:val="clear" w:color="auto" w:fill="D9D9D9"/>
          </w:tcPr>
          <w:p w14:paraId="01EF47F9" w14:textId="5FBAE6EF" w:rsidR="00714E77" w:rsidRPr="006A040A" w:rsidRDefault="00714E77" w:rsidP="000D256D">
            <w:pPr>
              <w:jc w:val="left"/>
              <w:rPr>
                <w:rFonts w:cs="Arial"/>
                <w:b/>
                <w:bCs/>
                <w:szCs w:val="20"/>
              </w:rPr>
            </w:pPr>
            <w:r>
              <w:rPr>
                <w:rFonts w:cs="Arial"/>
                <w:b/>
                <w:bCs/>
                <w:kern w:val="0"/>
                <w:szCs w:val="20"/>
              </w:rPr>
              <w:t>DET/DEM Errors Handled</w:t>
            </w:r>
          </w:p>
        </w:tc>
        <w:tc>
          <w:tcPr>
            <w:tcW w:w="3891" w:type="pct"/>
            <w:gridSpan w:val="3"/>
            <w:tcBorders>
              <w:top w:val="single" w:sz="4" w:space="0" w:color="auto"/>
              <w:left w:val="single" w:sz="4" w:space="0" w:color="auto"/>
              <w:bottom w:val="single" w:sz="4" w:space="0" w:color="auto"/>
              <w:right w:val="single" w:sz="4" w:space="0" w:color="auto"/>
            </w:tcBorders>
          </w:tcPr>
          <w:p w14:paraId="53A8CBEF" w14:textId="203A56F0" w:rsidR="00714E77" w:rsidRPr="006A040A" w:rsidRDefault="00714E77" w:rsidP="00220AA3">
            <w:pPr>
              <w:jc w:val="left"/>
            </w:pPr>
            <w:r>
              <w:t>N/A</w:t>
            </w:r>
          </w:p>
        </w:tc>
      </w:tr>
    </w:tbl>
    <w:p w14:paraId="45CF555D" w14:textId="77777777" w:rsidR="009A0AC5" w:rsidRDefault="00F76D41" w:rsidP="00F76D41">
      <w:pPr>
        <w:pStyle w:val="RefIDs"/>
        <w:rPr>
          <w:lang w:eastAsia="en-US"/>
        </w:rPr>
      </w:pPr>
      <w:r w:rsidRPr="00696D29">
        <w:rPr>
          <w:lang w:eastAsia="en-US"/>
        </w:rPr>
        <w:t xml:space="preserve">[Covers: </w:t>
      </w:r>
      <w:r w:rsidRPr="00F76D41">
        <w:rPr>
          <w:lang w:eastAsia="en-US"/>
        </w:rPr>
        <w:t>req-8552172-00903610</w:t>
      </w:r>
      <w:r w:rsidRPr="00696D29">
        <w:rPr>
          <w:lang w:eastAsia="en-US"/>
        </w:rPr>
        <w:t>]</w:t>
      </w:r>
    </w:p>
    <w:p w14:paraId="37A9CB35" w14:textId="77777777" w:rsidR="002C0EA0" w:rsidRPr="002C15F8" w:rsidRDefault="00F76D41" w:rsidP="002C0EA0">
      <w:pPr>
        <w:pStyle w:val="RefIDs"/>
        <w:rPr>
          <w:lang w:eastAsia="en-US"/>
        </w:rPr>
      </w:pPr>
      <w:r w:rsidRPr="00696D29">
        <w:rPr>
          <w:lang w:eastAsia="en-US"/>
        </w:rPr>
        <w:t xml:space="preserve">[Covers: </w:t>
      </w:r>
      <w:r w:rsidRPr="00F76D41">
        <w:rPr>
          <w:lang w:eastAsia="en-US"/>
        </w:rPr>
        <w:t>req-8552172-00905227</w:t>
      </w:r>
      <w:r w:rsidRPr="00696D29">
        <w:rPr>
          <w:lang w:eastAsia="en-US"/>
        </w:rPr>
        <w:t>]</w:t>
      </w:r>
    </w:p>
    <w:p w14:paraId="07E57CD6"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09F2C349"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413A7B12" w14:textId="77777777" w:rsidR="002C0EA0" w:rsidRDefault="002C0EA0" w:rsidP="002C0EA0">
      <w:pPr>
        <w:pStyle w:val="RefIDs"/>
        <w:rPr>
          <w:lang w:eastAsia="en-US"/>
        </w:rPr>
      </w:pPr>
      <w:r>
        <w:rPr>
          <w:lang w:eastAsia="en-US"/>
        </w:rPr>
        <w:t>[Covers: req-8552172-00528006]</w:t>
      </w:r>
    </w:p>
    <w:p w14:paraId="7B903A2D" w14:textId="77777777" w:rsidR="002C0EA0" w:rsidRDefault="002C0EA0" w:rsidP="002C0EA0">
      <w:pPr>
        <w:pStyle w:val="RefIDs"/>
        <w:rPr>
          <w:lang w:eastAsia="en-US"/>
        </w:rPr>
      </w:pPr>
      <w:r>
        <w:rPr>
          <w:lang w:eastAsia="en-US"/>
        </w:rPr>
        <w:t xml:space="preserve">[Covers: </w:t>
      </w:r>
      <w:r w:rsidRPr="00C136B3">
        <w:t>req-8552172-00527993</w:t>
      </w:r>
      <w:r>
        <w:t>]</w:t>
      </w:r>
    </w:p>
    <w:p w14:paraId="5BA278C4" w14:textId="3FB71858" w:rsidR="00C40D82" w:rsidRDefault="000F4E6D" w:rsidP="00B51410">
      <w:pPr>
        <w:pStyle w:val="Heading3"/>
      </w:pPr>
      <w:bookmarkStart w:id="225" w:name="_Toc203383978"/>
      <w:r>
        <w:lastRenderedPageBreak/>
        <w:t>ProtoConv</w:t>
      </w:r>
      <w:r w:rsidR="00C40D82" w:rsidRPr="00E46C9F">
        <w:t>_</w:t>
      </w:r>
      <w:r w:rsidR="00C40D82">
        <w:t>Can</w:t>
      </w:r>
      <w:r w:rsidR="00C40D82" w:rsidRPr="00E46C9F">
        <w:t>Transmit</w:t>
      </w:r>
      <w:r w:rsidR="00283112">
        <w:t>TS</w:t>
      </w:r>
      <w:r w:rsidR="00C40D82" w:rsidRPr="00E46C9F">
        <w:t>User</w:t>
      </w:r>
      <w:r w:rsidR="00C40D82">
        <w:t>D</w:t>
      </w:r>
      <w:r w:rsidR="00C40D82" w:rsidRPr="00E46C9F">
        <w:t>ef</w:t>
      </w:r>
      <w:bookmarkEnd w:id="225"/>
    </w:p>
    <w:p w14:paraId="02FFDD7C" w14:textId="6D54DCDB"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Pr="00696D29">
        <w:t>0</w:t>
      </w:r>
      <w:r>
        <w:t>2</w:t>
      </w:r>
      <w:r w:rsidRPr="00696D29">
        <w:t>]</w:t>
      </w:r>
    </w:p>
    <w:p w14:paraId="2CE08F34" w14:textId="10262ED2" w:rsidR="00C40D82" w:rsidRDefault="00C40D8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37</w:t>
      </w:r>
      <w:r w:rsidR="009D560C">
        <w:rPr>
          <w:noProof/>
        </w:rPr>
        <w:fldChar w:fldCharType="end"/>
      </w:r>
      <w:r w:rsidR="00BD6389">
        <w:rPr>
          <w:noProof/>
        </w:rPr>
        <w:t>:</w:t>
      </w:r>
      <w:r>
        <w:t xml:space="preserve"> </w:t>
      </w:r>
      <w:r w:rsidR="000F4E6D">
        <w:t>ProtoConv</w:t>
      </w:r>
      <w:r w:rsidRPr="001D2558">
        <w:t>_CanTransmit</w:t>
      </w:r>
      <w:r w:rsidR="00283112">
        <w:t>TS</w:t>
      </w:r>
      <w:r w:rsidRPr="001D2558">
        <w:t>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64"/>
        <w:gridCol w:w="1878"/>
        <w:gridCol w:w="1380"/>
        <w:gridCol w:w="761"/>
        <w:gridCol w:w="3748"/>
      </w:tblGrid>
      <w:tr w:rsidR="00C40D82" w:rsidRPr="00864D86" w14:paraId="7EE7853A" w14:textId="77777777" w:rsidTr="00C6071F">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DE2775D" w14:textId="77777777" w:rsidR="00C40D82" w:rsidRPr="00864D86" w:rsidRDefault="00C40D82" w:rsidP="000D256D">
            <w:pPr>
              <w:rPr>
                <w:rFonts w:cs="Arial"/>
                <w:szCs w:val="20"/>
              </w:rPr>
            </w:pPr>
            <w:r w:rsidRPr="00864D86">
              <w:rPr>
                <w:rFonts w:cs="Arial"/>
                <w:b/>
                <w:bCs/>
                <w:szCs w:val="20"/>
              </w:rPr>
              <w:t>Function Name</w:t>
            </w:r>
          </w:p>
        </w:tc>
        <w:tc>
          <w:tcPr>
            <w:tcW w:w="3871" w:type="pct"/>
            <w:gridSpan w:val="4"/>
            <w:tcBorders>
              <w:top w:val="single" w:sz="4" w:space="0" w:color="auto"/>
              <w:left w:val="single" w:sz="4" w:space="0" w:color="auto"/>
              <w:bottom w:val="single" w:sz="4" w:space="0" w:color="auto"/>
              <w:right w:val="single" w:sz="4" w:space="0" w:color="auto"/>
            </w:tcBorders>
          </w:tcPr>
          <w:p w14:paraId="340A017A" w14:textId="3343F4CF" w:rsidR="00C40D82" w:rsidRPr="006406A3" w:rsidRDefault="000F4E6D" w:rsidP="00220AA3">
            <w:r>
              <w:t>ProtoConv</w:t>
            </w:r>
            <w:r w:rsidR="00C40D82" w:rsidRPr="00710AB6">
              <w:t>_</w:t>
            </w:r>
            <w:r w:rsidR="00C40D82">
              <w:t>Can</w:t>
            </w:r>
            <w:r w:rsidR="00C40D82" w:rsidRPr="00710AB6">
              <w:t>Transmit</w:t>
            </w:r>
            <w:r w:rsidR="00283112">
              <w:t>TS</w:t>
            </w:r>
            <w:r w:rsidR="00C40D82" w:rsidRPr="00710AB6">
              <w:t>User</w:t>
            </w:r>
            <w:r w:rsidR="00C40D82">
              <w:t>D</w:t>
            </w:r>
            <w:r w:rsidR="00C40D82" w:rsidRPr="00710AB6">
              <w:t>ef</w:t>
            </w:r>
          </w:p>
        </w:tc>
      </w:tr>
      <w:tr w:rsidR="00C40D82" w:rsidRPr="004B7082" w14:paraId="1D9A0568" w14:textId="77777777" w:rsidTr="00C6071F">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12EEEF18" w14:textId="77777777" w:rsidR="00C40D82" w:rsidRPr="0001226E" w:rsidRDefault="00C40D82" w:rsidP="000D256D">
            <w:pPr>
              <w:rPr>
                <w:rFonts w:eastAsia="Meiryo UI" w:cstheme="majorHAnsi"/>
                <w:szCs w:val="20"/>
                <w:lang w:val="en-GB"/>
              </w:rPr>
            </w:pPr>
            <w:r w:rsidRPr="004B7082">
              <w:rPr>
                <w:rFonts w:eastAsia="Meiryo UI" w:cstheme="majorHAnsi"/>
                <w:b/>
                <w:bCs/>
                <w:szCs w:val="20"/>
                <w:lang w:val="en-GB"/>
              </w:rPr>
              <w:t>ASIL Level</w:t>
            </w:r>
          </w:p>
        </w:tc>
        <w:tc>
          <w:tcPr>
            <w:tcW w:w="936" w:type="pct"/>
            <w:tcBorders>
              <w:top w:val="single" w:sz="4" w:space="0" w:color="auto"/>
              <w:left w:val="single" w:sz="4" w:space="0" w:color="auto"/>
              <w:bottom w:val="single" w:sz="4" w:space="0" w:color="auto"/>
              <w:right w:val="single" w:sz="4" w:space="0" w:color="auto"/>
            </w:tcBorders>
          </w:tcPr>
          <w:p w14:paraId="73572A48" w14:textId="77777777" w:rsidR="00C40D82" w:rsidRPr="00751FC3" w:rsidRDefault="00C40D82" w:rsidP="00220AA3">
            <w:pPr>
              <w:rPr>
                <w:lang w:val="en-GB"/>
              </w:rPr>
            </w:pPr>
            <w:r w:rsidRPr="006406A3">
              <w:rPr>
                <w:lang w:val="en-GB"/>
              </w:rPr>
              <w:t xml:space="preserve">ASIL </w:t>
            </w:r>
            <w:r>
              <w:rPr>
                <w:lang w:val="en-GB"/>
              </w:rPr>
              <w:t>D</w:t>
            </w:r>
          </w:p>
        </w:tc>
        <w:tc>
          <w:tcPr>
            <w:tcW w:w="688" w:type="pct"/>
            <w:tcBorders>
              <w:top w:val="single" w:sz="4" w:space="0" w:color="auto"/>
              <w:left w:val="single" w:sz="4" w:space="0" w:color="auto"/>
              <w:bottom w:val="single" w:sz="4" w:space="0" w:color="auto"/>
              <w:right w:val="single" w:sz="4" w:space="0" w:color="auto"/>
            </w:tcBorders>
            <w:shd w:val="pct20" w:color="auto" w:fill="auto"/>
          </w:tcPr>
          <w:p w14:paraId="71FDFFB1" w14:textId="77777777" w:rsidR="00C40D82" w:rsidRPr="004B7082" w:rsidRDefault="00C40D82" w:rsidP="00220AA3">
            <w:pPr>
              <w:rPr>
                <w:rFonts w:eastAsia="Meiryo UI" w:cstheme="majorHAnsi"/>
                <w:b/>
                <w:szCs w:val="20"/>
                <w:lang w:val="en-GB"/>
              </w:rPr>
            </w:pPr>
            <w:r w:rsidRPr="004B7082">
              <w:rPr>
                <w:rFonts w:eastAsia="Meiryo UI" w:cstheme="majorHAnsi"/>
                <w:b/>
                <w:szCs w:val="20"/>
                <w:lang w:val="en-GB"/>
              </w:rPr>
              <w:t>Status</w:t>
            </w:r>
          </w:p>
        </w:tc>
        <w:tc>
          <w:tcPr>
            <w:tcW w:w="2247" w:type="pct"/>
            <w:gridSpan w:val="2"/>
            <w:tcBorders>
              <w:top w:val="single" w:sz="4" w:space="0" w:color="auto"/>
              <w:left w:val="single" w:sz="4" w:space="0" w:color="auto"/>
              <w:bottom w:val="single" w:sz="4" w:space="0" w:color="auto"/>
              <w:right w:val="single" w:sz="4" w:space="0" w:color="auto"/>
            </w:tcBorders>
          </w:tcPr>
          <w:p w14:paraId="38472D1A" w14:textId="77777777" w:rsidR="00C40D82" w:rsidRPr="00751FC3" w:rsidRDefault="00C40D82" w:rsidP="00220AA3">
            <w:pPr>
              <w:rPr>
                <w:lang w:val="en-GB"/>
              </w:rPr>
            </w:pPr>
            <w:r w:rsidRPr="006406A3">
              <w:rPr>
                <w:lang w:val="en-GB"/>
              </w:rPr>
              <w:t>New</w:t>
            </w:r>
          </w:p>
        </w:tc>
      </w:tr>
      <w:tr w:rsidR="00C40D82" w:rsidRPr="00864D86" w14:paraId="7E34C9ED"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8CE1AC8" w14:textId="77777777" w:rsidR="00C40D82" w:rsidRPr="00864D86" w:rsidRDefault="00C40D82" w:rsidP="000D256D">
            <w:pPr>
              <w:rPr>
                <w:rFonts w:cs="Arial"/>
                <w:b/>
                <w:bCs/>
                <w:szCs w:val="20"/>
              </w:rPr>
            </w:pPr>
            <w:r w:rsidRPr="00864D86">
              <w:rPr>
                <w:rFonts w:cs="Arial"/>
                <w:b/>
                <w:bCs/>
                <w:szCs w:val="20"/>
              </w:rPr>
              <w:t>Syntax</w:t>
            </w:r>
          </w:p>
        </w:tc>
        <w:tc>
          <w:tcPr>
            <w:tcW w:w="3871" w:type="pct"/>
            <w:gridSpan w:val="4"/>
            <w:tcBorders>
              <w:top w:val="single" w:sz="4" w:space="0" w:color="auto"/>
              <w:left w:val="single" w:sz="4" w:space="0" w:color="auto"/>
              <w:bottom w:val="single" w:sz="4" w:space="0" w:color="auto"/>
              <w:right w:val="single" w:sz="4" w:space="0" w:color="auto"/>
            </w:tcBorders>
          </w:tcPr>
          <w:p w14:paraId="55E646BE" w14:textId="7FB7852B" w:rsidR="00C40D82" w:rsidRPr="006406A3" w:rsidRDefault="005F7BED" w:rsidP="005F7BED">
            <w:pPr>
              <w:jc w:val="left"/>
            </w:pPr>
            <w:r w:rsidRPr="005F7BED">
              <w:t>Std_ReturnType ProtoConv_CanTransmitTSUserDef(const R_ProtoConv_CanFrameType *pCanFrame,</w:t>
            </w:r>
            <w:r>
              <w:t xml:space="preserve"> </w:t>
            </w:r>
            <w:r w:rsidRPr="005F7BED">
              <w:t xml:space="preserve">const uint8 ucDestBusIdx, const uint8 ucSrcBusIdx, const uint32 ulAddInfo, const </w:t>
            </w:r>
            <w:r w:rsidR="008E6DAB">
              <w:t>R_ProtoConv_TimeStampType</w:t>
            </w:r>
            <w:r w:rsidRPr="005F7BED">
              <w:t>*pTimeStamp)</w:t>
            </w:r>
          </w:p>
        </w:tc>
      </w:tr>
      <w:tr w:rsidR="00C40D82" w:rsidRPr="00864D86" w14:paraId="651D7052"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4A33804F" w14:textId="77777777" w:rsidR="00C40D82" w:rsidRPr="00864D86" w:rsidRDefault="00C40D82" w:rsidP="000D256D">
            <w:pPr>
              <w:rPr>
                <w:rFonts w:cs="Arial"/>
                <w:b/>
                <w:bCs/>
                <w:szCs w:val="20"/>
              </w:rPr>
            </w:pPr>
            <w:r w:rsidRPr="00864D86">
              <w:rPr>
                <w:rFonts w:cs="Arial"/>
                <w:b/>
                <w:bCs/>
                <w:szCs w:val="20"/>
              </w:rPr>
              <w:t>Sync/Async</w:t>
            </w:r>
          </w:p>
        </w:tc>
        <w:tc>
          <w:tcPr>
            <w:tcW w:w="3871" w:type="pct"/>
            <w:gridSpan w:val="4"/>
            <w:tcBorders>
              <w:top w:val="single" w:sz="4" w:space="0" w:color="auto"/>
              <w:left w:val="single" w:sz="4" w:space="0" w:color="auto"/>
              <w:bottom w:val="single" w:sz="4" w:space="0" w:color="auto"/>
              <w:right w:val="single" w:sz="4" w:space="0" w:color="auto"/>
            </w:tcBorders>
          </w:tcPr>
          <w:p w14:paraId="34CE303D" w14:textId="77777777" w:rsidR="00C40D82" w:rsidRPr="00864D86" w:rsidRDefault="00C40D82" w:rsidP="00220AA3">
            <w:r w:rsidRPr="006406A3">
              <w:t>Synchronous</w:t>
            </w:r>
          </w:p>
        </w:tc>
      </w:tr>
      <w:tr w:rsidR="00C40D82" w:rsidRPr="00864D86" w14:paraId="5DEE17E2"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56AE3AA" w14:textId="77777777" w:rsidR="00C40D82" w:rsidRPr="00864D86" w:rsidRDefault="00C40D82" w:rsidP="000D256D">
            <w:pPr>
              <w:rPr>
                <w:rFonts w:cs="Arial"/>
                <w:b/>
                <w:bCs/>
                <w:szCs w:val="20"/>
              </w:rPr>
            </w:pPr>
            <w:r w:rsidRPr="00864D86">
              <w:rPr>
                <w:rFonts w:cs="Arial"/>
                <w:b/>
                <w:bCs/>
                <w:szCs w:val="20"/>
              </w:rPr>
              <w:t>Reentrancy</w:t>
            </w:r>
          </w:p>
        </w:tc>
        <w:tc>
          <w:tcPr>
            <w:tcW w:w="3871" w:type="pct"/>
            <w:gridSpan w:val="4"/>
            <w:tcBorders>
              <w:top w:val="single" w:sz="4" w:space="0" w:color="auto"/>
              <w:left w:val="single" w:sz="4" w:space="0" w:color="auto"/>
              <w:bottom w:val="single" w:sz="4" w:space="0" w:color="auto"/>
              <w:right w:val="single" w:sz="4" w:space="0" w:color="auto"/>
            </w:tcBorders>
          </w:tcPr>
          <w:p w14:paraId="60ACBD7C" w14:textId="77777777" w:rsidR="00C40D82" w:rsidRPr="008806BA" w:rsidRDefault="00C40D82" w:rsidP="00220AA3">
            <w:pPr>
              <w:rPr>
                <w:rFonts w:eastAsia="Meiryo UI" w:cstheme="majorHAnsi"/>
                <w:color w:val="FF0000"/>
                <w:lang w:val="en-GB"/>
              </w:rPr>
            </w:pPr>
            <w:r w:rsidRPr="006406A3">
              <w:t>Non-Reentrant</w:t>
            </w:r>
          </w:p>
        </w:tc>
      </w:tr>
      <w:tr w:rsidR="00C40D82" w:rsidRPr="00864D86" w14:paraId="02960B0A"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12173124" w14:textId="77777777" w:rsidR="00C40D82" w:rsidRPr="00864D86" w:rsidRDefault="00C40D82" w:rsidP="000D256D">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871" w:type="pct"/>
            <w:gridSpan w:val="4"/>
            <w:tcBorders>
              <w:top w:val="single" w:sz="4" w:space="0" w:color="auto"/>
              <w:left w:val="single" w:sz="4" w:space="0" w:color="auto"/>
              <w:bottom w:val="single" w:sz="4" w:space="0" w:color="auto"/>
              <w:right w:val="single" w:sz="4" w:space="0" w:color="auto"/>
            </w:tcBorders>
          </w:tcPr>
          <w:p w14:paraId="1EC4E51B" w14:textId="77777777" w:rsidR="00C40D82" w:rsidRPr="00751FC3" w:rsidRDefault="00C40D82" w:rsidP="00220AA3">
            <w:r w:rsidRPr="005C1F4B">
              <w:t>Runs in the interrupt enable state</w:t>
            </w:r>
          </w:p>
        </w:tc>
      </w:tr>
      <w:tr w:rsidR="00C40D82" w:rsidRPr="004B7082" w14:paraId="57C9A853" w14:textId="77777777" w:rsidTr="00C6071F">
        <w:tc>
          <w:tcPr>
            <w:tcW w:w="1129" w:type="pct"/>
            <w:vMerge w:val="restart"/>
            <w:tcBorders>
              <w:top w:val="single" w:sz="4" w:space="0" w:color="auto"/>
              <w:left w:val="single" w:sz="4" w:space="0" w:color="auto"/>
              <w:right w:val="single" w:sz="4" w:space="0" w:color="auto"/>
            </w:tcBorders>
            <w:shd w:val="clear" w:color="auto" w:fill="D9D9D9"/>
            <w:hideMark/>
          </w:tcPr>
          <w:p w14:paraId="51322405" w14:textId="77777777" w:rsidR="00C40D82" w:rsidRPr="004B7082" w:rsidRDefault="00C40D82" w:rsidP="000D256D">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0B9CC62A" w14:textId="665258C2" w:rsidR="00C40D82" w:rsidRPr="004B7082" w:rsidRDefault="00C40D82" w:rsidP="00220AA3">
            <w:pPr>
              <w:rPr>
                <w:rFonts w:eastAsia="Meiryo UI" w:cstheme="majorHAnsi"/>
                <w:lang w:val="en-GB"/>
              </w:rPr>
            </w:pPr>
            <w:r w:rsidRPr="00710AB6">
              <w:t xml:space="preserve">const </w:t>
            </w:r>
            <w:r w:rsidRPr="004F1B7E">
              <w:t>R_</w:t>
            </w:r>
            <w:r w:rsidR="000F4E6D">
              <w:t>ProtoConv</w:t>
            </w:r>
            <w:r w:rsidRPr="004F1B7E">
              <w:t xml:space="preserve">_CanFrameType </w:t>
            </w:r>
            <w:r>
              <w:t>*pCanFrame</w:t>
            </w:r>
          </w:p>
        </w:tc>
        <w:tc>
          <w:tcPr>
            <w:tcW w:w="2247" w:type="pct"/>
            <w:gridSpan w:val="2"/>
            <w:tcBorders>
              <w:top w:val="single" w:sz="4" w:space="0" w:color="auto"/>
              <w:left w:val="single" w:sz="4" w:space="0" w:color="auto"/>
              <w:bottom w:val="single" w:sz="4" w:space="0" w:color="auto"/>
              <w:right w:val="single" w:sz="4" w:space="0" w:color="auto"/>
            </w:tcBorders>
            <w:vAlign w:val="center"/>
          </w:tcPr>
          <w:p w14:paraId="186AE46B" w14:textId="42D32E01" w:rsidR="00C40D82" w:rsidRPr="004B7082" w:rsidRDefault="00283112" w:rsidP="00220AA3">
            <w:pPr>
              <w:rPr>
                <w:rFonts w:eastAsia="Meiryo UI" w:cstheme="majorHAnsi"/>
                <w:lang w:val="en-GB"/>
              </w:rPr>
            </w:pPr>
            <w:r w:rsidRPr="00B214F4">
              <w:rPr>
                <w:rFonts w:eastAsia="Meiryo UI" w:cstheme="majorHAnsi"/>
                <w:szCs w:val="20"/>
                <w:lang w:val="en-GB"/>
              </w:rPr>
              <w:t>Address of buffer where CAN frames are stored</w:t>
            </w:r>
          </w:p>
        </w:tc>
      </w:tr>
      <w:tr w:rsidR="005119EA" w:rsidRPr="001E7CB4" w14:paraId="4C8FFF5A" w14:textId="77777777" w:rsidTr="00C6071F">
        <w:tc>
          <w:tcPr>
            <w:tcW w:w="1129" w:type="pct"/>
            <w:vMerge/>
            <w:tcBorders>
              <w:left w:val="single" w:sz="4" w:space="0" w:color="auto"/>
              <w:bottom w:val="single" w:sz="4" w:space="0" w:color="auto"/>
              <w:right w:val="single" w:sz="4" w:space="0" w:color="auto"/>
            </w:tcBorders>
            <w:shd w:val="clear" w:color="auto" w:fill="D9D9D9"/>
          </w:tcPr>
          <w:p w14:paraId="6E4B4E9E" w14:textId="77777777" w:rsidR="00C40D82" w:rsidRPr="004B7082" w:rsidRDefault="00C40D82" w:rsidP="00220AA3">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5A13F4C4" w14:textId="77777777" w:rsidR="00C40D82" w:rsidRPr="004B7082" w:rsidRDefault="00C40D82" w:rsidP="00220AA3">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4AA1D64C" w14:textId="77777777" w:rsidR="00C40D82" w:rsidRPr="004B7082" w:rsidRDefault="00C40D82" w:rsidP="00220AA3">
            <w:pPr>
              <w:rPr>
                <w:rFonts w:eastAsia="Meiryo UI" w:cstheme="majorHAnsi"/>
                <w:b/>
                <w:szCs w:val="20"/>
                <w:lang w:val="en-GB"/>
              </w:rPr>
            </w:pPr>
            <w:r w:rsidRPr="004B7082">
              <w:rPr>
                <w:rFonts w:eastAsia="Meiryo UI" w:cstheme="majorHAnsi"/>
                <w:b/>
                <w:szCs w:val="20"/>
                <w:lang w:val="en-GB"/>
              </w:rPr>
              <w:t>Range</w:t>
            </w:r>
          </w:p>
        </w:tc>
        <w:tc>
          <w:tcPr>
            <w:tcW w:w="1867" w:type="pct"/>
            <w:tcBorders>
              <w:top w:val="single" w:sz="4" w:space="0" w:color="auto"/>
              <w:left w:val="single" w:sz="4" w:space="0" w:color="auto"/>
              <w:bottom w:val="single" w:sz="4" w:space="0" w:color="auto"/>
              <w:right w:val="single" w:sz="4" w:space="0" w:color="auto"/>
            </w:tcBorders>
          </w:tcPr>
          <w:p w14:paraId="3DA70C4F" w14:textId="6CBD24F0" w:rsidR="00C40D82" w:rsidRPr="001E7CB4" w:rsidRDefault="00C40D82" w:rsidP="00220AA3">
            <w:pPr>
              <w:rPr>
                <w:lang w:val="en-GB"/>
              </w:rPr>
            </w:pPr>
            <w:r>
              <w:rPr>
                <w:lang w:val="en-GB"/>
              </w:rPr>
              <w:t xml:space="preserve">Not </w:t>
            </w:r>
            <w:r w:rsidR="001D57BD">
              <w:rPr>
                <w:lang w:val="en-GB"/>
              </w:rPr>
              <w:t>NULL_PTR</w:t>
            </w:r>
          </w:p>
        </w:tc>
      </w:tr>
      <w:tr w:rsidR="00C40D82" w:rsidRPr="004B7082" w14:paraId="4EA6006B" w14:textId="77777777" w:rsidTr="00C6071F">
        <w:tc>
          <w:tcPr>
            <w:tcW w:w="1129" w:type="pct"/>
            <w:vMerge w:val="restart"/>
            <w:tcBorders>
              <w:top w:val="single" w:sz="4" w:space="0" w:color="auto"/>
              <w:left w:val="single" w:sz="4" w:space="0" w:color="auto"/>
              <w:right w:val="single" w:sz="4" w:space="0" w:color="auto"/>
            </w:tcBorders>
            <w:shd w:val="clear" w:color="auto" w:fill="D9D9D9"/>
            <w:hideMark/>
          </w:tcPr>
          <w:p w14:paraId="4B43F291" w14:textId="77777777" w:rsidR="00C40D82" w:rsidRPr="004B7082" w:rsidRDefault="00C40D82" w:rsidP="000D256D">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7A016800" w14:textId="1099FCE0" w:rsidR="00283112" w:rsidRPr="00283112" w:rsidRDefault="00C40D82" w:rsidP="00283112">
            <w:pPr>
              <w:rPr>
                <w:rFonts w:cs="Arial"/>
                <w:kern w:val="0"/>
                <w:szCs w:val="20"/>
              </w:rPr>
            </w:pPr>
            <w:r>
              <w:rPr>
                <w:rFonts w:cs="Arial"/>
                <w:kern w:val="0"/>
                <w:szCs w:val="20"/>
              </w:rPr>
              <w:t xml:space="preserve">const uint8 </w:t>
            </w:r>
            <w:r w:rsidR="00283112" w:rsidRPr="00283112">
              <w:rPr>
                <w:rFonts w:cs="Arial"/>
                <w:kern w:val="0"/>
                <w:szCs w:val="20"/>
              </w:rPr>
              <w:t>ucDestBusIdx</w:t>
            </w:r>
          </w:p>
          <w:p w14:paraId="08BD7A79" w14:textId="22FFCDAD" w:rsidR="00C40D82" w:rsidRPr="004B7082" w:rsidRDefault="00C40D82" w:rsidP="00220AA3">
            <w:pPr>
              <w:rPr>
                <w:rFonts w:eastAsia="Meiryo UI" w:cstheme="majorHAnsi"/>
                <w:lang w:val="en-GB"/>
              </w:rPr>
            </w:pPr>
          </w:p>
        </w:tc>
        <w:tc>
          <w:tcPr>
            <w:tcW w:w="2247" w:type="pct"/>
            <w:gridSpan w:val="2"/>
            <w:tcBorders>
              <w:top w:val="single" w:sz="4" w:space="0" w:color="auto"/>
              <w:left w:val="single" w:sz="4" w:space="0" w:color="auto"/>
              <w:bottom w:val="single" w:sz="4" w:space="0" w:color="auto"/>
              <w:right w:val="single" w:sz="4" w:space="0" w:color="auto"/>
            </w:tcBorders>
            <w:vAlign w:val="center"/>
          </w:tcPr>
          <w:p w14:paraId="6810269B" w14:textId="058E0183" w:rsidR="00C40D82" w:rsidRPr="004B7082" w:rsidRDefault="00C40D82" w:rsidP="00220AA3">
            <w:pPr>
              <w:rPr>
                <w:rFonts w:eastAsia="Meiryo UI" w:cstheme="majorHAnsi"/>
                <w:lang w:val="en-GB"/>
              </w:rPr>
            </w:pPr>
            <w:r>
              <w:rPr>
                <w:lang w:val="en-GB"/>
              </w:rPr>
              <w:t xml:space="preserve">Destination </w:t>
            </w:r>
            <w:r w:rsidR="00283112">
              <w:rPr>
                <w:lang w:val="en-GB"/>
              </w:rPr>
              <w:t>Bus ID</w:t>
            </w:r>
          </w:p>
        </w:tc>
      </w:tr>
      <w:tr w:rsidR="005119EA" w:rsidRPr="001E7CB4" w14:paraId="24423C82" w14:textId="77777777" w:rsidTr="00C6071F">
        <w:tc>
          <w:tcPr>
            <w:tcW w:w="1129" w:type="pct"/>
            <w:vMerge/>
            <w:tcBorders>
              <w:left w:val="single" w:sz="4" w:space="0" w:color="auto"/>
              <w:bottom w:val="single" w:sz="4" w:space="0" w:color="auto"/>
              <w:right w:val="single" w:sz="4" w:space="0" w:color="auto"/>
            </w:tcBorders>
            <w:shd w:val="clear" w:color="auto" w:fill="D9D9D9"/>
          </w:tcPr>
          <w:p w14:paraId="516AE93A" w14:textId="77777777" w:rsidR="00C40D82" w:rsidRPr="004B7082" w:rsidRDefault="00C40D82" w:rsidP="00220AA3">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0D82468B" w14:textId="77777777" w:rsidR="00C40D82" w:rsidRPr="004B7082" w:rsidRDefault="00C40D82" w:rsidP="00220AA3">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59D8E842" w14:textId="77777777" w:rsidR="00C40D82" w:rsidRPr="004B7082" w:rsidRDefault="00C40D82" w:rsidP="00220AA3">
            <w:pPr>
              <w:rPr>
                <w:rFonts w:eastAsia="Meiryo UI" w:cstheme="majorHAnsi"/>
                <w:b/>
                <w:szCs w:val="20"/>
                <w:lang w:val="en-GB"/>
              </w:rPr>
            </w:pPr>
            <w:r w:rsidRPr="004B7082">
              <w:rPr>
                <w:rFonts w:eastAsia="Meiryo UI" w:cstheme="majorHAnsi"/>
                <w:b/>
                <w:szCs w:val="20"/>
                <w:lang w:val="en-GB"/>
              </w:rPr>
              <w:t>Range</w:t>
            </w:r>
          </w:p>
        </w:tc>
        <w:tc>
          <w:tcPr>
            <w:tcW w:w="1867" w:type="pct"/>
            <w:tcBorders>
              <w:top w:val="single" w:sz="4" w:space="0" w:color="auto"/>
              <w:left w:val="single" w:sz="4" w:space="0" w:color="auto"/>
              <w:bottom w:val="single" w:sz="4" w:space="0" w:color="auto"/>
              <w:right w:val="single" w:sz="4" w:space="0" w:color="auto"/>
            </w:tcBorders>
          </w:tcPr>
          <w:p w14:paraId="1C37D064" w14:textId="1DBE8CFB" w:rsidR="00C40D82" w:rsidRPr="001E7CB4" w:rsidRDefault="005F7BED" w:rsidP="00220AA3">
            <w:pPr>
              <w:rPr>
                <w:lang w:val="en-GB"/>
              </w:rPr>
            </w:pPr>
            <w:r>
              <w:rPr>
                <w:szCs w:val="20"/>
                <w:lang w:val="en-GB"/>
              </w:rPr>
              <w:t xml:space="preserve">0 - </w:t>
            </w:r>
            <w:r w:rsidR="00E121EB">
              <w:rPr>
                <w:szCs w:val="20"/>
              </w:rPr>
              <w:t>(PROTOCONV_CAN_CH_NUM-1)</w:t>
            </w:r>
          </w:p>
        </w:tc>
      </w:tr>
      <w:tr w:rsidR="00C40D82" w:rsidRPr="004B7082" w14:paraId="6F3143A4" w14:textId="77777777" w:rsidTr="00C6071F">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1C181933" w14:textId="77777777" w:rsidR="00C40D82" w:rsidRPr="004B7082" w:rsidRDefault="00C40D82" w:rsidP="000D256D">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70AB4635" w14:textId="7E86DC9C" w:rsidR="00283112" w:rsidRPr="00283112" w:rsidRDefault="00C40D82" w:rsidP="00283112">
            <w:pPr>
              <w:rPr>
                <w:rFonts w:cs="Arial"/>
                <w:kern w:val="0"/>
                <w:szCs w:val="20"/>
              </w:rPr>
            </w:pPr>
            <w:r>
              <w:rPr>
                <w:rFonts w:cs="Arial"/>
                <w:kern w:val="0"/>
                <w:szCs w:val="20"/>
              </w:rPr>
              <w:t xml:space="preserve">const uint8 </w:t>
            </w:r>
            <w:r w:rsidR="00283112" w:rsidRPr="00283112">
              <w:rPr>
                <w:rFonts w:cs="Arial"/>
                <w:kern w:val="0"/>
                <w:szCs w:val="20"/>
              </w:rPr>
              <w:t>ucSrcBusIdx</w:t>
            </w:r>
          </w:p>
          <w:p w14:paraId="638B886D" w14:textId="75B15989" w:rsidR="00C40D82" w:rsidRPr="004B7082" w:rsidRDefault="00C40D82" w:rsidP="00220AA3">
            <w:pPr>
              <w:rPr>
                <w:rFonts w:eastAsia="Meiryo UI" w:cstheme="majorHAnsi"/>
                <w:lang w:val="en-GB"/>
              </w:rPr>
            </w:pPr>
          </w:p>
        </w:tc>
        <w:tc>
          <w:tcPr>
            <w:tcW w:w="2247" w:type="pct"/>
            <w:gridSpan w:val="2"/>
            <w:tcBorders>
              <w:top w:val="single" w:sz="4" w:space="0" w:color="auto"/>
              <w:left w:val="single" w:sz="4" w:space="0" w:color="auto"/>
              <w:bottom w:val="single" w:sz="4" w:space="0" w:color="auto"/>
              <w:right w:val="single" w:sz="4" w:space="0" w:color="auto"/>
            </w:tcBorders>
            <w:vAlign w:val="center"/>
          </w:tcPr>
          <w:p w14:paraId="7AFDA1B3" w14:textId="275C490D" w:rsidR="00C40D82" w:rsidRPr="004B7082" w:rsidRDefault="00283112" w:rsidP="00220AA3">
            <w:pPr>
              <w:rPr>
                <w:rFonts w:eastAsia="Meiryo UI" w:cstheme="majorHAnsi"/>
                <w:lang w:val="en-GB"/>
              </w:rPr>
            </w:pPr>
            <w:r>
              <w:rPr>
                <w:lang w:val="en-GB"/>
              </w:rPr>
              <w:t>Source Bus ID</w:t>
            </w:r>
          </w:p>
        </w:tc>
      </w:tr>
      <w:tr w:rsidR="005119EA" w:rsidRPr="001E7CB4" w14:paraId="0ED9CEEB" w14:textId="77777777" w:rsidTr="00C6071F">
        <w:tc>
          <w:tcPr>
            <w:tcW w:w="1129" w:type="pct"/>
            <w:vMerge/>
            <w:tcBorders>
              <w:left w:val="single" w:sz="4" w:space="0" w:color="auto"/>
              <w:bottom w:val="single" w:sz="4" w:space="0" w:color="auto"/>
              <w:right w:val="single" w:sz="4" w:space="0" w:color="auto"/>
            </w:tcBorders>
            <w:shd w:val="clear" w:color="auto" w:fill="D9D9D9"/>
          </w:tcPr>
          <w:p w14:paraId="4FFCCEE8" w14:textId="77777777" w:rsidR="00C40D82" w:rsidRPr="004B7082" w:rsidRDefault="00C40D82" w:rsidP="00220AA3">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309A7C83" w14:textId="77777777" w:rsidR="00C40D82" w:rsidRPr="004B7082" w:rsidRDefault="00C40D82" w:rsidP="00220AA3">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31A78C73" w14:textId="77777777" w:rsidR="00C40D82" w:rsidRPr="004B7082" w:rsidRDefault="00C40D82" w:rsidP="00220AA3">
            <w:pPr>
              <w:rPr>
                <w:rFonts w:eastAsia="Meiryo UI" w:cstheme="majorHAnsi"/>
                <w:b/>
                <w:szCs w:val="20"/>
                <w:lang w:val="en-GB"/>
              </w:rPr>
            </w:pPr>
            <w:r w:rsidRPr="004B7082">
              <w:rPr>
                <w:rFonts w:eastAsia="Meiryo UI" w:cstheme="majorHAnsi"/>
                <w:b/>
                <w:szCs w:val="20"/>
                <w:lang w:val="en-GB"/>
              </w:rPr>
              <w:t>Range</w:t>
            </w:r>
          </w:p>
        </w:tc>
        <w:tc>
          <w:tcPr>
            <w:tcW w:w="1867" w:type="pct"/>
            <w:tcBorders>
              <w:top w:val="single" w:sz="4" w:space="0" w:color="auto"/>
              <w:left w:val="single" w:sz="4" w:space="0" w:color="auto"/>
              <w:bottom w:val="single" w:sz="4" w:space="0" w:color="auto"/>
              <w:right w:val="single" w:sz="4" w:space="0" w:color="auto"/>
            </w:tcBorders>
          </w:tcPr>
          <w:p w14:paraId="03C3EFF9" w14:textId="60302EC3" w:rsidR="00C40D82" w:rsidRPr="001E7CB4" w:rsidRDefault="005F7BED" w:rsidP="00220AA3">
            <w:pPr>
              <w:rPr>
                <w:lang w:val="en-GB"/>
              </w:rPr>
            </w:pPr>
            <w:r>
              <w:rPr>
                <w:szCs w:val="20"/>
                <w:lang w:val="en-GB"/>
              </w:rPr>
              <w:t xml:space="preserve">0 - </w:t>
            </w:r>
            <w:r w:rsidR="00E121EB">
              <w:rPr>
                <w:szCs w:val="20"/>
              </w:rPr>
              <w:t>(PROTOCONV_CAN_CH_NUM-1)</w:t>
            </w:r>
          </w:p>
        </w:tc>
      </w:tr>
      <w:tr w:rsidR="00CC4B14" w:rsidRPr="004B7082" w14:paraId="6BBAB81A" w14:textId="77777777" w:rsidTr="00C6071F">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1380510A" w14:textId="77777777" w:rsidR="00CC4B14" w:rsidRPr="004B7082" w:rsidRDefault="00CC4B14" w:rsidP="000D256D">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3CB1B3D1" w14:textId="16C697FD" w:rsidR="00CC4B14" w:rsidRPr="004B7082" w:rsidRDefault="00CC4B14" w:rsidP="00220AA3">
            <w:pPr>
              <w:rPr>
                <w:rFonts w:eastAsia="Meiryo UI" w:cstheme="majorHAnsi"/>
                <w:lang w:val="en-GB"/>
              </w:rPr>
            </w:pPr>
            <w:r>
              <w:rPr>
                <w:rFonts w:cs="Arial"/>
                <w:kern w:val="0"/>
                <w:szCs w:val="20"/>
              </w:rPr>
              <w:t>const uint</w:t>
            </w:r>
            <w:r w:rsidR="008E6DAB">
              <w:rPr>
                <w:rFonts w:cs="Arial"/>
                <w:kern w:val="0"/>
                <w:szCs w:val="20"/>
              </w:rPr>
              <w:t>32</w:t>
            </w:r>
            <w:r>
              <w:rPr>
                <w:rFonts w:cs="Arial"/>
                <w:kern w:val="0"/>
                <w:szCs w:val="20"/>
              </w:rPr>
              <w:t xml:space="preserve"> u</w:t>
            </w:r>
            <w:r w:rsidR="008E6DAB">
              <w:rPr>
                <w:rFonts w:cs="Arial"/>
                <w:kern w:val="0"/>
                <w:szCs w:val="20"/>
              </w:rPr>
              <w:t>l</w:t>
            </w:r>
            <w:r>
              <w:rPr>
                <w:rFonts w:cs="Arial"/>
                <w:kern w:val="0"/>
                <w:szCs w:val="20"/>
              </w:rPr>
              <w:t>AddInfo</w:t>
            </w:r>
          </w:p>
        </w:tc>
        <w:tc>
          <w:tcPr>
            <w:tcW w:w="2247" w:type="pct"/>
            <w:gridSpan w:val="2"/>
            <w:tcBorders>
              <w:top w:val="single" w:sz="4" w:space="0" w:color="auto"/>
              <w:left w:val="single" w:sz="4" w:space="0" w:color="auto"/>
              <w:bottom w:val="single" w:sz="4" w:space="0" w:color="auto"/>
              <w:right w:val="single" w:sz="4" w:space="0" w:color="auto"/>
            </w:tcBorders>
            <w:vAlign w:val="center"/>
          </w:tcPr>
          <w:p w14:paraId="084C21D6" w14:textId="25785AAB" w:rsidR="00CC4B14" w:rsidRPr="004B7082" w:rsidRDefault="00CC4B14" w:rsidP="00220AA3">
            <w:pPr>
              <w:rPr>
                <w:rFonts w:eastAsia="Meiryo UI" w:cstheme="majorHAnsi"/>
                <w:lang w:val="en-GB"/>
              </w:rPr>
            </w:pPr>
            <w:r>
              <w:rPr>
                <w:lang w:val="en-GB"/>
              </w:rPr>
              <w:t>Additional Information</w:t>
            </w:r>
          </w:p>
        </w:tc>
      </w:tr>
      <w:tr w:rsidR="00CC4B14" w:rsidRPr="001E7CB4" w14:paraId="3D985493" w14:textId="77777777" w:rsidTr="00C6071F">
        <w:tc>
          <w:tcPr>
            <w:tcW w:w="1129" w:type="pct"/>
            <w:vMerge/>
            <w:tcBorders>
              <w:left w:val="single" w:sz="4" w:space="0" w:color="auto"/>
              <w:bottom w:val="single" w:sz="4" w:space="0" w:color="auto"/>
              <w:right w:val="single" w:sz="4" w:space="0" w:color="auto"/>
            </w:tcBorders>
            <w:shd w:val="clear" w:color="auto" w:fill="D9D9D9"/>
          </w:tcPr>
          <w:p w14:paraId="7535A179" w14:textId="77777777" w:rsidR="00CC4B14" w:rsidRPr="004B7082" w:rsidRDefault="00CC4B14" w:rsidP="00220AA3">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25808BAE" w14:textId="77777777" w:rsidR="00CC4B14" w:rsidRPr="004B7082" w:rsidRDefault="00CC4B14" w:rsidP="00220AA3">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4F7B5B44" w14:textId="77777777" w:rsidR="00CC4B14" w:rsidRPr="004B7082" w:rsidRDefault="00CC4B14" w:rsidP="00220AA3">
            <w:pPr>
              <w:rPr>
                <w:rFonts w:eastAsia="Meiryo UI" w:cstheme="majorHAnsi"/>
                <w:b/>
                <w:szCs w:val="20"/>
                <w:lang w:val="en-GB"/>
              </w:rPr>
            </w:pPr>
            <w:r w:rsidRPr="004B7082">
              <w:rPr>
                <w:rFonts w:eastAsia="Meiryo UI" w:cstheme="majorHAnsi"/>
                <w:b/>
                <w:szCs w:val="20"/>
                <w:lang w:val="en-GB"/>
              </w:rPr>
              <w:t>Range</w:t>
            </w:r>
          </w:p>
        </w:tc>
        <w:tc>
          <w:tcPr>
            <w:tcW w:w="1867" w:type="pct"/>
            <w:tcBorders>
              <w:top w:val="single" w:sz="4" w:space="0" w:color="auto"/>
              <w:left w:val="single" w:sz="4" w:space="0" w:color="auto"/>
              <w:bottom w:val="single" w:sz="4" w:space="0" w:color="auto"/>
              <w:right w:val="single" w:sz="4" w:space="0" w:color="auto"/>
            </w:tcBorders>
          </w:tcPr>
          <w:p w14:paraId="4A691D5D" w14:textId="6B959B3A" w:rsidR="00CC4B14" w:rsidRPr="001E7CB4" w:rsidRDefault="00E4497A" w:rsidP="00220AA3">
            <w:pPr>
              <w:rPr>
                <w:lang w:val="en-GB"/>
              </w:rPr>
            </w:pPr>
            <w:r>
              <w:rPr>
                <w:lang w:val="en-GB"/>
              </w:rPr>
              <w:t>32-bit value</w:t>
            </w:r>
          </w:p>
        </w:tc>
      </w:tr>
      <w:tr w:rsidR="00C6071F" w:rsidRPr="004B7082" w14:paraId="31E162C0" w14:textId="77777777" w:rsidTr="00C6071F">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36B4885A" w14:textId="77777777" w:rsidR="00C6071F" w:rsidRPr="004B7082" w:rsidRDefault="00C6071F" w:rsidP="00C6071F">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46DFB40B" w14:textId="0E04F614" w:rsidR="00C6071F" w:rsidRPr="004B7082" w:rsidRDefault="00C6071F" w:rsidP="00C6071F">
            <w:pPr>
              <w:jc w:val="left"/>
              <w:rPr>
                <w:rFonts w:eastAsia="Meiryo UI" w:cstheme="majorHAnsi"/>
                <w:lang w:val="en-GB"/>
              </w:rPr>
            </w:pPr>
            <w:r w:rsidRPr="00C6071F">
              <w:rPr>
                <w:rFonts w:cs="Arial"/>
                <w:kern w:val="0"/>
                <w:szCs w:val="20"/>
              </w:rPr>
              <w:t>const</w:t>
            </w:r>
            <w:r>
              <w:rPr>
                <w:rFonts w:cs="Arial"/>
                <w:kern w:val="0"/>
                <w:szCs w:val="20"/>
              </w:rPr>
              <w:t xml:space="preserve"> </w:t>
            </w:r>
            <w:r w:rsidR="008E6DAB">
              <w:rPr>
                <w:rFonts w:cs="Arial"/>
                <w:kern w:val="0"/>
                <w:szCs w:val="20"/>
              </w:rPr>
              <w:t xml:space="preserve">R_ProtoConv_TimeStampType </w:t>
            </w:r>
            <w:r w:rsidRPr="00C6071F">
              <w:rPr>
                <w:rFonts w:cs="Arial"/>
                <w:kern w:val="0"/>
                <w:szCs w:val="20"/>
              </w:rPr>
              <w:t>*pTimeStamp</w:t>
            </w:r>
          </w:p>
        </w:tc>
        <w:tc>
          <w:tcPr>
            <w:tcW w:w="2247" w:type="pct"/>
            <w:gridSpan w:val="2"/>
            <w:tcBorders>
              <w:top w:val="single" w:sz="4" w:space="0" w:color="auto"/>
              <w:left w:val="single" w:sz="4" w:space="0" w:color="auto"/>
              <w:bottom w:val="single" w:sz="4" w:space="0" w:color="auto"/>
              <w:right w:val="single" w:sz="4" w:space="0" w:color="auto"/>
            </w:tcBorders>
            <w:vAlign w:val="center"/>
          </w:tcPr>
          <w:p w14:paraId="0F0AF18D" w14:textId="672A06EB" w:rsidR="00C6071F" w:rsidRPr="004B7082" w:rsidRDefault="00C6071F" w:rsidP="00C6071F">
            <w:pPr>
              <w:rPr>
                <w:rFonts w:eastAsia="Meiryo UI" w:cstheme="majorHAnsi"/>
                <w:lang w:val="en-GB"/>
              </w:rPr>
            </w:pPr>
            <w:r w:rsidRPr="00B214F4">
              <w:rPr>
                <w:rFonts w:eastAsia="Meiryo UI" w:cstheme="majorHAnsi"/>
                <w:szCs w:val="20"/>
                <w:lang w:val="en-GB"/>
              </w:rPr>
              <w:t xml:space="preserve">Address of buffer where </w:t>
            </w:r>
            <w:r>
              <w:rPr>
                <w:rFonts w:eastAsia="Meiryo UI" w:cstheme="majorHAnsi"/>
                <w:szCs w:val="20"/>
                <w:lang w:val="en-GB"/>
              </w:rPr>
              <w:t>timestamp is</w:t>
            </w:r>
            <w:r w:rsidRPr="00B214F4">
              <w:rPr>
                <w:rFonts w:eastAsia="Meiryo UI" w:cstheme="majorHAnsi"/>
                <w:szCs w:val="20"/>
                <w:lang w:val="en-GB"/>
              </w:rPr>
              <w:t xml:space="preserve"> stored</w:t>
            </w:r>
          </w:p>
        </w:tc>
      </w:tr>
      <w:tr w:rsidR="00C6071F" w:rsidRPr="001E7CB4" w14:paraId="5F04847C" w14:textId="77777777" w:rsidTr="00C6071F">
        <w:tc>
          <w:tcPr>
            <w:tcW w:w="1129" w:type="pct"/>
            <w:vMerge/>
            <w:tcBorders>
              <w:left w:val="single" w:sz="4" w:space="0" w:color="auto"/>
              <w:bottom w:val="single" w:sz="4" w:space="0" w:color="auto"/>
              <w:right w:val="single" w:sz="4" w:space="0" w:color="auto"/>
            </w:tcBorders>
            <w:shd w:val="clear" w:color="auto" w:fill="D9D9D9"/>
          </w:tcPr>
          <w:p w14:paraId="2E961FE4" w14:textId="77777777" w:rsidR="00C6071F" w:rsidRPr="004B7082" w:rsidRDefault="00C6071F" w:rsidP="00C6071F">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505233E3" w14:textId="77777777" w:rsidR="00C6071F" w:rsidRPr="004B7082" w:rsidRDefault="00C6071F" w:rsidP="00C6071F">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C9D5EEE" w14:textId="77777777" w:rsidR="00C6071F" w:rsidRPr="004B7082" w:rsidRDefault="00C6071F" w:rsidP="00C6071F">
            <w:pPr>
              <w:rPr>
                <w:rFonts w:eastAsia="Meiryo UI" w:cstheme="majorHAnsi"/>
                <w:b/>
                <w:szCs w:val="20"/>
                <w:lang w:val="en-GB"/>
              </w:rPr>
            </w:pPr>
            <w:r w:rsidRPr="004B7082">
              <w:rPr>
                <w:rFonts w:eastAsia="Meiryo UI" w:cstheme="majorHAnsi"/>
                <w:b/>
                <w:szCs w:val="20"/>
                <w:lang w:val="en-GB"/>
              </w:rPr>
              <w:t>Range</w:t>
            </w:r>
          </w:p>
        </w:tc>
        <w:tc>
          <w:tcPr>
            <w:tcW w:w="1867" w:type="pct"/>
            <w:tcBorders>
              <w:top w:val="single" w:sz="4" w:space="0" w:color="auto"/>
              <w:left w:val="single" w:sz="4" w:space="0" w:color="auto"/>
              <w:bottom w:val="single" w:sz="4" w:space="0" w:color="auto"/>
              <w:right w:val="single" w:sz="4" w:space="0" w:color="auto"/>
            </w:tcBorders>
          </w:tcPr>
          <w:p w14:paraId="3C4FDE00" w14:textId="5D8B2992" w:rsidR="00C6071F" w:rsidRPr="001E7CB4" w:rsidRDefault="00C6071F" w:rsidP="00C6071F">
            <w:pPr>
              <w:rPr>
                <w:lang w:val="en-GB"/>
              </w:rPr>
            </w:pPr>
            <w:r>
              <w:rPr>
                <w:lang w:val="en-GB"/>
              </w:rPr>
              <w:t>Not NULL_PTR</w:t>
            </w:r>
          </w:p>
        </w:tc>
      </w:tr>
      <w:tr w:rsidR="00CC4B14" w:rsidRPr="006E156B" w14:paraId="5DCCEC56"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54E3CE55" w14:textId="77777777" w:rsidR="00CC4B14" w:rsidRPr="004B7082" w:rsidRDefault="00CC4B14" w:rsidP="000D256D">
            <w:pPr>
              <w:rPr>
                <w:rFonts w:eastAsia="Meiryo UI" w:cstheme="majorHAnsi"/>
                <w:b/>
                <w:bCs/>
                <w:szCs w:val="20"/>
                <w:lang w:val="en-GB"/>
              </w:rPr>
            </w:pPr>
            <w:r w:rsidRPr="004B7082">
              <w:rPr>
                <w:rFonts w:eastAsia="Meiryo UI" w:cstheme="majorHAnsi"/>
                <w:b/>
                <w:bCs/>
                <w:szCs w:val="20"/>
                <w:lang w:val="en-GB"/>
              </w:rPr>
              <w:t>Parameters (In-Out)</w:t>
            </w:r>
          </w:p>
        </w:tc>
        <w:tc>
          <w:tcPr>
            <w:tcW w:w="1624" w:type="pct"/>
            <w:gridSpan w:val="2"/>
            <w:tcBorders>
              <w:top w:val="single" w:sz="4" w:space="0" w:color="auto"/>
              <w:left w:val="single" w:sz="4" w:space="0" w:color="auto"/>
              <w:bottom w:val="single" w:sz="4" w:space="0" w:color="auto"/>
              <w:right w:val="single" w:sz="4" w:space="0" w:color="auto"/>
            </w:tcBorders>
          </w:tcPr>
          <w:p w14:paraId="426F7F3A" w14:textId="77777777" w:rsidR="00CC4B14" w:rsidRPr="006406A3" w:rsidRDefault="00CC4B14" w:rsidP="00220AA3">
            <w:pPr>
              <w:rPr>
                <w:rFonts w:eastAsia="Meiryo UI" w:cstheme="majorHAnsi"/>
                <w:lang w:val="en-GB"/>
              </w:rPr>
            </w:pPr>
            <w:r w:rsidRPr="006406A3">
              <w:t>N/A</w:t>
            </w:r>
          </w:p>
        </w:tc>
        <w:tc>
          <w:tcPr>
            <w:tcW w:w="2247" w:type="pct"/>
            <w:gridSpan w:val="2"/>
            <w:tcBorders>
              <w:top w:val="single" w:sz="4" w:space="0" w:color="auto"/>
              <w:left w:val="single" w:sz="4" w:space="0" w:color="auto"/>
              <w:bottom w:val="single" w:sz="4" w:space="0" w:color="auto"/>
              <w:right w:val="single" w:sz="4" w:space="0" w:color="auto"/>
            </w:tcBorders>
          </w:tcPr>
          <w:p w14:paraId="4A70A092" w14:textId="77777777" w:rsidR="00CC4B14" w:rsidRPr="006406A3" w:rsidRDefault="00CC4B14" w:rsidP="00220AA3">
            <w:pPr>
              <w:rPr>
                <w:rFonts w:eastAsia="Meiryo UI" w:cstheme="majorHAnsi"/>
                <w:lang w:val="en-GB"/>
              </w:rPr>
            </w:pPr>
            <w:r w:rsidRPr="006406A3">
              <w:rPr>
                <w:lang w:val="en-GB"/>
              </w:rPr>
              <w:t>-</w:t>
            </w:r>
          </w:p>
        </w:tc>
      </w:tr>
      <w:tr w:rsidR="00CC4B14" w:rsidRPr="006E156B" w14:paraId="0DA78C5E"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19937D48" w14:textId="77777777" w:rsidR="00CC4B14" w:rsidRPr="004B7082" w:rsidRDefault="00CC4B14" w:rsidP="000D256D">
            <w:pPr>
              <w:rPr>
                <w:rFonts w:eastAsia="Meiryo UI" w:cstheme="majorHAnsi"/>
                <w:b/>
                <w:bCs/>
                <w:szCs w:val="20"/>
                <w:lang w:val="en-GB"/>
              </w:rPr>
            </w:pPr>
            <w:r w:rsidRPr="004B7082">
              <w:rPr>
                <w:rFonts w:eastAsia="Meiryo UI" w:cstheme="majorHAnsi"/>
                <w:b/>
                <w:bCs/>
                <w:szCs w:val="20"/>
                <w:lang w:val="en-GB"/>
              </w:rPr>
              <w:t>Parameters (Out)</w:t>
            </w:r>
          </w:p>
        </w:tc>
        <w:tc>
          <w:tcPr>
            <w:tcW w:w="1624" w:type="pct"/>
            <w:gridSpan w:val="2"/>
            <w:tcBorders>
              <w:top w:val="single" w:sz="4" w:space="0" w:color="auto"/>
              <w:left w:val="single" w:sz="4" w:space="0" w:color="auto"/>
              <w:bottom w:val="single" w:sz="4" w:space="0" w:color="auto"/>
              <w:right w:val="single" w:sz="4" w:space="0" w:color="auto"/>
            </w:tcBorders>
          </w:tcPr>
          <w:p w14:paraId="4A39E50F" w14:textId="77777777" w:rsidR="00CC4B14" w:rsidRPr="006406A3" w:rsidRDefault="00CC4B14" w:rsidP="00220AA3">
            <w:pPr>
              <w:rPr>
                <w:rFonts w:eastAsia="Meiryo UI" w:cstheme="majorHAnsi"/>
                <w:lang w:val="en-GB"/>
              </w:rPr>
            </w:pPr>
            <w:r w:rsidRPr="006406A3">
              <w:t>N/A</w:t>
            </w:r>
          </w:p>
        </w:tc>
        <w:tc>
          <w:tcPr>
            <w:tcW w:w="2247" w:type="pct"/>
            <w:gridSpan w:val="2"/>
            <w:tcBorders>
              <w:top w:val="single" w:sz="4" w:space="0" w:color="auto"/>
              <w:left w:val="single" w:sz="4" w:space="0" w:color="auto"/>
              <w:bottom w:val="single" w:sz="4" w:space="0" w:color="auto"/>
              <w:right w:val="single" w:sz="4" w:space="0" w:color="auto"/>
            </w:tcBorders>
          </w:tcPr>
          <w:p w14:paraId="2A15493E" w14:textId="77777777" w:rsidR="00CC4B14" w:rsidRPr="006406A3" w:rsidRDefault="00CC4B14" w:rsidP="00220AA3">
            <w:pPr>
              <w:rPr>
                <w:rFonts w:eastAsia="Meiryo UI" w:cstheme="majorHAnsi"/>
                <w:lang w:val="en-GB"/>
              </w:rPr>
            </w:pPr>
            <w:r w:rsidRPr="006406A3">
              <w:rPr>
                <w:lang w:val="en-GB"/>
              </w:rPr>
              <w:t>-</w:t>
            </w:r>
          </w:p>
        </w:tc>
      </w:tr>
      <w:tr w:rsidR="00CC4B14" w:rsidRPr="006E156B" w14:paraId="461FBB17"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6FC0B881" w14:textId="77777777" w:rsidR="00CC4B14" w:rsidRPr="004B7082" w:rsidRDefault="00CC4B14" w:rsidP="000D256D">
            <w:pPr>
              <w:rPr>
                <w:rFonts w:eastAsia="Meiryo UI" w:cstheme="majorHAnsi"/>
                <w:b/>
                <w:bCs/>
                <w:szCs w:val="20"/>
                <w:lang w:val="en-GB"/>
              </w:rPr>
            </w:pPr>
            <w:r w:rsidRPr="004B7082">
              <w:rPr>
                <w:rFonts w:eastAsia="Meiryo UI" w:cstheme="majorHAnsi"/>
                <w:b/>
                <w:bCs/>
                <w:szCs w:val="20"/>
                <w:lang w:val="en-GB"/>
              </w:rPr>
              <w:t>Return Value</w:t>
            </w:r>
          </w:p>
        </w:tc>
        <w:tc>
          <w:tcPr>
            <w:tcW w:w="1624" w:type="pct"/>
            <w:gridSpan w:val="2"/>
            <w:tcBorders>
              <w:top w:val="single" w:sz="4" w:space="0" w:color="auto"/>
              <w:left w:val="single" w:sz="4" w:space="0" w:color="auto"/>
              <w:bottom w:val="single" w:sz="4" w:space="0" w:color="auto"/>
              <w:right w:val="single" w:sz="4" w:space="0" w:color="auto"/>
            </w:tcBorders>
          </w:tcPr>
          <w:p w14:paraId="4F731C35" w14:textId="4DD9B3C3" w:rsidR="00CC4B14" w:rsidRPr="006406A3" w:rsidRDefault="00931F2B" w:rsidP="00220AA3">
            <w:pPr>
              <w:rPr>
                <w:rFonts w:eastAsia="Meiryo UI" w:cstheme="majorHAnsi"/>
                <w:lang w:val="en-GB"/>
              </w:rPr>
            </w:pPr>
            <w:r w:rsidRPr="001850DF">
              <w:t>Std_ReturnType</w:t>
            </w:r>
          </w:p>
        </w:tc>
        <w:tc>
          <w:tcPr>
            <w:tcW w:w="2247" w:type="pct"/>
            <w:gridSpan w:val="2"/>
            <w:tcBorders>
              <w:top w:val="single" w:sz="4" w:space="0" w:color="auto"/>
              <w:left w:val="single" w:sz="4" w:space="0" w:color="auto"/>
              <w:bottom w:val="single" w:sz="4" w:space="0" w:color="auto"/>
              <w:right w:val="single" w:sz="4" w:space="0" w:color="auto"/>
            </w:tcBorders>
          </w:tcPr>
          <w:p w14:paraId="0E0DF419" w14:textId="77777777" w:rsidR="00CC4B14" w:rsidRPr="00751FC3" w:rsidRDefault="00CC4B14" w:rsidP="00220AA3">
            <w:pPr>
              <w:rPr>
                <w:lang w:val="en-GB"/>
              </w:rPr>
            </w:pPr>
            <w:r w:rsidRPr="00751FC3">
              <w:rPr>
                <w:rFonts w:hint="eastAsia"/>
                <w:lang w:val="en-GB"/>
              </w:rPr>
              <w:t>E_OK</w:t>
            </w:r>
          </w:p>
          <w:p w14:paraId="485A2A90" w14:textId="229DEC74" w:rsidR="00CC4B14" w:rsidRPr="00751FC3" w:rsidRDefault="005666B7" w:rsidP="00220AA3">
            <w:pPr>
              <w:rPr>
                <w:lang w:val="en-GB"/>
              </w:rPr>
            </w:pPr>
            <w:r w:rsidRPr="006A040A">
              <w:t>E_</w:t>
            </w:r>
            <w:r>
              <w:t>NOT_OK</w:t>
            </w:r>
          </w:p>
        </w:tc>
      </w:tr>
      <w:tr w:rsidR="00CC4B14" w:rsidRPr="00864D86" w14:paraId="79E2D572" w14:textId="77777777" w:rsidTr="00C6071F">
        <w:trPr>
          <w:trHeight w:val="955"/>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4A5946F5" w14:textId="77777777" w:rsidR="00CC4B14" w:rsidRPr="00864D86" w:rsidRDefault="00CC4B14" w:rsidP="000D256D">
            <w:pPr>
              <w:rPr>
                <w:rFonts w:cs="Arial"/>
                <w:b/>
                <w:bCs/>
                <w:szCs w:val="20"/>
              </w:rPr>
            </w:pPr>
            <w:r w:rsidRPr="00864D86">
              <w:rPr>
                <w:rFonts w:cs="Arial"/>
                <w:b/>
                <w:bCs/>
                <w:szCs w:val="20"/>
              </w:rPr>
              <w:t>Description</w:t>
            </w:r>
          </w:p>
        </w:tc>
        <w:tc>
          <w:tcPr>
            <w:tcW w:w="3871" w:type="pct"/>
            <w:gridSpan w:val="4"/>
            <w:tcBorders>
              <w:top w:val="single" w:sz="4" w:space="0" w:color="auto"/>
              <w:left w:val="single" w:sz="4" w:space="0" w:color="auto"/>
              <w:bottom w:val="single" w:sz="4" w:space="0" w:color="auto"/>
              <w:right w:val="single" w:sz="4" w:space="0" w:color="auto"/>
            </w:tcBorders>
          </w:tcPr>
          <w:p w14:paraId="016707C5" w14:textId="241B8E29" w:rsidR="00CC4B14" w:rsidRPr="006A040A" w:rsidRDefault="00CC4B14" w:rsidP="00220AA3">
            <w:r w:rsidRPr="006A040A">
              <w:t>The user implements the CAN</w:t>
            </w:r>
            <w:r w:rsidR="00C6071F">
              <w:t>/CAN FD</w:t>
            </w:r>
            <w:r w:rsidRPr="006A040A">
              <w:t xml:space="preserve"> frame</w:t>
            </w:r>
            <w:r w:rsidR="007F4151">
              <w:t xml:space="preserve"> with TimeStamp</w:t>
            </w:r>
            <w:r w:rsidRPr="006A040A">
              <w:t xml:space="preserve"> transmission process in this function.</w:t>
            </w:r>
          </w:p>
          <w:p w14:paraId="68A1B19C" w14:textId="77777777" w:rsidR="00CC4B14" w:rsidRPr="006A040A" w:rsidRDefault="00CC4B14" w:rsidP="00220AA3">
            <w:r w:rsidRPr="006A040A">
              <w:t>If the process ends normally, E_OK is returned.</w:t>
            </w:r>
          </w:p>
          <w:p w14:paraId="282DA36A" w14:textId="33D21243" w:rsidR="00CC4B14" w:rsidRPr="0047369B" w:rsidRDefault="00CC4B14" w:rsidP="00220AA3">
            <w:r w:rsidRPr="006A040A">
              <w:t>If the process ends abnormally, a value other than E_OK is returned; if a value other than E_OK is returned, the caller converts it to E_</w:t>
            </w:r>
            <w:r w:rsidR="009D68F3">
              <w:t>NOT_OK</w:t>
            </w:r>
            <w:r w:rsidRPr="006A040A">
              <w:t>.</w:t>
            </w:r>
          </w:p>
        </w:tc>
      </w:tr>
      <w:tr w:rsidR="00CC4B14" w:rsidRPr="00864D86" w14:paraId="2026634F"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0E23829C" w14:textId="77777777" w:rsidR="00CC4B14" w:rsidRPr="00864D86" w:rsidRDefault="00CC4B14" w:rsidP="000D256D">
            <w:pPr>
              <w:rPr>
                <w:rFonts w:cs="Arial"/>
                <w:b/>
                <w:bCs/>
                <w:szCs w:val="20"/>
              </w:rPr>
            </w:pPr>
            <w:r w:rsidRPr="00864D86">
              <w:rPr>
                <w:rFonts w:cs="Arial"/>
                <w:b/>
                <w:bCs/>
                <w:szCs w:val="20"/>
              </w:rPr>
              <w:t>Preconditions</w:t>
            </w:r>
          </w:p>
        </w:tc>
        <w:tc>
          <w:tcPr>
            <w:tcW w:w="3871" w:type="pct"/>
            <w:gridSpan w:val="4"/>
            <w:tcBorders>
              <w:top w:val="single" w:sz="4" w:space="0" w:color="auto"/>
              <w:left w:val="single" w:sz="4" w:space="0" w:color="auto"/>
              <w:bottom w:val="single" w:sz="4" w:space="0" w:color="auto"/>
              <w:right w:val="single" w:sz="4" w:space="0" w:color="auto"/>
            </w:tcBorders>
          </w:tcPr>
          <w:p w14:paraId="03564875" w14:textId="77777777" w:rsidR="00CC4B14" w:rsidRPr="006406A3" w:rsidRDefault="00CC4B14" w:rsidP="00220AA3">
            <w:r>
              <w:rPr>
                <w:rFonts w:hint="eastAsia"/>
              </w:rPr>
              <w:t>N/A</w:t>
            </w:r>
          </w:p>
        </w:tc>
      </w:tr>
      <w:tr w:rsidR="00CC4B14" w:rsidRPr="00864D86" w14:paraId="033B75AE"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7BBC8704" w14:textId="77777777" w:rsidR="00CC4B14" w:rsidRPr="00864D86" w:rsidRDefault="00CC4B14" w:rsidP="000D256D">
            <w:pPr>
              <w:rPr>
                <w:rFonts w:cs="Arial"/>
                <w:b/>
                <w:bCs/>
                <w:szCs w:val="20"/>
              </w:rPr>
            </w:pPr>
            <w:r w:rsidRPr="00864D86">
              <w:rPr>
                <w:rFonts w:cs="Arial"/>
                <w:b/>
                <w:bCs/>
                <w:szCs w:val="20"/>
              </w:rPr>
              <w:t>Remarks</w:t>
            </w:r>
          </w:p>
        </w:tc>
        <w:tc>
          <w:tcPr>
            <w:tcW w:w="3871" w:type="pct"/>
            <w:gridSpan w:val="4"/>
            <w:tcBorders>
              <w:top w:val="single" w:sz="4" w:space="0" w:color="auto"/>
              <w:left w:val="single" w:sz="4" w:space="0" w:color="auto"/>
              <w:bottom w:val="single" w:sz="4" w:space="0" w:color="auto"/>
              <w:right w:val="single" w:sz="4" w:space="0" w:color="auto"/>
            </w:tcBorders>
          </w:tcPr>
          <w:p w14:paraId="0A94A2F0" w14:textId="77777777" w:rsidR="00CC4B14" w:rsidRPr="006406A3" w:rsidRDefault="00CC4B14" w:rsidP="00220AA3">
            <w:r w:rsidRPr="006406A3">
              <w:t>N/A</w:t>
            </w:r>
          </w:p>
        </w:tc>
      </w:tr>
      <w:tr w:rsidR="00CC4B14" w:rsidRPr="00864D86" w14:paraId="559BAA63"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tcPr>
          <w:p w14:paraId="6BE647A8" w14:textId="12018D74" w:rsidR="00CC4B14" w:rsidRPr="00864D86" w:rsidRDefault="00CC4B14" w:rsidP="000D256D">
            <w:pPr>
              <w:jc w:val="left"/>
              <w:rPr>
                <w:rFonts w:cs="Arial"/>
                <w:b/>
                <w:bCs/>
                <w:szCs w:val="20"/>
              </w:rPr>
            </w:pPr>
            <w:r>
              <w:rPr>
                <w:rFonts w:cs="Arial"/>
                <w:b/>
                <w:bCs/>
                <w:kern w:val="0"/>
                <w:szCs w:val="20"/>
              </w:rPr>
              <w:t>DET/DEM Errors Handled</w:t>
            </w:r>
          </w:p>
        </w:tc>
        <w:tc>
          <w:tcPr>
            <w:tcW w:w="3871" w:type="pct"/>
            <w:gridSpan w:val="4"/>
            <w:tcBorders>
              <w:top w:val="single" w:sz="4" w:space="0" w:color="auto"/>
              <w:left w:val="single" w:sz="4" w:space="0" w:color="auto"/>
              <w:bottom w:val="single" w:sz="4" w:space="0" w:color="auto"/>
              <w:right w:val="single" w:sz="4" w:space="0" w:color="auto"/>
            </w:tcBorders>
          </w:tcPr>
          <w:p w14:paraId="7C57F695" w14:textId="609C4699" w:rsidR="00CC4B14" w:rsidRPr="006406A3" w:rsidRDefault="00CC4B14" w:rsidP="00220AA3">
            <w:pPr>
              <w:jc w:val="left"/>
            </w:pPr>
            <w:r>
              <w:t>N/A</w:t>
            </w:r>
          </w:p>
        </w:tc>
      </w:tr>
    </w:tbl>
    <w:p w14:paraId="08BD513A" w14:textId="2F3CDC35" w:rsidR="000428CE" w:rsidRDefault="000428CE" w:rsidP="000428CE">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35F0959C" w14:textId="77777777" w:rsidR="002C0EA0" w:rsidRPr="002C15F8" w:rsidRDefault="000428CE" w:rsidP="002C0EA0">
      <w:pPr>
        <w:pStyle w:val="RefIDs"/>
        <w:rPr>
          <w:lang w:eastAsia="en-US"/>
        </w:rPr>
      </w:pPr>
      <w:r w:rsidRPr="00B11F62">
        <w:rPr>
          <w:lang w:eastAsia="en-US"/>
        </w:rPr>
        <w:t xml:space="preserve">[Covers: </w:t>
      </w:r>
      <w:r w:rsidR="00F76D41" w:rsidRPr="00F76D41">
        <w:rPr>
          <w:lang w:eastAsia="en-US"/>
        </w:rPr>
        <w:t>req-8552172-00905235</w:t>
      </w:r>
      <w:r w:rsidRPr="00B11F62">
        <w:rPr>
          <w:lang w:eastAsia="en-US"/>
        </w:rPr>
        <w:t>]</w:t>
      </w:r>
    </w:p>
    <w:p w14:paraId="69A85C08"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7ADFA15A"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703E02F6" w14:textId="77777777" w:rsidR="002C0EA0" w:rsidRDefault="002C0EA0" w:rsidP="002C0EA0">
      <w:pPr>
        <w:pStyle w:val="RefIDs"/>
        <w:rPr>
          <w:lang w:eastAsia="en-US"/>
        </w:rPr>
      </w:pPr>
      <w:r>
        <w:rPr>
          <w:lang w:eastAsia="en-US"/>
        </w:rPr>
        <w:t>[Covers: req-8552172-00528006]</w:t>
      </w:r>
    </w:p>
    <w:p w14:paraId="16048E95" w14:textId="77777777" w:rsidR="002C0EA0" w:rsidRDefault="002C0EA0" w:rsidP="002C0EA0">
      <w:pPr>
        <w:pStyle w:val="RefIDs"/>
        <w:rPr>
          <w:lang w:eastAsia="en-US"/>
        </w:rPr>
      </w:pPr>
      <w:r>
        <w:rPr>
          <w:lang w:eastAsia="en-US"/>
        </w:rPr>
        <w:t xml:space="preserve">[Covers: </w:t>
      </w:r>
      <w:r w:rsidRPr="00C136B3">
        <w:t>req-8552172-00527993</w:t>
      </w:r>
      <w:r>
        <w:t>]</w:t>
      </w:r>
    </w:p>
    <w:p w14:paraId="66563A0F" w14:textId="209AEAFE" w:rsidR="00C40D82" w:rsidRDefault="00B51410" w:rsidP="00B51410">
      <w:pPr>
        <w:pStyle w:val="Heading3"/>
        <w:rPr>
          <w:lang w:val="en-GB"/>
        </w:rPr>
      </w:pPr>
      <w:r>
        <w:rPr>
          <w:rFonts w:eastAsia="MS PGothic"/>
          <w:sz w:val="21"/>
          <w:szCs w:val="21"/>
          <w:lang w:val="en-GB"/>
        </w:rPr>
        <w:br w:type="column"/>
      </w:r>
      <w:bookmarkStart w:id="226" w:name="_Toc203383979"/>
      <w:r w:rsidR="000F4E6D">
        <w:rPr>
          <w:lang w:val="en-GB"/>
        </w:rPr>
        <w:lastRenderedPageBreak/>
        <w:t>ProtoConv</w:t>
      </w:r>
      <w:r w:rsidR="00C40D82" w:rsidRPr="00E46C9F">
        <w:rPr>
          <w:lang w:val="en-GB"/>
        </w:rPr>
        <w:t>_</w:t>
      </w:r>
      <w:r w:rsidR="00C40D82">
        <w:rPr>
          <w:lang w:val="en-GB"/>
        </w:rPr>
        <w:t>CanNotify</w:t>
      </w:r>
      <w:r w:rsidR="00277684">
        <w:rPr>
          <w:lang w:val="en-GB"/>
        </w:rPr>
        <w:t>TS</w:t>
      </w:r>
      <w:r w:rsidR="00C40D82" w:rsidRPr="00E46C9F">
        <w:rPr>
          <w:lang w:val="en-GB"/>
        </w:rPr>
        <w:t>User</w:t>
      </w:r>
      <w:r w:rsidR="00C40D82">
        <w:rPr>
          <w:lang w:val="en-GB"/>
        </w:rPr>
        <w:t>D</w:t>
      </w:r>
      <w:r w:rsidR="00C40D82" w:rsidRPr="00E46C9F">
        <w:rPr>
          <w:lang w:val="en-GB"/>
        </w:rPr>
        <w:t>ef</w:t>
      </w:r>
      <w:bookmarkEnd w:id="226"/>
    </w:p>
    <w:p w14:paraId="14FE3568" w14:textId="2FB74C74"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Pr="00696D29">
        <w:t>0</w:t>
      </w:r>
      <w:r>
        <w:t>3</w:t>
      </w:r>
      <w:r w:rsidRPr="00696D29">
        <w:t>]</w:t>
      </w:r>
    </w:p>
    <w:p w14:paraId="77539618" w14:textId="0EBB3DD7" w:rsidR="00C40D82" w:rsidRDefault="00C40D8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38</w:t>
      </w:r>
      <w:r w:rsidR="009D560C">
        <w:rPr>
          <w:noProof/>
        </w:rPr>
        <w:fldChar w:fldCharType="end"/>
      </w:r>
      <w:r w:rsidR="006A040A">
        <w:rPr>
          <w:noProof/>
        </w:rPr>
        <w:t>:</w:t>
      </w:r>
      <w:r>
        <w:t xml:space="preserve"> </w:t>
      </w:r>
      <w:r w:rsidR="000F4E6D">
        <w:t>ProtoConv</w:t>
      </w:r>
      <w:r w:rsidRPr="001D2558">
        <w:t>_CanNotify</w:t>
      </w:r>
      <w:r w:rsidR="00277684">
        <w:t>TS</w:t>
      </w:r>
      <w:r w:rsidRPr="001D2558">
        <w:t>UserDef</w:t>
      </w:r>
    </w:p>
    <w:tbl>
      <w:tblPr>
        <w:tblpPr w:leftFromText="142" w:rightFromText="142" w:vertAnchor="text" w:horzAnchor="margin" w:tblpY="22"/>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66"/>
        <w:gridCol w:w="1847"/>
        <w:gridCol w:w="1404"/>
        <w:gridCol w:w="761"/>
        <w:gridCol w:w="3897"/>
      </w:tblGrid>
      <w:tr w:rsidR="00560160" w:rsidRPr="00560160" w14:paraId="0451FEEE" w14:textId="77777777" w:rsidTr="008E370B">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CB20337" w14:textId="77777777" w:rsidR="00C40D82" w:rsidRPr="00560160" w:rsidRDefault="00C40D82" w:rsidP="000D256D">
            <w:pPr>
              <w:rPr>
                <w:rFonts w:cs="Arial"/>
                <w:szCs w:val="20"/>
              </w:rPr>
            </w:pPr>
            <w:r w:rsidRPr="00560160">
              <w:rPr>
                <w:rFonts w:cs="Arial"/>
                <w:b/>
                <w:bCs/>
                <w:szCs w:val="20"/>
              </w:rPr>
              <w:t>Function Name</w:t>
            </w:r>
          </w:p>
        </w:tc>
        <w:tc>
          <w:tcPr>
            <w:tcW w:w="3877" w:type="pct"/>
            <w:gridSpan w:val="4"/>
            <w:tcBorders>
              <w:top w:val="single" w:sz="4" w:space="0" w:color="auto"/>
              <w:left w:val="single" w:sz="4" w:space="0" w:color="auto"/>
              <w:bottom w:val="single" w:sz="4" w:space="0" w:color="auto"/>
              <w:right w:val="single" w:sz="4" w:space="0" w:color="auto"/>
            </w:tcBorders>
            <w:hideMark/>
          </w:tcPr>
          <w:p w14:paraId="34322F6C" w14:textId="219CC809" w:rsidR="00C40D82" w:rsidRPr="00560160" w:rsidRDefault="000F4E6D" w:rsidP="00220AA3">
            <w:pPr>
              <w:rPr>
                <w:rFonts w:cs="Arial"/>
                <w:szCs w:val="20"/>
              </w:rPr>
            </w:pPr>
            <w:r>
              <w:rPr>
                <w:rFonts w:cs="Arial"/>
                <w:szCs w:val="20"/>
              </w:rPr>
              <w:t>ProtoConv</w:t>
            </w:r>
            <w:r w:rsidR="00C40D82" w:rsidRPr="00560160">
              <w:rPr>
                <w:rFonts w:cs="Arial"/>
                <w:szCs w:val="20"/>
              </w:rPr>
              <w:t>_CanNotify</w:t>
            </w:r>
            <w:r w:rsidR="00277684">
              <w:rPr>
                <w:rFonts w:cs="Arial"/>
                <w:szCs w:val="20"/>
              </w:rPr>
              <w:t>TS</w:t>
            </w:r>
            <w:r w:rsidR="00C40D82" w:rsidRPr="00560160">
              <w:rPr>
                <w:rFonts w:cs="Arial"/>
                <w:szCs w:val="20"/>
              </w:rPr>
              <w:t>UserDef</w:t>
            </w:r>
          </w:p>
        </w:tc>
      </w:tr>
      <w:tr w:rsidR="00D70F53" w:rsidRPr="00560160" w14:paraId="0E843BFE" w14:textId="77777777" w:rsidTr="008E6DAB">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8ADA8E1" w14:textId="77777777" w:rsidR="00C40D82" w:rsidRPr="00560160" w:rsidRDefault="00C40D82" w:rsidP="000D256D">
            <w:pPr>
              <w:rPr>
                <w:rFonts w:eastAsia="Meiryo UI" w:cstheme="majorHAnsi"/>
                <w:szCs w:val="20"/>
                <w:lang w:val="en-GB"/>
              </w:rPr>
            </w:pPr>
            <w:r w:rsidRPr="00560160">
              <w:rPr>
                <w:rFonts w:eastAsia="Meiryo UI" w:cstheme="majorHAnsi"/>
                <w:b/>
                <w:bCs/>
                <w:szCs w:val="20"/>
                <w:lang w:val="en-GB"/>
              </w:rPr>
              <w:t>ASIL Level</w:t>
            </w:r>
          </w:p>
        </w:tc>
        <w:tc>
          <w:tcPr>
            <w:tcW w:w="917" w:type="pct"/>
            <w:tcBorders>
              <w:top w:val="single" w:sz="4" w:space="0" w:color="auto"/>
              <w:left w:val="single" w:sz="4" w:space="0" w:color="auto"/>
              <w:bottom w:val="single" w:sz="4" w:space="0" w:color="auto"/>
              <w:right w:val="single" w:sz="4" w:space="0" w:color="auto"/>
            </w:tcBorders>
            <w:hideMark/>
          </w:tcPr>
          <w:p w14:paraId="1934B754" w14:textId="77777777" w:rsidR="00C40D82" w:rsidRPr="00560160" w:rsidRDefault="00C40D82" w:rsidP="00220AA3">
            <w:pPr>
              <w:rPr>
                <w:rFonts w:eastAsia="Meiryo UI" w:cstheme="majorHAnsi"/>
                <w:szCs w:val="20"/>
                <w:lang w:val="en-GB"/>
              </w:rPr>
            </w:pPr>
            <w:r w:rsidRPr="00560160">
              <w:rPr>
                <w:rFonts w:eastAsia="Meiryo UI" w:cstheme="majorHAnsi" w:hint="eastAsia"/>
                <w:szCs w:val="20"/>
                <w:lang w:val="en-GB"/>
              </w:rPr>
              <w:t>A</w:t>
            </w:r>
            <w:r w:rsidRPr="00560160">
              <w:rPr>
                <w:rFonts w:eastAsia="Meiryo UI" w:cstheme="majorHAnsi"/>
                <w:szCs w:val="20"/>
                <w:lang w:val="en-GB"/>
              </w:rPr>
              <w:t>SIL D</w:t>
            </w:r>
          </w:p>
        </w:tc>
        <w:tc>
          <w:tcPr>
            <w:tcW w:w="699" w:type="pct"/>
            <w:tcBorders>
              <w:top w:val="single" w:sz="4" w:space="0" w:color="auto"/>
              <w:left w:val="single" w:sz="4" w:space="0" w:color="auto"/>
              <w:bottom w:val="single" w:sz="4" w:space="0" w:color="auto"/>
              <w:right w:val="single" w:sz="4" w:space="0" w:color="auto"/>
            </w:tcBorders>
            <w:shd w:val="pct20" w:color="auto" w:fill="auto"/>
            <w:hideMark/>
          </w:tcPr>
          <w:p w14:paraId="1669C119" w14:textId="77777777" w:rsidR="00C40D82" w:rsidRPr="00560160" w:rsidRDefault="00C40D82" w:rsidP="00220AA3">
            <w:pPr>
              <w:rPr>
                <w:rFonts w:eastAsia="Meiryo UI" w:cstheme="majorHAnsi"/>
                <w:b/>
                <w:szCs w:val="20"/>
                <w:lang w:val="en-GB"/>
              </w:rPr>
            </w:pPr>
            <w:r w:rsidRPr="00560160">
              <w:rPr>
                <w:rFonts w:eastAsia="Meiryo UI" w:cstheme="majorHAnsi"/>
                <w:b/>
                <w:szCs w:val="20"/>
                <w:lang w:val="en-GB"/>
              </w:rPr>
              <w:t>Status</w:t>
            </w:r>
          </w:p>
        </w:tc>
        <w:tc>
          <w:tcPr>
            <w:tcW w:w="2260" w:type="pct"/>
            <w:gridSpan w:val="2"/>
            <w:tcBorders>
              <w:top w:val="single" w:sz="4" w:space="0" w:color="auto"/>
              <w:left w:val="single" w:sz="4" w:space="0" w:color="auto"/>
              <w:bottom w:val="single" w:sz="4" w:space="0" w:color="auto"/>
              <w:right w:val="single" w:sz="4" w:space="0" w:color="auto"/>
            </w:tcBorders>
            <w:hideMark/>
          </w:tcPr>
          <w:p w14:paraId="72219CAB" w14:textId="77777777" w:rsidR="00C40D82" w:rsidRPr="00560160" w:rsidRDefault="00C40D82" w:rsidP="00220AA3">
            <w:pPr>
              <w:rPr>
                <w:rFonts w:eastAsia="Meiryo UI" w:cstheme="majorHAnsi"/>
                <w:szCs w:val="20"/>
                <w:lang w:val="en-GB"/>
              </w:rPr>
            </w:pPr>
            <w:r w:rsidRPr="00560160">
              <w:rPr>
                <w:rFonts w:eastAsia="Meiryo UI" w:cstheme="majorHAnsi"/>
                <w:szCs w:val="20"/>
                <w:lang w:val="en-GB"/>
              </w:rPr>
              <w:t>New</w:t>
            </w:r>
          </w:p>
        </w:tc>
      </w:tr>
      <w:tr w:rsidR="00560160" w:rsidRPr="00560160" w14:paraId="6616AEE9"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1FE3A19" w14:textId="77777777" w:rsidR="00C40D82" w:rsidRPr="00560160" w:rsidRDefault="00C40D82" w:rsidP="000D256D">
            <w:pPr>
              <w:rPr>
                <w:rFonts w:cs="Arial"/>
                <w:b/>
                <w:bCs/>
                <w:szCs w:val="20"/>
              </w:rPr>
            </w:pPr>
            <w:r w:rsidRPr="00560160">
              <w:rPr>
                <w:rFonts w:cs="Arial"/>
                <w:b/>
                <w:bCs/>
                <w:szCs w:val="20"/>
              </w:rPr>
              <w:t>Syntax</w:t>
            </w:r>
          </w:p>
        </w:tc>
        <w:tc>
          <w:tcPr>
            <w:tcW w:w="3877" w:type="pct"/>
            <w:gridSpan w:val="4"/>
            <w:tcBorders>
              <w:top w:val="single" w:sz="4" w:space="0" w:color="auto"/>
              <w:left w:val="single" w:sz="4" w:space="0" w:color="auto"/>
              <w:bottom w:val="single" w:sz="4" w:space="0" w:color="auto"/>
              <w:right w:val="single" w:sz="4" w:space="0" w:color="auto"/>
            </w:tcBorders>
            <w:hideMark/>
          </w:tcPr>
          <w:p w14:paraId="110774C0" w14:textId="6F610DD1" w:rsidR="00C40D82" w:rsidRPr="00560160" w:rsidRDefault="008E370B" w:rsidP="008E370B">
            <w:pPr>
              <w:jc w:val="left"/>
              <w:rPr>
                <w:rFonts w:cs="Arial"/>
                <w:szCs w:val="20"/>
              </w:rPr>
            </w:pPr>
            <w:r w:rsidRPr="008E370B">
              <w:t xml:space="preserve">Std_ReturnType ProtoConv_CanNotifyTSUserDef(const R_ProtoConv_CanFrameType *pCanFrame, const uint8 ucSrcBusIdx, const </w:t>
            </w:r>
            <w:r w:rsidR="008E6DAB">
              <w:t xml:space="preserve">R_ProtoConv_TimeStampType </w:t>
            </w:r>
            <w:r w:rsidRPr="008E370B">
              <w:t>*pTimeStamp)</w:t>
            </w:r>
          </w:p>
        </w:tc>
      </w:tr>
      <w:tr w:rsidR="00560160" w:rsidRPr="00560160" w14:paraId="170C8A06"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F41043A" w14:textId="77777777" w:rsidR="00C40D82" w:rsidRPr="00560160" w:rsidRDefault="00C40D82" w:rsidP="000D256D">
            <w:pPr>
              <w:rPr>
                <w:rFonts w:cs="Arial"/>
                <w:b/>
                <w:bCs/>
                <w:szCs w:val="20"/>
              </w:rPr>
            </w:pPr>
            <w:r w:rsidRPr="00560160">
              <w:rPr>
                <w:rFonts w:cs="Arial"/>
                <w:b/>
                <w:bCs/>
                <w:szCs w:val="20"/>
              </w:rPr>
              <w:t>Sync/Async</w:t>
            </w:r>
          </w:p>
        </w:tc>
        <w:tc>
          <w:tcPr>
            <w:tcW w:w="3877" w:type="pct"/>
            <w:gridSpan w:val="4"/>
            <w:tcBorders>
              <w:top w:val="single" w:sz="4" w:space="0" w:color="auto"/>
              <w:left w:val="single" w:sz="4" w:space="0" w:color="auto"/>
              <w:bottom w:val="single" w:sz="4" w:space="0" w:color="auto"/>
              <w:right w:val="single" w:sz="4" w:space="0" w:color="auto"/>
            </w:tcBorders>
            <w:hideMark/>
          </w:tcPr>
          <w:p w14:paraId="4C4BE7E8" w14:textId="77777777" w:rsidR="00C40D82" w:rsidRPr="00560160" w:rsidRDefault="00C40D82" w:rsidP="00220AA3">
            <w:pPr>
              <w:rPr>
                <w:rFonts w:cs="Arial"/>
                <w:szCs w:val="20"/>
              </w:rPr>
            </w:pPr>
            <w:r w:rsidRPr="00560160">
              <w:rPr>
                <w:rFonts w:cs="Arial"/>
                <w:szCs w:val="20"/>
              </w:rPr>
              <w:t>Synchronous</w:t>
            </w:r>
          </w:p>
        </w:tc>
      </w:tr>
      <w:tr w:rsidR="00560160" w:rsidRPr="00560160" w14:paraId="34ACE3A4"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717BA61" w14:textId="77777777" w:rsidR="00C40D82" w:rsidRPr="00560160" w:rsidRDefault="00C40D82" w:rsidP="000D256D">
            <w:pPr>
              <w:rPr>
                <w:rFonts w:cs="Arial"/>
                <w:b/>
                <w:bCs/>
                <w:szCs w:val="20"/>
              </w:rPr>
            </w:pPr>
            <w:r w:rsidRPr="00560160">
              <w:rPr>
                <w:rFonts w:cs="Arial"/>
                <w:b/>
                <w:bCs/>
                <w:szCs w:val="20"/>
              </w:rPr>
              <w:t>Reentrancy</w:t>
            </w:r>
          </w:p>
        </w:tc>
        <w:tc>
          <w:tcPr>
            <w:tcW w:w="3877" w:type="pct"/>
            <w:gridSpan w:val="4"/>
            <w:tcBorders>
              <w:top w:val="single" w:sz="4" w:space="0" w:color="auto"/>
              <w:left w:val="single" w:sz="4" w:space="0" w:color="auto"/>
              <w:bottom w:val="single" w:sz="4" w:space="0" w:color="auto"/>
              <w:right w:val="single" w:sz="4" w:space="0" w:color="auto"/>
            </w:tcBorders>
            <w:hideMark/>
          </w:tcPr>
          <w:p w14:paraId="44560FE7" w14:textId="77777777" w:rsidR="00C40D82" w:rsidRPr="00560160" w:rsidRDefault="00C40D82" w:rsidP="00220AA3">
            <w:pPr>
              <w:rPr>
                <w:rFonts w:eastAsia="Meiryo UI" w:cstheme="majorHAnsi"/>
                <w:szCs w:val="20"/>
                <w:lang w:val="en-GB"/>
              </w:rPr>
            </w:pPr>
            <w:r w:rsidRPr="00560160">
              <w:rPr>
                <w:rFonts w:cs="Arial"/>
                <w:szCs w:val="20"/>
              </w:rPr>
              <w:t>Non-Reentrant</w:t>
            </w:r>
          </w:p>
        </w:tc>
      </w:tr>
      <w:tr w:rsidR="00560160" w:rsidRPr="00560160" w14:paraId="51899E20"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67A5D26F" w14:textId="77777777" w:rsidR="00C40D82" w:rsidRPr="00560160" w:rsidRDefault="00C40D82" w:rsidP="000D256D">
            <w:pPr>
              <w:rPr>
                <w:rFonts w:cs="Arial"/>
                <w:b/>
                <w:bCs/>
                <w:szCs w:val="20"/>
              </w:rPr>
            </w:pPr>
            <w:r w:rsidRPr="00560160">
              <w:rPr>
                <w:rFonts w:cs="Arial"/>
                <w:b/>
                <w:bCs/>
                <w:szCs w:val="20"/>
              </w:rPr>
              <w:t>Interrupt State</w:t>
            </w:r>
          </w:p>
        </w:tc>
        <w:tc>
          <w:tcPr>
            <w:tcW w:w="3877" w:type="pct"/>
            <w:gridSpan w:val="4"/>
            <w:tcBorders>
              <w:top w:val="single" w:sz="4" w:space="0" w:color="auto"/>
              <w:left w:val="single" w:sz="4" w:space="0" w:color="auto"/>
              <w:bottom w:val="single" w:sz="4" w:space="0" w:color="auto"/>
              <w:right w:val="single" w:sz="4" w:space="0" w:color="auto"/>
            </w:tcBorders>
            <w:hideMark/>
          </w:tcPr>
          <w:p w14:paraId="5F86CD94" w14:textId="77777777" w:rsidR="00C40D82" w:rsidRPr="00560160" w:rsidRDefault="00C40D82" w:rsidP="00220AA3">
            <w:pPr>
              <w:rPr>
                <w:rFonts w:eastAsia="Meiryo UI" w:cstheme="majorHAnsi"/>
                <w:szCs w:val="20"/>
                <w:lang w:val="en-GB"/>
              </w:rPr>
            </w:pPr>
            <w:r w:rsidRPr="00560160">
              <w:rPr>
                <w:rFonts w:cs="Arial"/>
              </w:rPr>
              <w:t>Runs in the interrupt enable state</w:t>
            </w:r>
          </w:p>
        </w:tc>
      </w:tr>
      <w:tr w:rsidR="00560160" w:rsidRPr="00560160" w14:paraId="20C021A1" w14:textId="77777777" w:rsidTr="008E6DAB">
        <w:tc>
          <w:tcPr>
            <w:tcW w:w="1123"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27841907"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(In)</w:t>
            </w:r>
          </w:p>
        </w:tc>
        <w:tc>
          <w:tcPr>
            <w:tcW w:w="1616" w:type="pct"/>
            <w:gridSpan w:val="2"/>
            <w:vMerge w:val="restart"/>
            <w:tcBorders>
              <w:top w:val="single" w:sz="4" w:space="0" w:color="auto"/>
              <w:left w:val="single" w:sz="4" w:space="0" w:color="auto"/>
              <w:bottom w:val="single" w:sz="4" w:space="0" w:color="auto"/>
              <w:right w:val="single" w:sz="4" w:space="0" w:color="auto"/>
            </w:tcBorders>
            <w:hideMark/>
          </w:tcPr>
          <w:p w14:paraId="11C0EE7F" w14:textId="40291A87" w:rsidR="00C40D82" w:rsidRPr="00560160" w:rsidRDefault="00C40D82" w:rsidP="00220AA3">
            <w:pPr>
              <w:rPr>
                <w:rFonts w:cs="Arial"/>
                <w:szCs w:val="20"/>
              </w:rPr>
            </w:pPr>
            <w:r w:rsidRPr="00560160">
              <w:rPr>
                <w:rFonts w:cs="Arial"/>
                <w:szCs w:val="20"/>
              </w:rPr>
              <w:t>const R_</w:t>
            </w:r>
            <w:r w:rsidR="000F4E6D">
              <w:rPr>
                <w:rFonts w:cs="Arial"/>
                <w:szCs w:val="20"/>
              </w:rPr>
              <w:t>ProtoConv</w:t>
            </w:r>
            <w:r w:rsidRPr="00560160">
              <w:rPr>
                <w:rFonts w:cs="Arial"/>
                <w:szCs w:val="20"/>
              </w:rPr>
              <w:t>_CanFrameType *pCanFrame</w:t>
            </w:r>
          </w:p>
        </w:tc>
        <w:tc>
          <w:tcPr>
            <w:tcW w:w="2260" w:type="pct"/>
            <w:gridSpan w:val="2"/>
            <w:tcBorders>
              <w:top w:val="single" w:sz="4" w:space="0" w:color="auto"/>
              <w:left w:val="single" w:sz="4" w:space="0" w:color="auto"/>
              <w:bottom w:val="single" w:sz="4" w:space="0" w:color="auto"/>
              <w:right w:val="single" w:sz="4" w:space="0" w:color="auto"/>
            </w:tcBorders>
            <w:vAlign w:val="center"/>
            <w:hideMark/>
          </w:tcPr>
          <w:p w14:paraId="318A4685" w14:textId="0DF2A0E0" w:rsidR="00310751" w:rsidRPr="00560160" w:rsidRDefault="00310751" w:rsidP="00220AA3">
            <w:pPr>
              <w:rPr>
                <w:rFonts w:cs="Arial"/>
                <w:szCs w:val="20"/>
                <w:lang w:val="en-GB"/>
              </w:rPr>
            </w:pPr>
            <w:r w:rsidRPr="00560160">
              <w:rPr>
                <w:rFonts w:cs="Arial"/>
                <w:szCs w:val="20"/>
                <w:lang w:val="en-GB"/>
              </w:rPr>
              <w:t>CAN frame</w:t>
            </w:r>
          </w:p>
        </w:tc>
      </w:tr>
      <w:tr w:rsidR="00560160" w:rsidRPr="00560160" w14:paraId="50CFDBAC" w14:textId="77777777" w:rsidTr="008E6DAB">
        <w:tc>
          <w:tcPr>
            <w:tcW w:w="0" w:type="auto"/>
            <w:vMerge/>
            <w:tcBorders>
              <w:top w:val="single" w:sz="4" w:space="0" w:color="auto"/>
              <w:left w:val="single" w:sz="4" w:space="0" w:color="auto"/>
              <w:bottom w:val="single" w:sz="4" w:space="0" w:color="auto"/>
              <w:right w:val="single" w:sz="4" w:space="0" w:color="auto"/>
            </w:tcBorders>
            <w:vAlign w:val="center"/>
            <w:hideMark/>
          </w:tcPr>
          <w:p w14:paraId="05D6D1A4" w14:textId="77777777" w:rsidR="00C40D82" w:rsidRPr="00560160" w:rsidRDefault="00C40D82" w:rsidP="00220AA3">
            <w:pPr>
              <w:rPr>
                <w:rFonts w:eastAsia="Meiryo UI" w:cstheme="majorHAnsi"/>
                <w:b/>
                <w:bCs/>
                <w:szCs w:val="20"/>
                <w:lang w:val="en-GB"/>
              </w:rPr>
            </w:pPr>
          </w:p>
        </w:tc>
        <w:tc>
          <w:tcPr>
            <w:tcW w:w="1616" w:type="pct"/>
            <w:gridSpan w:val="2"/>
            <w:vMerge/>
            <w:tcBorders>
              <w:top w:val="single" w:sz="4" w:space="0" w:color="auto"/>
              <w:left w:val="single" w:sz="4" w:space="0" w:color="auto"/>
              <w:bottom w:val="single" w:sz="4" w:space="0" w:color="auto"/>
              <w:right w:val="single" w:sz="4" w:space="0" w:color="auto"/>
            </w:tcBorders>
            <w:vAlign w:val="center"/>
            <w:hideMark/>
          </w:tcPr>
          <w:p w14:paraId="1D35443E" w14:textId="77777777" w:rsidR="00C40D82" w:rsidRPr="00560160" w:rsidRDefault="00C40D82" w:rsidP="00220AA3">
            <w:pPr>
              <w:rPr>
                <w:rFonts w:cs="Arial"/>
                <w:szCs w:val="20"/>
              </w:rPr>
            </w:pPr>
          </w:p>
        </w:tc>
        <w:tc>
          <w:tcPr>
            <w:tcW w:w="337" w:type="pct"/>
            <w:tcBorders>
              <w:top w:val="single" w:sz="4" w:space="0" w:color="auto"/>
              <w:left w:val="single" w:sz="4" w:space="0" w:color="auto"/>
              <w:bottom w:val="single" w:sz="4" w:space="0" w:color="auto"/>
              <w:right w:val="single" w:sz="4" w:space="0" w:color="auto"/>
            </w:tcBorders>
            <w:shd w:val="clear" w:color="auto" w:fill="D9D9D9"/>
            <w:hideMark/>
          </w:tcPr>
          <w:p w14:paraId="1F87B2D3" w14:textId="77777777" w:rsidR="00C40D82" w:rsidRPr="00560160" w:rsidRDefault="00C40D82" w:rsidP="00220AA3">
            <w:pPr>
              <w:rPr>
                <w:rFonts w:eastAsia="Meiryo UI" w:cstheme="majorHAnsi"/>
                <w:b/>
                <w:szCs w:val="20"/>
                <w:lang w:val="en-GB"/>
              </w:rPr>
            </w:pPr>
            <w:r w:rsidRPr="00560160">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hideMark/>
          </w:tcPr>
          <w:p w14:paraId="33E41A40" w14:textId="1D1E35B0" w:rsidR="00C40D82" w:rsidRPr="00560160" w:rsidRDefault="00C40D82" w:rsidP="00220AA3">
            <w:pPr>
              <w:rPr>
                <w:lang w:val="en-GB"/>
              </w:rPr>
            </w:pPr>
            <w:r w:rsidRPr="00560160">
              <w:rPr>
                <w:rFonts w:hint="eastAsia"/>
                <w:lang w:val="en-GB"/>
              </w:rPr>
              <w:t>N</w:t>
            </w:r>
            <w:r w:rsidRPr="00560160">
              <w:rPr>
                <w:lang w:val="en-GB"/>
              </w:rPr>
              <w:t xml:space="preserve">ot </w:t>
            </w:r>
            <w:r w:rsidR="001D57BD">
              <w:rPr>
                <w:lang w:val="en-GB"/>
              </w:rPr>
              <w:t>NULL_PTR</w:t>
            </w:r>
          </w:p>
        </w:tc>
      </w:tr>
      <w:tr w:rsidR="008E370B" w:rsidRPr="004B7082" w14:paraId="31753691" w14:textId="77777777" w:rsidTr="008E6DAB">
        <w:trPr>
          <w:trHeight w:val="158"/>
        </w:trPr>
        <w:tc>
          <w:tcPr>
            <w:tcW w:w="1123" w:type="pct"/>
            <w:vMerge w:val="restart"/>
            <w:tcBorders>
              <w:top w:val="single" w:sz="4" w:space="0" w:color="auto"/>
              <w:left w:val="single" w:sz="4" w:space="0" w:color="auto"/>
              <w:right w:val="single" w:sz="4" w:space="0" w:color="auto"/>
            </w:tcBorders>
            <w:shd w:val="clear" w:color="auto" w:fill="D9D9D9"/>
            <w:hideMark/>
          </w:tcPr>
          <w:p w14:paraId="7DEC1948" w14:textId="77777777" w:rsidR="008E370B" w:rsidRPr="004B7082" w:rsidRDefault="008E370B" w:rsidP="008E370B">
            <w:pPr>
              <w:rPr>
                <w:rFonts w:eastAsia="Meiryo UI" w:cstheme="majorHAnsi"/>
                <w:b/>
                <w:bCs/>
                <w:szCs w:val="20"/>
                <w:lang w:val="en-GB"/>
              </w:rPr>
            </w:pPr>
            <w:r w:rsidRPr="004B7082">
              <w:rPr>
                <w:rFonts w:eastAsia="Meiryo UI" w:cstheme="majorHAnsi"/>
                <w:b/>
                <w:bCs/>
                <w:szCs w:val="20"/>
                <w:lang w:val="en-GB"/>
              </w:rPr>
              <w:t>Parameters (In)</w:t>
            </w:r>
          </w:p>
        </w:tc>
        <w:tc>
          <w:tcPr>
            <w:tcW w:w="1616" w:type="pct"/>
            <w:gridSpan w:val="2"/>
            <w:vMerge w:val="restart"/>
            <w:tcBorders>
              <w:top w:val="single" w:sz="4" w:space="0" w:color="auto"/>
              <w:left w:val="single" w:sz="4" w:space="0" w:color="auto"/>
              <w:right w:val="single" w:sz="4" w:space="0" w:color="auto"/>
            </w:tcBorders>
          </w:tcPr>
          <w:p w14:paraId="6592E6D9" w14:textId="77777777" w:rsidR="008E370B" w:rsidRPr="00283112" w:rsidRDefault="008E370B" w:rsidP="008E370B">
            <w:pPr>
              <w:rPr>
                <w:rFonts w:cs="Arial"/>
                <w:kern w:val="0"/>
                <w:szCs w:val="20"/>
              </w:rPr>
            </w:pPr>
            <w:r>
              <w:rPr>
                <w:rFonts w:cs="Arial"/>
                <w:kern w:val="0"/>
                <w:szCs w:val="20"/>
              </w:rPr>
              <w:t xml:space="preserve">const uint8 </w:t>
            </w:r>
            <w:r w:rsidRPr="00283112">
              <w:rPr>
                <w:rFonts w:cs="Arial"/>
                <w:kern w:val="0"/>
                <w:szCs w:val="20"/>
              </w:rPr>
              <w:t>ucSrcBusIdx</w:t>
            </w:r>
          </w:p>
          <w:p w14:paraId="4FAF113C" w14:textId="77777777" w:rsidR="008E370B" w:rsidRPr="004B7082" w:rsidRDefault="008E370B" w:rsidP="008E370B">
            <w:pPr>
              <w:rPr>
                <w:rFonts w:eastAsia="Meiryo UI" w:cstheme="majorHAnsi"/>
                <w:lang w:val="en-GB"/>
              </w:rPr>
            </w:pP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0A35150C" w14:textId="77777777" w:rsidR="008E370B" w:rsidRPr="004B7082" w:rsidRDefault="008E370B" w:rsidP="008E370B">
            <w:pPr>
              <w:rPr>
                <w:rFonts w:eastAsia="Meiryo UI" w:cstheme="majorHAnsi"/>
                <w:lang w:val="en-GB"/>
              </w:rPr>
            </w:pPr>
            <w:r>
              <w:rPr>
                <w:lang w:val="en-GB"/>
              </w:rPr>
              <w:t>Source Bus ID</w:t>
            </w:r>
          </w:p>
        </w:tc>
      </w:tr>
      <w:tr w:rsidR="008E370B" w:rsidRPr="001E7CB4" w14:paraId="447AB7E1" w14:textId="77777777" w:rsidTr="008E6DAB">
        <w:tc>
          <w:tcPr>
            <w:tcW w:w="1123" w:type="pct"/>
            <w:vMerge/>
            <w:tcBorders>
              <w:left w:val="single" w:sz="4" w:space="0" w:color="auto"/>
              <w:bottom w:val="single" w:sz="4" w:space="0" w:color="auto"/>
              <w:right w:val="single" w:sz="4" w:space="0" w:color="auto"/>
            </w:tcBorders>
            <w:shd w:val="clear" w:color="auto" w:fill="D9D9D9"/>
          </w:tcPr>
          <w:p w14:paraId="78BB1DE8" w14:textId="77777777" w:rsidR="008E370B" w:rsidRPr="004B7082" w:rsidRDefault="008E370B" w:rsidP="008E370B">
            <w:pPr>
              <w:rPr>
                <w:rFonts w:eastAsia="Meiryo UI" w:cstheme="majorHAnsi"/>
                <w:b/>
                <w:bCs/>
                <w:szCs w:val="20"/>
                <w:lang w:val="en-GB"/>
              </w:rPr>
            </w:pPr>
          </w:p>
        </w:tc>
        <w:tc>
          <w:tcPr>
            <w:tcW w:w="1616" w:type="pct"/>
            <w:gridSpan w:val="2"/>
            <w:vMerge/>
            <w:tcBorders>
              <w:left w:val="single" w:sz="4" w:space="0" w:color="auto"/>
              <w:bottom w:val="single" w:sz="4" w:space="0" w:color="auto"/>
              <w:right w:val="single" w:sz="4" w:space="0" w:color="auto"/>
            </w:tcBorders>
          </w:tcPr>
          <w:p w14:paraId="3D774731" w14:textId="77777777" w:rsidR="008E370B" w:rsidRPr="004B7082" w:rsidRDefault="008E370B" w:rsidP="008E370B">
            <w:pPr>
              <w:rPr>
                <w:rFonts w:eastAsia="Meiryo UI" w:cstheme="majorHAnsi"/>
                <w:szCs w:val="20"/>
                <w:lang w:val="en-GB"/>
              </w:rPr>
            </w:pPr>
          </w:p>
        </w:tc>
        <w:tc>
          <w:tcPr>
            <w:tcW w:w="337" w:type="pct"/>
            <w:tcBorders>
              <w:top w:val="single" w:sz="4" w:space="0" w:color="auto"/>
              <w:left w:val="single" w:sz="4" w:space="0" w:color="auto"/>
              <w:bottom w:val="single" w:sz="4" w:space="0" w:color="auto"/>
              <w:right w:val="single" w:sz="4" w:space="0" w:color="auto"/>
            </w:tcBorders>
            <w:shd w:val="clear" w:color="auto" w:fill="D9D9D9"/>
          </w:tcPr>
          <w:p w14:paraId="23F2EAA9" w14:textId="77777777" w:rsidR="008E370B" w:rsidRPr="004B7082" w:rsidRDefault="008E370B" w:rsidP="008E370B">
            <w:pPr>
              <w:rPr>
                <w:rFonts w:eastAsia="Meiryo UI" w:cstheme="majorHAnsi"/>
                <w:b/>
                <w:szCs w:val="20"/>
                <w:lang w:val="en-GB"/>
              </w:rPr>
            </w:pPr>
            <w:r w:rsidRPr="004B7082">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tcPr>
          <w:p w14:paraId="3921104A" w14:textId="6FC6A6C1" w:rsidR="008E370B" w:rsidRPr="001E7CB4" w:rsidRDefault="008E370B" w:rsidP="008E370B">
            <w:pPr>
              <w:rPr>
                <w:lang w:val="en-GB"/>
              </w:rPr>
            </w:pPr>
            <w:r>
              <w:rPr>
                <w:szCs w:val="20"/>
                <w:lang w:val="en-GB"/>
              </w:rPr>
              <w:t xml:space="preserve">0 - </w:t>
            </w:r>
            <w:r w:rsidR="00E121EB">
              <w:rPr>
                <w:szCs w:val="20"/>
              </w:rPr>
              <w:t>(PROTOCONV_CAN_CH_NUM-1)</w:t>
            </w:r>
          </w:p>
        </w:tc>
      </w:tr>
      <w:tr w:rsidR="008E370B" w:rsidRPr="004B7082" w14:paraId="54E1B0AC" w14:textId="77777777" w:rsidTr="008E6DAB">
        <w:trPr>
          <w:trHeight w:val="158"/>
        </w:trPr>
        <w:tc>
          <w:tcPr>
            <w:tcW w:w="1123" w:type="pct"/>
            <w:vMerge w:val="restart"/>
            <w:tcBorders>
              <w:top w:val="single" w:sz="4" w:space="0" w:color="auto"/>
              <w:left w:val="single" w:sz="4" w:space="0" w:color="auto"/>
              <w:right w:val="single" w:sz="4" w:space="0" w:color="auto"/>
            </w:tcBorders>
            <w:shd w:val="clear" w:color="auto" w:fill="D9D9D9"/>
            <w:hideMark/>
          </w:tcPr>
          <w:p w14:paraId="435215B5" w14:textId="77777777" w:rsidR="008E370B" w:rsidRPr="004B7082" w:rsidRDefault="008E370B" w:rsidP="008E370B">
            <w:pPr>
              <w:rPr>
                <w:rFonts w:eastAsia="Meiryo UI" w:cstheme="majorHAnsi"/>
                <w:b/>
                <w:bCs/>
                <w:szCs w:val="20"/>
                <w:lang w:val="en-GB"/>
              </w:rPr>
            </w:pPr>
            <w:r w:rsidRPr="004B7082">
              <w:rPr>
                <w:rFonts w:eastAsia="Meiryo UI" w:cstheme="majorHAnsi"/>
                <w:b/>
                <w:bCs/>
                <w:szCs w:val="20"/>
                <w:lang w:val="en-GB"/>
              </w:rPr>
              <w:t>Parameters (In)</w:t>
            </w:r>
          </w:p>
        </w:tc>
        <w:tc>
          <w:tcPr>
            <w:tcW w:w="1616" w:type="pct"/>
            <w:gridSpan w:val="2"/>
            <w:vMerge w:val="restart"/>
            <w:tcBorders>
              <w:top w:val="single" w:sz="4" w:space="0" w:color="auto"/>
              <w:left w:val="single" w:sz="4" w:space="0" w:color="auto"/>
              <w:right w:val="single" w:sz="4" w:space="0" w:color="auto"/>
            </w:tcBorders>
          </w:tcPr>
          <w:p w14:paraId="3F179FC3" w14:textId="795BFFBC" w:rsidR="008E370B" w:rsidRPr="004B7082" w:rsidRDefault="008E370B" w:rsidP="008E370B">
            <w:pPr>
              <w:jc w:val="left"/>
              <w:rPr>
                <w:rFonts w:eastAsia="Meiryo UI" w:cstheme="majorHAnsi"/>
                <w:lang w:val="en-GB"/>
              </w:rPr>
            </w:pPr>
            <w:r w:rsidRPr="00C6071F">
              <w:rPr>
                <w:rFonts w:cs="Arial"/>
                <w:kern w:val="0"/>
                <w:szCs w:val="20"/>
              </w:rPr>
              <w:t>const</w:t>
            </w:r>
            <w:r>
              <w:rPr>
                <w:rFonts w:cs="Arial"/>
                <w:kern w:val="0"/>
                <w:szCs w:val="20"/>
              </w:rPr>
              <w:t xml:space="preserve"> </w:t>
            </w:r>
            <w:r w:rsidR="008E6DAB">
              <w:rPr>
                <w:rFonts w:cs="Arial"/>
                <w:kern w:val="0"/>
                <w:szCs w:val="20"/>
              </w:rPr>
              <w:t xml:space="preserve">R_ProtoConv_TimeStampType </w:t>
            </w:r>
            <w:r w:rsidRPr="00C6071F">
              <w:rPr>
                <w:rFonts w:cs="Arial"/>
                <w:kern w:val="0"/>
                <w:szCs w:val="20"/>
              </w:rPr>
              <w:t>*pTimeStamp</w:t>
            </w: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0858E1F9" w14:textId="77777777" w:rsidR="008E370B" w:rsidRPr="004B7082" w:rsidRDefault="008E370B" w:rsidP="008E370B">
            <w:pPr>
              <w:rPr>
                <w:rFonts w:eastAsia="Meiryo UI" w:cstheme="majorHAnsi"/>
                <w:lang w:val="en-GB"/>
              </w:rPr>
            </w:pPr>
            <w:r w:rsidRPr="00B214F4">
              <w:rPr>
                <w:rFonts w:eastAsia="Meiryo UI" w:cstheme="majorHAnsi"/>
                <w:szCs w:val="20"/>
                <w:lang w:val="en-GB"/>
              </w:rPr>
              <w:t xml:space="preserve">Address of buffer where </w:t>
            </w:r>
            <w:r>
              <w:rPr>
                <w:rFonts w:eastAsia="Meiryo UI" w:cstheme="majorHAnsi"/>
                <w:szCs w:val="20"/>
                <w:lang w:val="en-GB"/>
              </w:rPr>
              <w:t>timestamp is</w:t>
            </w:r>
            <w:r w:rsidRPr="00B214F4">
              <w:rPr>
                <w:rFonts w:eastAsia="Meiryo UI" w:cstheme="majorHAnsi"/>
                <w:szCs w:val="20"/>
                <w:lang w:val="en-GB"/>
              </w:rPr>
              <w:t xml:space="preserve"> stored</w:t>
            </w:r>
          </w:p>
        </w:tc>
      </w:tr>
      <w:tr w:rsidR="008E370B" w:rsidRPr="001E7CB4" w14:paraId="2ECE5F92" w14:textId="77777777" w:rsidTr="008E6DAB">
        <w:tc>
          <w:tcPr>
            <w:tcW w:w="1123" w:type="pct"/>
            <w:vMerge/>
            <w:tcBorders>
              <w:left w:val="single" w:sz="4" w:space="0" w:color="auto"/>
              <w:bottom w:val="single" w:sz="4" w:space="0" w:color="auto"/>
              <w:right w:val="single" w:sz="4" w:space="0" w:color="auto"/>
            </w:tcBorders>
            <w:shd w:val="clear" w:color="auto" w:fill="D9D9D9"/>
          </w:tcPr>
          <w:p w14:paraId="71439E8F" w14:textId="77777777" w:rsidR="008E370B" w:rsidRPr="004B7082" w:rsidRDefault="008E370B" w:rsidP="008E370B">
            <w:pPr>
              <w:rPr>
                <w:rFonts w:eastAsia="Meiryo UI" w:cstheme="majorHAnsi"/>
                <w:b/>
                <w:bCs/>
                <w:szCs w:val="20"/>
                <w:lang w:val="en-GB"/>
              </w:rPr>
            </w:pPr>
          </w:p>
        </w:tc>
        <w:tc>
          <w:tcPr>
            <w:tcW w:w="1616" w:type="pct"/>
            <w:gridSpan w:val="2"/>
            <w:vMerge/>
            <w:tcBorders>
              <w:left w:val="single" w:sz="4" w:space="0" w:color="auto"/>
              <w:bottom w:val="single" w:sz="4" w:space="0" w:color="auto"/>
              <w:right w:val="single" w:sz="4" w:space="0" w:color="auto"/>
            </w:tcBorders>
          </w:tcPr>
          <w:p w14:paraId="4A26B941" w14:textId="77777777" w:rsidR="008E370B" w:rsidRPr="004B7082" w:rsidRDefault="008E370B" w:rsidP="008E370B">
            <w:pPr>
              <w:rPr>
                <w:rFonts w:eastAsia="Meiryo UI" w:cstheme="majorHAnsi"/>
                <w:szCs w:val="20"/>
                <w:lang w:val="en-GB"/>
              </w:rPr>
            </w:pPr>
          </w:p>
        </w:tc>
        <w:tc>
          <w:tcPr>
            <w:tcW w:w="337" w:type="pct"/>
            <w:tcBorders>
              <w:top w:val="single" w:sz="4" w:space="0" w:color="auto"/>
              <w:left w:val="single" w:sz="4" w:space="0" w:color="auto"/>
              <w:bottom w:val="single" w:sz="4" w:space="0" w:color="auto"/>
              <w:right w:val="single" w:sz="4" w:space="0" w:color="auto"/>
            </w:tcBorders>
            <w:shd w:val="clear" w:color="auto" w:fill="D9D9D9"/>
          </w:tcPr>
          <w:p w14:paraId="4A9DBC44" w14:textId="77777777" w:rsidR="008E370B" w:rsidRPr="004B7082" w:rsidRDefault="008E370B" w:rsidP="008E370B">
            <w:pPr>
              <w:rPr>
                <w:rFonts w:eastAsia="Meiryo UI" w:cstheme="majorHAnsi"/>
                <w:b/>
                <w:szCs w:val="20"/>
                <w:lang w:val="en-GB"/>
              </w:rPr>
            </w:pPr>
            <w:r w:rsidRPr="004B7082">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tcPr>
          <w:p w14:paraId="204C6BC0" w14:textId="77777777" w:rsidR="008E370B" w:rsidRPr="001E7CB4" w:rsidRDefault="008E370B" w:rsidP="008E370B">
            <w:pPr>
              <w:rPr>
                <w:lang w:val="en-GB"/>
              </w:rPr>
            </w:pPr>
            <w:r>
              <w:rPr>
                <w:lang w:val="en-GB"/>
              </w:rPr>
              <w:t>Not NULL_PTR</w:t>
            </w:r>
          </w:p>
        </w:tc>
      </w:tr>
      <w:tr w:rsidR="00560160" w:rsidRPr="00560160" w14:paraId="4497AC05" w14:textId="77777777" w:rsidTr="008E6DA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12B27D4"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(In-Out)</w:t>
            </w:r>
          </w:p>
        </w:tc>
        <w:tc>
          <w:tcPr>
            <w:tcW w:w="1616" w:type="pct"/>
            <w:gridSpan w:val="2"/>
            <w:tcBorders>
              <w:top w:val="single" w:sz="4" w:space="0" w:color="auto"/>
              <w:left w:val="single" w:sz="4" w:space="0" w:color="auto"/>
              <w:bottom w:val="single" w:sz="4" w:space="0" w:color="auto"/>
              <w:right w:val="single" w:sz="4" w:space="0" w:color="auto"/>
            </w:tcBorders>
            <w:hideMark/>
          </w:tcPr>
          <w:p w14:paraId="7FA3E1C1" w14:textId="77777777" w:rsidR="00C40D82" w:rsidRPr="00560160" w:rsidRDefault="00C40D82" w:rsidP="00220AA3">
            <w:pPr>
              <w:rPr>
                <w:rFonts w:eastAsia="Meiryo UI" w:cstheme="majorHAnsi"/>
                <w:szCs w:val="20"/>
                <w:lang w:val="en-GB"/>
              </w:rPr>
            </w:pPr>
            <w:r w:rsidRPr="00560160">
              <w:rPr>
                <w:rFonts w:cs="Arial"/>
                <w:szCs w:val="20"/>
              </w:rPr>
              <w:t>N/A</w:t>
            </w:r>
          </w:p>
        </w:tc>
        <w:tc>
          <w:tcPr>
            <w:tcW w:w="2260" w:type="pct"/>
            <w:gridSpan w:val="2"/>
            <w:tcBorders>
              <w:top w:val="single" w:sz="4" w:space="0" w:color="auto"/>
              <w:left w:val="single" w:sz="4" w:space="0" w:color="auto"/>
              <w:bottom w:val="single" w:sz="4" w:space="0" w:color="auto"/>
              <w:right w:val="single" w:sz="4" w:space="0" w:color="auto"/>
            </w:tcBorders>
            <w:hideMark/>
          </w:tcPr>
          <w:p w14:paraId="4D189EFA" w14:textId="77777777" w:rsidR="00C40D82" w:rsidRPr="00560160" w:rsidRDefault="00C40D82" w:rsidP="00220AA3">
            <w:pPr>
              <w:rPr>
                <w:rFonts w:eastAsia="Meiryo UI" w:cstheme="majorHAnsi"/>
                <w:szCs w:val="20"/>
                <w:lang w:val="en-GB"/>
              </w:rPr>
            </w:pPr>
            <w:r w:rsidRPr="00560160">
              <w:rPr>
                <w:rFonts w:cs="Arial"/>
                <w:szCs w:val="20"/>
                <w:lang w:val="en-GB"/>
              </w:rPr>
              <w:t>-</w:t>
            </w:r>
          </w:p>
        </w:tc>
      </w:tr>
      <w:tr w:rsidR="00560160" w:rsidRPr="00560160" w14:paraId="7F16F745" w14:textId="77777777" w:rsidTr="008E6DA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9AF156F"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(Out)</w:t>
            </w:r>
          </w:p>
        </w:tc>
        <w:tc>
          <w:tcPr>
            <w:tcW w:w="1616" w:type="pct"/>
            <w:gridSpan w:val="2"/>
            <w:tcBorders>
              <w:top w:val="single" w:sz="4" w:space="0" w:color="auto"/>
              <w:left w:val="single" w:sz="4" w:space="0" w:color="auto"/>
              <w:bottom w:val="single" w:sz="4" w:space="0" w:color="auto"/>
              <w:right w:val="single" w:sz="4" w:space="0" w:color="auto"/>
            </w:tcBorders>
            <w:hideMark/>
          </w:tcPr>
          <w:p w14:paraId="1CD60018" w14:textId="77777777" w:rsidR="00C40D82" w:rsidRPr="00560160" w:rsidRDefault="00C40D82" w:rsidP="00220AA3">
            <w:pPr>
              <w:rPr>
                <w:rFonts w:eastAsia="Meiryo UI" w:cstheme="majorHAnsi"/>
                <w:szCs w:val="20"/>
                <w:lang w:val="en-GB"/>
              </w:rPr>
            </w:pPr>
            <w:r w:rsidRPr="00560160">
              <w:rPr>
                <w:rFonts w:cs="Arial"/>
                <w:szCs w:val="20"/>
              </w:rPr>
              <w:t>N/A</w:t>
            </w:r>
          </w:p>
        </w:tc>
        <w:tc>
          <w:tcPr>
            <w:tcW w:w="2260" w:type="pct"/>
            <w:gridSpan w:val="2"/>
            <w:tcBorders>
              <w:top w:val="single" w:sz="4" w:space="0" w:color="auto"/>
              <w:left w:val="single" w:sz="4" w:space="0" w:color="auto"/>
              <w:bottom w:val="single" w:sz="4" w:space="0" w:color="auto"/>
              <w:right w:val="single" w:sz="4" w:space="0" w:color="auto"/>
            </w:tcBorders>
            <w:hideMark/>
          </w:tcPr>
          <w:p w14:paraId="58CE581B" w14:textId="77777777" w:rsidR="00C40D82" w:rsidRPr="00560160" w:rsidRDefault="00C40D82" w:rsidP="00220AA3">
            <w:pPr>
              <w:rPr>
                <w:rFonts w:eastAsia="Meiryo UI" w:cstheme="majorHAnsi"/>
                <w:szCs w:val="20"/>
                <w:lang w:val="en-GB"/>
              </w:rPr>
            </w:pPr>
            <w:r w:rsidRPr="00560160">
              <w:rPr>
                <w:rFonts w:cs="Arial"/>
                <w:szCs w:val="20"/>
                <w:lang w:val="en-GB"/>
              </w:rPr>
              <w:t>-</w:t>
            </w:r>
          </w:p>
        </w:tc>
      </w:tr>
      <w:tr w:rsidR="00560160" w:rsidRPr="00560160" w14:paraId="55C4316D" w14:textId="77777777" w:rsidTr="008E6DA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2F190EC0"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Return Value</w:t>
            </w:r>
          </w:p>
        </w:tc>
        <w:tc>
          <w:tcPr>
            <w:tcW w:w="1616" w:type="pct"/>
            <w:gridSpan w:val="2"/>
            <w:tcBorders>
              <w:top w:val="single" w:sz="4" w:space="0" w:color="auto"/>
              <w:left w:val="single" w:sz="4" w:space="0" w:color="auto"/>
              <w:bottom w:val="single" w:sz="4" w:space="0" w:color="auto"/>
              <w:right w:val="single" w:sz="4" w:space="0" w:color="auto"/>
            </w:tcBorders>
            <w:hideMark/>
          </w:tcPr>
          <w:p w14:paraId="6F5798D0" w14:textId="0C573952" w:rsidR="00C40D82" w:rsidRPr="00560160" w:rsidRDefault="00931F2B" w:rsidP="00220AA3">
            <w:pPr>
              <w:rPr>
                <w:rFonts w:eastAsia="Meiryo UI" w:cstheme="majorHAnsi"/>
                <w:szCs w:val="20"/>
                <w:lang w:val="en-GB"/>
              </w:rPr>
            </w:pPr>
            <w:r w:rsidRPr="001850DF">
              <w:t>Std_ReturnType</w:t>
            </w:r>
          </w:p>
        </w:tc>
        <w:tc>
          <w:tcPr>
            <w:tcW w:w="2260" w:type="pct"/>
            <w:gridSpan w:val="2"/>
            <w:tcBorders>
              <w:top w:val="single" w:sz="4" w:space="0" w:color="auto"/>
              <w:left w:val="single" w:sz="4" w:space="0" w:color="auto"/>
              <w:bottom w:val="single" w:sz="4" w:space="0" w:color="auto"/>
              <w:right w:val="single" w:sz="4" w:space="0" w:color="auto"/>
            </w:tcBorders>
            <w:hideMark/>
          </w:tcPr>
          <w:p w14:paraId="0E8E6531" w14:textId="77777777" w:rsidR="00C40D82" w:rsidRPr="00560160" w:rsidRDefault="00C40D82" w:rsidP="00220AA3">
            <w:pPr>
              <w:rPr>
                <w:lang w:val="en-GB"/>
              </w:rPr>
            </w:pPr>
            <w:r w:rsidRPr="00560160">
              <w:rPr>
                <w:rFonts w:hint="eastAsia"/>
                <w:lang w:val="en-GB"/>
              </w:rPr>
              <w:t>E_OK</w:t>
            </w:r>
          </w:p>
          <w:p w14:paraId="07CCC592" w14:textId="1F84EDDE" w:rsidR="00C40D82" w:rsidRPr="00560160" w:rsidRDefault="005666B7" w:rsidP="00220AA3">
            <w:r w:rsidRPr="006A040A">
              <w:t>E_</w:t>
            </w:r>
            <w:r>
              <w:t>NOT_OK</w:t>
            </w:r>
          </w:p>
        </w:tc>
      </w:tr>
      <w:tr w:rsidR="00560160" w:rsidRPr="00560160" w14:paraId="4ABB2E55" w14:textId="77777777" w:rsidTr="006B2AF7">
        <w:trPr>
          <w:trHeight w:val="986"/>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62A9160F" w14:textId="77777777" w:rsidR="00C40D82" w:rsidRPr="00560160" w:rsidRDefault="00C40D82" w:rsidP="000D256D">
            <w:pPr>
              <w:rPr>
                <w:rFonts w:cs="Arial"/>
                <w:b/>
                <w:bCs/>
                <w:szCs w:val="20"/>
              </w:rPr>
            </w:pPr>
            <w:r w:rsidRPr="00560160">
              <w:rPr>
                <w:rFonts w:cs="Arial"/>
                <w:b/>
                <w:bCs/>
                <w:szCs w:val="20"/>
              </w:rPr>
              <w:t>Description</w:t>
            </w:r>
          </w:p>
        </w:tc>
        <w:tc>
          <w:tcPr>
            <w:tcW w:w="3877" w:type="pct"/>
            <w:gridSpan w:val="4"/>
            <w:tcBorders>
              <w:top w:val="single" w:sz="4" w:space="0" w:color="auto"/>
              <w:left w:val="single" w:sz="4" w:space="0" w:color="auto"/>
              <w:bottom w:val="single" w:sz="4" w:space="0" w:color="auto"/>
              <w:right w:val="single" w:sz="4" w:space="0" w:color="auto"/>
            </w:tcBorders>
            <w:hideMark/>
          </w:tcPr>
          <w:p w14:paraId="3ACD8187" w14:textId="7EFB9718" w:rsidR="00852F16" w:rsidRPr="00560160" w:rsidRDefault="00852F16" w:rsidP="00220AA3">
            <w:pPr>
              <w:pStyle w:val="ReqText0"/>
              <w:rPr>
                <w:rFonts w:cs="Arial"/>
                <w:kern w:val="2"/>
                <w:szCs w:val="20"/>
                <w:lang w:eastAsia="ja-JP"/>
              </w:rPr>
            </w:pPr>
            <w:r w:rsidRPr="00560160">
              <w:rPr>
                <w:rFonts w:cs="Arial"/>
                <w:kern w:val="2"/>
                <w:szCs w:val="20"/>
                <w:lang w:eastAsia="ja-JP"/>
              </w:rPr>
              <w:t>The user implements the notification process to BSW for</w:t>
            </w:r>
            <w:r w:rsidR="007F4151" w:rsidRPr="006A040A">
              <w:t xml:space="preserve"> CAN</w:t>
            </w:r>
            <w:r w:rsidR="007F4151">
              <w:t>/CAN FD</w:t>
            </w:r>
            <w:r w:rsidR="007F4151" w:rsidRPr="006A040A">
              <w:t xml:space="preserve"> frame</w:t>
            </w:r>
            <w:r w:rsidR="007F4151">
              <w:t xml:space="preserve"> with TimeStamp</w:t>
            </w:r>
            <w:r w:rsidR="007F4151" w:rsidRPr="006A040A">
              <w:t xml:space="preserve"> </w:t>
            </w:r>
            <w:r w:rsidRPr="00560160">
              <w:rPr>
                <w:rFonts w:cs="Arial"/>
                <w:kern w:val="2"/>
                <w:szCs w:val="20"/>
                <w:lang w:eastAsia="ja-JP"/>
              </w:rPr>
              <w:t>in this function.</w:t>
            </w:r>
          </w:p>
          <w:p w14:paraId="78EEE97D" w14:textId="77777777" w:rsidR="00852F16" w:rsidRPr="00560160" w:rsidRDefault="00852F16" w:rsidP="00220AA3">
            <w:pPr>
              <w:pStyle w:val="ReqText0"/>
              <w:rPr>
                <w:rFonts w:cs="Arial"/>
                <w:kern w:val="2"/>
                <w:szCs w:val="20"/>
                <w:lang w:eastAsia="ja-JP"/>
              </w:rPr>
            </w:pPr>
            <w:r w:rsidRPr="00560160">
              <w:rPr>
                <w:rFonts w:cs="Arial"/>
                <w:kern w:val="2"/>
                <w:szCs w:val="20"/>
                <w:lang w:eastAsia="ja-JP"/>
              </w:rPr>
              <w:t>If the process ends normally, E_OK is returned.</w:t>
            </w:r>
          </w:p>
          <w:p w14:paraId="00F4CF23" w14:textId="093EA7EE" w:rsidR="00852F16" w:rsidRPr="00560160" w:rsidRDefault="00852F16" w:rsidP="00220AA3">
            <w:pPr>
              <w:pStyle w:val="ReqText0"/>
              <w:rPr>
                <w:rFonts w:cs="Arial"/>
                <w:kern w:val="2"/>
                <w:szCs w:val="20"/>
                <w:lang w:eastAsia="ja-JP"/>
              </w:rPr>
            </w:pPr>
            <w:r w:rsidRPr="00560160">
              <w:rPr>
                <w:rFonts w:cs="Arial"/>
                <w:kern w:val="2"/>
                <w:szCs w:val="20"/>
                <w:lang w:eastAsia="ja-JP"/>
              </w:rPr>
              <w:t>If the process ends abnormally, a value other than E_OK is returned. If a value other than E</w:t>
            </w:r>
            <w:r w:rsidR="007E20BA" w:rsidRPr="00560160">
              <w:rPr>
                <w:rFonts w:cs="Arial"/>
                <w:kern w:val="2"/>
                <w:szCs w:val="20"/>
                <w:lang w:eastAsia="ja-JP"/>
              </w:rPr>
              <w:t>_</w:t>
            </w:r>
            <w:r w:rsidRPr="00560160">
              <w:rPr>
                <w:rFonts w:cs="Arial"/>
                <w:kern w:val="2"/>
                <w:szCs w:val="20"/>
                <w:lang w:eastAsia="ja-JP"/>
              </w:rPr>
              <w:t>OK is returned, it is converted to E</w:t>
            </w:r>
            <w:r w:rsidR="00D90CEC">
              <w:rPr>
                <w:rFonts w:cs="Arial"/>
                <w:kern w:val="2"/>
                <w:szCs w:val="20"/>
                <w:lang w:eastAsia="ja-JP"/>
              </w:rPr>
              <w:t>_NOT_OK</w:t>
            </w:r>
            <w:r w:rsidRPr="00560160">
              <w:rPr>
                <w:rFonts w:cs="Arial"/>
                <w:kern w:val="2"/>
                <w:szCs w:val="20"/>
                <w:lang w:eastAsia="ja-JP"/>
              </w:rPr>
              <w:t xml:space="preserve"> by the caller.</w:t>
            </w:r>
          </w:p>
        </w:tc>
      </w:tr>
      <w:tr w:rsidR="00560160" w:rsidRPr="00560160" w14:paraId="085C4283"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9ED4AB3" w14:textId="77777777" w:rsidR="00C40D82" w:rsidRPr="00560160" w:rsidRDefault="00C40D82" w:rsidP="000D256D">
            <w:pPr>
              <w:rPr>
                <w:rFonts w:cs="Arial"/>
                <w:b/>
                <w:bCs/>
                <w:szCs w:val="20"/>
              </w:rPr>
            </w:pPr>
            <w:r w:rsidRPr="00560160">
              <w:rPr>
                <w:rFonts w:cs="Arial"/>
                <w:b/>
                <w:bCs/>
                <w:szCs w:val="20"/>
              </w:rPr>
              <w:t>Preconditions</w:t>
            </w:r>
          </w:p>
        </w:tc>
        <w:tc>
          <w:tcPr>
            <w:tcW w:w="3877" w:type="pct"/>
            <w:gridSpan w:val="4"/>
            <w:tcBorders>
              <w:top w:val="single" w:sz="4" w:space="0" w:color="auto"/>
              <w:left w:val="single" w:sz="4" w:space="0" w:color="auto"/>
              <w:bottom w:val="single" w:sz="4" w:space="0" w:color="auto"/>
              <w:right w:val="single" w:sz="4" w:space="0" w:color="auto"/>
            </w:tcBorders>
            <w:hideMark/>
          </w:tcPr>
          <w:p w14:paraId="6F576F78" w14:textId="77777777" w:rsidR="00C40D82" w:rsidRPr="00560160" w:rsidRDefault="00C40D82" w:rsidP="00220AA3">
            <w:pPr>
              <w:rPr>
                <w:rFonts w:cs="Arial"/>
                <w:szCs w:val="20"/>
              </w:rPr>
            </w:pPr>
            <w:r w:rsidRPr="00560160">
              <w:rPr>
                <w:rFonts w:cs="Arial"/>
                <w:szCs w:val="20"/>
              </w:rPr>
              <w:t>N/A</w:t>
            </w:r>
          </w:p>
        </w:tc>
      </w:tr>
      <w:tr w:rsidR="00560160" w:rsidRPr="00560160" w14:paraId="71112E38"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6704F11" w14:textId="77777777" w:rsidR="00C40D82" w:rsidRPr="00560160" w:rsidRDefault="00C40D82" w:rsidP="000D256D">
            <w:pPr>
              <w:rPr>
                <w:rFonts w:cs="Arial"/>
                <w:b/>
                <w:bCs/>
                <w:szCs w:val="20"/>
              </w:rPr>
            </w:pPr>
            <w:r w:rsidRPr="00560160">
              <w:rPr>
                <w:rFonts w:cs="Arial"/>
                <w:b/>
                <w:bCs/>
                <w:szCs w:val="20"/>
              </w:rPr>
              <w:t>Remarks</w:t>
            </w:r>
          </w:p>
        </w:tc>
        <w:tc>
          <w:tcPr>
            <w:tcW w:w="3877" w:type="pct"/>
            <w:gridSpan w:val="4"/>
            <w:tcBorders>
              <w:top w:val="single" w:sz="4" w:space="0" w:color="auto"/>
              <w:left w:val="single" w:sz="4" w:space="0" w:color="auto"/>
              <w:bottom w:val="single" w:sz="4" w:space="0" w:color="auto"/>
              <w:right w:val="single" w:sz="4" w:space="0" w:color="auto"/>
            </w:tcBorders>
            <w:hideMark/>
          </w:tcPr>
          <w:p w14:paraId="2D9610D9" w14:textId="77777777" w:rsidR="00C40D82" w:rsidRPr="00560160" w:rsidRDefault="00C40D82" w:rsidP="00220AA3">
            <w:pPr>
              <w:rPr>
                <w:rFonts w:cs="Arial"/>
                <w:szCs w:val="20"/>
              </w:rPr>
            </w:pPr>
            <w:r w:rsidRPr="00560160">
              <w:rPr>
                <w:rFonts w:cs="Arial"/>
                <w:szCs w:val="20"/>
              </w:rPr>
              <w:t>N/A</w:t>
            </w:r>
          </w:p>
        </w:tc>
      </w:tr>
      <w:tr w:rsidR="005D30EA" w:rsidRPr="00560160" w14:paraId="483EF622"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tcPr>
          <w:p w14:paraId="66076B17" w14:textId="79693DA0" w:rsidR="005D30EA" w:rsidRPr="00560160" w:rsidRDefault="005D30EA" w:rsidP="000D256D">
            <w:pPr>
              <w:jc w:val="left"/>
              <w:rPr>
                <w:rFonts w:cs="Arial"/>
                <w:b/>
                <w:bCs/>
                <w:szCs w:val="20"/>
              </w:rPr>
            </w:pPr>
            <w:r>
              <w:rPr>
                <w:rFonts w:cs="Arial"/>
                <w:b/>
                <w:bCs/>
                <w:kern w:val="0"/>
                <w:szCs w:val="20"/>
              </w:rPr>
              <w:t>DET/DEM Errors Handled</w:t>
            </w:r>
          </w:p>
        </w:tc>
        <w:tc>
          <w:tcPr>
            <w:tcW w:w="3877" w:type="pct"/>
            <w:gridSpan w:val="4"/>
            <w:tcBorders>
              <w:top w:val="single" w:sz="4" w:space="0" w:color="auto"/>
              <w:left w:val="single" w:sz="4" w:space="0" w:color="auto"/>
              <w:bottom w:val="single" w:sz="4" w:space="0" w:color="auto"/>
              <w:right w:val="single" w:sz="4" w:space="0" w:color="auto"/>
            </w:tcBorders>
          </w:tcPr>
          <w:p w14:paraId="45A43981" w14:textId="556E2AD2" w:rsidR="005D30EA" w:rsidRPr="00560160" w:rsidRDefault="005D30EA" w:rsidP="00220AA3">
            <w:pPr>
              <w:rPr>
                <w:rFonts w:cs="Arial"/>
                <w:szCs w:val="20"/>
              </w:rPr>
            </w:pPr>
            <w:r>
              <w:t>N/A</w:t>
            </w:r>
          </w:p>
        </w:tc>
      </w:tr>
    </w:tbl>
    <w:p w14:paraId="3E55B0E9" w14:textId="77777777" w:rsidR="009A0AC5" w:rsidRDefault="000428CE" w:rsidP="009A0AC5">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5D55E466" w14:textId="77777777" w:rsidR="002C0EA0" w:rsidRPr="002C15F8" w:rsidRDefault="009A0AC5" w:rsidP="002C0EA0">
      <w:pPr>
        <w:pStyle w:val="RefIDs"/>
        <w:rPr>
          <w:lang w:eastAsia="en-US"/>
        </w:rPr>
      </w:pPr>
      <w:r w:rsidRPr="00EC6E42">
        <w:rPr>
          <w:lang w:eastAsia="en-US"/>
        </w:rPr>
        <w:t xml:space="preserve">[Covers: </w:t>
      </w:r>
      <w:r>
        <w:rPr>
          <w:lang w:eastAsia="en-US"/>
        </w:rPr>
        <w:t>req-8552172-00905238</w:t>
      </w:r>
      <w:r w:rsidRPr="00EC6E42">
        <w:rPr>
          <w:lang w:eastAsia="en-US"/>
        </w:rPr>
        <w:t>]</w:t>
      </w:r>
    </w:p>
    <w:p w14:paraId="43280BF3"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725F3C85"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4AA1B2F3" w14:textId="77777777" w:rsidR="002C0EA0" w:rsidRDefault="002C0EA0" w:rsidP="002C0EA0">
      <w:pPr>
        <w:pStyle w:val="RefIDs"/>
        <w:rPr>
          <w:lang w:eastAsia="en-US"/>
        </w:rPr>
      </w:pPr>
      <w:r>
        <w:rPr>
          <w:lang w:eastAsia="en-US"/>
        </w:rPr>
        <w:t>[Covers: req-8552172-00528006]</w:t>
      </w:r>
    </w:p>
    <w:p w14:paraId="385AFF33" w14:textId="77777777" w:rsidR="002C0EA0" w:rsidRDefault="002C0EA0" w:rsidP="002C0EA0">
      <w:pPr>
        <w:pStyle w:val="RefIDs"/>
        <w:rPr>
          <w:lang w:eastAsia="en-US"/>
        </w:rPr>
      </w:pPr>
      <w:r>
        <w:rPr>
          <w:lang w:eastAsia="en-US"/>
        </w:rPr>
        <w:t xml:space="preserve">[Covers: </w:t>
      </w:r>
      <w:r w:rsidRPr="00C136B3">
        <w:t>req-8552172-00527993</w:t>
      </w:r>
      <w:r>
        <w:t>]</w:t>
      </w:r>
    </w:p>
    <w:p w14:paraId="7485A14B" w14:textId="15FD2916" w:rsidR="00B51410" w:rsidRDefault="00B51410" w:rsidP="002C0EA0">
      <w:pPr>
        <w:pStyle w:val="RefIDs"/>
        <w:rPr>
          <w:strike/>
          <w:lang w:eastAsia="en-US"/>
        </w:rPr>
      </w:pPr>
    </w:p>
    <w:p w14:paraId="467A1B53" w14:textId="54ECBB1C" w:rsidR="003D1C9A" w:rsidRPr="00F356F4" w:rsidRDefault="003D1C9A" w:rsidP="00B51410">
      <w:pPr>
        <w:pStyle w:val="RefIDs"/>
        <w:ind w:left="0"/>
        <w:jc w:val="both"/>
        <w:rPr>
          <w:lang w:eastAsia="en-US"/>
        </w:rPr>
      </w:pPr>
    </w:p>
    <w:p w14:paraId="53CCA129" w14:textId="18D2F94A" w:rsidR="001512BE" w:rsidRDefault="00B51410" w:rsidP="00D10EB4">
      <w:pPr>
        <w:pStyle w:val="Heading3"/>
        <w:rPr>
          <w:lang w:val="en-GB"/>
        </w:rPr>
      </w:pPr>
      <w:r>
        <w:rPr>
          <w:lang w:val="en-GB"/>
        </w:rPr>
        <w:br w:type="column"/>
      </w:r>
      <w:bookmarkStart w:id="227" w:name="_Toc203383980"/>
      <w:r w:rsidR="001512BE">
        <w:rPr>
          <w:lang w:val="en-GB"/>
        </w:rPr>
        <w:lastRenderedPageBreak/>
        <w:t>ProtoConv</w:t>
      </w:r>
      <w:r w:rsidR="001512BE" w:rsidRPr="00E46C9F">
        <w:rPr>
          <w:lang w:val="en-GB"/>
        </w:rPr>
        <w:t>_</w:t>
      </w:r>
      <w:r w:rsidR="001512BE">
        <w:rPr>
          <w:lang w:val="en-GB"/>
        </w:rPr>
        <w:t>Can</w:t>
      </w:r>
      <w:r w:rsidR="001512BE" w:rsidRPr="00E46C9F">
        <w:rPr>
          <w:lang w:val="en-GB"/>
        </w:rPr>
        <w:t>TransmitUser</w:t>
      </w:r>
      <w:r w:rsidR="001512BE">
        <w:rPr>
          <w:lang w:val="en-GB"/>
        </w:rPr>
        <w:t>D</w:t>
      </w:r>
      <w:r w:rsidR="001512BE" w:rsidRPr="00E46C9F">
        <w:rPr>
          <w:lang w:val="en-GB"/>
        </w:rPr>
        <w:t>ef</w:t>
      </w:r>
      <w:bookmarkEnd w:id="227"/>
    </w:p>
    <w:p w14:paraId="6C4F8027" w14:textId="47ADEA41" w:rsidR="001512BE" w:rsidRPr="00251C23" w:rsidRDefault="001512BE" w:rsidP="00BE5228">
      <w:pPr>
        <w:pStyle w:val="ReqID"/>
        <w:rPr>
          <w:lang w:val="en-US"/>
        </w:rPr>
      </w:pPr>
      <w:r w:rsidRPr="00696D29">
        <w:t>[</w:t>
      </w:r>
      <w:r>
        <w:t>Gen5GW</w:t>
      </w:r>
      <w:r w:rsidRPr="00696D29">
        <w:t>_</w:t>
      </w:r>
      <w:r>
        <w:t>ProtoConv</w:t>
      </w:r>
      <w:r w:rsidRPr="00696D29">
        <w:t>_AD_C_</w:t>
      </w:r>
      <w:r>
        <w:t>20_0</w:t>
      </w:r>
      <w:r w:rsidRPr="00696D29">
        <w:t>0</w:t>
      </w:r>
      <w:r w:rsidR="00FF1556">
        <w:t>4</w:t>
      </w:r>
      <w:r w:rsidRPr="00696D29">
        <w:t>]</w:t>
      </w:r>
    </w:p>
    <w:p w14:paraId="40F44557" w14:textId="6871E7AD" w:rsidR="001512BE" w:rsidRDefault="001512BE"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39</w:t>
      </w:r>
      <w:r w:rsidR="009D560C">
        <w:rPr>
          <w:noProof/>
        </w:rPr>
        <w:fldChar w:fldCharType="end"/>
      </w:r>
      <w:r>
        <w:rPr>
          <w:noProof/>
        </w:rPr>
        <w:t>:</w:t>
      </w:r>
      <w:r>
        <w:t xml:space="preserve"> ProtoConv</w:t>
      </w:r>
      <w:r w:rsidRPr="001D2558">
        <w:t>_CanTransmitUserDef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64"/>
        <w:gridCol w:w="1878"/>
        <w:gridCol w:w="1380"/>
        <w:gridCol w:w="761"/>
        <w:gridCol w:w="3748"/>
      </w:tblGrid>
      <w:tr w:rsidR="001512BE" w:rsidRPr="00864D86" w14:paraId="72D903D7" w14:textId="77777777" w:rsidTr="00C6071F">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7614E71B" w14:textId="77777777" w:rsidR="001512BE" w:rsidRPr="00864D86" w:rsidRDefault="001512BE" w:rsidP="00B33DF2">
            <w:pPr>
              <w:rPr>
                <w:rFonts w:cs="Arial"/>
                <w:szCs w:val="20"/>
              </w:rPr>
            </w:pPr>
            <w:r w:rsidRPr="00864D86">
              <w:rPr>
                <w:rFonts w:cs="Arial"/>
                <w:b/>
                <w:bCs/>
                <w:szCs w:val="20"/>
              </w:rPr>
              <w:t>Function Name</w:t>
            </w:r>
          </w:p>
        </w:tc>
        <w:tc>
          <w:tcPr>
            <w:tcW w:w="3871" w:type="pct"/>
            <w:gridSpan w:val="4"/>
            <w:tcBorders>
              <w:top w:val="single" w:sz="4" w:space="0" w:color="auto"/>
              <w:left w:val="single" w:sz="4" w:space="0" w:color="auto"/>
              <w:bottom w:val="single" w:sz="4" w:space="0" w:color="auto"/>
              <w:right w:val="single" w:sz="4" w:space="0" w:color="auto"/>
            </w:tcBorders>
          </w:tcPr>
          <w:p w14:paraId="1AF2E21C" w14:textId="05ACE7AB" w:rsidR="001512BE" w:rsidRPr="006406A3" w:rsidRDefault="001512BE" w:rsidP="00B33DF2">
            <w:r>
              <w:t>ProtoConv</w:t>
            </w:r>
            <w:r w:rsidRPr="00710AB6">
              <w:t>_</w:t>
            </w:r>
            <w:r>
              <w:t>Can</w:t>
            </w:r>
            <w:r w:rsidRPr="00710AB6">
              <w:t>TransmitUser</w:t>
            </w:r>
            <w:r>
              <w:t>D</w:t>
            </w:r>
            <w:r w:rsidRPr="00710AB6">
              <w:t>ef</w:t>
            </w:r>
          </w:p>
        </w:tc>
      </w:tr>
      <w:tr w:rsidR="001512BE" w:rsidRPr="004B7082" w14:paraId="51C9CCDA" w14:textId="77777777" w:rsidTr="001512BE">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0A754DBD" w14:textId="77777777" w:rsidR="001512BE" w:rsidRPr="0001226E" w:rsidRDefault="001512BE" w:rsidP="00B33DF2">
            <w:pPr>
              <w:rPr>
                <w:rFonts w:eastAsia="Meiryo UI" w:cstheme="majorHAnsi"/>
                <w:szCs w:val="20"/>
                <w:lang w:val="en-GB"/>
              </w:rPr>
            </w:pPr>
            <w:r w:rsidRPr="004B7082">
              <w:rPr>
                <w:rFonts w:eastAsia="Meiryo UI" w:cstheme="majorHAnsi"/>
                <w:b/>
                <w:bCs/>
                <w:szCs w:val="20"/>
                <w:lang w:val="en-GB"/>
              </w:rPr>
              <w:t>ASIL Level</w:t>
            </w:r>
          </w:p>
        </w:tc>
        <w:tc>
          <w:tcPr>
            <w:tcW w:w="936" w:type="pct"/>
            <w:tcBorders>
              <w:top w:val="single" w:sz="4" w:space="0" w:color="auto"/>
              <w:left w:val="single" w:sz="4" w:space="0" w:color="auto"/>
              <w:bottom w:val="single" w:sz="4" w:space="0" w:color="auto"/>
              <w:right w:val="single" w:sz="4" w:space="0" w:color="auto"/>
            </w:tcBorders>
          </w:tcPr>
          <w:p w14:paraId="5133FE3C" w14:textId="77777777" w:rsidR="001512BE" w:rsidRPr="00751FC3" w:rsidRDefault="001512BE" w:rsidP="00B33DF2">
            <w:pPr>
              <w:rPr>
                <w:lang w:val="en-GB"/>
              </w:rPr>
            </w:pPr>
            <w:r w:rsidRPr="006406A3">
              <w:rPr>
                <w:lang w:val="en-GB"/>
              </w:rPr>
              <w:t xml:space="preserve">ASIL </w:t>
            </w:r>
            <w:r>
              <w:rPr>
                <w:lang w:val="en-GB"/>
              </w:rPr>
              <w:t>D</w:t>
            </w:r>
          </w:p>
        </w:tc>
        <w:tc>
          <w:tcPr>
            <w:tcW w:w="688" w:type="pct"/>
            <w:tcBorders>
              <w:top w:val="single" w:sz="4" w:space="0" w:color="auto"/>
              <w:left w:val="single" w:sz="4" w:space="0" w:color="auto"/>
              <w:bottom w:val="single" w:sz="4" w:space="0" w:color="auto"/>
              <w:right w:val="single" w:sz="4" w:space="0" w:color="auto"/>
            </w:tcBorders>
            <w:shd w:val="pct20" w:color="auto" w:fill="auto"/>
          </w:tcPr>
          <w:p w14:paraId="52AD34F0"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Status</w:t>
            </w:r>
          </w:p>
        </w:tc>
        <w:tc>
          <w:tcPr>
            <w:tcW w:w="2248" w:type="pct"/>
            <w:gridSpan w:val="2"/>
            <w:tcBorders>
              <w:top w:val="single" w:sz="4" w:space="0" w:color="auto"/>
              <w:left w:val="single" w:sz="4" w:space="0" w:color="auto"/>
              <w:bottom w:val="single" w:sz="4" w:space="0" w:color="auto"/>
              <w:right w:val="single" w:sz="4" w:space="0" w:color="auto"/>
            </w:tcBorders>
          </w:tcPr>
          <w:p w14:paraId="59D4BFAA" w14:textId="77777777" w:rsidR="001512BE" w:rsidRPr="00751FC3" w:rsidRDefault="001512BE" w:rsidP="00B33DF2">
            <w:pPr>
              <w:rPr>
                <w:lang w:val="en-GB"/>
              </w:rPr>
            </w:pPr>
            <w:r w:rsidRPr="006406A3">
              <w:rPr>
                <w:lang w:val="en-GB"/>
              </w:rPr>
              <w:t>New</w:t>
            </w:r>
          </w:p>
        </w:tc>
      </w:tr>
      <w:tr w:rsidR="001512BE" w:rsidRPr="00864D86" w14:paraId="056960D0"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45C496D8" w14:textId="77777777" w:rsidR="001512BE" w:rsidRPr="00864D86" w:rsidRDefault="001512BE" w:rsidP="00B33DF2">
            <w:pPr>
              <w:rPr>
                <w:rFonts w:cs="Arial"/>
                <w:b/>
                <w:bCs/>
                <w:szCs w:val="20"/>
              </w:rPr>
            </w:pPr>
            <w:r w:rsidRPr="00864D86">
              <w:rPr>
                <w:rFonts w:cs="Arial"/>
                <w:b/>
                <w:bCs/>
                <w:szCs w:val="20"/>
              </w:rPr>
              <w:t>Syntax</w:t>
            </w:r>
          </w:p>
        </w:tc>
        <w:tc>
          <w:tcPr>
            <w:tcW w:w="3871" w:type="pct"/>
            <w:gridSpan w:val="4"/>
            <w:tcBorders>
              <w:top w:val="single" w:sz="4" w:space="0" w:color="auto"/>
              <w:left w:val="single" w:sz="4" w:space="0" w:color="auto"/>
              <w:bottom w:val="single" w:sz="4" w:space="0" w:color="auto"/>
              <w:right w:val="single" w:sz="4" w:space="0" w:color="auto"/>
            </w:tcBorders>
          </w:tcPr>
          <w:p w14:paraId="21DBB988" w14:textId="14CC67A9" w:rsidR="001512BE" w:rsidRPr="006406A3" w:rsidRDefault="001512BE" w:rsidP="001512BE">
            <w:pPr>
              <w:jc w:val="left"/>
            </w:pPr>
            <w:r w:rsidRPr="001512BE">
              <w:t>Std_ReturnType ProtoConv_CanTransmitUserDef(const R_ProtoConv_CanFrameType *pCanFrame,</w:t>
            </w:r>
            <w:r>
              <w:t xml:space="preserve"> </w:t>
            </w:r>
            <w:r w:rsidRPr="001512BE">
              <w:t>const uint8 ucDestBusIdx, const uint8 ucSrcBusIdx, const uint32 ulAddInfo)</w:t>
            </w:r>
          </w:p>
        </w:tc>
      </w:tr>
      <w:tr w:rsidR="001512BE" w:rsidRPr="00864D86" w14:paraId="21721B10"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6B3CD33" w14:textId="77777777" w:rsidR="001512BE" w:rsidRPr="00864D86" w:rsidRDefault="001512BE" w:rsidP="00B33DF2">
            <w:pPr>
              <w:rPr>
                <w:rFonts w:cs="Arial"/>
                <w:b/>
                <w:bCs/>
                <w:szCs w:val="20"/>
              </w:rPr>
            </w:pPr>
            <w:r w:rsidRPr="00864D86">
              <w:rPr>
                <w:rFonts w:cs="Arial"/>
                <w:b/>
                <w:bCs/>
                <w:szCs w:val="20"/>
              </w:rPr>
              <w:t>Sync/Async</w:t>
            </w:r>
          </w:p>
        </w:tc>
        <w:tc>
          <w:tcPr>
            <w:tcW w:w="3871" w:type="pct"/>
            <w:gridSpan w:val="4"/>
            <w:tcBorders>
              <w:top w:val="single" w:sz="4" w:space="0" w:color="auto"/>
              <w:left w:val="single" w:sz="4" w:space="0" w:color="auto"/>
              <w:bottom w:val="single" w:sz="4" w:space="0" w:color="auto"/>
              <w:right w:val="single" w:sz="4" w:space="0" w:color="auto"/>
            </w:tcBorders>
          </w:tcPr>
          <w:p w14:paraId="2AD3FBDD" w14:textId="77777777" w:rsidR="001512BE" w:rsidRPr="00864D86" w:rsidRDefault="001512BE" w:rsidP="00B33DF2">
            <w:r w:rsidRPr="006406A3">
              <w:t>Synchronous</w:t>
            </w:r>
          </w:p>
        </w:tc>
      </w:tr>
      <w:tr w:rsidR="001512BE" w:rsidRPr="00864D86" w14:paraId="585A8E94"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184FD1F" w14:textId="77777777" w:rsidR="001512BE" w:rsidRPr="00864D86" w:rsidRDefault="001512BE" w:rsidP="00B33DF2">
            <w:pPr>
              <w:rPr>
                <w:rFonts w:cs="Arial"/>
                <w:b/>
                <w:bCs/>
                <w:szCs w:val="20"/>
              </w:rPr>
            </w:pPr>
            <w:r w:rsidRPr="00864D86">
              <w:rPr>
                <w:rFonts w:cs="Arial"/>
                <w:b/>
                <w:bCs/>
                <w:szCs w:val="20"/>
              </w:rPr>
              <w:t>Reentrancy</w:t>
            </w:r>
          </w:p>
        </w:tc>
        <w:tc>
          <w:tcPr>
            <w:tcW w:w="3871" w:type="pct"/>
            <w:gridSpan w:val="4"/>
            <w:tcBorders>
              <w:top w:val="single" w:sz="4" w:space="0" w:color="auto"/>
              <w:left w:val="single" w:sz="4" w:space="0" w:color="auto"/>
              <w:bottom w:val="single" w:sz="4" w:space="0" w:color="auto"/>
              <w:right w:val="single" w:sz="4" w:space="0" w:color="auto"/>
            </w:tcBorders>
          </w:tcPr>
          <w:p w14:paraId="55EF4C9A" w14:textId="77777777" w:rsidR="001512BE" w:rsidRPr="008806BA" w:rsidRDefault="001512BE" w:rsidP="00B33DF2">
            <w:pPr>
              <w:rPr>
                <w:rFonts w:eastAsia="Meiryo UI" w:cstheme="majorHAnsi"/>
                <w:color w:val="FF0000"/>
                <w:lang w:val="en-GB"/>
              </w:rPr>
            </w:pPr>
            <w:r w:rsidRPr="006406A3">
              <w:t>Non-Reentrant</w:t>
            </w:r>
          </w:p>
        </w:tc>
      </w:tr>
      <w:tr w:rsidR="001512BE" w:rsidRPr="00864D86" w14:paraId="1B560181"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251CAD6B" w14:textId="77777777" w:rsidR="001512BE" w:rsidRPr="00864D86" w:rsidRDefault="001512BE" w:rsidP="00B33DF2">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871" w:type="pct"/>
            <w:gridSpan w:val="4"/>
            <w:tcBorders>
              <w:top w:val="single" w:sz="4" w:space="0" w:color="auto"/>
              <w:left w:val="single" w:sz="4" w:space="0" w:color="auto"/>
              <w:bottom w:val="single" w:sz="4" w:space="0" w:color="auto"/>
              <w:right w:val="single" w:sz="4" w:space="0" w:color="auto"/>
            </w:tcBorders>
          </w:tcPr>
          <w:p w14:paraId="583599B1" w14:textId="77777777" w:rsidR="001512BE" w:rsidRPr="00751FC3" w:rsidRDefault="001512BE" w:rsidP="00B33DF2">
            <w:r w:rsidRPr="005C1F4B">
              <w:t>Runs in the interrupt enable state</w:t>
            </w:r>
          </w:p>
        </w:tc>
      </w:tr>
      <w:tr w:rsidR="001512BE" w:rsidRPr="004B7082" w14:paraId="634DBD0C" w14:textId="77777777" w:rsidTr="001512BE">
        <w:tc>
          <w:tcPr>
            <w:tcW w:w="1129" w:type="pct"/>
            <w:vMerge w:val="restart"/>
            <w:tcBorders>
              <w:top w:val="single" w:sz="4" w:space="0" w:color="auto"/>
              <w:left w:val="single" w:sz="4" w:space="0" w:color="auto"/>
              <w:right w:val="single" w:sz="4" w:space="0" w:color="auto"/>
            </w:tcBorders>
            <w:shd w:val="clear" w:color="auto" w:fill="D9D9D9"/>
            <w:hideMark/>
          </w:tcPr>
          <w:p w14:paraId="4D848269"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6F8BDA19" w14:textId="77777777" w:rsidR="001512BE" w:rsidRPr="004B7082" w:rsidRDefault="001512BE" w:rsidP="00B33DF2">
            <w:pPr>
              <w:rPr>
                <w:rFonts w:eastAsia="Meiryo UI" w:cstheme="majorHAnsi"/>
                <w:lang w:val="en-GB"/>
              </w:rPr>
            </w:pPr>
            <w:r w:rsidRPr="00710AB6">
              <w:t xml:space="preserve">const </w:t>
            </w:r>
            <w:r w:rsidRPr="004F1B7E">
              <w:t>R_</w:t>
            </w:r>
            <w:r>
              <w:t>ProtoConv</w:t>
            </w:r>
            <w:r w:rsidRPr="004F1B7E">
              <w:t xml:space="preserve">_CanFrameType </w:t>
            </w:r>
            <w:r>
              <w:t>*pCanFrame</w:t>
            </w: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633AD6C2" w14:textId="77777777" w:rsidR="001512BE" w:rsidRPr="004B7082" w:rsidRDefault="001512BE" w:rsidP="00B33DF2">
            <w:pPr>
              <w:rPr>
                <w:rFonts w:eastAsia="Meiryo UI" w:cstheme="majorHAnsi"/>
                <w:lang w:val="en-GB"/>
              </w:rPr>
            </w:pPr>
            <w:r w:rsidRPr="00B214F4">
              <w:rPr>
                <w:rFonts w:eastAsia="Meiryo UI" w:cstheme="majorHAnsi"/>
                <w:szCs w:val="20"/>
                <w:lang w:val="en-GB"/>
              </w:rPr>
              <w:t>Address of buffer where CAN frames are stored</w:t>
            </w:r>
          </w:p>
        </w:tc>
      </w:tr>
      <w:tr w:rsidR="001512BE" w:rsidRPr="001E7CB4" w14:paraId="5D473458" w14:textId="77777777" w:rsidTr="001512BE">
        <w:tc>
          <w:tcPr>
            <w:tcW w:w="1129" w:type="pct"/>
            <w:vMerge/>
            <w:tcBorders>
              <w:left w:val="single" w:sz="4" w:space="0" w:color="auto"/>
              <w:bottom w:val="single" w:sz="4" w:space="0" w:color="auto"/>
              <w:right w:val="single" w:sz="4" w:space="0" w:color="auto"/>
            </w:tcBorders>
            <w:shd w:val="clear" w:color="auto" w:fill="D9D9D9"/>
          </w:tcPr>
          <w:p w14:paraId="385A56C4" w14:textId="77777777" w:rsidR="001512BE" w:rsidRPr="004B7082" w:rsidRDefault="001512BE" w:rsidP="00B33DF2">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7CBF7C22" w14:textId="77777777" w:rsidR="001512BE" w:rsidRPr="004B7082" w:rsidRDefault="001512BE" w:rsidP="00B33DF2">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590A29DF"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75F54439" w14:textId="77777777" w:rsidR="001512BE" w:rsidRPr="001E7CB4" w:rsidRDefault="001512BE" w:rsidP="00B33DF2">
            <w:pPr>
              <w:rPr>
                <w:lang w:val="en-GB"/>
              </w:rPr>
            </w:pPr>
            <w:r>
              <w:rPr>
                <w:lang w:val="en-GB"/>
              </w:rPr>
              <w:t>Not NULL_PTR</w:t>
            </w:r>
          </w:p>
        </w:tc>
      </w:tr>
      <w:tr w:rsidR="001512BE" w:rsidRPr="004B7082" w14:paraId="22D40384" w14:textId="77777777" w:rsidTr="001512BE">
        <w:tc>
          <w:tcPr>
            <w:tcW w:w="1129" w:type="pct"/>
            <w:vMerge w:val="restart"/>
            <w:tcBorders>
              <w:top w:val="single" w:sz="4" w:space="0" w:color="auto"/>
              <w:left w:val="single" w:sz="4" w:space="0" w:color="auto"/>
              <w:right w:val="single" w:sz="4" w:space="0" w:color="auto"/>
            </w:tcBorders>
            <w:shd w:val="clear" w:color="auto" w:fill="D9D9D9"/>
            <w:hideMark/>
          </w:tcPr>
          <w:p w14:paraId="0FAFF4B4"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6C4B63F8" w14:textId="77777777" w:rsidR="001512BE" w:rsidRPr="00283112" w:rsidRDefault="001512BE" w:rsidP="00B33DF2">
            <w:pPr>
              <w:rPr>
                <w:rFonts w:cs="Arial"/>
                <w:kern w:val="0"/>
                <w:szCs w:val="20"/>
              </w:rPr>
            </w:pPr>
            <w:r>
              <w:rPr>
                <w:rFonts w:cs="Arial"/>
                <w:kern w:val="0"/>
                <w:szCs w:val="20"/>
              </w:rPr>
              <w:t xml:space="preserve">const uint8 </w:t>
            </w:r>
            <w:r w:rsidRPr="00283112">
              <w:rPr>
                <w:rFonts w:cs="Arial"/>
                <w:kern w:val="0"/>
                <w:szCs w:val="20"/>
              </w:rPr>
              <w:t>ucDestBusIdx</w:t>
            </w:r>
          </w:p>
          <w:p w14:paraId="23472558" w14:textId="77777777" w:rsidR="001512BE" w:rsidRPr="004B7082" w:rsidRDefault="001512BE" w:rsidP="00B33DF2">
            <w:pPr>
              <w:rPr>
                <w:rFonts w:eastAsia="Meiryo UI" w:cstheme="majorHAnsi"/>
                <w:lang w:val="en-GB"/>
              </w:rPr>
            </w:pP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7B706B5F" w14:textId="77777777" w:rsidR="001512BE" w:rsidRPr="004B7082" w:rsidRDefault="001512BE" w:rsidP="00B33DF2">
            <w:pPr>
              <w:rPr>
                <w:rFonts w:eastAsia="Meiryo UI" w:cstheme="majorHAnsi"/>
                <w:lang w:val="en-GB"/>
              </w:rPr>
            </w:pPr>
            <w:r>
              <w:rPr>
                <w:lang w:val="en-GB"/>
              </w:rPr>
              <w:t>Destination Bus ID</w:t>
            </w:r>
          </w:p>
        </w:tc>
      </w:tr>
      <w:tr w:rsidR="001512BE" w:rsidRPr="001E7CB4" w14:paraId="546F96A4" w14:textId="77777777" w:rsidTr="001512BE">
        <w:tc>
          <w:tcPr>
            <w:tcW w:w="1129" w:type="pct"/>
            <w:vMerge/>
            <w:tcBorders>
              <w:left w:val="single" w:sz="4" w:space="0" w:color="auto"/>
              <w:bottom w:val="single" w:sz="4" w:space="0" w:color="auto"/>
              <w:right w:val="single" w:sz="4" w:space="0" w:color="auto"/>
            </w:tcBorders>
            <w:shd w:val="clear" w:color="auto" w:fill="D9D9D9"/>
          </w:tcPr>
          <w:p w14:paraId="3A9796ED" w14:textId="77777777" w:rsidR="001512BE" w:rsidRPr="004B7082" w:rsidRDefault="001512BE" w:rsidP="00B33DF2">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6485CFDF" w14:textId="77777777" w:rsidR="001512BE" w:rsidRPr="004B7082" w:rsidRDefault="001512BE" w:rsidP="00B33DF2">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C848CAD"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0415D3EB" w14:textId="763E5A0D" w:rsidR="001512BE" w:rsidRPr="001E7CB4" w:rsidRDefault="001512BE" w:rsidP="00B33DF2">
            <w:pPr>
              <w:rPr>
                <w:lang w:val="en-GB"/>
              </w:rPr>
            </w:pPr>
            <w:r>
              <w:rPr>
                <w:szCs w:val="20"/>
                <w:lang w:val="en-GB"/>
              </w:rPr>
              <w:t xml:space="preserve">0 - </w:t>
            </w:r>
            <w:r w:rsidR="00E121EB">
              <w:rPr>
                <w:szCs w:val="20"/>
              </w:rPr>
              <w:t>(PROTOCONV_CAN_CH_NUM-1)</w:t>
            </w:r>
          </w:p>
        </w:tc>
      </w:tr>
      <w:tr w:rsidR="001512BE" w:rsidRPr="004B7082" w14:paraId="4BD010E9" w14:textId="77777777" w:rsidTr="001512BE">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57F2FB3A"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1F9CBE42" w14:textId="77777777" w:rsidR="001512BE" w:rsidRPr="00283112" w:rsidRDefault="001512BE" w:rsidP="00B33DF2">
            <w:pPr>
              <w:rPr>
                <w:rFonts w:cs="Arial"/>
                <w:kern w:val="0"/>
                <w:szCs w:val="20"/>
              </w:rPr>
            </w:pPr>
            <w:r>
              <w:rPr>
                <w:rFonts w:cs="Arial"/>
                <w:kern w:val="0"/>
                <w:szCs w:val="20"/>
              </w:rPr>
              <w:t xml:space="preserve">const uint8 </w:t>
            </w:r>
            <w:r w:rsidRPr="00283112">
              <w:rPr>
                <w:rFonts w:cs="Arial"/>
                <w:kern w:val="0"/>
                <w:szCs w:val="20"/>
              </w:rPr>
              <w:t>ucSrcBusIdx</w:t>
            </w:r>
          </w:p>
          <w:p w14:paraId="5B3BA9D0" w14:textId="77777777" w:rsidR="001512BE" w:rsidRPr="004B7082" w:rsidRDefault="001512BE" w:rsidP="00B33DF2">
            <w:pPr>
              <w:rPr>
                <w:rFonts w:eastAsia="Meiryo UI" w:cstheme="majorHAnsi"/>
                <w:lang w:val="en-GB"/>
              </w:rPr>
            </w:pP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1AEE877A" w14:textId="77777777" w:rsidR="001512BE" w:rsidRPr="004B7082" w:rsidRDefault="001512BE" w:rsidP="00B33DF2">
            <w:pPr>
              <w:rPr>
                <w:rFonts w:eastAsia="Meiryo UI" w:cstheme="majorHAnsi"/>
                <w:lang w:val="en-GB"/>
              </w:rPr>
            </w:pPr>
            <w:r>
              <w:rPr>
                <w:lang w:val="en-GB"/>
              </w:rPr>
              <w:t>Source Bus ID</w:t>
            </w:r>
          </w:p>
        </w:tc>
      </w:tr>
      <w:tr w:rsidR="001512BE" w:rsidRPr="001E7CB4" w14:paraId="6A85583B" w14:textId="77777777" w:rsidTr="001512BE">
        <w:tc>
          <w:tcPr>
            <w:tcW w:w="1129" w:type="pct"/>
            <w:vMerge/>
            <w:tcBorders>
              <w:left w:val="single" w:sz="4" w:space="0" w:color="auto"/>
              <w:bottom w:val="single" w:sz="4" w:space="0" w:color="auto"/>
              <w:right w:val="single" w:sz="4" w:space="0" w:color="auto"/>
            </w:tcBorders>
            <w:shd w:val="clear" w:color="auto" w:fill="D9D9D9"/>
          </w:tcPr>
          <w:p w14:paraId="0825A053" w14:textId="77777777" w:rsidR="001512BE" w:rsidRPr="004B7082" w:rsidRDefault="001512BE" w:rsidP="00B33DF2">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26845649" w14:textId="77777777" w:rsidR="001512BE" w:rsidRPr="004B7082" w:rsidRDefault="001512BE" w:rsidP="00B33DF2">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3DEF08F5"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16378210" w14:textId="2C195378" w:rsidR="001512BE" w:rsidRPr="001E7CB4" w:rsidRDefault="001512BE" w:rsidP="00B33DF2">
            <w:pPr>
              <w:rPr>
                <w:lang w:val="en-GB"/>
              </w:rPr>
            </w:pPr>
            <w:r>
              <w:rPr>
                <w:szCs w:val="20"/>
                <w:lang w:val="en-GB"/>
              </w:rPr>
              <w:t xml:space="preserve">0 - </w:t>
            </w:r>
            <w:r w:rsidR="00E121EB">
              <w:rPr>
                <w:szCs w:val="20"/>
              </w:rPr>
              <w:t>(PROTOCONV_CAN_CH_NUM-1)</w:t>
            </w:r>
          </w:p>
        </w:tc>
      </w:tr>
      <w:tr w:rsidR="001512BE" w:rsidRPr="004B7082" w14:paraId="6F679A9D" w14:textId="77777777" w:rsidTr="001512BE">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1896C706"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6B5DE0C2" w14:textId="30D30FCA" w:rsidR="001512BE" w:rsidRPr="004B7082" w:rsidRDefault="001512BE" w:rsidP="00B33DF2">
            <w:pPr>
              <w:rPr>
                <w:rFonts w:eastAsia="Meiryo UI" w:cstheme="majorHAnsi"/>
                <w:lang w:val="en-GB"/>
              </w:rPr>
            </w:pPr>
            <w:r>
              <w:rPr>
                <w:rFonts w:cs="Arial"/>
                <w:kern w:val="0"/>
                <w:szCs w:val="20"/>
              </w:rPr>
              <w:t xml:space="preserve">const </w:t>
            </w:r>
            <w:r w:rsidR="008E6DAB">
              <w:rPr>
                <w:rFonts w:cs="Arial"/>
                <w:kern w:val="0"/>
                <w:szCs w:val="20"/>
              </w:rPr>
              <w:t>uint32 ulAddInfo</w:t>
            </w: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0B84596E" w14:textId="77777777" w:rsidR="001512BE" w:rsidRPr="004B7082" w:rsidRDefault="001512BE" w:rsidP="00B33DF2">
            <w:pPr>
              <w:rPr>
                <w:rFonts w:eastAsia="Meiryo UI" w:cstheme="majorHAnsi"/>
                <w:lang w:val="en-GB"/>
              </w:rPr>
            </w:pPr>
            <w:r>
              <w:rPr>
                <w:lang w:val="en-GB"/>
              </w:rPr>
              <w:t>Additional Information</w:t>
            </w:r>
          </w:p>
        </w:tc>
      </w:tr>
      <w:tr w:rsidR="001512BE" w:rsidRPr="001E7CB4" w14:paraId="24B0374C" w14:textId="77777777" w:rsidTr="001512BE">
        <w:tc>
          <w:tcPr>
            <w:tcW w:w="1129" w:type="pct"/>
            <w:vMerge/>
            <w:tcBorders>
              <w:left w:val="single" w:sz="4" w:space="0" w:color="auto"/>
              <w:bottom w:val="single" w:sz="4" w:space="0" w:color="auto"/>
              <w:right w:val="single" w:sz="4" w:space="0" w:color="auto"/>
            </w:tcBorders>
            <w:shd w:val="clear" w:color="auto" w:fill="D9D9D9"/>
          </w:tcPr>
          <w:p w14:paraId="74A36813" w14:textId="77777777" w:rsidR="001512BE" w:rsidRPr="004B7082" w:rsidRDefault="001512BE" w:rsidP="00B33DF2">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3BDCA899" w14:textId="77777777" w:rsidR="001512BE" w:rsidRPr="004B7082" w:rsidRDefault="001512BE" w:rsidP="00B33DF2">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1B3CCDA0"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06A93704" w14:textId="260D5D45" w:rsidR="001512BE" w:rsidRPr="001E7CB4" w:rsidRDefault="004A4B33" w:rsidP="00B33DF2">
            <w:pPr>
              <w:rPr>
                <w:lang w:val="en-GB"/>
              </w:rPr>
            </w:pPr>
            <w:r>
              <w:rPr>
                <w:lang w:val="en-GB"/>
              </w:rPr>
              <w:t>32-bit value</w:t>
            </w:r>
          </w:p>
        </w:tc>
      </w:tr>
      <w:tr w:rsidR="001512BE" w:rsidRPr="006E156B" w14:paraId="3952E17A"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0C2A068D"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(In-Out)</w:t>
            </w:r>
          </w:p>
        </w:tc>
        <w:tc>
          <w:tcPr>
            <w:tcW w:w="1624" w:type="pct"/>
            <w:gridSpan w:val="2"/>
            <w:tcBorders>
              <w:top w:val="single" w:sz="4" w:space="0" w:color="auto"/>
              <w:left w:val="single" w:sz="4" w:space="0" w:color="auto"/>
              <w:bottom w:val="single" w:sz="4" w:space="0" w:color="auto"/>
              <w:right w:val="single" w:sz="4" w:space="0" w:color="auto"/>
            </w:tcBorders>
          </w:tcPr>
          <w:p w14:paraId="434A17E7" w14:textId="77777777" w:rsidR="001512BE" w:rsidRPr="006406A3" w:rsidRDefault="001512BE" w:rsidP="00B33DF2">
            <w:pPr>
              <w:rPr>
                <w:rFonts w:eastAsia="Meiryo UI" w:cstheme="majorHAnsi"/>
                <w:lang w:val="en-GB"/>
              </w:rPr>
            </w:pPr>
            <w:r w:rsidRPr="006406A3">
              <w:t>N/A</w:t>
            </w:r>
          </w:p>
        </w:tc>
        <w:tc>
          <w:tcPr>
            <w:tcW w:w="2248" w:type="pct"/>
            <w:gridSpan w:val="2"/>
            <w:tcBorders>
              <w:top w:val="single" w:sz="4" w:space="0" w:color="auto"/>
              <w:left w:val="single" w:sz="4" w:space="0" w:color="auto"/>
              <w:bottom w:val="single" w:sz="4" w:space="0" w:color="auto"/>
              <w:right w:val="single" w:sz="4" w:space="0" w:color="auto"/>
            </w:tcBorders>
          </w:tcPr>
          <w:p w14:paraId="0C83DA1A" w14:textId="77777777" w:rsidR="001512BE" w:rsidRPr="006406A3" w:rsidRDefault="001512BE" w:rsidP="00B33DF2">
            <w:pPr>
              <w:rPr>
                <w:rFonts w:eastAsia="Meiryo UI" w:cstheme="majorHAnsi"/>
                <w:lang w:val="en-GB"/>
              </w:rPr>
            </w:pPr>
            <w:r w:rsidRPr="006406A3">
              <w:rPr>
                <w:lang w:val="en-GB"/>
              </w:rPr>
              <w:t>-</w:t>
            </w:r>
          </w:p>
        </w:tc>
      </w:tr>
      <w:tr w:rsidR="001512BE" w:rsidRPr="006E156B" w14:paraId="7B2E276F"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BA0CA7B"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(Out)</w:t>
            </w:r>
          </w:p>
        </w:tc>
        <w:tc>
          <w:tcPr>
            <w:tcW w:w="1624" w:type="pct"/>
            <w:gridSpan w:val="2"/>
            <w:tcBorders>
              <w:top w:val="single" w:sz="4" w:space="0" w:color="auto"/>
              <w:left w:val="single" w:sz="4" w:space="0" w:color="auto"/>
              <w:bottom w:val="single" w:sz="4" w:space="0" w:color="auto"/>
              <w:right w:val="single" w:sz="4" w:space="0" w:color="auto"/>
            </w:tcBorders>
          </w:tcPr>
          <w:p w14:paraId="22849D43" w14:textId="77777777" w:rsidR="001512BE" w:rsidRPr="006406A3" w:rsidRDefault="001512BE" w:rsidP="00B33DF2">
            <w:pPr>
              <w:rPr>
                <w:rFonts w:eastAsia="Meiryo UI" w:cstheme="majorHAnsi"/>
                <w:lang w:val="en-GB"/>
              </w:rPr>
            </w:pPr>
            <w:r w:rsidRPr="006406A3">
              <w:t>N/A</w:t>
            </w:r>
          </w:p>
        </w:tc>
        <w:tc>
          <w:tcPr>
            <w:tcW w:w="2248" w:type="pct"/>
            <w:gridSpan w:val="2"/>
            <w:tcBorders>
              <w:top w:val="single" w:sz="4" w:space="0" w:color="auto"/>
              <w:left w:val="single" w:sz="4" w:space="0" w:color="auto"/>
              <w:bottom w:val="single" w:sz="4" w:space="0" w:color="auto"/>
              <w:right w:val="single" w:sz="4" w:space="0" w:color="auto"/>
            </w:tcBorders>
          </w:tcPr>
          <w:p w14:paraId="5491DF3E" w14:textId="77777777" w:rsidR="001512BE" w:rsidRPr="006406A3" w:rsidRDefault="001512BE" w:rsidP="00B33DF2">
            <w:pPr>
              <w:rPr>
                <w:rFonts w:eastAsia="Meiryo UI" w:cstheme="majorHAnsi"/>
                <w:lang w:val="en-GB"/>
              </w:rPr>
            </w:pPr>
            <w:r w:rsidRPr="006406A3">
              <w:rPr>
                <w:lang w:val="en-GB"/>
              </w:rPr>
              <w:t>-</w:t>
            </w:r>
          </w:p>
        </w:tc>
      </w:tr>
      <w:tr w:rsidR="001512BE" w:rsidRPr="006E156B" w14:paraId="75E74535"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34ABCC54"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Return Value</w:t>
            </w:r>
          </w:p>
        </w:tc>
        <w:tc>
          <w:tcPr>
            <w:tcW w:w="1624" w:type="pct"/>
            <w:gridSpan w:val="2"/>
            <w:tcBorders>
              <w:top w:val="single" w:sz="4" w:space="0" w:color="auto"/>
              <w:left w:val="single" w:sz="4" w:space="0" w:color="auto"/>
              <w:bottom w:val="single" w:sz="4" w:space="0" w:color="auto"/>
              <w:right w:val="single" w:sz="4" w:space="0" w:color="auto"/>
            </w:tcBorders>
          </w:tcPr>
          <w:p w14:paraId="3DCA87DC" w14:textId="77777777" w:rsidR="001512BE" w:rsidRPr="006406A3" w:rsidRDefault="001512BE" w:rsidP="00B33DF2">
            <w:pPr>
              <w:rPr>
                <w:rFonts w:eastAsia="Meiryo UI" w:cstheme="majorHAnsi"/>
                <w:lang w:val="en-GB"/>
              </w:rPr>
            </w:pPr>
            <w:r w:rsidRPr="001850DF">
              <w:t>Std_ReturnType</w:t>
            </w:r>
          </w:p>
        </w:tc>
        <w:tc>
          <w:tcPr>
            <w:tcW w:w="2248" w:type="pct"/>
            <w:gridSpan w:val="2"/>
            <w:tcBorders>
              <w:top w:val="single" w:sz="4" w:space="0" w:color="auto"/>
              <w:left w:val="single" w:sz="4" w:space="0" w:color="auto"/>
              <w:bottom w:val="single" w:sz="4" w:space="0" w:color="auto"/>
              <w:right w:val="single" w:sz="4" w:space="0" w:color="auto"/>
            </w:tcBorders>
          </w:tcPr>
          <w:p w14:paraId="1DCAD87E" w14:textId="77777777" w:rsidR="001512BE" w:rsidRPr="00751FC3" w:rsidRDefault="001512BE" w:rsidP="00B33DF2">
            <w:pPr>
              <w:rPr>
                <w:lang w:val="en-GB"/>
              </w:rPr>
            </w:pPr>
            <w:r w:rsidRPr="00751FC3">
              <w:rPr>
                <w:rFonts w:hint="eastAsia"/>
                <w:lang w:val="en-GB"/>
              </w:rPr>
              <w:t>E_OK</w:t>
            </w:r>
          </w:p>
          <w:p w14:paraId="09E01DE3" w14:textId="77777777" w:rsidR="001512BE" w:rsidRPr="00751FC3" w:rsidRDefault="001512BE" w:rsidP="00B33DF2">
            <w:pPr>
              <w:rPr>
                <w:lang w:val="en-GB"/>
              </w:rPr>
            </w:pPr>
            <w:r w:rsidRPr="006A040A">
              <w:t>E_</w:t>
            </w:r>
            <w:r>
              <w:t>NOT_OK</w:t>
            </w:r>
          </w:p>
        </w:tc>
      </w:tr>
      <w:tr w:rsidR="001512BE" w:rsidRPr="00864D86" w14:paraId="4F0345FD" w14:textId="77777777" w:rsidTr="00C6071F">
        <w:trPr>
          <w:trHeight w:val="955"/>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445707DA" w14:textId="77777777" w:rsidR="001512BE" w:rsidRPr="00864D86" w:rsidRDefault="001512BE" w:rsidP="00B33DF2">
            <w:pPr>
              <w:rPr>
                <w:rFonts w:cs="Arial"/>
                <w:b/>
                <w:bCs/>
                <w:szCs w:val="20"/>
              </w:rPr>
            </w:pPr>
            <w:r w:rsidRPr="00864D86">
              <w:rPr>
                <w:rFonts w:cs="Arial"/>
                <w:b/>
                <w:bCs/>
                <w:szCs w:val="20"/>
              </w:rPr>
              <w:t>Description</w:t>
            </w:r>
          </w:p>
        </w:tc>
        <w:tc>
          <w:tcPr>
            <w:tcW w:w="3871" w:type="pct"/>
            <w:gridSpan w:val="4"/>
            <w:tcBorders>
              <w:top w:val="single" w:sz="4" w:space="0" w:color="auto"/>
              <w:left w:val="single" w:sz="4" w:space="0" w:color="auto"/>
              <w:bottom w:val="single" w:sz="4" w:space="0" w:color="auto"/>
              <w:right w:val="single" w:sz="4" w:space="0" w:color="auto"/>
            </w:tcBorders>
          </w:tcPr>
          <w:p w14:paraId="59D50AF0" w14:textId="775185B7" w:rsidR="001512BE" w:rsidRPr="006A040A" w:rsidRDefault="001512BE" w:rsidP="00B33DF2">
            <w:r w:rsidRPr="006A040A">
              <w:t xml:space="preserve">The user implements the </w:t>
            </w:r>
            <w:r w:rsidR="007F4151" w:rsidRPr="006A040A">
              <w:t>CAN</w:t>
            </w:r>
            <w:r w:rsidR="007F4151">
              <w:t>/CAN FD</w:t>
            </w:r>
            <w:r w:rsidR="007F4151" w:rsidRPr="006A040A">
              <w:t xml:space="preserve"> frame</w:t>
            </w:r>
            <w:r w:rsidR="007F4151">
              <w:t xml:space="preserve"> </w:t>
            </w:r>
            <w:r w:rsidRPr="006A040A">
              <w:t xml:space="preserve">transmission </w:t>
            </w:r>
            <w:r w:rsidR="008E6DAB">
              <w:t xml:space="preserve">or IPDU-M CAN/CAN FD frame </w:t>
            </w:r>
            <w:r w:rsidRPr="006A040A">
              <w:t>process in this function.</w:t>
            </w:r>
          </w:p>
          <w:p w14:paraId="5D1183BC" w14:textId="77777777" w:rsidR="001512BE" w:rsidRPr="006A040A" w:rsidRDefault="001512BE" w:rsidP="00B33DF2">
            <w:r w:rsidRPr="006A040A">
              <w:t>If the process ends normally, E_OK is returned.</w:t>
            </w:r>
          </w:p>
          <w:p w14:paraId="03F7A861" w14:textId="77777777" w:rsidR="001512BE" w:rsidRPr="0047369B" w:rsidRDefault="001512BE" w:rsidP="00B33DF2">
            <w:r w:rsidRPr="006A040A">
              <w:t>If the process ends abnormally, a value other than E_OK is returned; if a value other than E_OK is returned, the caller converts it to E_</w:t>
            </w:r>
            <w:r>
              <w:t>NOT_OK</w:t>
            </w:r>
            <w:r w:rsidRPr="006A040A">
              <w:t>.</w:t>
            </w:r>
          </w:p>
        </w:tc>
      </w:tr>
      <w:tr w:rsidR="001512BE" w:rsidRPr="00864D86" w14:paraId="5DD2DE9F"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4BA0CFF4" w14:textId="77777777" w:rsidR="001512BE" w:rsidRPr="00864D86" w:rsidRDefault="001512BE" w:rsidP="00B33DF2">
            <w:pPr>
              <w:rPr>
                <w:rFonts w:cs="Arial"/>
                <w:b/>
                <w:bCs/>
                <w:szCs w:val="20"/>
              </w:rPr>
            </w:pPr>
            <w:r w:rsidRPr="00864D86">
              <w:rPr>
                <w:rFonts w:cs="Arial"/>
                <w:b/>
                <w:bCs/>
                <w:szCs w:val="20"/>
              </w:rPr>
              <w:t>Preconditions</w:t>
            </w:r>
          </w:p>
        </w:tc>
        <w:tc>
          <w:tcPr>
            <w:tcW w:w="3871" w:type="pct"/>
            <w:gridSpan w:val="4"/>
            <w:tcBorders>
              <w:top w:val="single" w:sz="4" w:space="0" w:color="auto"/>
              <w:left w:val="single" w:sz="4" w:space="0" w:color="auto"/>
              <w:bottom w:val="single" w:sz="4" w:space="0" w:color="auto"/>
              <w:right w:val="single" w:sz="4" w:space="0" w:color="auto"/>
            </w:tcBorders>
          </w:tcPr>
          <w:p w14:paraId="7356A3B2" w14:textId="77777777" w:rsidR="001512BE" w:rsidRPr="006406A3" w:rsidRDefault="001512BE" w:rsidP="00B33DF2">
            <w:r>
              <w:rPr>
                <w:rFonts w:hint="eastAsia"/>
              </w:rPr>
              <w:t>N/A</w:t>
            </w:r>
          </w:p>
        </w:tc>
      </w:tr>
      <w:tr w:rsidR="001512BE" w:rsidRPr="00864D86" w14:paraId="2CB39AA2"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7DB35672" w14:textId="77777777" w:rsidR="001512BE" w:rsidRPr="00864D86" w:rsidRDefault="001512BE" w:rsidP="00B33DF2">
            <w:pPr>
              <w:rPr>
                <w:rFonts w:cs="Arial"/>
                <w:b/>
                <w:bCs/>
                <w:szCs w:val="20"/>
              </w:rPr>
            </w:pPr>
            <w:r w:rsidRPr="00864D86">
              <w:rPr>
                <w:rFonts w:cs="Arial"/>
                <w:b/>
                <w:bCs/>
                <w:szCs w:val="20"/>
              </w:rPr>
              <w:t>Remarks</w:t>
            </w:r>
          </w:p>
        </w:tc>
        <w:tc>
          <w:tcPr>
            <w:tcW w:w="3871" w:type="pct"/>
            <w:gridSpan w:val="4"/>
            <w:tcBorders>
              <w:top w:val="single" w:sz="4" w:space="0" w:color="auto"/>
              <w:left w:val="single" w:sz="4" w:space="0" w:color="auto"/>
              <w:bottom w:val="single" w:sz="4" w:space="0" w:color="auto"/>
              <w:right w:val="single" w:sz="4" w:space="0" w:color="auto"/>
            </w:tcBorders>
          </w:tcPr>
          <w:p w14:paraId="640847B3" w14:textId="77777777" w:rsidR="001512BE" w:rsidRPr="006406A3" w:rsidRDefault="001512BE" w:rsidP="00B33DF2">
            <w:r w:rsidRPr="006406A3">
              <w:t>N/A</w:t>
            </w:r>
          </w:p>
        </w:tc>
      </w:tr>
      <w:tr w:rsidR="001512BE" w:rsidRPr="00864D86" w14:paraId="199F6106"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tcPr>
          <w:p w14:paraId="01401551" w14:textId="77777777" w:rsidR="001512BE" w:rsidRPr="00864D86" w:rsidRDefault="001512BE" w:rsidP="00B33DF2">
            <w:pPr>
              <w:jc w:val="left"/>
              <w:rPr>
                <w:rFonts w:cs="Arial"/>
                <w:b/>
                <w:bCs/>
                <w:szCs w:val="20"/>
              </w:rPr>
            </w:pPr>
            <w:r>
              <w:rPr>
                <w:rFonts w:cs="Arial"/>
                <w:b/>
                <w:bCs/>
                <w:kern w:val="0"/>
                <w:szCs w:val="20"/>
              </w:rPr>
              <w:t>DET/DEM Errors Handled</w:t>
            </w:r>
          </w:p>
        </w:tc>
        <w:tc>
          <w:tcPr>
            <w:tcW w:w="3871" w:type="pct"/>
            <w:gridSpan w:val="4"/>
            <w:tcBorders>
              <w:top w:val="single" w:sz="4" w:space="0" w:color="auto"/>
              <w:left w:val="single" w:sz="4" w:space="0" w:color="auto"/>
              <w:bottom w:val="single" w:sz="4" w:space="0" w:color="auto"/>
              <w:right w:val="single" w:sz="4" w:space="0" w:color="auto"/>
            </w:tcBorders>
          </w:tcPr>
          <w:p w14:paraId="127E7D73" w14:textId="77777777" w:rsidR="001512BE" w:rsidRPr="006406A3" w:rsidRDefault="001512BE" w:rsidP="00B33DF2">
            <w:pPr>
              <w:jc w:val="left"/>
            </w:pPr>
            <w:r>
              <w:t>N/A</w:t>
            </w:r>
          </w:p>
        </w:tc>
      </w:tr>
    </w:tbl>
    <w:p w14:paraId="1259E3A9" w14:textId="00659D90" w:rsidR="001512BE" w:rsidRDefault="001512BE" w:rsidP="001512BE">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6737004F" w14:textId="77777777" w:rsidR="002C0EA0" w:rsidRPr="002C15F8" w:rsidRDefault="001512BE" w:rsidP="002C0EA0">
      <w:pPr>
        <w:pStyle w:val="RefIDs"/>
        <w:rPr>
          <w:lang w:eastAsia="en-US"/>
        </w:rPr>
      </w:pPr>
      <w:r w:rsidRPr="00B11F62">
        <w:rPr>
          <w:lang w:eastAsia="en-US"/>
        </w:rPr>
        <w:t xml:space="preserve">[Covers: </w:t>
      </w:r>
      <w:r w:rsidR="00504621">
        <w:rPr>
          <w:lang w:eastAsia="en-US"/>
        </w:rPr>
        <w:t>req-8552172-00905224</w:t>
      </w:r>
      <w:r w:rsidRPr="00B11F62">
        <w:rPr>
          <w:lang w:eastAsia="en-US"/>
        </w:rPr>
        <w:t>]</w:t>
      </w:r>
    </w:p>
    <w:p w14:paraId="4413C4D8"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45736CC2"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78202398" w14:textId="77777777" w:rsidR="002C0EA0" w:rsidRDefault="002C0EA0" w:rsidP="002C0EA0">
      <w:pPr>
        <w:pStyle w:val="RefIDs"/>
        <w:rPr>
          <w:lang w:eastAsia="en-US"/>
        </w:rPr>
      </w:pPr>
      <w:r>
        <w:rPr>
          <w:lang w:eastAsia="en-US"/>
        </w:rPr>
        <w:t>[Covers: req-8552172-00528006]</w:t>
      </w:r>
    </w:p>
    <w:p w14:paraId="04026540" w14:textId="77777777" w:rsidR="002C0EA0" w:rsidRDefault="002C0EA0" w:rsidP="002C0EA0">
      <w:pPr>
        <w:pStyle w:val="RefIDs"/>
        <w:rPr>
          <w:lang w:eastAsia="en-US"/>
        </w:rPr>
      </w:pPr>
      <w:r>
        <w:rPr>
          <w:lang w:eastAsia="en-US"/>
        </w:rPr>
        <w:t xml:space="preserve">[Covers: </w:t>
      </w:r>
      <w:r w:rsidRPr="00C136B3">
        <w:t>req-8552172-00527993</w:t>
      </w:r>
      <w:r>
        <w:t>]</w:t>
      </w:r>
    </w:p>
    <w:p w14:paraId="2A520810" w14:textId="6AF2F26F" w:rsidR="001512BE" w:rsidRPr="00F356F4" w:rsidRDefault="001512BE" w:rsidP="002C0EA0">
      <w:pPr>
        <w:pStyle w:val="RefIDs"/>
        <w:rPr>
          <w:lang w:eastAsia="en-US"/>
        </w:rPr>
      </w:pPr>
    </w:p>
    <w:p w14:paraId="280C1C57" w14:textId="7B5CC853" w:rsidR="001512BE" w:rsidRDefault="001512BE" w:rsidP="001512BE">
      <w:pPr>
        <w:spacing w:after="120"/>
        <w:rPr>
          <w:rFonts w:eastAsia="MS PGothic"/>
          <w:b/>
          <w:kern w:val="0"/>
          <w:sz w:val="21"/>
          <w:szCs w:val="21"/>
          <w:lang w:val="en-GB" w:eastAsia="en-US"/>
        </w:rPr>
      </w:pPr>
    </w:p>
    <w:p w14:paraId="73A7F6DD" w14:textId="100409C7" w:rsidR="001512BE" w:rsidRDefault="00B51410" w:rsidP="00D10EB4">
      <w:pPr>
        <w:pStyle w:val="Heading3"/>
        <w:rPr>
          <w:lang w:val="en-GB"/>
        </w:rPr>
      </w:pPr>
      <w:r>
        <w:rPr>
          <w:lang w:val="en-GB"/>
        </w:rPr>
        <w:br w:type="column"/>
      </w:r>
      <w:bookmarkStart w:id="228" w:name="_Toc203383981"/>
      <w:r w:rsidR="001512BE">
        <w:rPr>
          <w:lang w:val="en-GB"/>
        </w:rPr>
        <w:lastRenderedPageBreak/>
        <w:t>ProtoConv</w:t>
      </w:r>
      <w:r w:rsidR="001512BE" w:rsidRPr="00E46C9F">
        <w:rPr>
          <w:lang w:val="en-GB"/>
        </w:rPr>
        <w:t>_</w:t>
      </w:r>
      <w:r w:rsidR="001512BE">
        <w:rPr>
          <w:lang w:val="en-GB"/>
        </w:rPr>
        <w:t>CanNotify</w:t>
      </w:r>
      <w:r w:rsidR="001512BE" w:rsidRPr="00E46C9F">
        <w:rPr>
          <w:lang w:val="en-GB"/>
        </w:rPr>
        <w:t>User</w:t>
      </w:r>
      <w:r w:rsidR="001512BE">
        <w:rPr>
          <w:lang w:val="en-GB"/>
        </w:rPr>
        <w:t>D</w:t>
      </w:r>
      <w:r w:rsidR="001512BE" w:rsidRPr="00E46C9F">
        <w:rPr>
          <w:lang w:val="en-GB"/>
        </w:rPr>
        <w:t>ef</w:t>
      </w:r>
      <w:bookmarkEnd w:id="228"/>
    </w:p>
    <w:p w14:paraId="0DB68482" w14:textId="3F5E9F1A" w:rsidR="001512BE" w:rsidRPr="00251C23" w:rsidRDefault="001512BE" w:rsidP="00BE5228">
      <w:pPr>
        <w:pStyle w:val="ReqID"/>
        <w:rPr>
          <w:lang w:val="en-US"/>
        </w:rPr>
      </w:pPr>
      <w:r w:rsidRPr="00696D29">
        <w:t>[</w:t>
      </w:r>
      <w:r>
        <w:t>Gen5GW</w:t>
      </w:r>
      <w:r w:rsidRPr="00696D29">
        <w:t>_</w:t>
      </w:r>
      <w:r>
        <w:t>ProtoConv</w:t>
      </w:r>
      <w:r w:rsidRPr="00696D29">
        <w:t>_AD_C_</w:t>
      </w:r>
      <w:r>
        <w:t>20_0</w:t>
      </w:r>
      <w:r w:rsidRPr="00696D29">
        <w:t>0</w:t>
      </w:r>
      <w:r w:rsidR="00FF1556">
        <w:t>5</w:t>
      </w:r>
      <w:r w:rsidRPr="00696D29">
        <w:t>]</w:t>
      </w:r>
    </w:p>
    <w:p w14:paraId="2E062B65" w14:textId="161FEC54" w:rsidR="001512BE" w:rsidRDefault="001512BE"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40</w:t>
      </w:r>
      <w:r w:rsidR="009D560C">
        <w:rPr>
          <w:noProof/>
        </w:rPr>
        <w:fldChar w:fldCharType="end"/>
      </w:r>
      <w:r>
        <w:rPr>
          <w:noProof/>
        </w:rPr>
        <w:t>:</w:t>
      </w:r>
      <w:r>
        <w:t xml:space="preserve"> ProtoConv</w:t>
      </w:r>
      <w:r w:rsidRPr="001D2558">
        <w:t>_CanNotifyUserDef</w:t>
      </w:r>
    </w:p>
    <w:tbl>
      <w:tblPr>
        <w:tblpPr w:leftFromText="142" w:rightFromText="142" w:vertAnchor="text" w:horzAnchor="margin" w:tblpY="22"/>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86"/>
        <w:gridCol w:w="1866"/>
        <w:gridCol w:w="1347"/>
        <w:gridCol w:w="761"/>
        <w:gridCol w:w="3915"/>
      </w:tblGrid>
      <w:tr w:rsidR="001512BE" w:rsidRPr="00560160" w14:paraId="1058E0A4" w14:textId="77777777" w:rsidTr="008E370B">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DBB9610" w14:textId="77777777" w:rsidR="001512BE" w:rsidRPr="00560160" w:rsidRDefault="001512BE" w:rsidP="00B33DF2">
            <w:pPr>
              <w:rPr>
                <w:rFonts w:cs="Arial"/>
                <w:szCs w:val="20"/>
              </w:rPr>
            </w:pPr>
            <w:r w:rsidRPr="00560160">
              <w:rPr>
                <w:rFonts w:cs="Arial"/>
                <w:b/>
                <w:bCs/>
                <w:szCs w:val="20"/>
              </w:rPr>
              <w:t>Function Name</w:t>
            </w:r>
          </w:p>
        </w:tc>
        <w:tc>
          <w:tcPr>
            <w:tcW w:w="3877" w:type="pct"/>
            <w:gridSpan w:val="4"/>
            <w:tcBorders>
              <w:top w:val="single" w:sz="4" w:space="0" w:color="auto"/>
              <w:left w:val="single" w:sz="4" w:space="0" w:color="auto"/>
              <w:bottom w:val="single" w:sz="4" w:space="0" w:color="auto"/>
              <w:right w:val="single" w:sz="4" w:space="0" w:color="auto"/>
            </w:tcBorders>
            <w:hideMark/>
          </w:tcPr>
          <w:p w14:paraId="6078AB84" w14:textId="77777777" w:rsidR="001512BE" w:rsidRPr="00560160" w:rsidRDefault="001512BE" w:rsidP="00B33DF2">
            <w:pPr>
              <w:rPr>
                <w:rFonts w:cs="Arial"/>
                <w:szCs w:val="20"/>
              </w:rPr>
            </w:pPr>
            <w:r>
              <w:rPr>
                <w:rFonts w:cs="Arial"/>
                <w:szCs w:val="20"/>
              </w:rPr>
              <w:t>ProtoConv</w:t>
            </w:r>
            <w:r w:rsidRPr="00560160">
              <w:rPr>
                <w:rFonts w:cs="Arial"/>
                <w:szCs w:val="20"/>
              </w:rPr>
              <w:t>_CanNotify</w:t>
            </w:r>
            <w:r>
              <w:rPr>
                <w:rFonts w:cs="Arial"/>
                <w:szCs w:val="20"/>
              </w:rPr>
              <w:t>TS</w:t>
            </w:r>
            <w:r w:rsidRPr="00560160">
              <w:rPr>
                <w:rFonts w:cs="Arial"/>
                <w:szCs w:val="20"/>
              </w:rPr>
              <w:t>UserDef</w:t>
            </w:r>
          </w:p>
        </w:tc>
      </w:tr>
      <w:tr w:rsidR="001512BE" w:rsidRPr="00560160" w14:paraId="73DA982C" w14:textId="77777777" w:rsidTr="001512BE">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CAEA674" w14:textId="77777777" w:rsidR="001512BE" w:rsidRPr="00560160" w:rsidRDefault="001512BE" w:rsidP="00B33DF2">
            <w:pPr>
              <w:rPr>
                <w:rFonts w:eastAsia="Meiryo UI" w:cstheme="majorHAnsi"/>
                <w:szCs w:val="20"/>
                <w:lang w:val="en-GB"/>
              </w:rPr>
            </w:pPr>
            <w:r w:rsidRPr="00560160">
              <w:rPr>
                <w:rFonts w:eastAsia="Meiryo UI" w:cstheme="majorHAnsi"/>
                <w:b/>
                <w:bCs/>
                <w:szCs w:val="20"/>
                <w:lang w:val="en-GB"/>
              </w:rPr>
              <w:t>ASIL Level</w:t>
            </w:r>
          </w:p>
        </w:tc>
        <w:tc>
          <w:tcPr>
            <w:tcW w:w="917" w:type="pct"/>
            <w:tcBorders>
              <w:top w:val="single" w:sz="4" w:space="0" w:color="auto"/>
              <w:left w:val="single" w:sz="4" w:space="0" w:color="auto"/>
              <w:bottom w:val="single" w:sz="4" w:space="0" w:color="auto"/>
              <w:right w:val="single" w:sz="4" w:space="0" w:color="auto"/>
            </w:tcBorders>
            <w:hideMark/>
          </w:tcPr>
          <w:p w14:paraId="133496CC" w14:textId="77777777" w:rsidR="001512BE" w:rsidRPr="00560160" w:rsidRDefault="001512BE" w:rsidP="00B33DF2">
            <w:pPr>
              <w:rPr>
                <w:rFonts w:eastAsia="Meiryo UI" w:cstheme="majorHAnsi"/>
                <w:szCs w:val="20"/>
                <w:lang w:val="en-GB"/>
              </w:rPr>
            </w:pPr>
            <w:r w:rsidRPr="00560160">
              <w:rPr>
                <w:rFonts w:eastAsia="Meiryo UI" w:cstheme="majorHAnsi" w:hint="eastAsia"/>
                <w:szCs w:val="20"/>
                <w:lang w:val="en-GB"/>
              </w:rPr>
              <w:t>A</w:t>
            </w:r>
            <w:r w:rsidRPr="00560160">
              <w:rPr>
                <w:rFonts w:eastAsia="Meiryo UI" w:cstheme="majorHAnsi"/>
                <w:szCs w:val="20"/>
                <w:lang w:val="en-GB"/>
              </w:rPr>
              <w:t>SIL D</w:t>
            </w:r>
          </w:p>
        </w:tc>
        <w:tc>
          <w:tcPr>
            <w:tcW w:w="662" w:type="pct"/>
            <w:tcBorders>
              <w:top w:val="single" w:sz="4" w:space="0" w:color="auto"/>
              <w:left w:val="single" w:sz="4" w:space="0" w:color="auto"/>
              <w:bottom w:val="single" w:sz="4" w:space="0" w:color="auto"/>
              <w:right w:val="single" w:sz="4" w:space="0" w:color="auto"/>
            </w:tcBorders>
            <w:shd w:val="pct20" w:color="auto" w:fill="auto"/>
            <w:hideMark/>
          </w:tcPr>
          <w:p w14:paraId="6389BDBD" w14:textId="77777777" w:rsidR="001512BE" w:rsidRPr="00560160" w:rsidRDefault="001512BE" w:rsidP="00B33DF2">
            <w:pPr>
              <w:rPr>
                <w:rFonts w:eastAsia="Meiryo UI" w:cstheme="majorHAnsi"/>
                <w:b/>
                <w:szCs w:val="20"/>
                <w:lang w:val="en-GB"/>
              </w:rPr>
            </w:pPr>
            <w:r w:rsidRPr="00560160">
              <w:rPr>
                <w:rFonts w:eastAsia="Meiryo UI" w:cstheme="majorHAnsi"/>
                <w:b/>
                <w:szCs w:val="20"/>
                <w:lang w:val="en-GB"/>
              </w:rPr>
              <w:t>Status</w:t>
            </w:r>
          </w:p>
        </w:tc>
        <w:tc>
          <w:tcPr>
            <w:tcW w:w="2298" w:type="pct"/>
            <w:gridSpan w:val="2"/>
            <w:tcBorders>
              <w:top w:val="single" w:sz="4" w:space="0" w:color="auto"/>
              <w:left w:val="single" w:sz="4" w:space="0" w:color="auto"/>
              <w:bottom w:val="single" w:sz="4" w:space="0" w:color="auto"/>
              <w:right w:val="single" w:sz="4" w:space="0" w:color="auto"/>
            </w:tcBorders>
            <w:hideMark/>
          </w:tcPr>
          <w:p w14:paraId="3640ED41" w14:textId="77777777" w:rsidR="001512BE" w:rsidRPr="00560160" w:rsidRDefault="001512BE" w:rsidP="00B33DF2">
            <w:pPr>
              <w:rPr>
                <w:rFonts w:eastAsia="Meiryo UI" w:cstheme="majorHAnsi"/>
                <w:szCs w:val="20"/>
                <w:lang w:val="en-GB"/>
              </w:rPr>
            </w:pPr>
            <w:r w:rsidRPr="00560160">
              <w:rPr>
                <w:rFonts w:eastAsia="Meiryo UI" w:cstheme="majorHAnsi"/>
                <w:szCs w:val="20"/>
                <w:lang w:val="en-GB"/>
              </w:rPr>
              <w:t>New</w:t>
            </w:r>
          </w:p>
        </w:tc>
      </w:tr>
      <w:tr w:rsidR="001512BE" w:rsidRPr="00560160" w14:paraId="26598BEA"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240CCDB7" w14:textId="77777777" w:rsidR="001512BE" w:rsidRPr="00560160" w:rsidRDefault="001512BE" w:rsidP="00B33DF2">
            <w:pPr>
              <w:rPr>
                <w:rFonts w:cs="Arial"/>
                <w:b/>
                <w:bCs/>
                <w:szCs w:val="20"/>
              </w:rPr>
            </w:pPr>
            <w:r w:rsidRPr="00560160">
              <w:rPr>
                <w:rFonts w:cs="Arial"/>
                <w:b/>
                <w:bCs/>
                <w:szCs w:val="20"/>
              </w:rPr>
              <w:t>Syntax</w:t>
            </w:r>
          </w:p>
        </w:tc>
        <w:tc>
          <w:tcPr>
            <w:tcW w:w="3877" w:type="pct"/>
            <w:gridSpan w:val="4"/>
            <w:tcBorders>
              <w:top w:val="single" w:sz="4" w:space="0" w:color="auto"/>
              <w:left w:val="single" w:sz="4" w:space="0" w:color="auto"/>
              <w:bottom w:val="single" w:sz="4" w:space="0" w:color="auto"/>
              <w:right w:val="single" w:sz="4" w:space="0" w:color="auto"/>
            </w:tcBorders>
            <w:hideMark/>
          </w:tcPr>
          <w:p w14:paraId="1A3CB788" w14:textId="7B6C32A5" w:rsidR="001512BE" w:rsidRPr="001512BE" w:rsidRDefault="001512BE" w:rsidP="00B33DF2">
            <w:pPr>
              <w:jc w:val="left"/>
            </w:pPr>
            <w:r w:rsidRPr="001512BE">
              <w:t>Std_ReturnType ProtoConv_CanNotifyUserDef(const R_ProtoConv_CanFrameType *pCanFrame, const uint8 ucSrcBusIdx)</w:t>
            </w:r>
          </w:p>
        </w:tc>
      </w:tr>
      <w:tr w:rsidR="001512BE" w:rsidRPr="00560160" w14:paraId="0ECF0045"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45949A0" w14:textId="77777777" w:rsidR="001512BE" w:rsidRPr="00560160" w:rsidRDefault="001512BE" w:rsidP="00B33DF2">
            <w:pPr>
              <w:rPr>
                <w:rFonts w:cs="Arial"/>
                <w:b/>
                <w:bCs/>
                <w:szCs w:val="20"/>
              </w:rPr>
            </w:pPr>
            <w:r w:rsidRPr="00560160">
              <w:rPr>
                <w:rFonts w:cs="Arial"/>
                <w:b/>
                <w:bCs/>
                <w:szCs w:val="20"/>
              </w:rPr>
              <w:t>Sync/Async</w:t>
            </w:r>
          </w:p>
        </w:tc>
        <w:tc>
          <w:tcPr>
            <w:tcW w:w="3877" w:type="pct"/>
            <w:gridSpan w:val="4"/>
            <w:tcBorders>
              <w:top w:val="single" w:sz="4" w:space="0" w:color="auto"/>
              <w:left w:val="single" w:sz="4" w:space="0" w:color="auto"/>
              <w:bottom w:val="single" w:sz="4" w:space="0" w:color="auto"/>
              <w:right w:val="single" w:sz="4" w:space="0" w:color="auto"/>
            </w:tcBorders>
            <w:hideMark/>
          </w:tcPr>
          <w:p w14:paraId="006A731E" w14:textId="77777777" w:rsidR="001512BE" w:rsidRPr="00560160" w:rsidRDefault="001512BE" w:rsidP="00B33DF2">
            <w:pPr>
              <w:rPr>
                <w:rFonts w:cs="Arial"/>
                <w:szCs w:val="20"/>
              </w:rPr>
            </w:pPr>
            <w:r w:rsidRPr="00560160">
              <w:rPr>
                <w:rFonts w:cs="Arial"/>
                <w:szCs w:val="20"/>
              </w:rPr>
              <w:t>Synchronous</w:t>
            </w:r>
          </w:p>
        </w:tc>
      </w:tr>
      <w:tr w:rsidR="001512BE" w:rsidRPr="00560160" w14:paraId="0E512952"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64A1DA7" w14:textId="77777777" w:rsidR="001512BE" w:rsidRPr="00560160" w:rsidRDefault="001512BE" w:rsidP="00B33DF2">
            <w:pPr>
              <w:rPr>
                <w:rFonts w:cs="Arial"/>
                <w:b/>
                <w:bCs/>
                <w:szCs w:val="20"/>
              </w:rPr>
            </w:pPr>
            <w:r w:rsidRPr="00560160">
              <w:rPr>
                <w:rFonts w:cs="Arial"/>
                <w:b/>
                <w:bCs/>
                <w:szCs w:val="20"/>
              </w:rPr>
              <w:t>Reentrancy</w:t>
            </w:r>
          </w:p>
        </w:tc>
        <w:tc>
          <w:tcPr>
            <w:tcW w:w="3877" w:type="pct"/>
            <w:gridSpan w:val="4"/>
            <w:tcBorders>
              <w:top w:val="single" w:sz="4" w:space="0" w:color="auto"/>
              <w:left w:val="single" w:sz="4" w:space="0" w:color="auto"/>
              <w:bottom w:val="single" w:sz="4" w:space="0" w:color="auto"/>
              <w:right w:val="single" w:sz="4" w:space="0" w:color="auto"/>
            </w:tcBorders>
            <w:hideMark/>
          </w:tcPr>
          <w:p w14:paraId="546052B1" w14:textId="77777777" w:rsidR="001512BE" w:rsidRPr="00560160" w:rsidRDefault="001512BE" w:rsidP="00B33DF2">
            <w:pPr>
              <w:rPr>
                <w:rFonts w:eastAsia="Meiryo UI" w:cstheme="majorHAnsi"/>
                <w:szCs w:val="20"/>
                <w:lang w:val="en-GB"/>
              </w:rPr>
            </w:pPr>
            <w:r w:rsidRPr="00560160">
              <w:rPr>
                <w:rFonts w:cs="Arial"/>
                <w:szCs w:val="20"/>
              </w:rPr>
              <w:t>Non-Reentrant</w:t>
            </w:r>
          </w:p>
        </w:tc>
      </w:tr>
      <w:tr w:rsidR="001512BE" w:rsidRPr="00560160" w14:paraId="4E13BC13"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AAADA2C" w14:textId="77777777" w:rsidR="001512BE" w:rsidRPr="00560160" w:rsidRDefault="001512BE" w:rsidP="00B33DF2">
            <w:pPr>
              <w:rPr>
                <w:rFonts w:cs="Arial"/>
                <w:b/>
                <w:bCs/>
                <w:szCs w:val="20"/>
              </w:rPr>
            </w:pPr>
            <w:r w:rsidRPr="00560160">
              <w:rPr>
                <w:rFonts w:cs="Arial"/>
                <w:b/>
                <w:bCs/>
                <w:szCs w:val="20"/>
              </w:rPr>
              <w:t>Interrupt State</w:t>
            </w:r>
          </w:p>
        </w:tc>
        <w:tc>
          <w:tcPr>
            <w:tcW w:w="3877" w:type="pct"/>
            <w:gridSpan w:val="4"/>
            <w:tcBorders>
              <w:top w:val="single" w:sz="4" w:space="0" w:color="auto"/>
              <w:left w:val="single" w:sz="4" w:space="0" w:color="auto"/>
              <w:bottom w:val="single" w:sz="4" w:space="0" w:color="auto"/>
              <w:right w:val="single" w:sz="4" w:space="0" w:color="auto"/>
            </w:tcBorders>
            <w:hideMark/>
          </w:tcPr>
          <w:p w14:paraId="6780AA57" w14:textId="77777777" w:rsidR="001512BE" w:rsidRPr="00560160" w:rsidRDefault="001512BE" w:rsidP="00B33DF2">
            <w:pPr>
              <w:rPr>
                <w:rFonts w:eastAsia="Meiryo UI" w:cstheme="majorHAnsi"/>
                <w:szCs w:val="20"/>
                <w:lang w:val="en-GB"/>
              </w:rPr>
            </w:pPr>
            <w:r w:rsidRPr="00560160">
              <w:rPr>
                <w:rFonts w:cs="Arial"/>
              </w:rPr>
              <w:t>Runs in the interrupt enable state</w:t>
            </w:r>
          </w:p>
        </w:tc>
      </w:tr>
      <w:tr w:rsidR="001512BE" w:rsidRPr="00560160" w14:paraId="2EED5035" w14:textId="77777777" w:rsidTr="008E370B">
        <w:tc>
          <w:tcPr>
            <w:tcW w:w="1123"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622F107" w14:textId="77777777" w:rsidR="001512BE" w:rsidRPr="00560160" w:rsidRDefault="001512BE" w:rsidP="00B33DF2">
            <w:pPr>
              <w:rPr>
                <w:rFonts w:eastAsia="Meiryo UI" w:cstheme="majorHAnsi"/>
                <w:b/>
                <w:bCs/>
                <w:szCs w:val="20"/>
                <w:lang w:val="en-GB"/>
              </w:rPr>
            </w:pPr>
            <w:r w:rsidRPr="00560160">
              <w:rPr>
                <w:rFonts w:eastAsia="Meiryo UI" w:cstheme="majorHAnsi"/>
                <w:b/>
                <w:bCs/>
                <w:szCs w:val="20"/>
                <w:lang w:val="en-GB"/>
              </w:rPr>
              <w:t>Parameters (In)</w:t>
            </w:r>
          </w:p>
        </w:tc>
        <w:tc>
          <w:tcPr>
            <w:tcW w:w="1579" w:type="pct"/>
            <w:gridSpan w:val="2"/>
            <w:vMerge w:val="restart"/>
            <w:tcBorders>
              <w:top w:val="single" w:sz="4" w:space="0" w:color="auto"/>
              <w:left w:val="single" w:sz="4" w:space="0" w:color="auto"/>
              <w:bottom w:val="single" w:sz="4" w:space="0" w:color="auto"/>
              <w:right w:val="single" w:sz="4" w:space="0" w:color="auto"/>
            </w:tcBorders>
            <w:hideMark/>
          </w:tcPr>
          <w:p w14:paraId="6585885C" w14:textId="77777777" w:rsidR="001512BE" w:rsidRPr="00560160" w:rsidRDefault="001512BE" w:rsidP="00B33DF2">
            <w:pPr>
              <w:rPr>
                <w:rFonts w:cs="Arial"/>
                <w:szCs w:val="20"/>
              </w:rPr>
            </w:pPr>
            <w:r w:rsidRPr="00560160">
              <w:rPr>
                <w:rFonts w:cs="Arial"/>
                <w:szCs w:val="20"/>
              </w:rPr>
              <w:t>const R_</w:t>
            </w:r>
            <w:r>
              <w:rPr>
                <w:rFonts w:cs="Arial"/>
                <w:szCs w:val="20"/>
              </w:rPr>
              <w:t>ProtoConv</w:t>
            </w:r>
            <w:r w:rsidRPr="00560160">
              <w:rPr>
                <w:rFonts w:cs="Arial"/>
                <w:szCs w:val="20"/>
              </w:rPr>
              <w:t>_CanFrameType *pCanFrame</w:t>
            </w:r>
          </w:p>
        </w:tc>
        <w:tc>
          <w:tcPr>
            <w:tcW w:w="2298" w:type="pct"/>
            <w:gridSpan w:val="2"/>
            <w:tcBorders>
              <w:top w:val="single" w:sz="4" w:space="0" w:color="auto"/>
              <w:left w:val="single" w:sz="4" w:space="0" w:color="auto"/>
              <w:bottom w:val="single" w:sz="4" w:space="0" w:color="auto"/>
              <w:right w:val="single" w:sz="4" w:space="0" w:color="auto"/>
            </w:tcBorders>
            <w:vAlign w:val="center"/>
            <w:hideMark/>
          </w:tcPr>
          <w:p w14:paraId="4ECD2410" w14:textId="77777777" w:rsidR="001512BE" w:rsidRPr="00560160" w:rsidRDefault="001512BE" w:rsidP="00B33DF2">
            <w:pPr>
              <w:rPr>
                <w:rFonts w:cs="Arial"/>
                <w:szCs w:val="20"/>
                <w:lang w:val="en-GB"/>
              </w:rPr>
            </w:pPr>
            <w:r w:rsidRPr="00560160">
              <w:rPr>
                <w:rFonts w:cs="Arial"/>
                <w:szCs w:val="20"/>
                <w:lang w:val="en-GB"/>
              </w:rPr>
              <w:t>CAN frame</w:t>
            </w:r>
          </w:p>
        </w:tc>
      </w:tr>
      <w:tr w:rsidR="001512BE" w:rsidRPr="00560160" w14:paraId="58A304EA" w14:textId="77777777" w:rsidTr="008E370B">
        <w:tc>
          <w:tcPr>
            <w:tcW w:w="0" w:type="auto"/>
            <w:vMerge/>
            <w:tcBorders>
              <w:top w:val="single" w:sz="4" w:space="0" w:color="auto"/>
              <w:left w:val="single" w:sz="4" w:space="0" w:color="auto"/>
              <w:bottom w:val="single" w:sz="4" w:space="0" w:color="auto"/>
              <w:right w:val="single" w:sz="4" w:space="0" w:color="auto"/>
            </w:tcBorders>
            <w:vAlign w:val="center"/>
            <w:hideMark/>
          </w:tcPr>
          <w:p w14:paraId="612AC549" w14:textId="77777777" w:rsidR="001512BE" w:rsidRPr="00560160" w:rsidRDefault="001512BE" w:rsidP="00B33DF2">
            <w:pPr>
              <w:rPr>
                <w:rFonts w:eastAsia="Meiryo UI" w:cstheme="majorHAnsi"/>
                <w:b/>
                <w:bCs/>
                <w:szCs w:val="20"/>
                <w:lang w:val="en-GB"/>
              </w:rPr>
            </w:pPr>
          </w:p>
        </w:tc>
        <w:tc>
          <w:tcPr>
            <w:tcW w:w="1579" w:type="pct"/>
            <w:gridSpan w:val="2"/>
            <w:vMerge/>
            <w:tcBorders>
              <w:top w:val="single" w:sz="4" w:space="0" w:color="auto"/>
              <w:left w:val="single" w:sz="4" w:space="0" w:color="auto"/>
              <w:bottom w:val="single" w:sz="4" w:space="0" w:color="auto"/>
              <w:right w:val="single" w:sz="4" w:space="0" w:color="auto"/>
            </w:tcBorders>
            <w:vAlign w:val="center"/>
            <w:hideMark/>
          </w:tcPr>
          <w:p w14:paraId="40DF7F06" w14:textId="77777777" w:rsidR="001512BE" w:rsidRPr="00560160" w:rsidRDefault="001512BE" w:rsidP="00B33DF2">
            <w:pPr>
              <w:rPr>
                <w:rFonts w:cs="Arial"/>
                <w:szCs w:val="20"/>
              </w:rPr>
            </w:pPr>
          </w:p>
        </w:tc>
        <w:tc>
          <w:tcPr>
            <w:tcW w:w="374" w:type="pct"/>
            <w:tcBorders>
              <w:top w:val="single" w:sz="4" w:space="0" w:color="auto"/>
              <w:left w:val="single" w:sz="4" w:space="0" w:color="auto"/>
              <w:bottom w:val="single" w:sz="4" w:space="0" w:color="auto"/>
              <w:right w:val="single" w:sz="4" w:space="0" w:color="auto"/>
            </w:tcBorders>
            <w:shd w:val="clear" w:color="auto" w:fill="D9D9D9"/>
            <w:hideMark/>
          </w:tcPr>
          <w:p w14:paraId="5918EC89" w14:textId="77777777" w:rsidR="001512BE" w:rsidRPr="00560160" w:rsidRDefault="001512BE" w:rsidP="00B33DF2">
            <w:pPr>
              <w:rPr>
                <w:rFonts w:eastAsia="Meiryo UI" w:cstheme="majorHAnsi"/>
                <w:b/>
                <w:szCs w:val="20"/>
                <w:lang w:val="en-GB"/>
              </w:rPr>
            </w:pPr>
            <w:r w:rsidRPr="00560160">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hideMark/>
          </w:tcPr>
          <w:p w14:paraId="2C371811" w14:textId="77777777" w:rsidR="001512BE" w:rsidRPr="00560160" w:rsidRDefault="001512BE" w:rsidP="00B33DF2">
            <w:pPr>
              <w:rPr>
                <w:lang w:val="en-GB"/>
              </w:rPr>
            </w:pPr>
            <w:r w:rsidRPr="00560160">
              <w:rPr>
                <w:rFonts w:hint="eastAsia"/>
                <w:lang w:val="en-GB"/>
              </w:rPr>
              <w:t>N</w:t>
            </w:r>
            <w:r w:rsidRPr="00560160">
              <w:rPr>
                <w:lang w:val="en-GB"/>
              </w:rPr>
              <w:t xml:space="preserve">ot </w:t>
            </w:r>
            <w:r>
              <w:rPr>
                <w:lang w:val="en-GB"/>
              </w:rPr>
              <w:t>NULL_PTR</w:t>
            </w:r>
          </w:p>
        </w:tc>
      </w:tr>
      <w:tr w:rsidR="001512BE" w:rsidRPr="004B7082" w14:paraId="65092F31" w14:textId="77777777" w:rsidTr="008E370B">
        <w:trPr>
          <w:trHeight w:val="158"/>
        </w:trPr>
        <w:tc>
          <w:tcPr>
            <w:tcW w:w="1123" w:type="pct"/>
            <w:vMerge w:val="restart"/>
            <w:tcBorders>
              <w:top w:val="single" w:sz="4" w:space="0" w:color="auto"/>
              <w:left w:val="single" w:sz="4" w:space="0" w:color="auto"/>
              <w:right w:val="single" w:sz="4" w:space="0" w:color="auto"/>
            </w:tcBorders>
            <w:shd w:val="clear" w:color="auto" w:fill="D9D9D9"/>
            <w:hideMark/>
          </w:tcPr>
          <w:p w14:paraId="01005C74" w14:textId="77777777" w:rsidR="001512BE" w:rsidRPr="004B7082" w:rsidRDefault="001512BE" w:rsidP="00B33DF2">
            <w:pPr>
              <w:rPr>
                <w:rFonts w:eastAsia="Meiryo UI" w:cstheme="majorHAnsi"/>
                <w:b/>
                <w:bCs/>
                <w:szCs w:val="20"/>
                <w:lang w:val="en-GB"/>
              </w:rPr>
            </w:pPr>
            <w:r w:rsidRPr="004B7082">
              <w:rPr>
                <w:rFonts w:eastAsia="Meiryo UI" w:cstheme="majorHAnsi"/>
                <w:b/>
                <w:bCs/>
                <w:szCs w:val="20"/>
                <w:lang w:val="en-GB"/>
              </w:rPr>
              <w:t>Parameters (In)</w:t>
            </w:r>
          </w:p>
        </w:tc>
        <w:tc>
          <w:tcPr>
            <w:tcW w:w="1579" w:type="pct"/>
            <w:gridSpan w:val="2"/>
            <w:vMerge w:val="restart"/>
            <w:tcBorders>
              <w:top w:val="single" w:sz="4" w:space="0" w:color="auto"/>
              <w:left w:val="single" w:sz="4" w:space="0" w:color="auto"/>
              <w:right w:val="single" w:sz="4" w:space="0" w:color="auto"/>
            </w:tcBorders>
          </w:tcPr>
          <w:p w14:paraId="05E780A5" w14:textId="77777777" w:rsidR="001512BE" w:rsidRPr="00283112" w:rsidRDefault="001512BE" w:rsidP="00B33DF2">
            <w:pPr>
              <w:rPr>
                <w:rFonts w:cs="Arial"/>
                <w:kern w:val="0"/>
                <w:szCs w:val="20"/>
              </w:rPr>
            </w:pPr>
            <w:r>
              <w:rPr>
                <w:rFonts w:cs="Arial"/>
                <w:kern w:val="0"/>
                <w:szCs w:val="20"/>
              </w:rPr>
              <w:t xml:space="preserve">const uint8 </w:t>
            </w:r>
            <w:r w:rsidRPr="00283112">
              <w:rPr>
                <w:rFonts w:cs="Arial"/>
                <w:kern w:val="0"/>
                <w:szCs w:val="20"/>
              </w:rPr>
              <w:t>ucSrcBusIdx</w:t>
            </w:r>
          </w:p>
          <w:p w14:paraId="1D3EFDC1" w14:textId="77777777" w:rsidR="001512BE" w:rsidRPr="004B7082" w:rsidRDefault="001512BE" w:rsidP="00B33DF2">
            <w:pPr>
              <w:rPr>
                <w:rFonts w:eastAsia="Meiryo UI" w:cstheme="majorHAnsi"/>
                <w:lang w:val="en-GB"/>
              </w:rPr>
            </w:pPr>
          </w:p>
        </w:tc>
        <w:tc>
          <w:tcPr>
            <w:tcW w:w="2298" w:type="pct"/>
            <w:gridSpan w:val="2"/>
            <w:tcBorders>
              <w:top w:val="single" w:sz="4" w:space="0" w:color="auto"/>
              <w:left w:val="single" w:sz="4" w:space="0" w:color="auto"/>
              <w:bottom w:val="single" w:sz="4" w:space="0" w:color="auto"/>
              <w:right w:val="single" w:sz="4" w:space="0" w:color="auto"/>
            </w:tcBorders>
            <w:vAlign w:val="center"/>
          </w:tcPr>
          <w:p w14:paraId="1499A2DA" w14:textId="77777777" w:rsidR="001512BE" w:rsidRPr="004B7082" w:rsidRDefault="001512BE" w:rsidP="00B33DF2">
            <w:pPr>
              <w:rPr>
                <w:rFonts w:eastAsia="Meiryo UI" w:cstheme="majorHAnsi"/>
                <w:lang w:val="en-GB"/>
              </w:rPr>
            </w:pPr>
            <w:r>
              <w:rPr>
                <w:lang w:val="en-GB"/>
              </w:rPr>
              <w:t>Source Bus ID</w:t>
            </w:r>
          </w:p>
        </w:tc>
      </w:tr>
      <w:tr w:rsidR="001512BE" w:rsidRPr="001E7CB4" w14:paraId="553D8479" w14:textId="77777777" w:rsidTr="008E370B">
        <w:tc>
          <w:tcPr>
            <w:tcW w:w="1123" w:type="pct"/>
            <w:vMerge/>
            <w:tcBorders>
              <w:left w:val="single" w:sz="4" w:space="0" w:color="auto"/>
              <w:bottom w:val="single" w:sz="4" w:space="0" w:color="auto"/>
              <w:right w:val="single" w:sz="4" w:space="0" w:color="auto"/>
            </w:tcBorders>
            <w:shd w:val="clear" w:color="auto" w:fill="D9D9D9"/>
          </w:tcPr>
          <w:p w14:paraId="2C645084" w14:textId="77777777" w:rsidR="001512BE" w:rsidRPr="004B7082" w:rsidRDefault="001512BE" w:rsidP="00B33DF2">
            <w:pPr>
              <w:rPr>
                <w:rFonts w:eastAsia="Meiryo UI" w:cstheme="majorHAnsi"/>
                <w:b/>
                <w:bCs/>
                <w:szCs w:val="20"/>
                <w:lang w:val="en-GB"/>
              </w:rPr>
            </w:pPr>
          </w:p>
        </w:tc>
        <w:tc>
          <w:tcPr>
            <w:tcW w:w="1579" w:type="pct"/>
            <w:gridSpan w:val="2"/>
            <w:vMerge/>
            <w:tcBorders>
              <w:left w:val="single" w:sz="4" w:space="0" w:color="auto"/>
              <w:bottom w:val="single" w:sz="4" w:space="0" w:color="auto"/>
              <w:right w:val="single" w:sz="4" w:space="0" w:color="auto"/>
            </w:tcBorders>
          </w:tcPr>
          <w:p w14:paraId="1F71B4B7" w14:textId="77777777" w:rsidR="001512BE" w:rsidRPr="004B7082" w:rsidRDefault="001512BE" w:rsidP="00B33DF2">
            <w:pPr>
              <w:rPr>
                <w:rFonts w:eastAsia="Meiryo UI" w:cstheme="majorHAnsi"/>
                <w:szCs w:val="20"/>
                <w:lang w:val="en-GB"/>
              </w:rPr>
            </w:pPr>
          </w:p>
        </w:tc>
        <w:tc>
          <w:tcPr>
            <w:tcW w:w="374" w:type="pct"/>
            <w:tcBorders>
              <w:top w:val="single" w:sz="4" w:space="0" w:color="auto"/>
              <w:left w:val="single" w:sz="4" w:space="0" w:color="auto"/>
              <w:bottom w:val="single" w:sz="4" w:space="0" w:color="auto"/>
              <w:right w:val="single" w:sz="4" w:space="0" w:color="auto"/>
            </w:tcBorders>
            <w:shd w:val="clear" w:color="auto" w:fill="D9D9D9"/>
          </w:tcPr>
          <w:p w14:paraId="682EA55F" w14:textId="77777777" w:rsidR="001512BE" w:rsidRPr="004B7082" w:rsidRDefault="001512BE" w:rsidP="00B33DF2">
            <w:pPr>
              <w:rPr>
                <w:rFonts w:eastAsia="Meiryo UI" w:cstheme="majorHAnsi"/>
                <w:b/>
                <w:szCs w:val="20"/>
                <w:lang w:val="en-GB"/>
              </w:rPr>
            </w:pPr>
            <w:r w:rsidRPr="004B7082">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tcPr>
          <w:p w14:paraId="608B25FF" w14:textId="485A1D05" w:rsidR="001512BE" w:rsidRPr="001E7CB4" w:rsidRDefault="001512BE" w:rsidP="00B33DF2">
            <w:pPr>
              <w:rPr>
                <w:lang w:val="en-GB"/>
              </w:rPr>
            </w:pPr>
            <w:r>
              <w:rPr>
                <w:szCs w:val="20"/>
                <w:lang w:val="en-GB"/>
              </w:rPr>
              <w:t xml:space="preserve">0 - </w:t>
            </w:r>
            <w:r w:rsidR="00E121EB">
              <w:rPr>
                <w:szCs w:val="20"/>
              </w:rPr>
              <w:t>(PROTOCONV_CAN_CH_NUM-1)</w:t>
            </w:r>
          </w:p>
        </w:tc>
      </w:tr>
      <w:tr w:rsidR="001512BE" w:rsidRPr="00560160" w14:paraId="55416F81"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615AD3A7" w14:textId="77777777" w:rsidR="001512BE" w:rsidRPr="00560160" w:rsidRDefault="001512BE" w:rsidP="00B33DF2">
            <w:pPr>
              <w:rPr>
                <w:rFonts w:eastAsia="Meiryo UI" w:cstheme="majorHAnsi"/>
                <w:b/>
                <w:bCs/>
                <w:szCs w:val="20"/>
                <w:lang w:val="en-GB"/>
              </w:rPr>
            </w:pPr>
            <w:r w:rsidRPr="00560160">
              <w:rPr>
                <w:rFonts w:eastAsia="Meiryo UI" w:cstheme="majorHAnsi"/>
                <w:b/>
                <w:bCs/>
                <w:szCs w:val="20"/>
                <w:lang w:val="en-GB"/>
              </w:rPr>
              <w:t>Parameters (In-Out)</w:t>
            </w:r>
          </w:p>
        </w:tc>
        <w:tc>
          <w:tcPr>
            <w:tcW w:w="1579" w:type="pct"/>
            <w:gridSpan w:val="2"/>
            <w:tcBorders>
              <w:top w:val="single" w:sz="4" w:space="0" w:color="auto"/>
              <w:left w:val="single" w:sz="4" w:space="0" w:color="auto"/>
              <w:bottom w:val="single" w:sz="4" w:space="0" w:color="auto"/>
              <w:right w:val="single" w:sz="4" w:space="0" w:color="auto"/>
            </w:tcBorders>
            <w:hideMark/>
          </w:tcPr>
          <w:p w14:paraId="7476893A" w14:textId="77777777" w:rsidR="001512BE" w:rsidRPr="00560160" w:rsidRDefault="001512BE" w:rsidP="00B33DF2">
            <w:pPr>
              <w:rPr>
                <w:rFonts w:eastAsia="Meiryo UI" w:cstheme="majorHAnsi"/>
                <w:szCs w:val="20"/>
                <w:lang w:val="en-GB"/>
              </w:rPr>
            </w:pPr>
            <w:r w:rsidRPr="00560160">
              <w:rPr>
                <w:rFonts w:cs="Arial"/>
                <w:szCs w:val="20"/>
              </w:rPr>
              <w:t>N/A</w:t>
            </w:r>
          </w:p>
        </w:tc>
        <w:tc>
          <w:tcPr>
            <w:tcW w:w="2298" w:type="pct"/>
            <w:gridSpan w:val="2"/>
            <w:tcBorders>
              <w:top w:val="single" w:sz="4" w:space="0" w:color="auto"/>
              <w:left w:val="single" w:sz="4" w:space="0" w:color="auto"/>
              <w:bottom w:val="single" w:sz="4" w:space="0" w:color="auto"/>
              <w:right w:val="single" w:sz="4" w:space="0" w:color="auto"/>
            </w:tcBorders>
            <w:hideMark/>
          </w:tcPr>
          <w:p w14:paraId="027B74EE" w14:textId="77777777" w:rsidR="001512BE" w:rsidRPr="00560160" w:rsidRDefault="001512BE" w:rsidP="00B33DF2">
            <w:pPr>
              <w:rPr>
                <w:rFonts w:eastAsia="Meiryo UI" w:cstheme="majorHAnsi"/>
                <w:szCs w:val="20"/>
                <w:lang w:val="en-GB"/>
              </w:rPr>
            </w:pPr>
            <w:r w:rsidRPr="00560160">
              <w:rPr>
                <w:rFonts w:cs="Arial"/>
                <w:szCs w:val="20"/>
                <w:lang w:val="en-GB"/>
              </w:rPr>
              <w:t>-</w:t>
            </w:r>
          </w:p>
        </w:tc>
      </w:tr>
      <w:tr w:rsidR="001512BE" w:rsidRPr="00560160" w14:paraId="2BF8FB4C"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4A5F85AD" w14:textId="77777777" w:rsidR="001512BE" w:rsidRPr="00560160" w:rsidRDefault="001512BE" w:rsidP="00B33DF2">
            <w:pPr>
              <w:rPr>
                <w:rFonts w:eastAsia="Meiryo UI" w:cstheme="majorHAnsi"/>
                <w:b/>
                <w:bCs/>
                <w:szCs w:val="20"/>
                <w:lang w:val="en-GB"/>
              </w:rPr>
            </w:pPr>
            <w:r w:rsidRPr="00560160">
              <w:rPr>
                <w:rFonts w:eastAsia="Meiryo UI" w:cstheme="majorHAnsi"/>
                <w:b/>
                <w:bCs/>
                <w:szCs w:val="20"/>
                <w:lang w:val="en-GB"/>
              </w:rPr>
              <w:t>Parameters (Out)</w:t>
            </w:r>
          </w:p>
        </w:tc>
        <w:tc>
          <w:tcPr>
            <w:tcW w:w="1579" w:type="pct"/>
            <w:gridSpan w:val="2"/>
            <w:tcBorders>
              <w:top w:val="single" w:sz="4" w:space="0" w:color="auto"/>
              <w:left w:val="single" w:sz="4" w:space="0" w:color="auto"/>
              <w:bottom w:val="single" w:sz="4" w:space="0" w:color="auto"/>
              <w:right w:val="single" w:sz="4" w:space="0" w:color="auto"/>
            </w:tcBorders>
            <w:hideMark/>
          </w:tcPr>
          <w:p w14:paraId="4D981836" w14:textId="77777777" w:rsidR="001512BE" w:rsidRPr="00560160" w:rsidRDefault="001512BE" w:rsidP="00B33DF2">
            <w:pPr>
              <w:rPr>
                <w:rFonts w:eastAsia="Meiryo UI" w:cstheme="majorHAnsi"/>
                <w:szCs w:val="20"/>
                <w:lang w:val="en-GB"/>
              </w:rPr>
            </w:pPr>
            <w:r w:rsidRPr="00560160">
              <w:rPr>
                <w:rFonts w:cs="Arial"/>
                <w:szCs w:val="20"/>
              </w:rPr>
              <w:t>N/A</w:t>
            </w:r>
          </w:p>
        </w:tc>
        <w:tc>
          <w:tcPr>
            <w:tcW w:w="2298" w:type="pct"/>
            <w:gridSpan w:val="2"/>
            <w:tcBorders>
              <w:top w:val="single" w:sz="4" w:space="0" w:color="auto"/>
              <w:left w:val="single" w:sz="4" w:space="0" w:color="auto"/>
              <w:bottom w:val="single" w:sz="4" w:space="0" w:color="auto"/>
              <w:right w:val="single" w:sz="4" w:space="0" w:color="auto"/>
            </w:tcBorders>
            <w:hideMark/>
          </w:tcPr>
          <w:p w14:paraId="5EE5ABB4" w14:textId="77777777" w:rsidR="001512BE" w:rsidRPr="00560160" w:rsidRDefault="001512BE" w:rsidP="00B33DF2">
            <w:pPr>
              <w:rPr>
                <w:rFonts w:eastAsia="Meiryo UI" w:cstheme="majorHAnsi"/>
                <w:szCs w:val="20"/>
                <w:lang w:val="en-GB"/>
              </w:rPr>
            </w:pPr>
            <w:r w:rsidRPr="00560160">
              <w:rPr>
                <w:rFonts w:cs="Arial"/>
                <w:szCs w:val="20"/>
                <w:lang w:val="en-GB"/>
              </w:rPr>
              <w:t>-</w:t>
            </w:r>
          </w:p>
        </w:tc>
      </w:tr>
      <w:tr w:rsidR="001512BE" w:rsidRPr="00560160" w14:paraId="3C27294E"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9CD6376" w14:textId="77777777" w:rsidR="001512BE" w:rsidRPr="00560160" w:rsidRDefault="001512BE" w:rsidP="00B33DF2">
            <w:pPr>
              <w:rPr>
                <w:rFonts w:eastAsia="Meiryo UI" w:cstheme="majorHAnsi"/>
                <w:b/>
                <w:bCs/>
                <w:szCs w:val="20"/>
                <w:lang w:val="en-GB"/>
              </w:rPr>
            </w:pPr>
            <w:r w:rsidRPr="00560160">
              <w:rPr>
                <w:rFonts w:eastAsia="Meiryo UI" w:cstheme="majorHAnsi"/>
                <w:b/>
                <w:bCs/>
                <w:szCs w:val="20"/>
                <w:lang w:val="en-GB"/>
              </w:rPr>
              <w:t>Return Value</w:t>
            </w:r>
          </w:p>
        </w:tc>
        <w:tc>
          <w:tcPr>
            <w:tcW w:w="1579" w:type="pct"/>
            <w:gridSpan w:val="2"/>
            <w:tcBorders>
              <w:top w:val="single" w:sz="4" w:space="0" w:color="auto"/>
              <w:left w:val="single" w:sz="4" w:space="0" w:color="auto"/>
              <w:bottom w:val="single" w:sz="4" w:space="0" w:color="auto"/>
              <w:right w:val="single" w:sz="4" w:space="0" w:color="auto"/>
            </w:tcBorders>
            <w:hideMark/>
          </w:tcPr>
          <w:p w14:paraId="276D58F8" w14:textId="77777777" w:rsidR="001512BE" w:rsidRPr="00560160" w:rsidRDefault="001512BE" w:rsidP="00B33DF2">
            <w:pPr>
              <w:rPr>
                <w:rFonts w:eastAsia="Meiryo UI" w:cstheme="majorHAnsi"/>
                <w:szCs w:val="20"/>
                <w:lang w:val="en-GB"/>
              </w:rPr>
            </w:pPr>
            <w:r w:rsidRPr="001850DF">
              <w:t>Std_ReturnType</w:t>
            </w:r>
          </w:p>
        </w:tc>
        <w:tc>
          <w:tcPr>
            <w:tcW w:w="2298" w:type="pct"/>
            <w:gridSpan w:val="2"/>
            <w:tcBorders>
              <w:top w:val="single" w:sz="4" w:space="0" w:color="auto"/>
              <w:left w:val="single" w:sz="4" w:space="0" w:color="auto"/>
              <w:bottom w:val="single" w:sz="4" w:space="0" w:color="auto"/>
              <w:right w:val="single" w:sz="4" w:space="0" w:color="auto"/>
            </w:tcBorders>
            <w:hideMark/>
          </w:tcPr>
          <w:p w14:paraId="28FAF74A" w14:textId="77777777" w:rsidR="001512BE" w:rsidRPr="00560160" w:rsidRDefault="001512BE" w:rsidP="00B33DF2">
            <w:pPr>
              <w:rPr>
                <w:lang w:val="en-GB"/>
              </w:rPr>
            </w:pPr>
            <w:r w:rsidRPr="00560160">
              <w:rPr>
                <w:rFonts w:hint="eastAsia"/>
                <w:lang w:val="en-GB"/>
              </w:rPr>
              <w:t>E_OK</w:t>
            </w:r>
          </w:p>
          <w:p w14:paraId="3EED9984" w14:textId="77777777" w:rsidR="001512BE" w:rsidRPr="00560160" w:rsidRDefault="001512BE" w:rsidP="00B33DF2">
            <w:r w:rsidRPr="006A040A">
              <w:t>E_</w:t>
            </w:r>
            <w:r>
              <w:t>NOT_OK</w:t>
            </w:r>
          </w:p>
        </w:tc>
      </w:tr>
      <w:tr w:rsidR="001512BE" w:rsidRPr="00560160" w14:paraId="3AF9B7C8" w14:textId="77777777" w:rsidTr="006B2AF7">
        <w:trPr>
          <w:trHeight w:val="986"/>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456872B2" w14:textId="77777777" w:rsidR="001512BE" w:rsidRPr="00560160" w:rsidRDefault="001512BE" w:rsidP="00B33DF2">
            <w:pPr>
              <w:rPr>
                <w:rFonts w:cs="Arial"/>
                <w:b/>
                <w:bCs/>
                <w:szCs w:val="20"/>
              </w:rPr>
            </w:pPr>
            <w:r w:rsidRPr="00560160">
              <w:rPr>
                <w:rFonts w:cs="Arial"/>
                <w:b/>
                <w:bCs/>
                <w:szCs w:val="20"/>
              </w:rPr>
              <w:t>Description</w:t>
            </w:r>
          </w:p>
        </w:tc>
        <w:tc>
          <w:tcPr>
            <w:tcW w:w="3877" w:type="pct"/>
            <w:gridSpan w:val="4"/>
            <w:tcBorders>
              <w:top w:val="single" w:sz="4" w:space="0" w:color="auto"/>
              <w:left w:val="single" w:sz="4" w:space="0" w:color="auto"/>
              <w:bottom w:val="single" w:sz="4" w:space="0" w:color="auto"/>
              <w:right w:val="single" w:sz="4" w:space="0" w:color="auto"/>
            </w:tcBorders>
            <w:hideMark/>
          </w:tcPr>
          <w:p w14:paraId="5304FCF1" w14:textId="50073F41" w:rsidR="001512BE" w:rsidRPr="00560160" w:rsidRDefault="001512BE" w:rsidP="00B33DF2">
            <w:pPr>
              <w:pStyle w:val="ReqText0"/>
              <w:rPr>
                <w:rFonts w:cs="Arial"/>
                <w:kern w:val="2"/>
                <w:szCs w:val="20"/>
                <w:lang w:eastAsia="ja-JP"/>
              </w:rPr>
            </w:pPr>
            <w:r w:rsidRPr="00560160">
              <w:rPr>
                <w:rFonts w:cs="Arial"/>
                <w:kern w:val="2"/>
                <w:szCs w:val="20"/>
                <w:lang w:eastAsia="ja-JP"/>
              </w:rPr>
              <w:t>The user implements the notification process to BSW for</w:t>
            </w:r>
            <w:r>
              <w:rPr>
                <w:rFonts w:cs="Arial"/>
                <w:kern w:val="2"/>
                <w:szCs w:val="20"/>
                <w:lang w:eastAsia="ja-JP"/>
              </w:rPr>
              <w:t xml:space="preserve"> CAN/</w:t>
            </w:r>
            <w:r w:rsidRPr="00560160">
              <w:rPr>
                <w:rFonts w:cs="Arial"/>
                <w:kern w:val="2"/>
                <w:szCs w:val="20"/>
                <w:lang w:eastAsia="ja-JP"/>
              </w:rPr>
              <w:t xml:space="preserve">CAN </w:t>
            </w:r>
            <w:r>
              <w:rPr>
                <w:rFonts w:cs="Arial"/>
                <w:kern w:val="2"/>
                <w:szCs w:val="20"/>
                <w:lang w:eastAsia="ja-JP"/>
              </w:rPr>
              <w:t xml:space="preserve">FD </w:t>
            </w:r>
            <w:r w:rsidRPr="00560160">
              <w:rPr>
                <w:rFonts w:cs="Arial"/>
                <w:kern w:val="2"/>
                <w:szCs w:val="20"/>
                <w:lang w:eastAsia="ja-JP"/>
              </w:rPr>
              <w:t>frames</w:t>
            </w:r>
            <w:r w:rsidR="00250B35">
              <w:t xml:space="preserve"> </w:t>
            </w:r>
            <w:r w:rsidRPr="00560160">
              <w:rPr>
                <w:rFonts w:cs="Arial"/>
                <w:kern w:val="2"/>
                <w:szCs w:val="20"/>
                <w:lang w:eastAsia="ja-JP"/>
              </w:rPr>
              <w:t>in this function.</w:t>
            </w:r>
          </w:p>
          <w:p w14:paraId="01688112" w14:textId="77777777" w:rsidR="001512BE" w:rsidRPr="00560160" w:rsidRDefault="001512BE" w:rsidP="00B33DF2">
            <w:pPr>
              <w:pStyle w:val="ReqText0"/>
              <w:rPr>
                <w:rFonts w:cs="Arial"/>
                <w:kern w:val="2"/>
                <w:szCs w:val="20"/>
                <w:lang w:eastAsia="ja-JP"/>
              </w:rPr>
            </w:pPr>
            <w:r w:rsidRPr="00560160">
              <w:rPr>
                <w:rFonts w:cs="Arial"/>
                <w:kern w:val="2"/>
                <w:szCs w:val="20"/>
                <w:lang w:eastAsia="ja-JP"/>
              </w:rPr>
              <w:t>If the process ends normally, E_OK is returned.</w:t>
            </w:r>
          </w:p>
          <w:p w14:paraId="212C4903" w14:textId="77777777" w:rsidR="001512BE" w:rsidRPr="00560160" w:rsidRDefault="001512BE" w:rsidP="00B33DF2">
            <w:pPr>
              <w:pStyle w:val="ReqText0"/>
              <w:rPr>
                <w:rFonts w:cs="Arial"/>
                <w:kern w:val="2"/>
                <w:szCs w:val="20"/>
                <w:lang w:eastAsia="ja-JP"/>
              </w:rPr>
            </w:pPr>
            <w:r w:rsidRPr="00560160">
              <w:rPr>
                <w:rFonts w:cs="Arial"/>
                <w:kern w:val="2"/>
                <w:szCs w:val="20"/>
                <w:lang w:eastAsia="ja-JP"/>
              </w:rPr>
              <w:t>If the process ends abnormally, a value other than E_OK is returned. If a value other than E_OK is returned, it is converted to E</w:t>
            </w:r>
            <w:r>
              <w:rPr>
                <w:rFonts w:cs="Arial"/>
                <w:kern w:val="2"/>
                <w:szCs w:val="20"/>
                <w:lang w:eastAsia="ja-JP"/>
              </w:rPr>
              <w:t>_NOT_OK</w:t>
            </w:r>
            <w:r w:rsidRPr="00560160">
              <w:rPr>
                <w:rFonts w:cs="Arial"/>
                <w:kern w:val="2"/>
                <w:szCs w:val="20"/>
                <w:lang w:eastAsia="ja-JP"/>
              </w:rPr>
              <w:t xml:space="preserve"> by the caller.</w:t>
            </w:r>
          </w:p>
        </w:tc>
      </w:tr>
      <w:tr w:rsidR="001512BE" w:rsidRPr="00560160" w14:paraId="786ADCA2"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190C41C6" w14:textId="77777777" w:rsidR="001512BE" w:rsidRPr="00560160" w:rsidRDefault="001512BE" w:rsidP="00B33DF2">
            <w:pPr>
              <w:rPr>
                <w:rFonts w:cs="Arial"/>
                <w:b/>
                <w:bCs/>
                <w:szCs w:val="20"/>
              </w:rPr>
            </w:pPr>
            <w:r w:rsidRPr="00560160">
              <w:rPr>
                <w:rFonts w:cs="Arial"/>
                <w:b/>
                <w:bCs/>
                <w:szCs w:val="20"/>
              </w:rPr>
              <w:t>Preconditions</w:t>
            </w:r>
          </w:p>
        </w:tc>
        <w:tc>
          <w:tcPr>
            <w:tcW w:w="3877" w:type="pct"/>
            <w:gridSpan w:val="4"/>
            <w:tcBorders>
              <w:top w:val="single" w:sz="4" w:space="0" w:color="auto"/>
              <w:left w:val="single" w:sz="4" w:space="0" w:color="auto"/>
              <w:bottom w:val="single" w:sz="4" w:space="0" w:color="auto"/>
              <w:right w:val="single" w:sz="4" w:space="0" w:color="auto"/>
            </w:tcBorders>
            <w:hideMark/>
          </w:tcPr>
          <w:p w14:paraId="0643F717" w14:textId="77777777" w:rsidR="001512BE" w:rsidRPr="00560160" w:rsidRDefault="001512BE" w:rsidP="00B33DF2">
            <w:pPr>
              <w:rPr>
                <w:rFonts w:cs="Arial"/>
                <w:szCs w:val="20"/>
              </w:rPr>
            </w:pPr>
            <w:r w:rsidRPr="00560160">
              <w:rPr>
                <w:rFonts w:cs="Arial"/>
                <w:szCs w:val="20"/>
              </w:rPr>
              <w:t>N/A</w:t>
            </w:r>
          </w:p>
        </w:tc>
      </w:tr>
      <w:tr w:rsidR="001512BE" w:rsidRPr="00560160" w14:paraId="42CD3C26"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69F244B" w14:textId="77777777" w:rsidR="001512BE" w:rsidRPr="00560160" w:rsidRDefault="001512BE" w:rsidP="00B33DF2">
            <w:pPr>
              <w:rPr>
                <w:rFonts w:cs="Arial"/>
                <w:b/>
                <w:bCs/>
                <w:szCs w:val="20"/>
              </w:rPr>
            </w:pPr>
            <w:r w:rsidRPr="00560160">
              <w:rPr>
                <w:rFonts w:cs="Arial"/>
                <w:b/>
                <w:bCs/>
                <w:szCs w:val="20"/>
              </w:rPr>
              <w:t>Remarks</w:t>
            </w:r>
          </w:p>
        </w:tc>
        <w:tc>
          <w:tcPr>
            <w:tcW w:w="3877" w:type="pct"/>
            <w:gridSpan w:val="4"/>
            <w:tcBorders>
              <w:top w:val="single" w:sz="4" w:space="0" w:color="auto"/>
              <w:left w:val="single" w:sz="4" w:space="0" w:color="auto"/>
              <w:bottom w:val="single" w:sz="4" w:space="0" w:color="auto"/>
              <w:right w:val="single" w:sz="4" w:space="0" w:color="auto"/>
            </w:tcBorders>
            <w:hideMark/>
          </w:tcPr>
          <w:p w14:paraId="12402B63" w14:textId="77777777" w:rsidR="001512BE" w:rsidRPr="00560160" w:rsidRDefault="001512BE" w:rsidP="00B33DF2">
            <w:pPr>
              <w:rPr>
                <w:rFonts w:cs="Arial"/>
                <w:szCs w:val="20"/>
              </w:rPr>
            </w:pPr>
            <w:r w:rsidRPr="00560160">
              <w:rPr>
                <w:rFonts w:cs="Arial"/>
                <w:szCs w:val="20"/>
              </w:rPr>
              <w:t>N/A</w:t>
            </w:r>
          </w:p>
        </w:tc>
      </w:tr>
      <w:tr w:rsidR="001512BE" w:rsidRPr="00560160" w14:paraId="7050B322"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tcPr>
          <w:p w14:paraId="568946B5" w14:textId="77777777" w:rsidR="001512BE" w:rsidRPr="00560160" w:rsidRDefault="001512BE" w:rsidP="00B33DF2">
            <w:pPr>
              <w:jc w:val="left"/>
              <w:rPr>
                <w:rFonts w:cs="Arial"/>
                <w:b/>
                <w:bCs/>
                <w:szCs w:val="20"/>
              </w:rPr>
            </w:pPr>
            <w:r>
              <w:rPr>
                <w:rFonts w:cs="Arial"/>
                <w:b/>
                <w:bCs/>
                <w:kern w:val="0"/>
                <w:szCs w:val="20"/>
              </w:rPr>
              <w:t>DET/DEM Errors Handled</w:t>
            </w:r>
          </w:p>
        </w:tc>
        <w:tc>
          <w:tcPr>
            <w:tcW w:w="3877" w:type="pct"/>
            <w:gridSpan w:val="4"/>
            <w:tcBorders>
              <w:top w:val="single" w:sz="4" w:space="0" w:color="auto"/>
              <w:left w:val="single" w:sz="4" w:space="0" w:color="auto"/>
              <w:bottom w:val="single" w:sz="4" w:space="0" w:color="auto"/>
              <w:right w:val="single" w:sz="4" w:space="0" w:color="auto"/>
            </w:tcBorders>
          </w:tcPr>
          <w:p w14:paraId="6B6A83D7" w14:textId="77777777" w:rsidR="001512BE" w:rsidRPr="00560160" w:rsidRDefault="001512BE" w:rsidP="00B33DF2">
            <w:pPr>
              <w:rPr>
                <w:rFonts w:cs="Arial"/>
                <w:szCs w:val="20"/>
              </w:rPr>
            </w:pPr>
            <w:r>
              <w:t>N/A</w:t>
            </w:r>
          </w:p>
        </w:tc>
      </w:tr>
    </w:tbl>
    <w:p w14:paraId="6DDCFDF4" w14:textId="317E0B8B" w:rsidR="001512BE" w:rsidRDefault="001512BE" w:rsidP="009A0AC5">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6AC5F262" w14:textId="77777777" w:rsidR="002C0EA0" w:rsidRPr="002C15F8" w:rsidRDefault="001512BE" w:rsidP="002C0EA0">
      <w:pPr>
        <w:pStyle w:val="RefIDs"/>
        <w:rPr>
          <w:lang w:eastAsia="en-US"/>
        </w:rPr>
      </w:pPr>
      <w:r w:rsidRPr="00EC6E42">
        <w:rPr>
          <w:lang w:eastAsia="en-US"/>
        </w:rPr>
        <w:t xml:space="preserve">[Covers: </w:t>
      </w:r>
      <w:r w:rsidR="00504621">
        <w:rPr>
          <w:lang w:eastAsia="en-US"/>
        </w:rPr>
        <w:t>req-8552172-00905234</w:t>
      </w:r>
      <w:r w:rsidRPr="00EC6E42">
        <w:rPr>
          <w:lang w:eastAsia="en-US"/>
        </w:rPr>
        <w:t>]</w:t>
      </w:r>
    </w:p>
    <w:p w14:paraId="46F09CE0"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17BF2035"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1A435B23" w14:textId="77777777" w:rsidR="002C0EA0" w:rsidRDefault="002C0EA0" w:rsidP="002C0EA0">
      <w:pPr>
        <w:pStyle w:val="RefIDs"/>
        <w:rPr>
          <w:lang w:eastAsia="en-US"/>
        </w:rPr>
      </w:pPr>
      <w:r>
        <w:rPr>
          <w:lang w:eastAsia="en-US"/>
        </w:rPr>
        <w:t>[Covers: req-8552172-00528006]</w:t>
      </w:r>
    </w:p>
    <w:p w14:paraId="250C04F0" w14:textId="77777777" w:rsidR="002C0EA0" w:rsidRDefault="002C0EA0" w:rsidP="002C0EA0">
      <w:pPr>
        <w:pStyle w:val="RefIDs"/>
        <w:rPr>
          <w:lang w:eastAsia="en-US"/>
        </w:rPr>
      </w:pPr>
      <w:r>
        <w:rPr>
          <w:lang w:eastAsia="en-US"/>
        </w:rPr>
        <w:t xml:space="preserve">[Covers: </w:t>
      </w:r>
      <w:r w:rsidRPr="00C136B3">
        <w:t>req-8552172-00527993</w:t>
      </w:r>
      <w:r>
        <w:t>]</w:t>
      </w:r>
    </w:p>
    <w:p w14:paraId="046CBEB3" w14:textId="59264001" w:rsidR="001512BE" w:rsidRPr="00F356F4" w:rsidRDefault="001512BE" w:rsidP="002C0EA0">
      <w:pPr>
        <w:pStyle w:val="RefIDs"/>
        <w:rPr>
          <w:lang w:eastAsia="en-US"/>
        </w:rPr>
      </w:pPr>
    </w:p>
    <w:p w14:paraId="606659BA" w14:textId="05F7CE85" w:rsidR="00506012" w:rsidRDefault="00B51410" w:rsidP="00D10EB4">
      <w:pPr>
        <w:pStyle w:val="Heading3"/>
        <w:rPr>
          <w:lang w:val="en-GB"/>
        </w:rPr>
      </w:pPr>
      <w:r>
        <w:rPr>
          <w:lang w:val="en-GB"/>
        </w:rPr>
        <w:br w:type="column"/>
      </w:r>
      <w:bookmarkStart w:id="229" w:name="_Toc203383982"/>
      <w:r w:rsidR="00506012">
        <w:rPr>
          <w:lang w:val="en-GB"/>
        </w:rPr>
        <w:lastRenderedPageBreak/>
        <w:t>ProtoConv</w:t>
      </w:r>
      <w:r w:rsidR="00506012" w:rsidRPr="00E46C9F">
        <w:rPr>
          <w:lang w:val="en-GB"/>
        </w:rPr>
        <w:t>_</w:t>
      </w:r>
      <w:r w:rsidR="00506012">
        <w:rPr>
          <w:lang w:val="en-GB"/>
        </w:rPr>
        <w:t>Lin</w:t>
      </w:r>
      <w:r w:rsidR="00506012" w:rsidRPr="00E46C9F">
        <w:rPr>
          <w:lang w:val="en-GB"/>
        </w:rPr>
        <w:t>TransmitUser</w:t>
      </w:r>
      <w:r w:rsidR="00506012">
        <w:rPr>
          <w:lang w:val="en-GB"/>
        </w:rPr>
        <w:t>D</w:t>
      </w:r>
      <w:r w:rsidR="00506012" w:rsidRPr="00E46C9F">
        <w:rPr>
          <w:lang w:val="en-GB"/>
        </w:rPr>
        <w:t>ef</w:t>
      </w:r>
      <w:bookmarkEnd w:id="229"/>
    </w:p>
    <w:p w14:paraId="518D0D0F" w14:textId="2714703F" w:rsidR="00506012" w:rsidRPr="00251C23" w:rsidRDefault="00506012" w:rsidP="00BE5228">
      <w:pPr>
        <w:pStyle w:val="ReqID"/>
        <w:rPr>
          <w:lang w:val="en-US"/>
        </w:rPr>
      </w:pPr>
      <w:r w:rsidRPr="00696D29">
        <w:t>[</w:t>
      </w:r>
      <w:r>
        <w:t>Gen5GW</w:t>
      </w:r>
      <w:r w:rsidRPr="00696D29">
        <w:t>_</w:t>
      </w:r>
      <w:r>
        <w:t>ProtoConv</w:t>
      </w:r>
      <w:r w:rsidRPr="00696D29">
        <w:t>_AD_C_</w:t>
      </w:r>
      <w:r>
        <w:t>20_0</w:t>
      </w:r>
      <w:r w:rsidRPr="00696D29">
        <w:t>0</w:t>
      </w:r>
      <w:r w:rsidR="00FF1556">
        <w:t>6</w:t>
      </w:r>
      <w:r w:rsidRPr="00696D29">
        <w:t>]</w:t>
      </w:r>
    </w:p>
    <w:p w14:paraId="2B3AE625" w14:textId="0F366350" w:rsidR="00506012" w:rsidRDefault="0050601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41</w:t>
      </w:r>
      <w:r w:rsidR="009D560C">
        <w:rPr>
          <w:noProof/>
        </w:rPr>
        <w:fldChar w:fldCharType="end"/>
      </w:r>
      <w:r>
        <w:rPr>
          <w:noProof/>
        </w:rPr>
        <w:t>:</w:t>
      </w:r>
      <w:r>
        <w:t xml:space="preserve"> ProtoConv</w:t>
      </w:r>
      <w:r w:rsidRPr="001D2558">
        <w:t>_</w:t>
      </w:r>
      <w:r>
        <w:t>Li</w:t>
      </w:r>
      <w:r w:rsidRPr="001D2558">
        <w:t>nTransmitUserDef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64"/>
        <w:gridCol w:w="1878"/>
        <w:gridCol w:w="1380"/>
        <w:gridCol w:w="761"/>
        <w:gridCol w:w="3748"/>
      </w:tblGrid>
      <w:tr w:rsidR="00506012" w:rsidRPr="00864D86" w14:paraId="579A2CC7" w14:textId="77777777" w:rsidTr="00C6071F">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0D9BF049" w14:textId="77777777" w:rsidR="00506012" w:rsidRPr="00864D86" w:rsidRDefault="00506012" w:rsidP="00B262B0">
            <w:pPr>
              <w:rPr>
                <w:rFonts w:cs="Arial"/>
                <w:szCs w:val="20"/>
              </w:rPr>
            </w:pPr>
            <w:r w:rsidRPr="00864D86">
              <w:rPr>
                <w:rFonts w:cs="Arial"/>
                <w:b/>
                <w:bCs/>
                <w:szCs w:val="20"/>
              </w:rPr>
              <w:t>Function Name</w:t>
            </w:r>
          </w:p>
        </w:tc>
        <w:tc>
          <w:tcPr>
            <w:tcW w:w="3871" w:type="pct"/>
            <w:gridSpan w:val="4"/>
            <w:tcBorders>
              <w:top w:val="single" w:sz="4" w:space="0" w:color="auto"/>
              <w:left w:val="single" w:sz="4" w:space="0" w:color="auto"/>
              <w:bottom w:val="single" w:sz="4" w:space="0" w:color="auto"/>
              <w:right w:val="single" w:sz="4" w:space="0" w:color="auto"/>
            </w:tcBorders>
          </w:tcPr>
          <w:p w14:paraId="325DE801" w14:textId="1F023862" w:rsidR="00506012" w:rsidRPr="006406A3" w:rsidRDefault="00506012" w:rsidP="00B262B0">
            <w:r>
              <w:t>ProtoConv</w:t>
            </w:r>
            <w:r w:rsidRPr="00710AB6">
              <w:t>_</w:t>
            </w:r>
            <w:r>
              <w:t>Lin</w:t>
            </w:r>
            <w:r w:rsidRPr="00710AB6">
              <w:t>TransmitUser</w:t>
            </w:r>
            <w:r>
              <w:t>D</w:t>
            </w:r>
            <w:r w:rsidRPr="00710AB6">
              <w:t>ef</w:t>
            </w:r>
          </w:p>
        </w:tc>
      </w:tr>
      <w:tr w:rsidR="00506012" w:rsidRPr="004B7082" w14:paraId="095B5564" w14:textId="77777777" w:rsidTr="001512BE">
        <w:trPr>
          <w:trHeight w:val="287"/>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50B4B3E5" w14:textId="77777777" w:rsidR="00506012" w:rsidRPr="0001226E" w:rsidRDefault="00506012" w:rsidP="00B262B0">
            <w:pPr>
              <w:rPr>
                <w:rFonts w:eastAsia="Meiryo UI" w:cstheme="majorHAnsi"/>
                <w:szCs w:val="20"/>
                <w:lang w:val="en-GB"/>
              </w:rPr>
            </w:pPr>
            <w:r w:rsidRPr="004B7082">
              <w:rPr>
                <w:rFonts w:eastAsia="Meiryo UI" w:cstheme="majorHAnsi"/>
                <w:b/>
                <w:bCs/>
                <w:szCs w:val="20"/>
                <w:lang w:val="en-GB"/>
              </w:rPr>
              <w:t>ASIL Level</w:t>
            </w:r>
          </w:p>
        </w:tc>
        <w:tc>
          <w:tcPr>
            <w:tcW w:w="936" w:type="pct"/>
            <w:tcBorders>
              <w:top w:val="single" w:sz="4" w:space="0" w:color="auto"/>
              <w:left w:val="single" w:sz="4" w:space="0" w:color="auto"/>
              <w:bottom w:val="single" w:sz="4" w:space="0" w:color="auto"/>
              <w:right w:val="single" w:sz="4" w:space="0" w:color="auto"/>
            </w:tcBorders>
          </w:tcPr>
          <w:p w14:paraId="3F663DB8" w14:textId="77777777" w:rsidR="00506012" w:rsidRPr="00751FC3" w:rsidRDefault="00506012" w:rsidP="00B262B0">
            <w:pPr>
              <w:rPr>
                <w:lang w:val="en-GB"/>
              </w:rPr>
            </w:pPr>
            <w:r w:rsidRPr="006406A3">
              <w:rPr>
                <w:lang w:val="en-GB"/>
              </w:rPr>
              <w:t xml:space="preserve">ASIL </w:t>
            </w:r>
            <w:r>
              <w:rPr>
                <w:lang w:val="en-GB"/>
              </w:rPr>
              <w:t>D</w:t>
            </w:r>
          </w:p>
        </w:tc>
        <w:tc>
          <w:tcPr>
            <w:tcW w:w="688" w:type="pct"/>
            <w:tcBorders>
              <w:top w:val="single" w:sz="4" w:space="0" w:color="auto"/>
              <w:left w:val="single" w:sz="4" w:space="0" w:color="auto"/>
              <w:bottom w:val="single" w:sz="4" w:space="0" w:color="auto"/>
              <w:right w:val="single" w:sz="4" w:space="0" w:color="auto"/>
            </w:tcBorders>
            <w:shd w:val="pct20" w:color="auto" w:fill="auto"/>
          </w:tcPr>
          <w:p w14:paraId="505A9A67" w14:textId="77777777" w:rsidR="00506012" w:rsidRPr="004B7082" w:rsidRDefault="00506012" w:rsidP="00B262B0">
            <w:pPr>
              <w:rPr>
                <w:rFonts w:eastAsia="Meiryo UI" w:cstheme="majorHAnsi"/>
                <w:b/>
                <w:szCs w:val="20"/>
                <w:lang w:val="en-GB"/>
              </w:rPr>
            </w:pPr>
            <w:r w:rsidRPr="004B7082">
              <w:rPr>
                <w:rFonts w:eastAsia="Meiryo UI" w:cstheme="majorHAnsi"/>
                <w:b/>
                <w:szCs w:val="20"/>
                <w:lang w:val="en-GB"/>
              </w:rPr>
              <w:t>Status</w:t>
            </w:r>
          </w:p>
        </w:tc>
        <w:tc>
          <w:tcPr>
            <w:tcW w:w="2248" w:type="pct"/>
            <w:gridSpan w:val="2"/>
            <w:tcBorders>
              <w:top w:val="single" w:sz="4" w:space="0" w:color="auto"/>
              <w:left w:val="single" w:sz="4" w:space="0" w:color="auto"/>
              <w:bottom w:val="single" w:sz="4" w:space="0" w:color="auto"/>
              <w:right w:val="single" w:sz="4" w:space="0" w:color="auto"/>
            </w:tcBorders>
          </w:tcPr>
          <w:p w14:paraId="3EE24419" w14:textId="77777777" w:rsidR="00506012" w:rsidRPr="00751FC3" w:rsidRDefault="00506012" w:rsidP="00B262B0">
            <w:pPr>
              <w:rPr>
                <w:lang w:val="en-GB"/>
              </w:rPr>
            </w:pPr>
            <w:r w:rsidRPr="006406A3">
              <w:rPr>
                <w:lang w:val="en-GB"/>
              </w:rPr>
              <w:t>New</w:t>
            </w:r>
          </w:p>
        </w:tc>
      </w:tr>
      <w:tr w:rsidR="00506012" w:rsidRPr="00864D86" w14:paraId="4441831F"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0FE79CCC" w14:textId="77777777" w:rsidR="00506012" w:rsidRPr="00864D86" w:rsidRDefault="00506012" w:rsidP="00B262B0">
            <w:pPr>
              <w:rPr>
                <w:rFonts w:cs="Arial"/>
                <w:b/>
                <w:bCs/>
                <w:szCs w:val="20"/>
              </w:rPr>
            </w:pPr>
            <w:r w:rsidRPr="00864D86">
              <w:rPr>
                <w:rFonts w:cs="Arial"/>
                <w:b/>
                <w:bCs/>
                <w:szCs w:val="20"/>
              </w:rPr>
              <w:t>Syntax</w:t>
            </w:r>
          </w:p>
        </w:tc>
        <w:tc>
          <w:tcPr>
            <w:tcW w:w="3871" w:type="pct"/>
            <w:gridSpan w:val="4"/>
            <w:tcBorders>
              <w:top w:val="single" w:sz="4" w:space="0" w:color="auto"/>
              <w:left w:val="single" w:sz="4" w:space="0" w:color="auto"/>
              <w:bottom w:val="single" w:sz="4" w:space="0" w:color="auto"/>
              <w:right w:val="single" w:sz="4" w:space="0" w:color="auto"/>
            </w:tcBorders>
          </w:tcPr>
          <w:p w14:paraId="4376EBD1" w14:textId="38707DE1" w:rsidR="00506012" w:rsidRPr="006406A3" w:rsidRDefault="00506012" w:rsidP="00506012">
            <w:pPr>
              <w:jc w:val="left"/>
            </w:pPr>
            <w:r w:rsidRPr="00506012">
              <w:t>Std_ReturnType ProtoConv_LinTransmitUserDef(const R_ProtoConv_LinFrameType *pLinFrame, const uint8 ucDestBusIdx, const uint32 ulAddInfo)</w:t>
            </w:r>
          </w:p>
        </w:tc>
      </w:tr>
      <w:tr w:rsidR="00506012" w:rsidRPr="00864D86" w14:paraId="1F021CC0"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20502012" w14:textId="77777777" w:rsidR="00506012" w:rsidRPr="00864D86" w:rsidRDefault="00506012" w:rsidP="00B262B0">
            <w:pPr>
              <w:rPr>
                <w:rFonts w:cs="Arial"/>
                <w:b/>
                <w:bCs/>
                <w:szCs w:val="20"/>
              </w:rPr>
            </w:pPr>
            <w:r w:rsidRPr="00864D86">
              <w:rPr>
                <w:rFonts w:cs="Arial"/>
                <w:b/>
                <w:bCs/>
                <w:szCs w:val="20"/>
              </w:rPr>
              <w:t>Sync/Async</w:t>
            </w:r>
          </w:p>
        </w:tc>
        <w:tc>
          <w:tcPr>
            <w:tcW w:w="3871" w:type="pct"/>
            <w:gridSpan w:val="4"/>
            <w:tcBorders>
              <w:top w:val="single" w:sz="4" w:space="0" w:color="auto"/>
              <w:left w:val="single" w:sz="4" w:space="0" w:color="auto"/>
              <w:bottom w:val="single" w:sz="4" w:space="0" w:color="auto"/>
              <w:right w:val="single" w:sz="4" w:space="0" w:color="auto"/>
            </w:tcBorders>
          </w:tcPr>
          <w:p w14:paraId="3CEB03EB" w14:textId="77777777" w:rsidR="00506012" w:rsidRPr="00864D86" w:rsidRDefault="00506012" w:rsidP="00B262B0">
            <w:r w:rsidRPr="006406A3">
              <w:t>Synchronous</w:t>
            </w:r>
          </w:p>
        </w:tc>
      </w:tr>
      <w:tr w:rsidR="00506012" w:rsidRPr="00864D86" w14:paraId="548845A1"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2F15A514" w14:textId="77777777" w:rsidR="00506012" w:rsidRPr="00864D86" w:rsidRDefault="00506012" w:rsidP="00B262B0">
            <w:pPr>
              <w:rPr>
                <w:rFonts w:cs="Arial"/>
                <w:b/>
                <w:bCs/>
                <w:szCs w:val="20"/>
              </w:rPr>
            </w:pPr>
            <w:r w:rsidRPr="00864D86">
              <w:rPr>
                <w:rFonts w:cs="Arial"/>
                <w:b/>
                <w:bCs/>
                <w:szCs w:val="20"/>
              </w:rPr>
              <w:t>Reentrancy</w:t>
            </w:r>
          </w:p>
        </w:tc>
        <w:tc>
          <w:tcPr>
            <w:tcW w:w="3871" w:type="pct"/>
            <w:gridSpan w:val="4"/>
            <w:tcBorders>
              <w:top w:val="single" w:sz="4" w:space="0" w:color="auto"/>
              <w:left w:val="single" w:sz="4" w:space="0" w:color="auto"/>
              <w:bottom w:val="single" w:sz="4" w:space="0" w:color="auto"/>
              <w:right w:val="single" w:sz="4" w:space="0" w:color="auto"/>
            </w:tcBorders>
          </w:tcPr>
          <w:p w14:paraId="6C6AB400" w14:textId="77777777" w:rsidR="00506012" w:rsidRPr="008806BA" w:rsidRDefault="00506012" w:rsidP="00B262B0">
            <w:pPr>
              <w:rPr>
                <w:rFonts w:eastAsia="Meiryo UI" w:cstheme="majorHAnsi"/>
                <w:color w:val="FF0000"/>
                <w:lang w:val="en-GB"/>
              </w:rPr>
            </w:pPr>
            <w:r w:rsidRPr="006406A3">
              <w:t>Non-Reentrant</w:t>
            </w:r>
          </w:p>
        </w:tc>
      </w:tr>
      <w:tr w:rsidR="00506012" w:rsidRPr="00864D86" w14:paraId="3EA267C7" w14:textId="77777777" w:rsidTr="00C6071F">
        <w:trPr>
          <w:trHeight w:val="170"/>
        </w:trPr>
        <w:tc>
          <w:tcPr>
            <w:tcW w:w="1129" w:type="pct"/>
            <w:tcBorders>
              <w:top w:val="single" w:sz="4" w:space="0" w:color="auto"/>
              <w:left w:val="single" w:sz="4" w:space="0" w:color="auto"/>
              <w:bottom w:val="single" w:sz="4" w:space="0" w:color="auto"/>
              <w:right w:val="single" w:sz="4" w:space="0" w:color="auto"/>
            </w:tcBorders>
            <w:shd w:val="clear" w:color="auto" w:fill="D9D9D9"/>
          </w:tcPr>
          <w:p w14:paraId="0AE42568" w14:textId="77777777" w:rsidR="00506012" w:rsidRPr="00864D86" w:rsidRDefault="00506012" w:rsidP="00B262B0">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871" w:type="pct"/>
            <w:gridSpan w:val="4"/>
            <w:tcBorders>
              <w:top w:val="single" w:sz="4" w:space="0" w:color="auto"/>
              <w:left w:val="single" w:sz="4" w:space="0" w:color="auto"/>
              <w:bottom w:val="single" w:sz="4" w:space="0" w:color="auto"/>
              <w:right w:val="single" w:sz="4" w:space="0" w:color="auto"/>
            </w:tcBorders>
          </w:tcPr>
          <w:p w14:paraId="6D7BBA2E" w14:textId="77777777" w:rsidR="00506012" w:rsidRPr="00751FC3" w:rsidRDefault="00506012" w:rsidP="00B262B0">
            <w:r w:rsidRPr="005C1F4B">
              <w:t>Runs in the interrupt enable state</w:t>
            </w:r>
          </w:p>
        </w:tc>
      </w:tr>
      <w:tr w:rsidR="00506012" w:rsidRPr="004B7082" w14:paraId="2B71E967" w14:textId="77777777" w:rsidTr="001512BE">
        <w:tc>
          <w:tcPr>
            <w:tcW w:w="1129" w:type="pct"/>
            <w:vMerge w:val="restart"/>
            <w:tcBorders>
              <w:top w:val="single" w:sz="4" w:space="0" w:color="auto"/>
              <w:left w:val="single" w:sz="4" w:space="0" w:color="auto"/>
              <w:right w:val="single" w:sz="4" w:space="0" w:color="auto"/>
            </w:tcBorders>
            <w:shd w:val="clear" w:color="auto" w:fill="D9D9D9"/>
            <w:hideMark/>
          </w:tcPr>
          <w:p w14:paraId="77741AE0"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3C37FE8F" w14:textId="581ABA85" w:rsidR="00506012" w:rsidRPr="004B7082" w:rsidRDefault="00506012" w:rsidP="00B262B0">
            <w:pPr>
              <w:rPr>
                <w:rFonts w:eastAsia="Meiryo UI" w:cstheme="majorHAnsi"/>
                <w:lang w:val="en-GB"/>
              </w:rPr>
            </w:pPr>
            <w:r w:rsidRPr="00506012">
              <w:t>const R_ProtoConv_LinFrameType *pLinFrame</w:t>
            </w: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4B2D7F1A" w14:textId="6DFD1325" w:rsidR="00506012" w:rsidRPr="004B7082" w:rsidRDefault="00506012" w:rsidP="00B262B0">
            <w:pPr>
              <w:rPr>
                <w:rFonts w:eastAsia="Meiryo UI" w:cstheme="majorHAnsi"/>
                <w:lang w:val="en-GB"/>
              </w:rPr>
            </w:pPr>
            <w:r w:rsidRPr="00B214F4">
              <w:rPr>
                <w:rFonts w:eastAsia="Meiryo UI" w:cstheme="majorHAnsi"/>
                <w:szCs w:val="20"/>
                <w:lang w:val="en-GB"/>
              </w:rPr>
              <w:t xml:space="preserve">Address of buffer where </w:t>
            </w:r>
            <w:r>
              <w:rPr>
                <w:rFonts w:eastAsia="Meiryo UI" w:cstheme="majorHAnsi"/>
                <w:szCs w:val="20"/>
                <w:lang w:val="en-GB"/>
              </w:rPr>
              <w:t>LI</w:t>
            </w:r>
            <w:r w:rsidRPr="00B214F4">
              <w:rPr>
                <w:rFonts w:eastAsia="Meiryo UI" w:cstheme="majorHAnsi"/>
                <w:szCs w:val="20"/>
                <w:lang w:val="en-GB"/>
              </w:rPr>
              <w:t>N frames are stored</w:t>
            </w:r>
          </w:p>
        </w:tc>
      </w:tr>
      <w:tr w:rsidR="00506012" w:rsidRPr="001E7CB4" w14:paraId="6C88E2B2" w14:textId="77777777" w:rsidTr="001512BE">
        <w:tc>
          <w:tcPr>
            <w:tcW w:w="1129" w:type="pct"/>
            <w:vMerge/>
            <w:tcBorders>
              <w:left w:val="single" w:sz="4" w:space="0" w:color="auto"/>
              <w:bottom w:val="single" w:sz="4" w:space="0" w:color="auto"/>
              <w:right w:val="single" w:sz="4" w:space="0" w:color="auto"/>
            </w:tcBorders>
            <w:shd w:val="clear" w:color="auto" w:fill="D9D9D9"/>
          </w:tcPr>
          <w:p w14:paraId="4C13EFE8" w14:textId="77777777" w:rsidR="00506012" w:rsidRPr="004B7082" w:rsidRDefault="00506012" w:rsidP="00B262B0">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33E768CE" w14:textId="77777777" w:rsidR="00506012" w:rsidRPr="004B7082" w:rsidRDefault="00506012" w:rsidP="00B262B0">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4FAC724A" w14:textId="77777777" w:rsidR="00506012" w:rsidRPr="004B7082" w:rsidRDefault="00506012" w:rsidP="00B262B0">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25A9575A" w14:textId="77777777" w:rsidR="00506012" w:rsidRPr="001E7CB4" w:rsidRDefault="00506012" w:rsidP="00B262B0">
            <w:pPr>
              <w:rPr>
                <w:lang w:val="en-GB"/>
              </w:rPr>
            </w:pPr>
            <w:r>
              <w:rPr>
                <w:lang w:val="en-GB"/>
              </w:rPr>
              <w:t>Not NULL_PTR</w:t>
            </w:r>
          </w:p>
        </w:tc>
      </w:tr>
      <w:tr w:rsidR="00506012" w:rsidRPr="004B7082" w14:paraId="5E8A6D5C" w14:textId="77777777" w:rsidTr="001512BE">
        <w:tc>
          <w:tcPr>
            <w:tcW w:w="1129" w:type="pct"/>
            <w:vMerge w:val="restart"/>
            <w:tcBorders>
              <w:top w:val="single" w:sz="4" w:space="0" w:color="auto"/>
              <w:left w:val="single" w:sz="4" w:space="0" w:color="auto"/>
              <w:right w:val="single" w:sz="4" w:space="0" w:color="auto"/>
            </w:tcBorders>
            <w:shd w:val="clear" w:color="auto" w:fill="D9D9D9"/>
            <w:hideMark/>
          </w:tcPr>
          <w:p w14:paraId="5A6DC00C"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3F6D7017" w14:textId="77777777" w:rsidR="00506012" w:rsidRPr="00283112" w:rsidRDefault="00506012" w:rsidP="00B262B0">
            <w:pPr>
              <w:rPr>
                <w:rFonts w:cs="Arial"/>
                <w:kern w:val="0"/>
                <w:szCs w:val="20"/>
              </w:rPr>
            </w:pPr>
            <w:r>
              <w:rPr>
                <w:rFonts w:cs="Arial"/>
                <w:kern w:val="0"/>
                <w:szCs w:val="20"/>
              </w:rPr>
              <w:t xml:space="preserve">const uint8 </w:t>
            </w:r>
            <w:r w:rsidRPr="00283112">
              <w:rPr>
                <w:rFonts w:cs="Arial"/>
                <w:kern w:val="0"/>
                <w:szCs w:val="20"/>
              </w:rPr>
              <w:t>ucDestBusIdx</w:t>
            </w:r>
          </w:p>
          <w:p w14:paraId="6471F320" w14:textId="77777777" w:rsidR="00506012" w:rsidRPr="004B7082" w:rsidRDefault="00506012" w:rsidP="00B262B0">
            <w:pPr>
              <w:rPr>
                <w:rFonts w:eastAsia="Meiryo UI" w:cstheme="majorHAnsi"/>
                <w:lang w:val="en-GB"/>
              </w:rPr>
            </w:pP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02890B7D" w14:textId="77777777" w:rsidR="00506012" w:rsidRPr="004B7082" w:rsidRDefault="00506012" w:rsidP="00B262B0">
            <w:pPr>
              <w:rPr>
                <w:rFonts w:eastAsia="Meiryo UI" w:cstheme="majorHAnsi"/>
                <w:lang w:val="en-GB"/>
              </w:rPr>
            </w:pPr>
            <w:r>
              <w:rPr>
                <w:lang w:val="en-GB"/>
              </w:rPr>
              <w:t>Destination Bus ID</w:t>
            </w:r>
          </w:p>
        </w:tc>
      </w:tr>
      <w:tr w:rsidR="00506012" w:rsidRPr="001E7CB4" w14:paraId="477F27F4" w14:textId="77777777" w:rsidTr="001512BE">
        <w:tc>
          <w:tcPr>
            <w:tcW w:w="1129" w:type="pct"/>
            <w:vMerge/>
            <w:tcBorders>
              <w:left w:val="single" w:sz="4" w:space="0" w:color="auto"/>
              <w:bottom w:val="single" w:sz="4" w:space="0" w:color="auto"/>
              <w:right w:val="single" w:sz="4" w:space="0" w:color="auto"/>
            </w:tcBorders>
            <w:shd w:val="clear" w:color="auto" w:fill="D9D9D9"/>
          </w:tcPr>
          <w:p w14:paraId="7F92500A" w14:textId="77777777" w:rsidR="00506012" w:rsidRPr="004B7082" w:rsidRDefault="00506012" w:rsidP="00B262B0">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2B159CE0" w14:textId="77777777" w:rsidR="00506012" w:rsidRPr="004B7082" w:rsidRDefault="00506012" w:rsidP="00B262B0">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72FFFFC" w14:textId="77777777" w:rsidR="00506012" w:rsidRPr="004B7082" w:rsidRDefault="00506012" w:rsidP="00B262B0">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077C52BF" w14:textId="12C6BD06" w:rsidR="00506012" w:rsidRPr="001E7CB4" w:rsidRDefault="00506012" w:rsidP="00B262B0">
            <w:pPr>
              <w:rPr>
                <w:lang w:val="en-GB"/>
              </w:rPr>
            </w:pPr>
            <w:r>
              <w:rPr>
                <w:szCs w:val="20"/>
                <w:lang w:val="en-GB"/>
              </w:rPr>
              <w:t xml:space="preserve">0 - </w:t>
            </w:r>
            <w:r w:rsidR="00E121EB">
              <w:rPr>
                <w:szCs w:val="20"/>
                <w:lang w:val="en-GB"/>
              </w:rPr>
              <w:t>(</w:t>
            </w:r>
            <w:r w:rsidR="00E121EB">
              <w:rPr>
                <w:szCs w:val="20"/>
              </w:rPr>
              <w:t>PROTOCONV_LIN_CH_NUM-1)</w:t>
            </w:r>
          </w:p>
        </w:tc>
      </w:tr>
      <w:tr w:rsidR="00506012" w:rsidRPr="004B7082" w14:paraId="0B48C6BF" w14:textId="77777777" w:rsidTr="001512BE">
        <w:trPr>
          <w:trHeight w:val="158"/>
        </w:trPr>
        <w:tc>
          <w:tcPr>
            <w:tcW w:w="1129" w:type="pct"/>
            <w:vMerge w:val="restart"/>
            <w:tcBorders>
              <w:top w:val="single" w:sz="4" w:space="0" w:color="auto"/>
              <w:left w:val="single" w:sz="4" w:space="0" w:color="auto"/>
              <w:right w:val="single" w:sz="4" w:space="0" w:color="auto"/>
            </w:tcBorders>
            <w:shd w:val="clear" w:color="auto" w:fill="D9D9D9"/>
            <w:hideMark/>
          </w:tcPr>
          <w:p w14:paraId="0C000357"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(In)</w:t>
            </w:r>
          </w:p>
        </w:tc>
        <w:tc>
          <w:tcPr>
            <w:tcW w:w="1624" w:type="pct"/>
            <w:gridSpan w:val="2"/>
            <w:vMerge w:val="restart"/>
            <w:tcBorders>
              <w:top w:val="single" w:sz="4" w:space="0" w:color="auto"/>
              <w:left w:val="single" w:sz="4" w:space="0" w:color="auto"/>
              <w:right w:val="single" w:sz="4" w:space="0" w:color="auto"/>
            </w:tcBorders>
          </w:tcPr>
          <w:p w14:paraId="778CE5B0" w14:textId="34F6167D" w:rsidR="00506012" w:rsidRPr="004B7082" w:rsidRDefault="00506012" w:rsidP="00B262B0">
            <w:pPr>
              <w:rPr>
                <w:rFonts w:eastAsia="Meiryo UI" w:cstheme="majorHAnsi"/>
                <w:lang w:val="en-GB"/>
              </w:rPr>
            </w:pPr>
            <w:r>
              <w:rPr>
                <w:rFonts w:cs="Arial"/>
                <w:kern w:val="0"/>
                <w:szCs w:val="20"/>
              </w:rPr>
              <w:t xml:space="preserve">const </w:t>
            </w:r>
            <w:r w:rsidR="008E6DAB">
              <w:rPr>
                <w:rFonts w:cs="Arial"/>
                <w:kern w:val="0"/>
                <w:szCs w:val="20"/>
              </w:rPr>
              <w:t>uint32 ulAddInfo</w:t>
            </w:r>
          </w:p>
        </w:tc>
        <w:tc>
          <w:tcPr>
            <w:tcW w:w="2248" w:type="pct"/>
            <w:gridSpan w:val="2"/>
            <w:tcBorders>
              <w:top w:val="single" w:sz="4" w:space="0" w:color="auto"/>
              <w:left w:val="single" w:sz="4" w:space="0" w:color="auto"/>
              <w:bottom w:val="single" w:sz="4" w:space="0" w:color="auto"/>
              <w:right w:val="single" w:sz="4" w:space="0" w:color="auto"/>
            </w:tcBorders>
            <w:vAlign w:val="center"/>
          </w:tcPr>
          <w:p w14:paraId="73547CE8" w14:textId="77777777" w:rsidR="00506012" w:rsidRPr="004B7082" w:rsidRDefault="00506012" w:rsidP="00B262B0">
            <w:pPr>
              <w:rPr>
                <w:rFonts w:eastAsia="Meiryo UI" w:cstheme="majorHAnsi"/>
                <w:lang w:val="en-GB"/>
              </w:rPr>
            </w:pPr>
            <w:r>
              <w:rPr>
                <w:lang w:val="en-GB"/>
              </w:rPr>
              <w:t>Additional Information</w:t>
            </w:r>
          </w:p>
        </w:tc>
      </w:tr>
      <w:tr w:rsidR="00506012" w:rsidRPr="001E7CB4" w14:paraId="3F4D5DA1" w14:textId="77777777" w:rsidTr="001512BE">
        <w:tc>
          <w:tcPr>
            <w:tcW w:w="1129" w:type="pct"/>
            <w:vMerge/>
            <w:tcBorders>
              <w:left w:val="single" w:sz="4" w:space="0" w:color="auto"/>
              <w:bottom w:val="single" w:sz="4" w:space="0" w:color="auto"/>
              <w:right w:val="single" w:sz="4" w:space="0" w:color="auto"/>
            </w:tcBorders>
            <w:shd w:val="clear" w:color="auto" w:fill="D9D9D9"/>
          </w:tcPr>
          <w:p w14:paraId="01FD479C" w14:textId="77777777" w:rsidR="00506012" w:rsidRPr="004B7082" w:rsidRDefault="00506012" w:rsidP="00B262B0">
            <w:pPr>
              <w:rPr>
                <w:rFonts w:eastAsia="Meiryo UI" w:cstheme="majorHAnsi"/>
                <w:b/>
                <w:bCs/>
                <w:szCs w:val="20"/>
                <w:lang w:val="en-GB"/>
              </w:rPr>
            </w:pPr>
          </w:p>
        </w:tc>
        <w:tc>
          <w:tcPr>
            <w:tcW w:w="1624" w:type="pct"/>
            <w:gridSpan w:val="2"/>
            <w:vMerge/>
            <w:tcBorders>
              <w:left w:val="single" w:sz="4" w:space="0" w:color="auto"/>
              <w:bottom w:val="single" w:sz="4" w:space="0" w:color="auto"/>
              <w:right w:val="single" w:sz="4" w:space="0" w:color="auto"/>
            </w:tcBorders>
          </w:tcPr>
          <w:p w14:paraId="6CB0E451" w14:textId="77777777" w:rsidR="00506012" w:rsidRPr="004B7082" w:rsidRDefault="00506012" w:rsidP="00B262B0">
            <w:pPr>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5933DD8E" w14:textId="77777777" w:rsidR="00506012" w:rsidRPr="004B7082" w:rsidRDefault="00506012" w:rsidP="00B262B0">
            <w:pPr>
              <w:rPr>
                <w:rFonts w:eastAsia="Meiryo UI" w:cstheme="majorHAnsi"/>
                <w:b/>
                <w:szCs w:val="20"/>
                <w:lang w:val="en-GB"/>
              </w:rPr>
            </w:pPr>
            <w:r w:rsidRPr="004B7082">
              <w:rPr>
                <w:rFonts w:eastAsia="Meiryo UI" w:cstheme="majorHAnsi"/>
                <w:b/>
                <w:szCs w:val="20"/>
                <w:lang w:val="en-GB"/>
              </w:rPr>
              <w:t>Range</w:t>
            </w:r>
          </w:p>
        </w:tc>
        <w:tc>
          <w:tcPr>
            <w:tcW w:w="1868" w:type="pct"/>
            <w:tcBorders>
              <w:top w:val="single" w:sz="4" w:space="0" w:color="auto"/>
              <w:left w:val="single" w:sz="4" w:space="0" w:color="auto"/>
              <w:bottom w:val="single" w:sz="4" w:space="0" w:color="auto"/>
              <w:right w:val="single" w:sz="4" w:space="0" w:color="auto"/>
            </w:tcBorders>
          </w:tcPr>
          <w:p w14:paraId="35C7712B" w14:textId="2421FA73" w:rsidR="00506012" w:rsidRPr="001E7CB4" w:rsidRDefault="00E4497A" w:rsidP="00B262B0">
            <w:pPr>
              <w:rPr>
                <w:lang w:val="en-GB"/>
              </w:rPr>
            </w:pPr>
            <w:r>
              <w:rPr>
                <w:lang w:val="en-GB"/>
              </w:rPr>
              <w:t>32-bit value</w:t>
            </w:r>
          </w:p>
        </w:tc>
      </w:tr>
      <w:tr w:rsidR="00506012" w:rsidRPr="006E156B" w14:paraId="102B0D7F"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160DCF9E"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(In-Out)</w:t>
            </w:r>
          </w:p>
        </w:tc>
        <w:tc>
          <w:tcPr>
            <w:tcW w:w="1624" w:type="pct"/>
            <w:gridSpan w:val="2"/>
            <w:tcBorders>
              <w:top w:val="single" w:sz="4" w:space="0" w:color="auto"/>
              <w:left w:val="single" w:sz="4" w:space="0" w:color="auto"/>
              <w:bottom w:val="single" w:sz="4" w:space="0" w:color="auto"/>
              <w:right w:val="single" w:sz="4" w:space="0" w:color="auto"/>
            </w:tcBorders>
          </w:tcPr>
          <w:p w14:paraId="2AE2A9FB" w14:textId="77777777" w:rsidR="00506012" w:rsidRPr="006406A3" w:rsidRDefault="00506012" w:rsidP="00B262B0">
            <w:pPr>
              <w:rPr>
                <w:rFonts w:eastAsia="Meiryo UI" w:cstheme="majorHAnsi"/>
                <w:lang w:val="en-GB"/>
              </w:rPr>
            </w:pPr>
            <w:r w:rsidRPr="006406A3">
              <w:t>N/A</w:t>
            </w:r>
          </w:p>
        </w:tc>
        <w:tc>
          <w:tcPr>
            <w:tcW w:w="2248" w:type="pct"/>
            <w:gridSpan w:val="2"/>
            <w:tcBorders>
              <w:top w:val="single" w:sz="4" w:space="0" w:color="auto"/>
              <w:left w:val="single" w:sz="4" w:space="0" w:color="auto"/>
              <w:bottom w:val="single" w:sz="4" w:space="0" w:color="auto"/>
              <w:right w:val="single" w:sz="4" w:space="0" w:color="auto"/>
            </w:tcBorders>
          </w:tcPr>
          <w:p w14:paraId="549FC3E5" w14:textId="77777777" w:rsidR="00506012" w:rsidRPr="006406A3" w:rsidRDefault="00506012" w:rsidP="00B262B0">
            <w:pPr>
              <w:rPr>
                <w:rFonts w:eastAsia="Meiryo UI" w:cstheme="majorHAnsi"/>
                <w:lang w:val="en-GB"/>
              </w:rPr>
            </w:pPr>
            <w:r w:rsidRPr="006406A3">
              <w:rPr>
                <w:lang w:val="en-GB"/>
              </w:rPr>
              <w:t>-</w:t>
            </w:r>
          </w:p>
        </w:tc>
      </w:tr>
      <w:tr w:rsidR="00506012" w:rsidRPr="006E156B" w14:paraId="1C62E6B0"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5EB18ACA"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(Out)</w:t>
            </w:r>
          </w:p>
        </w:tc>
        <w:tc>
          <w:tcPr>
            <w:tcW w:w="1624" w:type="pct"/>
            <w:gridSpan w:val="2"/>
            <w:tcBorders>
              <w:top w:val="single" w:sz="4" w:space="0" w:color="auto"/>
              <w:left w:val="single" w:sz="4" w:space="0" w:color="auto"/>
              <w:bottom w:val="single" w:sz="4" w:space="0" w:color="auto"/>
              <w:right w:val="single" w:sz="4" w:space="0" w:color="auto"/>
            </w:tcBorders>
          </w:tcPr>
          <w:p w14:paraId="5C26566D" w14:textId="77777777" w:rsidR="00506012" w:rsidRPr="006406A3" w:rsidRDefault="00506012" w:rsidP="00B262B0">
            <w:pPr>
              <w:rPr>
                <w:rFonts w:eastAsia="Meiryo UI" w:cstheme="majorHAnsi"/>
                <w:lang w:val="en-GB"/>
              </w:rPr>
            </w:pPr>
            <w:r w:rsidRPr="006406A3">
              <w:t>N/A</w:t>
            </w:r>
          </w:p>
        </w:tc>
        <w:tc>
          <w:tcPr>
            <w:tcW w:w="2248" w:type="pct"/>
            <w:gridSpan w:val="2"/>
            <w:tcBorders>
              <w:top w:val="single" w:sz="4" w:space="0" w:color="auto"/>
              <w:left w:val="single" w:sz="4" w:space="0" w:color="auto"/>
              <w:bottom w:val="single" w:sz="4" w:space="0" w:color="auto"/>
              <w:right w:val="single" w:sz="4" w:space="0" w:color="auto"/>
            </w:tcBorders>
          </w:tcPr>
          <w:p w14:paraId="45CE74C8" w14:textId="77777777" w:rsidR="00506012" w:rsidRPr="006406A3" w:rsidRDefault="00506012" w:rsidP="00B262B0">
            <w:pPr>
              <w:rPr>
                <w:rFonts w:eastAsia="Meiryo UI" w:cstheme="majorHAnsi"/>
                <w:lang w:val="en-GB"/>
              </w:rPr>
            </w:pPr>
            <w:r w:rsidRPr="006406A3">
              <w:rPr>
                <w:lang w:val="en-GB"/>
              </w:rPr>
              <w:t>-</w:t>
            </w:r>
          </w:p>
        </w:tc>
      </w:tr>
      <w:tr w:rsidR="00506012" w:rsidRPr="006E156B" w14:paraId="6F084751" w14:textId="77777777" w:rsidTr="001512BE">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1938B319"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Return Value</w:t>
            </w:r>
          </w:p>
        </w:tc>
        <w:tc>
          <w:tcPr>
            <w:tcW w:w="1624" w:type="pct"/>
            <w:gridSpan w:val="2"/>
            <w:tcBorders>
              <w:top w:val="single" w:sz="4" w:space="0" w:color="auto"/>
              <w:left w:val="single" w:sz="4" w:space="0" w:color="auto"/>
              <w:bottom w:val="single" w:sz="4" w:space="0" w:color="auto"/>
              <w:right w:val="single" w:sz="4" w:space="0" w:color="auto"/>
            </w:tcBorders>
          </w:tcPr>
          <w:p w14:paraId="2F3B92A9" w14:textId="77777777" w:rsidR="00506012" w:rsidRPr="006406A3" w:rsidRDefault="00506012" w:rsidP="00B262B0">
            <w:pPr>
              <w:rPr>
                <w:rFonts w:eastAsia="Meiryo UI" w:cstheme="majorHAnsi"/>
                <w:lang w:val="en-GB"/>
              </w:rPr>
            </w:pPr>
            <w:r w:rsidRPr="001850DF">
              <w:t>Std_ReturnType</w:t>
            </w:r>
          </w:p>
        </w:tc>
        <w:tc>
          <w:tcPr>
            <w:tcW w:w="2248" w:type="pct"/>
            <w:gridSpan w:val="2"/>
            <w:tcBorders>
              <w:top w:val="single" w:sz="4" w:space="0" w:color="auto"/>
              <w:left w:val="single" w:sz="4" w:space="0" w:color="auto"/>
              <w:bottom w:val="single" w:sz="4" w:space="0" w:color="auto"/>
              <w:right w:val="single" w:sz="4" w:space="0" w:color="auto"/>
            </w:tcBorders>
          </w:tcPr>
          <w:p w14:paraId="1B76294D" w14:textId="77777777" w:rsidR="00506012" w:rsidRPr="00751FC3" w:rsidRDefault="00506012" w:rsidP="00B262B0">
            <w:pPr>
              <w:rPr>
                <w:lang w:val="en-GB"/>
              </w:rPr>
            </w:pPr>
            <w:r w:rsidRPr="00751FC3">
              <w:rPr>
                <w:rFonts w:hint="eastAsia"/>
                <w:lang w:val="en-GB"/>
              </w:rPr>
              <w:t>E_OK</w:t>
            </w:r>
          </w:p>
          <w:p w14:paraId="1F1B2287" w14:textId="77777777" w:rsidR="00506012" w:rsidRPr="00751FC3" w:rsidRDefault="00506012" w:rsidP="00B262B0">
            <w:pPr>
              <w:rPr>
                <w:lang w:val="en-GB"/>
              </w:rPr>
            </w:pPr>
            <w:r w:rsidRPr="006A040A">
              <w:t>E_</w:t>
            </w:r>
            <w:r>
              <w:t>NOT_OK</w:t>
            </w:r>
          </w:p>
        </w:tc>
      </w:tr>
      <w:tr w:rsidR="00506012" w:rsidRPr="00864D86" w14:paraId="4CE8F5C7" w14:textId="77777777" w:rsidTr="00C6071F">
        <w:trPr>
          <w:trHeight w:val="955"/>
        </w:trPr>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2BA4EA0F" w14:textId="77777777" w:rsidR="00506012" w:rsidRPr="00864D86" w:rsidRDefault="00506012" w:rsidP="00B262B0">
            <w:pPr>
              <w:rPr>
                <w:rFonts w:cs="Arial"/>
                <w:b/>
                <w:bCs/>
                <w:szCs w:val="20"/>
              </w:rPr>
            </w:pPr>
            <w:r w:rsidRPr="00864D86">
              <w:rPr>
                <w:rFonts w:cs="Arial"/>
                <w:b/>
                <w:bCs/>
                <w:szCs w:val="20"/>
              </w:rPr>
              <w:t>Description</w:t>
            </w:r>
          </w:p>
        </w:tc>
        <w:tc>
          <w:tcPr>
            <w:tcW w:w="3871" w:type="pct"/>
            <w:gridSpan w:val="4"/>
            <w:tcBorders>
              <w:top w:val="single" w:sz="4" w:space="0" w:color="auto"/>
              <w:left w:val="single" w:sz="4" w:space="0" w:color="auto"/>
              <w:bottom w:val="single" w:sz="4" w:space="0" w:color="auto"/>
              <w:right w:val="single" w:sz="4" w:space="0" w:color="auto"/>
            </w:tcBorders>
          </w:tcPr>
          <w:p w14:paraId="70B41032" w14:textId="41127DD3" w:rsidR="00506012" w:rsidRPr="006A040A" w:rsidRDefault="00506012" w:rsidP="00B262B0">
            <w:r w:rsidRPr="006A040A">
              <w:t xml:space="preserve">The user implements the </w:t>
            </w:r>
            <w:r>
              <w:t>LIN</w:t>
            </w:r>
            <w:r w:rsidRPr="006A040A">
              <w:t xml:space="preserve"> frame transmission process in this function.</w:t>
            </w:r>
          </w:p>
          <w:p w14:paraId="46DE4AB2" w14:textId="77777777" w:rsidR="00506012" w:rsidRPr="006A040A" w:rsidRDefault="00506012" w:rsidP="00B262B0">
            <w:r w:rsidRPr="006A040A">
              <w:t>If the process ends normally, E_OK is returned.</w:t>
            </w:r>
          </w:p>
          <w:p w14:paraId="58E4644E" w14:textId="77777777" w:rsidR="00506012" w:rsidRPr="0047369B" w:rsidRDefault="00506012" w:rsidP="00B262B0">
            <w:r w:rsidRPr="006A040A">
              <w:t>If the process ends abnormally, a value other than E_OK is returned; if a value other than E_OK is returned, the caller converts it to E_</w:t>
            </w:r>
            <w:r>
              <w:t>NOT_OK</w:t>
            </w:r>
            <w:r w:rsidRPr="006A040A">
              <w:t>.</w:t>
            </w:r>
          </w:p>
        </w:tc>
      </w:tr>
      <w:tr w:rsidR="00506012" w:rsidRPr="00864D86" w14:paraId="0E4A6A5B"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2029AD49" w14:textId="77777777" w:rsidR="00506012" w:rsidRPr="00864D86" w:rsidRDefault="00506012" w:rsidP="00B262B0">
            <w:pPr>
              <w:rPr>
                <w:rFonts w:cs="Arial"/>
                <w:b/>
                <w:bCs/>
                <w:szCs w:val="20"/>
              </w:rPr>
            </w:pPr>
            <w:r w:rsidRPr="00864D86">
              <w:rPr>
                <w:rFonts w:cs="Arial"/>
                <w:b/>
                <w:bCs/>
                <w:szCs w:val="20"/>
              </w:rPr>
              <w:t>Preconditions</w:t>
            </w:r>
          </w:p>
        </w:tc>
        <w:tc>
          <w:tcPr>
            <w:tcW w:w="3871" w:type="pct"/>
            <w:gridSpan w:val="4"/>
            <w:tcBorders>
              <w:top w:val="single" w:sz="4" w:space="0" w:color="auto"/>
              <w:left w:val="single" w:sz="4" w:space="0" w:color="auto"/>
              <w:bottom w:val="single" w:sz="4" w:space="0" w:color="auto"/>
              <w:right w:val="single" w:sz="4" w:space="0" w:color="auto"/>
            </w:tcBorders>
          </w:tcPr>
          <w:p w14:paraId="79E982C3" w14:textId="77777777" w:rsidR="00506012" w:rsidRPr="006406A3" w:rsidRDefault="00506012" w:rsidP="00B262B0">
            <w:r>
              <w:rPr>
                <w:rFonts w:hint="eastAsia"/>
              </w:rPr>
              <w:t>N/A</w:t>
            </w:r>
          </w:p>
        </w:tc>
      </w:tr>
      <w:tr w:rsidR="00506012" w:rsidRPr="00864D86" w14:paraId="0D452530"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hideMark/>
          </w:tcPr>
          <w:p w14:paraId="57DECDBE" w14:textId="77777777" w:rsidR="00506012" w:rsidRPr="00864D86" w:rsidRDefault="00506012" w:rsidP="00B262B0">
            <w:pPr>
              <w:rPr>
                <w:rFonts w:cs="Arial"/>
                <w:b/>
                <w:bCs/>
                <w:szCs w:val="20"/>
              </w:rPr>
            </w:pPr>
            <w:r w:rsidRPr="00864D86">
              <w:rPr>
                <w:rFonts w:cs="Arial"/>
                <w:b/>
                <w:bCs/>
                <w:szCs w:val="20"/>
              </w:rPr>
              <w:t>Remarks</w:t>
            </w:r>
          </w:p>
        </w:tc>
        <w:tc>
          <w:tcPr>
            <w:tcW w:w="3871" w:type="pct"/>
            <w:gridSpan w:val="4"/>
            <w:tcBorders>
              <w:top w:val="single" w:sz="4" w:space="0" w:color="auto"/>
              <w:left w:val="single" w:sz="4" w:space="0" w:color="auto"/>
              <w:bottom w:val="single" w:sz="4" w:space="0" w:color="auto"/>
              <w:right w:val="single" w:sz="4" w:space="0" w:color="auto"/>
            </w:tcBorders>
          </w:tcPr>
          <w:p w14:paraId="1987E411" w14:textId="77777777" w:rsidR="00506012" w:rsidRPr="006406A3" w:rsidRDefault="00506012" w:rsidP="00B262B0">
            <w:r w:rsidRPr="006406A3">
              <w:t>N/A</w:t>
            </w:r>
          </w:p>
        </w:tc>
      </w:tr>
      <w:tr w:rsidR="00506012" w:rsidRPr="00864D86" w14:paraId="1A476550" w14:textId="77777777" w:rsidTr="00C6071F">
        <w:tc>
          <w:tcPr>
            <w:tcW w:w="1129" w:type="pct"/>
            <w:tcBorders>
              <w:top w:val="single" w:sz="4" w:space="0" w:color="auto"/>
              <w:left w:val="single" w:sz="4" w:space="0" w:color="auto"/>
              <w:bottom w:val="single" w:sz="4" w:space="0" w:color="auto"/>
              <w:right w:val="single" w:sz="4" w:space="0" w:color="auto"/>
            </w:tcBorders>
            <w:shd w:val="clear" w:color="auto" w:fill="D9D9D9"/>
          </w:tcPr>
          <w:p w14:paraId="30B06114" w14:textId="77777777" w:rsidR="00506012" w:rsidRPr="00864D86" w:rsidRDefault="00506012" w:rsidP="00B262B0">
            <w:pPr>
              <w:jc w:val="left"/>
              <w:rPr>
                <w:rFonts w:cs="Arial"/>
                <w:b/>
                <w:bCs/>
                <w:szCs w:val="20"/>
              </w:rPr>
            </w:pPr>
            <w:r>
              <w:rPr>
                <w:rFonts w:cs="Arial"/>
                <w:b/>
                <w:bCs/>
                <w:kern w:val="0"/>
                <w:szCs w:val="20"/>
              </w:rPr>
              <w:t>DET/DEM Errors Handled</w:t>
            </w:r>
          </w:p>
        </w:tc>
        <w:tc>
          <w:tcPr>
            <w:tcW w:w="3871" w:type="pct"/>
            <w:gridSpan w:val="4"/>
            <w:tcBorders>
              <w:top w:val="single" w:sz="4" w:space="0" w:color="auto"/>
              <w:left w:val="single" w:sz="4" w:space="0" w:color="auto"/>
              <w:bottom w:val="single" w:sz="4" w:space="0" w:color="auto"/>
              <w:right w:val="single" w:sz="4" w:space="0" w:color="auto"/>
            </w:tcBorders>
          </w:tcPr>
          <w:p w14:paraId="79891068" w14:textId="77777777" w:rsidR="00506012" w:rsidRPr="006406A3" w:rsidRDefault="00506012" w:rsidP="00B262B0">
            <w:pPr>
              <w:jc w:val="left"/>
            </w:pPr>
            <w:r>
              <w:t>N/A</w:t>
            </w:r>
          </w:p>
        </w:tc>
      </w:tr>
    </w:tbl>
    <w:p w14:paraId="40066788" w14:textId="0FC1F676" w:rsidR="00506012" w:rsidRDefault="00506012" w:rsidP="00506012">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39B96C90" w14:textId="77777777" w:rsidR="002C0EA0" w:rsidRPr="002C15F8" w:rsidRDefault="00506012" w:rsidP="002C0EA0">
      <w:pPr>
        <w:pStyle w:val="RefIDs"/>
        <w:rPr>
          <w:lang w:eastAsia="en-US"/>
        </w:rPr>
      </w:pPr>
      <w:r w:rsidRPr="00B11F62">
        <w:rPr>
          <w:lang w:eastAsia="en-US"/>
        </w:rPr>
        <w:t xml:space="preserve">[Covers: </w:t>
      </w:r>
      <w:r w:rsidR="00504621">
        <w:rPr>
          <w:lang w:eastAsia="en-US"/>
        </w:rPr>
        <w:t>req-8552172-0090522</w:t>
      </w:r>
      <w:r w:rsidR="00FF1556">
        <w:rPr>
          <w:lang w:eastAsia="en-US"/>
        </w:rPr>
        <w:t>5</w:t>
      </w:r>
      <w:r w:rsidRPr="00B11F62">
        <w:rPr>
          <w:lang w:eastAsia="en-US"/>
        </w:rPr>
        <w:t>]</w:t>
      </w:r>
    </w:p>
    <w:p w14:paraId="198698C5"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5B9F89D8"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1277F9DD" w14:textId="77777777" w:rsidR="002C0EA0" w:rsidRDefault="002C0EA0" w:rsidP="002C0EA0">
      <w:pPr>
        <w:pStyle w:val="RefIDs"/>
        <w:rPr>
          <w:lang w:eastAsia="en-US"/>
        </w:rPr>
      </w:pPr>
      <w:r>
        <w:rPr>
          <w:lang w:eastAsia="en-US"/>
        </w:rPr>
        <w:t>[Covers: req-8552172-00528006]</w:t>
      </w:r>
    </w:p>
    <w:p w14:paraId="1FB95753" w14:textId="77777777" w:rsidR="002C0EA0" w:rsidRDefault="002C0EA0" w:rsidP="002C0EA0">
      <w:pPr>
        <w:pStyle w:val="RefIDs"/>
        <w:rPr>
          <w:lang w:eastAsia="en-US"/>
        </w:rPr>
      </w:pPr>
      <w:r>
        <w:rPr>
          <w:lang w:eastAsia="en-US"/>
        </w:rPr>
        <w:t xml:space="preserve">[Covers: </w:t>
      </w:r>
      <w:r w:rsidRPr="00C136B3">
        <w:t>req-8552172-00527993</w:t>
      </w:r>
      <w:r>
        <w:t>]</w:t>
      </w:r>
    </w:p>
    <w:p w14:paraId="77180384" w14:textId="2457BBEF" w:rsidR="00506012" w:rsidRPr="00F356F4" w:rsidRDefault="00506012" w:rsidP="00875F62">
      <w:pPr>
        <w:pStyle w:val="RefIDs"/>
        <w:rPr>
          <w:lang w:eastAsia="en-US"/>
        </w:rPr>
      </w:pPr>
    </w:p>
    <w:p w14:paraId="6F4BC3E1" w14:textId="2BAF9FA3" w:rsidR="00506012" w:rsidRDefault="00506012" w:rsidP="00506012">
      <w:pPr>
        <w:spacing w:after="120"/>
        <w:rPr>
          <w:rFonts w:eastAsia="MS PGothic"/>
          <w:b/>
          <w:kern w:val="0"/>
          <w:sz w:val="21"/>
          <w:szCs w:val="21"/>
          <w:lang w:val="en-GB" w:eastAsia="en-US"/>
        </w:rPr>
      </w:pPr>
    </w:p>
    <w:p w14:paraId="48A6825A" w14:textId="0EBA72C6" w:rsidR="00506012" w:rsidRDefault="00B51410" w:rsidP="00D10EB4">
      <w:pPr>
        <w:pStyle w:val="Heading3"/>
        <w:rPr>
          <w:lang w:val="en-GB"/>
        </w:rPr>
      </w:pPr>
      <w:r>
        <w:rPr>
          <w:lang w:val="en-GB"/>
        </w:rPr>
        <w:br w:type="column"/>
      </w:r>
      <w:bookmarkStart w:id="230" w:name="_Toc203383983"/>
      <w:r w:rsidR="00506012">
        <w:rPr>
          <w:lang w:val="en-GB"/>
        </w:rPr>
        <w:lastRenderedPageBreak/>
        <w:t>ProtoConv</w:t>
      </w:r>
      <w:r w:rsidR="00506012" w:rsidRPr="00E46C9F">
        <w:rPr>
          <w:lang w:val="en-GB"/>
        </w:rPr>
        <w:t>_</w:t>
      </w:r>
      <w:r w:rsidR="00506012">
        <w:rPr>
          <w:lang w:val="en-GB"/>
        </w:rPr>
        <w:t>LinNotify</w:t>
      </w:r>
      <w:r w:rsidR="00506012" w:rsidRPr="00E46C9F">
        <w:rPr>
          <w:lang w:val="en-GB"/>
        </w:rPr>
        <w:t>User</w:t>
      </w:r>
      <w:r w:rsidR="00506012">
        <w:rPr>
          <w:lang w:val="en-GB"/>
        </w:rPr>
        <w:t>D</w:t>
      </w:r>
      <w:r w:rsidR="00506012" w:rsidRPr="00E46C9F">
        <w:rPr>
          <w:lang w:val="en-GB"/>
        </w:rPr>
        <w:t>ef</w:t>
      </w:r>
      <w:bookmarkEnd w:id="230"/>
    </w:p>
    <w:p w14:paraId="36E39B06" w14:textId="16F3C381" w:rsidR="00506012" w:rsidRPr="00251C23" w:rsidRDefault="00506012" w:rsidP="00BE5228">
      <w:pPr>
        <w:pStyle w:val="ReqID"/>
        <w:rPr>
          <w:lang w:val="en-US"/>
        </w:rPr>
      </w:pPr>
      <w:r w:rsidRPr="00696D29">
        <w:t>[</w:t>
      </w:r>
      <w:r>
        <w:t>Gen5GW</w:t>
      </w:r>
      <w:r w:rsidRPr="00696D29">
        <w:t>_</w:t>
      </w:r>
      <w:r>
        <w:t>ProtoConv</w:t>
      </w:r>
      <w:r w:rsidRPr="00696D29">
        <w:t>_AD_C_</w:t>
      </w:r>
      <w:r>
        <w:t>20_0</w:t>
      </w:r>
      <w:r w:rsidRPr="00696D29">
        <w:t>0</w:t>
      </w:r>
      <w:r w:rsidR="00FF1556">
        <w:t>7</w:t>
      </w:r>
      <w:r w:rsidRPr="00696D29">
        <w:t>]</w:t>
      </w:r>
    </w:p>
    <w:p w14:paraId="54BF1756" w14:textId="6FD5C6EA" w:rsidR="00506012" w:rsidRDefault="0050601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42</w:t>
      </w:r>
      <w:r w:rsidR="009D560C">
        <w:rPr>
          <w:noProof/>
        </w:rPr>
        <w:fldChar w:fldCharType="end"/>
      </w:r>
      <w:r>
        <w:rPr>
          <w:noProof/>
        </w:rPr>
        <w:t>:</w:t>
      </w:r>
      <w:r>
        <w:t xml:space="preserve"> ProtoConv</w:t>
      </w:r>
      <w:r w:rsidRPr="001D2558">
        <w:t>_</w:t>
      </w:r>
      <w:r w:rsidR="00FF1556">
        <w:t>Li</w:t>
      </w:r>
      <w:r w:rsidRPr="001D2558">
        <w:t>nNotifyUserDef</w:t>
      </w:r>
    </w:p>
    <w:tbl>
      <w:tblPr>
        <w:tblpPr w:leftFromText="142" w:rightFromText="142" w:vertAnchor="text" w:horzAnchor="margin" w:tblpY="22"/>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286"/>
        <w:gridCol w:w="1866"/>
        <w:gridCol w:w="1347"/>
        <w:gridCol w:w="761"/>
        <w:gridCol w:w="3915"/>
      </w:tblGrid>
      <w:tr w:rsidR="00506012" w:rsidRPr="00560160" w14:paraId="4CDA3534" w14:textId="77777777" w:rsidTr="008E370B">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41EF1622" w14:textId="77777777" w:rsidR="00506012" w:rsidRPr="00560160" w:rsidRDefault="00506012" w:rsidP="00B262B0">
            <w:pPr>
              <w:rPr>
                <w:rFonts w:cs="Arial"/>
                <w:szCs w:val="20"/>
              </w:rPr>
            </w:pPr>
            <w:r w:rsidRPr="00560160">
              <w:rPr>
                <w:rFonts w:cs="Arial"/>
                <w:b/>
                <w:bCs/>
                <w:szCs w:val="20"/>
              </w:rPr>
              <w:t>Function Name</w:t>
            </w:r>
          </w:p>
        </w:tc>
        <w:tc>
          <w:tcPr>
            <w:tcW w:w="3877" w:type="pct"/>
            <w:gridSpan w:val="4"/>
            <w:tcBorders>
              <w:top w:val="single" w:sz="4" w:space="0" w:color="auto"/>
              <w:left w:val="single" w:sz="4" w:space="0" w:color="auto"/>
              <w:bottom w:val="single" w:sz="4" w:space="0" w:color="auto"/>
              <w:right w:val="single" w:sz="4" w:space="0" w:color="auto"/>
            </w:tcBorders>
            <w:hideMark/>
          </w:tcPr>
          <w:p w14:paraId="0C30F2AB" w14:textId="75D7988B" w:rsidR="00506012" w:rsidRPr="00560160" w:rsidRDefault="00506012" w:rsidP="00B262B0">
            <w:pPr>
              <w:rPr>
                <w:rFonts w:cs="Arial"/>
                <w:szCs w:val="20"/>
              </w:rPr>
            </w:pPr>
            <w:r>
              <w:rPr>
                <w:rFonts w:cs="Arial"/>
                <w:szCs w:val="20"/>
              </w:rPr>
              <w:t>ProtoConv</w:t>
            </w:r>
            <w:r w:rsidRPr="00560160">
              <w:rPr>
                <w:rFonts w:cs="Arial"/>
                <w:szCs w:val="20"/>
              </w:rPr>
              <w:t>_</w:t>
            </w:r>
            <w:r w:rsidR="00FF1556">
              <w:rPr>
                <w:rFonts w:cs="Arial"/>
                <w:szCs w:val="20"/>
              </w:rPr>
              <w:t>Li</w:t>
            </w:r>
            <w:r w:rsidRPr="00560160">
              <w:rPr>
                <w:rFonts w:cs="Arial"/>
                <w:szCs w:val="20"/>
              </w:rPr>
              <w:t>nNotify</w:t>
            </w:r>
            <w:r>
              <w:rPr>
                <w:rFonts w:cs="Arial"/>
                <w:szCs w:val="20"/>
              </w:rPr>
              <w:t>TS</w:t>
            </w:r>
            <w:r w:rsidRPr="00560160">
              <w:rPr>
                <w:rFonts w:cs="Arial"/>
                <w:szCs w:val="20"/>
              </w:rPr>
              <w:t>UserDef</w:t>
            </w:r>
          </w:p>
        </w:tc>
      </w:tr>
      <w:tr w:rsidR="00506012" w:rsidRPr="00560160" w14:paraId="52E41FFD" w14:textId="77777777" w:rsidTr="001512BE">
        <w:trPr>
          <w:trHeight w:val="287"/>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6A37F6BC" w14:textId="77777777" w:rsidR="00506012" w:rsidRPr="00560160" w:rsidRDefault="00506012" w:rsidP="00B262B0">
            <w:pPr>
              <w:rPr>
                <w:rFonts w:eastAsia="Meiryo UI" w:cstheme="majorHAnsi"/>
                <w:szCs w:val="20"/>
                <w:lang w:val="en-GB"/>
              </w:rPr>
            </w:pPr>
            <w:r w:rsidRPr="00560160">
              <w:rPr>
                <w:rFonts w:eastAsia="Meiryo UI" w:cstheme="majorHAnsi"/>
                <w:b/>
                <w:bCs/>
                <w:szCs w:val="20"/>
                <w:lang w:val="en-GB"/>
              </w:rPr>
              <w:t>ASIL Level</w:t>
            </w:r>
          </w:p>
        </w:tc>
        <w:tc>
          <w:tcPr>
            <w:tcW w:w="917" w:type="pct"/>
            <w:tcBorders>
              <w:top w:val="single" w:sz="4" w:space="0" w:color="auto"/>
              <w:left w:val="single" w:sz="4" w:space="0" w:color="auto"/>
              <w:bottom w:val="single" w:sz="4" w:space="0" w:color="auto"/>
              <w:right w:val="single" w:sz="4" w:space="0" w:color="auto"/>
            </w:tcBorders>
            <w:hideMark/>
          </w:tcPr>
          <w:p w14:paraId="00018B41" w14:textId="77777777" w:rsidR="00506012" w:rsidRPr="00560160" w:rsidRDefault="00506012" w:rsidP="00B262B0">
            <w:pPr>
              <w:rPr>
                <w:rFonts w:eastAsia="Meiryo UI" w:cstheme="majorHAnsi"/>
                <w:szCs w:val="20"/>
                <w:lang w:val="en-GB"/>
              </w:rPr>
            </w:pPr>
            <w:r w:rsidRPr="00560160">
              <w:rPr>
                <w:rFonts w:eastAsia="Meiryo UI" w:cstheme="majorHAnsi" w:hint="eastAsia"/>
                <w:szCs w:val="20"/>
                <w:lang w:val="en-GB"/>
              </w:rPr>
              <w:t>A</w:t>
            </w:r>
            <w:r w:rsidRPr="00560160">
              <w:rPr>
                <w:rFonts w:eastAsia="Meiryo UI" w:cstheme="majorHAnsi"/>
                <w:szCs w:val="20"/>
                <w:lang w:val="en-GB"/>
              </w:rPr>
              <w:t>SIL D</w:t>
            </w:r>
          </w:p>
        </w:tc>
        <w:tc>
          <w:tcPr>
            <w:tcW w:w="662" w:type="pct"/>
            <w:tcBorders>
              <w:top w:val="single" w:sz="4" w:space="0" w:color="auto"/>
              <w:left w:val="single" w:sz="4" w:space="0" w:color="auto"/>
              <w:bottom w:val="single" w:sz="4" w:space="0" w:color="auto"/>
              <w:right w:val="single" w:sz="4" w:space="0" w:color="auto"/>
            </w:tcBorders>
            <w:shd w:val="pct20" w:color="auto" w:fill="auto"/>
            <w:hideMark/>
          </w:tcPr>
          <w:p w14:paraId="5647E0E1" w14:textId="77777777" w:rsidR="00506012" w:rsidRPr="00560160" w:rsidRDefault="00506012" w:rsidP="00B262B0">
            <w:pPr>
              <w:rPr>
                <w:rFonts w:eastAsia="Meiryo UI" w:cstheme="majorHAnsi"/>
                <w:b/>
                <w:szCs w:val="20"/>
                <w:lang w:val="en-GB"/>
              </w:rPr>
            </w:pPr>
            <w:r w:rsidRPr="00560160">
              <w:rPr>
                <w:rFonts w:eastAsia="Meiryo UI" w:cstheme="majorHAnsi"/>
                <w:b/>
                <w:szCs w:val="20"/>
                <w:lang w:val="en-GB"/>
              </w:rPr>
              <w:t>Status</w:t>
            </w:r>
          </w:p>
        </w:tc>
        <w:tc>
          <w:tcPr>
            <w:tcW w:w="2298" w:type="pct"/>
            <w:gridSpan w:val="2"/>
            <w:tcBorders>
              <w:top w:val="single" w:sz="4" w:space="0" w:color="auto"/>
              <w:left w:val="single" w:sz="4" w:space="0" w:color="auto"/>
              <w:bottom w:val="single" w:sz="4" w:space="0" w:color="auto"/>
              <w:right w:val="single" w:sz="4" w:space="0" w:color="auto"/>
            </w:tcBorders>
            <w:hideMark/>
          </w:tcPr>
          <w:p w14:paraId="1E8AEE49" w14:textId="77777777" w:rsidR="00506012" w:rsidRPr="00560160" w:rsidRDefault="00506012" w:rsidP="00B262B0">
            <w:pPr>
              <w:rPr>
                <w:rFonts w:eastAsia="Meiryo UI" w:cstheme="majorHAnsi"/>
                <w:szCs w:val="20"/>
                <w:lang w:val="en-GB"/>
              </w:rPr>
            </w:pPr>
            <w:r w:rsidRPr="00560160">
              <w:rPr>
                <w:rFonts w:eastAsia="Meiryo UI" w:cstheme="majorHAnsi"/>
                <w:szCs w:val="20"/>
                <w:lang w:val="en-GB"/>
              </w:rPr>
              <w:t>New</w:t>
            </w:r>
          </w:p>
        </w:tc>
      </w:tr>
      <w:tr w:rsidR="00506012" w:rsidRPr="00560160" w14:paraId="11F705CE"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14AC12F7" w14:textId="77777777" w:rsidR="00506012" w:rsidRPr="00560160" w:rsidRDefault="00506012" w:rsidP="00B262B0">
            <w:pPr>
              <w:rPr>
                <w:rFonts w:cs="Arial"/>
                <w:b/>
                <w:bCs/>
                <w:szCs w:val="20"/>
              </w:rPr>
            </w:pPr>
            <w:r w:rsidRPr="00560160">
              <w:rPr>
                <w:rFonts w:cs="Arial"/>
                <w:b/>
                <w:bCs/>
                <w:szCs w:val="20"/>
              </w:rPr>
              <w:t>Syntax</w:t>
            </w:r>
          </w:p>
        </w:tc>
        <w:tc>
          <w:tcPr>
            <w:tcW w:w="3877" w:type="pct"/>
            <w:gridSpan w:val="4"/>
            <w:tcBorders>
              <w:top w:val="single" w:sz="4" w:space="0" w:color="auto"/>
              <w:left w:val="single" w:sz="4" w:space="0" w:color="auto"/>
              <w:bottom w:val="single" w:sz="4" w:space="0" w:color="auto"/>
              <w:right w:val="single" w:sz="4" w:space="0" w:color="auto"/>
            </w:tcBorders>
            <w:hideMark/>
          </w:tcPr>
          <w:p w14:paraId="28605058" w14:textId="7A84F14F" w:rsidR="00506012" w:rsidRPr="001512BE" w:rsidRDefault="00D23B45" w:rsidP="00B262B0">
            <w:pPr>
              <w:jc w:val="left"/>
            </w:pPr>
            <w:r w:rsidRPr="00D23B45">
              <w:t>Std_ReturnType ProtoConv_LinNotifyUserDef(const R_ProtoConv_LinFrameType *pLinFrame, const uint8 ucSrcBusIdx)</w:t>
            </w:r>
          </w:p>
        </w:tc>
      </w:tr>
      <w:tr w:rsidR="00506012" w:rsidRPr="00560160" w14:paraId="452FCE81"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4CA66E67" w14:textId="77777777" w:rsidR="00506012" w:rsidRPr="00560160" w:rsidRDefault="00506012" w:rsidP="00B262B0">
            <w:pPr>
              <w:rPr>
                <w:rFonts w:cs="Arial"/>
                <w:b/>
                <w:bCs/>
                <w:szCs w:val="20"/>
              </w:rPr>
            </w:pPr>
            <w:r w:rsidRPr="00560160">
              <w:rPr>
                <w:rFonts w:cs="Arial"/>
                <w:b/>
                <w:bCs/>
                <w:szCs w:val="20"/>
              </w:rPr>
              <w:t>Sync/Async</w:t>
            </w:r>
          </w:p>
        </w:tc>
        <w:tc>
          <w:tcPr>
            <w:tcW w:w="3877" w:type="pct"/>
            <w:gridSpan w:val="4"/>
            <w:tcBorders>
              <w:top w:val="single" w:sz="4" w:space="0" w:color="auto"/>
              <w:left w:val="single" w:sz="4" w:space="0" w:color="auto"/>
              <w:bottom w:val="single" w:sz="4" w:space="0" w:color="auto"/>
              <w:right w:val="single" w:sz="4" w:space="0" w:color="auto"/>
            </w:tcBorders>
            <w:hideMark/>
          </w:tcPr>
          <w:p w14:paraId="27E63299" w14:textId="77777777" w:rsidR="00506012" w:rsidRPr="00560160" w:rsidRDefault="00506012" w:rsidP="00B262B0">
            <w:pPr>
              <w:rPr>
                <w:rFonts w:cs="Arial"/>
                <w:szCs w:val="20"/>
              </w:rPr>
            </w:pPr>
            <w:r w:rsidRPr="00560160">
              <w:rPr>
                <w:rFonts w:cs="Arial"/>
                <w:szCs w:val="20"/>
              </w:rPr>
              <w:t>Synchronous</w:t>
            </w:r>
          </w:p>
        </w:tc>
      </w:tr>
      <w:tr w:rsidR="00506012" w:rsidRPr="00560160" w14:paraId="2FD35439"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6120A2C" w14:textId="77777777" w:rsidR="00506012" w:rsidRPr="00560160" w:rsidRDefault="00506012" w:rsidP="00B262B0">
            <w:pPr>
              <w:rPr>
                <w:rFonts w:cs="Arial"/>
                <w:b/>
                <w:bCs/>
                <w:szCs w:val="20"/>
              </w:rPr>
            </w:pPr>
            <w:r w:rsidRPr="00560160">
              <w:rPr>
                <w:rFonts w:cs="Arial"/>
                <w:b/>
                <w:bCs/>
                <w:szCs w:val="20"/>
              </w:rPr>
              <w:t>Reentrancy</w:t>
            </w:r>
          </w:p>
        </w:tc>
        <w:tc>
          <w:tcPr>
            <w:tcW w:w="3877" w:type="pct"/>
            <w:gridSpan w:val="4"/>
            <w:tcBorders>
              <w:top w:val="single" w:sz="4" w:space="0" w:color="auto"/>
              <w:left w:val="single" w:sz="4" w:space="0" w:color="auto"/>
              <w:bottom w:val="single" w:sz="4" w:space="0" w:color="auto"/>
              <w:right w:val="single" w:sz="4" w:space="0" w:color="auto"/>
            </w:tcBorders>
            <w:hideMark/>
          </w:tcPr>
          <w:p w14:paraId="0D1D15A0" w14:textId="77777777" w:rsidR="00506012" w:rsidRPr="00560160" w:rsidRDefault="00506012" w:rsidP="00B262B0">
            <w:pPr>
              <w:rPr>
                <w:rFonts w:eastAsia="Meiryo UI" w:cstheme="majorHAnsi"/>
                <w:szCs w:val="20"/>
                <w:lang w:val="en-GB"/>
              </w:rPr>
            </w:pPr>
            <w:r w:rsidRPr="00560160">
              <w:rPr>
                <w:rFonts w:cs="Arial"/>
                <w:szCs w:val="20"/>
              </w:rPr>
              <w:t>Non-Reentrant</w:t>
            </w:r>
          </w:p>
        </w:tc>
      </w:tr>
      <w:tr w:rsidR="00506012" w:rsidRPr="00560160" w14:paraId="52FF93D1" w14:textId="77777777" w:rsidTr="008E370B">
        <w:trPr>
          <w:trHeight w:val="170"/>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5952D1EB" w14:textId="77777777" w:rsidR="00506012" w:rsidRPr="00560160" w:rsidRDefault="00506012" w:rsidP="00B262B0">
            <w:pPr>
              <w:rPr>
                <w:rFonts w:cs="Arial"/>
                <w:b/>
                <w:bCs/>
                <w:szCs w:val="20"/>
              </w:rPr>
            </w:pPr>
            <w:r w:rsidRPr="00560160">
              <w:rPr>
                <w:rFonts w:cs="Arial"/>
                <w:b/>
                <w:bCs/>
                <w:szCs w:val="20"/>
              </w:rPr>
              <w:t>Interrupt State</w:t>
            </w:r>
          </w:p>
        </w:tc>
        <w:tc>
          <w:tcPr>
            <w:tcW w:w="3877" w:type="pct"/>
            <w:gridSpan w:val="4"/>
            <w:tcBorders>
              <w:top w:val="single" w:sz="4" w:space="0" w:color="auto"/>
              <w:left w:val="single" w:sz="4" w:space="0" w:color="auto"/>
              <w:bottom w:val="single" w:sz="4" w:space="0" w:color="auto"/>
              <w:right w:val="single" w:sz="4" w:space="0" w:color="auto"/>
            </w:tcBorders>
            <w:hideMark/>
          </w:tcPr>
          <w:p w14:paraId="594BFB96" w14:textId="77777777" w:rsidR="00506012" w:rsidRPr="00560160" w:rsidRDefault="00506012" w:rsidP="00B262B0">
            <w:pPr>
              <w:rPr>
                <w:rFonts w:eastAsia="Meiryo UI" w:cstheme="majorHAnsi"/>
                <w:szCs w:val="20"/>
                <w:lang w:val="en-GB"/>
              </w:rPr>
            </w:pPr>
            <w:r w:rsidRPr="00560160">
              <w:rPr>
                <w:rFonts w:cs="Arial"/>
              </w:rPr>
              <w:t>Runs in the interrupt enable state</w:t>
            </w:r>
          </w:p>
        </w:tc>
      </w:tr>
      <w:tr w:rsidR="007F4151" w:rsidRPr="00560160" w14:paraId="701ECF45" w14:textId="77777777" w:rsidTr="008E370B">
        <w:tc>
          <w:tcPr>
            <w:tcW w:w="1123"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1D6891A" w14:textId="77777777" w:rsidR="007F4151" w:rsidRPr="00560160" w:rsidRDefault="007F4151" w:rsidP="007F4151">
            <w:pPr>
              <w:rPr>
                <w:rFonts w:eastAsia="Meiryo UI" w:cstheme="majorHAnsi"/>
                <w:b/>
                <w:bCs/>
                <w:szCs w:val="20"/>
                <w:lang w:val="en-GB"/>
              </w:rPr>
            </w:pPr>
            <w:r w:rsidRPr="00560160">
              <w:rPr>
                <w:rFonts w:eastAsia="Meiryo UI" w:cstheme="majorHAnsi"/>
                <w:b/>
                <w:bCs/>
                <w:szCs w:val="20"/>
                <w:lang w:val="en-GB"/>
              </w:rPr>
              <w:t>Parameters (In)</w:t>
            </w:r>
          </w:p>
        </w:tc>
        <w:tc>
          <w:tcPr>
            <w:tcW w:w="1579" w:type="pct"/>
            <w:gridSpan w:val="2"/>
            <w:vMerge w:val="restart"/>
            <w:tcBorders>
              <w:top w:val="single" w:sz="4" w:space="0" w:color="auto"/>
              <w:left w:val="single" w:sz="4" w:space="0" w:color="auto"/>
              <w:bottom w:val="single" w:sz="4" w:space="0" w:color="auto"/>
              <w:right w:val="single" w:sz="4" w:space="0" w:color="auto"/>
            </w:tcBorders>
            <w:hideMark/>
          </w:tcPr>
          <w:p w14:paraId="0E566B90" w14:textId="0FCB6CB8" w:rsidR="007F4151" w:rsidRPr="00560160" w:rsidRDefault="007F4151" w:rsidP="007F4151">
            <w:pPr>
              <w:rPr>
                <w:rFonts w:cs="Arial"/>
                <w:szCs w:val="20"/>
              </w:rPr>
            </w:pPr>
            <w:r w:rsidRPr="00506012">
              <w:t>const R_ProtoConv_LinFrameType *pLinFrame</w:t>
            </w:r>
          </w:p>
        </w:tc>
        <w:tc>
          <w:tcPr>
            <w:tcW w:w="2298" w:type="pct"/>
            <w:gridSpan w:val="2"/>
            <w:tcBorders>
              <w:top w:val="single" w:sz="4" w:space="0" w:color="auto"/>
              <w:left w:val="single" w:sz="4" w:space="0" w:color="auto"/>
              <w:bottom w:val="single" w:sz="4" w:space="0" w:color="auto"/>
              <w:right w:val="single" w:sz="4" w:space="0" w:color="auto"/>
            </w:tcBorders>
            <w:vAlign w:val="center"/>
            <w:hideMark/>
          </w:tcPr>
          <w:p w14:paraId="246920DF" w14:textId="1F7AEAF9" w:rsidR="007F4151" w:rsidRPr="00560160" w:rsidRDefault="007F4151" w:rsidP="007F4151">
            <w:pPr>
              <w:rPr>
                <w:rFonts w:cs="Arial"/>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LI</w:t>
            </w:r>
            <w:r w:rsidRPr="00B214F4">
              <w:rPr>
                <w:rFonts w:eastAsia="Meiryo UI" w:cstheme="majorHAnsi"/>
                <w:szCs w:val="20"/>
                <w:lang w:val="en-GB"/>
              </w:rPr>
              <w:t>N frames are stored</w:t>
            </w:r>
          </w:p>
        </w:tc>
      </w:tr>
      <w:tr w:rsidR="00506012" w:rsidRPr="00560160" w14:paraId="53BF462D" w14:textId="77777777" w:rsidTr="008E370B">
        <w:tc>
          <w:tcPr>
            <w:tcW w:w="0" w:type="auto"/>
            <w:vMerge/>
            <w:tcBorders>
              <w:top w:val="single" w:sz="4" w:space="0" w:color="auto"/>
              <w:left w:val="single" w:sz="4" w:space="0" w:color="auto"/>
              <w:bottom w:val="single" w:sz="4" w:space="0" w:color="auto"/>
              <w:right w:val="single" w:sz="4" w:space="0" w:color="auto"/>
            </w:tcBorders>
            <w:vAlign w:val="center"/>
            <w:hideMark/>
          </w:tcPr>
          <w:p w14:paraId="6902761C" w14:textId="77777777" w:rsidR="00506012" w:rsidRPr="00560160" w:rsidRDefault="00506012" w:rsidP="00B262B0">
            <w:pPr>
              <w:rPr>
                <w:rFonts w:eastAsia="Meiryo UI" w:cstheme="majorHAnsi"/>
                <w:b/>
                <w:bCs/>
                <w:szCs w:val="20"/>
                <w:lang w:val="en-GB"/>
              </w:rPr>
            </w:pPr>
          </w:p>
        </w:tc>
        <w:tc>
          <w:tcPr>
            <w:tcW w:w="1579" w:type="pct"/>
            <w:gridSpan w:val="2"/>
            <w:vMerge/>
            <w:tcBorders>
              <w:top w:val="single" w:sz="4" w:space="0" w:color="auto"/>
              <w:left w:val="single" w:sz="4" w:space="0" w:color="auto"/>
              <w:bottom w:val="single" w:sz="4" w:space="0" w:color="auto"/>
              <w:right w:val="single" w:sz="4" w:space="0" w:color="auto"/>
            </w:tcBorders>
            <w:vAlign w:val="center"/>
            <w:hideMark/>
          </w:tcPr>
          <w:p w14:paraId="1E7A0DAE" w14:textId="77777777" w:rsidR="00506012" w:rsidRPr="00560160" w:rsidRDefault="00506012" w:rsidP="00B262B0">
            <w:pPr>
              <w:rPr>
                <w:rFonts w:cs="Arial"/>
                <w:szCs w:val="20"/>
              </w:rPr>
            </w:pPr>
          </w:p>
        </w:tc>
        <w:tc>
          <w:tcPr>
            <w:tcW w:w="374" w:type="pct"/>
            <w:tcBorders>
              <w:top w:val="single" w:sz="4" w:space="0" w:color="auto"/>
              <w:left w:val="single" w:sz="4" w:space="0" w:color="auto"/>
              <w:bottom w:val="single" w:sz="4" w:space="0" w:color="auto"/>
              <w:right w:val="single" w:sz="4" w:space="0" w:color="auto"/>
            </w:tcBorders>
            <w:shd w:val="clear" w:color="auto" w:fill="D9D9D9"/>
            <w:hideMark/>
          </w:tcPr>
          <w:p w14:paraId="4B6B8934" w14:textId="77777777" w:rsidR="00506012" w:rsidRPr="00560160" w:rsidRDefault="00506012" w:rsidP="00B262B0">
            <w:pPr>
              <w:rPr>
                <w:rFonts w:eastAsia="Meiryo UI" w:cstheme="majorHAnsi"/>
                <w:b/>
                <w:szCs w:val="20"/>
                <w:lang w:val="en-GB"/>
              </w:rPr>
            </w:pPr>
            <w:r w:rsidRPr="00560160">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hideMark/>
          </w:tcPr>
          <w:p w14:paraId="777B642F" w14:textId="77777777" w:rsidR="00506012" w:rsidRPr="00560160" w:rsidRDefault="00506012" w:rsidP="00B262B0">
            <w:pPr>
              <w:rPr>
                <w:lang w:val="en-GB"/>
              </w:rPr>
            </w:pPr>
            <w:r w:rsidRPr="00560160">
              <w:rPr>
                <w:rFonts w:hint="eastAsia"/>
                <w:lang w:val="en-GB"/>
              </w:rPr>
              <w:t>N</w:t>
            </w:r>
            <w:r w:rsidRPr="00560160">
              <w:rPr>
                <w:lang w:val="en-GB"/>
              </w:rPr>
              <w:t xml:space="preserve">ot </w:t>
            </w:r>
            <w:r>
              <w:rPr>
                <w:lang w:val="en-GB"/>
              </w:rPr>
              <w:t>NULL_PTR</w:t>
            </w:r>
          </w:p>
        </w:tc>
      </w:tr>
      <w:tr w:rsidR="00506012" w:rsidRPr="004B7082" w14:paraId="577C93DC" w14:textId="77777777" w:rsidTr="008E370B">
        <w:trPr>
          <w:trHeight w:val="158"/>
        </w:trPr>
        <w:tc>
          <w:tcPr>
            <w:tcW w:w="1123" w:type="pct"/>
            <w:vMerge w:val="restart"/>
            <w:tcBorders>
              <w:top w:val="single" w:sz="4" w:space="0" w:color="auto"/>
              <w:left w:val="single" w:sz="4" w:space="0" w:color="auto"/>
              <w:right w:val="single" w:sz="4" w:space="0" w:color="auto"/>
            </w:tcBorders>
            <w:shd w:val="clear" w:color="auto" w:fill="D9D9D9"/>
            <w:hideMark/>
          </w:tcPr>
          <w:p w14:paraId="6BF403C9" w14:textId="77777777" w:rsidR="00506012" w:rsidRPr="004B7082" w:rsidRDefault="00506012" w:rsidP="00B262B0">
            <w:pPr>
              <w:rPr>
                <w:rFonts w:eastAsia="Meiryo UI" w:cstheme="majorHAnsi"/>
                <w:b/>
                <w:bCs/>
                <w:szCs w:val="20"/>
                <w:lang w:val="en-GB"/>
              </w:rPr>
            </w:pPr>
            <w:r w:rsidRPr="004B7082">
              <w:rPr>
                <w:rFonts w:eastAsia="Meiryo UI" w:cstheme="majorHAnsi"/>
                <w:b/>
                <w:bCs/>
                <w:szCs w:val="20"/>
                <w:lang w:val="en-GB"/>
              </w:rPr>
              <w:t>Parameters (In)</w:t>
            </w:r>
          </w:p>
        </w:tc>
        <w:tc>
          <w:tcPr>
            <w:tcW w:w="1579" w:type="pct"/>
            <w:gridSpan w:val="2"/>
            <w:vMerge w:val="restart"/>
            <w:tcBorders>
              <w:top w:val="single" w:sz="4" w:space="0" w:color="auto"/>
              <w:left w:val="single" w:sz="4" w:space="0" w:color="auto"/>
              <w:right w:val="single" w:sz="4" w:space="0" w:color="auto"/>
            </w:tcBorders>
          </w:tcPr>
          <w:p w14:paraId="0B423540" w14:textId="77777777" w:rsidR="00506012" w:rsidRPr="00283112" w:rsidRDefault="00506012" w:rsidP="00B262B0">
            <w:pPr>
              <w:rPr>
                <w:rFonts w:cs="Arial"/>
                <w:kern w:val="0"/>
                <w:szCs w:val="20"/>
              </w:rPr>
            </w:pPr>
            <w:r>
              <w:rPr>
                <w:rFonts w:cs="Arial"/>
                <w:kern w:val="0"/>
                <w:szCs w:val="20"/>
              </w:rPr>
              <w:t xml:space="preserve">const uint8 </w:t>
            </w:r>
            <w:r w:rsidRPr="00283112">
              <w:rPr>
                <w:rFonts w:cs="Arial"/>
                <w:kern w:val="0"/>
                <w:szCs w:val="20"/>
              </w:rPr>
              <w:t>ucSrcBusIdx</w:t>
            </w:r>
          </w:p>
          <w:p w14:paraId="06019C37" w14:textId="77777777" w:rsidR="00506012" w:rsidRPr="004B7082" w:rsidRDefault="00506012" w:rsidP="00B262B0">
            <w:pPr>
              <w:rPr>
                <w:rFonts w:eastAsia="Meiryo UI" w:cstheme="majorHAnsi"/>
                <w:lang w:val="en-GB"/>
              </w:rPr>
            </w:pPr>
          </w:p>
        </w:tc>
        <w:tc>
          <w:tcPr>
            <w:tcW w:w="2298" w:type="pct"/>
            <w:gridSpan w:val="2"/>
            <w:tcBorders>
              <w:top w:val="single" w:sz="4" w:space="0" w:color="auto"/>
              <w:left w:val="single" w:sz="4" w:space="0" w:color="auto"/>
              <w:bottom w:val="single" w:sz="4" w:space="0" w:color="auto"/>
              <w:right w:val="single" w:sz="4" w:space="0" w:color="auto"/>
            </w:tcBorders>
            <w:vAlign w:val="center"/>
          </w:tcPr>
          <w:p w14:paraId="06D293CB" w14:textId="77777777" w:rsidR="00506012" w:rsidRPr="004B7082" w:rsidRDefault="00506012" w:rsidP="00B262B0">
            <w:pPr>
              <w:rPr>
                <w:rFonts w:eastAsia="Meiryo UI" w:cstheme="majorHAnsi"/>
                <w:lang w:val="en-GB"/>
              </w:rPr>
            </w:pPr>
            <w:r>
              <w:rPr>
                <w:lang w:val="en-GB"/>
              </w:rPr>
              <w:t>Source Bus ID</w:t>
            </w:r>
          </w:p>
        </w:tc>
      </w:tr>
      <w:tr w:rsidR="00506012" w:rsidRPr="001E7CB4" w14:paraId="7AA7A4D1" w14:textId="77777777" w:rsidTr="008E370B">
        <w:tc>
          <w:tcPr>
            <w:tcW w:w="1123" w:type="pct"/>
            <w:vMerge/>
            <w:tcBorders>
              <w:left w:val="single" w:sz="4" w:space="0" w:color="auto"/>
              <w:bottom w:val="single" w:sz="4" w:space="0" w:color="auto"/>
              <w:right w:val="single" w:sz="4" w:space="0" w:color="auto"/>
            </w:tcBorders>
            <w:shd w:val="clear" w:color="auto" w:fill="D9D9D9"/>
          </w:tcPr>
          <w:p w14:paraId="614132D7" w14:textId="77777777" w:rsidR="00506012" w:rsidRPr="004B7082" w:rsidRDefault="00506012" w:rsidP="00B262B0">
            <w:pPr>
              <w:rPr>
                <w:rFonts w:eastAsia="Meiryo UI" w:cstheme="majorHAnsi"/>
                <w:b/>
                <w:bCs/>
                <w:szCs w:val="20"/>
                <w:lang w:val="en-GB"/>
              </w:rPr>
            </w:pPr>
          </w:p>
        </w:tc>
        <w:tc>
          <w:tcPr>
            <w:tcW w:w="1579" w:type="pct"/>
            <w:gridSpan w:val="2"/>
            <w:vMerge/>
            <w:tcBorders>
              <w:left w:val="single" w:sz="4" w:space="0" w:color="auto"/>
              <w:bottom w:val="single" w:sz="4" w:space="0" w:color="auto"/>
              <w:right w:val="single" w:sz="4" w:space="0" w:color="auto"/>
            </w:tcBorders>
          </w:tcPr>
          <w:p w14:paraId="1D484CBB" w14:textId="77777777" w:rsidR="00506012" w:rsidRPr="004B7082" w:rsidRDefault="00506012" w:rsidP="00B262B0">
            <w:pPr>
              <w:rPr>
                <w:rFonts w:eastAsia="Meiryo UI" w:cstheme="majorHAnsi"/>
                <w:szCs w:val="20"/>
                <w:lang w:val="en-GB"/>
              </w:rPr>
            </w:pPr>
          </w:p>
        </w:tc>
        <w:tc>
          <w:tcPr>
            <w:tcW w:w="374" w:type="pct"/>
            <w:tcBorders>
              <w:top w:val="single" w:sz="4" w:space="0" w:color="auto"/>
              <w:left w:val="single" w:sz="4" w:space="0" w:color="auto"/>
              <w:bottom w:val="single" w:sz="4" w:space="0" w:color="auto"/>
              <w:right w:val="single" w:sz="4" w:space="0" w:color="auto"/>
            </w:tcBorders>
            <w:shd w:val="clear" w:color="auto" w:fill="D9D9D9"/>
          </w:tcPr>
          <w:p w14:paraId="79B4679D" w14:textId="77777777" w:rsidR="00506012" w:rsidRPr="004B7082" w:rsidRDefault="00506012" w:rsidP="00B262B0">
            <w:pPr>
              <w:rPr>
                <w:rFonts w:eastAsia="Meiryo UI" w:cstheme="majorHAnsi"/>
                <w:b/>
                <w:szCs w:val="20"/>
                <w:lang w:val="en-GB"/>
              </w:rPr>
            </w:pPr>
            <w:r w:rsidRPr="004B7082">
              <w:rPr>
                <w:rFonts w:eastAsia="Meiryo UI" w:cstheme="majorHAnsi"/>
                <w:b/>
                <w:szCs w:val="20"/>
                <w:lang w:val="en-GB"/>
              </w:rPr>
              <w:t>Range</w:t>
            </w:r>
          </w:p>
        </w:tc>
        <w:tc>
          <w:tcPr>
            <w:tcW w:w="1924" w:type="pct"/>
            <w:tcBorders>
              <w:top w:val="single" w:sz="4" w:space="0" w:color="auto"/>
              <w:left w:val="single" w:sz="4" w:space="0" w:color="auto"/>
              <w:bottom w:val="single" w:sz="4" w:space="0" w:color="auto"/>
              <w:right w:val="single" w:sz="4" w:space="0" w:color="auto"/>
            </w:tcBorders>
          </w:tcPr>
          <w:p w14:paraId="18F7EF65" w14:textId="123BDD94" w:rsidR="00506012" w:rsidRPr="001E7CB4" w:rsidRDefault="00506012" w:rsidP="00B262B0">
            <w:pPr>
              <w:rPr>
                <w:lang w:val="en-GB"/>
              </w:rPr>
            </w:pPr>
            <w:r>
              <w:rPr>
                <w:szCs w:val="20"/>
                <w:lang w:val="en-GB"/>
              </w:rPr>
              <w:t xml:space="preserve">0 - </w:t>
            </w:r>
            <w:r w:rsidR="00E121EB">
              <w:rPr>
                <w:szCs w:val="20"/>
                <w:lang w:val="en-GB"/>
              </w:rPr>
              <w:t>(</w:t>
            </w:r>
            <w:r w:rsidR="00E121EB">
              <w:rPr>
                <w:szCs w:val="20"/>
              </w:rPr>
              <w:t>PROTOCONV_LIN_CH_NUM-1)</w:t>
            </w:r>
          </w:p>
        </w:tc>
      </w:tr>
      <w:tr w:rsidR="00506012" w:rsidRPr="00560160" w14:paraId="4E1F54D1"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00D5C86C" w14:textId="77777777" w:rsidR="00506012" w:rsidRPr="00560160" w:rsidRDefault="00506012" w:rsidP="00B262B0">
            <w:pPr>
              <w:rPr>
                <w:rFonts w:eastAsia="Meiryo UI" w:cstheme="majorHAnsi"/>
                <w:b/>
                <w:bCs/>
                <w:szCs w:val="20"/>
                <w:lang w:val="en-GB"/>
              </w:rPr>
            </w:pPr>
            <w:r w:rsidRPr="00560160">
              <w:rPr>
                <w:rFonts w:eastAsia="Meiryo UI" w:cstheme="majorHAnsi"/>
                <w:b/>
                <w:bCs/>
                <w:szCs w:val="20"/>
                <w:lang w:val="en-GB"/>
              </w:rPr>
              <w:t>Parameters (In-Out)</w:t>
            </w:r>
          </w:p>
        </w:tc>
        <w:tc>
          <w:tcPr>
            <w:tcW w:w="1579" w:type="pct"/>
            <w:gridSpan w:val="2"/>
            <w:tcBorders>
              <w:top w:val="single" w:sz="4" w:space="0" w:color="auto"/>
              <w:left w:val="single" w:sz="4" w:space="0" w:color="auto"/>
              <w:bottom w:val="single" w:sz="4" w:space="0" w:color="auto"/>
              <w:right w:val="single" w:sz="4" w:space="0" w:color="auto"/>
            </w:tcBorders>
            <w:hideMark/>
          </w:tcPr>
          <w:p w14:paraId="2476858B" w14:textId="77777777" w:rsidR="00506012" w:rsidRPr="00560160" w:rsidRDefault="00506012" w:rsidP="00B262B0">
            <w:pPr>
              <w:rPr>
                <w:rFonts w:eastAsia="Meiryo UI" w:cstheme="majorHAnsi"/>
                <w:szCs w:val="20"/>
                <w:lang w:val="en-GB"/>
              </w:rPr>
            </w:pPr>
            <w:r w:rsidRPr="00560160">
              <w:rPr>
                <w:rFonts w:cs="Arial"/>
                <w:szCs w:val="20"/>
              </w:rPr>
              <w:t>N/A</w:t>
            </w:r>
          </w:p>
        </w:tc>
        <w:tc>
          <w:tcPr>
            <w:tcW w:w="2298" w:type="pct"/>
            <w:gridSpan w:val="2"/>
            <w:tcBorders>
              <w:top w:val="single" w:sz="4" w:space="0" w:color="auto"/>
              <w:left w:val="single" w:sz="4" w:space="0" w:color="auto"/>
              <w:bottom w:val="single" w:sz="4" w:space="0" w:color="auto"/>
              <w:right w:val="single" w:sz="4" w:space="0" w:color="auto"/>
            </w:tcBorders>
            <w:hideMark/>
          </w:tcPr>
          <w:p w14:paraId="71EDE2B6" w14:textId="77777777" w:rsidR="00506012" w:rsidRPr="00560160" w:rsidRDefault="00506012" w:rsidP="00B262B0">
            <w:pPr>
              <w:rPr>
                <w:rFonts w:eastAsia="Meiryo UI" w:cstheme="majorHAnsi"/>
                <w:szCs w:val="20"/>
                <w:lang w:val="en-GB"/>
              </w:rPr>
            </w:pPr>
            <w:r w:rsidRPr="00560160">
              <w:rPr>
                <w:rFonts w:cs="Arial"/>
                <w:szCs w:val="20"/>
                <w:lang w:val="en-GB"/>
              </w:rPr>
              <w:t>-</w:t>
            </w:r>
          </w:p>
        </w:tc>
      </w:tr>
      <w:tr w:rsidR="00506012" w:rsidRPr="00560160" w14:paraId="3327F49B"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2305BF5A" w14:textId="77777777" w:rsidR="00506012" w:rsidRPr="00560160" w:rsidRDefault="00506012" w:rsidP="00B262B0">
            <w:pPr>
              <w:rPr>
                <w:rFonts w:eastAsia="Meiryo UI" w:cstheme="majorHAnsi"/>
                <w:b/>
                <w:bCs/>
                <w:szCs w:val="20"/>
                <w:lang w:val="en-GB"/>
              </w:rPr>
            </w:pPr>
            <w:r w:rsidRPr="00560160">
              <w:rPr>
                <w:rFonts w:eastAsia="Meiryo UI" w:cstheme="majorHAnsi"/>
                <w:b/>
                <w:bCs/>
                <w:szCs w:val="20"/>
                <w:lang w:val="en-GB"/>
              </w:rPr>
              <w:t>Parameters (Out)</w:t>
            </w:r>
          </w:p>
        </w:tc>
        <w:tc>
          <w:tcPr>
            <w:tcW w:w="1579" w:type="pct"/>
            <w:gridSpan w:val="2"/>
            <w:tcBorders>
              <w:top w:val="single" w:sz="4" w:space="0" w:color="auto"/>
              <w:left w:val="single" w:sz="4" w:space="0" w:color="auto"/>
              <w:bottom w:val="single" w:sz="4" w:space="0" w:color="auto"/>
              <w:right w:val="single" w:sz="4" w:space="0" w:color="auto"/>
            </w:tcBorders>
            <w:hideMark/>
          </w:tcPr>
          <w:p w14:paraId="2E8AA8FA" w14:textId="77777777" w:rsidR="00506012" w:rsidRPr="00560160" w:rsidRDefault="00506012" w:rsidP="00B262B0">
            <w:pPr>
              <w:rPr>
                <w:rFonts w:eastAsia="Meiryo UI" w:cstheme="majorHAnsi"/>
                <w:szCs w:val="20"/>
                <w:lang w:val="en-GB"/>
              </w:rPr>
            </w:pPr>
            <w:r w:rsidRPr="00560160">
              <w:rPr>
                <w:rFonts w:cs="Arial"/>
                <w:szCs w:val="20"/>
              </w:rPr>
              <w:t>N/A</w:t>
            </w:r>
          </w:p>
        </w:tc>
        <w:tc>
          <w:tcPr>
            <w:tcW w:w="2298" w:type="pct"/>
            <w:gridSpan w:val="2"/>
            <w:tcBorders>
              <w:top w:val="single" w:sz="4" w:space="0" w:color="auto"/>
              <w:left w:val="single" w:sz="4" w:space="0" w:color="auto"/>
              <w:bottom w:val="single" w:sz="4" w:space="0" w:color="auto"/>
              <w:right w:val="single" w:sz="4" w:space="0" w:color="auto"/>
            </w:tcBorders>
            <w:hideMark/>
          </w:tcPr>
          <w:p w14:paraId="18814B06" w14:textId="77777777" w:rsidR="00506012" w:rsidRPr="00560160" w:rsidRDefault="00506012" w:rsidP="00B262B0">
            <w:pPr>
              <w:rPr>
                <w:rFonts w:eastAsia="Meiryo UI" w:cstheme="majorHAnsi"/>
                <w:szCs w:val="20"/>
                <w:lang w:val="en-GB"/>
              </w:rPr>
            </w:pPr>
            <w:r w:rsidRPr="00560160">
              <w:rPr>
                <w:rFonts w:cs="Arial"/>
                <w:szCs w:val="20"/>
                <w:lang w:val="en-GB"/>
              </w:rPr>
              <w:t>-</w:t>
            </w:r>
          </w:p>
        </w:tc>
      </w:tr>
      <w:tr w:rsidR="00506012" w:rsidRPr="00560160" w14:paraId="638A64A3"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1EDFA678" w14:textId="77777777" w:rsidR="00506012" w:rsidRPr="00560160" w:rsidRDefault="00506012" w:rsidP="00B262B0">
            <w:pPr>
              <w:rPr>
                <w:rFonts w:eastAsia="Meiryo UI" w:cstheme="majorHAnsi"/>
                <w:b/>
                <w:bCs/>
                <w:szCs w:val="20"/>
                <w:lang w:val="en-GB"/>
              </w:rPr>
            </w:pPr>
            <w:r w:rsidRPr="00560160">
              <w:rPr>
                <w:rFonts w:eastAsia="Meiryo UI" w:cstheme="majorHAnsi"/>
                <w:b/>
                <w:bCs/>
                <w:szCs w:val="20"/>
                <w:lang w:val="en-GB"/>
              </w:rPr>
              <w:t>Return Value</w:t>
            </w:r>
          </w:p>
        </w:tc>
        <w:tc>
          <w:tcPr>
            <w:tcW w:w="1579" w:type="pct"/>
            <w:gridSpan w:val="2"/>
            <w:tcBorders>
              <w:top w:val="single" w:sz="4" w:space="0" w:color="auto"/>
              <w:left w:val="single" w:sz="4" w:space="0" w:color="auto"/>
              <w:bottom w:val="single" w:sz="4" w:space="0" w:color="auto"/>
              <w:right w:val="single" w:sz="4" w:space="0" w:color="auto"/>
            </w:tcBorders>
            <w:hideMark/>
          </w:tcPr>
          <w:p w14:paraId="0501FA00" w14:textId="77777777" w:rsidR="00506012" w:rsidRPr="00560160" w:rsidRDefault="00506012" w:rsidP="00B262B0">
            <w:pPr>
              <w:rPr>
                <w:rFonts w:eastAsia="Meiryo UI" w:cstheme="majorHAnsi"/>
                <w:szCs w:val="20"/>
                <w:lang w:val="en-GB"/>
              </w:rPr>
            </w:pPr>
            <w:r w:rsidRPr="001850DF">
              <w:t>Std_ReturnType</w:t>
            </w:r>
          </w:p>
        </w:tc>
        <w:tc>
          <w:tcPr>
            <w:tcW w:w="2298" w:type="pct"/>
            <w:gridSpan w:val="2"/>
            <w:tcBorders>
              <w:top w:val="single" w:sz="4" w:space="0" w:color="auto"/>
              <w:left w:val="single" w:sz="4" w:space="0" w:color="auto"/>
              <w:bottom w:val="single" w:sz="4" w:space="0" w:color="auto"/>
              <w:right w:val="single" w:sz="4" w:space="0" w:color="auto"/>
            </w:tcBorders>
            <w:hideMark/>
          </w:tcPr>
          <w:p w14:paraId="37E09284" w14:textId="77777777" w:rsidR="00506012" w:rsidRPr="00560160" w:rsidRDefault="00506012" w:rsidP="00B262B0">
            <w:pPr>
              <w:rPr>
                <w:lang w:val="en-GB"/>
              </w:rPr>
            </w:pPr>
            <w:r w:rsidRPr="00560160">
              <w:rPr>
                <w:rFonts w:hint="eastAsia"/>
                <w:lang w:val="en-GB"/>
              </w:rPr>
              <w:t>E_OK</w:t>
            </w:r>
          </w:p>
          <w:p w14:paraId="3D61947D" w14:textId="77777777" w:rsidR="00506012" w:rsidRPr="00560160" w:rsidRDefault="00506012" w:rsidP="00B262B0">
            <w:r w:rsidRPr="006A040A">
              <w:t>E_</w:t>
            </w:r>
            <w:r>
              <w:t>NOT_OK</w:t>
            </w:r>
          </w:p>
        </w:tc>
      </w:tr>
      <w:tr w:rsidR="00506012" w:rsidRPr="00560160" w14:paraId="04334F0A" w14:textId="77777777" w:rsidTr="006B2AF7">
        <w:trPr>
          <w:trHeight w:val="986"/>
        </w:trPr>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4F43AA44" w14:textId="77777777" w:rsidR="00506012" w:rsidRPr="00560160" w:rsidRDefault="00506012" w:rsidP="00B262B0">
            <w:pPr>
              <w:rPr>
                <w:rFonts w:cs="Arial"/>
                <w:b/>
                <w:bCs/>
                <w:szCs w:val="20"/>
              </w:rPr>
            </w:pPr>
            <w:r w:rsidRPr="00560160">
              <w:rPr>
                <w:rFonts w:cs="Arial"/>
                <w:b/>
                <w:bCs/>
                <w:szCs w:val="20"/>
              </w:rPr>
              <w:t>Description</w:t>
            </w:r>
          </w:p>
        </w:tc>
        <w:tc>
          <w:tcPr>
            <w:tcW w:w="3877" w:type="pct"/>
            <w:gridSpan w:val="4"/>
            <w:tcBorders>
              <w:top w:val="single" w:sz="4" w:space="0" w:color="auto"/>
              <w:left w:val="single" w:sz="4" w:space="0" w:color="auto"/>
              <w:bottom w:val="single" w:sz="4" w:space="0" w:color="auto"/>
              <w:right w:val="single" w:sz="4" w:space="0" w:color="auto"/>
            </w:tcBorders>
            <w:hideMark/>
          </w:tcPr>
          <w:p w14:paraId="71E7BF80" w14:textId="53FACA0B" w:rsidR="00506012" w:rsidRPr="00560160" w:rsidRDefault="00506012" w:rsidP="00B262B0">
            <w:pPr>
              <w:pStyle w:val="ReqText0"/>
              <w:rPr>
                <w:rFonts w:cs="Arial"/>
                <w:kern w:val="2"/>
                <w:szCs w:val="20"/>
                <w:lang w:eastAsia="ja-JP"/>
              </w:rPr>
            </w:pPr>
            <w:r w:rsidRPr="00560160">
              <w:rPr>
                <w:rFonts w:cs="Arial"/>
                <w:kern w:val="2"/>
                <w:szCs w:val="20"/>
                <w:lang w:eastAsia="ja-JP"/>
              </w:rPr>
              <w:t xml:space="preserve">The user implements the notification process to BSW for </w:t>
            </w:r>
            <w:r w:rsidR="007F4151">
              <w:rPr>
                <w:rFonts w:cs="Arial"/>
                <w:kern w:val="2"/>
                <w:szCs w:val="20"/>
                <w:lang w:eastAsia="ja-JP"/>
              </w:rPr>
              <w:t>LIN</w:t>
            </w:r>
            <w:r>
              <w:rPr>
                <w:rFonts w:cs="Arial"/>
                <w:kern w:val="2"/>
                <w:szCs w:val="20"/>
                <w:lang w:eastAsia="ja-JP"/>
              </w:rPr>
              <w:t xml:space="preserve"> </w:t>
            </w:r>
            <w:r w:rsidRPr="00560160">
              <w:rPr>
                <w:rFonts w:cs="Arial"/>
                <w:kern w:val="2"/>
                <w:szCs w:val="20"/>
                <w:lang w:eastAsia="ja-JP"/>
              </w:rPr>
              <w:t>frames in this function.</w:t>
            </w:r>
          </w:p>
          <w:p w14:paraId="62AA98AB" w14:textId="77777777" w:rsidR="00506012" w:rsidRPr="00560160" w:rsidRDefault="00506012" w:rsidP="00B262B0">
            <w:pPr>
              <w:pStyle w:val="ReqText0"/>
              <w:rPr>
                <w:rFonts w:cs="Arial"/>
                <w:kern w:val="2"/>
                <w:szCs w:val="20"/>
                <w:lang w:eastAsia="ja-JP"/>
              </w:rPr>
            </w:pPr>
            <w:r w:rsidRPr="00560160">
              <w:rPr>
                <w:rFonts w:cs="Arial"/>
                <w:kern w:val="2"/>
                <w:szCs w:val="20"/>
                <w:lang w:eastAsia="ja-JP"/>
              </w:rPr>
              <w:t>If the process ends normally, E_OK is returned.</w:t>
            </w:r>
          </w:p>
          <w:p w14:paraId="45AFCC09" w14:textId="77777777" w:rsidR="00506012" w:rsidRPr="00560160" w:rsidRDefault="00506012" w:rsidP="00B262B0">
            <w:pPr>
              <w:pStyle w:val="ReqText0"/>
              <w:rPr>
                <w:rFonts w:cs="Arial"/>
                <w:kern w:val="2"/>
                <w:szCs w:val="20"/>
                <w:lang w:eastAsia="ja-JP"/>
              </w:rPr>
            </w:pPr>
            <w:r w:rsidRPr="00560160">
              <w:rPr>
                <w:rFonts w:cs="Arial"/>
                <w:kern w:val="2"/>
                <w:szCs w:val="20"/>
                <w:lang w:eastAsia="ja-JP"/>
              </w:rPr>
              <w:t>If the process ends abnormally, a value other than E_OK is returned. If a value other than E_OK is returned, it is converted to E</w:t>
            </w:r>
            <w:r>
              <w:rPr>
                <w:rFonts w:cs="Arial"/>
                <w:kern w:val="2"/>
                <w:szCs w:val="20"/>
                <w:lang w:eastAsia="ja-JP"/>
              </w:rPr>
              <w:t>_NOT_OK</w:t>
            </w:r>
            <w:r w:rsidRPr="00560160">
              <w:rPr>
                <w:rFonts w:cs="Arial"/>
                <w:kern w:val="2"/>
                <w:szCs w:val="20"/>
                <w:lang w:eastAsia="ja-JP"/>
              </w:rPr>
              <w:t xml:space="preserve"> by the caller.</w:t>
            </w:r>
          </w:p>
        </w:tc>
      </w:tr>
      <w:tr w:rsidR="00506012" w:rsidRPr="00560160" w14:paraId="01C356F3"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F6BD6F9" w14:textId="77777777" w:rsidR="00506012" w:rsidRPr="00560160" w:rsidRDefault="00506012" w:rsidP="00B262B0">
            <w:pPr>
              <w:rPr>
                <w:rFonts w:cs="Arial"/>
                <w:b/>
                <w:bCs/>
                <w:szCs w:val="20"/>
              </w:rPr>
            </w:pPr>
            <w:r w:rsidRPr="00560160">
              <w:rPr>
                <w:rFonts w:cs="Arial"/>
                <w:b/>
                <w:bCs/>
                <w:szCs w:val="20"/>
              </w:rPr>
              <w:t>Preconditions</w:t>
            </w:r>
          </w:p>
        </w:tc>
        <w:tc>
          <w:tcPr>
            <w:tcW w:w="3877" w:type="pct"/>
            <w:gridSpan w:val="4"/>
            <w:tcBorders>
              <w:top w:val="single" w:sz="4" w:space="0" w:color="auto"/>
              <w:left w:val="single" w:sz="4" w:space="0" w:color="auto"/>
              <w:bottom w:val="single" w:sz="4" w:space="0" w:color="auto"/>
              <w:right w:val="single" w:sz="4" w:space="0" w:color="auto"/>
            </w:tcBorders>
            <w:hideMark/>
          </w:tcPr>
          <w:p w14:paraId="2722EBF8" w14:textId="77777777" w:rsidR="00506012" w:rsidRPr="00560160" w:rsidRDefault="00506012" w:rsidP="00B262B0">
            <w:pPr>
              <w:rPr>
                <w:rFonts w:cs="Arial"/>
                <w:szCs w:val="20"/>
              </w:rPr>
            </w:pPr>
            <w:r w:rsidRPr="00560160">
              <w:rPr>
                <w:rFonts w:cs="Arial"/>
                <w:szCs w:val="20"/>
              </w:rPr>
              <w:t>N/A</w:t>
            </w:r>
          </w:p>
        </w:tc>
      </w:tr>
      <w:tr w:rsidR="00506012" w:rsidRPr="00560160" w14:paraId="3393D8D4"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hideMark/>
          </w:tcPr>
          <w:p w14:paraId="3DEB5130" w14:textId="77777777" w:rsidR="00506012" w:rsidRPr="00560160" w:rsidRDefault="00506012" w:rsidP="00B262B0">
            <w:pPr>
              <w:rPr>
                <w:rFonts w:cs="Arial"/>
                <w:b/>
                <w:bCs/>
                <w:szCs w:val="20"/>
              </w:rPr>
            </w:pPr>
            <w:r w:rsidRPr="00560160">
              <w:rPr>
                <w:rFonts w:cs="Arial"/>
                <w:b/>
                <w:bCs/>
                <w:szCs w:val="20"/>
              </w:rPr>
              <w:t>Remarks</w:t>
            </w:r>
          </w:p>
        </w:tc>
        <w:tc>
          <w:tcPr>
            <w:tcW w:w="3877" w:type="pct"/>
            <w:gridSpan w:val="4"/>
            <w:tcBorders>
              <w:top w:val="single" w:sz="4" w:space="0" w:color="auto"/>
              <w:left w:val="single" w:sz="4" w:space="0" w:color="auto"/>
              <w:bottom w:val="single" w:sz="4" w:space="0" w:color="auto"/>
              <w:right w:val="single" w:sz="4" w:space="0" w:color="auto"/>
            </w:tcBorders>
            <w:hideMark/>
          </w:tcPr>
          <w:p w14:paraId="07967F07" w14:textId="77777777" w:rsidR="00506012" w:rsidRPr="00560160" w:rsidRDefault="00506012" w:rsidP="00B262B0">
            <w:pPr>
              <w:rPr>
                <w:rFonts w:cs="Arial"/>
                <w:szCs w:val="20"/>
              </w:rPr>
            </w:pPr>
            <w:r w:rsidRPr="00560160">
              <w:rPr>
                <w:rFonts w:cs="Arial"/>
                <w:szCs w:val="20"/>
              </w:rPr>
              <w:t>N/A</w:t>
            </w:r>
          </w:p>
        </w:tc>
      </w:tr>
      <w:tr w:rsidR="00506012" w:rsidRPr="00560160" w14:paraId="7A00F71E" w14:textId="77777777" w:rsidTr="008E370B">
        <w:tc>
          <w:tcPr>
            <w:tcW w:w="1123" w:type="pct"/>
            <w:tcBorders>
              <w:top w:val="single" w:sz="4" w:space="0" w:color="auto"/>
              <w:left w:val="single" w:sz="4" w:space="0" w:color="auto"/>
              <w:bottom w:val="single" w:sz="4" w:space="0" w:color="auto"/>
              <w:right w:val="single" w:sz="4" w:space="0" w:color="auto"/>
            </w:tcBorders>
            <w:shd w:val="clear" w:color="auto" w:fill="D9D9D9"/>
          </w:tcPr>
          <w:p w14:paraId="49F21A14" w14:textId="77777777" w:rsidR="00506012" w:rsidRPr="00560160" w:rsidRDefault="00506012" w:rsidP="00B262B0">
            <w:pPr>
              <w:jc w:val="left"/>
              <w:rPr>
                <w:rFonts w:cs="Arial"/>
                <w:b/>
                <w:bCs/>
                <w:szCs w:val="20"/>
              </w:rPr>
            </w:pPr>
            <w:r>
              <w:rPr>
                <w:rFonts w:cs="Arial"/>
                <w:b/>
                <w:bCs/>
                <w:kern w:val="0"/>
                <w:szCs w:val="20"/>
              </w:rPr>
              <w:t>DET/DEM Errors Handled</w:t>
            </w:r>
          </w:p>
        </w:tc>
        <w:tc>
          <w:tcPr>
            <w:tcW w:w="3877" w:type="pct"/>
            <w:gridSpan w:val="4"/>
            <w:tcBorders>
              <w:top w:val="single" w:sz="4" w:space="0" w:color="auto"/>
              <w:left w:val="single" w:sz="4" w:space="0" w:color="auto"/>
              <w:bottom w:val="single" w:sz="4" w:space="0" w:color="auto"/>
              <w:right w:val="single" w:sz="4" w:space="0" w:color="auto"/>
            </w:tcBorders>
          </w:tcPr>
          <w:p w14:paraId="67DF3BAB" w14:textId="77777777" w:rsidR="00506012" w:rsidRPr="00560160" w:rsidRDefault="00506012" w:rsidP="00B262B0">
            <w:pPr>
              <w:rPr>
                <w:rFonts w:cs="Arial"/>
                <w:szCs w:val="20"/>
              </w:rPr>
            </w:pPr>
            <w:r>
              <w:t>N/A</w:t>
            </w:r>
          </w:p>
        </w:tc>
      </w:tr>
    </w:tbl>
    <w:p w14:paraId="540F416E" w14:textId="32FE72AF" w:rsidR="00506012" w:rsidRDefault="00506012" w:rsidP="00FF1556">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67DFC466" w14:textId="77777777" w:rsidR="002C0EA0" w:rsidRPr="002C15F8" w:rsidRDefault="00506012" w:rsidP="002C0EA0">
      <w:pPr>
        <w:pStyle w:val="RefIDs"/>
        <w:rPr>
          <w:lang w:eastAsia="en-US"/>
        </w:rPr>
      </w:pPr>
      <w:r w:rsidRPr="00EC6E42">
        <w:rPr>
          <w:lang w:eastAsia="en-US"/>
        </w:rPr>
        <w:t xml:space="preserve">[Covers: </w:t>
      </w:r>
      <w:r w:rsidR="00504621">
        <w:rPr>
          <w:lang w:eastAsia="en-US"/>
        </w:rPr>
        <w:t>req-8552172-0090523</w:t>
      </w:r>
      <w:r w:rsidR="00FF1556">
        <w:rPr>
          <w:lang w:eastAsia="en-US"/>
        </w:rPr>
        <w:t>7</w:t>
      </w:r>
      <w:r w:rsidRPr="00EC6E42">
        <w:rPr>
          <w:lang w:eastAsia="en-US"/>
        </w:rPr>
        <w:t>]</w:t>
      </w:r>
    </w:p>
    <w:p w14:paraId="0E7E5985"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203CFC57"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5EA951D9" w14:textId="77777777" w:rsidR="002C0EA0" w:rsidRDefault="002C0EA0" w:rsidP="002C0EA0">
      <w:pPr>
        <w:pStyle w:val="RefIDs"/>
        <w:rPr>
          <w:lang w:eastAsia="en-US"/>
        </w:rPr>
      </w:pPr>
      <w:r>
        <w:rPr>
          <w:lang w:eastAsia="en-US"/>
        </w:rPr>
        <w:t>[Covers: req-8552172-00528006]</w:t>
      </w:r>
    </w:p>
    <w:p w14:paraId="20B5CD2C" w14:textId="77777777" w:rsidR="002C0EA0" w:rsidRDefault="002C0EA0" w:rsidP="002C0EA0">
      <w:pPr>
        <w:pStyle w:val="RefIDs"/>
        <w:rPr>
          <w:lang w:eastAsia="en-US"/>
        </w:rPr>
      </w:pPr>
      <w:r>
        <w:rPr>
          <w:lang w:eastAsia="en-US"/>
        </w:rPr>
        <w:t xml:space="preserve">[Covers: </w:t>
      </w:r>
      <w:r w:rsidRPr="00C136B3">
        <w:t>req-8552172-00527993</w:t>
      </w:r>
      <w:r>
        <w:t>]</w:t>
      </w:r>
    </w:p>
    <w:p w14:paraId="1592E42B" w14:textId="798CD491" w:rsidR="00506012" w:rsidRPr="00F356F4" w:rsidRDefault="00506012" w:rsidP="00875F62">
      <w:pPr>
        <w:pStyle w:val="RefIDs"/>
        <w:rPr>
          <w:lang w:eastAsia="en-US"/>
        </w:rPr>
      </w:pPr>
    </w:p>
    <w:p w14:paraId="17ADA6F8" w14:textId="21D1E116" w:rsidR="00036015" w:rsidRDefault="00B51410" w:rsidP="00D10EB4">
      <w:pPr>
        <w:pStyle w:val="Heading3"/>
        <w:rPr>
          <w:lang w:val="en-GB"/>
        </w:rPr>
      </w:pPr>
      <w:r>
        <w:br w:type="column"/>
      </w:r>
      <w:bookmarkStart w:id="231" w:name="_Toc203383984"/>
      <w:r w:rsidR="00036015" w:rsidRPr="00036015">
        <w:lastRenderedPageBreak/>
        <w:t>ProtoConv_PortT</w:t>
      </w:r>
      <w:r w:rsidR="00FF1556">
        <w:t>ransmit</w:t>
      </w:r>
      <w:r w:rsidR="00036015" w:rsidRPr="00036015">
        <w:t>UserDef</w:t>
      </w:r>
      <w:bookmarkEnd w:id="231"/>
    </w:p>
    <w:p w14:paraId="7BEB2951" w14:textId="52E96B78" w:rsidR="00036015" w:rsidRPr="00251C23" w:rsidRDefault="00036015" w:rsidP="00BE5228">
      <w:pPr>
        <w:pStyle w:val="ReqID"/>
        <w:rPr>
          <w:lang w:val="en-US"/>
        </w:rPr>
      </w:pPr>
      <w:r w:rsidRPr="00696D29">
        <w:t>[</w:t>
      </w:r>
      <w:r>
        <w:t>Gen5GW</w:t>
      </w:r>
      <w:r w:rsidRPr="00696D29">
        <w:t>_</w:t>
      </w:r>
      <w:r>
        <w:t>ProtoConv</w:t>
      </w:r>
      <w:r w:rsidRPr="00696D29">
        <w:t>_AD_C_</w:t>
      </w:r>
      <w:r>
        <w:t>20_0</w:t>
      </w:r>
      <w:r w:rsidRPr="00696D29">
        <w:t>0</w:t>
      </w:r>
      <w:r w:rsidR="00E34141">
        <w:t>8</w:t>
      </w:r>
      <w:r w:rsidRPr="00696D29">
        <w:t>]</w:t>
      </w:r>
    </w:p>
    <w:p w14:paraId="079D1598" w14:textId="61675678" w:rsidR="00036015" w:rsidRDefault="00036015"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43</w:t>
      </w:r>
      <w:r w:rsidR="009D560C">
        <w:rPr>
          <w:noProof/>
        </w:rPr>
        <w:fldChar w:fldCharType="end"/>
      </w:r>
      <w:r>
        <w:rPr>
          <w:noProof/>
        </w:rPr>
        <w:t>:</w:t>
      </w:r>
      <w:r>
        <w:t xml:space="preserve"> </w:t>
      </w:r>
      <w:r w:rsidRPr="00036015">
        <w:t>ProtoConv</w:t>
      </w:r>
      <w:r w:rsidR="00B76C4C">
        <w:t>_</w:t>
      </w:r>
      <w:r w:rsidR="002D7CE9" w:rsidRPr="00036015">
        <w:t>PortT</w:t>
      </w:r>
      <w:r w:rsidR="002D7CE9">
        <w:t>ransmit</w:t>
      </w:r>
      <w:r w:rsidR="002D7CE9" w:rsidRPr="00036015">
        <w:t>UserDef</w:t>
      </w:r>
    </w:p>
    <w:tbl>
      <w:tblPr>
        <w:tblpPr w:leftFromText="142" w:rightFromText="142" w:vertAnchor="text" w:horzAnchor="margin" w:tblpY="22"/>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48"/>
        <w:gridCol w:w="1555"/>
        <w:gridCol w:w="751"/>
        <w:gridCol w:w="36"/>
        <w:gridCol w:w="761"/>
        <w:gridCol w:w="4964"/>
      </w:tblGrid>
      <w:tr w:rsidR="00036015" w:rsidRPr="00864D86" w14:paraId="0E4161D4" w14:textId="77777777" w:rsidTr="00E4497A">
        <w:trPr>
          <w:trHeight w:val="287"/>
        </w:trPr>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305223CA" w14:textId="77777777" w:rsidR="00036015" w:rsidRPr="00864D86" w:rsidRDefault="00036015" w:rsidP="00B262B0">
            <w:pPr>
              <w:rPr>
                <w:rFonts w:cs="Arial"/>
                <w:szCs w:val="20"/>
              </w:rPr>
            </w:pPr>
            <w:r w:rsidRPr="00864D86">
              <w:rPr>
                <w:rFonts w:cs="Arial"/>
                <w:b/>
                <w:bCs/>
                <w:szCs w:val="20"/>
              </w:rPr>
              <w:t>Function Name</w:t>
            </w:r>
          </w:p>
        </w:tc>
        <w:tc>
          <w:tcPr>
            <w:tcW w:w="3976" w:type="pct"/>
            <w:gridSpan w:val="5"/>
            <w:tcBorders>
              <w:top w:val="single" w:sz="4" w:space="0" w:color="auto"/>
              <w:left w:val="single" w:sz="4" w:space="0" w:color="auto"/>
              <w:bottom w:val="single" w:sz="4" w:space="0" w:color="auto"/>
              <w:right w:val="single" w:sz="4" w:space="0" w:color="auto"/>
            </w:tcBorders>
          </w:tcPr>
          <w:p w14:paraId="5A33BF5E" w14:textId="67754A97" w:rsidR="00036015" w:rsidRPr="006406A3" w:rsidRDefault="001677F8" w:rsidP="00B262B0">
            <w:r w:rsidRPr="00036015">
              <w:t>ProtoConv_PortT</w:t>
            </w:r>
            <w:r w:rsidR="002D7CE9">
              <w:t>ransmit</w:t>
            </w:r>
            <w:r w:rsidRPr="00036015">
              <w:t>UserDef</w:t>
            </w:r>
          </w:p>
        </w:tc>
      </w:tr>
      <w:tr w:rsidR="00036015" w:rsidRPr="004B7082" w14:paraId="1B1BBEBF" w14:textId="77777777" w:rsidTr="00E4497A">
        <w:trPr>
          <w:trHeight w:val="287"/>
        </w:trPr>
        <w:tc>
          <w:tcPr>
            <w:tcW w:w="1024" w:type="pct"/>
            <w:tcBorders>
              <w:top w:val="single" w:sz="4" w:space="0" w:color="auto"/>
              <w:left w:val="single" w:sz="4" w:space="0" w:color="auto"/>
              <w:bottom w:val="single" w:sz="4" w:space="0" w:color="auto"/>
              <w:right w:val="single" w:sz="4" w:space="0" w:color="auto"/>
            </w:tcBorders>
            <w:shd w:val="clear" w:color="auto" w:fill="D9D9D9"/>
          </w:tcPr>
          <w:p w14:paraId="7D52ABF9" w14:textId="77777777" w:rsidR="00036015" w:rsidRPr="0001226E" w:rsidRDefault="00036015" w:rsidP="00B262B0">
            <w:pPr>
              <w:rPr>
                <w:rFonts w:eastAsia="Meiryo UI" w:cstheme="majorHAnsi"/>
                <w:szCs w:val="20"/>
                <w:lang w:val="en-GB"/>
              </w:rPr>
            </w:pPr>
            <w:r w:rsidRPr="004B7082">
              <w:rPr>
                <w:rFonts w:eastAsia="Meiryo UI" w:cstheme="majorHAnsi"/>
                <w:b/>
                <w:bCs/>
                <w:szCs w:val="20"/>
                <w:lang w:val="en-GB"/>
              </w:rPr>
              <w:t>ASIL Level</w:t>
            </w:r>
          </w:p>
        </w:tc>
        <w:tc>
          <w:tcPr>
            <w:tcW w:w="780" w:type="pct"/>
            <w:tcBorders>
              <w:top w:val="single" w:sz="4" w:space="0" w:color="auto"/>
              <w:left w:val="single" w:sz="4" w:space="0" w:color="auto"/>
              <w:bottom w:val="single" w:sz="4" w:space="0" w:color="auto"/>
              <w:right w:val="single" w:sz="4" w:space="0" w:color="auto"/>
            </w:tcBorders>
          </w:tcPr>
          <w:p w14:paraId="679C64DE" w14:textId="77777777" w:rsidR="00036015" w:rsidRPr="00751FC3" w:rsidRDefault="00036015" w:rsidP="00B262B0">
            <w:pPr>
              <w:rPr>
                <w:lang w:val="en-GB"/>
              </w:rPr>
            </w:pPr>
            <w:r w:rsidRPr="006406A3">
              <w:rPr>
                <w:lang w:val="en-GB"/>
              </w:rPr>
              <w:t xml:space="preserve">ASIL </w:t>
            </w:r>
            <w:r>
              <w:rPr>
                <w:lang w:val="en-GB"/>
              </w:rPr>
              <w:t>D</w:t>
            </w:r>
          </w:p>
        </w:tc>
        <w:tc>
          <w:tcPr>
            <w:tcW w:w="371" w:type="pct"/>
            <w:tcBorders>
              <w:top w:val="single" w:sz="4" w:space="0" w:color="auto"/>
              <w:left w:val="single" w:sz="4" w:space="0" w:color="auto"/>
              <w:bottom w:val="single" w:sz="4" w:space="0" w:color="auto"/>
              <w:right w:val="single" w:sz="4" w:space="0" w:color="auto"/>
            </w:tcBorders>
            <w:shd w:val="pct20" w:color="auto" w:fill="auto"/>
          </w:tcPr>
          <w:p w14:paraId="75D68AC3" w14:textId="77777777" w:rsidR="00036015" w:rsidRPr="004B7082" w:rsidRDefault="00036015" w:rsidP="00B262B0">
            <w:pPr>
              <w:rPr>
                <w:rFonts w:eastAsia="Meiryo UI" w:cstheme="majorHAnsi"/>
                <w:b/>
                <w:szCs w:val="20"/>
                <w:lang w:val="en-GB"/>
              </w:rPr>
            </w:pPr>
            <w:r w:rsidRPr="004B7082">
              <w:rPr>
                <w:rFonts w:eastAsia="Meiryo UI" w:cstheme="majorHAnsi"/>
                <w:b/>
                <w:szCs w:val="20"/>
                <w:lang w:val="en-GB"/>
              </w:rPr>
              <w:t>Status</w:t>
            </w:r>
          </w:p>
        </w:tc>
        <w:tc>
          <w:tcPr>
            <w:tcW w:w="2826" w:type="pct"/>
            <w:gridSpan w:val="3"/>
            <w:tcBorders>
              <w:top w:val="single" w:sz="4" w:space="0" w:color="auto"/>
              <w:left w:val="single" w:sz="4" w:space="0" w:color="auto"/>
              <w:bottom w:val="single" w:sz="4" w:space="0" w:color="auto"/>
              <w:right w:val="single" w:sz="4" w:space="0" w:color="auto"/>
            </w:tcBorders>
          </w:tcPr>
          <w:p w14:paraId="42964D2E" w14:textId="77777777" w:rsidR="00036015" w:rsidRPr="00751FC3" w:rsidRDefault="00036015" w:rsidP="00B262B0">
            <w:pPr>
              <w:rPr>
                <w:lang w:val="en-GB"/>
              </w:rPr>
            </w:pPr>
            <w:r w:rsidRPr="006406A3">
              <w:rPr>
                <w:lang w:val="en-GB"/>
              </w:rPr>
              <w:t>New</w:t>
            </w:r>
          </w:p>
        </w:tc>
      </w:tr>
      <w:tr w:rsidR="00036015" w:rsidRPr="00864D86" w14:paraId="26F30CD2"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1271617B" w14:textId="77777777" w:rsidR="00036015" w:rsidRPr="00864D86" w:rsidRDefault="00036015" w:rsidP="00B262B0">
            <w:pPr>
              <w:rPr>
                <w:rFonts w:cs="Arial"/>
                <w:b/>
                <w:bCs/>
                <w:szCs w:val="20"/>
              </w:rPr>
            </w:pPr>
            <w:r w:rsidRPr="00864D86">
              <w:rPr>
                <w:rFonts w:cs="Arial"/>
                <w:b/>
                <w:bCs/>
                <w:szCs w:val="20"/>
              </w:rPr>
              <w:t>Syntax</w:t>
            </w:r>
          </w:p>
        </w:tc>
        <w:tc>
          <w:tcPr>
            <w:tcW w:w="3976" w:type="pct"/>
            <w:gridSpan w:val="5"/>
            <w:tcBorders>
              <w:top w:val="single" w:sz="4" w:space="0" w:color="auto"/>
              <w:left w:val="single" w:sz="4" w:space="0" w:color="auto"/>
              <w:bottom w:val="single" w:sz="4" w:space="0" w:color="auto"/>
              <w:right w:val="single" w:sz="4" w:space="0" w:color="auto"/>
            </w:tcBorders>
          </w:tcPr>
          <w:p w14:paraId="22B57916" w14:textId="6A2C4926" w:rsidR="00036015" w:rsidRPr="006406A3" w:rsidRDefault="00036015" w:rsidP="00B262B0">
            <w:pPr>
              <w:jc w:val="left"/>
            </w:pPr>
            <w:r w:rsidRPr="00036015">
              <w:t>Std_ReturnType ProtoConv_</w:t>
            </w:r>
            <w:r w:rsidR="002D7CE9" w:rsidRPr="00036015">
              <w:t>PortT</w:t>
            </w:r>
            <w:r w:rsidR="002D7CE9">
              <w:t>ransmit</w:t>
            </w:r>
            <w:r w:rsidR="002D7CE9" w:rsidRPr="00036015">
              <w:t>UserDef</w:t>
            </w:r>
            <w:r w:rsidRPr="00036015">
              <w:t>(const uint16 usLength, const uint8 *pPortData);</w:t>
            </w:r>
          </w:p>
        </w:tc>
      </w:tr>
      <w:tr w:rsidR="00036015" w:rsidRPr="00864D86" w14:paraId="36B393D8"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553FA73C" w14:textId="77777777" w:rsidR="00036015" w:rsidRPr="00864D86" w:rsidRDefault="00036015" w:rsidP="00B262B0">
            <w:pPr>
              <w:rPr>
                <w:rFonts w:cs="Arial"/>
                <w:b/>
                <w:bCs/>
                <w:szCs w:val="20"/>
              </w:rPr>
            </w:pPr>
            <w:r w:rsidRPr="00864D86">
              <w:rPr>
                <w:rFonts w:cs="Arial"/>
                <w:b/>
                <w:bCs/>
                <w:szCs w:val="20"/>
              </w:rPr>
              <w:t>Sync/Async</w:t>
            </w:r>
          </w:p>
        </w:tc>
        <w:tc>
          <w:tcPr>
            <w:tcW w:w="3976" w:type="pct"/>
            <w:gridSpan w:val="5"/>
            <w:tcBorders>
              <w:top w:val="single" w:sz="4" w:space="0" w:color="auto"/>
              <w:left w:val="single" w:sz="4" w:space="0" w:color="auto"/>
              <w:bottom w:val="single" w:sz="4" w:space="0" w:color="auto"/>
              <w:right w:val="single" w:sz="4" w:space="0" w:color="auto"/>
            </w:tcBorders>
          </w:tcPr>
          <w:p w14:paraId="05FF8590" w14:textId="77777777" w:rsidR="00036015" w:rsidRPr="00864D86" w:rsidRDefault="00036015" w:rsidP="00B262B0">
            <w:r w:rsidRPr="006406A3">
              <w:t>Synchronous</w:t>
            </w:r>
          </w:p>
        </w:tc>
      </w:tr>
      <w:tr w:rsidR="00036015" w:rsidRPr="00864D86" w14:paraId="43DE5A2A" w14:textId="77777777" w:rsidTr="00E4497A">
        <w:trPr>
          <w:trHeight w:val="170"/>
        </w:trPr>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223B9798" w14:textId="77777777" w:rsidR="00036015" w:rsidRPr="00864D86" w:rsidRDefault="00036015" w:rsidP="00B262B0">
            <w:pPr>
              <w:rPr>
                <w:rFonts w:cs="Arial"/>
                <w:b/>
                <w:bCs/>
                <w:szCs w:val="20"/>
              </w:rPr>
            </w:pPr>
            <w:r w:rsidRPr="00864D86">
              <w:rPr>
                <w:rFonts w:cs="Arial"/>
                <w:b/>
                <w:bCs/>
                <w:szCs w:val="20"/>
              </w:rPr>
              <w:t>Reentrancy</w:t>
            </w:r>
          </w:p>
        </w:tc>
        <w:tc>
          <w:tcPr>
            <w:tcW w:w="3976" w:type="pct"/>
            <w:gridSpan w:val="5"/>
            <w:tcBorders>
              <w:top w:val="single" w:sz="4" w:space="0" w:color="auto"/>
              <w:left w:val="single" w:sz="4" w:space="0" w:color="auto"/>
              <w:bottom w:val="single" w:sz="4" w:space="0" w:color="auto"/>
              <w:right w:val="single" w:sz="4" w:space="0" w:color="auto"/>
            </w:tcBorders>
          </w:tcPr>
          <w:p w14:paraId="633358B1" w14:textId="77777777" w:rsidR="00036015" w:rsidRPr="008806BA" w:rsidRDefault="00036015" w:rsidP="00B262B0">
            <w:pPr>
              <w:rPr>
                <w:rFonts w:eastAsia="Meiryo UI" w:cstheme="majorHAnsi"/>
                <w:color w:val="FF0000"/>
                <w:lang w:val="en-GB"/>
              </w:rPr>
            </w:pPr>
            <w:r w:rsidRPr="006406A3">
              <w:t>Non-Reentrant</w:t>
            </w:r>
          </w:p>
        </w:tc>
      </w:tr>
      <w:tr w:rsidR="00036015" w:rsidRPr="00864D86" w14:paraId="0D1989C8" w14:textId="77777777" w:rsidTr="00E4497A">
        <w:trPr>
          <w:trHeight w:val="170"/>
        </w:trPr>
        <w:tc>
          <w:tcPr>
            <w:tcW w:w="1024" w:type="pct"/>
            <w:tcBorders>
              <w:top w:val="single" w:sz="4" w:space="0" w:color="auto"/>
              <w:left w:val="single" w:sz="4" w:space="0" w:color="auto"/>
              <w:bottom w:val="single" w:sz="4" w:space="0" w:color="auto"/>
              <w:right w:val="single" w:sz="4" w:space="0" w:color="auto"/>
            </w:tcBorders>
            <w:shd w:val="clear" w:color="auto" w:fill="D9D9D9"/>
          </w:tcPr>
          <w:p w14:paraId="4435CB42" w14:textId="77777777" w:rsidR="00036015" w:rsidRPr="00864D86" w:rsidRDefault="00036015" w:rsidP="00B262B0">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976" w:type="pct"/>
            <w:gridSpan w:val="5"/>
            <w:tcBorders>
              <w:top w:val="single" w:sz="4" w:space="0" w:color="auto"/>
              <w:left w:val="single" w:sz="4" w:space="0" w:color="auto"/>
              <w:bottom w:val="single" w:sz="4" w:space="0" w:color="auto"/>
              <w:right w:val="single" w:sz="4" w:space="0" w:color="auto"/>
            </w:tcBorders>
          </w:tcPr>
          <w:p w14:paraId="5EC38030" w14:textId="77777777" w:rsidR="00036015" w:rsidRPr="00751FC3" w:rsidRDefault="00036015" w:rsidP="00B262B0">
            <w:r w:rsidRPr="005C1F4B">
              <w:t>Runs in the interrupt enable state</w:t>
            </w:r>
          </w:p>
        </w:tc>
      </w:tr>
      <w:tr w:rsidR="001677F8" w:rsidRPr="004B7082" w14:paraId="4907C148" w14:textId="77777777" w:rsidTr="00E4497A">
        <w:tc>
          <w:tcPr>
            <w:tcW w:w="1024" w:type="pct"/>
            <w:vMerge w:val="restart"/>
            <w:tcBorders>
              <w:top w:val="single" w:sz="4" w:space="0" w:color="auto"/>
              <w:left w:val="single" w:sz="4" w:space="0" w:color="auto"/>
              <w:right w:val="single" w:sz="4" w:space="0" w:color="auto"/>
            </w:tcBorders>
            <w:shd w:val="clear" w:color="auto" w:fill="D9D9D9"/>
            <w:hideMark/>
          </w:tcPr>
          <w:p w14:paraId="27C7770E" w14:textId="77777777" w:rsidR="001677F8" w:rsidRPr="004B7082" w:rsidRDefault="001677F8" w:rsidP="001677F8">
            <w:pPr>
              <w:rPr>
                <w:rFonts w:eastAsia="Meiryo UI" w:cstheme="majorHAnsi"/>
                <w:b/>
                <w:bCs/>
                <w:szCs w:val="20"/>
                <w:lang w:val="en-GB"/>
              </w:rPr>
            </w:pPr>
            <w:r w:rsidRPr="004B7082">
              <w:rPr>
                <w:rFonts w:eastAsia="Meiryo UI" w:cstheme="majorHAnsi"/>
                <w:b/>
                <w:bCs/>
                <w:szCs w:val="20"/>
                <w:lang w:val="en-GB"/>
              </w:rPr>
              <w:t>Parameters (In)</w:t>
            </w:r>
          </w:p>
        </w:tc>
        <w:tc>
          <w:tcPr>
            <w:tcW w:w="1179" w:type="pct"/>
            <w:gridSpan w:val="3"/>
            <w:vMerge w:val="restart"/>
            <w:tcBorders>
              <w:top w:val="single" w:sz="4" w:space="0" w:color="auto"/>
              <w:left w:val="single" w:sz="4" w:space="0" w:color="auto"/>
              <w:right w:val="single" w:sz="4" w:space="0" w:color="auto"/>
            </w:tcBorders>
          </w:tcPr>
          <w:p w14:paraId="32C32921" w14:textId="77777777" w:rsidR="001677F8" w:rsidRPr="00EF61C1" w:rsidRDefault="001677F8" w:rsidP="001677F8">
            <w:pPr>
              <w:jc w:val="left"/>
              <w:rPr>
                <w:szCs w:val="20"/>
              </w:rPr>
            </w:pPr>
            <w:r w:rsidRPr="00EF61C1">
              <w:rPr>
                <w:szCs w:val="20"/>
              </w:rPr>
              <w:t>const uint16 usLength</w:t>
            </w:r>
          </w:p>
          <w:p w14:paraId="2A2F0CCF" w14:textId="274C3CBF" w:rsidR="001677F8" w:rsidRPr="004B7082" w:rsidRDefault="001677F8" w:rsidP="001677F8">
            <w:pPr>
              <w:rPr>
                <w:rFonts w:eastAsia="Meiryo UI" w:cstheme="majorHAnsi"/>
                <w:lang w:val="en-GB"/>
              </w:rPr>
            </w:pPr>
          </w:p>
        </w:tc>
        <w:tc>
          <w:tcPr>
            <w:tcW w:w="2797" w:type="pct"/>
            <w:gridSpan w:val="2"/>
            <w:tcBorders>
              <w:top w:val="single" w:sz="4" w:space="0" w:color="auto"/>
              <w:left w:val="single" w:sz="4" w:space="0" w:color="auto"/>
              <w:bottom w:val="single" w:sz="4" w:space="0" w:color="auto"/>
              <w:right w:val="single" w:sz="4" w:space="0" w:color="auto"/>
            </w:tcBorders>
            <w:vAlign w:val="center"/>
          </w:tcPr>
          <w:p w14:paraId="6A0B27EE" w14:textId="1A629C6B" w:rsidR="001677F8" w:rsidRPr="004B7082" w:rsidRDefault="001677F8" w:rsidP="001677F8">
            <w:pPr>
              <w:rPr>
                <w:rFonts w:eastAsia="Meiryo UI" w:cstheme="majorHAnsi"/>
                <w:lang w:val="en-GB"/>
              </w:rPr>
            </w:pPr>
            <w:r>
              <w:rPr>
                <w:rFonts w:eastAsia="Meiryo UI" w:cstheme="majorHAnsi"/>
                <w:szCs w:val="20"/>
                <w:lang w:val="en-GB"/>
              </w:rPr>
              <w:t>Data Length</w:t>
            </w:r>
          </w:p>
        </w:tc>
      </w:tr>
      <w:tr w:rsidR="001677F8" w:rsidRPr="001E7CB4" w14:paraId="316A84E9" w14:textId="77777777" w:rsidTr="00E4497A">
        <w:tc>
          <w:tcPr>
            <w:tcW w:w="1024" w:type="pct"/>
            <w:vMerge/>
            <w:tcBorders>
              <w:left w:val="single" w:sz="4" w:space="0" w:color="auto"/>
              <w:bottom w:val="single" w:sz="4" w:space="0" w:color="auto"/>
              <w:right w:val="single" w:sz="4" w:space="0" w:color="auto"/>
            </w:tcBorders>
            <w:shd w:val="clear" w:color="auto" w:fill="D9D9D9"/>
          </w:tcPr>
          <w:p w14:paraId="498ECF9B" w14:textId="77777777" w:rsidR="001677F8" w:rsidRPr="004B7082" w:rsidRDefault="001677F8" w:rsidP="001677F8">
            <w:pPr>
              <w:rPr>
                <w:rFonts w:eastAsia="Meiryo UI" w:cstheme="majorHAnsi"/>
                <w:b/>
                <w:bCs/>
                <w:szCs w:val="20"/>
                <w:lang w:val="en-GB"/>
              </w:rPr>
            </w:pPr>
          </w:p>
        </w:tc>
        <w:tc>
          <w:tcPr>
            <w:tcW w:w="1179" w:type="pct"/>
            <w:gridSpan w:val="3"/>
            <w:vMerge/>
            <w:tcBorders>
              <w:left w:val="single" w:sz="4" w:space="0" w:color="auto"/>
              <w:bottom w:val="single" w:sz="4" w:space="0" w:color="auto"/>
              <w:right w:val="single" w:sz="4" w:space="0" w:color="auto"/>
            </w:tcBorders>
          </w:tcPr>
          <w:p w14:paraId="06BF4F18" w14:textId="77777777" w:rsidR="001677F8" w:rsidRPr="004B7082" w:rsidRDefault="001677F8" w:rsidP="001677F8">
            <w:pPr>
              <w:rPr>
                <w:rFonts w:eastAsia="Meiryo UI" w:cstheme="majorHAnsi"/>
                <w:szCs w:val="20"/>
                <w:lang w:val="en-GB"/>
              </w:rPr>
            </w:pPr>
          </w:p>
        </w:tc>
        <w:tc>
          <w:tcPr>
            <w:tcW w:w="331" w:type="pct"/>
            <w:tcBorders>
              <w:top w:val="single" w:sz="4" w:space="0" w:color="auto"/>
              <w:left w:val="single" w:sz="4" w:space="0" w:color="auto"/>
              <w:bottom w:val="single" w:sz="4" w:space="0" w:color="auto"/>
              <w:right w:val="single" w:sz="4" w:space="0" w:color="auto"/>
            </w:tcBorders>
            <w:shd w:val="clear" w:color="auto" w:fill="D9D9D9"/>
          </w:tcPr>
          <w:p w14:paraId="744A00C4" w14:textId="213EADAE" w:rsidR="001677F8" w:rsidRPr="004B7082" w:rsidRDefault="001677F8" w:rsidP="001677F8">
            <w:pPr>
              <w:rPr>
                <w:rFonts w:eastAsia="Meiryo UI" w:cstheme="majorHAnsi"/>
                <w:b/>
                <w:szCs w:val="20"/>
                <w:lang w:val="en-GB"/>
              </w:rPr>
            </w:pPr>
            <w:r w:rsidRPr="00BE1FC7">
              <w:rPr>
                <w:rFonts w:eastAsia="Meiryo UI" w:cstheme="majorHAnsi"/>
                <w:b/>
                <w:szCs w:val="20"/>
                <w:lang w:val="en-GB"/>
              </w:rPr>
              <w:t>Range</w:t>
            </w:r>
          </w:p>
        </w:tc>
        <w:tc>
          <w:tcPr>
            <w:tcW w:w="2467" w:type="pct"/>
            <w:tcBorders>
              <w:top w:val="single" w:sz="4" w:space="0" w:color="auto"/>
              <w:left w:val="single" w:sz="4" w:space="0" w:color="auto"/>
              <w:bottom w:val="single" w:sz="4" w:space="0" w:color="auto"/>
              <w:right w:val="single" w:sz="4" w:space="0" w:color="auto"/>
            </w:tcBorders>
          </w:tcPr>
          <w:p w14:paraId="560C501E" w14:textId="726A3C89" w:rsidR="001677F8" w:rsidRPr="001E7CB4" w:rsidRDefault="001677F8" w:rsidP="001677F8">
            <w:pPr>
              <w:jc w:val="left"/>
              <w:rPr>
                <w:lang w:val="en-GB"/>
              </w:rPr>
            </w:pPr>
            <w:r w:rsidRPr="00EF61C1">
              <w:rPr>
                <w:szCs w:val="20"/>
              </w:rPr>
              <w:t>MIN_PORT_TOTAL_SIZE</w:t>
            </w:r>
            <w:r>
              <w:rPr>
                <w:szCs w:val="20"/>
              </w:rPr>
              <w:t xml:space="preserve"> - </w:t>
            </w:r>
            <w:r w:rsidRPr="00EF61C1">
              <w:rPr>
                <w:szCs w:val="20"/>
              </w:rPr>
              <w:t>MAX_PORT_TOTAL_SIZE</w:t>
            </w:r>
          </w:p>
        </w:tc>
      </w:tr>
      <w:tr w:rsidR="001677F8" w:rsidRPr="004B7082" w14:paraId="4571FCE0" w14:textId="77777777" w:rsidTr="00E4497A">
        <w:tc>
          <w:tcPr>
            <w:tcW w:w="1024" w:type="pct"/>
            <w:vMerge w:val="restart"/>
            <w:tcBorders>
              <w:top w:val="single" w:sz="4" w:space="0" w:color="auto"/>
              <w:left w:val="single" w:sz="4" w:space="0" w:color="auto"/>
              <w:right w:val="single" w:sz="4" w:space="0" w:color="auto"/>
            </w:tcBorders>
            <w:shd w:val="clear" w:color="auto" w:fill="D9D9D9"/>
            <w:hideMark/>
          </w:tcPr>
          <w:p w14:paraId="5E79BBB4" w14:textId="77777777" w:rsidR="001677F8" w:rsidRPr="004B7082" w:rsidRDefault="001677F8" w:rsidP="001677F8">
            <w:pPr>
              <w:rPr>
                <w:rFonts w:eastAsia="Meiryo UI" w:cstheme="majorHAnsi"/>
                <w:b/>
                <w:bCs/>
                <w:szCs w:val="20"/>
                <w:lang w:val="en-GB"/>
              </w:rPr>
            </w:pPr>
            <w:r w:rsidRPr="004B7082">
              <w:rPr>
                <w:rFonts w:eastAsia="Meiryo UI" w:cstheme="majorHAnsi"/>
                <w:b/>
                <w:bCs/>
                <w:szCs w:val="20"/>
                <w:lang w:val="en-GB"/>
              </w:rPr>
              <w:t>Parameters (In)</w:t>
            </w:r>
          </w:p>
        </w:tc>
        <w:tc>
          <w:tcPr>
            <w:tcW w:w="1179" w:type="pct"/>
            <w:gridSpan w:val="3"/>
            <w:vMerge w:val="restart"/>
            <w:tcBorders>
              <w:top w:val="single" w:sz="4" w:space="0" w:color="auto"/>
              <w:left w:val="single" w:sz="4" w:space="0" w:color="auto"/>
              <w:right w:val="single" w:sz="4" w:space="0" w:color="auto"/>
            </w:tcBorders>
          </w:tcPr>
          <w:p w14:paraId="5030C019" w14:textId="77777777" w:rsidR="001677F8" w:rsidRPr="00EF61C1" w:rsidRDefault="001677F8" w:rsidP="001677F8">
            <w:pPr>
              <w:jc w:val="left"/>
              <w:rPr>
                <w:szCs w:val="20"/>
              </w:rPr>
            </w:pPr>
            <w:r w:rsidRPr="00EF61C1">
              <w:rPr>
                <w:szCs w:val="20"/>
              </w:rPr>
              <w:t>const uint8 *pPortData</w:t>
            </w:r>
          </w:p>
          <w:p w14:paraId="76F1BB87" w14:textId="77777777" w:rsidR="001677F8" w:rsidRPr="004B7082" w:rsidRDefault="001677F8" w:rsidP="001677F8">
            <w:pPr>
              <w:rPr>
                <w:rFonts w:eastAsia="Meiryo UI" w:cstheme="majorHAnsi"/>
                <w:lang w:val="en-GB"/>
              </w:rPr>
            </w:pPr>
          </w:p>
        </w:tc>
        <w:tc>
          <w:tcPr>
            <w:tcW w:w="2797" w:type="pct"/>
            <w:gridSpan w:val="2"/>
            <w:tcBorders>
              <w:top w:val="single" w:sz="4" w:space="0" w:color="auto"/>
              <w:left w:val="single" w:sz="4" w:space="0" w:color="auto"/>
              <w:bottom w:val="single" w:sz="4" w:space="0" w:color="auto"/>
              <w:right w:val="single" w:sz="4" w:space="0" w:color="auto"/>
            </w:tcBorders>
            <w:vAlign w:val="center"/>
          </w:tcPr>
          <w:p w14:paraId="32B42EBE" w14:textId="2C42B562" w:rsidR="001677F8" w:rsidRPr="004B7082" w:rsidRDefault="001677F8" w:rsidP="001677F8">
            <w:pPr>
              <w:rPr>
                <w:rFonts w:eastAsia="Meiryo UI" w:cstheme="majorHAnsi"/>
                <w:lang w:val="en-GB"/>
              </w:rPr>
            </w:pPr>
            <w:r w:rsidRPr="00B214F4">
              <w:rPr>
                <w:rFonts w:eastAsia="Meiryo UI" w:cstheme="majorHAnsi"/>
                <w:szCs w:val="20"/>
                <w:lang w:val="en-GB"/>
              </w:rPr>
              <w:t xml:space="preserve">Address of buffer where </w:t>
            </w:r>
            <w:r>
              <w:rPr>
                <w:rFonts w:eastAsia="Meiryo UI" w:cstheme="majorHAnsi"/>
                <w:szCs w:val="20"/>
                <w:lang w:val="en-GB"/>
              </w:rPr>
              <w:t>Port Data</w:t>
            </w:r>
            <w:r w:rsidRPr="00B214F4">
              <w:rPr>
                <w:rFonts w:eastAsia="Meiryo UI" w:cstheme="majorHAnsi"/>
                <w:szCs w:val="20"/>
                <w:lang w:val="en-GB"/>
              </w:rPr>
              <w:t xml:space="preserve"> </w:t>
            </w:r>
            <w:r>
              <w:rPr>
                <w:rFonts w:eastAsia="Meiryo UI" w:cstheme="majorHAnsi"/>
                <w:szCs w:val="20"/>
                <w:lang w:val="en-GB"/>
              </w:rPr>
              <w:t>are</w:t>
            </w:r>
            <w:r w:rsidRPr="00B214F4">
              <w:rPr>
                <w:rFonts w:eastAsia="Meiryo UI" w:cstheme="majorHAnsi"/>
                <w:szCs w:val="20"/>
                <w:lang w:val="en-GB"/>
              </w:rPr>
              <w:t xml:space="preserve"> stored</w:t>
            </w:r>
          </w:p>
        </w:tc>
      </w:tr>
      <w:tr w:rsidR="001677F8" w:rsidRPr="001E7CB4" w14:paraId="49BCA492" w14:textId="77777777" w:rsidTr="00E4497A">
        <w:tc>
          <w:tcPr>
            <w:tcW w:w="1024" w:type="pct"/>
            <w:vMerge/>
            <w:tcBorders>
              <w:left w:val="single" w:sz="4" w:space="0" w:color="auto"/>
              <w:bottom w:val="single" w:sz="4" w:space="0" w:color="auto"/>
              <w:right w:val="single" w:sz="4" w:space="0" w:color="auto"/>
            </w:tcBorders>
            <w:shd w:val="clear" w:color="auto" w:fill="D9D9D9"/>
          </w:tcPr>
          <w:p w14:paraId="40FEECA6" w14:textId="77777777" w:rsidR="001677F8" w:rsidRPr="004B7082" w:rsidRDefault="001677F8" w:rsidP="001677F8">
            <w:pPr>
              <w:rPr>
                <w:rFonts w:eastAsia="Meiryo UI" w:cstheme="majorHAnsi"/>
                <w:b/>
                <w:bCs/>
                <w:szCs w:val="20"/>
                <w:lang w:val="en-GB"/>
              </w:rPr>
            </w:pPr>
          </w:p>
        </w:tc>
        <w:tc>
          <w:tcPr>
            <w:tcW w:w="1179" w:type="pct"/>
            <w:gridSpan w:val="3"/>
            <w:vMerge/>
            <w:tcBorders>
              <w:left w:val="single" w:sz="4" w:space="0" w:color="auto"/>
              <w:bottom w:val="single" w:sz="4" w:space="0" w:color="auto"/>
              <w:right w:val="single" w:sz="4" w:space="0" w:color="auto"/>
            </w:tcBorders>
          </w:tcPr>
          <w:p w14:paraId="0EC97CE4" w14:textId="77777777" w:rsidR="001677F8" w:rsidRPr="004B7082" w:rsidRDefault="001677F8" w:rsidP="001677F8">
            <w:pPr>
              <w:rPr>
                <w:rFonts w:eastAsia="Meiryo UI" w:cstheme="majorHAnsi"/>
                <w:szCs w:val="20"/>
                <w:lang w:val="en-GB"/>
              </w:rPr>
            </w:pPr>
          </w:p>
        </w:tc>
        <w:tc>
          <w:tcPr>
            <w:tcW w:w="331" w:type="pct"/>
            <w:tcBorders>
              <w:top w:val="single" w:sz="4" w:space="0" w:color="auto"/>
              <w:left w:val="single" w:sz="4" w:space="0" w:color="auto"/>
              <w:bottom w:val="single" w:sz="4" w:space="0" w:color="auto"/>
              <w:right w:val="single" w:sz="4" w:space="0" w:color="auto"/>
            </w:tcBorders>
            <w:shd w:val="clear" w:color="auto" w:fill="D9D9D9"/>
          </w:tcPr>
          <w:p w14:paraId="62C8EF79" w14:textId="12CC6160" w:rsidR="001677F8" w:rsidRPr="004B7082" w:rsidRDefault="001677F8" w:rsidP="001677F8">
            <w:pPr>
              <w:rPr>
                <w:rFonts w:eastAsia="Meiryo UI" w:cstheme="majorHAnsi"/>
                <w:b/>
                <w:szCs w:val="20"/>
                <w:lang w:val="en-GB"/>
              </w:rPr>
            </w:pPr>
            <w:r w:rsidRPr="00BE1FC7">
              <w:rPr>
                <w:rFonts w:eastAsia="Meiryo UI" w:cstheme="majorHAnsi"/>
                <w:b/>
                <w:szCs w:val="20"/>
                <w:lang w:val="en-GB"/>
              </w:rPr>
              <w:t>Range</w:t>
            </w:r>
          </w:p>
        </w:tc>
        <w:tc>
          <w:tcPr>
            <w:tcW w:w="2467" w:type="pct"/>
            <w:tcBorders>
              <w:top w:val="single" w:sz="4" w:space="0" w:color="auto"/>
              <w:left w:val="single" w:sz="4" w:space="0" w:color="auto"/>
              <w:bottom w:val="single" w:sz="4" w:space="0" w:color="auto"/>
              <w:right w:val="single" w:sz="4" w:space="0" w:color="auto"/>
            </w:tcBorders>
          </w:tcPr>
          <w:p w14:paraId="5197DB15" w14:textId="0A189CB9" w:rsidR="001677F8" w:rsidRPr="001E7CB4" w:rsidRDefault="001677F8" w:rsidP="001677F8">
            <w:pPr>
              <w:rPr>
                <w:lang w:val="en-GB"/>
              </w:rPr>
            </w:pPr>
            <w:r w:rsidRPr="00FF5497">
              <w:rPr>
                <w:szCs w:val="20"/>
                <w:lang w:val="en-GB"/>
              </w:rPr>
              <w:t xml:space="preserve">Not </w:t>
            </w:r>
            <w:r>
              <w:rPr>
                <w:szCs w:val="20"/>
                <w:lang w:val="en-GB"/>
              </w:rPr>
              <w:t>NULL_PTR</w:t>
            </w:r>
          </w:p>
        </w:tc>
      </w:tr>
      <w:tr w:rsidR="00036015" w:rsidRPr="006E156B" w14:paraId="0358ED5E"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326DB8AE" w14:textId="77777777" w:rsidR="00036015" w:rsidRPr="004B7082" w:rsidRDefault="00036015" w:rsidP="00B262B0">
            <w:pPr>
              <w:rPr>
                <w:rFonts w:eastAsia="Meiryo UI" w:cstheme="majorHAnsi"/>
                <w:b/>
                <w:bCs/>
                <w:szCs w:val="20"/>
                <w:lang w:val="en-GB"/>
              </w:rPr>
            </w:pPr>
            <w:r w:rsidRPr="004B7082">
              <w:rPr>
                <w:rFonts w:eastAsia="Meiryo UI" w:cstheme="majorHAnsi"/>
                <w:b/>
                <w:bCs/>
                <w:szCs w:val="20"/>
                <w:lang w:val="en-GB"/>
              </w:rPr>
              <w:t>Parameters (In-Out)</w:t>
            </w:r>
          </w:p>
        </w:tc>
        <w:tc>
          <w:tcPr>
            <w:tcW w:w="1179" w:type="pct"/>
            <w:gridSpan w:val="3"/>
            <w:tcBorders>
              <w:top w:val="single" w:sz="4" w:space="0" w:color="auto"/>
              <w:left w:val="single" w:sz="4" w:space="0" w:color="auto"/>
              <w:bottom w:val="single" w:sz="4" w:space="0" w:color="auto"/>
              <w:right w:val="single" w:sz="4" w:space="0" w:color="auto"/>
            </w:tcBorders>
          </w:tcPr>
          <w:p w14:paraId="3652C799" w14:textId="77777777" w:rsidR="00036015" w:rsidRPr="006406A3" w:rsidRDefault="00036015" w:rsidP="00B262B0">
            <w:pPr>
              <w:rPr>
                <w:rFonts w:eastAsia="Meiryo UI" w:cstheme="majorHAnsi"/>
                <w:lang w:val="en-GB"/>
              </w:rPr>
            </w:pPr>
            <w:r w:rsidRPr="006406A3">
              <w:t>N/A</w:t>
            </w:r>
          </w:p>
        </w:tc>
        <w:tc>
          <w:tcPr>
            <w:tcW w:w="2797" w:type="pct"/>
            <w:gridSpan w:val="2"/>
            <w:tcBorders>
              <w:top w:val="single" w:sz="4" w:space="0" w:color="auto"/>
              <w:left w:val="single" w:sz="4" w:space="0" w:color="auto"/>
              <w:bottom w:val="single" w:sz="4" w:space="0" w:color="auto"/>
              <w:right w:val="single" w:sz="4" w:space="0" w:color="auto"/>
            </w:tcBorders>
          </w:tcPr>
          <w:p w14:paraId="20C01100" w14:textId="77777777" w:rsidR="00036015" w:rsidRPr="006406A3" w:rsidRDefault="00036015" w:rsidP="00B262B0">
            <w:pPr>
              <w:rPr>
                <w:rFonts w:eastAsia="Meiryo UI" w:cstheme="majorHAnsi"/>
                <w:lang w:val="en-GB"/>
              </w:rPr>
            </w:pPr>
            <w:r w:rsidRPr="006406A3">
              <w:rPr>
                <w:lang w:val="en-GB"/>
              </w:rPr>
              <w:t>-</w:t>
            </w:r>
          </w:p>
        </w:tc>
      </w:tr>
      <w:tr w:rsidR="00036015" w:rsidRPr="006E156B" w14:paraId="4E855BC4"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0596E3C1" w14:textId="77777777" w:rsidR="00036015" w:rsidRPr="004B7082" w:rsidRDefault="00036015" w:rsidP="00B262B0">
            <w:pPr>
              <w:rPr>
                <w:rFonts w:eastAsia="Meiryo UI" w:cstheme="majorHAnsi"/>
                <w:b/>
                <w:bCs/>
                <w:szCs w:val="20"/>
                <w:lang w:val="en-GB"/>
              </w:rPr>
            </w:pPr>
            <w:r w:rsidRPr="004B7082">
              <w:rPr>
                <w:rFonts w:eastAsia="Meiryo UI" w:cstheme="majorHAnsi"/>
                <w:b/>
                <w:bCs/>
                <w:szCs w:val="20"/>
                <w:lang w:val="en-GB"/>
              </w:rPr>
              <w:t>Parameters (Out)</w:t>
            </w:r>
          </w:p>
        </w:tc>
        <w:tc>
          <w:tcPr>
            <w:tcW w:w="1179" w:type="pct"/>
            <w:gridSpan w:val="3"/>
            <w:tcBorders>
              <w:top w:val="single" w:sz="4" w:space="0" w:color="auto"/>
              <w:left w:val="single" w:sz="4" w:space="0" w:color="auto"/>
              <w:bottom w:val="single" w:sz="4" w:space="0" w:color="auto"/>
              <w:right w:val="single" w:sz="4" w:space="0" w:color="auto"/>
            </w:tcBorders>
          </w:tcPr>
          <w:p w14:paraId="08AC03DC" w14:textId="77777777" w:rsidR="00036015" w:rsidRPr="006406A3" w:rsidRDefault="00036015" w:rsidP="00B262B0">
            <w:pPr>
              <w:rPr>
                <w:rFonts w:eastAsia="Meiryo UI" w:cstheme="majorHAnsi"/>
                <w:lang w:val="en-GB"/>
              </w:rPr>
            </w:pPr>
            <w:r w:rsidRPr="006406A3">
              <w:t>N/A</w:t>
            </w:r>
          </w:p>
        </w:tc>
        <w:tc>
          <w:tcPr>
            <w:tcW w:w="2797" w:type="pct"/>
            <w:gridSpan w:val="2"/>
            <w:tcBorders>
              <w:top w:val="single" w:sz="4" w:space="0" w:color="auto"/>
              <w:left w:val="single" w:sz="4" w:space="0" w:color="auto"/>
              <w:bottom w:val="single" w:sz="4" w:space="0" w:color="auto"/>
              <w:right w:val="single" w:sz="4" w:space="0" w:color="auto"/>
            </w:tcBorders>
          </w:tcPr>
          <w:p w14:paraId="4A1CD0DC" w14:textId="77777777" w:rsidR="00036015" w:rsidRPr="006406A3" w:rsidRDefault="00036015" w:rsidP="00B262B0">
            <w:pPr>
              <w:rPr>
                <w:rFonts w:eastAsia="Meiryo UI" w:cstheme="majorHAnsi"/>
                <w:lang w:val="en-GB"/>
              </w:rPr>
            </w:pPr>
            <w:r w:rsidRPr="006406A3">
              <w:rPr>
                <w:lang w:val="en-GB"/>
              </w:rPr>
              <w:t>-</w:t>
            </w:r>
          </w:p>
        </w:tc>
      </w:tr>
      <w:tr w:rsidR="00036015" w:rsidRPr="006E156B" w14:paraId="467E2BE8"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6D1E51DB" w14:textId="77777777" w:rsidR="00036015" w:rsidRPr="004B7082" w:rsidRDefault="00036015" w:rsidP="00B262B0">
            <w:pPr>
              <w:rPr>
                <w:rFonts w:eastAsia="Meiryo UI" w:cstheme="majorHAnsi"/>
                <w:b/>
                <w:bCs/>
                <w:szCs w:val="20"/>
                <w:lang w:val="en-GB"/>
              </w:rPr>
            </w:pPr>
            <w:r w:rsidRPr="004B7082">
              <w:rPr>
                <w:rFonts w:eastAsia="Meiryo UI" w:cstheme="majorHAnsi"/>
                <w:b/>
                <w:bCs/>
                <w:szCs w:val="20"/>
                <w:lang w:val="en-GB"/>
              </w:rPr>
              <w:t>Return Value</w:t>
            </w:r>
          </w:p>
        </w:tc>
        <w:tc>
          <w:tcPr>
            <w:tcW w:w="1179" w:type="pct"/>
            <w:gridSpan w:val="3"/>
            <w:tcBorders>
              <w:top w:val="single" w:sz="4" w:space="0" w:color="auto"/>
              <w:left w:val="single" w:sz="4" w:space="0" w:color="auto"/>
              <w:bottom w:val="single" w:sz="4" w:space="0" w:color="auto"/>
              <w:right w:val="single" w:sz="4" w:space="0" w:color="auto"/>
            </w:tcBorders>
          </w:tcPr>
          <w:p w14:paraId="3F372EBA" w14:textId="77777777" w:rsidR="00036015" w:rsidRPr="006406A3" w:rsidRDefault="00036015" w:rsidP="00B262B0">
            <w:pPr>
              <w:rPr>
                <w:rFonts w:eastAsia="Meiryo UI" w:cstheme="majorHAnsi"/>
                <w:lang w:val="en-GB"/>
              </w:rPr>
            </w:pPr>
            <w:r w:rsidRPr="001850DF">
              <w:t>Std_ReturnType</w:t>
            </w:r>
          </w:p>
        </w:tc>
        <w:tc>
          <w:tcPr>
            <w:tcW w:w="2797" w:type="pct"/>
            <w:gridSpan w:val="2"/>
            <w:tcBorders>
              <w:top w:val="single" w:sz="4" w:space="0" w:color="auto"/>
              <w:left w:val="single" w:sz="4" w:space="0" w:color="auto"/>
              <w:bottom w:val="single" w:sz="4" w:space="0" w:color="auto"/>
              <w:right w:val="single" w:sz="4" w:space="0" w:color="auto"/>
            </w:tcBorders>
          </w:tcPr>
          <w:p w14:paraId="43086C43" w14:textId="77777777" w:rsidR="00036015" w:rsidRPr="00751FC3" w:rsidRDefault="00036015" w:rsidP="00B262B0">
            <w:pPr>
              <w:rPr>
                <w:lang w:val="en-GB"/>
              </w:rPr>
            </w:pPr>
            <w:r w:rsidRPr="00751FC3">
              <w:rPr>
                <w:rFonts w:hint="eastAsia"/>
                <w:lang w:val="en-GB"/>
              </w:rPr>
              <w:t>E_OK</w:t>
            </w:r>
          </w:p>
          <w:p w14:paraId="352E2640" w14:textId="77777777" w:rsidR="00036015" w:rsidRPr="00751FC3" w:rsidRDefault="00036015" w:rsidP="00B262B0">
            <w:pPr>
              <w:rPr>
                <w:lang w:val="en-GB"/>
              </w:rPr>
            </w:pPr>
            <w:r w:rsidRPr="006A040A">
              <w:t>E_</w:t>
            </w:r>
            <w:r>
              <w:t>NOT_OK</w:t>
            </w:r>
          </w:p>
        </w:tc>
      </w:tr>
      <w:tr w:rsidR="00036015" w:rsidRPr="00864D86" w14:paraId="1736C324" w14:textId="77777777" w:rsidTr="00E4497A">
        <w:trPr>
          <w:trHeight w:val="955"/>
        </w:trPr>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71674822" w14:textId="77777777" w:rsidR="00036015" w:rsidRPr="00864D86" w:rsidRDefault="00036015" w:rsidP="00B262B0">
            <w:pPr>
              <w:rPr>
                <w:rFonts w:cs="Arial"/>
                <w:b/>
                <w:bCs/>
                <w:szCs w:val="20"/>
              </w:rPr>
            </w:pPr>
            <w:r w:rsidRPr="00864D86">
              <w:rPr>
                <w:rFonts w:cs="Arial"/>
                <w:b/>
                <w:bCs/>
                <w:szCs w:val="20"/>
              </w:rPr>
              <w:t>Description</w:t>
            </w:r>
          </w:p>
        </w:tc>
        <w:tc>
          <w:tcPr>
            <w:tcW w:w="3976" w:type="pct"/>
            <w:gridSpan w:val="5"/>
            <w:tcBorders>
              <w:top w:val="single" w:sz="4" w:space="0" w:color="auto"/>
              <w:left w:val="single" w:sz="4" w:space="0" w:color="auto"/>
              <w:bottom w:val="single" w:sz="4" w:space="0" w:color="auto"/>
              <w:right w:val="single" w:sz="4" w:space="0" w:color="auto"/>
            </w:tcBorders>
          </w:tcPr>
          <w:p w14:paraId="22472CED" w14:textId="6404F886" w:rsidR="00036015" w:rsidRPr="006A040A" w:rsidRDefault="00036015" w:rsidP="00B262B0">
            <w:r w:rsidRPr="006A040A">
              <w:t xml:space="preserve">The user implements the </w:t>
            </w:r>
            <w:r w:rsidR="001677F8">
              <w:t>Port</w:t>
            </w:r>
            <w:r w:rsidRPr="006A040A">
              <w:t xml:space="preserve"> frame transmission process in this function.</w:t>
            </w:r>
          </w:p>
          <w:p w14:paraId="1F933B38" w14:textId="77777777" w:rsidR="00036015" w:rsidRPr="006A040A" w:rsidRDefault="00036015" w:rsidP="00B262B0">
            <w:r w:rsidRPr="006A040A">
              <w:t>If the process ends normally, E_OK is returned.</w:t>
            </w:r>
          </w:p>
          <w:p w14:paraId="6E5392E1" w14:textId="77777777" w:rsidR="00036015" w:rsidRPr="0047369B" w:rsidRDefault="00036015" w:rsidP="00B262B0">
            <w:r w:rsidRPr="006A040A">
              <w:t>If the process ends abnormally, a value other than E_OK is returned; if a value other than E_OK is returned, the caller converts it to E_</w:t>
            </w:r>
            <w:r>
              <w:t>NOT_OK</w:t>
            </w:r>
            <w:r w:rsidRPr="006A040A">
              <w:t>.</w:t>
            </w:r>
          </w:p>
        </w:tc>
      </w:tr>
      <w:tr w:rsidR="00036015" w:rsidRPr="00864D86" w14:paraId="5A71BA71"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2AE90A3B" w14:textId="77777777" w:rsidR="00036015" w:rsidRPr="00864D86" w:rsidRDefault="00036015" w:rsidP="00B262B0">
            <w:pPr>
              <w:rPr>
                <w:rFonts w:cs="Arial"/>
                <w:b/>
                <w:bCs/>
                <w:szCs w:val="20"/>
              </w:rPr>
            </w:pPr>
            <w:r w:rsidRPr="00864D86">
              <w:rPr>
                <w:rFonts w:cs="Arial"/>
                <w:b/>
                <w:bCs/>
                <w:szCs w:val="20"/>
              </w:rPr>
              <w:t>Preconditions</w:t>
            </w:r>
          </w:p>
        </w:tc>
        <w:tc>
          <w:tcPr>
            <w:tcW w:w="3976" w:type="pct"/>
            <w:gridSpan w:val="5"/>
            <w:tcBorders>
              <w:top w:val="single" w:sz="4" w:space="0" w:color="auto"/>
              <w:left w:val="single" w:sz="4" w:space="0" w:color="auto"/>
              <w:bottom w:val="single" w:sz="4" w:space="0" w:color="auto"/>
              <w:right w:val="single" w:sz="4" w:space="0" w:color="auto"/>
            </w:tcBorders>
          </w:tcPr>
          <w:p w14:paraId="493A3E38" w14:textId="77777777" w:rsidR="00036015" w:rsidRPr="006406A3" w:rsidRDefault="00036015" w:rsidP="00B262B0">
            <w:r>
              <w:rPr>
                <w:rFonts w:hint="eastAsia"/>
              </w:rPr>
              <w:t>N/A</w:t>
            </w:r>
          </w:p>
        </w:tc>
      </w:tr>
      <w:tr w:rsidR="00036015" w:rsidRPr="00864D86" w14:paraId="35A70E29"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hideMark/>
          </w:tcPr>
          <w:p w14:paraId="580A618F" w14:textId="77777777" w:rsidR="00036015" w:rsidRPr="00864D86" w:rsidRDefault="00036015" w:rsidP="00B262B0">
            <w:pPr>
              <w:rPr>
                <w:rFonts w:cs="Arial"/>
                <w:b/>
                <w:bCs/>
                <w:szCs w:val="20"/>
              </w:rPr>
            </w:pPr>
            <w:r w:rsidRPr="00864D86">
              <w:rPr>
                <w:rFonts w:cs="Arial"/>
                <w:b/>
                <w:bCs/>
                <w:szCs w:val="20"/>
              </w:rPr>
              <w:t>Remarks</w:t>
            </w:r>
          </w:p>
        </w:tc>
        <w:tc>
          <w:tcPr>
            <w:tcW w:w="3976" w:type="pct"/>
            <w:gridSpan w:val="5"/>
            <w:tcBorders>
              <w:top w:val="single" w:sz="4" w:space="0" w:color="auto"/>
              <w:left w:val="single" w:sz="4" w:space="0" w:color="auto"/>
              <w:bottom w:val="single" w:sz="4" w:space="0" w:color="auto"/>
              <w:right w:val="single" w:sz="4" w:space="0" w:color="auto"/>
            </w:tcBorders>
          </w:tcPr>
          <w:p w14:paraId="214D82FE" w14:textId="77777777" w:rsidR="00036015" w:rsidRPr="006406A3" w:rsidRDefault="00036015" w:rsidP="00B262B0">
            <w:r w:rsidRPr="006406A3">
              <w:t>N/A</w:t>
            </w:r>
          </w:p>
        </w:tc>
      </w:tr>
      <w:tr w:rsidR="00036015" w:rsidRPr="00864D86" w14:paraId="5036CCC1" w14:textId="77777777" w:rsidTr="00E4497A">
        <w:tc>
          <w:tcPr>
            <w:tcW w:w="1024" w:type="pct"/>
            <w:tcBorders>
              <w:top w:val="single" w:sz="4" w:space="0" w:color="auto"/>
              <w:left w:val="single" w:sz="4" w:space="0" w:color="auto"/>
              <w:bottom w:val="single" w:sz="4" w:space="0" w:color="auto"/>
              <w:right w:val="single" w:sz="4" w:space="0" w:color="auto"/>
            </w:tcBorders>
            <w:shd w:val="clear" w:color="auto" w:fill="D9D9D9"/>
          </w:tcPr>
          <w:p w14:paraId="64D70419" w14:textId="77777777" w:rsidR="00036015" w:rsidRPr="00864D86" w:rsidRDefault="00036015" w:rsidP="00B262B0">
            <w:pPr>
              <w:jc w:val="left"/>
              <w:rPr>
                <w:rFonts w:cs="Arial"/>
                <w:b/>
                <w:bCs/>
                <w:szCs w:val="20"/>
              </w:rPr>
            </w:pPr>
            <w:r>
              <w:rPr>
                <w:rFonts w:cs="Arial"/>
                <w:b/>
                <w:bCs/>
                <w:kern w:val="0"/>
                <w:szCs w:val="20"/>
              </w:rPr>
              <w:t>DET/DEM Errors Handled</w:t>
            </w:r>
          </w:p>
        </w:tc>
        <w:tc>
          <w:tcPr>
            <w:tcW w:w="3976" w:type="pct"/>
            <w:gridSpan w:val="5"/>
            <w:tcBorders>
              <w:top w:val="single" w:sz="4" w:space="0" w:color="auto"/>
              <w:left w:val="single" w:sz="4" w:space="0" w:color="auto"/>
              <w:bottom w:val="single" w:sz="4" w:space="0" w:color="auto"/>
              <w:right w:val="single" w:sz="4" w:space="0" w:color="auto"/>
            </w:tcBorders>
          </w:tcPr>
          <w:p w14:paraId="27C51EAE" w14:textId="77777777" w:rsidR="00036015" w:rsidRPr="006406A3" w:rsidRDefault="00036015" w:rsidP="00B262B0">
            <w:pPr>
              <w:jc w:val="left"/>
            </w:pPr>
            <w:r>
              <w:t>N/A</w:t>
            </w:r>
          </w:p>
        </w:tc>
      </w:tr>
    </w:tbl>
    <w:p w14:paraId="6159F642" w14:textId="70EABC90" w:rsidR="00036015" w:rsidRDefault="00036015" w:rsidP="00036015">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17F7A273" w14:textId="77777777" w:rsidR="002C0EA0" w:rsidRPr="002C15F8" w:rsidRDefault="00036015" w:rsidP="002C0EA0">
      <w:pPr>
        <w:pStyle w:val="RefIDs"/>
        <w:rPr>
          <w:lang w:eastAsia="en-US"/>
        </w:rPr>
      </w:pPr>
      <w:r w:rsidRPr="00B11F62">
        <w:rPr>
          <w:lang w:eastAsia="en-US"/>
        </w:rPr>
        <w:t xml:space="preserve">[Covers: </w:t>
      </w:r>
      <w:r w:rsidR="00504621">
        <w:rPr>
          <w:lang w:eastAsia="en-US"/>
        </w:rPr>
        <w:t>req-8552172-0090522</w:t>
      </w:r>
      <w:r w:rsidR="00FF1556">
        <w:rPr>
          <w:lang w:eastAsia="en-US"/>
        </w:rPr>
        <w:t>6</w:t>
      </w:r>
      <w:r w:rsidRPr="00B11F62">
        <w:rPr>
          <w:lang w:eastAsia="en-US"/>
        </w:rPr>
        <w:t>]</w:t>
      </w:r>
    </w:p>
    <w:p w14:paraId="121FE3A2"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6C6C66C3"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15AF276D" w14:textId="77777777" w:rsidR="002C0EA0" w:rsidRDefault="002C0EA0" w:rsidP="002C0EA0">
      <w:pPr>
        <w:pStyle w:val="RefIDs"/>
        <w:rPr>
          <w:lang w:eastAsia="en-US"/>
        </w:rPr>
      </w:pPr>
      <w:r>
        <w:rPr>
          <w:lang w:eastAsia="en-US"/>
        </w:rPr>
        <w:t>[Covers: req-8552172-00528006]</w:t>
      </w:r>
    </w:p>
    <w:p w14:paraId="7B883951" w14:textId="77777777" w:rsidR="002C0EA0" w:rsidRDefault="002C0EA0" w:rsidP="002C0EA0">
      <w:pPr>
        <w:pStyle w:val="RefIDs"/>
        <w:rPr>
          <w:lang w:eastAsia="en-US"/>
        </w:rPr>
      </w:pPr>
      <w:r>
        <w:rPr>
          <w:lang w:eastAsia="en-US"/>
        </w:rPr>
        <w:t xml:space="preserve">[Covers: </w:t>
      </w:r>
      <w:r w:rsidRPr="00C136B3">
        <w:t>req-8552172-00527993</w:t>
      </w:r>
      <w:r>
        <w:t>]</w:t>
      </w:r>
    </w:p>
    <w:p w14:paraId="1F5A2C51" w14:textId="340BC586" w:rsidR="00036015" w:rsidRPr="00F356F4" w:rsidRDefault="00036015" w:rsidP="00875F62">
      <w:pPr>
        <w:pStyle w:val="RefIDs"/>
        <w:rPr>
          <w:lang w:eastAsia="en-US"/>
        </w:rPr>
      </w:pPr>
    </w:p>
    <w:p w14:paraId="27388834" w14:textId="2E2879F8" w:rsidR="008F5E09" w:rsidRDefault="008F5E09" w:rsidP="00032018">
      <w:pPr>
        <w:spacing w:after="120"/>
        <w:jc w:val="left"/>
        <w:rPr>
          <w:rFonts w:eastAsia="Meiryo UI"/>
          <w:lang w:val="en-GB"/>
        </w:rPr>
      </w:pPr>
    </w:p>
    <w:p w14:paraId="5B0CE8E0" w14:textId="0BB4C397" w:rsidR="00C40D82" w:rsidRDefault="00B51410" w:rsidP="00D10EB4">
      <w:pPr>
        <w:pStyle w:val="Heading3"/>
        <w:rPr>
          <w:lang w:val="en-GB"/>
        </w:rPr>
      </w:pPr>
      <w:r>
        <w:rPr>
          <w:lang w:val="en-GB"/>
        </w:rPr>
        <w:br w:type="column"/>
      </w:r>
      <w:bookmarkStart w:id="232" w:name="_Toc203383985"/>
      <w:r w:rsidR="000F4E6D">
        <w:rPr>
          <w:lang w:val="en-GB"/>
        </w:rPr>
        <w:lastRenderedPageBreak/>
        <w:t>ProtoConv</w:t>
      </w:r>
      <w:r w:rsidR="00C40D82" w:rsidRPr="00271FF7">
        <w:rPr>
          <w:lang w:val="en-GB"/>
        </w:rPr>
        <w:t>_GetTimeUserDef</w:t>
      </w:r>
      <w:bookmarkEnd w:id="232"/>
    </w:p>
    <w:p w14:paraId="194EB610" w14:textId="498C4B02"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Pr="00696D29">
        <w:t>0</w:t>
      </w:r>
      <w:r w:rsidR="00E34141">
        <w:t>9</w:t>
      </w:r>
      <w:r w:rsidRPr="00696D29">
        <w:t>]</w:t>
      </w:r>
    </w:p>
    <w:p w14:paraId="7BAB51BC" w14:textId="40EF4F38" w:rsidR="00C40D82" w:rsidRDefault="00C40D8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44</w:t>
      </w:r>
      <w:r w:rsidR="009D560C">
        <w:rPr>
          <w:noProof/>
        </w:rPr>
        <w:fldChar w:fldCharType="end"/>
      </w:r>
      <w:r w:rsidR="00D21EFD">
        <w:rPr>
          <w:noProof/>
        </w:rPr>
        <w:t>:</w:t>
      </w:r>
      <w:r>
        <w:t xml:space="preserve"> </w:t>
      </w:r>
      <w:r w:rsidR="000F4E6D">
        <w:t>ProtoConv</w:t>
      </w:r>
      <w:r w:rsidRPr="00940C56">
        <w:t>_GetTimeUserDef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39"/>
        <w:gridCol w:w="2121"/>
        <w:gridCol w:w="751"/>
        <w:gridCol w:w="1400"/>
        <w:gridCol w:w="3220"/>
      </w:tblGrid>
      <w:tr w:rsidR="00560160" w:rsidRPr="00560160" w14:paraId="19F29792" w14:textId="77777777" w:rsidTr="00E4497A">
        <w:trPr>
          <w:trHeight w:val="287"/>
        </w:trPr>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766B95E6" w14:textId="77777777" w:rsidR="00C40D82" w:rsidRPr="00560160" w:rsidRDefault="00C40D82" w:rsidP="000D256D">
            <w:pPr>
              <w:rPr>
                <w:rFonts w:cs="Arial"/>
                <w:szCs w:val="20"/>
              </w:rPr>
            </w:pPr>
            <w:r w:rsidRPr="00560160">
              <w:rPr>
                <w:rFonts w:cs="Arial"/>
                <w:b/>
                <w:bCs/>
                <w:szCs w:val="20"/>
              </w:rPr>
              <w:t>Function Name</w:t>
            </w:r>
          </w:p>
        </w:tc>
        <w:tc>
          <w:tcPr>
            <w:tcW w:w="3734" w:type="pct"/>
            <w:gridSpan w:val="4"/>
            <w:tcBorders>
              <w:top w:val="single" w:sz="4" w:space="0" w:color="auto"/>
              <w:left w:val="single" w:sz="4" w:space="0" w:color="auto"/>
              <w:bottom w:val="single" w:sz="4" w:space="0" w:color="auto"/>
              <w:right w:val="single" w:sz="4" w:space="0" w:color="auto"/>
            </w:tcBorders>
            <w:hideMark/>
          </w:tcPr>
          <w:p w14:paraId="18629B75" w14:textId="7DACFA56" w:rsidR="00C40D82" w:rsidRPr="00560160" w:rsidRDefault="000F4E6D" w:rsidP="00220AA3">
            <w:pPr>
              <w:rPr>
                <w:rFonts w:cs="Arial"/>
                <w:szCs w:val="20"/>
              </w:rPr>
            </w:pPr>
            <w:r>
              <w:rPr>
                <w:rFonts w:cs="Arial"/>
                <w:szCs w:val="20"/>
              </w:rPr>
              <w:t>ProtoConv</w:t>
            </w:r>
            <w:r w:rsidR="00C40D82" w:rsidRPr="00560160">
              <w:rPr>
                <w:rFonts w:cs="Arial"/>
                <w:szCs w:val="20"/>
              </w:rPr>
              <w:t>_GetTimeUserDef</w:t>
            </w:r>
          </w:p>
        </w:tc>
      </w:tr>
      <w:tr w:rsidR="00560160" w:rsidRPr="00560160" w14:paraId="35ACDBA9" w14:textId="77777777" w:rsidTr="00E4497A">
        <w:trPr>
          <w:trHeight w:val="287"/>
        </w:trPr>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0AAD7B22" w14:textId="77777777" w:rsidR="00C40D82" w:rsidRPr="00560160" w:rsidRDefault="00C40D82" w:rsidP="000D256D">
            <w:pPr>
              <w:rPr>
                <w:rFonts w:eastAsia="Meiryo UI" w:cstheme="majorHAnsi"/>
                <w:szCs w:val="20"/>
                <w:lang w:val="en-GB"/>
              </w:rPr>
            </w:pPr>
            <w:r w:rsidRPr="00560160">
              <w:rPr>
                <w:rFonts w:eastAsia="Meiryo UI" w:cstheme="majorHAnsi"/>
                <w:b/>
                <w:bCs/>
                <w:szCs w:val="20"/>
                <w:lang w:val="en-GB"/>
              </w:rPr>
              <w:t>ASIL Level</w:t>
            </w:r>
          </w:p>
        </w:tc>
        <w:tc>
          <w:tcPr>
            <w:tcW w:w="1057" w:type="pct"/>
            <w:tcBorders>
              <w:top w:val="single" w:sz="4" w:space="0" w:color="auto"/>
              <w:left w:val="single" w:sz="4" w:space="0" w:color="auto"/>
              <w:bottom w:val="single" w:sz="4" w:space="0" w:color="auto"/>
              <w:right w:val="single" w:sz="4" w:space="0" w:color="auto"/>
            </w:tcBorders>
            <w:hideMark/>
          </w:tcPr>
          <w:p w14:paraId="3C597894" w14:textId="77777777" w:rsidR="00C40D82" w:rsidRPr="00560160" w:rsidRDefault="00C40D82" w:rsidP="00220AA3">
            <w:pPr>
              <w:rPr>
                <w:rFonts w:eastAsia="Meiryo UI" w:cstheme="majorHAnsi"/>
                <w:szCs w:val="20"/>
                <w:lang w:val="en-GB"/>
              </w:rPr>
            </w:pPr>
            <w:r w:rsidRPr="00560160">
              <w:rPr>
                <w:rFonts w:eastAsia="Meiryo UI" w:cstheme="majorHAnsi" w:hint="eastAsia"/>
                <w:szCs w:val="20"/>
                <w:lang w:val="en-GB"/>
              </w:rPr>
              <w:t>A</w:t>
            </w:r>
            <w:r w:rsidRPr="00560160">
              <w:rPr>
                <w:rFonts w:eastAsia="Meiryo UI" w:cstheme="majorHAnsi"/>
                <w:szCs w:val="20"/>
                <w:lang w:val="en-GB"/>
              </w:rPr>
              <w:t>SIL D</w:t>
            </w:r>
          </w:p>
        </w:tc>
        <w:tc>
          <w:tcPr>
            <w:tcW w:w="374" w:type="pct"/>
            <w:tcBorders>
              <w:top w:val="single" w:sz="4" w:space="0" w:color="auto"/>
              <w:left w:val="single" w:sz="4" w:space="0" w:color="auto"/>
              <w:bottom w:val="single" w:sz="4" w:space="0" w:color="auto"/>
              <w:right w:val="single" w:sz="4" w:space="0" w:color="auto"/>
            </w:tcBorders>
            <w:shd w:val="pct20" w:color="auto" w:fill="auto"/>
            <w:hideMark/>
          </w:tcPr>
          <w:p w14:paraId="4F73AC91" w14:textId="77777777" w:rsidR="00C40D82" w:rsidRPr="00560160" w:rsidRDefault="00C40D82" w:rsidP="00220AA3">
            <w:pPr>
              <w:rPr>
                <w:rFonts w:eastAsia="Meiryo UI" w:cstheme="majorHAnsi"/>
                <w:b/>
                <w:szCs w:val="20"/>
                <w:lang w:val="en-GB"/>
              </w:rPr>
            </w:pPr>
            <w:r w:rsidRPr="00560160">
              <w:rPr>
                <w:rFonts w:eastAsia="Meiryo UI" w:cstheme="majorHAnsi"/>
                <w:b/>
                <w:szCs w:val="20"/>
                <w:lang w:val="en-GB"/>
              </w:rPr>
              <w:t>Status</w:t>
            </w:r>
          </w:p>
        </w:tc>
        <w:tc>
          <w:tcPr>
            <w:tcW w:w="2303" w:type="pct"/>
            <w:gridSpan w:val="2"/>
            <w:tcBorders>
              <w:top w:val="single" w:sz="4" w:space="0" w:color="auto"/>
              <w:left w:val="single" w:sz="4" w:space="0" w:color="auto"/>
              <w:bottom w:val="single" w:sz="4" w:space="0" w:color="auto"/>
              <w:right w:val="single" w:sz="4" w:space="0" w:color="auto"/>
            </w:tcBorders>
            <w:hideMark/>
          </w:tcPr>
          <w:p w14:paraId="23B0189C" w14:textId="77777777" w:rsidR="00C40D82" w:rsidRPr="00560160" w:rsidRDefault="00C40D82" w:rsidP="00220AA3">
            <w:pPr>
              <w:rPr>
                <w:rFonts w:eastAsia="Meiryo UI" w:cstheme="majorHAnsi"/>
                <w:szCs w:val="20"/>
                <w:lang w:val="en-GB"/>
              </w:rPr>
            </w:pPr>
            <w:r w:rsidRPr="00560160">
              <w:rPr>
                <w:rFonts w:eastAsia="Meiryo UI" w:cstheme="majorHAnsi"/>
                <w:szCs w:val="20"/>
                <w:lang w:val="en-GB"/>
              </w:rPr>
              <w:t>New</w:t>
            </w:r>
          </w:p>
        </w:tc>
      </w:tr>
      <w:tr w:rsidR="00560160" w:rsidRPr="00560160" w14:paraId="1811C251"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4373A4B5" w14:textId="77777777" w:rsidR="00C40D82" w:rsidRPr="00560160" w:rsidRDefault="00C40D82" w:rsidP="000D256D">
            <w:pPr>
              <w:rPr>
                <w:rFonts w:cs="Arial"/>
                <w:b/>
                <w:bCs/>
                <w:szCs w:val="20"/>
              </w:rPr>
            </w:pPr>
            <w:r w:rsidRPr="00560160">
              <w:rPr>
                <w:rFonts w:cs="Arial"/>
                <w:b/>
                <w:bCs/>
                <w:szCs w:val="20"/>
              </w:rPr>
              <w:t>Syntax</w:t>
            </w:r>
          </w:p>
        </w:tc>
        <w:tc>
          <w:tcPr>
            <w:tcW w:w="3734" w:type="pct"/>
            <w:gridSpan w:val="4"/>
            <w:tcBorders>
              <w:top w:val="single" w:sz="4" w:space="0" w:color="auto"/>
              <w:left w:val="single" w:sz="4" w:space="0" w:color="auto"/>
              <w:bottom w:val="single" w:sz="4" w:space="0" w:color="auto"/>
              <w:right w:val="single" w:sz="4" w:space="0" w:color="auto"/>
            </w:tcBorders>
            <w:hideMark/>
          </w:tcPr>
          <w:p w14:paraId="46828414" w14:textId="342C160E" w:rsidR="00C40D82" w:rsidRPr="00560160" w:rsidRDefault="005F6070" w:rsidP="00220AA3">
            <w:pPr>
              <w:jc w:val="left"/>
              <w:rPr>
                <w:rFonts w:cs="Arial"/>
                <w:szCs w:val="20"/>
              </w:rPr>
            </w:pPr>
            <w:r w:rsidRPr="001850DF">
              <w:t>Std_ReturnType</w:t>
            </w:r>
            <w:r>
              <w:rPr>
                <w:rFonts w:cs="Arial"/>
                <w:szCs w:val="20"/>
              </w:rPr>
              <w:t xml:space="preserve"> </w:t>
            </w:r>
            <w:r w:rsidR="000F4E6D">
              <w:rPr>
                <w:rFonts w:cs="Arial"/>
                <w:szCs w:val="20"/>
              </w:rPr>
              <w:t>ProtoConv</w:t>
            </w:r>
            <w:r w:rsidR="00C40D82" w:rsidRPr="00560160">
              <w:rPr>
                <w:rFonts w:cs="Arial"/>
                <w:szCs w:val="20"/>
              </w:rPr>
              <w:t>_GetTimeUserDef(uint16 *pSecHi , uint32 *pSec, uint32 *pnSec)</w:t>
            </w:r>
          </w:p>
        </w:tc>
      </w:tr>
      <w:tr w:rsidR="00560160" w:rsidRPr="00560160" w14:paraId="2D173801"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7C58691A" w14:textId="77777777" w:rsidR="00C40D82" w:rsidRPr="00560160" w:rsidRDefault="00C40D82" w:rsidP="000D256D">
            <w:pPr>
              <w:rPr>
                <w:rFonts w:cs="Arial"/>
                <w:b/>
                <w:bCs/>
                <w:szCs w:val="20"/>
              </w:rPr>
            </w:pPr>
            <w:r w:rsidRPr="00560160">
              <w:rPr>
                <w:rFonts w:cs="Arial"/>
                <w:b/>
                <w:bCs/>
                <w:szCs w:val="20"/>
              </w:rPr>
              <w:t>Sync/Async</w:t>
            </w:r>
          </w:p>
        </w:tc>
        <w:tc>
          <w:tcPr>
            <w:tcW w:w="3734" w:type="pct"/>
            <w:gridSpan w:val="4"/>
            <w:tcBorders>
              <w:top w:val="single" w:sz="4" w:space="0" w:color="auto"/>
              <w:left w:val="single" w:sz="4" w:space="0" w:color="auto"/>
              <w:bottom w:val="single" w:sz="4" w:space="0" w:color="auto"/>
              <w:right w:val="single" w:sz="4" w:space="0" w:color="auto"/>
            </w:tcBorders>
            <w:hideMark/>
          </w:tcPr>
          <w:p w14:paraId="66C4F5D1" w14:textId="77777777" w:rsidR="00C40D82" w:rsidRPr="00560160" w:rsidRDefault="00C40D82" w:rsidP="00220AA3">
            <w:pPr>
              <w:rPr>
                <w:rFonts w:cs="Arial"/>
                <w:szCs w:val="20"/>
              </w:rPr>
            </w:pPr>
            <w:r w:rsidRPr="00560160">
              <w:rPr>
                <w:rFonts w:cs="Arial"/>
                <w:szCs w:val="20"/>
              </w:rPr>
              <w:t>Synchronous</w:t>
            </w:r>
          </w:p>
        </w:tc>
      </w:tr>
      <w:tr w:rsidR="00560160" w:rsidRPr="00560160" w14:paraId="56DD39EB" w14:textId="77777777" w:rsidTr="00E4497A">
        <w:trPr>
          <w:trHeight w:val="170"/>
        </w:trPr>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6ECC5979" w14:textId="77777777" w:rsidR="00C40D82" w:rsidRPr="00560160" w:rsidRDefault="00C40D82" w:rsidP="000D256D">
            <w:pPr>
              <w:rPr>
                <w:rFonts w:cs="Arial"/>
                <w:b/>
                <w:bCs/>
                <w:szCs w:val="20"/>
              </w:rPr>
            </w:pPr>
            <w:r w:rsidRPr="00560160">
              <w:rPr>
                <w:rFonts w:cs="Arial"/>
                <w:b/>
                <w:bCs/>
                <w:szCs w:val="20"/>
              </w:rPr>
              <w:t>Reentrancy</w:t>
            </w:r>
          </w:p>
        </w:tc>
        <w:tc>
          <w:tcPr>
            <w:tcW w:w="3734" w:type="pct"/>
            <w:gridSpan w:val="4"/>
            <w:tcBorders>
              <w:top w:val="single" w:sz="4" w:space="0" w:color="auto"/>
              <w:left w:val="single" w:sz="4" w:space="0" w:color="auto"/>
              <w:bottom w:val="single" w:sz="4" w:space="0" w:color="auto"/>
              <w:right w:val="single" w:sz="4" w:space="0" w:color="auto"/>
            </w:tcBorders>
            <w:hideMark/>
          </w:tcPr>
          <w:p w14:paraId="3091725D" w14:textId="77777777" w:rsidR="00C40D82" w:rsidRPr="00560160" w:rsidRDefault="00C40D82" w:rsidP="00220AA3">
            <w:pPr>
              <w:rPr>
                <w:rFonts w:eastAsia="Meiryo UI" w:cstheme="majorHAnsi"/>
                <w:szCs w:val="20"/>
                <w:lang w:val="en-GB"/>
              </w:rPr>
            </w:pPr>
            <w:r w:rsidRPr="00560160">
              <w:rPr>
                <w:rFonts w:cs="Arial"/>
                <w:szCs w:val="20"/>
              </w:rPr>
              <w:t>Non-Reentrant</w:t>
            </w:r>
          </w:p>
        </w:tc>
      </w:tr>
      <w:tr w:rsidR="00560160" w:rsidRPr="00560160" w14:paraId="7ABE8EC1" w14:textId="77777777" w:rsidTr="00E4497A">
        <w:trPr>
          <w:trHeight w:val="170"/>
        </w:trPr>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0003C7F0" w14:textId="77777777" w:rsidR="00C40D82" w:rsidRPr="00560160" w:rsidRDefault="00C40D82" w:rsidP="000D256D">
            <w:pPr>
              <w:rPr>
                <w:rFonts w:cs="Arial"/>
                <w:b/>
                <w:bCs/>
                <w:szCs w:val="20"/>
              </w:rPr>
            </w:pPr>
            <w:r w:rsidRPr="00560160">
              <w:rPr>
                <w:rFonts w:cs="Arial"/>
                <w:b/>
                <w:bCs/>
                <w:szCs w:val="20"/>
              </w:rPr>
              <w:t>Interrupt State</w:t>
            </w:r>
          </w:p>
        </w:tc>
        <w:tc>
          <w:tcPr>
            <w:tcW w:w="3734" w:type="pct"/>
            <w:gridSpan w:val="4"/>
            <w:tcBorders>
              <w:top w:val="single" w:sz="4" w:space="0" w:color="auto"/>
              <w:left w:val="single" w:sz="4" w:space="0" w:color="auto"/>
              <w:bottom w:val="single" w:sz="4" w:space="0" w:color="auto"/>
              <w:right w:val="single" w:sz="4" w:space="0" w:color="auto"/>
            </w:tcBorders>
            <w:hideMark/>
          </w:tcPr>
          <w:p w14:paraId="2C19F451" w14:textId="77777777" w:rsidR="00C40D82" w:rsidRPr="00560160" w:rsidRDefault="00C40D82" w:rsidP="00220AA3">
            <w:pPr>
              <w:rPr>
                <w:rFonts w:eastAsia="Meiryo UI" w:cstheme="majorHAnsi"/>
                <w:szCs w:val="20"/>
                <w:lang w:val="en-GB"/>
              </w:rPr>
            </w:pPr>
            <w:r w:rsidRPr="00560160">
              <w:rPr>
                <w:rFonts w:cs="Arial"/>
              </w:rPr>
              <w:t>Runs in the interrupt enable state</w:t>
            </w:r>
          </w:p>
        </w:tc>
      </w:tr>
      <w:tr w:rsidR="00560160" w:rsidRPr="00560160" w14:paraId="25CE694D"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7B778D24"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(In)</w:t>
            </w:r>
          </w:p>
        </w:tc>
        <w:tc>
          <w:tcPr>
            <w:tcW w:w="1431" w:type="pct"/>
            <w:gridSpan w:val="2"/>
            <w:tcBorders>
              <w:top w:val="single" w:sz="4" w:space="0" w:color="auto"/>
              <w:left w:val="single" w:sz="4" w:space="0" w:color="auto"/>
              <w:bottom w:val="single" w:sz="4" w:space="0" w:color="auto"/>
              <w:right w:val="single" w:sz="4" w:space="0" w:color="auto"/>
            </w:tcBorders>
            <w:hideMark/>
          </w:tcPr>
          <w:p w14:paraId="346E8C73" w14:textId="77777777" w:rsidR="00C40D82" w:rsidRPr="00560160" w:rsidRDefault="00C40D82" w:rsidP="00220AA3">
            <w:pPr>
              <w:rPr>
                <w:rFonts w:cs="Arial"/>
                <w:szCs w:val="20"/>
              </w:rPr>
            </w:pPr>
            <w:r w:rsidRPr="00560160">
              <w:rPr>
                <w:rFonts w:cs="Arial"/>
                <w:szCs w:val="20"/>
              </w:rPr>
              <w:t>N/A</w:t>
            </w:r>
          </w:p>
        </w:tc>
        <w:tc>
          <w:tcPr>
            <w:tcW w:w="2303" w:type="pct"/>
            <w:gridSpan w:val="2"/>
            <w:tcBorders>
              <w:top w:val="single" w:sz="4" w:space="0" w:color="auto"/>
              <w:left w:val="single" w:sz="4" w:space="0" w:color="auto"/>
              <w:bottom w:val="single" w:sz="4" w:space="0" w:color="auto"/>
              <w:right w:val="single" w:sz="4" w:space="0" w:color="auto"/>
            </w:tcBorders>
            <w:vAlign w:val="center"/>
            <w:hideMark/>
          </w:tcPr>
          <w:p w14:paraId="100EE0B0" w14:textId="77777777" w:rsidR="00C40D82" w:rsidRPr="00560160" w:rsidRDefault="00C40D82" w:rsidP="00220AA3">
            <w:pPr>
              <w:rPr>
                <w:rFonts w:cs="Arial"/>
                <w:szCs w:val="20"/>
                <w:lang w:val="en-GB"/>
              </w:rPr>
            </w:pPr>
            <w:r w:rsidRPr="00560160">
              <w:rPr>
                <w:rFonts w:cs="Arial"/>
                <w:szCs w:val="20"/>
                <w:lang w:val="en-GB"/>
              </w:rPr>
              <w:t>-</w:t>
            </w:r>
          </w:p>
        </w:tc>
      </w:tr>
      <w:tr w:rsidR="00560160" w:rsidRPr="00560160" w14:paraId="2D288E78"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15C2230B"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(In-Out)</w:t>
            </w:r>
          </w:p>
        </w:tc>
        <w:tc>
          <w:tcPr>
            <w:tcW w:w="1431" w:type="pct"/>
            <w:gridSpan w:val="2"/>
            <w:tcBorders>
              <w:top w:val="single" w:sz="4" w:space="0" w:color="auto"/>
              <w:left w:val="single" w:sz="4" w:space="0" w:color="auto"/>
              <w:bottom w:val="single" w:sz="4" w:space="0" w:color="auto"/>
              <w:right w:val="single" w:sz="4" w:space="0" w:color="auto"/>
            </w:tcBorders>
            <w:hideMark/>
          </w:tcPr>
          <w:p w14:paraId="53C7296C" w14:textId="77777777" w:rsidR="00C40D82" w:rsidRPr="00560160" w:rsidRDefault="00C40D82" w:rsidP="00220AA3">
            <w:pPr>
              <w:rPr>
                <w:rFonts w:eastAsia="Meiryo UI" w:cstheme="majorHAnsi"/>
                <w:szCs w:val="20"/>
                <w:lang w:val="en-GB"/>
              </w:rPr>
            </w:pPr>
            <w:r w:rsidRPr="00560160">
              <w:rPr>
                <w:rFonts w:cs="Arial"/>
                <w:szCs w:val="20"/>
              </w:rPr>
              <w:t>N/A</w:t>
            </w:r>
          </w:p>
        </w:tc>
        <w:tc>
          <w:tcPr>
            <w:tcW w:w="2303" w:type="pct"/>
            <w:gridSpan w:val="2"/>
            <w:tcBorders>
              <w:top w:val="single" w:sz="4" w:space="0" w:color="auto"/>
              <w:left w:val="single" w:sz="4" w:space="0" w:color="auto"/>
              <w:bottom w:val="single" w:sz="4" w:space="0" w:color="auto"/>
              <w:right w:val="single" w:sz="4" w:space="0" w:color="auto"/>
            </w:tcBorders>
            <w:hideMark/>
          </w:tcPr>
          <w:p w14:paraId="1A8CF891" w14:textId="77777777" w:rsidR="00C40D82" w:rsidRPr="00560160" w:rsidRDefault="00C40D82" w:rsidP="00220AA3">
            <w:pPr>
              <w:rPr>
                <w:rFonts w:eastAsia="Meiryo UI" w:cstheme="majorHAnsi"/>
                <w:szCs w:val="20"/>
                <w:lang w:val="en-GB"/>
              </w:rPr>
            </w:pPr>
            <w:r w:rsidRPr="00560160">
              <w:rPr>
                <w:rFonts w:cs="Arial"/>
                <w:szCs w:val="20"/>
                <w:lang w:val="en-GB"/>
              </w:rPr>
              <w:t>-</w:t>
            </w:r>
          </w:p>
        </w:tc>
      </w:tr>
      <w:tr w:rsidR="00560160" w:rsidRPr="00560160" w14:paraId="2C80E77F" w14:textId="77777777" w:rsidTr="00E4497A">
        <w:tc>
          <w:tcPr>
            <w:tcW w:w="1266" w:type="pct"/>
            <w:vMerge w:val="restart"/>
            <w:tcBorders>
              <w:top w:val="single" w:sz="4" w:space="0" w:color="auto"/>
              <w:left w:val="single" w:sz="4" w:space="0" w:color="auto"/>
              <w:right w:val="single" w:sz="4" w:space="0" w:color="auto"/>
            </w:tcBorders>
            <w:shd w:val="clear" w:color="auto" w:fill="D9D9D9"/>
            <w:hideMark/>
          </w:tcPr>
          <w:p w14:paraId="07EE697D"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(Out)</w:t>
            </w:r>
          </w:p>
        </w:tc>
        <w:tc>
          <w:tcPr>
            <w:tcW w:w="1431" w:type="pct"/>
            <w:gridSpan w:val="2"/>
            <w:vMerge w:val="restart"/>
            <w:tcBorders>
              <w:top w:val="single" w:sz="4" w:space="0" w:color="auto"/>
              <w:left w:val="single" w:sz="4" w:space="0" w:color="auto"/>
              <w:right w:val="single" w:sz="4" w:space="0" w:color="auto"/>
            </w:tcBorders>
            <w:hideMark/>
          </w:tcPr>
          <w:p w14:paraId="6051965B" w14:textId="77777777" w:rsidR="00C40D82" w:rsidRPr="00560160" w:rsidRDefault="00C40D82" w:rsidP="00220AA3">
            <w:pPr>
              <w:rPr>
                <w:rFonts w:eastAsia="Meiryo UI" w:cstheme="majorHAnsi"/>
                <w:szCs w:val="20"/>
                <w:lang w:val="en-GB"/>
              </w:rPr>
            </w:pPr>
            <w:r w:rsidRPr="00560160">
              <w:rPr>
                <w:rFonts w:cs="Arial"/>
                <w:szCs w:val="20"/>
              </w:rPr>
              <w:t>uint16 *pSecHi</w:t>
            </w:r>
          </w:p>
        </w:tc>
        <w:tc>
          <w:tcPr>
            <w:tcW w:w="2303" w:type="pct"/>
            <w:gridSpan w:val="2"/>
            <w:tcBorders>
              <w:top w:val="single" w:sz="4" w:space="0" w:color="auto"/>
              <w:left w:val="single" w:sz="4" w:space="0" w:color="auto"/>
              <w:bottom w:val="single" w:sz="4" w:space="0" w:color="auto"/>
              <w:right w:val="single" w:sz="4" w:space="0" w:color="auto"/>
            </w:tcBorders>
            <w:hideMark/>
          </w:tcPr>
          <w:p w14:paraId="350218DF" w14:textId="5036BA12" w:rsidR="00852F16" w:rsidRPr="00560160" w:rsidRDefault="00852F16" w:rsidP="00220AA3">
            <w:pPr>
              <w:rPr>
                <w:rFonts w:eastAsia="Meiryo UI" w:cstheme="majorHAnsi"/>
                <w:szCs w:val="20"/>
                <w:lang w:val="en-GB"/>
              </w:rPr>
            </w:pPr>
            <w:r w:rsidRPr="00560160">
              <w:rPr>
                <w:rFonts w:eastAsia="Meiryo UI" w:cstheme="majorHAnsi"/>
                <w:szCs w:val="20"/>
                <w:lang w:val="en-GB"/>
              </w:rPr>
              <w:t>Pointer to store acquired time (seconds: bit32- bit47)</w:t>
            </w:r>
          </w:p>
        </w:tc>
      </w:tr>
      <w:tr w:rsidR="00560160" w:rsidRPr="00560160" w14:paraId="66C9A6A3" w14:textId="77777777" w:rsidTr="00E4497A">
        <w:tc>
          <w:tcPr>
            <w:tcW w:w="1266" w:type="pct"/>
            <w:vMerge/>
            <w:tcBorders>
              <w:left w:val="single" w:sz="4" w:space="0" w:color="auto"/>
              <w:bottom w:val="single" w:sz="4" w:space="0" w:color="auto"/>
              <w:right w:val="single" w:sz="4" w:space="0" w:color="auto"/>
            </w:tcBorders>
            <w:shd w:val="clear" w:color="auto" w:fill="D9D9D9"/>
          </w:tcPr>
          <w:p w14:paraId="683DCDB9" w14:textId="77777777" w:rsidR="00C40D82" w:rsidRPr="00560160" w:rsidRDefault="00C40D82" w:rsidP="00220AA3">
            <w:pPr>
              <w:rPr>
                <w:rFonts w:eastAsia="Meiryo UI" w:cstheme="majorHAnsi"/>
                <w:b/>
                <w:bCs/>
                <w:szCs w:val="20"/>
                <w:lang w:val="en-GB"/>
              </w:rPr>
            </w:pPr>
          </w:p>
        </w:tc>
        <w:tc>
          <w:tcPr>
            <w:tcW w:w="1431" w:type="pct"/>
            <w:gridSpan w:val="2"/>
            <w:vMerge/>
            <w:tcBorders>
              <w:left w:val="single" w:sz="4" w:space="0" w:color="auto"/>
              <w:bottom w:val="single" w:sz="4" w:space="0" w:color="auto"/>
              <w:right w:val="single" w:sz="4" w:space="0" w:color="auto"/>
            </w:tcBorders>
          </w:tcPr>
          <w:p w14:paraId="260A2333" w14:textId="77777777" w:rsidR="00C40D82" w:rsidRPr="00560160" w:rsidRDefault="00C40D82" w:rsidP="00220AA3">
            <w:pPr>
              <w:rPr>
                <w:rFonts w:cs="Arial"/>
                <w:szCs w:val="20"/>
              </w:rPr>
            </w:pPr>
          </w:p>
        </w:tc>
        <w:tc>
          <w:tcPr>
            <w:tcW w:w="69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F53211" w14:textId="77777777" w:rsidR="00C40D82" w:rsidRPr="00560160" w:rsidRDefault="00C40D82" w:rsidP="00220AA3">
            <w:pPr>
              <w:rPr>
                <w:rFonts w:cs="Arial"/>
                <w:szCs w:val="20"/>
                <w:lang w:val="en-GB"/>
              </w:rPr>
            </w:pPr>
            <w:r w:rsidRPr="00560160">
              <w:rPr>
                <w:rFonts w:eastAsia="Meiryo UI" w:cstheme="majorHAnsi"/>
                <w:b/>
                <w:szCs w:val="20"/>
                <w:lang w:val="en-GB"/>
              </w:rPr>
              <w:t>Range</w:t>
            </w:r>
          </w:p>
        </w:tc>
        <w:tc>
          <w:tcPr>
            <w:tcW w:w="1605" w:type="pct"/>
            <w:tcBorders>
              <w:top w:val="single" w:sz="4" w:space="0" w:color="auto"/>
              <w:left w:val="single" w:sz="4" w:space="0" w:color="auto"/>
              <w:bottom w:val="single" w:sz="4" w:space="0" w:color="auto"/>
              <w:right w:val="single" w:sz="4" w:space="0" w:color="auto"/>
            </w:tcBorders>
          </w:tcPr>
          <w:p w14:paraId="728EAE82" w14:textId="79669EC6" w:rsidR="00C40D82" w:rsidRPr="00560160" w:rsidRDefault="00C40D82" w:rsidP="00220AA3">
            <w:pPr>
              <w:rPr>
                <w:rFonts w:cs="Arial"/>
                <w:szCs w:val="20"/>
                <w:lang w:val="en-GB"/>
              </w:rPr>
            </w:pPr>
            <w:r w:rsidRPr="00560160">
              <w:rPr>
                <w:rFonts w:cs="Arial" w:hint="eastAsia"/>
                <w:szCs w:val="20"/>
                <w:lang w:val="en-GB"/>
              </w:rPr>
              <w:t>N</w:t>
            </w:r>
            <w:r w:rsidRPr="00560160">
              <w:rPr>
                <w:rFonts w:cs="Arial"/>
                <w:szCs w:val="20"/>
                <w:lang w:val="en-GB"/>
              </w:rPr>
              <w:t xml:space="preserve">ot </w:t>
            </w:r>
            <w:r w:rsidR="001D57BD">
              <w:rPr>
                <w:rFonts w:cs="Arial"/>
                <w:szCs w:val="20"/>
                <w:lang w:val="en-GB"/>
              </w:rPr>
              <w:t>NULL_PTR</w:t>
            </w:r>
          </w:p>
        </w:tc>
      </w:tr>
      <w:tr w:rsidR="00560160" w:rsidRPr="00560160" w14:paraId="2EF496A5" w14:textId="77777777" w:rsidTr="00E4497A">
        <w:tc>
          <w:tcPr>
            <w:tcW w:w="1266" w:type="pct"/>
            <w:vMerge w:val="restart"/>
            <w:tcBorders>
              <w:top w:val="single" w:sz="4" w:space="0" w:color="auto"/>
              <w:left w:val="single" w:sz="4" w:space="0" w:color="auto"/>
              <w:right w:val="single" w:sz="4" w:space="0" w:color="auto"/>
            </w:tcBorders>
            <w:shd w:val="clear" w:color="auto" w:fill="D9D9D9"/>
            <w:hideMark/>
          </w:tcPr>
          <w:p w14:paraId="610AAD54"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(Out)</w:t>
            </w:r>
          </w:p>
        </w:tc>
        <w:tc>
          <w:tcPr>
            <w:tcW w:w="1431" w:type="pct"/>
            <w:gridSpan w:val="2"/>
            <w:vMerge w:val="restart"/>
            <w:tcBorders>
              <w:top w:val="single" w:sz="4" w:space="0" w:color="auto"/>
              <w:left w:val="single" w:sz="4" w:space="0" w:color="auto"/>
              <w:right w:val="single" w:sz="4" w:space="0" w:color="auto"/>
            </w:tcBorders>
            <w:hideMark/>
          </w:tcPr>
          <w:p w14:paraId="71A861DA" w14:textId="77777777" w:rsidR="00C40D82" w:rsidRPr="00560160" w:rsidRDefault="00C40D82" w:rsidP="00220AA3">
            <w:pPr>
              <w:rPr>
                <w:rFonts w:eastAsia="Meiryo UI" w:cstheme="majorHAnsi"/>
                <w:szCs w:val="20"/>
                <w:lang w:val="en-GB"/>
              </w:rPr>
            </w:pPr>
            <w:r w:rsidRPr="00560160">
              <w:rPr>
                <w:rFonts w:cs="Arial"/>
                <w:szCs w:val="20"/>
              </w:rPr>
              <w:t>uint32 *pSec</w:t>
            </w:r>
          </w:p>
        </w:tc>
        <w:tc>
          <w:tcPr>
            <w:tcW w:w="2303" w:type="pct"/>
            <w:gridSpan w:val="2"/>
            <w:tcBorders>
              <w:top w:val="single" w:sz="4" w:space="0" w:color="auto"/>
              <w:left w:val="single" w:sz="4" w:space="0" w:color="auto"/>
              <w:bottom w:val="single" w:sz="4" w:space="0" w:color="auto"/>
              <w:right w:val="single" w:sz="4" w:space="0" w:color="auto"/>
            </w:tcBorders>
            <w:hideMark/>
          </w:tcPr>
          <w:p w14:paraId="63BEEF70" w14:textId="0C53A349" w:rsidR="00852F16" w:rsidRPr="00560160" w:rsidRDefault="00852F16" w:rsidP="00220AA3">
            <w:pPr>
              <w:rPr>
                <w:rFonts w:eastAsia="Meiryo UI" w:cstheme="majorHAnsi"/>
                <w:szCs w:val="20"/>
                <w:lang w:val="en-GB"/>
              </w:rPr>
            </w:pPr>
            <w:r w:rsidRPr="00560160">
              <w:rPr>
                <w:rFonts w:eastAsia="Meiryo UI" w:cstheme="majorHAnsi"/>
                <w:szCs w:val="20"/>
                <w:lang w:val="en-GB"/>
              </w:rPr>
              <w:t>Pointer to store acquired time (seconds: bit0 - bit31)</w:t>
            </w:r>
          </w:p>
        </w:tc>
      </w:tr>
      <w:tr w:rsidR="00560160" w:rsidRPr="00560160" w14:paraId="7393D585" w14:textId="77777777" w:rsidTr="00E4497A">
        <w:tc>
          <w:tcPr>
            <w:tcW w:w="1266" w:type="pct"/>
            <w:vMerge/>
            <w:tcBorders>
              <w:left w:val="single" w:sz="4" w:space="0" w:color="auto"/>
              <w:bottom w:val="single" w:sz="4" w:space="0" w:color="auto"/>
              <w:right w:val="single" w:sz="4" w:space="0" w:color="auto"/>
            </w:tcBorders>
            <w:shd w:val="clear" w:color="auto" w:fill="D9D9D9"/>
          </w:tcPr>
          <w:p w14:paraId="7844148D" w14:textId="77777777" w:rsidR="00C40D82" w:rsidRPr="00560160" w:rsidRDefault="00C40D82" w:rsidP="00220AA3">
            <w:pPr>
              <w:rPr>
                <w:rFonts w:eastAsia="Meiryo UI" w:cstheme="majorHAnsi"/>
                <w:b/>
                <w:bCs/>
                <w:szCs w:val="20"/>
                <w:lang w:val="en-GB"/>
              </w:rPr>
            </w:pPr>
          </w:p>
        </w:tc>
        <w:tc>
          <w:tcPr>
            <w:tcW w:w="1431" w:type="pct"/>
            <w:gridSpan w:val="2"/>
            <w:vMerge/>
            <w:tcBorders>
              <w:left w:val="single" w:sz="4" w:space="0" w:color="auto"/>
              <w:bottom w:val="single" w:sz="4" w:space="0" w:color="auto"/>
              <w:right w:val="single" w:sz="4" w:space="0" w:color="auto"/>
            </w:tcBorders>
          </w:tcPr>
          <w:p w14:paraId="66D5528A" w14:textId="77777777" w:rsidR="00C40D82" w:rsidRPr="00560160" w:rsidRDefault="00C40D82" w:rsidP="00220AA3">
            <w:pPr>
              <w:rPr>
                <w:rFonts w:cs="Arial"/>
                <w:szCs w:val="20"/>
              </w:rPr>
            </w:pPr>
          </w:p>
        </w:tc>
        <w:tc>
          <w:tcPr>
            <w:tcW w:w="69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CC78F0" w14:textId="77777777" w:rsidR="00C40D82" w:rsidRPr="00560160" w:rsidRDefault="00C40D82" w:rsidP="00220AA3">
            <w:pPr>
              <w:rPr>
                <w:rFonts w:cs="Arial"/>
                <w:szCs w:val="20"/>
                <w:lang w:val="en-GB"/>
              </w:rPr>
            </w:pPr>
            <w:r w:rsidRPr="00560160">
              <w:rPr>
                <w:rFonts w:eastAsia="Meiryo UI" w:cstheme="majorHAnsi"/>
                <w:b/>
                <w:szCs w:val="20"/>
                <w:lang w:val="en-GB"/>
              </w:rPr>
              <w:t>Range</w:t>
            </w:r>
          </w:p>
        </w:tc>
        <w:tc>
          <w:tcPr>
            <w:tcW w:w="1605" w:type="pct"/>
            <w:tcBorders>
              <w:top w:val="single" w:sz="4" w:space="0" w:color="auto"/>
              <w:left w:val="single" w:sz="4" w:space="0" w:color="auto"/>
              <w:bottom w:val="single" w:sz="4" w:space="0" w:color="auto"/>
              <w:right w:val="single" w:sz="4" w:space="0" w:color="auto"/>
            </w:tcBorders>
          </w:tcPr>
          <w:p w14:paraId="5F484BE1" w14:textId="70E5FDAD" w:rsidR="00C40D82" w:rsidRPr="00560160" w:rsidRDefault="00C40D82" w:rsidP="00220AA3">
            <w:pPr>
              <w:rPr>
                <w:rFonts w:cs="Arial"/>
                <w:szCs w:val="20"/>
                <w:lang w:val="en-GB"/>
              </w:rPr>
            </w:pPr>
            <w:r w:rsidRPr="00560160">
              <w:rPr>
                <w:rFonts w:cs="Arial" w:hint="eastAsia"/>
                <w:szCs w:val="20"/>
                <w:lang w:val="en-GB"/>
              </w:rPr>
              <w:t>N</w:t>
            </w:r>
            <w:r w:rsidRPr="00560160">
              <w:rPr>
                <w:rFonts w:cs="Arial"/>
                <w:szCs w:val="20"/>
                <w:lang w:val="en-GB"/>
              </w:rPr>
              <w:t xml:space="preserve">ot </w:t>
            </w:r>
            <w:r w:rsidR="001D57BD">
              <w:rPr>
                <w:rFonts w:cs="Arial"/>
                <w:szCs w:val="20"/>
                <w:lang w:val="en-GB"/>
              </w:rPr>
              <w:t>NULL_PTR</w:t>
            </w:r>
          </w:p>
        </w:tc>
      </w:tr>
      <w:tr w:rsidR="00560160" w:rsidRPr="00560160" w14:paraId="66E4A9E1" w14:textId="77777777" w:rsidTr="00E4497A">
        <w:tc>
          <w:tcPr>
            <w:tcW w:w="1266" w:type="pct"/>
            <w:vMerge w:val="restart"/>
            <w:tcBorders>
              <w:top w:val="single" w:sz="4" w:space="0" w:color="auto"/>
              <w:left w:val="single" w:sz="4" w:space="0" w:color="auto"/>
              <w:right w:val="single" w:sz="4" w:space="0" w:color="auto"/>
            </w:tcBorders>
            <w:shd w:val="clear" w:color="auto" w:fill="D9D9D9"/>
          </w:tcPr>
          <w:p w14:paraId="097346E8" w14:textId="77777777" w:rsidR="00C40D82" w:rsidRPr="00560160" w:rsidRDefault="00C40D82" w:rsidP="000D256D">
            <w:pPr>
              <w:rPr>
                <w:rFonts w:eastAsia="Meiryo UI" w:cstheme="majorHAnsi"/>
                <w:b/>
                <w:bCs/>
                <w:szCs w:val="20"/>
                <w:lang w:val="en-GB"/>
              </w:rPr>
            </w:pPr>
            <w:r w:rsidRPr="00560160">
              <w:rPr>
                <w:rFonts w:eastAsia="Meiryo UI" w:cstheme="majorHAnsi"/>
                <w:b/>
                <w:bCs/>
                <w:szCs w:val="20"/>
                <w:lang w:val="en-GB"/>
              </w:rPr>
              <w:t>Parameters (Out)</w:t>
            </w:r>
          </w:p>
        </w:tc>
        <w:tc>
          <w:tcPr>
            <w:tcW w:w="1431" w:type="pct"/>
            <w:gridSpan w:val="2"/>
            <w:vMerge w:val="restart"/>
            <w:tcBorders>
              <w:top w:val="single" w:sz="4" w:space="0" w:color="auto"/>
              <w:left w:val="single" w:sz="4" w:space="0" w:color="auto"/>
              <w:right w:val="single" w:sz="4" w:space="0" w:color="auto"/>
            </w:tcBorders>
          </w:tcPr>
          <w:p w14:paraId="2673E1DD" w14:textId="77777777" w:rsidR="00C40D82" w:rsidRPr="00560160" w:rsidRDefault="00C40D82" w:rsidP="00220AA3">
            <w:pPr>
              <w:rPr>
                <w:rFonts w:cs="Arial"/>
                <w:szCs w:val="20"/>
              </w:rPr>
            </w:pPr>
            <w:r w:rsidRPr="00560160">
              <w:rPr>
                <w:rFonts w:cs="Arial"/>
                <w:szCs w:val="20"/>
              </w:rPr>
              <w:t>uint32 *pnSec</w:t>
            </w:r>
          </w:p>
        </w:tc>
        <w:tc>
          <w:tcPr>
            <w:tcW w:w="2303" w:type="pct"/>
            <w:gridSpan w:val="2"/>
            <w:tcBorders>
              <w:top w:val="single" w:sz="4" w:space="0" w:color="auto"/>
              <w:left w:val="single" w:sz="4" w:space="0" w:color="auto"/>
              <w:bottom w:val="single" w:sz="4" w:space="0" w:color="auto"/>
              <w:right w:val="single" w:sz="4" w:space="0" w:color="auto"/>
            </w:tcBorders>
          </w:tcPr>
          <w:p w14:paraId="46AC9BE0" w14:textId="27A1970A" w:rsidR="00852F16" w:rsidRPr="00560160" w:rsidRDefault="00852F16" w:rsidP="00220AA3">
            <w:pPr>
              <w:rPr>
                <w:rFonts w:cs="Arial"/>
                <w:szCs w:val="20"/>
                <w:lang w:val="en-GB"/>
              </w:rPr>
            </w:pPr>
            <w:r w:rsidRPr="00560160">
              <w:rPr>
                <w:rFonts w:cs="Arial"/>
                <w:szCs w:val="20"/>
                <w:lang w:val="en-GB"/>
              </w:rPr>
              <w:t>Pointer to store acquired time (in nanoseconds)</w:t>
            </w:r>
          </w:p>
        </w:tc>
      </w:tr>
      <w:tr w:rsidR="00560160" w:rsidRPr="00560160" w14:paraId="67702E35" w14:textId="77777777" w:rsidTr="00E4497A">
        <w:tc>
          <w:tcPr>
            <w:tcW w:w="1266" w:type="pct"/>
            <w:vMerge/>
            <w:tcBorders>
              <w:left w:val="single" w:sz="4" w:space="0" w:color="auto"/>
              <w:bottom w:val="single" w:sz="4" w:space="0" w:color="auto"/>
              <w:right w:val="single" w:sz="4" w:space="0" w:color="auto"/>
            </w:tcBorders>
            <w:shd w:val="clear" w:color="auto" w:fill="D9D9D9"/>
          </w:tcPr>
          <w:p w14:paraId="6D55FDD8" w14:textId="77777777" w:rsidR="00C40D82" w:rsidRPr="00560160" w:rsidRDefault="00C40D82" w:rsidP="00220AA3">
            <w:pPr>
              <w:rPr>
                <w:rFonts w:eastAsia="Meiryo UI" w:cstheme="majorHAnsi"/>
                <w:b/>
                <w:bCs/>
                <w:szCs w:val="20"/>
                <w:lang w:val="en-GB"/>
              </w:rPr>
            </w:pPr>
          </w:p>
        </w:tc>
        <w:tc>
          <w:tcPr>
            <w:tcW w:w="1431" w:type="pct"/>
            <w:gridSpan w:val="2"/>
            <w:vMerge/>
            <w:tcBorders>
              <w:left w:val="single" w:sz="4" w:space="0" w:color="auto"/>
              <w:bottom w:val="single" w:sz="4" w:space="0" w:color="auto"/>
              <w:right w:val="single" w:sz="4" w:space="0" w:color="auto"/>
            </w:tcBorders>
          </w:tcPr>
          <w:p w14:paraId="16F830E5" w14:textId="77777777" w:rsidR="00C40D82" w:rsidRPr="00560160" w:rsidRDefault="00C40D82" w:rsidP="00220AA3">
            <w:pPr>
              <w:rPr>
                <w:rFonts w:cs="Arial"/>
                <w:szCs w:val="20"/>
              </w:rPr>
            </w:pPr>
          </w:p>
        </w:tc>
        <w:tc>
          <w:tcPr>
            <w:tcW w:w="69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788A8C" w14:textId="77777777" w:rsidR="00C40D82" w:rsidRPr="00560160" w:rsidRDefault="00C40D82" w:rsidP="00220AA3">
            <w:pPr>
              <w:rPr>
                <w:rFonts w:cs="Arial"/>
                <w:szCs w:val="20"/>
                <w:lang w:val="en-GB"/>
              </w:rPr>
            </w:pPr>
            <w:r w:rsidRPr="00560160">
              <w:rPr>
                <w:rFonts w:eastAsia="Meiryo UI" w:cstheme="majorHAnsi"/>
                <w:b/>
                <w:szCs w:val="20"/>
                <w:lang w:val="en-GB"/>
              </w:rPr>
              <w:t>Range</w:t>
            </w:r>
          </w:p>
        </w:tc>
        <w:tc>
          <w:tcPr>
            <w:tcW w:w="1605" w:type="pct"/>
            <w:tcBorders>
              <w:top w:val="single" w:sz="4" w:space="0" w:color="auto"/>
              <w:left w:val="single" w:sz="4" w:space="0" w:color="auto"/>
              <w:bottom w:val="single" w:sz="4" w:space="0" w:color="auto"/>
              <w:right w:val="single" w:sz="4" w:space="0" w:color="auto"/>
            </w:tcBorders>
          </w:tcPr>
          <w:p w14:paraId="0D67F008" w14:textId="4241B77B" w:rsidR="00C40D82" w:rsidRPr="00560160" w:rsidRDefault="00C40D82" w:rsidP="00220AA3">
            <w:pPr>
              <w:rPr>
                <w:rFonts w:cs="Arial"/>
                <w:szCs w:val="20"/>
                <w:lang w:val="en-GB"/>
              </w:rPr>
            </w:pPr>
            <w:r w:rsidRPr="00560160">
              <w:rPr>
                <w:rFonts w:cs="Arial" w:hint="eastAsia"/>
                <w:szCs w:val="20"/>
                <w:lang w:val="en-GB"/>
              </w:rPr>
              <w:t>N</w:t>
            </w:r>
            <w:r w:rsidRPr="00560160">
              <w:rPr>
                <w:rFonts w:cs="Arial"/>
                <w:szCs w:val="20"/>
                <w:lang w:val="en-GB"/>
              </w:rPr>
              <w:t xml:space="preserve">ot </w:t>
            </w:r>
            <w:r w:rsidR="001D57BD">
              <w:rPr>
                <w:rFonts w:cs="Arial"/>
                <w:szCs w:val="20"/>
                <w:lang w:val="en-GB"/>
              </w:rPr>
              <w:t>NULL_PTR</w:t>
            </w:r>
          </w:p>
        </w:tc>
      </w:tr>
      <w:tr w:rsidR="005F6070" w:rsidRPr="00560160" w14:paraId="7833C1FA"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55A99626" w14:textId="77777777" w:rsidR="005F6070" w:rsidRPr="00560160" w:rsidRDefault="005F6070" w:rsidP="000D256D">
            <w:pPr>
              <w:rPr>
                <w:rFonts w:eastAsia="Meiryo UI" w:cstheme="majorHAnsi"/>
                <w:b/>
                <w:bCs/>
                <w:szCs w:val="20"/>
                <w:lang w:val="en-GB"/>
              </w:rPr>
            </w:pPr>
            <w:r w:rsidRPr="00560160">
              <w:rPr>
                <w:rFonts w:eastAsia="Meiryo UI" w:cstheme="majorHAnsi"/>
                <w:b/>
                <w:bCs/>
                <w:szCs w:val="20"/>
                <w:lang w:val="en-GB"/>
              </w:rPr>
              <w:t>Return Value</w:t>
            </w:r>
          </w:p>
        </w:tc>
        <w:tc>
          <w:tcPr>
            <w:tcW w:w="1431" w:type="pct"/>
            <w:gridSpan w:val="2"/>
            <w:tcBorders>
              <w:top w:val="single" w:sz="4" w:space="0" w:color="auto"/>
              <w:left w:val="single" w:sz="4" w:space="0" w:color="auto"/>
              <w:bottom w:val="single" w:sz="4" w:space="0" w:color="auto"/>
              <w:right w:val="single" w:sz="4" w:space="0" w:color="auto"/>
            </w:tcBorders>
            <w:hideMark/>
          </w:tcPr>
          <w:p w14:paraId="65F2030C" w14:textId="4471A35A" w:rsidR="005F6070" w:rsidRPr="00560160" w:rsidRDefault="005F6070" w:rsidP="00220AA3">
            <w:pPr>
              <w:rPr>
                <w:rFonts w:eastAsia="Meiryo UI" w:cstheme="majorHAnsi"/>
                <w:szCs w:val="20"/>
                <w:lang w:val="en-GB"/>
              </w:rPr>
            </w:pPr>
            <w:r w:rsidRPr="001850DF">
              <w:t>Std_ReturnType</w:t>
            </w:r>
          </w:p>
        </w:tc>
        <w:tc>
          <w:tcPr>
            <w:tcW w:w="2303" w:type="pct"/>
            <w:gridSpan w:val="2"/>
            <w:tcBorders>
              <w:top w:val="single" w:sz="4" w:space="0" w:color="auto"/>
              <w:left w:val="single" w:sz="4" w:space="0" w:color="auto"/>
              <w:bottom w:val="single" w:sz="4" w:space="0" w:color="auto"/>
              <w:right w:val="single" w:sz="4" w:space="0" w:color="auto"/>
            </w:tcBorders>
            <w:hideMark/>
          </w:tcPr>
          <w:p w14:paraId="106BDBFF" w14:textId="569E53C9" w:rsidR="005F6070" w:rsidRPr="00560160" w:rsidRDefault="005F6070" w:rsidP="00220AA3">
            <w:pPr>
              <w:rPr>
                <w:lang w:val="en-GB"/>
              </w:rPr>
            </w:pPr>
            <w:r w:rsidRPr="00560160">
              <w:rPr>
                <w:rFonts w:hint="eastAsia"/>
                <w:lang w:val="en-GB"/>
              </w:rPr>
              <w:t>E_OK</w:t>
            </w:r>
          </w:p>
          <w:p w14:paraId="14E38A0D" w14:textId="49A61B50" w:rsidR="005F6070" w:rsidRPr="00560160" w:rsidRDefault="005666B7" w:rsidP="00220AA3">
            <w:r w:rsidRPr="006A040A">
              <w:t>E_</w:t>
            </w:r>
            <w:r>
              <w:t>NOT_OK</w:t>
            </w:r>
          </w:p>
        </w:tc>
      </w:tr>
      <w:tr w:rsidR="00560160" w:rsidRPr="00560160" w14:paraId="6CD92DEF"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74A588EE" w14:textId="77777777" w:rsidR="00C40D82" w:rsidRPr="00560160" w:rsidRDefault="00C40D82" w:rsidP="000D256D">
            <w:pPr>
              <w:rPr>
                <w:rFonts w:cs="Arial"/>
                <w:b/>
                <w:bCs/>
                <w:szCs w:val="20"/>
              </w:rPr>
            </w:pPr>
            <w:r w:rsidRPr="00560160">
              <w:rPr>
                <w:rFonts w:cs="Arial"/>
                <w:b/>
                <w:bCs/>
                <w:szCs w:val="20"/>
              </w:rPr>
              <w:t>Description</w:t>
            </w:r>
          </w:p>
        </w:tc>
        <w:tc>
          <w:tcPr>
            <w:tcW w:w="3734" w:type="pct"/>
            <w:gridSpan w:val="4"/>
            <w:tcBorders>
              <w:top w:val="single" w:sz="4" w:space="0" w:color="auto"/>
              <w:left w:val="single" w:sz="4" w:space="0" w:color="auto"/>
              <w:bottom w:val="single" w:sz="4" w:space="0" w:color="auto"/>
              <w:right w:val="single" w:sz="4" w:space="0" w:color="auto"/>
            </w:tcBorders>
            <w:hideMark/>
          </w:tcPr>
          <w:p w14:paraId="547940B4" w14:textId="77777777" w:rsidR="00852F16" w:rsidRPr="00560160" w:rsidRDefault="00852F16" w:rsidP="00220AA3">
            <w:pPr>
              <w:pStyle w:val="ReqText0"/>
            </w:pPr>
            <w:r w:rsidRPr="00560160">
              <w:t>Returns the current timestamp.</w:t>
            </w:r>
            <w:r w:rsidRPr="00560160">
              <w:br/>
              <w:t>The user implements the process of obtaining the time to set it in the avtp_timestamp field of the TSCF format in this function.</w:t>
            </w:r>
          </w:p>
          <w:p w14:paraId="20CE2F67" w14:textId="77777777" w:rsidR="00852F16" w:rsidRPr="00560160" w:rsidRDefault="00852F16" w:rsidP="00220AA3">
            <w:pPr>
              <w:pStyle w:val="ReqText0"/>
            </w:pPr>
            <w:r w:rsidRPr="00560160">
              <w:t>If the process ends successfully, E_OK is returned and the following settings are made</w:t>
            </w:r>
          </w:p>
          <w:p w14:paraId="77E2506C" w14:textId="77777777" w:rsidR="00852F16" w:rsidRPr="00560160" w:rsidRDefault="00852F16" w:rsidP="00220AA3">
            <w:pPr>
              <w:pStyle w:val="ReqText0"/>
            </w:pPr>
            <w:r w:rsidRPr="00560160">
              <w:rPr>
                <w:rFonts w:cs="Arial" w:hint="eastAsia"/>
                <w:kern w:val="2"/>
                <w:szCs w:val="20"/>
                <w:lang w:eastAsia="ja-JP"/>
              </w:rPr>
              <w:t>・</w:t>
            </w:r>
            <w:r w:rsidRPr="00560160">
              <w:t>avtp_timestamp field = acquired time</w:t>
            </w:r>
          </w:p>
          <w:p w14:paraId="1B9CD782" w14:textId="77777777" w:rsidR="00852F16" w:rsidRPr="00560160" w:rsidRDefault="00852F16" w:rsidP="00220AA3">
            <w:pPr>
              <w:pStyle w:val="ReqText0"/>
            </w:pPr>
            <w:r w:rsidRPr="00560160">
              <w:rPr>
                <w:rFonts w:cs="Arial" w:hint="eastAsia"/>
                <w:kern w:val="2"/>
                <w:szCs w:val="20"/>
                <w:lang w:eastAsia="ja-JP"/>
              </w:rPr>
              <w:t>・</w:t>
            </w:r>
            <w:r w:rsidRPr="00560160">
              <w:t>tv(avtp_timestamp valid) = TRUE</w:t>
            </w:r>
          </w:p>
          <w:p w14:paraId="3ECB7D83" w14:textId="77777777" w:rsidR="00C9508C" w:rsidRDefault="00852F16" w:rsidP="00220AA3">
            <w:pPr>
              <w:pStyle w:val="ReqText0"/>
            </w:pPr>
            <w:r w:rsidRPr="00560160">
              <w:rPr>
                <w:rFonts w:cs="Arial" w:hint="eastAsia"/>
                <w:kern w:val="2"/>
                <w:szCs w:val="20"/>
                <w:lang w:eastAsia="ja-JP"/>
              </w:rPr>
              <w:t>・</w:t>
            </w:r>
            <w:r w:rsidRPr="00560160">
              <w:t>tv(avtp_timestamp valid) = TRUE</w:t>
            </w:r>
          </w:p>
          <w:p w14:paraId="449184AE" w14:textId="1F9AE09C" w:rsidR="00852F16" w:rsidRPr="00560160" w:rsidRDefault="00852F16" w:rsidP="00220AA3">
            <w:pPr>
              <w:pStyle w:val="ReqText0"/>
            </w:pPr>
            <w:r w:rsidRPr="00560160">
              <w:rPr>
                <w:rFonts w:hint="eastAsia"/>
              </w:rPr>
              <w:t>・</w:t>
            </w:r>
            <w:r w:rsidRPr="00560160">
              <w:t>tu(timestamp uncertain) = FALSE</w:t>
            </w:r>
          </w:p>
          <w:p w14:paraId="25163760" w14:textId="77777777" w:rsidR="00852F16" w:rsidRPr="00560160" w:rsidRDefault="00852F16" w:rsidP="00220AA3">
            <w:pPr>
              <w:pStyle w:val="ReqText0"/>
            </w:pPr>
            <w:r w:rsidRPr="00560160">
              <w:t>If the process ends abnormally, return a value other than E_OK and make the following settings.</w:t>
            </w:r>
          </w:p>
          <w:p w14:paraId="6041E8FA" w14:textId="77777777" w:rsidR="00852F16" w:rsidRPr="00560160" w:rsidRDefault="00852F16" w:rsidP="00220AA3">
            <w:pPr>
              <w:pStyle w:val="ReqText0"/>
            </w:pPr>
            <w:r w:rsidRPr="00560160">
              <w:rPr>
                <w:rFonts w:cs="Arial" w:hint="eastAsia"/>
                <w:kern w:val="2"/>
                <w:szCs w:val="20"/>
                <w:lang w:eastAsia="ja-JP"/>
              </w:rPr>
              <w:t>・</w:t>
            </w:r>
            <w:r w:rsidRPr="00560160">
              <w:t>avtp_timestamp field = 0</w:t>
            </w:r>
          </w:p>
          <w:p w14:paraId="356985B9" w14:textId="77777777" w:rsidR="00852F16" w:rsidRPr="00560160" w:rsidRDefault="00852F16" w:rsidP="00220AA3">
            <w:pPr>
              <w:pStyle w:val="ReqText0"/>
            </w:pPr>
            <w:r w:rsidRPr="00560160">
              <w:rPr>
                <w:rFonts w:cs="Arial" w:hint="eastAsia"/>
                <w:kern w:val="2"/>
                <w:szCs w:val="20"/>
                <w:lang w:eastAsia="ja-JP"/>
              </w:rPr>
              <w:t>・</w:t>
            </w:r>
            <w:r w:rsidRPr="00560160">
              <w:t>tv(avtp_timestamp valid) = FALSE</w:t>
            </w:r>
          </w:p>
          <w:p w14:paraId="1D2204D2" w14:textId="77777777" w:rsidR="00C9508C" w:rsidRDefault="00852F16" w:rsidP="00220AA3">
            <w:pPr>
              <w:pStyle w:val="ReqText0"/>
            </w:pPr>
            <w:r w:rsidRPr="00560160">
              <w:rPr>
                <w:rFonts w:cs="Arial" w:hint="eastAsia"/>
                <w:kern w:val="2"/>
                <w:szCs w:val="20"/>
                <w:lang w:eastAsia="ja-JP"/>
              </w:rPr>
              <w:t>・</w:t>
            </w:r>
            <w:r w:rsidRPr="00560160">
              <w:t>tv(avtp_timestamp valid) = FALSE</w:t>
            </w:r>
          </w:p>
          <w:p w14:paraId="6236D6BE" w14:textId="3D1FA768" w:rsidR="00852F16" w:rsidRPr="00560160" w:rsidRDefault="00852F16" w:rsidP="00220AA3">
            <w:pPr>
              <w:pStyle w:val="ReqText0"/>
              <w:rPr>
                <w:rFonts w:cs="Arial"/>
                <w:kern w:val="2"/>
                <w:szCs w:val="20"/>
                <w:lang w:eastAsia="ja-JP"/>
              </w:rPr>
            </w:pPr>
            <w:r w:rsidRPr="00560160">
              <w:rPr>
                <w:rFonts w:hint="eastAsia"/>
              </w:rPr>
              <w:t>・</w:t>
            </w:r>
            <w:r w:rsidRPr="00560160">
              <w:t>tu(timestamp uncertain) = TRUE</w:t>
            </w:r>
          </w:p>
        </w:tc>
      </w:tr>
      <w:tr w:rsidR="00560160" w:rsidRPr="00560160" w14:paraId="4D6D8655"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62C40DC7" w14:textId="77777777" w:rsidR="00C40D82" w:rsidRPr="00560160" w:rsidRDefault="00C40D82" w:rsidP="000D256D">
            <w:pPr>
              <w:rPr>
                <w:rFonts w:cs="Arial"/>
                <w:b/>
                <w:bCs/>
                <w:szCs w:val="20"/>
              </w:rPr>
            </w:pPr>
            <w:r w:rsidRPr="00560160">
              <w:rPr>
                <w:rFonts w:cs="Arial"/>
                <w:b/>
                <w:bCs/>
                <w:szCs w:val="20"/>
              </w:rPr>
              <w:t>Preconditions</w:t>
            </w:r>
          </w:p>
        </w:tc>
        <w:tc>
          <w:tcPr>
            <w:tcW w:w="3734" w:type="pct"/>
            <w:gridSpan w:val="4"/>
            <w:tcBorders>
              <w:top w:val="single" w:sz="4" w:space="0" w:color="auto"/>
              <w:left w:val="single" w:sz="4" w:space="0" w:color="auto"/>
              <w:bottom w:val="single" w:sz="4" w:space="0" w:color="auto"/>
              <w:right w:val="single" w:sz="4" w:space="0" w:color="auto"/>
            </w:tcBorders>
            <w:hideMark/>
          </w:tcPr>
          <w:p w14:paraId="16517120" w14:textId="77777777" w:rsidR="00C40D82" w:rsidRPr="00560160" w:rsidRDefault="00C40D82" w:rsidP="00220AA3">
            <w:pPr>
              <w:rPr>
                <w:rFonts w:cs="Arial"/>
                <w:szCs w:val="20"/>
              </w:rPr>
            </w:pPr>
            <w:r w:rsidRPr="00560160">
              <w:rPr>
                <w:rFonts w:cs="Arial"/>
                <w:szCs w:val="20"/>
              </w:rPr>
              <w:t>N/A</w:t>
            </w:r>
          </w:p>
        </w:tc>
      </w:tr>
      <w:tr w:rsidR="00560160" w:rsidRPr="00560160" w14:paraId="223F287F"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hideMark/>
          </w:tcPr>
          <w:p w14:paraId="7DC73D12" w14:textId="77777777" w:rsidR="00C40D82" w:rsidRPr="00560160" w:rsidRDefault="00C40D82" w:rsidP="000D256D">
            <w:pPr>
              <w:rPr>
                <w:rFonts w:cs="Arial"/>
                <w:b/>
                <w:bCs/>
                <w:szCs w:val="20"/>
              </w:rPr>
            </w:pPr>
            <w:r w:rsidRPr="00560160">
              <w:rPr>
                <w:rFonts w:cs="Arial"/>
                <w:b/>
                <w:bCs/>
                <w:szCs w:val="20"/>
              </w:rPr>
              <w:t>Remarks</w:t>
            </w:r>
          </w:p>
        </w:tc>
        <w:tc>
          <w:tcPr>
            <w:tcW w:w="3734" w:type="pct"/>
            <w:gridSpan w:val="4"/>
            <w:tcBorders>
              <w:top w:val="single" w:sz="4" w:space="0" w:color="auto"/>
              <w:left w:val="single" w:sz="4" w:space="0" w:color="auto"/>
              <w:bottom w:val="single" w:sz="4" w:space="0" w:color="auto"/>
              <w:right w:val="single" w:sz="4" w:space="0" w:color="auto"/>
            </w:tcBorders>
            <w:hideMark/>
          </w:tcPr>
          <w:p w14:paraId="5F7EE5B5" w14:textId="32A4D058" w:rsidR="00852F16" w:rsidRPr="00560160" w:rsidRDefault="00852F16" w:rsidP="00220AA3">
            <w:pPr>
              <w:rPr>
                <w:rFonts w:cs="Arial"/>
                <w:szCs w:val="20"/>
              </w:rPr>
            </w:pPr>
            <w:r w:rsidRPr="00560160">
              <w:rPr>
                <w:rFonts w:cs="Arial"/>
                <w:szCs w:val="20"/>
              </w:rPr>
              <w:t xml:space="preserve">See Refer to </w:t>
            </w:r>
            <w:r w:rsidR="00AE2955">
              <w:fldChar w:fldCharType="begin"/>
            </w:r>
            <w:r w:rsidR="00AE2955">
              <w:rPr>
                <w:rFonts w:cs="Arial"/>
                <w:szCs w:val="20"/>
              </w:rPr>
              <w:instrText xml:space="preserve"> REF _Ref141459285 \w \h </w:instrText>
            </w:r>
            <w:r w:rsidR="00AE2955">
              <w:fldChar w:fldCharType="separate"/>
            </w:r>
            <w:r w:rsidR="009D560C">
              <w:rPr>
                <w:rFonts w:cs="Arial"/>
                <w:szCs w:val="20"/>
              </w:rPr>
              <w:t>[4]</w:t>
            </w:r>
            <w:r w:rsidR="00AE2955">
              <w:fldChar w:fldCharType="end"/>
            </w:r>
            <w:r w:rsidRPr="00335A6B">
              <w:t xml:space="preserve"> 4.4.2 AVTP EtherType</w:t>
            </w:r>
            <w:r w:rsidRPr="00560160">
              <w:rPr>
                <w:rFonts w:cs="Arial"/>
                <w:szCs w:val="20"/>
              </w:rPr>
              <w:t xml:space="preserve"> for details on each field of the TSCF format.</w:t>
            </w:r>
          </w:p>
        </w:tc>
      </w:tr>
      <w:tr w:rsidR="005D30EA" w:rsidRPr="00560160" w14:paraId="11DDBA58" w14:textId="77777777" w:rsidTr="00E4497A">
        <w:tc>
          <w:tcPr>
            <w:tcW w:w="1266" w:type="pct"/>
            <w:tcBorders>
              <w:top w:val="single" w:sz="4" w:space="0" w:color="auto"/>
              <w:left w:val="single" w:sz="4" w:space="0" w:color="auto"/>
              <w:bottom w:val="single" w:sz="4" w:space="0" w:color="auto"/>
              <w:right w:val="single" w:sz="4" w:space="0" w:color="auto"/>
            </w:tcBorders>
            <w:shd w:val="clear" w:color="auto" w:fill="D9D9D9"/>
          </w:tcPr>
          <w:p w14:paraId="5155FA80" w14:textId="2A63B371" w:rsidR="005D30EA" w:rsidRPr="00560160" w:rsidRDefault="005D30EA" w:rsidP="000D256D">
            <w:pPr>
              <w:jc w:val="left"/>
              <w:rPr>
                <w:rFonts w:cs="Arial"/>
                <w:b/>
                <w:bCs/>
                <w:szCs w:val="20"/>
              </w:rPr>
            </w:pPr>
            <w:r>
              <w:rPr>
                <w:rFonts w:cs="Arial"/>
                <w:b/>
                <w:bCs/>
                <w:kern w:val="0"/>
                <w:szCs w:val="20"/>
              </w:rPr>
              <w:t>DET/DEM Errors Handled</w:t>
            </w:r>
          </w:p>
        </w:tc>
        <w:tc>
          <w:tcPr>
            <w:tcW w:w="3734" w:type="pct"/>
            <w:gridSpan w:val="4"/>
            <w:tcBorders>
              <w:top w:val="single" w:sz="4" w:space="0" w:color="auto"/>
              <w:left w:val="single" w:sz="4" w:space="0" w:color="auto"/>
              <w:bottom w:val="single" w:sz="4" w:space="0" w:color="auto"/>
              <w:right w:val="single" w:sz="4" w:space="0" w:color="auto"/>
            </w:tcBorders>
          </w:tcPr>
          <w:p w14:paraId="6A77D2C5" w14:textId="4DE7B2BE" w:rsidR="005D30EA" w:rsidRPr="00560160" w:rsidRDefault="005D30EA" w:rsidP="00220AA3">
            <w:pPr>
              <w:rPr>
                <w:rFonts w:cs="Arial"/>
                <w:szCs w:val="20"/>
              </w:rPr>
            </w:pPr>
            <w:r>
              <w:t>N/A</w:t>
            </w:r>
          </w:p>
        </w:tc>
      </w:tr>
    </w:tbl>
    <w:p w14:paraId="7EAB37C8" w14:textId="77777777" w:rsidR="002C0EA0" w:rsidRPr="002C15F8" w:rsidRDefault="00C40D82" w:rsidP="002C0EA0">
      <w:pPr>
        <w:pStyle w:val="RefIDs"/>
        <w:rPr>
          <w:lang w:eastAsia="en-US"/>
        </w:rPr>
      </w:pPr>
      <w:r w:rsidRPr="00E653F4">
        <w:rPr>
          <w:lang w:eastAsia="en-US"/>
        </w:rPr>
        <w:t xml:space="preserve">[Covers: </w:t>
      </w:r>
      <w:r w:rsidR="00E653F4" w:rsidRPr="00E653F4">
        <w:rPr>
          <w:lang w:eastAsia="en-US"/>
        </w:rPr>
        <w:t>req-8552172-00902551</w:t>
      </w:r>
      <w:r w:rsidRPr="00E653F4">
        <w:rPr>
          <w:lang w:eastAsia="en-US"/>
        </w:rPr>
        <w:t>]</w:t>
      </w:r>
    </w:p>
    <w:p w14:paraId="0987F104"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3F35D595"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0F4F98A3" w14:textId="77777777" w:rsidR="002C0EA0" w:rsidRDefault="002C0EA0" w:rsidP="002C0EA0">
      <w:pPr>
        <w:pStyle w:val="RefIDs"/>
        <w:rPr>
          <w:lang w:eastAsia="en-US"/>
        </w:rPr>
      </w:pPr>
      <w:r>
        <w:rPr>
          <w:lang w:eastAsia="en-US"/>
        </w:rPr>
        <w:t>[Covers: req-8552172-00528006]</w:t>
      </w:r>
    </w:p>
    <w:p w14:paraId="151C2E65" w14:textId="1F55C825" w:rsidR="0046191E" w:rsidRPr="00536FFE" w:rsidRDefault="002C0EA0" w:rsidP="002C0EA0">
      <w:pPr>
        <w:pStyle w:val="RefIDs"/>
        <w:rPr>
          <w:lang w:eastAsia="en-US"/>
        </w:rPr>
      </w:pPr>
      <w:r>
        <w:rPr>
          <w:lang w:eastAsia="en-US"/>
        </w:rPr>
        <w:t xml:space="preserve">[Covers: </w:t>
      </w:r>
      <w:r w:rsidRPr="00C136B3">
        <w:t>req-8552172-00527993</w:t>
      </w:r>
      <w:r>
        <w:t>]</w:t>
      </w:r>
    </w:p>
    <w:p w14:paraId="399F0AF8" w14:textId="1528FCFA" w:rsidR="00C40D82" w:rsidRDefault="000F4E6D" w:rsidP="00D10EB4">
      <w:pPr>
        <w:pStyle w:val="Heading3"/>
        <w:rPr>
          <w:lang w:val="en-GB"/>
        </w:rPr>
      </w:pPr>
      <w:bookmarkStart w:id="233" w:name="_Toc203383986"/>
      <w:r>
        <w:rPr>
          <w:shd w:val="clear" w:color="auto" w:fill="FFFFFF"/>
        </w:rPr>
        <w:lastRenderedPageBreak/>
        <w:t>ProtoConv</w:t>
      </w:r>
      <w:r w:rsidR="00C40D82">
        <w:rPr>
          <w:shd w:val="clear" w:color="auto" w:fill="FFFFFF"/>
        </w:rPr>
        <w:t>_EnterCriticalUserDef</w:t>
      </w:r>
      <w:bookmarkEnd w:id="233"/>
    </w:p>
    <w:p w14:paraId="25748E55" w14:textId="12109B14"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00E34141">
        <w:t>10</w:t>
      </w:r>
      <w:r w:rsidRPr="00696D29">
        <w:t>]</w:t>
      </w:r>
    </w:p>
    <w:p w14:paraId="03851C3D" w14:textId="74FABE46" w:rsidR="00C40D82" w:rsidRPr="00671D1F" w:rsidRDefault="00C40D82" w:rsidP="00E10491">
      <w:pPr>
        <w:pStyle w:val="Caption"/>
      </w:pPr>
      <w:r w:rsidRPr="00671D1F">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Pr="00671D1F">
        <w:noBreakHyphen/>
      </w:r>
      <w:r w:rsidR="009D560C">
        <w:fldChar w:fldCharType="begin"/>
      </w:r>
      <w:r w:rsidR="009D560C">
        <w:instrText xml:space="preserve"> SEQ Table \* ARABIC \s 1 </w:instrText>
      </w:r>
      <w:r w:rsidR="009D560C">
        <w:fldChar w:fldCharType="separate"/>
      </w:r>
      <w:r w:rsidR="009D560C">
        <w:rPr>
          <w:noProof/>
        </w:rPr>
        <w:t>45</w:t>
      </w:r>
      <w:r w:rsidR="009D560C">
        <w:rPr>
          <w:noProof/>
        </w:rPr>
        <w:fldChar w:fldCharType="end"/>
      </w:r>
      <w:r w:rsidR="00671D1F" w:rsidRPr="00671D1F">
        <w:rPr>
          <w:noProof/>
        </w:rPr>
        <w:t>:</w:t>
      </w:r>
      <w:r w:rsidRPr="00671D1F">
        <w:t xml:space="preserve"> </w:t>
      </w:r>
      <w:r w:rsidR="000F4E6D">
        <w:rPr>
          <w:color w:val="242424"/>
          <w:sz w:val="21"/>
          <w:shd w:val="clear" w:color="auto" w:fill="FFFFFF"/>
        </w:rPr>
        <w:t>ProtoConv</w:t>
      </w:r>
      <w:r w:rsidRPr="00671D1F">
        <w:rPr>
          <w:color w:val="242424"/>
          <w:sz w:val="21"/>
          <w:shd w:val="clear" w:color="auto" w:fill="FFFFFF"/>
        </w:rPr>
        <w:t>_EnterCriticalUserDef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335"/>
        <w:gridCol w:w="2339"/>
        <w:gridCol w:w="1136"/>
        <w:gridCol w:w="4221"/>
      </w:tblGrid>
      <w:tr w:rsidR="00671D1F" w:rsidRPr="00671D1F" w14:paraId="18C9EE97" w14:textId="77777777" w:rsidTr="00D618AB">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2498FCF8" w14:textId="77777777" w:rsidR="00C40D82" w:rsidRPr="00671D1F" w:rsidRDefault="00C40D82" w:rsidP="000D256D">
            <w:pPr>
              <w:rPr>
                <w:rFonts w:cs="Arial"/>
                <w:szCs w:val="20"/>
              </w:rPr>
            </w:pPr>
            <w:r w:rsidRPr="00671D1F">
              <w:rPr>
                <w:rFonts w:cs="Arial"/>
                <w:b/>
                <w:bCs/>
                <w:szCs w:val="20"/>
              </w:rPr>
              <w:t>Function Name</w:t>
            </w:r>
          </w:p>
        </w:tc>
        <w:tc>
          <w:tcPr>
            <w:tcW w:w="3836" w:type="pct"/>
            <w:gridSpan w:val="3"/>
            <w:tcBorders>
              <w:top w:val="single" w:sz="4" w:space="0" w:color="auto"/>
              <w:left w:val="single" w:sz="4" w:space="0" w:color="auto"/>
              <w:bottom w:val="single" w:sz="4" w:space="0" w:color="auto"/>
              <w:right w:val="single" w:sz="4" w:space="0" w:color="auto"/>
            </w:tcBorders>
            <w:hideMark/>
          </w:tcPr>
          <w:p w14:paraId="1C2D8166" w14:textId="3315029F" w:rsidR="00C40D82" w:rsidRPr="00671D1F" w:rsidRDefault="000F4E6D" w:rsidP="00220AA3">
            <w:pPr>
              <w:rPr>
                <w:rFonts w:cs="Arial"/>
                <w:szCs w:val="20"/>
              </w:rPr>
            </w:pPr>
            <w:r>
              <w:rPr>
                <w:rFonts w:cs="Arial"/>
                <w:szCs w:val="20"/>
              </w:rPr>
              <w:t>ProtoConv</w:t>
            </w:r>
            <w:r w:rsidR="00C40D82" w:rsidRPr="00671D1F">
              <w:rPr>
                <w:rFonts w:cs="Arial"/>
                <w:szCs w:val="20"/>
              </w:rPr>
              <w:t>_EnterCriticalUserDef</w:t>
            </w:r>
          </w:p>
        </w:tc>
      </w:tr>
      <w:tr w:rsidR="00671D1F" w:rsidRPr="00671D1F" w14:paraId="66A9A89E" w14:textId="77777777" w:rsidTr="00D618AB">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15D2C3BE" w14:textId="77777777" w:rsidR="00C40D82" w:rsidRPr="00671D1F" w:rsidRDefault="00C40D82" w:rsidP="000D256D">
            <w:pPr>
              <w:rPr>
                <w:rFonts w:eastAsia="Meiryo UI" w:cstheme="majorHAnsi"/>
                <w:szCs w:val="20"/>
                <w:lang w:val="en-GB"/>
              </w:rPr>
            </w:pPr>
            <w:r w:rsidRPr="00671D1F">
              <w:rPr>
                <w:rFonts w:eastAsia="Meiryo UI" w:cstheme="majorHAnsi"/>
                <w:b/>
                <w:bCs/>
                <w:szCs w:val="20"/>
                <w:lang w:val="en-GB"/>
              </w:rPr>
              <w:t>ASIL Level</w:t>
            </w:r>
          </w:p>
        </w:tc>
        <w:tc>
          <w:tcPr>
            <w:tcW w:w="1166" w:type="pct"/>
            <w:tcBorders>
              <w:top w:val="single" w:sz="4" w:space="0" w:color="auto"/>
              <w:left w:val="single" w:sz="4" w:space="0" w:color="auto"/>
              <w:bottom w:val="single" w:sz="4" w:space="0" w:color="auto"/>
              <w:right w:val="single" w:sz="4" w:space="0" w:color="auto"/>
            </w:tcBorders>
            <w:hideMark/>
          </w:tcPr>
          <w:p w14:paraId="51ABFBEE" w14:textId="77777777" w:rsidR="00C40D82" w:rsidRPr="00671D1F" w:rsidRDefault="00C40D82" w:rsidP="00220AA3">
            <w:pPr>
              <w:rPr>
                <w:rFonts w:eastAsia="Meiryo UI" w:cstheme="majorHAnsi"/>
                <w:szCs w:val="20"/>
                <w:lang w:val="en-GB"/>
              </w:rPr>
            </w:pPr>
            <w:r w:rsidRPr="00671D1F">
              <w:rPr>
                <w:rFonts w:eastAsia="Meiryo UI" w:cstheme="majorHAnsi" w:hint="eastAsia"/>
                <w:szCs w:val="20"/>
                <w:lang w:val="en-GB"/>
              </w:rPr>
              <w:t>A</w:t>
            </w:r>
            <w:r w:rsidRPr="00671D1F">
              <w:rPr>
                <w:rFonts w:eastAsia="Meiryo UI" w:cstheme="majorHAnsi"/>
                <w:szCs w:val="20"/>
                <w:lang w:val="en-GB"/>
              </w:rPr>
              <w:t>SIL D</w:t>
            </w:r>
          </w:p>
        </w:tc>
        <w:tc>
          <w:tcPr>
            <w:tcW w:w="566" w:type="pct"/>
            <w:tcBorders>
              <w:top w:val="single" w:sz="4" w:space="0" w:color="auto"/>
              <w:left w:val="single" w:sz="4" w:space="0" w:color="auto"/>
              <w:bottom w:val="single" w:sz="4" w:space="0" w:color="auto"/>
              <w:right w:val="single" w:sz="4" w:space="0" w:color="auto"/>
            </w:tcBorders>
            <w:shd w:val="pct20" w:color="auto" w:fill="auto"/>
            <w:hideMark/>
          </w:tcPr>
          <w:p w14:paraId="4DECC43C" w14:textId="77777777" w:rsidR="00C40D82" w:rsidRPr="00671D1F" w:rsidRDefault="00C40D82" w:rsidP="00220AA3">
            <w:pPr>
              <w:rPr>
                <w:rFonts w:eastAsia="Meiryo UI" w:cstheme="majorHAnsi"/>
                <w:b/>
                <w:szCs w:val="20"/>
                <w:lang w:val="en-GB"/>
              </w:rPr>
            </w:pPr>
            <w:r w:rsidRPr="00671D1F">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hideMark/>
          </w:tcPr>
          <w:p w14:paraId="0F31056C" w14:textId="77777777" w:rsidR="00C40D82" w:rsidRPr="00671D1F" w:rsidRDefault="00C40D82" w:rsidP="00220AA3">
            <w:pPr>
              <w:rPr>
                <w:rFonts w:eastAsia="Meiryo UI" w:cstheme="majorHAnsi"/>
                <w:szCs w:val="20"/>
                <w:lang w:val="en-GB"/>
              </w:rPr>
            </w:pPr>
            <w:r w:rsidRPr="00671D1F">
              <w:rPr>
                <w:rFonts w:eastAsia="Meiryo UI" w:cstheme="majorHAnsi"/>
                <w:szCs w:val="20"/>
                <w:lang w:val="en-GB"/>
              </w:rPr>
              <w:t>New</w:t>
            </w:r>
          </w:p>
        </w:tc>
      </w:tr>
      <w:tr w:rsidR="00671D1F" w:rsidRPr="00671D1F" w14:paraId="2AC79026"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15B6B1EF" w14:textId="77777777" w:rsidR="00C40D82" w:rsidRPr="00671D1F" w:rsidRDefault="00C40D82" w:rsidP="000D256D">
            <w:pPr>
              <w:rPr>
                <w:rFonts w:cs="Arial"/>
                <w:b/>
                <w:bCs/>
                <w:szCs w:val="20"/>
              </w:rPr>
            </w:pPr>
            <w:r w:rsidRPr="00671D1F">
              <w:rPr>
                <w:rFonts w:cs="Arial"/>
                <w:b/>
                <w:bCs/>
                <w:szCs w:val="20"/>
              </w:rPr>
              <w:t>Syntax</w:t>
            </w:r>
          </w:p>
        </w:tc>
        <w:tc>
          <w:tcPr>
            <w:tcW w:w="3836" w:type="pct"/>
            <w:gridSpan w:val="3"/>
            <w:tcBorders>
              <w:top w:val="single" w:sz="4" w:space="0" w:color="auto"/>
              <w:left w:val="single" w:sz="4" w:space="0" w:color="auto"/>
              <w:bottom w:val="single" w:sz="4" w:space="0" w:color="auto"/>
              <w:right w:val="single" w:sz="4" w:space="0" w:color="auto"/>
            </w:tcBorders>
            <w:hideMark/>
          </w:tcPr>
          <w:p w14:paraId="1CD4CCF5" w14:textId="00F000BB" w:rsidR="00C40D82" w:rsidRPr="00671D1F" w:rsidRDefault="00C40D82" w:rsidP="00220AA3">
            <w:pPr>
              <w:rPr>
                <w:rFonts w:cs="Arial"/>
                <w:szCs w:val="20"/>
              </w:rPr>
            </w:pPr>
            <w:r w:rsidRPr="00671D1F">
              <w:rPr>
                <w:rFonts w:cs="Arial"/>
                <w:szCs w:val="20"/>
              </w:rPr>
              <w:t xml:space="preserve">void </w:t>
            </w:r>
            <w:r w:rsidR="000F4E6D">
              <w:rPr>
                <w:rFonts w:cs="Arial"/>
                <w:szCs w:val="20"/>
              </w:rPr>
              <w:t>ProtoConv</w:t>
            </w:r>
            <w:r w:rsidRPr="00671D1F">
              <w:rPr>
                <w:rFonts w:cs="Arial"/>
                <w:szCs w:val="20"/>
              </w:rPr>
              <w:t>_EnterCriticalUserDef(void)</w:t>
            </w:r>
          </w:p>
        </w:tc>
      </w:tr>
      <w:tr w:rsidR="00671D1F" w:rsidRPr="00671D1F" w14:paraId="51F85E29"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44F1BDAC" w14:textId="77777777" w:rsidR="00C40D82" w:rsidRPr="00671D1F" w:rsidRDefault="00C40D82" w:rsidP="000D256D">
            <w:pPr>
              <w:rPr>
                <w:rFonts w:cs="Arial"/>
                <w:b/>
                <w:bCs/>
                <w:szCs w:val="20"/>
              </w:rPr>
            </w:pPr>
            <w:r w:rsidRPr="00671D1F">
              <w:rPr>
                <w:rFonts w:cs="Arial"/>
                <w:b/>
                <w:bCs/>
                <w:szCs w:val="20"/>
              </w:rPr>
              <w:t>Sync/Async</w:t>
            </w:r>
          </w:p>
        </w:tc>
        <w:tc>
          <w:tcPr>
            <w:tcW w:w="3836" w:type="pct"/>
            <w:gridSpan w:val="3"/>
            <w:tcBorders>
              <w:top w:val="single" w:sz="4" w:space="0" w:color="auto"/>
              <w:left w:val="single" w:sz="4" w:space="0" w:color="auto"/>
              <w:bottom w:val="single" w:sz="4" w:space="0" w:color="auto"/>
              <w:right w:val="single" w:sz="4" w:space="0" w:color="auto"/>
            </w:tcBorders>
            <w:hideMark/>
          </w:tcPr>
          <w:p w14:paraId="09064E59" w14:textId="77777777" w:rsidR="00C40D82" w:rsidRPr="00671D1F" w:rsidRDefault="00C40D82" w:rsidP="00220AA3">
            <w:pPr>
              <w:rPr>
                <w:rFonts w:cs="Arial"/>
                <w:szCs w:val="20"/>
              </w:rPr>
            </w:pPr>
            <w:r w:rsidRPr="00671D1F">
              <w:rPr>
                <w:rFonts w:cs="Arial"/>
                <w:szCs w:val="20"/>
              </w:rPr>
              <w:t>Synchronous</w:t>
            </w:r>
          </w:p>
        </w:tc>
      </w:tr>
      <w:tr w:rsidR="00671D1F" w:rsidRPr="00671D1F" w14:paraId="5DEEEE2E" w14:textId="77777777" w:rsidTr="00D618AB">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40411CB7" w14:textId="77777777" w:rsidR="00C40D82" w:rsidRPr="00671D1F" w:rsidRDefault="00C40D82" w:rsidP="000D256D">
            <w:pPr>
              <w:rPr>
                <w:rFonts w:cs="Arial"/>
                <w:b/>
                <w:bCs/>
                <w:szCs w:val="20"/>
              </w:rPr>
            </w:pPr>
            <w:r w:rsidRPr="00671D1F">
              <w:rPr>
                <w:rFonts w:cs="Arial"/>
                <w:b/>
                <w:bCs/>
                <w:szCs w:val="20"/>
              </w:rPr>
              <w:t>Reentrancy</w:t>
            </w:r>
          </w:p>
        </w:tc>
        <w:tc>
          <w:tcPr>
            <w:tcW w:w="3836" w:type="pct"/>
            <w:gridSpan w:val="3"/>
            <w:tcBorders>
              <w:top w:val="single" w:sz="4" w:space="0" w:color="auto"/>
              <w:left w:val="single" w:sz="4" w:space="0" w:color="auto"/>
              <w:bottom w:val="single" w:sz="4" w:space="0" w:color="auto"/>
              <w:right w:val="single" w:sz="4" w:space="0" w:color="auto"/>
            </w:tcBorders>
            <w:hideMark/>
          </w:tcPr>
          <w:p w14:paraId="1CF77FCF" w14:textId="77777777" w:rsidR="00C40D82" w:rsidRPr="00671D1F" w:rsidRDefault="00C40D82" w:rsidP="00220AA3">
            <w:pPr>
              <w:rPr>
                <w:rFonts w:eastAsia="Meiryo UI" w:cstheme="majorHAnsi"/>
                <w:szCs w:val="20"/>
                <w:lang w:val="en-GB"/>
              </w:rPr>
            </w:pPr>
            <w:r w:rsidRPr="00671D1F">
              <w:rPr>
                <w:rFonts w:cs="Arial"/>
                <w:szCs w:val="20"/>
              </w:rPr>
              <w:t>Non-Reentrant</w:t>
            </w:r>
          </w:p>
        </w:tc>
      </w:tr>
      <w:tr w:rsidR="00671D1F" w:rsidRPr="00671D1F" w14:paraId="21AF1011" w14:textId="77777777" w:rsidTr="00D618AB">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32344D94" w14:textId="77777777" w:rsidR="00C40D82" w:rsidRPr="00671D1F" w:rsidRDefault="00C40D82" w:rsidP="000D256D">
            <w:pPr>
              <w:rPr>
                <w:rFonts w:cs="Arial"/>
                <w:b/>
                <w:bCs/>
                <w:szCs w:val="20"/>
              </w:rPr>
            </w:pPr>
            <w:r w:rsidRPr="00671D1F">
              <w:rPr>
                <w:rFonts w:cs="Arial"/>
                <w:b/>
                <w:bCs/>
                <w:szCs w:val="20"/>
              </w:rPr>
              <w:t>Interrupt State</w:t>
            </w:r>
          </w:p>
        </w:tc>
        <w:tc>
          <w:tcPr>
            <w:tcW w:w="3836" w:type="pct"/>
            <w:gridSpan w:val="3"/>
            <w:tcBorders>
              <w:top w:val="single" w:sz="4" w:space="0" w:color="auto"/>
              <w:left w:val="single" w:sz="4" w:space="0" w:color="auto"/>
              <w:bottom w:val="single" w:sz="4" w:space="0" w:color="auto"/>
              <w:right w:val="single" w:sz="4" w:space="0" w:color="auto"/>
            </w:tcBorders>
            <w:hideMark/>
          </w:tcPr>
          <w:p w14:paraId="1B90EBB4" w14:textId="77777777" w:rsidR="00C40D82" w:rsidRPr="00671D1F" w:rsidRDefault="00C40D82" w:rsidP="00220AA3">
            <w:pPr>
              <w:rPr>
                <w:rFonts w:eastAsia="Meiryo UI" w:cstheme="majorHAnsi"/>
                <w:szCs w:val="20"/>
                <w:lang w:val="en-GB"/>
              </w:rPr>
            </w:pPr>
            <w:r w:rsidRPr="00671D1F">
              <w:rPr>
                <w:rFonts w:cs="Arial"/>
              </w:rPr>
              <w:t>Runs in the interrupt enable state</w:t>
            </w:r>
          </w:p>
        </w:tc>
      </w:tr>
      <w:tr w:rsidR="00671D1F" w:rsidRPr="00671D1F" w14:paraId="3BF26D9B"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54080E14" w14:textId="77777777" w:rsidR="00C40D82" w:rsidRPr="00671D1F" w:rsidRDefault="00C40D82" w:rsidP="000D256D">
            <w:pPr>
              <w:rPr>
                <w:rFonts w:eastAsia="Meiryo UI" w:cstheme="majorHAnsi"/>
                <w:b/>
                <w:bCs/>
                <w:szCs w:val="20"/>
                <w:lang w:val="en-GB"/>
              </w:rPr>
            </w:pPr>
            <w:r w:rsidRPr="00671D1F">
              <w:rPr>
                <w:rFonts w:eastAsia="Meiryo UI" w:cstheme="majorHAnsi"/>
                <w:b/>
                <w:bCs/>
                <w:szCs w:val="20"/>
                <w:lang w:val="en-GB"/>
              </w:rPr>
              <w:t>Parameters (In)</w:t>
            </w:r>
          </w:p>
        </w:tc>
        <w:tc>
          <w:tcPr>
            <w:tcW w:w="1732" w:type="pct"/>
            <w:gridSpan w:val="2"/>
            <w:tcBorders>
              <w:top w:val="single" w:sz="4" w:space="0" w:color="auto"/>
              <w:left w:val="single" w:sz="4" w:space="0" w:color="auto"/>
              <w:bottom w:val="single" w:sz="4" w:space="0" w:color="auto"/>
              <w:right w:val="single" w:sz="4" w:space="0" w:color="auto"/>
            </w:tcBorders>
            <w:hideMark/>
          </w:tcPr>
          <w:p w14:paraId="5410EE0E" w14:textId="77777777" w:rsidR="00C40D82" w:rsidRPr="00671D1F" w:rsidRDefault="00C40D82" w:rsidP="00220AA3">
            <w:pPr>
              <w:rPr>
                <w:rFonts w:cs="Arial"/>
                <w:szCs w:val="20"/>
              </w:rPr>
            </w:pPr>
            <w:r w:rsidRPr="00671D1F">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hideMark/>
          </w:tcPr>
          <w:p w14:paraId="2889724B" w14:textId="77777777" w:rsidR="00C40D82" w:rsidRPr="00671D1F" w:rsidRDefault="00C40D82" w:rsidP="00220AA3">
            <w:pPr>
              <w:rPr>
                <w:rFonts w:cs="Arial"/>
                <w:szCs w:val="20"/>
                <w:lang w:val="en-GB"/>
              </w:rPr>
            </w:pPr>
            <w:r w:rsidRPr="00671D1F">
              <w:rPr>
                <w:rFonts w:cs="Arial"/>
                <w:szCs w:val="20"/>
                <w:lang w:val="en-GB"/>
              </w:rPr>
              <w:t>-</w:t>
            </w:r>
          </w:p>
        </w:tc>
      </w:tr>
      <w:tr w:rsidR="00671D1F" w:rsidRPr="00671D1F" w14:paraId="4762C0E3"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26BE5B3D" w14:textId="77777777" w:rsidR="00C40D82" w:rsidRPr="00671D1F" w:rsidRDefault="00C40D82" w:rsidP="000D256D">
            <w:pPr>
              <w:rPr>
                <w:rFonts w:eastAsia="Meiryo UI" w:cstheme="majorHAnsi"/>
                <w:b/>
                <w:bCs/>
                <w:szCs w:val="20"/>
                <w:lang w:val="en-GB"/>
              </w:rPr>
            </w:pPr>
            <w:r w:rsidRPr="00671D1F">
              <w:rPr>
                <w:rFonts w:eastAsia="Meiryo UI" w:cstheme="majorHAnsi"/>
                <w:b/>
                <w:bCs/>
                <w:szCs w:val="20"/>
                <w:lang w:val="en-GB"/>
              </w:rPr>
              <w:t>Parameters (In-Out)</w:t>
            </w:r>
          </w:p>
        </w:tc>
        <w:tc>
          <w:tcPr>
            <w:tcW w:w="1732" w:type="pct"/>
            <w:gridSpan w:val="2"/>
            <w:tcBorders>
              <w:top w:val="single" w:sz="4" w:space="0" w:color="auto"/>
              <w:left w:val="single" w:sz="4" w:space="0" w:color="auto"/>
              <w:bottom w:val="single" w:sz="4" w:space="0" w:color="auto"/>
              <w:right w:val="single" w:sz="4" w:space="0" w:color="auto"/>
            </w:tcBorders>
            <w:hideMark/>
          </w:tcPr>
          <w:p w14:paraId="6FBEEE33" w14:textId="77777777" w:rsidR="00C40D82" w:rsidRPr="00671D1F" w:rsidRDefault="00C40D82" w:rsidP="00220AA3">
            <w:pPr>
              <w:rPr>
                <w:rFonts w:eastAsia="Meiryo UI" w:cstheme="majorHAnsi"/>
                <w:szCs w:val="20"/>
                <w:lang w:val="en-GB"/>
              </w:rPr>
            </w:pPr>
            <w:r w:rsidRPr="00671D1F">
              <w:rPr>
                <w:rFonts w:cs="Arial"/>
                <w:szCs w:val="20"/>
              </w:rPr>
              <w:t>N/A</w:t>
            </w:r>
          </w:p>
        </w:tc>
        <w:tc>
          <w:tcPr>
            <w:tcW w:w="2104" w:type="pct"/>
            <w:tcBorders>
              <w:top w:val="single" w:sz="4" w:space="0" w:color="auto"/>
              <w:left w:val="single" w:sz="4" w:space="0" w:color="auto"/>
              <w:bottom w:val="single" w:sz="4" w:space="0" w:color="auto"/>
              <w:right w:val="single" w:sz="4" w:space="0" w:color="auto"/>
            </w:tcBorders>
            <w:hideMark/>
          </w:tcPr>
          <w:p w14:paraId="0AC51FD4" w14:textId="77777777" w:rsidR="00C40D82" w:rsidRPr="00671D1F" w:rsidRDefault="00C40D82" w:rsidP="00220AA3">
            <w:pPr>
              <w:rPr>
                <w:rFonts w:eastAsia="Meiryo UI" w:cstheme="majorHAnsi"/>
                <w:szCs w:val="20"/>
                <w:lang w:val="en-GB"/>
              </w:rPr>
            </w:pPr>
            <w:r w:rsidRPr="00671D1F">
              <w:rPr>
                <w:rFonts w:cs="Arial"/>
                <w:szCs w:val="20"/>
                <w:lang w:val="en-GB"/>
              </w:rPr>
              <w:t>-</w:t>
            </w:r>
          </w:p>
        </w:tc>
      </w:tr>
      <w:tr w:rsidR="00671D1F" w:rsidRPr="00671D1F" w14:paraId="7D5BA521" w14:textId="77777777" w:rsidTr="00D618AB">
        <w:tc>
          <w:tcPr>
            <w:tcW w:w="1164" w:type="pct"/>
            <w:tcBorders>
              <w:top w:val="single" w:sz="4" w:space="0" w:color="auto"/>
              <w:left w:val="single" w:sz="4" w:space="0" w:color="auto"/>
              <w:right w:val="single" w:sz="4" w:space="0" w:color="auto"/>
            </w:tcBorders>
            <w:shd w:val="clear" w:color="auto" w:fill="D9D9D9"/>
          </w:tcPr>
          <w:p w14:paraId="328E9923" w14:textId="77777777" w:rsidR="00C40D82" w:rsidRPr="00671D1F" w:rsidRDefault="00C40D82" w:rsidP="000D256D">
            <w:pPr>
              <w:rPr>
                <w:rFonts w:eastAsia="Meiryo UI" w:cstheme="majorHAnsi"/>
                <w:b/>
                <w:bCs/>
                <w:szCs w:val="20"/>
                <w:lang w:val="en-GB"/>
              </w:rPr>
            </w:pPr>
            <w:r w:rsidRPr="00671D1F">
              <w:rPr>
                <w:rFonts w:eastAsia="Meiryo UI" w:cstheme="majorHAnsi"/>
                <w:b/>
                <w:bCs/>
                <w:szCs w:val="20"/>
                <w:lang w:val="en-GB"/>
              </w:rPr>
              <w:t>Parameters (Out)</w:t>
            </w:r>
          </w:p>
        </w:tc>
        <w:tc>
          <w:tcPr>
            <w:tcW w:w="1732" w:type="pct"/>
            <w:gridSpan w:val="2"/>
            <w:tcBorders>
              <w:top w:val="single" w:sz="4" w:space="0" w:color="auto"/>
              <w:left w:val="single" w:sz="4" w:space="0" w:color="auto"/>
              <w:right w:val="single" w:sz="4" w:space="0" w:color="auto"/>
            </w:tcBorders>
          </w:tcPr>
          <w:p w14:paraId="239590EF" w14:textId="77777777" w:rsidR="00C40D82" w:rsidRPr="00671D1F" w:rsidRDefault="00C40D82" w:rsidP="00220AA3">
            <w:pPr>
              <w:rPr>
                <w:rFonts w:cs="Arial"/>
                <w:szCs w:val="20"/>
              </w:rPr>
            </w:pPr>
            <w:r w:rsidRPr="00671D1F">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3BE5E3A9" w14:textId="77777777" w:rsidR="00C40D82" w:rsidRPr="00671D1F" w:rsidRDefault="00C40D82" w:rsidP="00220AA3">
            <w:pPr>
              <w:rPr>
                <w:rFonts w:cs="Arial"/>
                <w:szCs w:val="20"/>
                <w:lang w:val="en-GB"/>
              </w:rPr>
            </w:pPr>
            <w:r w:rsidRPr="00671D1F">
              <w:rPr>
                <w:rFonts w:cs="Arial" w:hint="eastAsia"/>
                <w:szCs w:val="20"/>
                <w:lang w:val="en-GB"/>
              </w:rPr>
              <w:t>-</w:t>
            </w:r>
          </w:p>
        </w:tc>
      </w:tr>
      <w:tr w:rsidR="00671D1F" w:rsidRPr="00671D1F" w14:paraId="17A87F6B"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549D82B2" w14:textId="77777777" w:rsidR="00C40D82" w:rsidRPr="00671D1F" w:rsidRDefault="00C40D82" w:rsidP="000D256D">
            <w:pPr>
              <w:rPr>
                <w:rFonts w:eastAsia="Meiryo UI" w:cstheme="majorHAnsi"/>
                <w:b/>
                <w:bCs/>
                <w:szCs w:val="20"/>
                <w:lang w:val="en-GB"/>
              </w:rPr>
            </w:pPr>
            <w:r w:rsidRPr="00671D1F">
              <w:rPr>
                <w:rFonts w:eastAsia="Meiryo UI" w:cstheme="majorHAnsi"/>
                <w:b/>
                <w:bCs/>
                <w:szCs w:val="20"/>
                <w:lang w:val="en-GB"/>
              </w:rPr>
              <w:t>Return Value</w:t>
            </w:r>
          </w:p>
        </w:tc>
        <w:tc>
          <w:tcPr>
            <w:tcW w:w="1732" w:type="pct"/>
            <w:gridSpan w:val="2"/>
            <w:tcBorders>
              <w:top w:val="single" w:sz="4" w:space="0" w:color="auto"/>
              <w:left w:val="single" w:sz="4" w:space="0" w:color="auto"/>
              <w:bottom w:val="single" w:sz="4" w:space="0" w:color="auto"/>
              <w:right w:val="single" w:sz="4" w:space="0" w:color="auto"/>
            </w:tcBorders>
            <w:hideMark/>
          </w:tcPr>
          <w:p w14:paraId="39ABCB4B" w14:textId="77777777" w:rsidR="00C40D82" w:rsidRPr="00671D1F" w:rsidRDefault="00C40D82" w:rsidP="00220AA3">
            <w:pPr>
              <w:rPr>
                <w:rFonts w:eastAsia="Meiryo UI" w:cstheme="majorHAnsi"/>
                <w:szCs w:val="20"/>
                <w:lang w:val="en-GB"/>
              </w:rPr>
            </w:pPr>
            <w:r w:rsidRPr="00671D1F">
              <w:rPr>
                <w:rFonts w:cs="Arial"/>
                <w:szCs w:val="20"/>
              </w:rPr>
              <w:t>N/A</w:t>
            </w:r>
          </w:p>
        </w:tc>
        <w:tc>
          <w:tcPr>
            <w:tcW w:w="2104" w:type="pct"/>
            <w:tcBorders>
              <w:top w:val="single" w:sz="4" w:space="0" w:color="auto"/>
              <w:left w:val="single" w:sz="4" w:space="0" w:color="auto"/>
              <w:bottom w:val="single" w:sz="4" w:space="0" w:color="auto"/>
              <w:right w:val="single" w:sz="4" w:space="0" w:color="auto"/>
            </w:tcBorders>
            <w:hideMark/>
          </w:tcPr>
          <w:p w14:paraId="0EA2D3EA" w14:textId="77777777" w:rsidR="00C40D82" w:rsidRPr="00671D1F" w:rsidRDefault="00C40D82" w:rsidP="00220AA3">
            <w:r w:rsidRPr="00671D1F">
              <w:rPr>
                <w:lang w:val="en-GB"/>
              </w:rPr>
              <w:t>-</w:t>
            </w:r>
          </w:p>
        </w:tc>
      </w:tr>
      <w:tr w:rsidR="00671D1F" w:rsidRPr="00671D1F" w14:paraId="34EF8AF5"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362CE352" w14:textId="77777777" w:rsidR="00C40D82" w:rsidRPr="00671D1F" w:rsidRDefault="00C40D82" w:rsidP="000D256D">
            <w:pPr>
              <w:rPr>
                <w:rFonts w:cs="Arial"/>
                <w:b/>
                <w:bCs/>
                <w:szCs w:val="20"/>
              </w:rPr>
            </w:pPr>
            <w:r w:rsidRPr="00671D1F">
              <w:rPr>
                <w:rFonts w:cs="Arial"/>
                <w:b/>
                <w:bCs/>
                <w:szCs w:val="20"/>
              </w:rPr>
              <w:t>Description</w:t>
            </w:r>
          </w:p>
        </w:tc>
        <w:tc>
          <w:tcPr>
            <w:tcW w:w="3836" w:type="pct"/>
            <w:gridSpan w:val="3"/>
            <w:tcBorders>
              <w:top w:val="single" w:sz="4" w:space="0" w:color="auto"/>
              <w:left w:val="single" w:sz="4" w:space="0" w:color="auto"/>
              <w:bottom w:val="single" w:sz="4" w:space="0" w:color="auto"/>
              <w:right w:val="single" w:sz="4" w:space="0" w:color="auto"/>
            </w:tcBorders>
            <w:hideMark/>
          </w:tcPr>
          <w:p w14:paraId="73198426" w14:textId="1405362A" w:rsidR="00062ADA" w:rsidRPr="00671D1F" w:rsidRDefault="00062ADA" w:rsidP="00220AA3">
            <w:pPr>
              <w:pStyle w:val="ReqText0"/>
              <w:rPr>
                <w:rFonts w:cs="Arial"/>
                <w:kern w:val="2"/>
                <w:szCs w:val="20"/>
                <w:lang w:eastAsia="ja-JP"/>
              </w:rPr>
            </w:pPr>
            <w:r w:rsidRPr="00671D1F">
              <w:rPr>
                <w:rFonts w:cs="Arial"/>
                <w:kern w:val="2"/>
                <w:szCs w:val="20"/>
                <w:lang w:eastAsia="ja-JP"/>
              </w:rPr>
              <w:t>The user implements the interrupt inhibit process in this function.</w:t>
            </w:r>
          </w:p>
        </w:tc>
      </w:tr>
      <w:tr w:rsidR="00671D1F" w:rsidRPr="00671D1F" w14:paraId="3A22C439"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64B2BB3C" w14:textId="77777777" w:rsidR="00C40D82" w:rsidRPr="00671D1F" w:rsidRDefault="00C40D82" w:rsidP="000D256D">
            <w:pPr>
              <w:rPr>
                <w:rFonts w:cs="Arial"/>
                <w:b/>
                <w:bCs/>
                <w:szCs w:val="20"/>
              </w:rPr>
            </w:pPr>
            <w:r w:rsidRPr="00671D1F">
              <w:rPr>
                <w:rFonts w:cs="Arial"/>
                <w:b/>
                <w:bCs/>
                <w:szCs w:val="20"/>
              </w:rPr>
              <w:t>Preconditions</w:t>
            </w:r>
          </w:p>
        </w:tc>
        <w:tc>
          <w:tcPr>
            <w:tcW w:w="3836" w:type="pct"/>
            <w:gridSpan w:val="3"/>
            <w:tcBorders>
              <w:top w:val="single" w:sz="4" w:space="0" w:color="auto"/>
              <w:left w:val="single" w:sz="4" w:space="0" w:color="auto"/>
              <w:bottom w:val="single" w:sz="4" w:space="0" w:color="auto"/>
              <w:right w:val="single" w:sz="4" w:space="0" w:color="auto"/>
            </w:tcBorders>
            <w:hideMark/>
          </w:tcPr>
          <w:p w14:paraId="37C5CBA8" w14:textId="77777777" w:rsidR="00C40D82" w:rsidRPr="00671D1F" w:rsidRDefault="00C40D82" w:rsidP="00220AA3">
            <w:pPr>
              <w:rPr>
                <w:rFonts w:cs="Arial"/>
                <w:szCs w:val="20"/>
              </w:rPr>
            </w:pPr>
            <w:r w:rsidRPr="00671D1F">
              <w:rPr>
                <w:rFonts w:cs="Arial"/>
                <w:szCs w:val="20"/>
              </w:rPr>
              <w:t>N/A</w:t>
            </w:r>
          </w:p>
        </w:tc>
      </w:tr>
      <w:tr w:rsidR="00671D1F" w:rsidRPr="00671D1F" w14:paraId="65AF6C7E"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62CE9087" w14:textId="77777777" w:rsidR="00C40D82" w:rsidRPr="00671D1F" w:rsidRDefault="00C40D82" w:rsidP="000D256D">
            <w:pPr>
              <w:rPr>
                <w:rFonts w:cs="Arial"/>
                <w:b/>
                <w:bCs/>
                <w:szCs w:val="20"/>
              </w:rPr>
            </w:pPr>
            <w:r w:rsidRPr="00671D1F">
              <w:rPr>
                <w:rFonts w:cs="Arial"/>
                <w:b/>
                <w:bCs/>
                <w:szCs w:val="20"/>
              </w:rPr>
              <w:t>Remarks</w:t>
            </w:r>
          </w:p>
        </w:tc>
        <w:tc>
          <w:tcPr>
            <w:tcW w:w="3836" w:type="pct"/>
            <w:gridSpan w:val="3"/>
            <w:tcBorders>
              <w:top w:val="single" w:sz="4" w:space="0" w:color="auto"/>
              <w:left w:val="single" w:sz="4" w:space="0" w:color="auto"/>
              <w:bottom w:val="single" w:sz="4" w:space="0" w:color="auto"/>
              <w:right w:val="single" w:sz="4" w:space="0" w:color="auto"/>
            </w:tcBorders>
            <w:hideMark/>
          </w:tcPr>
          <w:p w14:paraId="298B725F" w14:textId="27133E9A" w:rsidR="00062ADA" w:rsidRPr="00671D1F" w:rsidRDefault="00062ADA" w:rsidP="00220AA3">
            <w:pPr>
              <w:rPr>
                <w:rFonts w:cs="Arial"/>
                <w:szCs w:val="20"/>
              </w:rPr>
            </w:pPr>
            <w:r w:rsidRPr="00671D1F">
              <w:rPr>
                <w:rFonts w:cs="Arial"/>
                <w:szCs w:val="20"/>
              </w:rPr>
              <w:t xml:space="preserve">See Refer to </w:t>
            </w:r>
            <w:r w:rsidR="00792F7B">
              <w:rPr>
                <w:rFonts w:cs="Arial"/>
                <w:szCs w:val="20"/>
              </w:rPr>
              <w:fldChar w:fldCharType="begin"/>
            </w:r>
            <w:r w:rsidR="00792F7B">
              <w:rPr>
                <w:rFonts w:cs="Arial"/>
                <w:szCs w:val="20"/>
              </w:rPr>
              <w:instrText xml:space="preserve"> REF _Ref141459502 \r \h </w:instrText>
            </w:r>
            <w:r w:rsidR="00792F7B">
              <w:rPr>
                <w:rFonts w:cs="Arial"/>
                <w:szCs w:val="20"/>
              </w:rPr>
            </w:r>
            <w:r w:rsidR="00792F7B">
              <w:rPr>
                <w:rFonts w:cs="Arial"/>
                <w:szCs w:val="20"/>
              </w:rPr>
              <w:fldChar w:fldCharType="separate"/>
            </w:r>
            <w:r w:rsidR="009D560C">
              <w:rPr>
                <w:rFonts w:cs="Arial"/>
                <w:szCs w:val="20"/>
              </w:rPr>
              <w:t>[5]</w:t>
            </w:r>
            <w:r w:rsidR="00792F7B">
              <w:rPr>
                <w:rFonts w:cs="Arial"/>
                <w:szCs w:val="20"/>
              </w:rPr>
              <w:fldChar w:fldCharType="end"/>
            </w:r>
            <w:r w:rsidRPr="00671D1F">
              <w:rPr>
                <w:rFonts w:cs="Arial"/>
                <w:szCs w:val="20"/>
              </w:rPr>
              <w:t xml:space="preserve"> 02_Problems_MainFunction_Competition.xlsx for the introduction process.</w:t>
            </w:r>
          </w:p>
        </w:tc>
      </w:tr>
      <w:tr w:rsidR="007175E6" w:rsidRPr="00671D1F" w14:paraId="10DBA20F" w14:textId="77777777" w:rsidTr="00D618AB">
        <w:tc>
          <w:tcPr>
            <w:tcW w:w="1164" w:type="pct"/>
            <w:tcBorders>
              <w:top w:val="single" w:sz="4" w:space="0" w:color="auto"/>
              <w:left w:val="single" w:sz="4" w:space="0" w:color="auto"/>
              <w:bottom w:val="single" w:sz="4" w:space="0" w:color="auto"/>
              <w:right w:val="single" w:sz="4" w:space="0" w:color="auto"/>
            </w:tcBorders>
            <w:shd w:val="clear" w:color="auto" w:fill="D9D9D9"/>
          </w:tcPr>
          <w:p w14:paraId="348A7463" w14:textId="29E1248C" w:rsidR="007175E6" w:rsidRPr="00671D1F" w:rsidRDefault="007175E6" w:rsidP="000D256D">
            <w:pPr>
              <w:jc w:val="left"/>
              <w:rPr>
                <w:rFonts w:cs="Arial"/>
                <w:b/>
                <w:bCs/>
                <w:szCs w:val="20"/>
              </w:rPr>
            </w:pPr>
            <w:r>
              <w:rPr>
                <w:rFonts w:cs="Arial"/>
                <w:b/>
                <w:bCs/>
                <w:kern w:val="0"/>
                <w:szCs w:val="20"/>
              </w:rPr>
              <w:t>DET/DEM Errors Handled</w:t>
            </w:r>
          </w:p>
        </w:tc>
        <w:tc>
          <w:tcPr>
            <w:tcW w:w="3836" w:type="pct"/>
            <w:gridSpan w:val="3"/>
            <w:tcBorders>
              <w:top w:val="single" w:sz="4" w:space="0" w:color="auto"/>
              <w:left w:val="single" w:sz="4" w:space="0" w:color="auto"/>
              <w:bottom w:val="single" w:sz="4" w:space="0" w:color="auto"/>
              <w:right w:val="single" w:sz="4" w:space="0" w:color="auto"/>
            </w:tcBorders>
          </w:tcPr>
          <w:p w14:paraId="3E9FBB27" w14:textId="3D43E39B" w:rsidR="007175E6" w:rsidRPr="00671D1F" w:rsidRDefault="007175E6" w:rsidP="00220AA3">
            <w:pPr>
              <w:rPr>
                <w:rFonts w:cs="Arial"/>
                <w:szCs w:val="20"/>
              </w:rPr>
            </w:pPr>
            <w:r>
              <w:t>N/A</w:t>
            </w:r>
          </w:p>
        </w:tc>
      </w:tr>
    </w:tbl>
    <w:p w14:paraId="1BC1C0AD" w14:textId="77777777" w:rsidR="002C0EA0" w:rsidRPr="002C15F8" w:rsidRDefault="00AA4793" w:rsidP="002C0EA0">
      <w:pPr>
        <w:pStyle w:val="RefIDs"/>
        <w:rPr>
          <w:lang w:eastAsia="en-US"/>
        </w:rPr>
      </w:pPr>
      <w:r w:rsidRPr="00696D29">
        <w:rPr>
          <w:lang w:eastAsia="en-US"/>
        </w:rPr>
        <w:t xml:space="preserve">[Covers: </w:t>
      </w:r>
      <w:r w:rsidR="00883E84">
        <w:rPr>
          <w:lang w:eastAsia="en-US"/>
        </w:rPr>
        <w:t>req-8552172-00904667</w:t>
      </w:r>
      <w:r w:rsidRPr="00696D29">
        <w:rPr>
          <w:lang w:eastAsia="en-US"/>
        </w:rPr>
        <w:t>]</w:t>
      </w:r>
    </w:p>
    <w:p w14:paraId="730969E9"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4B311145"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34706733" w14:textId="77777777" w:rsidR="002C0EA0" w:rsidRDefault="002C0EA0" w:rsidP="002C0EA0">
      <w:pPr>
        <w:pStyle w:val="RefIDs"/>
        <w:rPr>
          <w:lang w:eastAsia="en-US"/>
        </w:rPr>
      </w:pPr>
      <w:r>
        <w:rPr>
          <w:lang w:eastAsia="en-US"/>
        </w:rPr>
        <w:t>[Covers: req-8552172-00528006]</w:t>
      </w:r>
    </w:p>
    <w:p w14:paraId="1FBB1844" w14:textId="77777777" w:rsidR="002C0EA0" w:rsidRDefault="002C0EA0" w:rsidP="002C0EA0">
      <w:pPr>
        <w:pStyle w:val="RefIDs"/>
        <w:rPr>
          <w:lang w:eastAsia="en-US"/>
        </w:rPr>
      </w:pPr>
      <w:r>
        <w:rPr>
          <w:lang w:eastAsia="en-US"/>
        </w:rPr>
        <w:t xml:space="preserve">[Covers: </w:t>
      </w:r>
      <w:r w:rsidRPr="00C136B3">
        <w:t>req-8552172-00527993</w:t>
      </w:r>
      <w:r>
        <w:t>]</w:t>
      </w:r>
    </w:p>
    <w:p w14:paraId="47DC4CDF" w14:textId="7EBA2246" w:rsidR="0046191E" w:rsidRDefault="002C0EA0" w:rsidP="00D1080B">
      <w:pPr>
        <w:pStyle w:val="RefIDs"/>
      </w:pPr>
      <w:r>
        <w:rPr>
          <w:lang w:eastAsia="en-US"/>
        </w:rPr>
        <w:t xml:space="preserve">[Covers: </w:t>
      </w:r>
      <w:r w:rsidRPr="00C136B3">
        <w:t>req-8552172-005279</w:t>
      </w:r>
      <w:r>
        <w:t>78]</w:t>
      </w:r>
    </w:p>
    <w:p w14:paraId="071007A1" w14:textId="4C9292CF" w:rsidR="00C40D82" w:rsidRDefault="00DE59DE" w:rsidP="00DE59DE">
      <w:pPr>
        <w:pStyle w:val="Heading3"/>
        <w:rPr>
          <w:lang w:val="en-GB"/>
        </w:rPr>
      </w:pPr>
      <w:r>
        <w:rPr>
          <w:lang w:val="en-GB"/>
        </w:rPr>
        <w:br w:type="column"/>
      </w:r>
      <w:bookmarkStart w:id="234" w:name="_Toc203383987"/>
      <w:r w:rsidR="000F4E6D">
        <w:rPr>
          <w:shd w:val="clear" w:color="auto" w:fill="FFFFFF"/>
        </w:rPr>
        <w:lastRenderedPageBreak/>
        <w:t>ProtoConv</w:t>
      </w:r>
      <w:r w:rsidR="00C40D82">
        <w:rPr>
          <w:shd w:val="clear" w:color="auto" w:fill="FFFFFF"/>
        </w:rPr>
        <w:t>_ExitCriticalUserDef</w:t>
      </w:r>
      <w:bookmarkEnd w:id="234"/>
    </w:p>
    <w:p w14:paraId="0D015D65" w14:textId="45E8EFD1" w:rsidR="00C40D82" w:rsidRPr="00251C23" w:rsidRDefault="00C40D82" w:rsidP="00BE5228">
      <w:pPr>
        <w:pStyle w:val="ReqID"/>
        <w:rPr>
          <w:lang w:val="en-US"/>
        </w:rPr>
      </w:pPr>
      <w:r w:rsidRPr="00696D29">
        <w:t>[</w:t>
      </w:r>
      <w:r w:rsidR="00CF5BF7">
        <w:t>Gen5GW</w:t>
      </w:r>
      <w:r w:rsidRPr="00696D29">
        <w:t>_</w:t>
      </w:r>
      <w:r w:rsidR="000F4E6D">
        <w:t>ProtoConv</w:t>
      </w:r>
      <w:r w:rsidRPr="00696D29">
        <w:t>_AD_C_</w:t>
      </w:r>
      <w:r>
        <w:t>20_0</w:t>
      </w:r>
      <w:r w:rsidR="00E34141">
        <w:t>11</w:t>
      </w:r>
      <w:r w:rsidRPr="00696D29">
        <w:t>]</w:t>
      </w:r>
    </w:p>
    <w:p w14:paraId="08689E1F" w14:textId="3DA13CA4" w:rsidR="00C40D82" w:rsidRPr="00BD6389" w:rsidRDefault="00C40D82" w:rsidP="00E10491">
      <w:pPr>
        <w:pStyle w:val="Caption"/>
      </w:pPr>
      <w:r w:rsidRPr="00BD63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Pr="00BD6389">
        <w:noBreakHyphen/>
      </w:r>
      <w:r w:rsidR="009D560C">
        <w:fldChar w:fldCharType="begin"/>
      </w:r>
      <w:r w:rsidR="009D560C">
        <w:instrText xml:space="preserve"> SEQ Table \* ARABIC \s 1 </w:instrText>
      </w:r>
      <w:r w:rsidR="009D560C">
        <w:fldChar w:fldCharType="separate"/>
      </w:r>
      <w:r w:rsidR="009D560C">
        <w:rPr>
          <w:noProof/>
        </w:rPr>
        <w:t>46</w:t>
      </w:r>
      <w:r w:rsidR="009D560C">
        <w:rPr>
          <w:noProof/>
        </w:rPr>
        <w:fldChar w:fldCharType="end"/>
      </w:r>
      <w:r w:rsidR="00BD6389" w:rsidRPr="00BD6389">
        <w:rPr>
          <w:noProof/>
        </w:rPr>
        <w:t>:</w:t>
      </w:r>
      <w:r w:rsidRPr="00BD6389">
        <w:t xml:space="preserve"> </w:t>
      </w:r>
      <w:r w:rsidR="000F4E6D">
        <w:rPr>
          <w:color w:val="242424"/>
          <w:shd w:val="clear" w:color="auto" w:fill="FFFFFF"/>
        </w:rPr>
        <w:t>ProtoConv</w:t>
      </w:r>
      <w:r w:rsidRPr="00BD6389">
        <w:rPr>
          <w:color w:val="242424"/>
          <w:shd w:val="clear" w:color="auto" w:fill="FFFFFF"/>
        </w:rPr>
        <w:t>_ExitCriticalUserDef</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4"/>
        <w:gridCol w:w="2698"/>
        <w:gridCol w:w="1138"/>
        <w:gridCol w:w="4221"/>
      </w:tblGrid>
      <w:tr w:rsidR="00C40D82" w14:paraId="42D68C9A" w14:textId="77777777" w:rsidTr="00D618AB">
        <w:trPr>
          <w:trHeight w:val="287"/>
        </w:trPr>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3086C81B" w14:textId="77777777" w:rsidR="00C40D82" w:rsidRDefault="00C40D82" w:rsidP="000D256D">
            <w:pPr>
              <w:rPr>
                <w:rFonts w:cs="Arial"/>
                <w:szCs w:val="20"/>
              </w:rPr>
            </w:pPr>
            <w:r>
              <w:rPr>
                <w:rFonts w:cs="Arial"/>
                <w:b/>
                <w:bCs/>
                <w:szCs w:val="20"/>
              </w:rPr>
              <w:t>Function Name</w:t>
            </w:r>
          </w:p>
        </w:tc>
        <w:tc>
          <w:tcPr>
            <w:tcW w:w="4016" w:type="pct"/>
            <w:gridSpan w:val="3"/>
            <w:tcBorders>
              <w:top w:val="single" w:sz="4" w:space="0" w:color="auto"/>
              <w:left w:val="single" w:sz="4" w:space="0" w:color="auto"/>
              <w:bottom w:val="single" w:sz="4" w:space="0" w:color="auto"/>
              <w:right w:val="single" w:sz="4" w:space="0" w:color="auto"/>
            </w:tcBorders>
            <w:hideMark/>
          </w:tcPr>
          <w:p w14:paraId="3DB77A2B" w14:textId="072F352E" w:rsidR="00C40D82" w:rsidRDefault="000F4E6D" w:rsidP="00220AA3">
            <w:pPr>
              <w:rPr>
                <w:rFonts w:cs="Arial"/>
                <w:color w:val="0070C0"/>
                <w:szCs w:val="20"/>
              </w:rPr>
            </w:pPr>
            <w:r>
              <w:rPr>
                <w:rFonts w:cs="Arial"/>
                <w:szCs w:val="20"/>
              </w:rPr>
              <w:t>ProtoConv</w:t>
            </w:r>
            <w:r w:rsidR="00C40D82" w:rsidRPr="00BC0F5D">
              <w:rPr>
                <w:rFonts w:cs="Arial"/>
                <w:szCs w:val="20"/>
              </w:rPr>
              <w:t>_ExitCriticalUserDef</w:t>
            </w:r>
          </w:p>
        </w:tc>
      </w:tr>
      <w:tr w:rsidR="00C40D82" w14:paraId="3401954C" w14:textId="77777777" w:rsidTr="00D1080B">
        <w:trPr>
          <w:trHeight w:val="287"/>
        </w:trPr>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3BDCC6A3" w14:textId="77777777" w:rsidR="00C40D82" w:rsidRDefault="00C40D82" w:rsidP="000D256D">
            <w:pPr>
              <w:rPr>
                <w:rFonts w:eastAsia="Meiryo UI" w:cstheme="majorHAnsi"/>
                <w:szCs w:val="20"/>
                <w:lang w:val="en-GB"/>
              </w:rPr>
            </w:pPr>
            <w:r>
              <w:rPr>
                <w:rFonts w:eastAsia="Meiryo UI" w:cstheme="majorHAnsi"/>
                <w:b/>
                <w:bCs/>
                <w:szCs w:val="20"/>
                <w:lang w:val="en-GB"/>
              </w:rPr>
              <w:t>ASIL Level</w:t>
            </w:r>
          </w:p>
        </w:tc>
        <w:tc>
          <w:tcPr>
            <w:tcW w:w="1345" w:type="pct"/>
            <w:tcBorders>
              <w:top w:val="single" w:sz="4" w:space="0" w:color="auto"/>
              <w:left w:val="single" w:sz="4" w:space="0" w:color="auto"/>
              <w:bottom w:val="single" w:sz="4" w:space="0" w:color="auto"/>
              <w:right w:val="single" w:sz="4" w:space="0" w:color="auto"/>
            </w:tcBorders>
            <w:hideMark/>
          </w:tcPr>
          <w:p w14:paraId="1FBD3B20" w14:textId="77777777" w:rsidR="00C40D82" w:rsidRDefault="00C40D82" w:rsidP="00220AA3">
            <w:pPr>
              <w:rPr>
                <w:rFonts w:eastAsia="Meiryo UI" w:cstheme="majorHAnsi"/>
                <w:szCs w:val="20"/>
                <w:lang w:val="en-GB"/>
              </w:rPr>
            </w:pPr>
            <w:r>
              <w:rPr>
                <w:rFonts w:eastAsia="Meiryo UI" w:cstheme="majorHAnsi" w:hint="eastAsia"/>
                <w:szCs w:val="20"/>
                <w:lang w:val="en-GB"/>
              </w:rPr>
              <w:t>A</w:t>
            </w:r>
            <w:r>
              <w:rPr>
                <w:rFonts w:eastAsia="Meiryo UI" w:cstheme="majorHAnsi"/>
                <w:szCs w:val="20"/>
                <w:lang w:val="en-GB"/>
              </w:rPr>
              <w:t>SIL D</w:t>
            </w:r>
          </w:p>
        </w:tc>
        <w:tc>
          <w:tcPr>
            <w:tcW w:w="567" w:type="pct"/>
            <w:tcBorders>
              <w:top w:val="single" w:sz="4" w:space="0" w:color="auto"/>
              <w:left w:val="single" w:sz="4" w:space="0" w:color="auto"/>
              <w:bottom w:val="single" w:sz="4" w:space="0" w:color="auto"/>
              <w:right w:val="single" w:sz="4" w:space="0" w:color="auto"/>
            </w:tcBorders>
            <w:shd w:val="pct20" w:color="auto" w:fill="auto"/>
            <w:hideMark/>
          </w:tcPr>
          <w:p w14:paraId="39920148" w14:textId="77777777" w:rsidR="00C40D82" w:rsidRDefault="00C40D82" w:rsidP="00220AA3">
            <w:pPr>
              <w:rPr>
                <w:rFonts w:eastAsia="Meiryo UI" w:cstheme="majorHAnsi"/>
                <w:b/>
                <w:szCs w:val="20"/>
                <w:lang w:val="en-GB"/>
              </w:rPr>
            </w:pPr>
            <w:r>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hideMark/>
          </w:tcPr>
          <w:p w14:paraId="31480C03" w14:textId="77777777" w:rsidR="00C40D82" w:rsidRDefault="00C40D82" w:rsidP="00220AA3">
            <w:pPr>
              <w:rPr>
                <w:rFonts w:eastAsia="Meiryo UI" w:cstheme="majorHAnsi"/>
                <w:szCs w:val="20"/>
                <w:lang w:val="en-GB"/>
              </w:rPr>
            </w:pPr>
            <w:r>
              <w:rPr>
                <w:rFonts w:eastAsia="Meiryo UI" w:cstheme="majorHAnsi"/>
                <w:szCs w:val="20"/>
                <w:lang w:val="en-GB"/>
              </w:rPr>
              <w:t>New</w:t>
            </w:r>
          </w:p>
        </w:tc>
      </w:tr>
      <w:tr w:rsidR="00C40D82" w14:paraId="2A3F6320"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3BC96604" w14:textId="77777777" w:rsidR="00C40D82" w:rsidRDefault="00C40D82" w:rsidP="000D256D">
            <w:pPr>
              <w:rPr>
                <w:rFonts w:cs="Arial"/>
                <w:b/>
                <w:bCs/>
                <w:szCs w:val="20"/>
              </w:rPr>
            </w:pPr>
            <w:r>
              <w:rPr>
                <w:rFonts w:cs="Arial"/>
                <w:b/>
                <w:bCs/>
                <w:szCs w:val="20"/>
              </w:rPr>
              <w:t>Syntax</w:t>
            </w:r>
          </w:p>
        </w:tc>
        <w:tc>
          <w:tcPr>
            <w:tcW w:w="4016" w:type="pct"/>
            <w:gridSpan w:val="3"/>
            <w:tcBorders>
              <w:top w:val="single" w:sz="4" w:space="0" w:color="auto"/>
              <w:left w:val="single" w:sz="4" w:space="0" w:color="auto"/>
              <w:bottom w:val="single" w:sz="4" w:space="0" w:color="auto"/>
              <w:right w:val="single" w:sz="4" w:space="0" w:color="auto"/>
            </w:tcBorders>
            <w:hideMark/>
          </w:tcPr>
          <w:p w14:paraId="385B8663" w14:textId="61502AFD" w:rsidR="00C40D82" w:rsidRDefault="00C40D82" w:rsidP="00220AA3">
            <w:pPr>
              <w:rPr>
                <w:rFonts w:cs="Arial"/>
                <w:color w:val="0070C0"/>
                <w:szCs w:val="20"/>
              </w:rPr>
            </w:pPr>
            <w:r w:rsidRPr="00742877">
              <w:rPr>
                <w:rFonts w:cs="Arial"/>
                <w:szCs w:val="20"/>
              </w:rPr>
              <w:t xml:space="preserve">void </w:t>
            </w:r>
            <w:r w:rsidR="000F4E6D">
              <w:rPr>
                <w:rFonts w:cs="Arial"/>
                <w:szCs w:val="20"/>
              </w:rPr>
              <w:t>ProtoConv</w:t>
            </w:r>
            <w:r w:rsidRPr="00742877">
              <w:rPr>
                <w:rFonts w:cs="Arial"/>
                <w:szCs w:val="20"/>
              </w:rPr>
              <w:t>_ExitCriticalUserDef(void)</w:t>
            </w:r>
          </w:p>
        </w:tc>
      </w:tr>
      <w:tr w:rsidR="00C40D82" w14:paraId="0DA73F06"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5CCA9053" w14:textId="77777777" w:rsidR="00C40D82" w:rsidRDefault="00C40D82" w:rsidP="000D256D">
            <w:pPr>
              <w:rPr>
                <w:rFonts w:cs="Arial"/>
                <w:b/>
                <w:bCs/>
                <w:szCs w:val="20"/>
              </w:rPr>
            </w:pPr>
            <w:r>
              <w:rPr>
                <w:rFonts w:cs="Arial"/>
                <w:b/>
                <w:bCs/>
                <w:szCs w:val="20"/>
              </w:rPr>
              <w:t>Sync/Async</w:t>
            </w:r>
          </w:p>
        </w:tc>
        <w:tc>
          <w:tcPr>
            <w:tcW w:w="4016" w:type="pct"/>
            <w:gridSpan w:val="3"/>
            <w:tcBorders>
              <w:top w:val="single" w:sz="4" w:space="0" w:color="auto"/>
              <w:left w:val="single" w:sz="4" w:space="0" w:color="auto"/>
              <w:bottom w:val="single" w:sz="4" w:space="0" w:color="auto"/>
              <w:right w:val="single" w:sz="4" w:space="0" w:color="auto"/>
            </w:tcBorders>
            <w:hideMark/>
          </w:tcPr>
          <w:p w14:paraId="620FA7DA" w14:textId="77777777" w:rsidR="00C40D82" w:rsidRDefault="00C40D82" w:rsidP="00220AA3">
            <w:pPr>
              <w:rPr>
                <w:rFonts w:cs="Arial"/>
                <w:szCs w:val="20"/>
              </w:rPr>
            </w:pPr>
            <w:r>
              <w:rPr>
                <w:rFonts w:cs="Arial"/>
                <w:szCs w:val="20"/>
              </w:rPr>
              <w:t>Synchronous</w:t>
            </w:r>
          </w:p>
        </w:tc>
      </w:tr>
      <w:tr w:rsidR="00C40D82" w14:paraId="4F01DC54" w14:textId="77777777" w:rsidTr="00D618AB">
        <w:trPr>
          <w:trHeight w:val="170"/>
        </w:trPr>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64298113" w14:textId="77777777" w:rsidR="00C40D82" w:rsidRDefault="00C40D82" w:rsidP="000D256D">
            <w:pPr>
              <w:rPr>
                <w:rFonts w:cs="Arial"/>
                <w:b/>
                <w:bCs/>
                <w:szCs w:val="20"/>
              </w:rPr>
            </w:pPr>
            <w:r>
              <w:rPr>
                <w:rFonts w:cs="Arial"/>
                <w:b/>
                <w:bCs/>
                <w:szCs w:val="20"/>
              </w:rPr>
              <w:t>Reentrancy</w:t>
            </w:r>
          </w:p>
        </w:tc>
        <w:tc>
          <w:tcPr>
            <w:tcW w:w="4016" w:type="pct"/>
            <w:gridSpan w:val="3"/>
            <w:tcBorders>
              <w:top w:val="single" w:sz="4" w:space="0" w:color="auto"/>
              <w:left w:val="single" w:sz="4" w:space="0" w:color="auto"/>
              <w:bottom w:val="single" w:sz="4" w:space="0" w:color="auto"/>
              <w:right w:val="single" w:sz="4" w:space="0" w:color="auto"/>
            </w:tcBorders>
            <w:hideMark/>
          </w:tcPr>
          <w:p w14:paraId="2749A313" w14:textId="77777777" w:rsidR="00C40D82" w:rsidRDefault="00C40D82" w:rsidP="00220AA3">
            <w:pPr>
              <w:rPr>
                <w:rFonts w:eastAsia="Meiryo UI" w:cstheme="majorHAnsi"/>
                <w:color w:val="FF0000"/>
                <w:szCs w:val="20"/>
                <w:lang w:val="en-GB"/>
              </w:rPr>
            </w:pPr>
            <w:r>
              <w:rPr>
                <w:rFonts w:cs="Arial"/>
                <w:szCs w:val="20"/>
              </w:rPr>
              <w:t>Non-Reentrant</w:t>
            </w:r>
          </w:p>
        </w:tc>
      </w:tr>
      <w:tr w:rsidR="00C40D82" w14:paraId="21112805" w14:textId="77777777" w:rsidTr="00D618AB">
        <w:trPr>
          <w:trHeight w:val="170"/>
        </w:trPr>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156E66D9" w14:textId="77777777" w:rsidR="00C40D82" w:rsidRDefault="00C40D82" w:rsidP="000D256D">
            <w:pPr>
              <w:rPr>
                <w:rFonts w:cs="Arial"/>
                <w:b/>
                <w:bCs/>
                <w:szCs w:val="20"/>
              </w:rPr>
            </w:pPr>
            <w:r>
              <w:rPr>
                <w:rFonts w:cs="Arial"/>
                <w:b/>
                <w:bCs/>
                <w:szCs w:val="20"/>
              </w:rPr>
              <w:t>Interrupt State</w:t>
            </w:r>
          </w:p>
        </w:tc>
        <w:tc>
          <w:tcPr>
            <w:tcW w:w="4016" w:type="pct"/>
            <w:gridSpan w:val="3"/>
            <w:tcBorders>
              <w:top w:val="single" w:sz="4" w:space="0" w:color="auto"/>
              <w:left w:val="single" w:sz="4" w:space="0" w:color="auto"/>
              <w:bottom w:val="single" w:sz="4" w:space="0" w:color="auto"/>
              <w:right w:val="single" w:sz="4" w:space="0" w:color="auto"/>
            </w:tcBorders>
            <w:hideMark/>
          </w:tcPr>
          <w:p w14:paraId="476C4EA0" w14:textId="77777777" w:rsidR="00C40D82" w:rsidRDefault="00C40D82" w:rsidP="00220AA3">
            <w:pPr>
              <w:rPr>
                <w:rFonts w:eastAsia="Meiryo UI" w:cstheme="majorHAnsi"/>
                <w:szCs w:val="20"/>
                <w:lang w:val="en-GB"/>
              </w:rPr>
            </w:pPr>
            <w:r>
              <w:rPr>
                <w:rFonts w:cs="Arial"/>
              </w:rPr>
              <w:t>Runs in the interrupt enable state</w:t>
            </w:r>
          </w:p>
        </w:tc>
      </w:tr>
      <w:tr w:rsidR="00C40D82" w14:paraId="3D4412C2"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2A38FDC4" w14:textId="77777777" w:rsidR="00C40D82" w:rsidRDefault="00C40D82" w:rsidP="000D256D">
            <w:pPr>
              <w:rPr>
                <w:rFonts w:eastAsia="Meiryo UI" w:cstheme="majorHAnsi"/>
                <w:b/>
                <w:bCs/>
                <w:szCs w:val="20"/>
                <w:lang w:val="en-GB"/>
              </w:rPr>
            </w:pPr>
            <w:r>
              <w:rPr>
                <w:rFonts w:eastAsia="Meiryo UI" w:cstheme="majorHAnsi"/>
                <w:b/>
                <w:bCs/>
                <w:szCs w:val="20"/>
                <w:lang w:val="en-GB"/>
              </w:rPr>
              <w:t>Parameters (In)</w:t>
            </w:r>
          </w:p>
        </w:tc>
        <w:tc>
          <w:tcPr>
            <w:tcW w:w="1912" w:type="pct"/>
            <w:gridSpan w:val="2"/>
            <w:tcBorders>
              <w:top w:val="single" w:sz="4" w:space="0" w:color="auto"/>
              <w:left w:val="single" w:sz="4" w:space="0" w:color="auto"/>
              <w:bottom w:val="single" w:sz="4" w:space="0" w:color="auto"/>
              <w:right w:val="single" w:sz="4" w:space="0" w:color="auto"/>
            </w:tcBorders>
            <w:hideMark/>
          </w:tcPr>
          <w:p w14:paraId="676C19A6" w14:textId="77777777" w:rsidR="00C40D82" w:rsidRDefault="00C40D82" w:rsidP="00220AA3">
            <w:pPr>
              <w:rPr>
                <w:rFonts w:cs="Arial"/>
                <w:szCs w:val="20"/>
              </w:rPr>
            </w:pPr>
            <w:r>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hideMark/>
          </w:tcPr>
          <w:p w14:paraId="3920E027" w14:textId="77777777" w:rsidR="00C40D82" w:rsidRDefault="00C40D82" w:rsidP="00220AA3">
            <w:pPr>
              <w:rPr>
                <w:rFonts w:cs="Arial"/>
                <w:szCs w:val="20"/>
                <w:lang w:val="en-GB"/>
              </w:rPr>
            </w:pPr>
            <w:r>
              <w:rPr>
                <w:rFonts w:cs="Arial"/>
                <w:szCs w:val="20"/>
                <w:lang w:val="en-GB"/>
              </w:rPr>
              <w:t>-</w:t>
            </w:r>
          </w:p>
        </w:tc>
      </w:tr>
      <w:tr w:rsidR="00C40D82" w14:paraId="66B34F77"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2986A615" w14:textId="77777777" w:rsidR="00C40D82" w:rsidRDefault="00C40D82" w:rsidP="000D256D">
            <w:pPr>
              <w:rPr>
                <w:rFonts w:eastAsia="Meiryo UI" w:cstheme="majorHAnsi"/>
                <w:b/>
                <w:bCs/>
                <w:szCs w:val="20"/>
                <w:lang w:val="en-GB"/>
              </w:rPr>
            </w:pPr>
            <w:r>
              <w:rPr>
                <w:rFonts w:eastAsia="Meiryo UI" w:cstheme="majorHAnsi"/>
                <w:b/>
                <w:bCs/>
                <w:szCs w:val="20"/>
                <w:lang w:val="en-GB"/>
              </w:rPr>
              <w:t>Parameters (In-Out)</w:t>
            </w:r>
          </w:p>
        </w:tc>
        <w:tc>
          <w:tcPr>
            <w:tcW w:w="1912" w:type="pct"/>
            <w:gridSpan w:val="2"/>
            <w:tcBorders>
              <w:top w:val="single" w:sz="4" w:space="0" w:color="auto"/>
              <w:left w:val="single" w:sz="4" w:space="0" w:color="auto"/>
              <w:bottom w:val="single" w:sz="4" w:space="0" w:color="auto"/>
              <w:right w:val="single" w:sz="4" w:space="0" w:color="auto"/>
            </w:tcBorders>
            <w:hideMark/>
          </w:tcPr>
          <w:p w14:paraId="2D9E2E60" w14:textId="77777777" w:rsidR="00C40D82" w:rsidRDefault="00C40D82" w:rsidP="00220AA3">
            <w:pPr>
              <w:rPr>
                <w:rFonts w:eastAsia="Meiryo UI" w:cstheme="majorHAnsi"/>
                <w:szCs w:val="20"/>
                <w:lang w:val="en-GB"/>
              </w:rPr>
            </w:pPr>
            <w:r>
              <w:rPr>
                <w:rFonts w:cs="Arial"/>
                <w:szCs w:val="20"/>
              </w:rPr>
              <w:t>N/A</w:t>
            </w:r>
          </w:p>
        </w:tc>
        <w:tc>
          <w:tcPr>
            <w:tcW w:w="2104" w:type="pct"/>
            <w:tcBorders>
              <w:top w:val="single" w:sz="4" w:space="0" w:color="auto"/>
              <w:left w:val="single" w:sz="4" w:space="0" w:color="auto"/>
              <w:bottom w:val="single" w:sz="4" w:space="0" w:color="auto"/>
              <w:right w:val="single" w:sz="4" w:space="0" w:color="auto"/>
            </w:tcBorders>
            <w:hideMark/>
          </w:tcPr>
          <w:p w14:paraId="2865DBF0" w14:textId="77777777" w:rsidR="00C40D82" w:rsidRDefault="00C40D82" w:rsidP="00220AA3">
            <w:pPr>
              <w:rPr>
                <w:rFonts w:eastAsia="Meiryo UI" w:cstheme="majorHAnsi"/>
                <w:szCs w:val="20"/>
                <w:lang w:val="en-GB"/>
              </w:rPr>
            </w:pPr>
            <w:r>
              <w:rPr>
                <w:rFonts w:cs="Arial"/>
                <w:szCs w:val="20"/>
                <w:lang w:val="en-GB"/>
              </w:rPr>
              <w:t>-</w:t>
            </w:r>
          </w:p>
        </w:tc>
      </w:tr>
      <w:tr w:rsidR="00C40D82" w14:paraId="17EE98F1" w14:textId="77777777" w:rsidTr="00D618AB">
        <w:tc>
          <w:tcPr>
            <w:tcW w:w="984" w:type="pct"/>
            <w:tcBorders>
              <w:top w:val="single" w:sz="4" w:space="0" w:color="auto"/>
              <w:left w:val="single" w:sz="4" w:space="0" w:color="auto"/>
              <w:right w:val="single" w:sz="4" w:space="0" w:color="auto"/>
            </w:tcBorders>
            <w:shd w:val="clear" w:color="auto" w:fill="D9D9D9"/>
          </w:tcPr>
          <w:p w14:paraId="07FC7ACD" w14:textId="77777777" w:rsidR="00C40D82" w:rsidRDefault="00C40D82" w:rsidP="000D256D">
            <w:pPr>
              <w:rPr>
                <w:rFonts w:eastAsia="Meiryo UI" w:cstheme="majorHAnsi"/>
                <w:b/>
                <w:bCs/>
                <w:szCs w:val="20"/>
                <w:lang w:val="en-GB"/>
              </w:rPr>
            </w:pPr>
            <w:r>
              <w:rPr>
                <w:rFonts w:eastAsia="Meiryo UI" w:cstheme="majorHAnsi"/>
                <w:b/>
                <w:bCs/>
                <w:szCs w:val="20"/>
                <w:lang w:val="en-GB"/>
              </w:rPr>
              <w:t>Parameters (Out)</w:t>
            </w:r>
          </w:p>
        </w:tc>
        <w:tc>
          <w:tcPr>
            <w:tcW w:w="1912" w:type="pct"/>
            <w:gridSpan w:val="2"/>
            <w:tcBorders>
              <w:top w:val="single" w:sz="4" w:space="0" w:color="auto"/>
              <w:left w:val="single" w:sz="4" w:space="0" w:color="auto"/>
              <w:right w:val="single" w:sz="4" w:space="0" w:color="auto"/>
            </w:tcBorders>
          </w:tcPr>
          <w:p w14:paraId="7BFFB388" w14:textId="77777777" w:rsidR="00C40D82" w:rsidRDefault="00C40D82" w:rsidP="00220AA3">
            <w:pPr>
              <w:rPr>
                <w:rFonts w:cs="Arial"/>
                <w:szCs w:val="20"/>
              </w:rPr>
            </w:pPr>
            <w:r>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1B9756EE" w14:textId="77777777" w:rsidR="00C40D82" w:rsidRDefault="00C40D82" w:rsidP="00220AA3">
            <w:pPr>
              <w:rPr>
                <w:rFonts w:cs="Arial"/>
                <w:szCs w:val="20"/>
                <w:lang w:val="en-GB"/>
              </w:rPr>
            </w:pPr>
            <w:r>
              <w:rPr>
                <w:rFonts w:cs="Arial" w:hint="eastAsia"/>
                <w:szCs w:val="20"/>
                <w:lang w:val="en-GB"/>
              </w:rPr>
              <w:t>-</w:t>
            </w:r>
          </w:p>
        </w:tc>
      </w:tr>
      <w:tr w:rsidR="00C40D82" w14:paraId="0DCFDD38"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69481C60" w14:textId="77777777" w:rsidR="00C40D82" w:rsidRDefault="00C40D82" w:rsidP="000D256D">
            <w:pPr>
              <w:rPr>
                <w:rFonts w:eastAsia="Meiryo UI" w:cstheme="majorHAnsi"/>
                <w:b/>
                <w:bCs/>
                <w:szCs w:val="20"/>
                <w:lang w:val="en-GB"/>
              </w:rPr>
            </w:pPr>
            <w:r>
              <w:rPr>
                <w:rFonts w:eastAsia="Meiryo UI" w:cstheme="majorHAnsi"/>
                <w:b/>
                <w:bCs/>
                <w:szCs w:val="20"/>
                <w:lang w:val="en-GB"/>
              </w:rPr>
              <w:t>Return Value</w:t>
            </w:r>
          </w:p>
        </w:tc>
        <w:tc>
          <w:tcPr>
            <w:tcW w:w="1912" w:type="pct"/>
            <w:gridSpan w:val="2"/>
            <w:tcBorders>
              <w:top w:val="single" w:sz="4" w:space="0" w:color="auto"/>
              <w:left w:val="single" w:sz="4" w:space="0" w:color="auto"/>
              <w:bottom w:val="single" w:sz="4" w:space="0" w:color="auto"/>
              <w:right w:val="single" w:sz="4" w:space="0" w:color="auto"/>
            </w:tcBorders>
            <w:hideMark/>
          </w:tcPr>
          <w:p w14:paraId="0E756D10" w14:textId="77777777" w:rsidR="00C40D82" w:rsidRDefault="00C40D82" w:rsidP="00220AA3">
            <w:pPr>
              <w:rPr>
                <w:rFonts w:eastAsia="Meiryo UI" w:cstheme="majorHAnsi"/>
                <w:szCs w:val="20"/>
                <w:lang w:val="en-GB"/>
              </w:rPr>
            </w:pPr>
            <w:r>
              <w:rPr>
                <w:rFonts w:cs="Arial"/>
                <w:szCs w:val="20"/>
              </w:rPr>
              <w:t>N/A</w:t>
            </w:r>
          </w:p>
        </w:tc>
        <w:tc>
          <w:tcPr>
            <w:tcW w:w="2104" w:type="pct"/>
            <w:tcBorders>
              <w:top w:val="single" w:sz="4" w:space="0" w:color="auto"/>
              <w:left w:val="single" w:sz="4" w:space="0" w:color="auto"/>
              <w:bottom w:val="single" w:sz="4" w:space="0" w:color="auto"/>
              <w:right w:val="single" w:sz="4" w:space="0" w:color="auto"/>
            </w:tcBorders>
            <w:hideMark/>
          </w:tcPr>
          <w:p w14:paraId="49E5BEA7" w14:textId="77777777" w:rsidR="00C40D82" w:rsidRPr="00C9598F" w:rsidRDefault="00C40D82" w:rsidP="00220AA3">
            <w:r>
              <w:rPr>
                <w:lang w:val="en-GB"/>
              </w:rPr>
              <w:t>-</w:t>
            </w:r>
          </w:p>
        </w:tc>
      </w:tr>
      <w:tr w:rsidR="00C40D82" w14:paraId="03817313"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7A666AEE" w14:textId="77777777" w:rsidR="00C40D82" w:rsidRDefault="00C40D82" w:rsidP="000D256D">
            <w:pPr>
              <w:rPr>
                <w:rFonts w:cs="Arial"/>
                <w:b/>
                <w:bCs/>
                <w:szCs w:val="20"/>
              </w:rPr>
            </w:pPr>
            <w:r>
              <w:rPr>
                <w:rFonts w:cs="Arial"/>
                <w:b/>
                <w:bCs/>
                <w:szCs w:val="20"/>
              </w:rPr>
              <w:t>Description</w:t>
            </w:r>
          </w:p>
        </w:tc>
        <w:tc>
          <w:tcPr>
            <w:tcW w:w="4016" w:type="pct"/>
            <w:gridSpan w:val="3"/>
            <w:tcBorders>
              <w:top w:val="single" w:sz="4" w:space="0" w:color="auto"/>
              <w:left w:val="single" w:sz="4" w:space="0" w:color="auto"/>
              <w:bottom w:val="single" w:sz="4" w:space="0" w:color="auto"/>
              <w:right w:val="single" w:sz="4" w:space="0" w:color="auto"/>
            </w:tcBorders>
            <w:hideMark/>
          </w:tcPr>
          <w:p w14:paraId="46213880" w14:textId="21F24000" w:rsidR="00DB491C" w:rsidRPr="000025C7" w:rsidRDefault="00DB491C" w:rsidP="00220AA3">
            <w:pPr>
              <w:pStyle w:val="ReqText0"/>
              <w:rPr>
                <w:rFonts w:cs="Arial"/>
                <w:kern w:val="2"/>
                <w:szCs w:val="20"/>
                <w:lang w:eastAsia="ja-JP"/>
              </w:rPr>
            </w:pPr>
            <w:r w:rsidRPr="000025C7">
              <w:rPr>
                <w:rFonts w:cs="Arial"/>
                <w:kern w:val="2"/>
                <w:szCs w:val="20"/>
                <w:lang w:eastAsia="ja-JP"/>
              </w:rPr>
              <w:t>The user implements the interrupt permission process in this function.</w:t>
            </w:r>
          </w:p>
        </w:tc>
      </w:tr>
      <w:tr w:rsidR="00C40D82" w14:paraId="2F3367FE"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18285AF3" w14:textId="77777777" w:rsidR="00C40D82" w:rsidRDefault="00C40D82" w:rsidP="000D256D">
            <w:pPr>
              <w:rPr>
                <w:rFonts w:cs="Arial"/>
                <w:b/>
                <w:bCs/>
                <w:szCs w:val="20"/>
              </w:rPr>
            </w:pPr>
            <w:r>
              <w:rPr>
                <w:rFonts w:cs="Arial"/>
                <w:b/>
                <w:bCs/>
                <w:szCs w:val="20"/>
              </w:rPr>
              <w:t>Preconditions</w:t>
            </w:r>
          </w:p>
        </w:tc>
        <w:tc>
          <w:tcPr>
            <w:tcW w:w="4016" w:type="pct"/>
            <w:gridSpan w:val="3"/>
            <w:tcBorders>
              <w:top w:val="single" w:sz="4" w:space="0" w:color="auto"/>
              <w:left w:val="single" w:sz="4" w:space="0" w:color="auto"/>
              <w:bottom w:val="single" w:sz="4" w:space="0" w:color="auto"/>
              <w:right w:val="single" w:sz="4" w:space="0" w:color="auto"/>
            </w:tcBorders>
            <w:hideMark/>
          </w:tcPr>
          <w:p w14:paraId="5F35D4D9" w14:textId="77777777" w:rsidR="00C40D82" w:rsidRPr="000025C7" w:rsidRDefault="00C40D82" w:rsidP="00220AA3">
            <w:pPr>
              <w:rPr>
                <w:rFonts w:cs="Arial"/>
                <w:szCs w:val="20"/>
              </w:rPr>
            </w:pPr>
            <w:r w:rsidRPr="000025C7">
              <w:rPr>
                <w:rFonts w:cs="Arial"/>
                <w:szCs w:val="20"/>
              </w:rPr>
              <w:t>N/A</w:t>
            </w:r>
          </w:p>
        </w:tc>
      </w:tr>
      <w:tr w:rsidR="00C40D82" w14:paraId="3532C75B"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hideMark/>
          </w:tcPr>
          <w:p w14:paraId="622948F9" w14:textId="77777777" w:rsidR="00C40D82" w:rsidRDefault="00C40D82" w:rsidP="000D256D">
            <w:pPr>
              <w:rPr>
                <w:rFonts w:cs="Arial"/>
                <w:b/>
                <w:bCs/>
                <w:szCs w:val="20"/>
              </w:rPr>
            </w:pPr>
            <w:r>
              <w:rPr>
                <w:rFonts w:cs="Arial"/>
                <w:b/>
                <w:bCs/>
                <w:szCs w:val="20"/>
              </w:rPr>
              <w:t>Remarks</w:t>
            </w:r>
          </w:p>
        </w:tc>
        <w:tc>
          <w:tcPr>
            <w:tcW w:w="4016" w:type="pct"/>
            <w:gridSpan w:val="3"/>
            <w:tcBorders>
              <w:top w:val="single" w:sz="4" w:space="0" w:color="auto"/>
              <w:left w:val="single" w:sz="4" w:space="0" w:color="auto"/>
              <w:bottom w:val="single" w:sz="4" w:space="0" w:color="auto"/>
              <w:right w:val="single" w:sz="4" w:space="0" w:color="auto"/>
            </w:tcBorders>
            <w:hideMark/>
          </w:tcPr>
          <w:p w14:paraId="64E16028" w14:textId="35E759A2" w:rsidR="00DB491C" w:rsidRPr="000025C7" w:rsidRDefault="00DB491C" w:rsidP="00220AA3">
            <w:pPr>
              <w:rPr>
                <w:rFonts w:cs="Arial"/>
                <w:szCs w:val="20"/>
              </w:rPr>
            </w:pPr>
            <w:r w:rsidRPr="000025C7">
              <w:rPr>
                <w:rFonts w:cs="Arial"/>
                <w:szCs w:val="20"/>
              </w:rPr>
              <w:t xml:space="preserve">See Refer to </w:t>
            </w:r>
            <w:r w:rsidR="00792F7B">
              <w:rPr>
                <w:rFonts w:cs="Arial"/>
                <w:szCs w:val="20"/>
              </w:rPr>
              <w:fldChar w:fldCharType="begin"/>
            </w:r>
            <w:r w:rsidR="00792F7B">
              <w:rPr>
                <w:rFonts w:cs="Arial"/>
                <w:szCs w:val="20"/>
              </w:rPr>
              <w:instrText xml:space="preserve"> REF _Ref141459502 \r \h </w:instrText>
            </w:r>
            <w:r w:rsidR="00792F7B">
              <w:rPr>
                <w:rFonts w:cs="Arial"/>
                <w:szCs w:val="20"/>
              </w:rPr>
            </w:r>
            <w:r w:rsidR="00792F7B">
              <w:rPr>
                <w:rFonts w:cs="Arial"/>
                <w:szCs w:val="20"/>
              </w:rPr>
              <w:fldChar w:fldCharType="separate"/>
            </w:r>
            <w:r w:rsidR="009D560C">
              <w:rPr>
                <w:rFonts w:cs="Arial"/>
                <w:szCs w:val="20"/>
              </w:rPr>
              <w:t>[5]</w:t>
            </w:r>
            <w:r w:rsidR="00792F7B">
              <w:rPr>
                <w:rFonts w:cs="Arial"/>
                <w:szCs w:val="20"/>
              </w:rPr>
              <w:fldChar w:fldCharType="end"/>
            </w:r>
            <w:r w:rsidR="00792F7B">
              <w:rPr>
                <w:rFonts w:cs="Arial"/>
                <w:szCs w:val="20"/>
              </w:rPr>
              <w:t xml:space="preserve"> </w:t>
            </w:r>
            <w:r w:rsidRPr="000025C7">
              <w:rPr>
                <w:rFonts w:cs="Arial"/>
                <w:szCs w:val="20"/>
              </w:rPr>
              <w:t>02_Problems_MainFunction_Competition.xlsx for the introduction process.</w:t>
            </w:r>
          </w:p>
        </w:tc>
      </w:tr>
      <w:tr w:rsidR="007175E6" w14:paraId="43E47AF9" w14:textId="77777777" w:rsidTr="00D618AB">
        <w:tc>
          <w:tcPr>
            <w:tcW w:w="984" w:type="pct"/>
            <w:tcBorders>
              <w:top w:val="single" w:sz="4" w:space="0" w:color="auto"/>
              <w:left w:val="single" w:sz="4" w:space="0" w:color="auto"/>
              <w:bottom w:val="single" w:sz="4" w:space="0" w:color="auto"/>
              <w:right w:val="single" w:sz="4" w:space="0" w:color="auto"/>
            </w:tcBorders>
            <w:shd w:val="clear" w:color="auto" w:fill="D9D9D9"/>
          </w:tcPr>
          <w:p w14:paraId="65905162" w14:textId="7AB764FF" w:rsidR="007175E6" w:rsidRDefault="007175E6" w:rsidP="000D256D">
            <w:pPr>
              <w:jc w:val="left"/>
              <w:rPr>
                <w:rFonts w:cs="Arial"/>
                <w:b/>
                <w:bCs/>
                <w:szCs w:val="20"/>
              </w:rPr>
            </w:pPr>
            <w:r>
              <w:rPr>
                <w:rFonts w:cs="Arial"/>
                <w:b/>
                <w:bCs/>
                <w:kern w:val="0"/>
                <w:szCs w:val="20"/>
              </w:rPr>
              <w:t>DET/DEM Errors Handled</w:t>
            </w:r>
          </w:p>
        </w:tc>
        <w:tc>
          <w:tcPr>
            <w:tcW w:w="4016" w:type="pct"/>
            <w:gridSpan w:val="3"/>
            <w:tcBorders>
              <w:top w:val="single" w:sz="4" w:space="0" w:color="auto"/>
              <w:left w:val="single" w:sz="4" w:space="0" w:color="auto"/>
              <w:bottom w:val="single" w:sz="4" w:space="0" w:color="auto"/>
              <w:right w:val="single" w:sz="4" w:space="0" w:color="auto"/>
            </w:tcBorders>
          </w:tcPr>
          <w:p w14:paraId="6C8EF89C" w14:textId="68AA873E" w:rsidR="007175E6" w:rsidRPr="000025C7" w:rsidRDefault="007175E6" w:rsidP="00220AA3">
            <w:pPr>
              <w:rPr>
                <w:rFonts w:cs="Arial"/>
                <w:szCs w:val="20"/>
              </w:rPr>
            </w:pPr>
            <w:r>
              <w:t>N/A</w:t>
            </w:r>
          </w:p>
        </w:tc>
      </w:tr>
    </w:tbl>
    <w:p w14:paraId="7A63FD87" w14:textId="77777777" w:rsidR="002C0EA0" w:rsidRPr="002C15F8" w:rsidRDefault="00AA4793" w:rsidP="002C0EA0">
      <w:pPr>
        <w:pStyle w:val="RefIDs"/>
        <w:rPr>
          <w:lang w:eastAsia="en-US"/>
        </w:rPr>
      </w:pPr>
      <w:r w:rsidRPr="00696D29">
        <w:rPr>
          <w:lang w:eastAsia="en-US"/>
        </w:rPr>
        <w:t xml:space="preserve">[Covers: </w:t>
      </w:r>
      <w:r w:rsidR="00883E84">
        <w:rPr>
          <w:lang w:eastAsia="en-US"/>
        </w:rPr>
        <w:t>req-8552172-00904667</w:t>
      </w:r>
      <w:r w:rsidRPr="00696D29">
        <w:rPr>
          <w:lang w:eastAsia="en-US"/>
        </w:rPr>
        <w:t>]</w:t>
      </w:r>
    </w:p>
    <w:p w14:paraId="690222AB" w14:textId="77777777" w:rsidR="002C0EA0" w:rsidRPr="002C15F8" w:rsidRDefault="002C0EA0" w:rsidP="002C0EA0">
      <w:pPr>
        <w:pStyle w:val="RefIDs"/>
        <w:rPr>
          <w:lang w:eastAsia="en-US"/>
        </w:rPr>
      </w:pPr>
      <w:r w:rsidRPr="002C15F8">
        <w:rPr>
          <w:lang w:eastAsia="en-US"/>
        </w:rPr>
        <w:t xml:space="preserve">[Covers: </w:t>
      </w:r>
      <w:r>
        <w:rPr>
          <w:lang w:eastAsia="en-US"/>
        </w:rPr>
        <w:t>req-8552172-00909476</w:t>
      </w:r>
      <w:r>
        <w:t>]</w:t>
      </w:r>
    </w:p>
    <w:p w14:paraId="11F8F96D" w14:textId="77777777" w:rsidR="002C0EA0" w:rsidRDefault="002C0EA0" w:rsidP="002C0EA0">
      <w:pPr>
        <w:pStyle w:val="RefIDs"/>
        <w:rPr>
          <w:lang w:eastAsia="en-US"/>
        </w:rPr>
      </w:pPr>
      <w:r w:rsidRPr="002C15F8">
        <w:rPr>
          <w:lang w:eastAsia="en-US"/>
        </w:rPr>
        <w:t xml:space="preserve">[Covers: </w:t>
      </w:r>
      <w:r>
        <w:rPr>
          <w:lang w:eastAsia="en-US"/>
        </w:rPr>
        <w:t>req-8552172-00909478</w:t>
      </w:r>
      <w:r>
        <w:t>]</w:t>
      </w:r>
    </w:p>
    <w:p w14:paraId="17859561" w14:textId="77777777" w:rsidR="002C0EA0" w:rsidRDefault="002C0EA0" w:rsidP="002C0EA0">
      <w:pPr>
        <w:pStyle w:val="RefIDs"/>
        <w:rPr>
          <w:lang w:eastAsia="en-US"/>
        </w:rPr>
      </w:pPr>
      <w:r>
        <w:rPr>
          <w:lang w:eastAsia="en-US"/>
        </w:rPr>
        <w:t>[Covers: req-8552172-00528006]</w:t>
      </w:r>
    </w:p>
    <w:p w14:paraId="7AC0685A" w14:textId="77777777" w:rsidR="002C0EA0" w:rsidRDefault="002C0EA0" w:rsidP="002C0EA0">
      <w:pPr>
        <w:pStyle w:val="RefIDs"/>
        <w:rPr>
          <w:lang w:eastAsia="en-US"/>
        </w:rPr>
      </w:pPr>
      <w:r>
        <w:rPr>
          <w:lang w:eastAsia="en-US"/>
        </w:rPr>
        <w:t xml:space="preserve">[Covers: </w:t>
      </w:r>
      <w:r w:rsidRPr="00C136B3">
        <w:t>req-8552172-00527993</w:t>
      </w:r>
      <w:r>
        <w:t>]</w:t>
      </w:r>
    </w:p>
    <w:p w14:paraId="2A34412E" w14:textId="365614DB" w:rsidR="0064264E" w:rsidRDefault="002C0EA0" w:rsidP="0064264E">
      <w:pPr>
        <w:pStyle w:val="RefIDs"/>
      </w:pPr>
      <w:r>
        <w:rPr>
          <w:lang w:eastAsia="en-US"/>
        </w:rPr>
        <w:t xml:space="preserve">[Covers: </w:t>
      </w:r>
      <w:r w:rsidRPr="00C136B3">
        <w:t>req-8552172-005279</w:t>
      </w:r>
      <w:r>
        <w:t>78]</w:t>
      </w:r>
    </w:p>
    <w:p w14:paraId="1F42ECE3" w14:textId="0AF5D74D" w:rsidR="00A97CD3" w:rsidRDefault="00DE59DE" w:rsidP="00DE59DE">
      <w:pPr>
        <w:pStyle w:val="Heading2"/>
      </w:pPr>
      <w:r>
        <w:rPr>
          <w:lang w:val="en-GB"/>
        </w:rPr>
        <w:br w:type="column"/>
      </w:r>
      <w:bookmarkStart w:id="235" w:name="_Toc152082083"/>
      <w:bookmarkStart w:id="236" w:name="_Toc141896515"/>
      <w:bookmarkStart w:id="237" w:name="_Toc141896741"/>
      <w:bookmarkStart w:id="238" w:name="_Toc142063193"/>
      <w:bookmarkStart w:id="239" w:name="_Toc142064420"/>
      <w:bookmarkStart w:id="240" w:name="_Toc142665165"/>
      <w:bookmarkStart w:id="241" w:name="_Toc144543499"/>
      <w:bookmarkStart w:id="242" w:name="_Toc144543628"/>
      <w:bookmarkStart w:id="243" w:name="_Toc144543757"/>
      <w:bookmarkStart w:id="244" w:name="_Toc144821882"/>
      <w:bookmarkStart w:id="245" w:name="_Toc141541656"/>
      <w:bookmarkStart w:id="246" w:name="_Toc141896516"/>
      <w:bookmarkStart w:id="247" w:name="_Toc141896742"/>
      <w:bookmarkStart w:id="248" w:name="_Toc142063194"/>
      <w:bookmarkStart w:id="249" w:name="_Toc142064421"/>
      <w:bookmarkStart w:id="250" w:name="_Toc142665166"/>
      <w:bookmarkStart w:id="251" w:name="_Toc144543500"/>
      <w:bookmarkStart w:id="252" w:name="_Toc144543629"/>
      <w:bookmarkStart w:id="253" w:name="_Toc144543758"/>
      <w:bookmarkStart w:id="254" w:name="_Toc144821883"/>
      <w:bookmarkStart w:id="255" w:name="_Toc203383988"/>
      <w:bookmarkStart w:id="256" w:name="_Toc113886791"/>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rsidR="00A97CD3">
        <w:lastRenderedPageBreak/>
        <w:t>Error handling</w:t>
      </w:r>
      <w:bookmarkEnd w:id="255"/>
    </w:p>
    <w:bookmarkEnd w:id="256"/>
    <w:p w14:paraId="5F22FAE6" w14:textId="17BFB1D7" w:rsidR="00AF193A" w:rsidRPr="00A35B8C" w:rsidRDefault="00A35B8C" w:rsidP="00032018">
      <w:pPr>
        <w:spacing w:after="120"/>
      </w:pPr>
      <w:r w:rsidRPr="0046020F">
        <w:fldChar w:fldCharType="begin"/>
      </w:r>
      <w:r w:rsidRPr="0046020F">
        <w:instrText xml:space="preserve"> REF _Ref113887315 \h  \* MERGEFORMAT </w:instrText>
      </w:r>
      <w:r w:rsidRPr="0046020F">
        <w:fldChar w:fldCharType="separate"/>
      </w:r>
      <w:r w:rsidR="009D560C">
        <w:t xml:space="preserve">Table </w:t>
      </w:r>
      <w:r w:rsidR="009D560C">
        <w:rPr>
          <w:noProof/>
        </w:rPr>
        <w:t>2</w:t>
      </w:r>
      <w:r w:rsidR="009D560C">
        <w:rPr>
          <w:noProof/>
        </w:rPr>
        <w:noBreakHyphen/>
        <w:t>47</w:t>
      </w:r>
      <w:r w:rsidRPr="0046020F">
        <w:fldChar w:fldCharType="end"/>
      </w:r>
      <w:r w:rsidRPr="00A35B8C">
        <w:t xml:space="preserve"> </w:t>
      </w:r>
      <w:r w:rsidR="00AF193A" w:rsidRPr="00A35B8C">
        <w:t xml:space="preserve">lists the Error Handling for the APIs listed in </w:t>
      </w:r>
      <w:r w:rsidRPr="00A35B8C">
        <w:fldChar w:fldCharType="begin"/>
      </w:r>
      <w:r w:rsidRPr="00A35B8C">
        <w:instrText xml:space="preserve"> </w:instrText>
      </w:r>
      <w:r w:rsidRPr="00A35B8C">
        <w:rPr>
          <w:rFonts w:hint="eastAsia"/>
        </w:rPr>
        <w:instrText>REF _Ref118883440 \w \h</w:instrText>
      </w:r>
      <w:r w:rsidRPr="00A35B8C">
        <w:instrText xml:space="preserve"> </w:instrText>
      </w:r>
      <w:r w:rsidRPr="00A35B8C">
        <w:fldChar w:fldCharType="separate"/>
      </w:r>
      <w:r w:rsidR="009D560C">
        <w:t>2.4</w:t>
      </w:r>
      <w:r w:rsidRPr="00A35B8C">
        <w:fldChar w:fldCharType="end"/>
      </w:r>
      <w:r w:rsidRPr="00A35B8C">
        <w:t xml:space="preserve"> </w:t>
      </w:r>
      <w:r w:rsidR="00AF193A" w:rsidRPr="00A35B8C">
        <w:t xml:space="preserve">Interfaces in this chapter. </w:t>
      </w:r>
      <w:r w:rsidRPr="0046020F">
        <w:fldChar w:fldCharType="begin"/>
      </w:r>
      <w:r w:rsidRPr="0046020F">
        <w:instrText xml:space="preserve"> REF _Ref113887490 \h  \* MERGEFORMAT </w:instrText>
      </w:r>
      <w:r w:rsidRPr="0046020F">
        <w:fldChar w:fldCharType="separate"/>
      </w:r>
      <w:r w:rsidR="009D560C">
        <w:t xml:space="preserve">Table </w:t>
      </w:r>
      <w:r w:rsidR="009D560C">
        <w:rPr>
          <w:noProof/>
        </w:rPr>
        <w:t>2</w:t>
      </w:r>
      <w:r w:rsidR="009D560C">
        <w:rPr>
          <w:noProof/>
        </w:rPr>
        <w:noBreakHyphen/>
        <w:t>48</w:t>
      </w:r>
      <w:r w:rsidRPr="0046020F">
        <w:fldChar w:fldCharType="end"/>
      </w:r>
      <w:r>
        <w:t xml:space="preserve"> </w:t>
      </w:r>
      <w:r w:rsidR="00AF193A" w:rsidRPr="00A35B8C">
        <w:t xml:space="preserve">shows a list of Error Handling for </w:t>
      </w:r>
      <w:r w:rsidRPr="00A35B8C">
        <w:fldChar w:fldCharType="begin"/>
      </w:r>
      <w:r w:rsidRPr="00A35B8C">
        <w:instrText xml:space="preserve"> </w:instrText>
      </w:r>
      <w:r w:rsidRPr="00A35B8C">
        <w:rPr>
          <w:rFonts w:hint="eastAsia"/>
        </w:rPr>
        <w:instrText>REF _Ref118883495 \r \h</w:instrText>
      </w:r>
      <w:r w:rsidRPr="00A35B8C">
        <w:instrText xml:space="preserve"> </w:instrText>
      </w:r>
      <w:r w:rsidRPr="00A35B8C">
        <w:fldChar w:fldCharType="separate"/>
      </w:r>
      <w:r w:rsidR="009D560C">
        <w:t>2.4.14</w:t>
      </w:r>
      <w:r w:rsidRPr="00A35B8C">
        <w:fldChar w:fldCharType="end"/>
      </w:r>
      <w:r>
        <w:t xml:space="preserve"> </w:t>
      </w:r>
      <w:r w:rsidR="00AF193A" w:rsidRPr="00A35B8C">
        <w:t>Interfaces (User defined).</w:t>
      </w:r>
    </w:p>
    <w:p w14:paraId="172E13A6" w14:textId="77777777" w:rsidR="002E6183" w:rsidRDefault="002E6183" w:rsidP="00D10EB4">
      <w:pPr>
        <w:pStyle w:val="Heading3"/>
      </w:pPr>
      <w:bookmarkStart w:id="257" w:name="_Toc203383989"/>
      <w:bookmarkStart w:id="258" w:name="_Toc113886792"/>
      <w:r>
        <w:t>Interfaces</w:t>
      </w:r>
      <w:bookmarkEnd w:id="257"/>
      <w:r>
        <w:t xml:space="preserve"> </w:t>
      </w:r>
    </w:p>
    <w:p w14:paraId="03549159" w14:textId="31CF81F2" w:rsidR="004906B0" w:rsidRDefault="004906B0" w:rsidP="00E10491">
      <w:pPr>
        <w:pStyle w:val="Caption"/>
      </w:pPr>
      <w:bookmarkStart w:id="259" w:name="_Ref113887315"/>
      <w:bookmarkEnd w:id="258"/>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47</w:t>
      </w:r>
      <w:r w:rsidR="009D560C">
        <w:rPr>
          <w:noProof/>
        </w:rPr>
        <w:fldChar w:fldCharType="end"/>
      </w:r>
      <w:bookmarkEnd w:id="259"/>
      <w:r w:rsidR="009A0A5E">
        <w:t>:</w:t>
      </w:r>
      <w:r>
        <w:t xml:space="preserve"> Error Handling List (Interfaces)</w:t>
      </w: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4075"/>
        <w:gridCol w:w="3781"/>
        <w:gridCol w:w="1630"/>
      </w:tblGrid>
      <w:tr w:rsidR="00B73690" w:rsidRPr="00BF6713" w14:paraId="0E4C042D" w14:textId="77777777" w:rsidTr="000622BE">
        <w:trPr>
          <w:trHeight w:val="295"/>
          <w:jc w:val="center"/>
        </w:trPr>
        <w:tc>
          <w:tcPr>
            <w:tcW w:w="256" w:type="pct"/>
            <w:tcBorders>
              <w:tl2br w:val="nil"/>
            </w:tcBorders>
            <w:shd w:val="clear" w:color="auto" w:fill="D9D9D9"/>
          </w:tcPr>
          <w:p w14:paraId="45CBAB4E" w14:textId="77777777" w:rsidR="00B73690" w:rsidRPr="00BE791A" w:rsidRDefault="00B73690" w:rsidP="00B73690">
            <w:pPr>
              <w:pStyle w:val="a1"/>
              <w:spacing w:before="0" w:after="0"/>
              <w:jc w:val="left"/>
              <w:rPr>
                <w:rFonts w:eastAsia="Meiryo UI" w:cstheme="majorHAnsi"/>
                <w:b/>
                <w:szCs w:val="20"/>
                <w:lang w:val="en-US" w:eastAsia="ja-JP"/>
              </w:rPr>
            </w:pPr>
            <w:r w:rsidRPr="00BE791A">
              <w:rPr>
                <w:rFonts w:eastAsia="Meiryo UI" w:cstheme="majorHAnsi"/>
                <w:b/>
                <w:szCs w:val="20"/>
              </w:rPr>
              <w:t>No.</w:t>
            </w:r>
          </w:p>
        </w:tc>
        <w:tc>
          <w:tcPr>
            <w:tcW w:w="2038" w:type="pct"/>
            <w:shd w:val="clear" w:color="auto" w:fill="D9D9D9"/>
            <w:vAlign w:val="center"/>
          </w:tcPr>
          <w:p w14:paraId="3177BBE9" w14:textId="190DB712" w:rsidR="00B73690" w:rsidRPr="00BE791A" w:rsidRDefault="00B73690" w:rsidP="00B73690">
            <w:pPr>
              <w:jc w:val="left"/>
              <w:rPr>
                <w:rFonts w:eastAsia="Meiryo UI" w:cstheme="majorHAnsi"/>
                <w:b/>
                <w:szCs w:val="20"/>
              </w:rPr>
            </w:pPr>
            <w:r w:rsidRPr="00A95D63">
              <w:rPr>
                <w:rFonts w:eastAsia="Meiryo UI" w:cs="Arial"/>
                <w:b/>
                <w:szCs w:val="20"/>
                <w:lang w:val="en-GB"/>
              </w:rPr>
              <w:t>Error Name</w:t>
            </w:r>
          </w:p>
        </w:tc>
        <w:tc>
          <w:tcPr>
            <w:tcW w:w="1891" w:type="pct"/>
            <w:shd w:val="clear" w:color="auto" w:fill="D9D9D9"/>
            <w:vAlign w:val="center"/>
          </w:tcPr>
          <w:p w14:paraId="597094B0" w14:textId="0D642B3B" w:rsidR="00B73690" w:rsidRPr="00BE791A" w:rsidRDefault="00B73690" w:rsidP="00B73690">
            <w:pPr>
              <w:pStyle w:val="a1"/>
              <w:spacing w:before="0" w:after="0"/>
              <w:jc w:val="left"/>
              <w:rPr>
                <w:rFonts w:eastAsia="Meiryo UI" w:cstheme="majorHAnsi"/>
                <w:b/>
                <w:szCs w:val="20"/>
                <w:lang w:val="en-US" w:eastAsia="ja-JP"/>
              </w:rPr>
            </w:pPr>
            <w:r w:rsidRPr="00A95D63">
              <w:rPr>
                <w:rFonts w:eastAsia="Meiryo UI" w:cs="Arial"/>
                <w:b/>
                <w:szCs w:val="20"/>
                <w:lang w:val="en-GB"/>
              </w:rPr>
              <w:t>Error Factor</w:t>
            </w:r>
          </w:p>
        </w:tc>
        <w:tc>
          <w:tcPr>
            <w:tcW w:w="815" w:type="pct"/>
            <w:shd w:val="clear" w:color="auto" w:fill="D9D9D9"/>
            <w:vAlign w:val="center"/>
          </w:tcPr>
          <w:p w14:paraId="4F0502DF" w14:textId="34253BD0" w:rsidR="00B73690" w:rsidRPr="00BE791A" w:rsidRDefault="00B73690" w:rsidP="00B73690">
            <w:pPr>
              <w:pStyle w:val="a1"/>
              <w:spacing w:before="0" w:after="0"/>
              <w:jc w:val="left"/>
              <w:rPr>
                <w:rFonts w:eastAsia="Meiryo UI" w:cstheme="majorHAnsi"/>
                <w:b/>
                <w:szCs w:val="20"/>
              </w:rPr>
            </w:pPr>
            <w:r w:rsidRPr="00A95D63">
              <w:rPr>
                <w:rFonts w:eastAsia="Meiryo UI" w:cs="Arial"/>
                <w:b/>
                <w:szCs w:val="20"/>
                <w:lang w:val="en-GB"/>
              </w:rPr>
              <w:t>Error Handling</w:t>
            </w:r>
          </w:p>
        </w:tc>
      </w:tr>
      <w:tr w:rsidR="00B73690" w:rsidRPr="00BF6713" w14:paraId="0F678B2F" w14:textId="77777777" w:rsidTr="000622BE">
        <w:trPr>
          <w:trHeight w:val="295"/>
          <w:jc w:val="center"/>
        </w:trPr>
        <w:tc>
          <w:tcPr>
            <w:tcW w:w="256" w:type="pct"/>
          </w:tcPr>
          <w:p w14:paraId="1548D9B0" w14:textId="77777777" w:rsidR="00B73690" w:rsidRPr="00BE791A" w:rsidRDefault="00B73690">
            <w:pPr>
              <w:pStyle w:val="a1"/>
              <w:widowControl w:val="0"/>
              <w:numPr>
                <w:ilvl w:val="0"/>
                <w:numId w:val="24"/>
              </w:numPr>
              <w:spacing w:before="0" w:after="0"/>
              <w:jc w:val="left"/>
              <w:rPr>
                <w:rFonts w:eastAsia="Meiryo UI" w:cstheme="majorHAnsi"/>
                <w:szCs w:val="20"/>
                <w:lang w:eastAsia="ja-JP"/>
              </w:rPr>
            </w:pPr>
          </w:p>
        </w:tc>
        <w:tc>
          <w:tcPr>
            <w:tcW w:w="2038" w:type="pct"/>
          </w:tcPr>
          <w:p w14:paraId="26D3F647" w14:textId="74816E36" w:rsidR="00B73690" w:rsidRPr="00BE791A" w:rsidRDefault="00B73690" w:rsidP="00B73690">
            <w:pPr>
              <w:pStyle w:val="a1"/>
              <w:spacing w:before="0" w:after="0"/>
              <w:jc w:val="left"/>
              <w:rPr>
                <w:rFonts w:eastAsia="Meiryo UI" w:cstheme="majorHAnsi"/>
                <w:i/>
                <w:iCs/>
                <w:szCs w:val="20"/>
                <w:lang w:val="en-US" w:eastAsia="ja-JP"/>
              </w:rPr>
            </w:pPr>
            <w:r w:rsidRPr="00D82E49">
              <w:rPr>
                <w:rFonts w:eastAsia="Meiryo UI" w:cs="Arial"/>
                <w:szCs w:val="20"/>
                <w:lang w:val="en-GB"/>
              </w:rPr>
              <w:t>E_OK</w:t>
            </w:r>
          </w:p>
        </w:tc>
        <w:tc>
          <w:tcPr>
            <w:tcW w:w="1891" w:type="pct"/>
          </w:tcPr>
          <w:p w14:paraId="2C9BC442" w14:textId="207B1AB8" w:rsidR="00B73690" w:rsidRPr="00BE791A" w:rsidRDefault="00B73690" w:rsidP="00B73690">
            <w:pPr>
              <w:pStyle w:val="a1"/>
              <w:spacing w:before="0" w:after="0"/>
              <w:jc w:val="left"/>
            </w:pPr>
            <w:r w:rsidRPr="00105BC5">
              <w:t>Successful Completion</w:t>
            </w:r>
          </w:p>
        </w:tc>
        <w:tc>
          <w:tcPr>
            <w:tcW w:w="815" w:type="pct"/>
          </w:tcPr>
          <w:p w14:paraId="6EC4CFDF" w14:textId="5D9988AD" w:rsidR="00B73690" w:rsidRPr="00BE791A" w:rsidRDefault="00B73690" w:rsidP="00B73690">
            <w:pPr>
              <w:pStyle w:val="a1"/>
              <w:spacing w:before="0" w:after="0"/>
              <w:jc w:val="left"/>
            </w:pPr>
            <w:r>
              <w:t>-</w:t>
            </w:r>
          </w:p>
        </w:tc>
      </w:tr>
      <w:tr w:rsidR="00B73690" w:rsidRPr="00BF6713" w14:paraId="6A06470E" w14:textId="77777777" w:rsidTr="000622BE">
        <w:trPr>
          <w:trHeight w:val="295"/>
          <w:jc w:val="center"/>
        </w:trPr>
        <w:tc>
          <w:tcPr>
            <w:tcW w:w="256" w:type="pct"/>
          </w:tcPr>
          <w:p w14:paraId="12535694" w14:textId="77777777" w:rsidR="00B73690" w:rsidRPr="00BE791A" w:rsidRDefault="00B73690">
            <w:pPr>
              <w:pStyle w:val="a1"/>
              <w:widowControl w:val="0"/>
              <w:numPr>
                <w:ilvl w:val="0"/>
                <w:numId w:val="24"/>
              </w:numPr>
              <w:spacing w:before="0" w:after="0"/>
              <w:jc w:val="left"/>
              <w:rPr>
                <w:rFonts w:eastAsia="Meiryo UI" w:cstheme="majorHAnsi"/>
                <w:szCs w:val="20"/>
                <w:lang w:eastAsia="ja-JP"/>
              </w:rPr>
            </w:pPr>
          </w:p>
        </w:tc>
        <w:tc>
          <w:tcPr>
            <w:tcW w:w="2038" w:type="pct"/>
          </w:tcPr>
          <w:p w14:paraId="222D30B4" w14:textId="2B51B76B" w:rsidR="00B73690" w:rsidRPr="00BE791A" w:rsidRDefault="00B73690" w:rsidP="00B73690">
            <w:pPr>
              <w:pStyle w:val="a1"/>
              <w:spacing w:before="0" w:after="0"/>
              <w:jc w:val="left"/>
              <w:rPr>
                <w:i/>
                <w:iCs/>
              </w:rPr>
            </w:pPr>
            <w:r w:rsidRPr="00072026">
              <w:rPr>
                <w:rFonts w:eastAsia="Meiryo UI" w:cs="Arial"/>
                <w:szCs w:val="20"/>
                <w:lang w:val="en-GB"/>
              </w:rPr>
              <w:t>E_</w:t>
            </w:r>
            <w:r>
              <w:rPr>
                <w:rFonts w:eastAsia="Meiryo UI" w:cs="Arial"/>
                <w:szCs w:val="20"/>
                <w:lang w:val="en-GB"/>
              </w:rPr>
              <w:t>NOT_</w:t>
            </w:r>
            <w:r w:rsidRPr="00072026">
              <w:rPr>
                <w:rFonts w:eastAsia="Meiryo UI" w:cs="Arial"/>
                <w:szCs w:val="20"/>
                <w:lang w:val="en-GB"/>
              </w:rPr>
              <w:t>OK</w:t>
            </w:r>
          </w:p>
        </w:tc>
        <w:tc>
          <w:tcPr>
            <w:tcW w:w="1891" w:type="pct"/>
          </w:tcPr>
          <w:p w14:paraId="3AB22110" w14:textId="3BDE14A0" w:rsidR="00B73690" w:rsidRPr="00BE791A" w:rsidRDefault="00B73690" w:rsidP="00B73690">
            <w:pPr>
              <w:pStyle w:val="a1"/>
              <w:spacing w:before="0" w:after="0"/>
              <w:jc w:val="left"/>
            </w:pPr>
            <w:r>
              <w:rPr>
                <w:lang w:val="en-US"/>
              </w:rPr>
              <w:t>Uns</w:t>
            </w:r>
            <w:r w:rsidRPr="00072026">
              <w:t>uccessful Completion</w:t>
            </w:r>
          </w:p>
        </w:tc>
        <w:tc>
          <w:tcPr>
            <w:tcW w:w="815" w:type="pct"/>
          </w:tcPr>
          <w:p w14:paraId="5EAB3B14" w14:textId="0D7FEEF8" w:rsidR="00B73690" w:rsidRPr="00BE791A" w:rsidRDefault="00B73690" w:rsidP="00B73690">
            <w:pPr>
              <w:pStyle w:val="a1"/>
              <w:spacing w:before="0" w:after="0"/>
              <w:jc w:val="left"/>
            </w:pPr>
            <w:r>
              <w:rPr>
                <w:lang w:eastAsia="ja-JP"/>
              </w:rPr>
              <w:t>-</w:t>
            </w:r>
          </w:p>
        </w:tc>
      </w:tr>
      <w:tr w:rsidR="00CE2F4A" w:rsidRPr="00BF6713" w14:paraId="09E2F851" w14:textId="77777777" w:rsidTr="000622BE">
        <w:trPr>
          <w:trHeight w:val="295"/>
          <w:jc w:val="center"/>
        </w:trPr>
        <w:tc>
          <w:tcPr>
            <w:tcW w:w="256" w:type="pct"/>
          </w:tcPr>
          <w:p w14:paraId="0DE0C74B"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034A4E9C" w14:textId="19F534A7" w:rsidR="00CE2F4A" w:rsidRPr="00BE791A" w:rsidRDefault="00CE2F4A" w:rsidP="00B73690">
            <w:pPr>
              <w:pStyle w:val="a1"/>
              <w:spacing w:before="0" w:after="0"/>
              <w:jc w:val="left"/>
            </w:pPr>
            <w:r>
              <w:rPr>
                <w:rFonts w:cs="Arial"/>
                <w:color w:val="000000"/>
                <w:szCs w:val="20"/>
              </w:rPr>
              <w:t>PROTOCONV</w:t>
            </w:r>
            <w:r w:rsidRPr="006F260B">
              <w:rPr>
                <w:rFonts w:cs="Arial"/>
                <w:color w:val="000000"/>
                <w:szCs w:val="20"/>
              </w:rPr>
              <w:t>_E_PARAM_POINTER</w:t>
            </w:r>
          </w:p>
        </w:tc>
        <w:tc>
          <w:tcPr>
            <w:tcW w:w="1891" w:type="pct"/>
          </w:tcPr>
          <w:p w14:paraId="54B6594A" w14:textId="50C41360" w:rsidR="00CE2F4A" w:rsidRPr="00BE791A" w:rsidRDefault="00CE2F4A" w:rsidP="00B73690">
            <w:pPr>
              <w:pStyle w:val="a1"/>
              <w:spacing w:before="0" w:after="0"/>
              <w:jc w:val="left"/>
            </w:pPr>
            <w:r w:rsidRPr="006F260B">
              <w:rPr>
                <w:szCs w:val="20"/>
              </w:rPr>
              <w:t xml:space="preserve">Parameter error (argument is </w:t>
            </w:r>
            <w:r>
              <w:rPr>
                <w:szCs w:val="20"/>
              </w:rPr>
              <w:t>NULL_PTR</w:t>
            </w:r>
            <w:r w:rsidRPr="006F260B">
              <w:rPr>
                <w:szCs w:val="20"/>
              </w:rPr>
              <w:t>)</w:t>
            </w:r>
          </w:p>
        </w:tc>
        <w:tc>
          <w:tcPr>
            <w:tcW w:w="815" w:type="pct"/>
            <w:vMerge w:val="restart"/>
          </w:tcPr>
          <w:p w14:paraId="728C4293" w14:textId="066367A9" w:rsidR="00CE2F4A" w:rsidRPr="00BE791A" w:rsidRDefault="00CE2F4A" w:rsidP="00B73690">
            <w:pPr>
              <w:pStyle w:val="a1"/>
              <w:spacing w:before="0" w:after="0"/>
              <w:jc w:val="left"/>
            </w:pPr>
            <w:r>
              <w:t>Returns the error to the user application that calls this API interfaces. Error handling is performed by the user application.</w:t>
            </w:r>
          </w:p>
        </w:tc>
      </w:tr>
      <w:tr w:rsidR="00CE2F4A" w:rsidRPr="00BF6713" w14:paraId="2124BFF0" w14:textId="77777777" w:rsidTr="000622BE">
        <w:trPr>
          <w:trHeight w:val="295"/>
          <w:jc w:val="center"/>
        </w:trPr>
        <w:tc>
          <w:tcPr>
            <w:tcW w:w="256" w:type="pct"/>
          </w:tcPr>
          <w:p w14:paraId="635CF917"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00CCD401" w14:textId="4EE27308" w:rsidR="00CE2F4A" w:rsidRPr="00BE791A" w:rsidRDefault="00CE2F4A" w:rsidP="00B73690">
            <w:pPr>
              <w:pStyle w:val="a1"/>
              <w:spacing w:before="0" w:after="0"/>
              <w:jc w:val="left"/>
            </w:pPr>
            <w:r>
              <w:rPr>
                <w:rFonts w:cs="Arial"/>
                <w:color w:val="000000"/>
                <w:szCs w:val="20"/>
              </w:rPr>
              <w:t>PROTOCONV_E_UNINIT</w:t>
            </w:r>
          </w:p>
        </w:tc>
        <w:tc>
          <w:tcPr>
            <w:tcW w:w="1891" w:type="pct"/>
          </w:tcPr>
          <w:p w14:paraId="4CEDEC60" w14:textId="6C5EE6CB" w:rsidR="00CE2F4A" w:rsidRPr="00BE791A" w:rsidRDefault="00CE2F4A" w:rsidP="00B73690">
            <w:pPr>
              <w:pStyle w:val="a1"/>
              <w:spacing w:before="0" w:after="0"/>
              <w:jc w:val="left"/>
            </w:pPr>
            <w:r w:rsidRPr="00C04972">
              <w:t>Process error (API executed in uninitialized state)</w:t>
            </w:r>
          </w:p>
        </w:tc>
        <w:tc>
          <w:tcPr>
            <w:tcW w:w="815" w:type="pct"/>
            <w:vMerge/>
          </w:tcPr>
          <w:p w14:paraId="5E91F9B0" w14:textId="00D9DDDB" w:rsidR="00CE2F4A" w:rsidRPr="00BE791A" w:rsidRDefault="00CE2F4A" w:rsidP="00B73690">
            <w:pPr>
              <w:pStyle w:val="a1"/>
              <w:spacing w:before="0" w:after="0"/>
              <w:jc w:val="left"/>
            </w:pPr>
          </w:p>
        </w:tc>
      </w:tr>
      <w:tr w:rsidR="00CE2F4A" w:rsidRPr="00BF6713" w14:paraId="1267C0D0" w14:textId="77777777" w:rsidTr="000622BE">
        <w:trPr>
          <w:trHeight w:val="295"/>
          <w:jc w:val="center"/>
        </w:trPr>
        <w:tc>
          <w:tcPr>
            <w:tcW w:w="256" w:type="pct"/>
          </w:tcPr>
          <w:p w14:paraId="19E41C5A"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5F206B15" w14:textId="09DAF03F" w:rsidR="00CE2F4A" w:rsidRPr="00BE791A" w:rsidRDefault="00CE2F4A" w:rsidP="00B73690">
            <w:pPr>
              <w:pStyle w:val="a1"/>
              <w:spacing w:before="0" w:after="0"/>
              <w:jc w:val="left"/>
            </w:pPr>
            <w:r>
              <w:rPr>
                <w:rFonts w:cs="Arial"/>
                <w:color w:val="000000"/>
                <w:szCs w:val="20"/>
              </w:rPr>
              <w:t>PROTOCONV</w:t>
            </w:r>
            <w:r w:rsidRPr="0076798A">
              <w:rPr>
                <w:rFonts w:cs="Arial"/>
                <w:color w:val="000000"/>
                <w:szCs w:val="20"/>
              </w:rPr>
              <w:t>_E_INV_PARAM</w:t>
            </w:r>
          </w:p>
        </w:tc>
        <w:tc>
          <w:tcPr>
            <w:tcW w:w="1891" w:type="pct"/>
          </w:tcPr>
          <w:p w14:paraId="79B8DBEB" w14:textId="28E81688" w:rsidR="00CE2F4A" w:rsidRPr="00BE791A" w:rsidRDefault="00CE2F4A" w:rsidP="00B73690">
            <w:pPr>
              <w:pStyle w:val="a1"/>
              <w:spacing w:before="0" w:after="0"/>
              <w:jc w:val="left"/>
            </w:pPr>
            <w:r>
              <w:rPr>
                <w:szCs w:val="20"/>
              </w:rPr>
              <w:t>Invalid</w:t>
            </w:r>
            <w:r w:rsidRPr="006E6BFD">
              <w:rPr>
                <w:szCs w:val="20"/>
              </w:rPr>
              <w:t xml:space="preserve"> parameter passed to the APIs</w:t>
            </w:r>
          </w:p>
        </w:tc>
        <w:tc>
          <w:tcPr>
            <w:tcW w:w="815" w:type="pct"/>
            <w:vMerge/>
          </w:tcPr>
          <w:p w14:paraId="43D9B7AA" w14:textId="4120B828" w:rsidR="00CE2F4A" w:rsidRPr="00BE791A" w:rsidRDefault="00CE2F4A" w:rsidP="00B73690">
            <w:pPr>
              <w:pStyle w:val="a1"/>
              <w:spacing w:before="0" w:after="0"/>
              <w:jc w:val="left"/>
            </w:pPr>
          </w:p>
        </w:tc>
      </w:tr>
      <w:tr w:rsidR="00CE2F4A" w:rsidRPr="00BF6713" w14:paraId="5EAC7DDD" w14:textId="77777777" w:rsidTr="000622BE">
        <w:trPr>
          <w:trHeight w:val="295"/>
          <w:jc w:val="center"/>
        </w:trPr>
        <w:tc>
          <w:tcPr>
            <w:tcW w:w="256" w:type="pct"/>
          </w:tcPr>
          <w:p w14:paraId="315CAD0D"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4B679C1F" w14:textId="02E96C15" w:rsidR="00CE2F4A" w:rsidRPr="00BE791A" w:rsidRDefault="00CE2F4A" w:rsidP="00B73690">
            <w:pPr>
              <w:pStyle w:val="a1"/>
              <w:spacing w:before="0" w:after="0"/>
              <w:jc w:val="left"/>
            </w:pPr>
            <w:r>
              <w:rPr>
                <w:rFonts w:cs="Arial"/>
                <w:color w:val="000000"/>
                <w:szCs w:val="20"/>
              </w:rPr>
              <w:t>PROTOCONV_E_ALREADY_INITIALIZED</w:t>
            </w:r>
          </w:p>
        </w:tc>
        <w:tc>
          <w:tcPr>
            <w:tcW w:w="1891" w:type="pct"/>
          </w:tcPr>
          <w:p w14:paraId="60DD2747" w14:textId="3900D496" w:rsidR="00CE2F4A" w:rsidRPr="00BE791A" w:rsidRDefault="00CE2F4A" w:rsidP="00B73690">
            <w:pPr>
              <w:pStyle w:val="a1"/>
              <w:spacing w:before="0" w:after="0"/>
              <w:jc w:val="left"/>
            </w:pPr>
            <w:r w:rsidRPr="00C04972">
              <w:rPr>
                <w:lang w:eastAsia="ja-JP"/>
              </w:rPr>
              <w:t>Invalid Call Error</w:t>
            </w:r>
          </w:p>
        </w:tc>
        <w:tc>
          <w:tcPr>
            <w:tcW w:w="815" w:type="pct"/>
            <w:vMerge/>
          </w:tcPr>
          <w:p w14:paraId="1F38BCB7" w14:textId="1F45A6B5" w:rsidR="00CE2F4A" w:rsidRPr="00BE791A" w:rsidRDefault="00CE2F4A" w:rsidP="00B73690">
            <w:pPr>
              <w:pStyle w:val="a1"/>
              <w:spacing w:before="0" w:after="0"/>
              <w:jc w:val="left"/>
            </w:pPr>
          </w:p>
        </w:tc>
      </w:tr>
      <w:tr w:rsidR="00CE2F4A" w:rsidRPr="00BF6713" w14:paraId="4F42499C" w14:textId="77777777" w:rsidTr="000622BE">
        <w:trPr>
          <w:trHeight w:val="295"/>
          <w:jc w:val="center"/>
        </w:trPr>
        <w:tc>
          <w:tcPr>
            <w:tcW w:w="256" w:type="pct"/>
          </w:tcPr>
          <w:p w14:paraId="1A6568C5"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3F710D1B" w14:textId="7B2488D3" w:rsidR="00CE2F4A" w:rsidRPr="00BE791A" w:rsidRDefault="00CE2F4A" w:rsidP="00B73690">
            <w:pPr>
              <w:pStyle w:val="a1"/>
              <w:spacing w:before="0" w:after="0"/>
              <w:jc w:val="left"/>
            </w:pPr>
            <w:r>
              <w:rPr>
                <w:rFonts w:cs="Arial"/>
                <w:color w:val="000000"/>
                <w:szCs w:val="20"/>
              </w:rPr>
              <w:t>PROTOCONV_E_MATCH</w:t>
            </w:r>
          </w:p>
        </w:tc>
        <w:tc>
          <w:tcPr>
            <w:tcW w:w="1891" w:type="pct"/>
          </w:tcPr>
          <w:p w14:paraId="6F109FD8" w14:textId="3FB12521" w:rsidR="00CE2F4A" w:rsidRPr="00BE791A" w:rsidRDefault="00CE2F4A" w:rsidP="00B73690">
            <w:pPr>
              <w:pStyle w:val="a1"/>
              <w:spacing w:before="0" w:after="0"/>
              <w:jc w:val="left"/>
            </w:pPr>
            <w:r w:rsidRPr="001E4A67">
              <w:t>Unmatched Table Error (Routing Table)</w:t>
            </w:r>
          </w:p>
        </w:tc>
        <w:tc>
          <w:tcPr>
            <w:tcW w:w="815" w:type="pct"/>
            <w:vMerge/>
          </w:tcPr>
          <w:p w14:paraId="6BD115E8" w14:textId="4E193A55" w:rsidR="00CE2F4A" w:rsidRPr="00BE791A" w:rsidRDefault="00CE2F4A" w:rsidP="00B73690">
            <w:pPr>
              <w:pStyle w:val="a1"/>
              <w:spacing w:before="0" w:after="0"/>
              <w:jc w:val="left"/>
            </w:pPr>
          </w:p>
        </w:tc>
      </w:tr>
      <w:tr w:rsidR="00CE2F4A" w:rsidRPr="00BF6713" w14:paraId="48AD76D8" w14:textId="77777777" w:rsidTr="000622BE">
        <w:trPr>
          <w:trHeight w:val="295"/>
          <w:jc w:val="center"/>
        </w:trPr>
        <w:tc>
          <w:tcPr>
            <w:tcW w:w="256" w:type="pct"/>
          </w:tcPr>
          <w:p w14:paraId="3D0EC7E7"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7B17C7C6" w14:textId="3AF92534" w:rsidR="00CE2F4A" w:rsidRPr="00BE791A" w:rsidRDefault="00CE2F4A" w:rsidP="00B73690">
            <w:pPr>
              <w:pStyle w:val="a1"/>
              <w:spacing w:before="0" w:after="0"/>
              <w:jc w:val="left"/>
            </w:pPr>
            <w:r>
              <w:rPr>
                <w:rFonts w:cs="Arial"/>
                <w:color w:val="000000"/>
                <w:szCs w:val="20"/>
              </w:rPr>
              <w:t>PROTOCONV_E_TRANS</w:t>
            </w:r>
          </w:p>
        </w:tc>
        <w:tc>
          <w:tcPr>
            <w:tcW w:w="1891" w:type="pct"/>
          </w:tcPr>
          <w:p w14:paraId="5A57F57B" w14:textId="7912AF5C" w:rsidR="00CE2F4A" w:rsidRPr="00BE791A" w:rsidRDefault="00CE2F4A" w:rsidP="00B73690">
            <w:pPr>
              <w:pStyle w:val="a1"/>
              <w:spacing w:before="0" w:after="0"/>
              <w:jc w:val="left"/>
            </w:pPr>
            <w:r w:rsidRPr="004A7B09">
              <w:t>Transmit Error</w:t>
            </w:r>
          </w:p>
        </w:tc>
        <w:tc>
          <w:tcPr>
            <w:tcW w:w="815" w:type="pct"/>
            <w:vMerge/>
          </w:tcPr>
          <w:p w14:paraId="7B7167F1" w14:textId="38DF9AC8" w:rsidR="00CE2F4A" w:rsidRPr="00BE791A" w:rsidRDefault="00CE2F4A" w:rsidP="00B73690">
            <w:pPr>
              <w:pStyle w:val="a1"/>
              <w:spacing w:before="0" w:after="0"/>
              <w:jc w:val="left"/>
            </w:pPr>
          </w:p>
        </w:tc>
      </w:tr>
      <w:tr w:rsidR="00CE2F4A" w:rsidRPr="00BF6713" w14:paraId="7326D50A" w14:textId="77777777" w:rsidTr="000622BE">
        <w:trPr>
          <w:trHeight w:val="295"/>
          <w:jc w:val="center"/>
        </w:trPr>
        <w:tc>
          <w:tcPr>
            <w:tcW w:w="256" w:type="pct"/>
          </w:tcPr>
          <w:p w14:paraId="41B524B2"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5D4D8D8A" w14:textId="5AEC98BC" w:rsidR="00CE2F4A" w:rsidRPr="00E90960" w:rsidRDefault="00CE2F4A" w:rsidP="00B73690">
            <w:pPr>
              <w:pStyle w:val="a1"/>
              <w:rPr>
                <w:lang w:val="en-US"/>
              </w:rPr>
            </w:pPr>
            <w:r>
              <w:rPr>
                <w:rFonts w:cs="Arial"/>
                <w:color w:val="000000"/>
                <w:szCs w:val="20"/>
              </w:rPr>
              <w:t>PROTOCONV_E_PARAM_DATA_LENGTH</w:t>
            </w:r>
          </w:p>
        </w:tc>
        <w:tc>
          <w:tcPr>
            <w:tcW w:w="1891" w:type="pct"/>
          </w:tcPr>
          <w:p w14:paraId="033BCEEA" w14:textId="56CB57F2" w:rsidR="00CE2F4A" w:rsidRPr="00BE791A" w:rsidRDefault="00CE2F4A" w:rsidP="00B73690">
            <w:pPr>
              <w:pStyle w:val="a1"/>
              <w:spacing w:before="0" w:after="0"/>
              <w:jc w:val="left"/>
            </w:pPr>
            <w:r>
              <w:rPr>
                <w:lang w:eastAsia="ja-JP"/>
              </w:rPr>
              <w:t>Format Error</w:t>
            </w:r>
          </w:p>
        </w:tc>
        <w:tc>
          <w:tcPr>
            <w:tcW w:w="815" w:type="pct"/>
            <w:vMerge/>
          </w:tcPr>
          <w:p w14:paraId="287D8A13" w14:textId="7541C491" w:rsidR="00CE2F4A" w:rsidRPr="00BE791A" w:rsidRDefault="00CE2F4A" w:rsidP="00B73690">
            <w:pPr>
              <w:pStyle w:val="a1"/>
              <w:spacing w:before="0" w:after="0"/>
              <w:jc w:val="left"/>
            </w:pPr>
          </w:p>
        </w:tc>
      </w:tr>
      <w:tr w:rsidR="00CE2F4A" w:rsidRPr="00BF6713" w14:paraId="6B761316" w14:textId="77777777" w:rsidTr="000622BE">
        <w:trPr>
          <w:trHeight w:val="295"/>
          <w:jc w:val="center"/>
        </w:trPr>
        <w:tc>
          <w:tcPr>
            <w:tcW w:w="256" w:type="pct"/>
          </w:tcPr>
          <w:p w14:paraId="33C7E52F"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16AFFBFE" w14:textId="0865870E" w:rsidR="00CE2F4A" w:rsidRPr="00E90960" w:rsidRDefault="00CE2F4A" w:rsidP="00B73690">
            <w:pPr>
              <w:pStyle w:val="a1"/>
            </w:pPr>
            <w:r>
              <w:rPr>
                <w:rFonts w:cs="Arial"/>
                <w:color w:val="000000"/>
                <w:szCs w:val="20"/>
              </w:rPr>
              <w:t>PROTOCONV_E_PACKEDCAN</w:t>
            </w:r>
          </w:p>
        </w:tc>
        <w:tc>
          <w:tcPr>
            <w:tcW w:w="1891" w:type="pct"/>
          </w:tcPr>
          <w:p w14:paraId="7862F06C" w14:textId="731AC254" w:rsidR="00CE2F4A" w:rsidRPr="00BE791A" w:rsidRDefault="00CE2F4A" w:rsidP="00B73690">
            <w:pPr>
              <w:pStyle w:val="a1"/>
              <w:spacing w:before="0" w:after="0"/>
              <w:jc w:val="left"/>
            </w:pPr>
            <w:r>
              <w:rPr>
                <w:rFonts w:hint="eastAsia"/>
                <w:lang w:eastAsia="ja-JP"/>
              </w:rPr>
              <w:t>P</w:t>
            </w:r>
            <w:r>
              <w:rPr>
                <w:lang w:eastAsia="ja-JP"/>
              </w:rPr>
              <w:t>acked CAN Frame Error</w:t>
            </w:r>
          </w:p>
        </w:tc>
        <w:tc>
          <w:tcPr>
            <w:tcW w:w="815" w:type="pct"/>
            <w:vMerge/>
          </w:tcPr>
          <w:p w14:paraId="06AE656F" w14:textId="771EEDAD" w:rsidR="00CE2F4A" w:rsidRPr="00BE791A" w:rsidRDefault="00CE2F4A" w:rsidP="00B73690">
            <w:pPr>
              <w:pStyle w:val="a1"/>
              <w:spacing w:before="0" w:after="0"/>
              <w:jc w:val="left"/>
            </w:pPr>
          </w:p>
        </w:tc>
      </w:tr>
      <w:tr w:rsidR="00CE2F4A" w:rsidRPr="00BF6713" w14:paraId="4F1EA5A9" w14:textId="77777777" w:rsidTr="000622BE">
        <w:trPr>
          <w:trHeight w:val="295"/>
          <w:jc w:val="center"/>
        </w:trPr>
        <w:tc>
          <w:tcPr>
            <w:tcW w:w="256" w:type="pct"/>
          </w:tcPr>
          <w:p w14:paraId="30A2474D"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5C962ECF" w14:textId="462D51D8" w:rsidR="00CE2F4A" w:rsidRDefault="00CE2F4A" w:rsidP="00643075">
            <w:pPr>
              <w:pStyle w:val="a1"/>
              <w:rPr>
                <w:rFonts w:cs="Arial"/>
                <w:color w:val="000000"/>
                <w:szCs w:val="20"/>
              </w:rPr>
            </w:pPr>
            <w:r w:rsidRPr="00643075">
              <w:rPr>
                <w:rFonts w:cs="Arial"/>
                <w:color w:val="000000"/>
                <w:szCs w:val="20"/>
                <w:lang w:val="en-US"/>
              </w:rPr>
              <w:t>PROTOCONV_E_PACKEDLIN</w:t>
            </w:r>
          </w:p>
        </w:tc>
        <w:tc>
          <w:tcPr>
            <w:tcW w:w="1891" w:type="pct"/>
          </w:tcPr>
          <w:p w14:paraId="088EB33D" w14:textId="77531A7B" w:rsidR="00CE2F4A" w:rsidRDefault="00CE2F4A" w:rsidP="00643075">
            <w:pPr>
              <w:pStyle w:val="a1"/>
              <w:spacing w:before="0" w:after="0"/>
              <w:jc w:val="left"/>
              <w:rPr>
                <w:lang w:eastAsia="ja-JP"/>
              </w:rPr>
            </w:pPr>
            <w:r>
              <w:rPr>
                <w:rFonts w:hint="eastAsia"/>
                <w:lang w:eastAsia="ja-JP"/>
              </w:rPr>
              <w:t>P</w:t>
            </w:r>
            <w:r>
              <w:rPr>
                <w:lang w:eastAsia="ja-JP"/>
              </w:rPr>
              <w:t>acked LIN Frame Error</w:t>
            </w:r>
          </w:p>
        </w:tc>
        <w:tc>
          <w:tcPr>
            <w:tcW w:w="815" w:type="pct"/>
            <w:vMerge/>
          </w:tcPr>
          <w:p w14:paraId="657EDE2F" w14:textId="77777777" w:rsidR="00CE2F4A" w:rsidRPr="00BE791A" w:rsidRDefault="00CE2F4A" w:rsidP="00643075">
            <w:pPr>
              <w:pStyle w:val="a1"/>
              <w:spacing w:before="0" w:after="0"/>
              <w:jc w:val="left"/>
            </w:pPr>
          </w:p>
        </w:tc>
      </w:tr>
      <w:tr w:rsidR="00CE2F4A" w:rsidRPr="00BF6713" w14:paraId="6CA7D04D" w14:textId="77777777" w:rsidTr="000622BE">
        <w:trPr>
          <w:trHeight w:val="295"/>
          <w:jc w:val="center"/>
        </w:trPr>
        <w:tc>
          <w:tcPr>
            <w:tcW w:w="256" w:type="pct"/>
          </w:tcPr>
          <w:p w14:paraId="564DC39F"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0056976A" w14:textId="421E446B" w:rsidR="00CE2F4A" w:rsidRPr="00643075" w:rsidRDefault="00CE2F4A" w:rsidP="00643075">
            <w:pPr>
              <w:pStyle w:val="a1"/>
              <w:rPr>
                <w:rFonts w:cs="Arial"/>
                <w:color w:val="000000"/>
                <w:szCs w:val="20"/>
                <w:lang w:val="en-US"/>
              </w:rPr>
            </w:pPr>
            <w:r w:rsidRPr="00643075">
              <w:rPr>
                <w:rFonts w:cs="Arial"/>
                <w:color w:val="000000"/>
                <w:szCs w:val="20"/>
                <w:lang w:val="en-US"/>
              </w:rPr>
              <w:t>PROTOCONV_E_PACKEDPORT</w:t>
            </w:r>
          </w:p>
        </w:tc>
        <w:tc>
          <w:tcPr>
            <w:tcW w:w="1891" w:type="pct"/>
          </w:tcPr>
          <w:p w14:paraId="14FB702A" w14:textId="6829FD2E" w:rsidR="00CE2F4A" w:rsidRDefault="00CE2F4A" w:rsidP="00643075">
            <w:pPr>
              <w:pStyle w:val="a1"/>
              <w:spacing w:before="0" w:after="0"/>
              <w:jc w:val="left"/>
              <w:rPr>
                <w:lang w:eastAsia="ja-JP"/>
              </w:rPr>
            </w:pPr>
            <w:r>
              <w:rPr>
                <w:rFonts w:hint="eastAsia"/>
                <w:lang w:eastAsia="ja-JP"/>
              </w:rPr>
              <w:t>P</w:t>
            </w:r>
            <w:r>
              <w:rPr>
                <w:lang w:eastAsia="ja-JP"/>
              </w:rPr>
              <w:t>acked Parallel Port Frame Error</w:t>
            </w:r>
          </w:p>
        </w:tc>
        <w:tc>
          <w:tcPr>
            <w:tcW w:w="815" w:type="pct"/>
            <w:vMerge/>
          </w:tcPr>
          <w:p w14:paraId="0D0AA6A5" w14:textId="77777777" w:rsidR="00CE2F4A" w:rsidRPr="00BE791A" w:rsidRDefault="00CE2F4A" w:rsidP="00643075">
            <w:pPr>
              <w:pStyle w:val="a1"/>
              <w:spacing w:before="0" w:after="0"/>
              <w:jc w:val="left"/>
            </w:pPr>
          </w:p>
        </w:tc>
      </w:tr>
      <w:tr w:rsidR="00CE2F4A" w:rsidRPr="00BF6713" w14:paraId="4C9A432E" w14:textId="77777777" w:rsidTr="000622BE">
        <w:trPr>
          <w:trHeight w:val="295"/>
          <w:jc w:val="center"/>
        </w:trPr>
        <w:tc>
          <w:tcPr>
            <w:tcW w:w="256" w:type="pct"/>
          </w:tcPr>
          <w:p w14:paraId="7329D418"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26BA8C5D" w14:textId="2A742E9F" w:rsidR="00CE2F4A" w:rsidRPr="00643075" w:rsidRDefault="00CE2F4A" w:rsidP="00643075">
            <w:pPr>
              <w:pStyle w:val="a1"/>
              <w:rPr>
                <w:rFonts w:cs="Arial"/>
                <w:color w:val="000000"/>
                <w:szCs w:val="20"/>
              </w:rPr>
            </w:pPr>
            <w:r w:rsidRPr="00643075">
              <w:rPr>
                <w:rFonts w:cs="Arial"/>
                <w:color w:val="000000"/>
                <w:szCs w:val="20"/>
              </w:rPr>
              <w:t>PROTOCONV_E_PACKEDMSG</w:t>
            </w:r>
          </w:p>
        </w:tc>
        <w:tc>
          <w:tcPr>
            <w:tcW w:w="1891" w:type="pct"/>
          </w:tcPr>
          <w:p w14:paraId="3F3A07AD" w14:textId="77777777" w:rsidR="00CE2F4A" w:rsidRPr="00643075" w:rsidRDefault="00CE2F4A" w:rsidP="00643075">
            <w:pPr>
              <w:pStyle w:val="a1"/>
              <w:rPr>
                <w:lang w:val="en-US"/>
              </w:rPr>
            </w:pPr>
            <w:r w:rsidRPr="00643075">
              <w:rPr>
                <w:lang w:val="en-US"/>
              </w:rPr>
              <w:t>Packed CAN/LIN/Parallel Port</w:t>
            </w:r>
          </w:p>
          <w:p w14:paraId="5DA79823" w14:textId="6B29D76B" w:rsidR="00CE2F4A" w:rsidRDefault="00CE2F4A" w:rsidP="00643075">
            <w:pPr>
              <w:pStyle w:val="a1"/>
              <w:spacing w:before="0" w:after="0"/>
              <w:jc w:val="left"/>
              <w:rPr>
                <w:lang w:eastAsia="ja-JP"/>
              </w:rPr>
            </w:pPr>
            <w:r>
              <w:rPr>
                <w:lang w:eastAsia="ja-JP"/>
              </w:rPr>
              <w:t>Frame Error</w:t>
            </w:r>
          </w:p>
        </w:tc>
        <w:tc>
          <w:tcPr>
            <w:tcW w:w="815" w:type="pct"/>
            <w:vMerge/>
          </w:tcPr>
          <w:p w14:paraId="01845414" w14:textId="77777777" w:rsidR="00CE2F4A" w:rsidRPr="00BE791A" w:rsidRDefault="00CE2F4A" w:rsidP="00643075">
            <w:pPr>
              <w:pStyle w:val="a1"/>
              <w:spacing w:before="0" w:after="0"/>
              <w:jc w:val="left"/>
            </w:pPr>
          </w:p>
        </w:tc>
      </w:tr>
      <w:tr w:rsidR="00CE2F4A" w:rsidRPr="00BF6713" w14:paraId="1B1049EE" w14:textId="77777777" w:rsidTr="000622BE">
        <w:trPr>
          <w:trHeight w:val="295"/>
          <w:jc w:val="center"/>
        </w:trPr>
        <w:tc>
          <w:tcPr>
            <w:tcW w:w="256" w:type="pct"/>
          </w:tcPr>
          <w:p w14:paraId="2BC722F0"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1194130D" w14:textId="69FB20A7" w:rsidR="00CE2F4A" w:rsidRDefault="00CE2F4A" w:rsidP="00B73690">
            <w:pPr>
              <w:pStyle w:val="a1"/>
              <w:rPr>
                <w:lang w:eastAsia="ja-JP"/>
              </w:rPr>
            </w:pPr>
            <w:r>
              <w:rPr>
                <w:rFonts w:cs="Arial"/>
                <w:color w:val="000000"/>
                <w:szCs w:val="20"/>
              </w:rPr>
              <w:t>PROTOCONV_E_IPCKSUM</w:t>
            </w:r>
          </w:p>
        </w:tc>
        <w:tc>
          <w:tcPr>
            <w:tcW w:w="1891" w:type="pct"/>
          </w:tcPr>
          <w:p w14:paraId="78ABA699" w14:textId="1B8D3BB4" w:rsidR="00CE2F4A" w:rsidRPr="00BE791A" w:rsidRDefault="00CE2F4A" w:rsidP="00B73690">
            <w:pPr>
              <w:pStyle w:val="a1"/>
              <w:spacing w:before="0" w:after="0"/>
              <w:jc w:val="left"/>
            </w:pPr>
            <w:r>
              <w:rPr>
                <w:rFonts w:hint="eastAsia"/>
                <w:lang w:eastAsia="ja-JP"/>
              </w:rPr>
              <w:t>I</w:t>
            </w:r>
            <w:r>
              <w:rPr>
                <w:lang w:eastAsia="ja-JP"/>
              </w:rPr>
              <w:t>P Header Checksum Error</w:t>
            </w:r>
          </w:p>
        </w:tc>
        <w:tc>
          <w:tcPr>
            <w:tcW w:w="815" w:type="pct"/>
            <w:vMerge/>
          </w:tcPr>
          <w:p w14:paraId="6C23235B" w14:textId="7891018D" w:rsidR="00CE2F4A" w:rsidRDefault="00CE2F4A" w:rsidP="00B73690">
            <w:pPr>
              <w:pStyle w:val="a1"/>
              <w:spacing w:before="0" w:after="0"/>
              <w:jc w:val="left"/>
              <w:rPr>
                <w:lang w:eastAsia="ja-JP"/>
              </w:rPr>
            </w:pPr>
          </w:p>
        </w:tc>
      </w:tr>
      <w:tr w:rsidR="00CE2F4A" w:rsidRPr="00BF6713" w14:paraId="29DE96CC" w14:textId="77777777" w:rsidTr="000622BE">
        <w:trPr>
          <w:trHeight w:val="295"/>
          <w:jc w:val="center"/>
        </w:trPr>
        <w:tc>
          <w:tcPr>
            <w:tcW w:w="256" w:type="pct"/>
          </w:tcPr>
          <w:p w14:paraId="5AF0EA47"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6758962F" w14:textId="14B2441B" w:rsidR="00CE2F4A" w:rsidRPr="00371F1D" w:rsidRDefault="00CE2F4A" w:rsidP="00B73690">
            <w:pPr>
              <w:pStyle w:val="a1"/>
              <w:rPr>
                <w:lang w:val="en-US"/>
              </w:rPr>
            </w:pPr>
            <w:r>
              <w:rPr>
                <w:rFonts w:cs="Arial"/>
                <w:color w:val="000000"/>
                <w:szCs w:val="20"/>
              </w:rPr>
              <w:t>PROTOCONV_E_UDPCKSUM</w:t>
            </w:r>
          </w:p>
        </w:tc>
        <w:tc>
          <w:tcPr>
            <w:tcW w:w="1891" w:type="pct"/>
          </w:tcPr>
          <w:p w14:paraId="4C867499" w14:textId="4AA861C1" w:rsidR="00CE2F4A" w:rsidRDefault="00CE2F4A" w:rsidP="00B73690">
            <w:pPr>
              <w:pStyle w:val="a1"/>
              <w:spacing w:before="0" w:after="0"/>
              <w:jc w:val="left"/>
              <w:rPr>
                <w:lang w:eastAsia="ja-JP"/>
              </w:rPr>
            </w:pPr>
            <w:r>
              <w:rPr>
                <w:rFonts w:hint="eastAsia"/>
                <w:lang w:eastAsia="ja-JP"/>
              </w:rPr>
              <w:t>U</w:t>
            </w:r>
            <w:r>
              <w:rPr>
                <w:lang w:eastAsia="ja-JP"/>
              </w:rPr>
              <w:t>DP Header Checksum Error</w:t>
            </w:r>
          </w:p>
        </w:tc>
        <w:tc>
          <w:tcPr>
            <w:tcW w:w="815" w:type="pct"/>
            <w:vMerge/>
          </w:tcPr>
          <w:p w14:paraId="5D33DE28" w14:textId="6DF57A3A" w:rsidR="00CE2F4A" w:rsidRDefault="00CE2F4A" w:rsidP="00B73690">
            <w:pPr>
              <w:pStyle w:val="a1"/>
              <w:spacing w:before="0" w:after="0"/>
              <w:jc w:val="left"/>
              <w:rPr>
                <w:lang w:eastAsia="ja-JP"/>
              </w:rPr>
            </w:pPr>
          </w:p>
        </w:tc>
      </w:tr>
      <w:tr w:rsidR="00CE2F4A" w:rsidRPr="00BF6713" w14:paraId="3AEFEA74" w14:textId="77777777" w:rsidTr="000622BE">
        <w:trPr>
          <w:trHeight w:val="295"/>
          <w:jc w:val="center"/>
        </w:trPr>
        <w:tc>
          <w:tcPr>
            <w:tcW w:w="256" w:type="pct"/>
          </w:tcPr>
          <w:p w14:paraId="5B4BEA06"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0A5DC0D3" w14:textId="0529AFCE" w:rsidR="00CE2F4A" w:rsidRPr="00371F1D" w:rsidRDefault="00CE2F4A" w:rsidP="00B73690">
            <w:pPr>
              <w:pStyle w:val="a1"/>
              <w:rPr>
                <w:lang w:val="en-US"/>
              </w:rPr>
            </w:pPr>
            <w:r>
              <w:rPr>
                <w:rFonts w:cs="Arial"/>
                <w:color w:val="000000"/>
                <w:szCs w:val="20"/>
              </w:rPr>
              <w:t>PROTOCONV_E_</w:t>
            </w:r>
            <w:r w:rsidDel="000622BE">
              <w:rPr>
                <w:rFonts w:cs="Arial"/>
                <w:color w:val="000000"/>
                <w:szCs w:val="20"/>
              </w:rPr>
              <w:t xml:space="preserve"> </w:t>
            </w:r>
            <w:r>
              <w:rPr>
                <w:rFonts w:cs="Arial"/>
                <w:color w:val="000000"/>
                <w:szCs w:val="20"/>
              </w:rPr>
              <w:t>BSWNOTIFY</w:t>
            </w:r>
          </w:p>
        </w:tc>
        <w:tc>
          <w:tcPr>
            <w:tcW w:w="1891" w:type="pct"/>
          </w:tcPr>
          <w:p w14:paraId="49BB0D8F" w14:textId="2B4A2B4F" w:rsidR="00CE2F4A" w:rsidRDefault="00CE2F4A" w:rsidP="00B73690">
            <w:pPr>
              <w:pStyle w:val="a1"/>
              <w:spacing w:before="0" w:after="0"/>
              <w:jc w:val="left"/>
              <w:rPr>
                <w:lang w:eastAsia="ja-JP"/>
              </w:rPr>
            </w:pPr>
            <w:r>
              <w:rPr>
                <w:rFonts w:hint="eastAsia"/>
                <w:lang w:eastAsia="ja-JP"/>
              </w:rPr>
              <w:t>B</w:t>
            </w:r>
            <w:r>
              <w:rPr>
                <w:lang w:eastAsia="ja-JP"/>
              </w:rPr>
              <w:t>SW Notification Error</w:t>
            </w:r>
          </w:p>
        </w:tc>
        <w:tc>
          <w:tcPr>
            <w:tcW w:w="815" w:type="pct"/>
            <w:vMerge/>
          </w:tcPr>
          <w:p w14:paraId="2803F58D" w14:textId="7D5EF495" w:rsidR="00CE2F4A" w:rsidRDefault="00CE2F4A" w:rsidP="00B73690">
            <w:pPr>
              <w:pStyle w:val="a1"/>
              <w:spacing w:before="0" w:after="0"/>
              <w:jc w:val="left"/>
              <w:rPr>
                <w:lang w:eastAsia="ja-JP"/>
              </w:rPr>
            </w:pPr>
          </w:p>
        </w:tc>
      </w:tr>
      <w:tr w:rsidR="00CE2F4A" w:rsidRPr="00BF6713" w14:paraId="17A784C0" w14:textId="77777777" w:rsidTr="000622BE">
        <w:trPr>
          <w:trHeight w:val="295"/>
          <w:jc w:val="center"/>
        </w:trPr>
        <w:tc>
          <w:tcPr>
            <w:tcW w:w="256" w:type="pct"/>
          </w:tcPr>
          <w:p w14:paraId="210241E1"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6EA61121" w14:textId="29582AFF" w:rsidR="00CE2F4A" w:rsidRPr="00371F1D" w:rsidRDefault="00CE2F4A" w:rsidP="00B73690">
            <w:pPr>
              <w:pStyle w:val="a1"/>
              <w:rPr>
                <w:lang w:val="en-US"/>
              </w:rPr>
            </w:pPr>
            <w:r>
              <w:rPr>
                <w:rFonts w:cs="Arial"/>
                <w:color w:val="000000"/>
                <w:szCs w:val="20"/>
              </w:rPr>
              <w:t>PROTOCONV_E_FILTER</w:t>
            </w:r>
          </w:p>
        </w:tc>
        <w:tc>
          <w:tcPr>
            <w:tcW w:w="1891" w:type="pct"/>
          </w:tcPr>
          <w:p w14:paraId="73EC0842" w14:textId="5E82A8F3" w:rsidR="00CE2F4A" w:rsidRDefault="00CE2F4A" w:rsidP="00B73690">
            <w:pPr>
              <w:pStyle w:val="a1"/>
              <w:spacing w:before="0" w:after="0"/>
              <w:jc w:val="left"/>
              <w:rPr>
                <w:lang w:eastAsia="ja-JP"/>
              </w:rPr>
            </w:pPr>
            <w:r w:rsidRPr="00DD2B63">
              <w:t>Filtered and discarded</w:t>
            </w:r>
          </w:p>
        </w:tc>
        <w:tc>
          <w:tcPr>
            <w:tcW w:w="815" w:type="pct"/>
            <w:vMerge/>
          </w:tcPr>
          <w:p w14:paraId="4105D41F" w14:textId="3ED9FF86" w:rsidR="00CE2F4A" w:rsidRDefault="00CE2F4A" w:rsidP="00B73690">
            <w:pPr>
              <w:pStyle w:val="a1"/>
              <w:spacing w:before="0" w:after="0"/>
              <w:jc w:val="left"/>
              <w:rPr>
                <w:lang w:eastAsia="ja-JP"/>
              </w:rPr>
            </w:pPr>
          </w:p>
        </w:tc>
      </w:tr>
      <w:tr w:rsidR="00CE2F4A" w:rsidRPr="00BF6713" w14:paraId="62E140CE" w14:textId="77777777" w:rsidTr="000622BE">
        <w:trPr>
          <w:trHeight w:val="295"/>
          <w:jc w:val="center"/>
        </w:trPr>
        <w:tc>
          <w:tcPr>
            <w:tcW w:w="256" w:type="pct"/>
          </w:tcPr>
          <w:p w14:paraId="6BF648B2" w14:textId="77777777" w:rsidR="00CE2F4A" w:rsidRPr="00BE791A" w:rsidRDefault="00CE2F4A">
            <w:pPr>
              <w:pStyle w:val="a1"/>
              <w:widowControl w:val="0"/>
              <w:numPr>
                <w:ilvl w:val="0"/>
                <w:numId w:val="24"/>
              </w:numPr>
              <w:spacing w:before="0" w:after="0"/>
              <w:jc w:val="left"/>
              <w:rPr>
                <w:rFonts w:eastAsia="Meiryo UI" w:cstheme="majorHAnsi"/>
                <w:szCs w:val="20"/>
                <w:lang w:eastAsia="ja-JP"/>
              </w:rPr>
            </w:pPr>
          </w:p>
        </w:tc>
        <w:tc>
          <w:tcPr>
            <w:tcW w:w="2038" w:type="pct"/>
          </w:tcPr>
          <w:p w14:paraId="624FCC66" w14:textId="75F6911E" w:rsidR="00CE2F4A" w:rsidRPr="00371F1D" w:rsidRDefault="00CE2F4A" w:rsidP="00B73690">
            <w:pPr>
              <w:pStyle w:val="a1"/>
              <w:rPr>
                <w:lang w:val="en-US"/>
              </w:rPr>
            </w:pPr>
            <w:r>
              <w:rPr>
                <w:rFonts w:cs="Arial"/>
                <w:color w:val="000000"/>
                <w:szCs w:val="20"/>
              </w:rPr>
              <w:t>PROTOCONV_E_PARAM_CONFIG</w:t>
            </w:r>
          </w:p>
        </w:tc>
        <w:tc>
          <w:tcPr>
            <w:tcW w:w="1891" w:type="pct"/>
          </w:tcPr>
          <w:p w14:paraId="2A614916" w14:textId="4A739D13" w:rsidR="00CE2F4A" w:rsidRDefault="00CE2F4A" w:rsidP="00B73690">
            <w:pPr>
              <w:pStyle w:val="a1"/>
              <w:spacing w:before="0" w:after="0"/>
              <w:jc w:val="left"/>
              <w:rPr>
                <w:lang w:eastAsia="ja-JP"/>
              </w:rPr>
            </w:pPr>
            <w:r w:rsidRPr="00396170">
              <w:rPr>
                <w:lang w:eastAsia="ja-JP"/>
              </w:rPr>
              <w:t>Config Error (NULL Pointer)</w:t>
            </w:r>
          </w:p>
        </w:tc>
        <w:tc>
          <w:tcPr>
            <w:tcW w:w="815" w:type="pct"/>
            <w:vMerge/>
          </w:tcPr>
          <w:p w14:paraId="713D9746" w14:textId="1938AA49" w:rsidR="00CE2F4A" w:rsidRDefault="00CE2F4A" w:rsidP="00B73690">
            <w:pPr>
              <w:pStyle w:val="a1"/>
              <w:spacing w:before="0" w:after="0"/>
              <w:jc w:val="left"/>
              <w:rPr>
                <w:lang w:eastAsia="ja-JP"/>
              </w:rPr>
            </w:pPr>
          </w:p>
        </w:tc>
      </w:tr>
      <w:tr w:rsidR="00CE2F4A" w:rsidRPr="00BF6713" w14:paraId="68C78C9C" w14:textId="77777777" w:rsidTr="000622BE">
        <w:trPr>
          <w:trHeight w:val="295"/>
          <w:jc w:val="center"/>
        </w:trPr>
        <w:tc>
          <w:tcPr>
            <w:tcW w:w="256" w:type="pct"/>
          </w:tcPr>
          <w:p w14:paraId="3CC92F81" w14:textId="77777777" w:rsidR="00CE2F4A" w:rsidRPr="00BE791A" w:rsidRDefault="00CE2F4A" w:rsidP="00CE2F4A">
            <w:pPr>
              <w:pStyle w:val="a1"/>
              <w:widowControl w:val="0"/>
              <w:numPr>
                <w:ilvl w:val="0"/>
                <w:numId w:val="24"/>
              </w:numPr>
              <w:spacing w:before="0" w:after="0"/>
              <w:jc w:val="left"/>
              <w:rPr>
                <w:rFonts w:eastAsia="Meiryo UI" w:cstheme="majorHAnsi"/>
                <w:szCs w:val="20"/>
                <w:lang w:eastAsia="ja-JP"/>
              </w:rPr>
            </w:pPr>
          </w:p>
        </w:tc>
        <w:tc>
          <w:tcPr>
            <w:tcW w:w="2038" w:type="pct"/>
          </w:tcPr>
          <w:p w14:paraId="0D303EEF" w14:textId="0986E909" w:rsidR="00CE2F4A" w:rsidRDefault="00CE2F4A" w:rsidP="00CE2F4A">
            <w:pPr>
              <w:pStyle w:val="a1"/>
              <w:rPr>
                <w:rFonts w:cs="Arial"/>
                <w:color w:val="000000"/>
                <w:szCs w:val="20"/>
              </w:rPr>
            </w:pPr>
            <w:r w:rsidRPr="00F747E7">
              <w:rPr>
                <w:rFonts w:cs="Arial"/>
                <w:color w:val="000000"/>
                <w:szCs w:val="20"/>
              </w:rPr>
              <w:t>PROTOCONV_E_CFG_ACFTYPE</w:t>
            </w:r>
          </w:p>
        </w:tc>
        <w:tc>
          <w:tcPr>
            <w:tcW w:w="1891" w:type="pct"/>
          </w:tcPr>
          <w:p w14:paraId="0EEB0CDA" w14:textId="17A6BC8A" w:rsidR="00CE2F4A" w:rsidRPr="00396170" w:rsidRDefault="00CE2F4A" w:rsidP="00CE2F4A">
            <w:pPr>
              <w:pStyle w:val="a1"/>
              <w:spacing w:before="0" w:after="0"/>
              <w:jc w:val="left"/>
              <w:rPr>
                <w:lang w:eastAsia="ja-JP"/>
              </w:rPr>
            </w:pPr>
            <w:r>
              <w:rPr>
                <w:rFonts w:cs="Arial"/>
                <w:color w:val="000000"/>
                <w:szCs w:val="20"/>
              </w:rPr>
              <w:t>I</w:t>
            </w:r>
            <w:r w:rsidRPr="00F747E7">
              <w:rPr>
                <w:rFonts w:cs="Arial"/>
                <w:color w:val="000000"/>
                <w:szCs w:val="20"/>
              </w:rPr>
              <w:t>ncorrect or non-supported ACF type</w:t>
            </w:r>
          </w:p>
        </w:tc>
        <w:tc>
          <w:tcPr>
            <w:tcW w:w="815" w:type="pct"/>
            <w:vMerge/>
          </w:tcPr>
          <w:p w14:paraId="6A58B93F" w14:textId="77777777" w:rsidR="00CE2F4A" w:rsidRDefault="00CE2F4A" w:rsidP="00CE2F4A">
            <w:pPr>
              <w:pStyle w:val="a1"/>
              <w:spacing w:before="0" w:after="0"/>
              <w:jc w:val="left"/>
              <w:rPr>
                <w:lang w:eastAsia="ja-JP"/>
              </w:rPr>
            </w:pPr>
          </w:p>
        </w:tc>
      </w:tr>
    </w:tbl>
    <w:p w14:paraId="674EE8EF" w14:textId="742C6D34" w:rsidR="00B51410" w:rsidRDefault="00B51410" w:rsidP="00B73690"/>
    <w:p w14:paraId="03DBAFD4" w14:textId="414AAABA" w:rsidR="004906B0" w:rsidRDefault="00B51410" w:rsidP="00B51410">
      <w:pPr>
        <w:pStyle w:val="Heading3"/>
      </w:pPr>
      <w:r>
        <w:br w:type="column"/>
      </w:r>
      <w:bookmarkStart w:id="260" w:name="_Toc113886793"/>
      <w:bookmarkStart w:id="261" w:name="_Toc203383990"/>
      <w:r w:rsidR="004906B0">
        <w:lastRenderedPageBreak/>
        <w:t>Interfaces (User defined)</w:t>
      </w:r>
      <w:bookmarkEnd w:id="260"/>
      <w:bookmarkEnd w:id="261"/>
    </w:p>
    <w:p w14:paraId="5C5C573B" w14:textId="06B39998" w:rsidR="004906B0" w:rsidRDefault="004906B0" w:rsidP="00E10491">
      <w:pPr>
        <w:pStyle w:val="Caption"/>
      </w:pPr>
      <w:bookmarkStart w:id="262" w:name="_Ref113887490"/>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48</w:t>
      </w:r>
      <w:r w:rsidR="009D560C">
        <w:rPr>
          <w:noProof/>
        </w:rPr>
        <w:fldChar w:fldCharType="end"/>
      </w:r>
      <w:bookmarkEnd w:id="262"/>
      <w:r>
        <w:t xml:space="preserve"> : Error Handling List (User defined interfaces)</w:t>
      </w:r>
    </w:p>
    <w:tbl>
      <w:tblPr>
        <w:tblStyle w:val="TableGrid"/>
        <w:tblW w:w="5000" w:type="pct"/>
        <w:tblLook w:val="04A0" w:firstRow="1" w:lastRow="0" w:firstColumn="1" w:lastColumn="0" w:noHBand="0" w:noVBand="1"/>
      </w:tblPr>
      <w:tblGrid>
        <w:gridCol w:w="561"/>
        <w:gridCol w:w="1844"/>
        <w:gridCol w:w="3531"/>
        <w:gridCol w:w="4095"/>
      </w:tblGrid>
      <w:tr w:rsidR="004906B0" w:rsidRPr="00A95D63" w14:paraId="488DC1D6" w14:textId="77777777" w:rsidTr="00D94B2B">
        <w:trPr>
          <w:trHeight w:val="295"/>
        </w:trPr>
        <w:tc>
          <w:tcPr>
            <w:tcW w:w="280" w:type="pct"/>
            <w:shd w:val="clear" w:color="auto" w:fill="D9D9D9" w:themeFill="background1" w:themeFillShade="D9"/>
            <w:vAlign w:val="center"/>
          </w:tcPr>
          <w:p w14:paraId="5D8B4AD9" w14:textId="77777777" w:rsidR="004906B0" w:rsidRPr="00A95D63" w:rsidRDefault="004906B0" w:rsidP="000D256D">
            <w:pPr>
              <w:rPr>
                <w:rFonts w:eastAsia="Meiryo UI" w:cs="Arial"/>
                <w:b/>
                <w:szCs w:val="20"/>
                <w:lang w:val="en-GB"/>
              </w:rPr>
            </w:pPr>
            <w:r w:rsidRPr="00A95D63">
              <w:rPr>
                <w:rFonts w:eastAsia="Meiryo UI" w:cs="Arial"/>
                <w:b/>
                <w:szCs w:val="20"/>
                <w:lang w:val="en-GB"/>
              </w:rPr>
              <w:t>No.</w:t>
            </w:r>
          </w:p>
        </w:tc>
        <w:tc>
          <w:tcPr>
            <w:tcW w:w="919" w:type="pct"/>
            <w:shd w:val="clear" w:color="auto" w:fill="D9D9D9" w:themeFill="background1" w:themeFillShade="D9"/>
            <w:vAlign w:val="center"/>
          </w:tcPr>
          <w:p w14:paraId="43C34D8F" w14:textId="77777777" w:rsidR="004906B0" w:rsidRPr="00A95D63" w:rsidRDefault="004906B0" w:rsidP="00220AA3">
            <w:pPr>
              <w:rPr>
                <w:rFonts w:eastAsia="Meiryo UI" w:cs="Arial"/>
                <w:b/>
                <w:szCs w:val="20"/>
                <w:lang w:val="en-GB"/>
              </w:rPr>
            </w:pPr>
            <w:r w:rsidRPr="00A95D63">
              <w:rPr>
                <w:rFonts w:eastAsia="Meiryo UI" w:cs="Arial"/>
                <w:b/>
                <w:szCs w:val="20"/>
                <w:lang w:val="en-GB"/>
              </w:rPr>
              <w:t>Error Name</w:t>
            </w:r>
          </w:p>
        </w:tc>
        <w:tc>
          <w:tcPr>
            <w:tcW w:w="1760" w:type="pct"/>
            <w:shd w:val="clear" w:color="auto" w:fill="D9D9D9" w:themeFill="background1" w:themeFillShade="D9"/>
            <w:vAlign w:val="center"/>
          </w:tcPr>
          <w:p w14:paraId="368341EA" w14:textId="77777777" w:rsidR="004906B0" w:rsidRPr="00A95D63" w:rsidRDefault="004906B0" w:rsidP="00220AA3">
            <w:pPr>
              <w:rPr>
                <w:rFonts w:eastAsia="Meiryo UI" w:cs="Arial"/>
                <w:b/>
                <w:szCs w:val="20"/>
                <w:lang w:val="en-GB"/>
              </w:rPr>
            </w:pPr>
            <w:r w:rsidRPr="00A95D63">
              <w:rPr>
                <w:rFonts w:eastAsia="Meiryo UI" w:cs="Arial"/>
                <w:b/>
                <w:szCs w:val="20"/>
                <w:lang w:val="en-GB"/>
              </w:rPr>
              <w:t>Error Factor</w:t>
            </w:r>
          </w:p>
        </w:tc>
        <w:tc>
          <w:tcPr>
            <w:tcW w:w="2042" w:type="pct"/>
            <w:shd w:val="clear" w:color="auto" w:fill="D9D9D9" w:themeFill="background1" w:themeFillShade="D9"/>
            <w:vAlign w:val="center"/>
          </w:tcPr>
          <w:p w14:paraId="6484751D" w14:textId="77777777" w:rsidR="004906B0" w:rsidRPr="00A95D63" w:rsidRDefault="004906B0" w:rsidP="00220AA3">
            <w:pPr>
              <w:rPr>
                <w:rFonts w:eastAsia="Meiryo UI" w:cs="Arial"/>
                <w:b/>
                <w:szCs w:val="20"/>
                <w:lang w:val="en-GB"/>
              </w:rPr>
            </w:pPr>
            <w:r w:rsidRPr="00A95D63">
              <w:rPr>
                <w:rFonts w:eastAsia="Meiryo UI" w:cs="Arial"/>
                <w:b/>
                <w:szCs w:val="20"/>
                <w:lang w:val="en-GB"/>
              </w:rPr>
              <w:t>Error Handling</w:t>
            </w:r>
          </w:p>
        </w:tc>
      </w:tr>
      <w:tr w:rsidR="004906B0" w:rsidRPr="00A95D63" w14:paraId="7A55C208" w14:textId="77777777" w:rsidTr="00D94B2B">
        <w:trPr>
          <w:trHeight w:val="295"/>
        </w:trPr>
        <w:tc>
          <w:tcPr>
            <w:tcW w:w="280" w:type="pct"/>
          </w:tcPr>
          <w:p w14:paraId="01520297" w14:textId="77777777" w:rsidR="004906B0" w:rsidRPr="00A95D63" w:rsidRDefault="004906B0" w:rsidP="000D256D">
            <w:pPr>
              <w:rPr>
                <w:rFonts w:eastAsia="Meiryo UI" w:cs="Arial"/>
                <w:szCs w:val="20"/>
                <w:lang w:val="en-GB"/>
              </w:rPr>
            </w:pPr>
            <w:r w:rsidRPr="00A95D63">
              <w:rPr>
                <w:rFonts w:eastAsia="Meiryo UI" w:cs="Arial"/>
                <w:szCs w:val="20"/>
                <w:lang w:val="en-GB"/>
              </w:rPr>
              <w:t>(1)</w:t>
            </w:r>
          </w:p>
        </w:tc>
        <w:tc>
          <w:tcPr>
            <w:tcW w:w="919" w:type="pct"/>
          </w:tcPr>
          <w:p w14:paraId="423A1826" w14:textId="77777777" w:rsidR="004906B0" w:rsidRPr="00AE4BFB" w:rsidRDefault="004906B0" w:rsidP="00220AA3">
            <w:pPr>
              <w:rPr>
                <w:rFonts w:eastAsia="Meiryo UI" w:cs="Arial"/>
                <w:szCs w:val="20"/>
                <w:lang w:val="en-GB"/>
              </w:rPr>
            </w:pPr>
            <w:r w:rsidRPr="00180D18">
              <w:rPr>
                <w:rFonts w:cs="Yu Gothic Light"/>
                <w:szCs w:val="20"/>
                <w:lang w:val="en-GB"/>
              </w:rPr>
              <w:t>E_OK</w:t>
            </w:r>
          </w:p>
        </w:tc>
        <w:tc>
          <w:tcPr>
            <w:tcW w:w="1760" w:type="pct"/>
          </w:tcPr>
          <w:p w14:paraId="49BD339C" w14:textId="75076108" w:rsidR="004906B0" w:rsidRPr="00A95D63" w:rsidRDefault="00F64070" w:rsidP="00032018">
            <w:pPr>
              <w:pStyle w:val="a1"/>
              <w:spacing w:before="0" w:after="0"/>
            </w:pPr>
            <w:r w:rsidRPr="00F64070">
              <w:t xml:space="preserve">Successful </w:t>
            </w:r>
            <w:r w:rsidR="00A312E1" w:rsidRPr="00105BC5">
              <w:t>Completion</w:t>
            </w:r>
          </w:p>
        </w:tc>
        <w:tc>
          <w:tcPr>
            <w:tcW w:w="2042" w:type="pct"/>
          </w:tcPr>
          <w:p w14:paraId="7A71C9C0" w14:textId="77777777" w:rsidR="004906B0" w:rsidRPr="00A95D63" w:rsidRDefault="004906B0" w:rsidP="00032018">
            <w:pPr>
              <w:pStyle w:val="a1"/>
              <w:spacing w:before="0" w:after="0"/>
            </w:pPr>
            <w:r>
              <w:t>-</w:t>
            </w:r>
          </w:p>
        </w:tc>
      </w:tr>
      <w:tr w:rsidR="004906B0" w:rsidRPr="00A95D63" w14:paraId="616F3F4E" w14:textId="77777777" w:rsidTr="00D94B2B">
        <w:trPr>
          <w:trHeight w:val="295"/>
        </w:trPr>
        <w:tc>
          <w:tcPr>
            <w:tcW w:w="280" w:type="pct"/>
          </w:tcPr>
          <w:p w14:paraId="4701B3B4" w14:textId="77777777" w:rsidR="004906B0" w:rsidRPr="00A95D63" w:rsidRDefault="004906B0" w:rsidP="000D256D">
            <w:pPr>
              <w:rPr>
                <w:rFonts w:eastAsia="Meiryo UI" w:cs="Arial"/>
                <w:szCs w:val="20"/>
                <w:lang w:val="en-GB"/>
              </w:rPr>
            </w:pPr>
            <w:r>
              <w:rPr>
                <w:rFonts w:eastAsia="Meiryo UI" w:cs="Arial"/>
                <w:szCs w:val="20"/>
                <w:lang w:val="en-GB"/>
              </w:rPr>
              <w:t>(2)</w:t>
            </w:r>
          </w:p>
        </w:tc>
        <w:tc>
          <w:tcPr>
            <w:tcW w:w="919" w:type="pct"/>
          </w:tcPr>
          <w:p w14:paraId="2757D18A" w14:textId="342C5293" w:rsidR="004906B0" w:rsidRPr="00AE4BFB" w:rsidRDefault="005666B7" w:rsidP="00220AA3">
            <w:pPr>
              <w:rPr>
                <w:rFonts w:eastAsia="Meiryo UI" w:cs="Arial"/>
                <w:szCs w:val="20"/>
                <w:lang w:val="en-GB"/>
              </w:rPr>
            </w:pPr>
            <w:r>
              <w:rPr>
                <w:rFonts w:cs="Arial"/>
                <w:szCs w:val="20"/>
                <w:lang w:val="en-GB"/>
              </w:rPr>
              <w:t>E_NOT_OK</w:t>
            </w:r>
          </w:p>
        </w:tc>
        <w:tc>
          <w:tcPr>
            <w:tcW w:w="1760" w:type="pct"/>
          </w:tcPr>
          <w:p w14:paraId="6F0E6A1B" w14:textId="1A961B4F" w:rsidR="004906B0" w:rsidRPr="00A95D63" w:rsidRDefault="00F64070" w:rsidP="00032018">
            <w:pPr>
              <w:pStyle w:val="a1"/>
              <w:spacing w:before="0" w:after="0"/>
            </w:pPr>
            <w:r w:rsidRPr="00F64070">
              <w:t>User defined function Error</w:t>
            </w:r>
          </w:p>
        </w:tc>
        <w:tc>
          <w:tcPr>
            <w:tcW w:w="2042" w:type="pct"/>
          </w:tcPr>
          <w:p w14:paraId="170978E2" w14:textId="77777777" w:rsidR="004906B0" w:rsidRPr="00A95D63" w:rsidRDefault="004906B0" w:rsidP="00032018">
            <w:pPr>
              <w:pStyle w:val="a1"/>
              <w:spacing w:before="0" w:after="0"/>
              <w:jc w:val="left"/>
            </w:pPr>
            <w:r w:rsidRPr="002F44EA">
              <w:t>Returns the error to the user application that calls this API interfaces. Error handling is performed by the user application.</w:t>
            </w:r>
          </w:p>
        </w:tc>
      </w:tr>
    </w:tbl>
    <w:p w14:paraId="0B534C59" w14:textId="392029E7" w:rsidR="00A96F88" w:rsidRDefault="00A96F88" w:rsidP="00D10EB4">
      <w:pPr>
        <w:pStyle w:val="Heading2"/>
      </w:pPr>
      <w:bookmarkStart w:id="263" w:name="_Toc141896518"/>
      <w:bookmarkStart w:id="264" w:name="_Toc141896744"/>
      <w:bookmarkStart w:id="265" w:name="_Toc142063196"/>
      <w:bookmarkStart w:id="266" w:name="_Toc142064423"/>
      <w:bookmarkStart w:id="267" w:name="_Toc142665168"/>
      <w:bookmarkStart w:id="268" w:name="_Toc144543502"/>
      <w:bookmarkStart w:id="269" w:name="_Toc144543631"/>
      <w:bookmarkStart w:id="270" w:name="_Toc144543760"/>
      <w:bookmarkStart w:id="271" w:name="_Toc144821885"/>
      <w:bookmarkStart w:id="272" w:name="_Toc141896519"/>
      <w:bookmarkStart w:id="273" w:name="_Toc141896745"/>
      <w:bookmarkStart w:id="274" w:name="_Toc142063197"/>
      <w:bookmarkStart w:id="275" w:name="_Toc142064424"/>
      <w:bookmarkStart w:id="276" w:name="_Toc142665169"/>
      <w:bookmarkStart w:id="277" w:name="_Toc144543503"/>
      <w:bookmarkStart w:id="278" w:name="_Toc144543632"/>
      <w:bookmarkStart w:id="279" w:name="_Toc144543761"/>
      <w:bookmarkStart w:id="280" w:name="_Toc144821886"/>
      <w:bookmarkStart w:id="281" w:name="_Toc141896520"/>
      <w:bookmarkStart w:id="282" w:name="_Toc141896746"/>
      <w:bookmarkStart w:id="283" w:name="_Toc142063198"/>
      <w:bookmarkStart w:id="284" w:name="_Toc142064425"/>
      <w:bookmarkStart w:id="285" w:name="_Toc142665170"/>
      <w:bookmarkStart w:id="286" w:name="_Toc144543504"/>
      <w:bookmarkStart w:id="287" w:name="_Toc144543633"/>
      <w:bookmarkStart w:id="288" w:name="_Toc144543762"/>
      <w:bookmarkStart w:id="289" w:name="_Toc144821887"/>
      <w:bookmarkStart w:id="290" w:name="_Toc203383991"/>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Pr>
          <w:rFonts w:hint="eastAsia"/>
        </w:rPr>
        <w:t>D</w:t>
      </w:r>
      <w:r w:rsidR="00C33C37">
        <w:t>a</w:t>
      </w:r>
      <w:r>
        <w:t>ta Design</w:t>
      </w:r>
      <w:bookmarkEnd w:id="290"/>
    </w:p>
    <w:p w14:paraId="6AB00E64" w14:textId="67B91900" w:rsidR="00A96F88" w:rsidRDefault="00A96F88" w:rsidP="00D10EB4">
      <w:pPr>
        <w:pStyle w:val="Heading3"/>
      </w:pPr>
      <w:bookmarkStart w:id="291" w:name="_Ref93936500"/>
      <w:bookmarkStart w:id="292" w:name="_Toc203383992"/>
      <w:r>
        <w:rPr>
          <w:rFonts w:hint="eastAsia"/>
        </w:rPr>
        <w:t>D</w:t>
      </w:r>
      <w:r>
        <w:t>ata Type Definition</w:t>
      </w:r>
      <w:bookmarkEnd w:id="291"/>
      <w:bookmarkEnd w:id="292"/>
    </w:p>
    <w:p w14:paraId="5ACE2FC6" w14:textId="7EC68CC9" w:rsidR="000C14A4" w:rsidRPr="000C14A4" w:rsidRDefault="000C14A4" w:rsidP="00AF2D8E">
      <w:pPr>
        <w:pStyle w:val="Heading4"/>
      </w:pPr>
      <w:r w:rsidRPr="000C14A4">
        <w:t>R_ProtoConv_CfgType</w:t>
      </w:r>
    </w:p>
    <w:p w14:paraId="2D9BB176" w14:textId="3FBB16E2"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49</w:t>
      </w:r>
      <w:r w:rsidR="009D560C">
        <w:rPr>
          <w:noProof/>
        </w:rPr>
        <w:fldChar w:fldCharType="end"/>
      </w:r>
      <w:r w:rsidR="00254ED0">
        <w:rPr>
          <w:noProof/>
        </w:rPr>
        <w:t>:</w:t>
      </w:r>
      <w:r>
        <w:rPr>
          <w:noProof/>
        </w:rPr>
        <w:t xml:space="preserve"> </w:t>
      </w:r>
      <w:r w:rsidRPr="00676CA2">
        <w:t>R_</w:t>
      </w:r>
      <w:r w:rsidR="000F4E6D">
        <w:t>ProtoConv</w:t>
      </w:r>
      <w:r w:rsidRPr="00676CA2">
        <w:t>_CfgType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4"/>
        <w:gridCol w:w="5401"/>
        <w:gridCol w:w="3286"/>
      </w:tblGrid>
      <w:tr w:rsidR="00A96F88" w:rsidRPr="004B758F" w14:paraId="44790A71" w14:textId="77777777" w:rsidTr="00025F61">
        <w:tc>
          <w:tcPr>
            <w:tcW w:w="670" w:type="pct"/>
            <w:tcBorders>
              <w:top w:val="single" w:sz="4" w:space="0" w:color="auto"/>
              <w:left w:val="single" w:sz="4" w:space="0" w:color="auto"/>
              <w:bottom w:val="single" w:sz="4" w:space="0" w:color="auto"/>
              <w:right w:val="single" w:sz="4" w:space="0" w:color="auto"/>
            </w:tcBorders>
            <w:shd w:val="clear" w:color="auto" w:fill="D9D9D9"/>
          </w:tcPr>
          <w:p w14:paraId="48F3D615" w14:textId="77777777" w:rsidR="00A96F88" w:rsidRPr="004B758F" w:rsidRDefault="00A96F88" w:rsidP="000D256D">
            <w:pPr>
              <w:rPr>
                <w:b/>
                <w:bCs/>
                <w:szCs w:val="21"/>
                <w:lang w:val="en-GB"/>
              </w:rPr>
            </w:pPr>
            <w:bookmarkStart w:id="293" w:name="_Hlk67500095"/>
            <w:r w:rsidRPr="004B758F">
              <w:rPr>
                <w:b/>
                <w:bCs/>
                <w:szCs w:val="21"/>
                <w:lang w:val="en-GB"/>
              </w:rPr>
              <w:t>Location</w:t>
            </w:r>
          </w:p>
        </w:tc>
        <w:tc>
          <w:tcPr>
            <w:tcW w:w="4330" w:type="pct"/>
            <w:gridSpan w:val="2"/>
            <w:tcBorders>
              <w:top w:val="single" w:sz="4" w:space="0" w:color="auto"/>
              <w:left w:val="single" w:sz="4" w:space="0" w:color="auto"/>
              <w:bottom w:val="single" w:sz="4" w:space="0" w:color="auto"/>
              <w:right w:val="single" w:sz="4" w:space="0" w:color="auto"/>
            </w:tcBorders>
          </w:tcPr>
          <w:p w14:paraId="4D68B1C7" w14:textId="7645B0A7" w:rsidR="00A96F88" w:rsidRPr="004B758F" w:rsidRDefault="00A96F88" w:rsidP="00032018">
            <w:pPr>
              <w:tabs>
                <w:tab w:val="left" w:pos="864"/>
              </w:tabs>
              <w:overflowPunct w:val="0"/>
              <w:autoSpaceDE w:val="0"/>
              <w:autoSpaceDN w:val="0"/>
              <w:adjustRightInd w:val="0"/>
              <w:textAlignment w:val="baseline"/>
              <w:rPr>
                <w:szCs w:val="16"/>
                <w:lang w:val="x-none" w:eastAsia="x-none"/>
              </w:rPr>
            </w:pPr>
            <w:r w:rsidRPr="004B758F">
              <w:rPr>
                <w:szCs w:val="16"/>
                <w:lang w:val="x-none" w:eastAsia="x-none"/>
              </w:rPr>
              <w:t>CDD_</w:t>
            </w:r>
            <w:r w:rsidR="000F4E6D">
              <w:rPr>
                <w:szCs w:val="16"/>
                <w:lang w:val="x-none" w:eastAsia="x-none"/>
              </w:rPr>
              <w:t>ProtoConv</w:t>
            </w:r>
            <w:r w:rsidRPr="004B758F">
              <w:rPr>
                <w:szCs w:val="16"/>
                <w:lang w:val="x-none" w:eastAsia="x-none"/>
              </w:rPr>
              <w:t>.h</w:t>
            </w:r>
          </w:p>
        </w:tc>
      </w:tr>
      <w:tr w:rsidR="006E3E4B" w:rsidRPr="004B758F" w14:paraId="63B4D0BD"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72926125" w14:textId="77777777" w:rsidR="00A96F88" w:rsidRPr="004B758F" w:rsidRDefault="00A96F88" w:rsidP="000D256D">
            <w:pPr>
              <w:rPr>
                <w:rFonts w:eastAsia="Meiryo UI" w:cs="Arial"/>
                <w:b/>
                <w:bCs/>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46AC9F5C" w14:textId="77777777" w:rsidR="00FC20F7" w:rsidRPr="00FC20F7" w:rsidRDefault="00F26E15" w:rsidP="00FC20F7">
            <w:pPr>
              <w:tabs>
                <w:tab w:val="left" w:pos="864"/>
              </w:tabs>
              <w:overflowPunct w:val="0"/>
              <w:autoSpaceDE w:val="0"/>
              <w:autoSpaceDN w:val="0"/>
              <w:adjustRightInd w:val="0"/>
              <w:jc w:val="left"/>
              <w:textAlignment w:val="baseline"/>
              <w:rPr>
                <w:szCs w:val="16"/>
              </w:rPr>
            </w:pPr>
            <w:r w:rsidRPr="00F26E15">
              <w:rPr>
                <w:szCs w:val="16"/>
              </w:rPr>
              <w:t xml:space="preserve">const R_ProtoConv_CantoEthMainTblGeneralType </w:t>
            </w:r>
            <w:r w:rsidR="00FC20F7" w:rsidRPr="00FC20F7">
              <w:rPr>
                <w:szCs w:val="16"/>
              </w:rPr>
              <w:t>pCantoEthMainTblGeneral</w:t>
            </w:r>
          </w:p>
          <w:p w14:paraId="74A5CF4F" w14:textId="576C3563" w:rsidR="00A96F88" w:rsidRPr="003378A5" w:rsidRDefault="00A96F88" w:rsidP="00032018">
            <w:pPr>
              <w:tabs>
                <w:tab w:val="left" w:pos="864"/>
              </w:tabs>
              <w:overflowPunct w:val="0"/>
              <w:autoSpaceDE w:val="0"/>
              <w:autoSpaceDN w:val="0"/>
              <w:adjustRightInd w:val="0"/>
              <w:jc w:val="left"/>
              <w:textAlignment w:val="baseline"/>
              <w:rPr>
                <w:szCs w:val="16"/>
              </w:rPr>
            </w:pPr>
          </w:p>
        </w:tc>
        <w:tc>
          <w:tcPr>
            <w:tcW w:w="1638" w:type="pct"/>
            <w:tcBorders>
              <w:top w:val="single" w:sz="4" w:space="0" w:color="auto"/>
              <w:left w:val="single" w:sz="4" w:space="0" w:color="auto"/>
              <w:bottom w:val="single" w:sz="4" w:space="0" w:color="auto"/>
              <w:right w:val="single" w:sz="4" w:space="0" w:color="auto"/>
            </w:tcBorders>
          </w:tcPr>
          <w:p w14:paraId="20CF8077" w14:textId="01DB5388" w:rsidR="003378A5" w:rsidRDefault="003378A5" w:rsidP="003378A5">
            <w:pPr>
              <w:tabs>
                <w:tab w:val="left" w:pos="864"/>
              </w:tabs>
              <w:overflowPunct w:val="0"/>
              <w:autoSpaceDE w:val="0"/>
              <w:autoSpaceDN w:val="0"/>
              <w:adjustRightInd w:val="0"/>
              <w:jc w:val="left"/>
              <w:textAlignment w:val="baseline"/>
              <w:rPr>
                <w:szCs w:val="16"/>
                <w:lang w:val="x-none"/>
              </w:rPr>
            </w:pPr>
            <w:r>
              <w:rPr>
                <w:szCs w:val="16"/>
                <w:lang w:val="x-none"/>
              </w:rPr>
              <w:t xml:space="preserve">CAN to Ethernet Main Routing Table </w:t>
            </w:r>
            <w:r w:rsidR="00F26E15">
              <w:rPr>
                <w:szCs w:val="16"/>
                <w:lang w:val="x-none"/>
              </w:rPr>
              <w:t xml:space="preserve">General </w:t>
            </w:r>
            <w:r>
              <w:rPr>
                <w:szCs w:val="16"/>
                <w:lang w:val="x-none"/>
              </w:rPr>
              <w:t>Configuration</w:t>
            </w:r>
          </w:p>
          <w:p w14:paraId="13B6B7C6" w14:textId="53802BEC" w:rsidR="00A96F88" w:rsidRDefault="003378A5" w:rsidP="003378A5">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2C84087A"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hideMark/>
          </w:tcPr>
          <w:p w14:paraId="2AB8CA23" w14:textId="77777777" w:rsidR="00A96F88" w:rsidRPr="004B758F" w:rsidRDefault="00A96F88" w:rsidP="000D256D">
            <w:pPr>
              <w:rPr>
                <w:rFonts w:eastAsia="Meiryo UI" w:cs="Arial"/>
                <w:szCs w:val="21"/>
                <w:lang w:val="en-GB"/>
              </w:rPr>
            </w:pPr>
            <w:bookmarkStart w:id="294" w:name="_Hlk67487308"/>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32001BEE" w14:textId="3270DF97" w:rsidR="00FC20F7" w:rsidRPr="00FC20F7" w:rsidRDefault="00F26E15" w:rsidP="00FC20F7">
            <w:pPr>
              <w:tabs>
                <w:tab w:val="left" w:pos="864"/>
              </w:tabs>
              <w:overflowPunct w:val="0"/>
              <w:autoSpaceDE w:val="0"/>
              <w:autoSpaceDN w:val="0"/>
              <w:adjustRightInd w:val="0"/>
              <w:jc w:val="left"/>
              <w:textAlignment w:val="baseline"/>
              <w:rPr>
                <w:szCs w:val="16"/>
              </w:rPr>
            </w:pPr>
            <w:r w:rsidRPr="00F26E15">
              <w:rPr>
                <w:szCs w:val="16"/>
              </w:rPr>
              <w:t xml:space="preserve">const R_ProtoConv_LintoEthMainTblGeneralType </w:t>
            </w:r>
            <w:r w:rsidR="00FC20F7" w:rsidRPr="00FC20F7">
              <w:rPr>
                <w:szCs w:val="16"/>
              </w:rPr>
              <w:t>p</w:t>
            </w:r>
            <w:r w:rsidR="00FC20F7">
              <w:rPr>
                <w:szCs w:val="16"/>
              </w:rPr>
              <w:t>Li</w:t>
            </w:r>
            <w:r w:rsidR="00FC20F7" w:rsidRPr="00FC20F7">
              <w:rPr>
                <w:szCs w:val="16"/>
              </w:rPr>
              <w:t>ntoEthMainTblGeneral</w:t>
            </w:r>
          </w:p>
          <w:p w14:paraId="4D9A5579" w14:textId="6D48FFF0" w:rsidR="00A96F88" w:rsidRPr="003378A5" w:rsidRDefault="00A96F88" w:rsidP="00032018">
            <w:pPr>
              <w:tabs>
                <w:tab w:val="left" w:pos="864"/>
              </w:tabs>
              <w:overflowPunct w:val="0"/>
              <w:autoSpaceDE w:val="0"/>
              <w:autoSpaceDN w:val="0"/>
              <w:adjustRightInd w:val="0"/>
              <w:jc w:val="left"/>
              <w:textAlignment w:val="baseline"/>
              <w:rPr>
                <w:szCs w:val="16"/>
              </w:rPr>
            </w:pPr>
          </w:p>
        </w:tc>
        <w:tc>
          <w:tcPr>
            <w:tcW w:w="1638" w:type="pct"/>
            <w:tcBorders>
              <w:top w:val="single" w:sz="4" w:space="0" w:color="auto"/>
              <w:left w:val="single" w:sz="4" w:space="0" w:color="auto"/>
              <w:bottom w:val="single" w:sz="4" w:space="0" w:color="auto"/>
              <w:right w:val="single" w:sz="4" w:space="0" w:color="auto"/>
            </w:tcBorders>
          </w:tcPr>
          <w:p w14:paraId="4DE6ACEF" w14:textId="2ABAC067" w:rsidR="003378A5" w:rsidRDefault="003378A5" w:rsidP="003378A5">
            <w:pPr>
              <w:tabs>
                <w:tab w:val="left" w:pos="864"/>
              </w:tabs>
              <w:overflowPunct w:val="0"/>
              <w:autoSpaceDE w:val="0"/>
              <w:autoSpaceDN w:val="0"/>
              <w:adjustRightInd w:val="0"/>
              <w:jc w:val="left"/>
              <w:textAlignment w:val="baseline"/>
              <w:rPr>
                <w:szCs w:val="16"/>
                <w:lang w:val="x-none"/>
              </w:rPr>
            </w:pPr>
            <w:r>
              <w:rPr>
                <w:szCs w:val="16"/>
                <w:lang w:val="x-none"/>
              </w:rPr>
              <w:t xml:space="preserve">LIN to Ethernet Main Routing Table </w:t>
            </w:r>
            <w:r w:rsidR="00F26E15">
              <w:rPr>
                <w:szCs w:val="16"/>
                <w:lang w:val="x-none"/>
              </w:rPr>
              <w:t xml:space="preserve">General </w:t>
            </w:r>
            <w:r>
              <w:rPr>
                <w:szCs w:val="16"/>
                <w:lang w:val="x-none"/>
              </w:rPr>
              <w:t>Configuration</w:t>
            </w:r>
          </w:p>
          <w:p w14:paraId="5B56D05B" w14:textId="25851FFF" w:rsidR="00A96F88" w:rsidRPr="004B758F" w:rsidRDefault="003378A5" w:rsidP="003378A5">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bookmarkEnd w:id="294"/>
      <w:tr w:rsidR="006E3E4B" w:rsidRPr="004B758F" w14:paraId="5B2F4B7C"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60460CDB" w14:textId="77777777" w:rsidR="00A96F88" w:rsidRPr="004B758F" w:rsidRDefault="00A96F88" w:rsidP="000D256D">
            <w:pPr>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63E86000" w14:textId="77777777" w:rsidR="006E3E4B" w:rsidRDefault="00CB408F" w:rsidP="00032018">
            <w:pPr>
              <w:tabs>
                <w:tab w:val="left" w:pos="864"/>
              </w:tabs>
              <w:overflowPunct w:val="0"/>
              <w:autoSpaceDE w:val="0"/>
              <w:autoSpaceDN w:val="0"/>
              <w:adjustRightInd w:val="0"/>
              <w:jc w:val="left"/>
              <w:textAlignment w:val="baseline"/>
              <w:rPr>
                <w:szCs w:val="16"/>
              </w:rPr>
            </w:pPr>
            <w:r w:rsidRPr="00CB408F">
              <w:rPr>
                <w:szCs w:val="16"/>
              </w:rPr>
              <w:t>const R_ProtoConv_XtoEthDestTblType</w:t>
            </w:r>
          </w:p>
          <w:p w14:paraId="05D0B022" w14:textId="64B7D4BD" w:rsidR="00A96F88" w:rsidRPr="00CB408F" w:rsidRDefault="00CB408F" w:rsidP="00032018">
            <w:pPr>
              <w:tabs>
                <w:tab w:val="left" w:pos="864"/>
              </w:tabs>
              <w:overflowPunct w:val="0"/>
              <w:autoSpaceDE w:val="0"/>
              <w:autoSpaceDN w:val="0"/>
              <w:adjustRightInd w:val="0"/>
              <w:jc w:val="left"/>
              <w:textAlignment w:val="baseline"/>
              <w:rPr>
                <w:szCs w:val="16"/>
              </w:rPr>
            </w:pPr>
            <w:r w:rsidRPr="00CB408F">
              <w:rPr>
                <w:szCs w:val="16"/>
              </w:rPr>
              <w:t>*pXtoEthDestTbl</w:t>
            </w:r>
          </w:p>
        </w:tc>
        <w:tc>
          <w:tcPr>
            <w:tcW w:w="1638" w:type="pct"/>
            <w:tcBorders>
              <w:top w:val="single" w:sz="4" w:space="0" w:color="auto"/>
              <w:left w:val="single" w:sz="4" w:space="0" w:color="auto"/>
              <w:bottom w:val="single" w:sz="4" w:space="0" w:color="auto"/>
              <w:right w:val="single" w:sz="4" w:space="0" w:color="auto"/>
            </w:tcBorders>
          </w:tcPr>
          <w:p w14:paraId="4DAD5E83" w14:textId="427DBAD0" w:rsidR="00CB408F" w:rsidRDefault="00CB408F" w:rsidP="00CB408F">
            <w:pPr>
              <w:tabs>
                <w:tab w:val="left" w:pos="864"/>
              </w:tabs>
              <w:overflowPunct w:val="0"/>
              <w:autoSpaceDE w:val="0"/>
              <w:autoSpaceDN w:val="0"/>
              <w:adjustRightInd w:val="0"/>
              <w:jc w:val="left"/>
              <w:textAlignment w:val="baseline"/>
              <w:rPr>
                <w:szCs w:val="16"/>
                <w:lang w:val="x-none"/>
              </w:rPr>
            </w:pPr>
            <w:r>
              <w:rPr>
                <w:szCs w:val="16"/>
                <w:lang w:val="x-none"/>
              </w:rPr>
              <w:t>Ethernet Destination Routing Table Configuration</w:t>
            </w:r>
          </w:p>
          <w:p w14:paraId="07DA4254" w14:textId="0F0F9B4A" w:rsidR="00A96F88" w:rsidRDefault="00CB408F" w:rsidP="00CB408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7AA291CB"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406FAC03" w14:textId="77777777" w:rsidR="00CB408F" w:rsidRPr="004B758F" w:rsidRDefault="00CB408F" w:rsidP="00CB408F">
            <w:pPr>
              <w:rPr>
                <w:rFonts w:eastAsia="Meiryo UI" w:cs="Arial"/>
                <w:b/>
                <w:bCs/>
                <w:szCs w:val="21"/>
                <w:lang w:val="en-GB"/>
              </w:rPr>
            </w:pPr>
            <w:r w:rsidRPr="004B758F">
              <w:rPr>
                <w:rFonts w:eastAsia="Meiryo UI" w:cs="Arial"/>
                <w:b/>
                <w:bCs/>
                <w:szCs w:val="21"/>
                <w:lang w:val="en-GB"/>
              </w:rPr>
              <w:t>4</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64CB4B17" w14:textId="77777777" w:rsidR="00CB408F" w:rsidRDefault="00CB408F" w:rsidP="00CB408F">
            <w:pPr>
              <w:tabs>
                <w:tab w:val="left" w:pos="864"/>
              </w:tabs>
              <w:overflowPunct w:val="0"/>
              <w:autoSpaceDE w:val="0"/>
              <w:autoSpaceDN w:val="0"/>
              <w:adjustRightInd w:val="0"/>
              <w:jc w:val="left"/>
              <w:textAlignment w:val="baseline"/>
              <w:rPr>
                <w:szCs w:val="16"/>
                <w:lang w:val="x-none"/>
              </w:rPr>
            </w:pPr>
            <w:r>
              <w:rPr>
                <w:szCs w:val="16"/>
                <w:lang w:val="x-none"/>
              </w:rPr>
              <w:t>const R_ProtoConv</w:t>
            </w:r>
            <w:r w:rsidRPr="00FA4A68">
              <w:rPr>
                <w:szCs w:val="16"/>
                <w:lang w:val="x-none"/>
              </w:rPr>
              <w:t>_EthSrcCfgType</w:t>
            </w:r>
          </w:p>
          <w:p w14:paraId="1726D25F" w14:textId="660CA112" w:rsidR="00CB408F" w:rsidRDefault="00CB408F" w:rsidP="00CB408F">
            <w:pPr>
              <w:tabs>
                <w:tab w:val="left" w:pos="864"/>
              </w:tabs>
              <w:overflowPunct w:val="0"/>
              <w:autoSpaceDE w:val="0"/>
              <w:autoSpaceDN w:val="0"/>
              <w:adjustRightInd w:val="0"/>
              <w:jc w:val="left"/>
              <w:textAlignment w:val="baseline"/>
              <w:rPr>
                <w:szCs w:val="16"/>
                <w:lang w:val="x-none"/>
              </w:rPr>
            </w:pPr>
            <w:r>
              <w:rPr>
                <w:rFonts w:hint="eastAsia"/>
                <w:szCs w:val="16"/>
                <w:lang w:val="x-none"/>
              </w:rPr>
              <w:t>*</w:t>
            </w:r>
            <w:r>
              <w:rPr>
                <w:szCs w:val="16"/>
                <w:lang w:val="x-none"/>
              </w:rPr>
              <w:t>pEthSrcCfg</w:t>
            </w:r>
          </w:p>
        </w:tc>
        <w:tc>
          <w:tcPr>
            <w:tcW w:w="1638" w:type="pct"/>
            <w:tcBorders>
              <w:top w:val="single" w:sz="4" w:space="0" w:color="auto"/>
              <w:left w:val="single" w:sz="4" w:space="0" w:color="auto"/>
              <w:bottom w:val="single" w:sz="4" w:space="0" w:color="auto"/>
              <w:right w:val="single" w:sz="4" w:space="0" w:color="auto"/>
            </w:tcBorders>
          </w:tcPr>
          <w:p w14:paraId="55108934" w14:textId="77777777" w:rsidR="00CB408F" w:rsidRDefault="00CB408F" w:rsidP="00CB408F">
            <w:pPr>
              <w:tabs>
                <w:tab w:val="left" w:pos="864"/>
              </w:tabs>
              <w:overflowPunct w:val="0"/>
              <w:autoSpaceDE w:val="0"/>
              <w:autoSpaceDN w:val="0"/>
              <w:adjustRightInd w:val="0"/>
              <w:jc w:val="left"/>
              <w:textAlignment w:val="baseline"/>
              <w:rPr>
                <w:szCs w:val="16"/>
                <w:lang w:val="x-none"/>
              </w:rPr>
            </w:pPr>
            <w:r>
              <w:rPr>
                <w:rFonts w:hint="eastAsia"/>
                <w:szCs w:val="16"/>
                <w:lang w:val="x-none"/>
              </w:rPr>
              <w:t>E</w:t>
            </w:r>
            <w:r>
              <w:rPr>
                <w:szCs w:val="16"/>
                <w:lang w:val="x-none"/>
              </w:rPr>
              <w:t>thernet Source Address/Port Configuration</w:t>
            </w:r>
          </w:p>
          <w:p w14:paraId="7BDA23F6" w14:textId="766C7EC8" w:rsidR="00CB408F" w:rsidRDefault="00CB408F" w:rsidP="00CB408F">
            <w:pPr>
              <w:tabs>
                <w:tab w:val="left" w:pos="864"/>
              </w:tabs>
              <w:overflowPunct w:val="0"/>
              <w:autoSpaceDE w:val="0"/>
              <w:autoSpaceDN w:val="0"/>
              <w:adjustRightInd w:val="0"/>
              <w:jc w:val="left"/>
              <w:textAlignment w:val="baseline"/>
              <w:rPr>
                <w:szCs w:val="16"/>
                <w:lang w:val="x-none"/>
              </w:rPr>
            </w:pPr>
            <w:r w:rsidRPr="00891DD5">
              <w:rPr>
                <w:szCs w:val="16"/>
                <w:lang w:val="x-none"/>
              </w:rPr>
              <w:t xml:space="preserve">Range: Not </w:t>
            </w:r>
            <w:r>
              <w:rPr>
                <w:szCs w:val="16"/>
                <w:lang w:val="x-none"/>
              </w:rPr>
              <w:t>NULL_PTR</w:t>
            </w:r>
          </w:p>
        </w:tc>
      </w:tr>
      <w:tr w:rsidR="006E3E4B" w:rsidRPr="004B758F" w14:paraId="730D0AFA"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72A9FD71" w14:textId="63720FD7" w:rsidR="006E3E4B" w:rsidRPr="004B758F" w:rsidRDefault="006E3E4B" w:rsidP="006E3E4B">
            <w:pPr>
              <w:rPr>
                <w:rFonts w:eastAsia="Meiryo UI" w:cs="Arial"/>
                <w:b/>
                <w:bCs/>
                <w:szCs w:val="21"/>
                <w:lang w:val="en-GB"/>
              </w:rPr>
            </w:pPr>
            <w:r>
              <w:rPr>
                <w:rFonts w:eastAsia="Meiryo UI" w:cs="Arial"/>
                <w:b/>
                <w:bCs/>
                <w:szCs w:val="21"/>
                <w:lang w:val="en-GB"/>
              </w:rPr>
              <w:t>5</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0D70B06F" w14:textId="77777777" w:rsidR="006E3E4B" w:rsidRDefault="006E3E4B" w:rsidP="006E3E4B">
            <w:pPr>
              <w:tabs>
                <w:tab w:val="left" w:pos="864"/>
              </w:tabs>
              <w:overflowPunct w:val="0"/>
              <w:autoSpaceDE w:val="0"/>
              <w:autoSpaceDN w:val="0"/>
              <w:adjustRightInd w:val="0"/>
              <w:jc w:val="left"/>
              <w:textAlignment w:val="baseline"/>
              <w:rPr>
                <w:szCs w:val="16"/>
              </w:rPr>
            </w:pPr>
            <w:r w:rsidRPr="006E3E4B">
              <w:rPr>
                <w:szCs w:val="16"/>
              </w:rPr>
              <w:t>const R_ProtoConv_EthtoCanMainTblType</w:t>
            </w:r>
          </w:p>
          <w:p w14:paraId="7E6CD40E" w14:textId="372D4D98" w:rsidR="006E3E4B" w:rsidRPr="006E3E4B" w:rsidRDefault="006E3E4B" w:rsidP="006E3E4B">
            <w:pPr>
              <w:tabs>
                <w:tab w:val="left" w:pos="864"/>
              </w:tabs>
              <w:overflowPunct w:val="0"/>
              <w:autoSpaceDE w:val="0"/>
              <w:autoSpaceDN w:val="0"/>
              <w:adjustRightInd w:val="0"/>
              <w:jc w:val="left"/>
              <w:textAlignment w:val="baseline"/>
              <w:rPr>
                <w:szCs w:val="16"/>
              </w:rPr>
            </w:pPr>
            <w:r w:rsidRPr="006E3E4B">
              <w:rPr>
                <w:szCs w:val="16"/>
              </w:rPr>
              <w:t>*pEthtoCanMainTbl</w:t>
            </w:r>
          </w:p>
        </w:tc>
        <w:tc>
          <w:tcPr>
            <w:tcW w:w="1638" w:type="pct"/>
            <w:tcBorders>
              <w:top w:val="single" w:sz="4" w:space="0" w:color="auto"/>
              <w:left w:val="single" w:sz="4" w:space="0" w:color="auto"/>
              <w:bottom w:val="single" w:sz="4" w:space="0" w:color="auto"/>
              <w:right w:val="single" w:sz="4" w:space="0" w:color="auto"/>
            </w:tcBorders>
          </w:tcPr>
          <w:p w14:paraId="39671A38" w14:textId="20A919DC" w:rsidR="006E3E4B" w:rsidRDefault="006E3E4B" w:rsidP="006E3E4B">
            <w:pPr>
              <w:tabs>
                <w:tab w:val="left" w:pos="864"/>
              </w:tabs>
              <w:overflowPunct w:val="0"/>
              <w:autoSpaceDE w:val="0"/>
              <w:autoSpaceDN w:val="0"/>
              <w:adjustRightInd w:val="0"/>
              <w:jc w:val="left"/>
              <w:textAlignment w:val="baseline"/>
              <w:rPr>
                <w:szCs w:val="16"/>
                <w:lang w:val="x-none"/>
              </w:rPr>
            </w:pPr>
            <w:r>
              <w:rPr>
                <w:szCs w:val="16"/>
                <w:lang w:val="x-none"/>
              </w:rPr>
              <w:t>Ethernet to CAN Main Routing Table Configuration</w:t>
            </w:r>
          </w:p>
          <w:p w14:paraId="30100E9B" w14:textId="4365AF6F" w:rsidR="006E3E4B" w:rsidRDefault="006E3E4B" w:rsidP="006E3E4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61C8B9F3"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19F7D1D0" w14:textId="196F381D" w:rsidR="006E3E4B" w:rsidRPr="004B758F" w:rsidRDefault="00025F61" w:rsidP="006E3E4B">
            <w:pPr>
              <w:rPr>
                <w:rFonts w:eastAsia="Meiryo UI" w:cs="Arial"/>
                <w:b/>
                <w:bCs/>
                <w:szCs w:val="21"/>
                <w:lang w:val="en-GB"/>
              </w:rPr>
            </w:pPr>
            <w:r>
              <w:rPr>
                <w:rFonts w:eastAsia="Meiryo UI" w:cs="Arial"/>
                <w:b/>
                <w:bCs/>
                <w:szCs w:val="21"/>
                <w:lang w:val="en-GB"/>
              </w:rPr>
              <w:t>6</w:t>
            </w:r>
            <w:r w:rsidR="006E3E4B" w:rsidRPr="004B758F">
              <w:rPr>
                <w:rFonts w:eastAsia="Meiryo UI" w:cs="Arial"/>
                <w:b/>
                <w:bCs/>
                <w:szCs w:val="21"/>
                <w:vertAlign w:val="superscript"/>
                <w:lang w:val="en-GB"/>
              </w:rPr>
              <w:t>th</w:t>
            </w:r>
            <w:r w:rsidR="006E3E4B"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19694E10" w14:textId="77777777" w:rsidR="006E3E4B" w:rsidRDefault="006E3E4B" w:rsidP="006E3E4B">
            <w:pPr>
              <w:tabs>
                <w:tab w:val="left" w:pos="864"/>
              </w:tabs>
              <w:overflowPunct w:val="0"/>
              <w:autoSpaceDE w:val="0"/>
              <w:autoSpaceDN w:val="0"/>
              <w:adjustRightInd w:val="0"/>
              <w:jc w:val="left"/>
              <w:textAlignment w:val="baseline"/>
              <w:rPr>
                <w:szCs w:val="16"/>
              </w:rPr>
            </w:pPr>
            <w:r w:rsidRPr="006E3E4B">
              <w:rPr>
                <w:szCs w:val="16"/>
              </w:rPr>
              <w:t>const R_ProtoConv_EthtoLinMainTblType</w:t>
            </w:r>
          </w:p>
          <w:p w14:paraId="5338DA46" w14:textId="77E4797A" w:rsidR="006E3E4B" w:rsidRDefault="006E3E4B" w:rsidP="006E3E4B">
            <w:pPr>
              <w:tabs>
                <w:tab w:val="left" w:pos="864"/>
              </w:tabs>
              <w:overflowPunct w:val="0"/>
              <w:autoSpaceDE w:val="0"/>
              <w:autoSpaceDN w:val="0"/>
              <w:adjustRightInd w:val="0"/>
              <w:jc w:val="left"/>
              <w:textAlignment w:val="baseline"/>
              <w:rPr>
                <w:szCs w:val="16"/>
                <w:lang w:val="x-none"/>
              </w:rPr>
            </w:pPr>
            <w:r w:rsidRPr="006E3E4B">
              <w:rPr>
                <w:szCs w:val="16"/>
              </w:rPr>
              <w:t>*pEthtoLinMainTbl</w:t>
            </w:r>
          </w:p>
        </w:tc>
        <w:tc>
          <w:tcPr>
            <w:tcW w:w="1638" w:type="pct"/>
            <w:tcBorders>
              <w:top w:val="single" w:sz="4" w:space="0" w:color="auto"/>
              <w:left w:val="single" w:sz="4" w:space="0" w:color="auto"/>
              <w:bottom w:val="single" w:sz="4" w:space="0" w:color="auto"/>
              <w:right w:val="single" w:sz="4" w:space="0" w:color="auto"/>
            </w:tcBorders>
          </w:tcPr>
          <w:p w14:paraId="20CB7F82" w14:textId="6A71E193" w:rsidR="006E3E4B" w:rsidRDefault="006E3E4B" w:rsidP="006E3E4B">
            <w:pPr>
              <w:tabs>
                <w:tab w:val="left" w:pos="864"/>
              </w:tabs>
              <w:overflowPunct w:val="0"/>
              <w:autoSpaceDE w:val="0"/>
              <w:autoSpaceDN w:val="0"/>
              <w:adjustRightInd w:val="0"/>
              <w:jc w:val="left"/>
              <w:textAlignment w:val="baseline"/>
              <w:rPr>
                <w:szCs w:val="16"/>
                <w:lang w:val="x-none"/>
              </w:rPr>
            </w:pPr>
            <w:r>
              <w:rPr>
                <w:szCs w:val="16"/>
                <w:lang w:val="x-none"/>
              </w:rPr>
              <w:t>Ethernet to LIN Main Routing Table Configuration</w:t>
            </w:r>
          </w:p>
          <w:p w14:paraId="471A94BC" w14:textId="39E75BBE" w:rsidR="006E3E4B" w:rsidRDefault="006E3E4B" w:rsidP="006E3E4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1B8D405C"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13B19A56" w14:textId="58E1C886" w:rsidR="006E3E4B" w:rsidRPr="004B758F" w:rsidRDefault="00025F61" w:rsidP="006E3E4B">
            <w:pPr>
              <w:rPr>
                <w:rFonts w:eastAsia="Meiryo UI" w:cs="Arial"/>
                <w:b/>
                <w:bCs/>
                <w:szCs w:val="21"/>
                <w:lang w:val="en-GB"/>
              </w:rPr>
            </w:pPr>
            <w:r>
              <w:rPr>
                <w:rFonts w:eastAsia="Meiryo UI" w:cs="Arial"/>
                <w:b/>
                <w:bCs/>
                <w:szCs w:val="21"/>
                <w:lang w:val="en-GB"/>
              </w:rPr>
              <w:t>7</w:t>
            </w:r>
            <w:r w:rsidR="006E3E4B" w:rsidRPr="004B758F">
              <w:rPr>
                <w:rFonts w:eastAsia="Meiryo UI" w:cs="Arial"/>
                <w:b/>
                <w:bCs/>
                <w:szCs w:val="21"/>
                <w:vertAlign w:val="superscript"/>
                <w:lang w:val="en-GB"/>
              </w:rPr>
              <w:t>th</w:t>
            </w:r>
            <w:r w:rsidR="006E3E4B"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1F7A97EE" w14:textId="77777777" w:rsidR="006E3E4B" w:rsidRPr="004B758F" w:rsidRDefault="006E3E4B" w:rsidP="006E3E4B">
            <w:pPr>
              <w:tabs>
                <w:tab w:val="left" w:pos="864"/>
              </w:tabs>
              <w:overflowPunct w:val="0"/>
              <w:autoSpaceDE w:val="0"/>
              <w:autoSpaceDN w:val="0"/>
              <w:adjustRightInd w:val="0"/>
              <w:jc w:val="left"/>
              <w:textAlignment w:val="baseline"/>
              <w:rPr>
                <w:szCs w:val="16"/>
                <w:lang w:val="x-none"/>
              </w:rPr>
            </w:pPr>
            <w:r>
              <w:rPr>
                <w:szCs w:val="16"/>
                <w:lang w:val="x-none"/>
              </w:rPr>
              <w:t>uint32 ulIntegrityCheck</w:t>
            </w:r>
          </w:p>
        </w:tc>
        <w:tc>
          <w:tcPr>
            <w:tcW w:w="1638" w:type="pct"/>
            <w:tcBorders>
              <w:top w:val="single" w:sz="4" w:space="0" w:color="auto"/>
              <w:left w:val="single" w:sz="4" w:space="0" w:color="auto"/>
              <w:bottom w:val="single" w:sz="4" w:space="0" w:color="auto"/>
              <w:right w:val="single" w:sz="4" w:space="0" w:color="auto"/>
            </w:tcBorders>
          </w:tcPr>
          <w:p w14:paraId="3D235243" w14:textId="77777777" w:rsidR="006E3E4B" w:rsidRDefault="006E3E4B" w:rsidP="006E3E4B">
            <w:pPr>
              <w:tabs>
                <w:tab w:val="left" w:pos="864"/>
              </w:tabs>
              <w:overflowPunct w:val="0"/>
              <w:autoSpaceDE w:val="0"/>
              <w:autoSpaceDN w:val="0"/>
              <w:adjustRightInd w:val="0"/>
              <w:jc w:val="left"/>
              <w:textAlignment w:val="baseline"/>
              <w:rPr>
                <w:szCs w:val="16"/>
                <w:lang w:val="x-none"/>
              </w:rPr>
            </w:pPr>
            <w:r>
              <w:rPr>
                <w:szCs w:val="16"/>
                <w:lang w:val="x-none"/>
              </w:rPr>
              <w:t>Integrity check code</w:t>
            </w:r>
          </w:p>
          <w:p w14:paraId="0F17B527" w14:textId="5A48762A" w:rsidR="006E3E4B" w:rsidRDefault="006E3E4B" w:rsidP="006E3E4B">
            <w:pPr>
              <w:tabs>
                <w:tab w:val="left" w:pos="864"/>
              </w:tabs>
              <w:overflowPunct w:val="0"/>
              <w:autoSpaceDE w:val="0"/>
              <w:autoSpaceDN w:val="0"/>
              <w:adjustRightInd w:val="0"/>
              <w:jc w:val="left"/>
              <w:textAlignment w:val="baseline"/>
              <w:rPr>
                <w:szCs w:val="16"/>
                <w:lang w:val="x-none"/>
              </w:rPr>
            </w:pPr>
            <w:r w:rsidRPr="00891DD5">
              <w:rPr>
                <w:szCs w:val="16"/>
                <w:lang w:val="x-none"/>
              </w:rPr>
              <w:t xml:space="preserve">Range: </w:t>
            </w:r>
            <w:r>
              <w:rPr>
                <w:szCs w:val="16"/>
                <w:lang w:val="x-none"/>
              </w:rPr>
              <w:t>PROTOCONV</w:t>
            </w:r>
            <w:r w:rsidRPr="00891DD5">
              <w:rPr>
                <w:szCs w:val="16"/>
                <w:lang w:val="x-none"/>
              </w:rPr>
              <w:t>_CHECK_CODE</w:t>
            </w:r>
          </w:p>
        </w:tc>
      </w:tr>
      <w:tr w:rsidR="006E3E4B" w:rsidRPr="004B758F" w14:paraId="3F18391A"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14EABCD3" w14:textId="0AE3634B" w:rsidR="006E3E4B" w:rsidRDefault="00025F61" w:rsidP="006E3E4B">
            <w:pPr>
              <w:rPr>
                <w:rFonts w:eastAsia="Meiryo UI" w:cs="Arial"/>
                <w:b/>
                <w:bCs/>
                <w:szCs w:val="21"/>
                <w:lang w:val="en-GB"/>
              </w:rPr>
            </w:pPr>
            <w:r>
              <w:rPr>
                <w:rFonts w:eastAsia="Meiryo UI" w:cs="Arial"/>
                <w:b/>
                <w:bCs/>
                <w:szCs w:val="21"/>
                <w:lang w:val="en-GB"/>
              </w:rPr>
              <w:t>8</w:t>
            </w:r>
            <w:r w:rsidR="006E3E4B" w:rsidRPr="004B758F">
              <w:rPr>
                <w:rFonts w:eastAsia="Meiryo UI" w:cs="Arial"/>
                <w:b/>
                <w:bCs/>
                <w:szCs w:val="21"/>
                <w:vertAlign w:val="superscript"/>
                <w:lang w:val="en-GB"/>
              </w:rPr>
              <w:t>th</w:t>
            </w:r>
            <w:r w:rsidR="006E3E4B"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0C5AB55C" w14:textId="368270DD" w:rsidR="006E3E4B" w:rsidRDefault="006E3E4B" w:rsidP="006E3E4B">
            <w:pPr>
              <w:tabs>
                <w:tab w:val="left" w:pos="864"/>
              </w:tabs>
              <w:overflowPunct w:val="0"/>
              <w:autoSpaceDE w:val="0"/>
              <w:autoSpaceDN w:val="0"/>
              <w:adjustRightInd w:val="0"/>
              <w:jc w:val="left"/>
              <w:textAlignment w:val="baseline"/>
              <w:rPr>
                <w:szCs w:val="16"/>
                <w:lang w:val="x-none"/>
              </w:rPr>
            </w:pPr>
            <w:r w:rsidRPr="00932789">
              <w:rPr>
                <w:szCs w:val="16"/>
                <w:lang w:val="x-none"/>
              </w:rPr>
              <w:t xml:space="preserve">const </w:t>
            </w:r>
            <w:r>
              <w:rPr>
                <w:rFonts w:hint="eastAsia"/>
                <w:szCs w:val="16"/>
                <w:lang w:val="x-none"/>
              </w:rPr>
              <w:t>R_ProtoConv_ConvCfgType *</w:t>
            </w:r>
            <w:r>
              <w:rPr>
                <w:szCs w:val="16"/>
                <w:lang w:val="x-none"/>
              </w:rPr>
              <w:t>pConv</w:t>
            </w:r>
            <w:r>
              <w:rPr>
                <w:rFonts w:hint="eastAsia"/>
                <w:szCs w:val="16"/>
                <w:lang w:val="x-none"/>
              </w:rPr>
              <w:t>Cfg</w:t>
            </w:r>
          </w:p>
        </w:tc>
        <w:tc>
          <w:tcPr>
            <w:tcW w:w="1638" w:type="pct"/>
            <w:tcBorders>
              <w:top w:val="single" w:sz="4" w:space="0" w:color="auto"/>
              <w:left w:val="single" w:sz="4" w:space="0" w:color="auto"/>
              <w:bottom w:val="single" w:sz="4" w:space="0" w:color="auto"/>
              <w:right w:val="single" w:sz="4" w:space="0" w:color="auto"/>
            </w:tcBorders>
          </w:tcPr>
          <w:p w14:paraId="0EEC4193" w14:textId="77777777" w:rsidR="006E3E4B" w:rsidRDefault="006E3E4B" w:rsidP="006E3E4B">
            <w:pPr>
              <w:tabs>
                <w:tab w:val="left" w:pos="864"/>
              </w:tabs>
              <w:overflowPunct w:val="0"/>
              <w:autoSpaceDE w:val="0"/>
              <w:autoSpaceDN w:val="0"/>
              <w:adjustRightInd w:val="0"/>
              <w:jc w:val="left"/>
              <w:textAlignment w:val="baseline"/>
              <w:rPr>
                <w:szCs w:val="16"/>
                <w:lang w:val="x-none"/>
              </w:rPr>
            </w:pPr>
            <w:r>
              <w:rPr>
                <w:rFonts w:hint="eastAsia"/>
                <w:szCs w:val="16"/>
                <w:lang w:val="x-none"/>
              </w:rPr>
              <w:t>C</w:t>
            </w:r>
            <w:r>
              <w:rPr>
                <w:szCs w:val="16"/>
                <w:lang w:val="x-none"/>
              </w:rPr>
              <w:t>AN to Ethernet Conversion Type Configuration</w:t>
            </w:r>
          </w:p>
          <w:p w14:paraId="189C4BE4" w14:textId="42AB0E6F" w:rsidR="006E3E4B" w:rsidRDefault="006E3E4B" w:rsidP="006E3E4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216B54A8"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1F537B08" w14:textId="4C5C3BE2" w:rsidR="006E3E4B" w:rsidRDefault="00025F61" w:rsidP="006E3E4B">
            <w:pPr>
              <w:rPr>
                <w:rFonts w:eastAsia="Meiryo UI" w:cs="Arial"/>
                <w:b/>
                <w:bCs/>
                <w:szCs w:val="21"/>
                <w:lang w:val="en-GB"/>
              </w:rPr>
            </w:pPr>
            <w:r>
              <w:rPr>
                <w:rFonts w:eastAsia="Meiryo UI" w:cs="Arial"/>
                <w:b/>
                <w:bCs/>
                <w:szCs w:val="21"/>
                <w:lang w:val="en-GB"/>
              </w:rPr>
              <w:t>9</w:t>
            </w:r>
            <w:r w:rsidR="006E3E4B" w:rsidRPr="004B758F">
              <w:rPr>
                <w:rFonts w:eastAsia="Meiryo UI" w:cs="Arial"/>
                <w:b/>
                <w:bCs/>
                <w:szCs w:val="21"/>
                <w:vertAlign w:val="superscript"/>
                <w:lang w:val="en-GB"/>
              </w:rPr>
              <w:t>th</w:t>
            </w:r>
            <w:r w:rsidR="006E3E4B" w:rsidRPr="004B758F">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60A39A8D" w14:textId="768946FA" w:rsidR="006E3E4B" w:rsidRDefault="006E3E4B" w:rsidP="006E3E4B">
            <w:pPr>
              <w:tabs>
                <w:tab w:val="left" w:pos="864"/>
              </w:tabs>
              <w:overflowPunct w:val="0"/>
              <w:autoSpaceDE w:val="0"/>
              <w:autoSpaceDN w:val="0"/>
              <w:adjustRightInd w:val="0"/>
              <w:jc w:val="left"/>
              <w:textAlignment w:val="baseline"/>
              <w:rPr>
                <w:szCs w:val="16"/>
                <w:lang w:val="x-none"/>
              </w:rPr>
            </w:pPr>
            <w:r w:rsidRPr="00932789">
              <w:rPr>
                <w:szCs w:val="16"/>
                <w:lang w:val="x-none"/>
              </w:rPr>
              <w:t xml:space="preserve">const </w:t>
            </w:r>
            <w:r>
              <w:rPr>
                <w:rFonts w:hint="eastAsia"/>
                <w:szCs w:val="16"/>
                <w:lang w:val="x-none"/>
              </w:rPr>
              <w:t>R_ProtoConv_BufCfgType *p</w:t>
            </w:r>
            <w:r>
              <w:rPr>
                <w:szCs w:val="16"/>
                <w:lang w:val="x-none"/>
              </w:rPr>
              <w:t>Buf</w:t>
            </w:r>
            <w:r>
              <w:rPr>
                <w:rFonts w:hint="eastAsia"/>
                <w:szCs w:val="16"/>
                <w:lang w:val="x-none"/>
              </w:rPr>
              <w:t>Cfg</w:t>
            </w:r>
          </w:p>
        </w:tc>
        <w:tc>
          <w:tcPr>
            <w:tcW w:w="1638" w:type="pct"/>
            <w:tcBorders>
              <w:top w:val="single" w:sz="4" w:space="0" w:color="auto"/>
              <w:left w:val="single" w:sz="4" w:space="0" w:color="auto"/>
              <w:bottom w:val="single" w:sz="4" w:space="0" w:color="auto"/>
              <w:right w:val="single" w:sz="4" w:space="0" w:color="auto"/>
            </w:tcBorders>
          </w:tcPr>
          <w:p w14:paraId="7F6CF959" w14:textId="77777777" w:rsidR="006E3E4B" w:rsidRDefault="006E3E4B" w:rsidP="006E3E4B">
            <w:pPr>
              <w:tabs>
                <w:tab w:val="left" w:pos="864"/>
              </w:tabs>
              <w:overflowPunct w:val="0"/>
              <w:autoSpaceDE w:val="0"/>
              <w:autoSpaceDN w:val="0"/>
              <w:adjustRightInd w:val="0"/>
              <w:jc w:val="left"/>
              <w:textAlignment w:val="baseline"/>
              <w:rPr>
                <w:szCs w:val="16"/>
                <w:lang w:val="x-none"/>
              </w:rPr>
            </w:pPr>
            <w:r>
              <w:rPr>
                <w:szCs w:val="16"/>
                <w:lang w:val="x-none"/>
              </w:rPr>
              <w:t>Address and Size for Buffer Configuration</w:t>
            </w:r>
          </w:p>
          <w:p w14:paraId="12A6BB47" w14:textId="3755959C" w:rsidR="006E3E4B" w:rsidRDefault="006E3E4B" w:rsidP="006E3E4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Not NULL_PTR</w:t>
            </w:r>
          </w:p>
        </w:tc>
      </w:tr>
      <w:tr w:rsidR="006E3E4B" w:rsidRPr="004B758F" w14:paraId="4687FDFF"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4465426C" w14:textId="7D9442F7" w:rsidR="006E3E4B" w:rsidRDefault="006E3E4B" w:rsidP="006E3E4B">
            <w:pPr>
              <w:rPr>
                <w:rFonts w:eastAsia="Meiryo UI" w:cs="Arial"/>
                <w:b/>
                <w:bCs/>
                <w:szCs w:val="21"/>
                <w:lang w:val="en-GB"/>
              </w:rPr>
            </w:pPr>
            <w:r>
              <w:rPr>
                <w:rFonts w:eastAsia="Meiryo UI" w:cs="Arial"/>
                <w:b/>
                <w:bCs/>
                <w:szCs w:val="21"/>
                <w:lang w:val="en-GB"/>
              </w:rPr>
              <w:t>1</w:t>
            </w:r>
            <w:r w:rsidR="00025F61">
              <w:rPr>
                <w:rFonts w:eastAsia="Meiryo UI" w:cs="Arial"/>
                <w:b/>
                <w:bCs/>
                <w:szCs w:val="21"/>
                <w:lang w:val="en-GB"/>
              </w:rPr>
              <w:t>0</w:t>
            </w:r>
            <w:r w:rsidRPr="00932789">
              <w:rPr>
                <w:rFonts w:eastAsia="Meiryo UI" w:cs="Arial"/>
                <w:b/>
                <w:bCs/>
                <w:szCs w:val="21"/>
                <w:vertAlign w:val="superscript"/>
                <w:lang w:val="en-GB"/>
              </w:rPr>
              <w:t>th</w:t>
            </w:r>
            <w:r w:rsidRPr="00932789">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2F5AA883" w14:textId="1AF97197" w:rsidR="006E3E4B" w:rsidRPr="00932789" w:rsidRDefault="006E3E4B" w:rsidP="006E3E4B">
            <w:pPr>
              <w:tabs>
                <w:tab w:val="left" w:pos="864"/>
              </w:tabs>
              <w:overflowPunct w:val="0"/>
              <w:autoSpaceDE w:val="0"/>
              <w:autoSpaceDN w:val="0"/>
              <w:adjustRightInd w:val="0"/>
              <w:jc w:val="left"/>
              <w:textAlignment w:val="baseline"/>
              <w:rPr>
                <w:szCs w:val="16"/>
                <w:lang w:val="x-none"/>
              </w:rPr>
            </w:pPr>
            <w:r w:rsidRPr="00932789">
              <w:rPr>
                <w:szCs w:val="16"/>
                <w:lang w:val="x-none"/>
              </w:rPr>
              <w:t>const R_</w:t>
            </w:r>
            <w:r>
              <w:rPr>
                <w:szCs w:val="16"/>
                <w:lang w:val="x-none"/>
              </w:rPr>
              <w:t>ProtoConv</w:t>
            </w:r>
            <w:r w:rsidRPr="00932789">
              <w:rPr>
                <w:szCs w:val="16"/>
                <w:lang w:val="x-none"/>
              </w:rPr>
              <w:t>_FilterCfgType</w:t>
            </w:r>
          </w:p>
          <w:p w14:paraId="7BB1F296" w14:textId="43FF77BD" w:rsidR="006E3E4B" w:rsidRDefault="006E3E4B" w:rsidP="006E3E4B">
            <w:pPr>
              <w:tabs>
                <w:tab w:val="left" w:pos="864"/>
              </w:tabs>
              <w:overflowPunct w:val="0"/>
              <w:autoSpaceDE w:val="0"/>
              <w:autoSpaceDN w:val="0"/>
              <w:adjustRightInd w:val="0"/>
              <w:jc w:val="left"/>
              <w:textAlignment w:val="baseline"/>
              <w:rPr>
                <w:szCs w:val="16"/>
                <w:lang w:val="x-none"/>
              </w:rPr>
            </w:pPr>
            <w:r w:rsidRPr="00932789">
              <w:rPr>
                <w:szCs w:val="16"/>
                <w:lang w:val="x-none"/>
              </w:rPr>
              <w:t>*pFilterCfg</w:t>
            </w:r>
          </w:p>
        </w:tc>
        <w:tc>
          <w:tcPr>
            <w:tcW w:w="1638" w:type="pct"/>
            <w:tcBorders>
              <w:top w:val="single" w:sz="4" w:space="0" w:color="auto"/>
              <w:left w:val="single" w:sz="4" w:space="0" w:color="auto"/>
              <w:bottom w:val="single" w:sz="4" w:space="0" w:color="auto"/>
              <w:right w:val="single" w:sz="4" w:space="0" w:color="auto"/>
            </w:tcBorders>
          </w:tcPr>
          <w:p w14:paraId="3AA178CF" w14:textId="74AD2BBD" w:rsidR="006E3E4B" w:rsidRPr="00932789" w:rsidRDefault="006E3E4B" w:rsidP="006E3E4B">
            <w:pPr>
              <w:tabs>
                <w:tab w:val="left" w:pos="864"/>
              </w:tabs>
              <w:overflowPunct w:val="0"/>
              <w:autoSpaceDE w:val="0"/>
              <w:autoSpaceDN w:val="0"/>
              <w:adjustRightInd w:val="0"/>
              <w:jc w:val="left"/>
              <w:textAlignment w:val="baseline"/>
              <w:rPr>
                <w:szCs w:val="16"/>
                <w:lang w:val="x-none"/>
              </w:rPr>
            </w:pPr>
            <w:r w:rsidRPr="000A2573">
              <w:rPr>
                <w:szCs w:val="16"/>
                <w:lang w:val="x-none"/>
              </w:rPr>
              <w:t xml:space="preserve">Ethernet to CAN </w:t>
            </w:r>
            <w:r w:rsidRPr="00932789">
              <w:rPr>
                <w:szCs w:val="16"/>
                <w:lang w:val="x-none"/>
              </w:rPr>
              <w:t>Filtering Configuration</w:t>
            </w:r>
          </w:p>
          <w:p w14:paraId="74B45E06" w14:textId="695960FA" w:rsidR="006E3E4B" w:rsidRDefault="006E3E4B" w:rsidP="006E3E4B">
            <w:pPr>
              <w:tabs>
                <w:tab w:val="left" w:pos="864"/>
              </w:tabs>
              <w:overflowPunct w:val="0"/>
              <w:autoSpaceDE w:val="0"/>
              <w:autoSpaceDN w:val="0"/>
              <w:adjustRightInd w:val="0"/>
              <w:jc w:val="left"/>
              <w:textAlignment w:val="baseline"/>
              <w:rPr>
                <w:szCs w:val="16"/>
                <w:lang w:val="x-none"/>
              </w:rPr>
            </w:pPr>
            <w:r w:rsidRPr="00932789">
              <w:rPr>
                <w:szCs w:val="16"/>
                <w:lang w:val="x-none"/>
              </w:rPr>
              <w:t xml:space="preserve">Range: Not </w:t>
            </w:r>
            <w:r>
              <w:rPr>
                <w:szCs w:val="16"/>
                <w:lang w:val="x-none"/>
              </w:rPr>
              <w:t>NULL_PTR</w:t>
            </w:r>
          </w:p>
        </w:tc>
      </w:tr>
      <w:tr w:rsidR="00A42A44" w:rsidRPr="004B758F" w14:paraId="072478A6" w14:textId="77777777" w:rsidTr="00D618AB">
        <w:tc>
          <w:tcPr>
            <w:tcW w:w="670" w:type="pct"/>
            <w:tcBorders>
              <w:top w:val="single" w:sz="4" w:space="0" w:color="auto"/>
              <w:left w:val="single" w:sz="4" w:space="0" w:color="auto"/>
              <w:bottom w:val="single" w:sz="4" w:space="0" w:color="auto"/>
              <w:right w:val="single" w:sz="4" w:space="0" w:color="auto"/>
            </w:tcBorders>
            <w:shd w:val="clear" w:color="auto" w:fill="D9D9D9"/>
          </w:tcPr>
          <w:p w14:paraId="56E107DA" w14:textId="35FADF78" w:rsidR="00A42A44" w:rsidRDefault="00A42A44" w:rsidP="00A42A44">
            <w:pPr>
              <w:rPr>
                <w:rFonts w:eastAsia="Meiryo UI" w:cs="Arial"/>
                <w:b/>
                <w:bCs/>
                <w:szCs w:val="21"/>
                <w:lang w:val="en-GB"/>
              </w:rPr>
            </w:pPr>
            <w:r>
              <w:rPr>
                <w:rFonts w:eastAsia="Meiryo UI" w:cs="Arial"/>
                <w:b/>
                <w:bCs/>
                <w:szCs w:val="21"/>
                <w:lang w:val="en-GB"/>
              </w:rPr>
              <w:t>1</w:t>
            </w:r>
            <w:r w:rsidR="00025F61">
              <w:rPr>
                <w:rFonts w:eastAsia="Meiryo UI" w:cs="Arial"/>
                <w:b/>
                <w:bCs/>
                <w:szCs w:val="21"/>
                <w:lang w:val="en-GB"/>
              </w:rPr>
              <w:t>1</w:t>
            </w:r>
            <w:r w:rsidRPr="00932789">
              <w:rPr>
                <w:rFonts w:eastAsia="Meiryo UI" w:cs="Arial"/>
                <w:b/>
                <w:bCs/>
                <w:szCs w:val="21"/>
                <w:vertAlign w:val="superscript"/>
                <w:lang w:val="en-GB"/>
              </w:rPr>
              <w:t>th</w:t>
            </w:r>
            <w:r w:rsidRPr="00932789">
              <w:rPr>
                <w:rFonts w:eastAsia="Meiryo UI" w:cs="Arial"/>
                <w:b/>
                <w:bCs/>
                <w:szCs w:val="21"/>
                <w:lang w:val="en-GB"/>
              </w:rPr>
              <w:t xml:space="preserve"> Element</w:t>
            </w:r>
          </w:p>
        </w:tc>
        <w:tc>
          <w:tcPr>
            <w:tcW w:w="2692" w:type="pct"/>
            <w:tcBorders>
              <w:top w:val="single" w:sz="4" w:space="0" w:color="auto"/>
              <w:left w:val="single" w:sz="4" w:space="0" w:color="auto"/>
              <w:bottom w:val="single" w:sz="4" w:space="0" w:color="auto"/>
              <w:right w:val="single" w:sz="4" w:space="0" w:color="auto"/>
            </w:tcBorders>
          </w:tcPr>
          <w:p w14:paraId="11F7119C" w14:textId="015F761B" w:rsidR="00A42A44" w:rsidRPr="00A42A44" w:rsidRDefault="00A04688" w:rsidP="00A42A44">
            <w:pPr>
              <w:tabs>
                <w:tab w:val="left" w:pos="864"/>
              </w:tabs>
              <w:overflowPunct w:val="0"/>
              <w:autoSpaceDE w:val="0"/>
              <w:autoSpaceDN w:val="0"/>
              <w:adjustRightInd w:val="0"/>
              <w:jc w:val="left"/>
              <w:textAlignment w:val="baseline"/>
              <w:rPr>
                <w:szCs w:val="16"/>
              </w:rPr>
            </w:pPr>
            <w:r w:rsidRPr="00A04688">
              <w:rPr>
                <w:szCs w:val="16"/>
              </w:rPr>
              <w:t>const R_ProtoConv_PduEthtoXMainTblType *pPduEthtoXMainTbl</w:t>
            </w:r>
          </w:p>
        </w:tc>
        <w:tc>
          <w:tcPr>
            <w:tcW w:w="1638" w:type="pct"/>
            <w:tcBorders>
              <w:top w:val="single" w:sz="4" w:space="0" w:color="auto"/>
              <w:left w:val="single" w:sz="4" w:space="0" w:color="auto"/>
              <w:bottom w:val="single" w:sz="4" w:space="0" w:color="auto"/>
              <w:right w:val="single" w:sz="4" w:space="0" w:color="auto"/>
            </w:tcBorders>
          </w:tcPr>
          <w:p w14:paraId="4D5695F1" w14:textId="6962F821" w:rsidR="00A42A44" w:rsidRPr="00932789" w:rsidRDefault="00A42A44" w:rsidP="00A42A44">
            <w:pPr>
              <w:tabs>
                <w:tab w:val="left" w:pos="864"/>
              </w:tabs>
              <w:overflowPunct w:val="0"/>
              <w:autoSpaceDE w:val="0"/>
              <w:autoSpaceDN w:val="0"/>
              <w:adjustRightInd w:val="0"/>
              <w:jc w:val="left"/>
              <w:textAlignment w:val="baseline"/>
              <w:rPr>
                <w:szCs w:val="16"/>
                <w:lang w:val="x-none"/>
              </w:rPr>
            </w:pPr>
            <w:r>
              <w:rPr>
                <w:szCs w:val="16"/>
                <w:lang w:val="x-none"/>
              </w:rPr>
              <w:t xml:space="preserve">IPDU-M </w:t>
            </w:r>
            <w:r w:rsidRPr="000A2573">
              <w:rPr>
                <w:szCs w:val="16"/>
                <w:lang w:val="x-none"/>
              </w:rPr>
              <w:t>Ethernet to CAN</w:t>
            </w:r>
            <w:r>
              <w:rPr>
                <w:szCs w:val="16"/>
                <w:lang w:val="x-none"/>
              </w:rPr>
              <w:t>/LIN/Port</w:t>
            </w:r>
            <w:r w:rsidR="00A04688">
              <w:rPr>
                <w:szCs w:val="16"/>
                <w:lang w:val="x-none"/>
              </w:rPr>
              <w:t xml:space="preserve"> Main</w:t>
            </w:r>
            <w:r>
              <w:rPr>
                <w:szCs w:val="16"/>
                <w:lang w:val="x-none"/>
              </w:rPr>
              <w:t xml:space="preserve"> Routing Table </w:t>
            </w:r>
            <w:r w:rsidRPr="00932789">
              <w:rPr>
                <w:szCs w:val="16"/>
                <w:lang w:val="x-none"/>
              </w:rPr>
              <w:t>Configuration</w:t>
            </w:r>
          </w:p>
          <w:p w14:paraId="4E6B583A" w14:textId="0DC315FF" w:rsidR="00A42A44" w:rsidRPr="000A2573" w:rsidRDefault="00A42A44" w:rsidP="00A42A44">
            <w:pPr>
              <w:tabs>
                <w:tab w:val="left" w:pos="864"/>
              </w:tabs>
              <w:overflowPunct w:val="0"/>
              <w:autoSpaceDE w:val="0"/>
              <w:autoSpaceDN w:val="0"/>
              <w:adjustRightInd w:val="0"/>
              <w:jc w:val="left"/>
              <w:textAlignment w:val="baseline"/>
              <w:rPr>
                <w:szCs w:val="16"/>
                <w:lang w:val="x-none"/>
              </w:rPr>
            </w:pPr>
            <w:r w:rsidRPr="00932789">
              <w:rPr>
                <w:szCs w:val="16"/>
                <w:lang w:val="x-none"/>
              </w:rPr>
              <w:t xml:space="preserve">Range: Not </w:t>
            </w:r>
            <w:r>
              <w:rPr>
                <w:szCs w:val="16"/>
                <w:lang w:val="x-none"/>
              </w:rPr>
              <w:t>NULL_PTR</w:t>
            </w:r>
          </w:p>
        </w:tc>
      </w:tr>
      <w:tr w:rsidR="006E3E4B" w:rsidRPr="004B758F" w14:paraId="6C46A9E0" w14:textId="77777777" w:rsidTr="00025F61">
        <w:tc>
          <w:tcPr>
            <w:tcW w:w="670" w:type="pct"/>
            <w:tcBorders>
              <w:top w:val="single" w:sz="4" w:space="0" w:color="auto"/>
              <w:left w:val="single" w:sz="4" w:space="0" w:color="auto"/>
              <w:bottom w:val="single" w:sz="4" w:space="0" w:color="auto"/>
              <w:right w:val="single" w:sz="4" w:space="0" w:color="auto"/>
            </w:tcBorders>
            <w:shd w:val="clear" w:color="auto" w:fill="D9D9D9"/>
            <w:hideMark/>
          </w:tcPr>
          <w:p w14:paraId="2D9B7DE9" w14:textId="77777777" w:rsidR="006E3E4B" w:rsidRPr="004B758F" w:rsidRDefault="006E3E4B" w:rsidP="006E3E4B">
            <w:pPr>
              <w:rPr>
                <w:rFonts w:eastAsia="Meiryo UI" w:cs="Arial"/>
                <w:b/>
                <w:bCs/>
                <w:szCs w:val="21"/>
                <w:lang w:val="en-GB"/>
              </w:rPr>
            </w:pPr>
            <w:r w:rsidRPr="004B758F">
              <w:rPr>
                <w:rFonts w:eastAsia="Meiryo UI" w:cs="Arial"/>
                <w:b/>
                <w:bCs/>
                <w:szCs w:val="21"/>
                <w:lang w:val="en-GB"/>
              </w:rPr>
              <w:t>Description</w:t>
            </w:r>
          </w:p>
        </w:tc>
        <w:tc>
          <w:tcPr>
            <w:tcW w:w="4330" w:type="pct"/>
            <w:gridSpan w:val="2"/>
            <w:tcBorders>
              <w:top w:val="single" w:sz="4" w:space="0" w:color="auto"/>
              <w:left w:val="single" w:sz="4" w:space="0" w:color="auto"/>
              <w:bottom w:val="single" w:sz="4" w:space="0" w:color="auto"/>
              <w:right w:val="single" w:sz="4" w:space="0" w:color="auto"/>
            </w:tcBorders>
          </w:tcPr>
          <w:p w14:paraId="413A150F" w14:textId="76D3F047" w:rsidR="006E3E4B" w:rsidRPr="004B758F" w:rsidRDefault="007215C8" w:rsidP="006E3E4B">
            <w:pPr>
              <w:tabs>
                <w:tab w:val="left" w:pos="864"/>
              </w:tabs>
              <w:overflowPunct w:val="0"/>
              <w:autoSpaceDE w:val="0"/>
              <w:autoSpaceDN w:val="0"/>
              <w:adjustRightInd w:val="0"/>
              <w:jc w:val="left"/>
              <w:textAlignment w:val="baseline"/>
              <w:rPr>
                <w:szCs w:val="16"/>
                <w:lang w:val="x-none"/>
              </w:rPr>
            </w:pPr>
            <w:r>
              <w:rPr>
                <w:szCs w:val="16"/>
                <w:lang w:val="x-none"/>
              </w:rPr>
              <w:t xml:space="preserve">Protocol </w:t>
            </w:r>
            <w:r w:rsidR="006E3E4B">
              <w:rPr>
                <w:szCs w:val="16"/>
                <w:lang w:val="x-none"/>
              </w:rPr>
              <w:t>Conver</w:t>
            </w:r>
            <w:r w:rsidR="005546DF">
              <w:rPr>
                <w:szCs w:val="16"/>
                <w:lang w:val="x-none"/>
              </w:rPr>
              <w:t>sion</w:t>
            </w:r>
            <w:r w:rsidR="006E3E4B">
              <w:rPr>
                <w:szCs w:val="16"/>
                <w:lang w:val="x-none"/>
              </w:rPr>
              <w:t xml:space="preserve"> Initialization Configuration</w:t>
            </w:r>
          </w:p>
        </w:tc>
      </w:tr>
    </w:tbl>
    <w:bookmarkEnd w:id="293"/>
    <w:p w14:paraId="203584BC" w14:textId="44BA69F9" w:rsidR="007D41F2" w:rsidRDefault="000C14A4" w:rsidP="00AF2D8E">
      <w:pPr>
        <w:pStyle w:val="Heading4"/>
      </w:pPr>
      <w:r w:rsidRPr="000C14A4">
        <w:lastRenderedPageBreak/>
        <w:t>R_ProtoConv_CantoEthSubTblType</w:t>
      </w:r>
    </w:p>
    <w:p w14:paraId="1BF73711" w14:textId="79C27957"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50</w:t>
      </w:r>
      <w:r w:rsidR="009D560C">
        <w:rPr>
          <w:noProof/>
        </w:rPr>
        <w:fldChar w:fldCharType="end"/>
      </w:r>
      <w:r w:rsidR="00D13727">
        <w:rPr>
          <w:noProof/>
        </w:rPr>
        <w:t>:</w:t>
      </w:r>
      <w:r w:rsidRPr="00E33CC7">
        <w:t xml:space="preserve"> </w:t>
      </w:r>
      <w:r w:rsidRPr="00676CA2">
        <w:t>R_</w:t>
      </w:r>
      <w:r w:rsidR="000F4E6D">
        <w:t>ProtoConv</w:t>
      </w:r>
      <w:r w:rsidRPr="00676CA2">
        <w:t>_</w:t>
      </w:r>
      <w:r w:rsidR="00B05184" w:rsidRPr="00B05184">
        <w:rPr>
          <w:rFonts w:eastAsia="MS Mincho"/>
          <w:kern w:val="0"/>
          <w:lang w:eastAsia="en-US"/>
        </w:rPr>
        <w:t>CantoEthSubTblType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331"/>
        <w:gridCol w:w="5219"/>
      </w:tblGrid>
      <w:tr w:rsidR="00A96F88" w:rsidRPr="004B758F" w14:paraId="26D87798" w14:textId="77777777" w:rsidTr="00C60B8A">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76084118" w14:textId="77777777" w:rsidR="00A96F88" w:rsidRPr="004B758F" w:rsidRDefault="00A96F88" w:rsidP="000D256D">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35B61F38" w14:textId="0CC23777" w:rsidR="00A96F88" w:rsidRPr="004B758F" w:rsidRDefault="00A96F88" w:rsidP="00032018">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sidR="000F4E6D">
              <w:rPr>
                <w:szCs w:val="16"/>
                <w:lang w:val="x-none" w:eastAsia="x-none"/>
              </w:rPr>
              <w:t>ProtoConv</w:t>
            </w:r>
            <w:r w:rsidRPr="004B758F">
              <w:rPr>
                <w:szCs w:val="16"/>
                <w:lang w:val="x-none" w:eastAsia="x-none"/>
              </w:rPr>
              <w:t>.h</w:t>
            </w:r>
          </w:p>
        </w:tc>
      </w:tr>
      <w:tr w:rsidR="00A96F88" w:rsidRPr="004B758F" w14:paraId="66F8C210" w14:textId="77777777" w:rsidTr="0067606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5970CA4C" w14:textId="77777777" w:rsidR="00A96F88" w:rsidRPr="004B758F" w:rsidRDefault="00A96F88" w:rsidP="000D256D">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570DBBC5" w14:textId="2A1CA4BD" w:rsidR="00A96F88" w:rsidRPr="00B05184" w:rsidRDefault="00A96F88" w:rsidP="00032018">
            <w:pPr>
              <w:tabs>
                <w:tab w:val="left" w:pos="864"/>
              </w:tabs>
              <w:overflowPunct w:val="0"/>
              <w:autoSpaceDE w:val="0"/>
              <w:autoSpaceDN w:val="0"/>
              <w:adjustRightInd w:val="0"/>
              <w:jc w:val="left"/>
              <w:textAlignment w:val="baseline"/>
              <w:rPr>
                <w:szCs w:val="16"/>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 xml:space="preserve">2 </w:t>
            </w:r>
            <w:r w:rsidR="00B05184" w:rsidRPr="00B05184">
              <w:rPr>
                <w:szCs w:val="16"/>
              </w:rPr>
              <w:t>ulDestIdx</w:t>
            </w:r>
          </w:p>
        </w:tc>
        <w:tc>
          <w:tcPr>
            <w:tcW w:w="2637" w:type="pct"/>
            <w:tcBorders>
              <w:top w:val="single" w:sz="4" w:space="0" w:color="auto"/>
              <w:left w:val="single" w:sz="4" w:space="0" w:color="auto"/>
              <w:bottom w:val="single" w:sz="4" w:space="0" w:color="auto"/>
              <w:right w:val="single" w:sz="4" w:space="0" w:color="auto"/>
            </w:tcBorders>
          </w:tcPr>
          <w:p w14:paraId="44E95F90" w14:textId="28DE8F3A" w:rsidR="00A96F88" w:rsidRDefault="00B05184" w:rsidP="00032018">
            <w:pPr>
              <w:tabs>
                <w:tab w:val="left" w:pos="864"/>
              </w:tabs>
              <w:overflowPunct w:val="0"/>
              <w:autoSpaceDE w:val="0"/>
              <w:autoSpaceDN w:val="0"/>
              <w:adjustRightInd w:val="0"/>
              <w:jc w:val="left"/>
              <w:textAlignment w:val="baseline"/>
              <w:rPr>
                <w:szCs w:val="16"/>
                <w:lang w:val="x-none"/>
              </w:rPr>
            </w:pPr>
            <w:r>
              <w:rPr>
                <w:szCs w:val="16"/>
                <w:lang w:val="x-none"/>
              </w:rPr>
              <w:t>Destination Index</w:t>
            </w:r>
          </w:p>
          <w:p w14:paraId="5C7A9D7E" w14:textId="625B0841" w:rsidR="002228C1" w:rsidRPr="004B758F" w:rsidRDefault="00A96F88" w:rsidP="0079155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0 – </w:t>
            </w:r>
            <w:r w:rsidR="00CA12FB">
              <w:rPr>
                <w:szCs w:val="20"/>
                <w:lang w:val="en-GB"/>
              </w:rPr>
              <w:t>(</w:t>
            </w:r>
            <w:r w:rsidR="00CA12FB">
              <w:rPr>
                <w:szCs w:val="20"/>
              </w:rPr>
              <w:t>XTOETH_DEST_TABLE_ENTRY_NUM-1)</w:t>
            </w:r>
          </w:p>
        </w:tc>
      </w:tr>
      <w:tr w:rsidR="00753CCF" w:rsidRPr="004B758F" w14:paraId="218125AA" w14:textId="77777777" w:rsidTr="0067606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1D3DA2B" w14:textId="5811FFF6" w:rsidR="00753CCF" w:rsidRPr="004B758F" w:rsidRDefault="00753CCF" w:rsidP="00753CCF">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0765590C" w14:textId="34FFF6D2" w:rsidR="00753CCF" w:rsidRPr="004B758F" w:rsidRDefault="00753CCF" w:rsidP="00753CCF">
            <w:pPr>
              <w:tabs>
                <w:tab w:val="left" w:pos="864"/>
              </w:tabs>
              <w:overflowPunct w:val="0"/>
              <w:autoSpaceDE w:val="0"/>
              <w:autoSpaceDN w:val="0"/>
              <w:adjustRightInd w:val="0"/>
              <w:jc w:val="left"/>
              <w:textAlignment w:val="baseline"/>
              <w:rPr>
                <w:szCs w:val="16"/>
                <w:lang w:val="x-none"/>
              </w:rPr>
            </w:pPr>
            <w:r w:rsidRPr="00753CCF">
              <w:rPr>
                <w:szCs w:val="16"/>
                <w:lang w:val="x-none"/>
              </w:rPr>
              <w:t>R_ProtoConv_FrameType enTypeFlags</w:t>
            </w:r>
          </w:p>
        </w:tc>
        <w:tc>
          <w:tcPr>
            <w:tcW w:w="2637" w:type="pct"/>
            <w:tcBorders>
              <w:top w:val="single" w:sz="4" w:space="0" w:color="auto"/>
              <w:left w:val="single" w:sz="4" w:space="0" w:color="auto"/>
              <w:bottom w:val="single" w:sz="4" w:space="0" w:color="auto"/>
              <w:right w:val="single" w:sz="4" w:space="0" w:color="auto"/>
            </w:tcBorders>
          </w:tcPr>
          <w:p w14:paraId="4E56F0F0" w14:textId="77777777" w:rsidR="00753CCF" w:rsidRDefault="00753CCF" w:rsidP="00753CCF">
            <w:pPr>
              <w:tabs>
                <w:tab w:val="left" w:pos="864"/>
              </w:tabs>
              <w:overflowPunct w:val="0"/>
              <w:autoSpaceDE w:val="0"/>
              <w:autoSpaceDN w:val="0"/>
              <w:adjustRightInd w:val="0"/>
              <w:jc w:val="left"/>
              <w:textAlignment w:val="baseline"/>
              <w:rPr>
                <w:szCs w:val="16"/>
                <w:lang w:val="x-none"/>
              </w:rPr>
            </w:pPr>
            <w:r>
              <w:rPr>
                <w:szCs w:val="16"/>
                <w:lang w:val="x-none"/>
              </w:rPr>
              <w:t>Frame Type</w:t>
            </w:r>
          </w:p>
          <w:p w14:paraId="029F189F" w14:textId="77777777" w:rsidR="00753CCF" w:rsidRPr="008A7145" w:rsidRDefault="00753CCF" w:rsidP="00753CCF">
            <w:pPr>
              <w:jc w:val="left"/>
              <w:rPr>
                <w:szCs w:val="20"/>
              </w:rPr>
            </w:pPr>
            <w:r>
              <w:rPr>
                <w:szCs w:val="16"/>
                <w:lang w:val="x-none"/>
              </w:rPr>
              <w:t xml:space="preserve">Range: </w:t>
            </w:r>
            <w:r w:rsidRPr="008A7145">
              <w:rPr>
                <w:szCs w:val="20"/>
              </w:rPr>
              <w:t>PROTOCONV_NORMAL_FRAME</w:t>
            </w:r>
            <w:r>
              <w:rPr>
                <w:szCs w:val="20"/>
              </w:rPr>
              <w:t xml:space="preserve"> or</w:t>
            </w:r>
          </w:p>
          <w:p w14:paraId="5615E864" w14:textId="2C804ED3" w:rsidR="00753CCF" w:rsidRDefault="00753CCF" w:rsidP="00753CCF">
            <w:pPr>
              <w:tabs>
                <w:tab w:val="left" w:pos="864"/>
              </w:tabs>
              <w:overflowPunct w:val="0"/>
              <w:autoSpaceDE w:val="0"/>
              <w:autoSpaceDN w:val="0"/>
              <w:adjustRightInd w:val="0"/>
              <w:jc w:val="left"/>
              <w:textAlignment w:val="baseline"/>
              <w:rPr>
                <w:szCs w:val="16"/>
                <w:lang w:val="x-none"/>
              </w:rPr>
            </w:pPr>
            <w:r w:rsidRPr="008A7145">
              <w:rPr>
                <w:szCs w:val="20"/>
              </w:rPr>
              <w:t>PROTOCONV_EMERGENCY_FRAME</w:t>
            </w:r>
          </w:p>
        </w:tc>
      </w:tr>
      <w:tr w:rsidR="00753CCF" w:rsidRPr="004B758F" w14:paraId="3440006C" w14:textId="77777777" w:rsidTr="0067606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7039D11A" w14:textId="0CD23F04" w:rsidR="00753CCF" w:rsidRPr="004B758F" w:rsidRDefault="00753CCF" w:rsidP="00753CCF">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36967516" w14:textId="77777777" w:rsidR="00753CCF" w:rsidRPr="00B05184" w:rsidRDefault="00753CCF" w:rsidP="00753CCF">
            <w:pPr>
              <w:tabs>
                <w:tab w:val="left" w:pos="864"/>
              </w:tabs>
              <w:overflowPunct w:val="0"/>
              <w:autoSpaceDE w:val="0"/>
              <w:autoSpaceDN w:val="0"/>
              <w:adjustRightInd w:val="0"/>
              <w:jc w:val="left"/>
              <w:textAlignment w:val="baseline"/>
              <w:rPr>
                <w:szCs w:val="16"/>
              </w:rPr>
            </w:pPr>
            <w:r>
              <w:rPr>
                <w:szCs w:val="16"/>
                <w:lang w:val="x-none"/>
              </w:rPr>
              <w:t xml:space="preserve">uint32 </w:t>
            </w:r>
            <w:r w:rsidRPr="00B05184">
              <w:rPr>
                <w:szCs w:val="16"/>
              </w:rPr>
              <w:t>ulPduId</w:t>
            </w:r>
          </w:p>
          <w:p w14:paraId="7517C4DC" w14:textId="45168DF4" w:rsidR="00753CCF" w:rsidRPr="00791558" w:rsidRDefault="00753CCF" w:rsidP="00753CCF">
            <w:pPr>
              <w:tabs>
                <w:tab w:val="left" w:pos="864"/>
              </w:tabs>
              <w:overflowPunct w:val="0"/>
              <w:autoSpaceDE w:val="0"/>
              <w:autoSpaceDN w:val="0"/>
              <w:adjustRightInd w:val="0"/>
              <w:jc w:val="left"/>
              <w:textAlignment w:val="baseline"/>
              <w:rPr>
                <w:szCs w:val="16"/>
              </w:rPr>
            </w:pPr>
          </w:p>
        </w:tc>
        <w:tc>
          <w:tcPr>
            <w:tcW w:w="2637" w:type="pct"/>
            <w:tcBorders>
              <w:top w:val="single" w:sz="4" w:space="0" w:color="auto"/>
              <w:left w:val="single" w:sz="4" w:space="0" w:color="auto"/>
              <w:bottom w:val="single" w:sz="4" w:space="0" w:color="auto"/>
              <w:right w:val="single" w:sz="4" w:space="0" w:color="auto"/>
            </w:tcBorders>
          </w:tcPr>
          <w:p w14:paraId="2BE813D9" w14:textId="0BB11E42" w:rsidR="00753CCF" w:rsidRDefault="00753CCF" w:rsidP="00753CCF">
            <w:pPr>
              <w:tabs>
                <w:tab w:val="left" w:pos="864"/>
              </w:tabs>
              <w:overflowPunct w:val="0"/>
              <w:autoSpaceDE w:val="0"/>
              <w:autoSpaceDN w:val="0"/>
              <w:adjustRightInd w:val="0"/>
              <w:jc w:val="left"/>
              <w:textAlignment w:val="baseline"/>
              <w:rPr>
                <w:szCs w:val="16"/>
                <w:lang w:val="x-none"/>
              </w:rPr>
            </w:pPr>
            <w:r>
              <w:rPr>
                <w:szCs w:val="16"/>
                <w:lang w:val="x-none"/>
              </w:rPr>
              <w:t>PDU ID</w:t>
            </w:r>
          </w:p>
          <w:p w14:paraId="3277AD4C" w14:textId="5B8203CD" w:rsidR="00753CCF" w:rsidRDefault="00753CCF" w:rsidP="00753CC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32-bit value</w:t>
            </w:r>
          </w:p>
        </w:tc>
      </w:tr>
      <w:tr w:rsidR="00A96F88" w:rsidRPr="004B758F" w14:paraId="441EA270" w14:textId="77777777" w:rsidTr="00C60B8A">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25E87E87" w14:textId="6AA7AF37" w:rsidR="00A96F88" w:rsidRPr="004B758F" w:rsidRDefault="00062423" w:rsidP="000D256D">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634AB56B" w14:textId="5FFCADD0" w:rsidR="00A96F88" w:rsidRPr="004B758F" w:rsidRDefault="00913B6E" w:rsidP="00032018">
            <w:pPr>
              <w:tabs>
                <w:tab w:val="left" w:pos="864"/>
              </w:tabs>
              <w:overflowPunct w:val="0"/>
              <w:autoSpaceDE w:val="0"/>
              <w:autoSpaceDN w:val="0"/>
              <w:adjustRightInd w:val="0"/>
              <w:jc w:val="left"/>
              <w:textAlignment w:val="baseline"/>
              <w:rPr>
                <w:szCs w:val="16"/>
                <w:lang w:val="x-none"/>
              </w:rPr>
            </w:pPr>
            <w:r>
              <w:rPr>
                <w:szCs w:val="16"/>
                <w:lang w:val="x-none"/>
              </w:rPr>
              <w:t xml:space="preserve">Can to </w:t>
            </w:r>
            <w:r w:rsidR="00A96F88">
              <w:rPr>
                <w:szCs w:val="16"/>
                <w:lang w:val="x-none"/>
              </w:rPr>
              <w:t>Ethernet</w:t>
            </w:r>
            <w:r>
              <w:rPr>
                <w:szCs w:val="16"/>
                <w:lang w:val="x-none"/>
              </w:rPr>
              <w:t xml:space="preserve"> </w:t>
            </w:r>
            <w:r w:rsidR="00127B32">
              <w:rPr>
                <w:szCs w:val="16"/>
                <w:lang w:val="x-none"/>
              </w:rPr>
              <w:t>Sub</w:t>
            </w:r>
            <w:r w:rsidR="00A96F88">
              <w:rPr>
                <w:szCs w:val="16"/>
                <w:lang w:val="x-none"/>
              </w:rPr>
              <w:t xml:space="preserve"> Routing Table </w:t>
            </w:r>
            <w:r>
              <w:rPr>
                <w:szCs w:val="16"/>
                <w:lang w:val="x-none"/>
              </w:rPr>
              <w:t>Configuration</w:t>
            </w:r>
          </w:p>
        </w:tc>
      </w:tr>
    </w:tbl>
    <w:p w14:paraId="23097FE4" w14:textId="77777777" w:rsidR="00B05184" w:rsidRDefault="00B05184" w:rsidP="00D10EB4">
      <w:pPr>
        <w:pStyle w:val="Heading4"/>
      </w:pPr>
      <w:r w:rsidRPr="00D13727">
        <w:t>R_</w:t>
      </w:r>
      <w:r>
        <w:t>ProtoConv</w:t>
      </w:r>
      <w:r w:rsidRPr="00D13727">
        <w:t>_</w:t>
      </w:r>
      <w:r w:rsidRPr="00791558">
        <w:t>CantoEthMainTblType</w:t>
      </w:r>
    </w:p>
    <w:p w14:paraId="3E7C0A98" w14:textId="34B607A6" w:rsidR="00B05184" w:rsidRDefault="00B0518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51</w:t>
      </w:r>
      <w:r w:rsidR="009D560C">
        <w:rPr>
          <w:noProof/>
        </w:rPr>
        <w:fldChar w:fldCharType="end"/>
      </w:r>
      <w:r>
        <w:rPr>
          <w:noProof/>
        </w:rPr>
        <w:t>:</w:t>
      </w:r>
      <w:r w:rsidRPr="00E33CC7">
        <w:t xml:space="preserve"> </w:t>
      </w:r>
      <w:r w:rsidRPr="00676CA2">
        <w:t>R_</w:t>
      </w:r>
      <w:r>
        <w:t>ProtoConv</w:t>
      </w:r>
      <w:r w:rsidRPr="00676CA2">
        <w:t>_</w:t>
      </w:r>
      <w:r w:rsidRPr="00791558">
        <w:t>CantoEthMainTblType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331"/>
        <w:gridCol w:w="5219"/>
      </w:tblGrid>
      <w:tr w:rsidR="00B05184" w:rsidRPr="004B758F" w14:paraId="43DF0B44"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37AF4EF9" w14:textId="77777777" w:rsidR="00B05184" w:rsidRPr="004B758F" w:rsidRDefault="00B05184" w:rsidP="00CE2576">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5B75738F" w14:textId="77777777" w:rsidR="00B05184" w:rsidRPr="004B758F" w:rsidRDefault="00B05184" w:rsidP="00CE2576">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B05184" w:rsidRPr="004B758F" w14:paraId="72F950F6"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5EC01322" w14:textId="77777777" w:rsidR="00B05184" w:rsidRPr="004B758F" w:rsidRDefault="00B05184" w:rsidP="00CE2576">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09AADA9E" w14:textId="77777777" w:rsidR="00B05184" w:rsidRPr="004B758F" w:rsidRDefault="00B05184" w:rsidP="00CE2576">
            <w:pPr>
              <w:tabs>
                <w:tab w:val="left" w:pos="864"/>
              </w:tabs>
              <w:overflowPunct w:val="0"/>
              <w:autoSpaceDE w:val="0"/>
              <w:autoSpaceDN w:val="0"/>
              <w:adjustRightInd w:val="0"/>
              <w:jc w:val="left"/>
              <w:textAlignment w:val="baseline"/>
              <w:rPr>
                <w:szCs w:val="16"/>
                <w:lang w:val="x-none"/>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2 ulCanId</w:t>
            </w:r>
          </w:p>
        </w:tc>
        <w:tc>
          <w:tcPr>
            <w:tcW w:w="2637" w:type="pct"/>
            <w:tcBorders>
              <w:top w:val="single" w:sz="4" w:space="0" w:color="auto"/>
              <w:left w:val="single" w:sz="4" w:space="0" w:color="auto"/>
              <w:bottom w:val="single" w:sz="4" w:space="0" w:color="auto"/>
              <w:right w:val="single" w:sz="4" w:space="0" w:color="auto"/>
            </w:tcBorders>
          </w:tcPr>
          <w:p w14:paraId="7A919C03"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CAN ID</w:t>
            </w:r>
          </w:p>
          <w:p w14:paraId="3F1B1D45"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0x</w:t>
            </w:r>
            <w:r w:rsidRPr="00891DD5">
              <w:rPr>
                <w:rFonts w:hint="eastAsia"/>
                <w:szCs w:val="16"/>
                <w:lang w:val="x-none"/>
              </w:rPr>
              <w:t>0</w:t>
            </w:r>
            <w:r>
              <w:rPr>
                <w:szCs w:val="16"/>
                <w:lang w:val="x-none"/>
              </w:rPr>
              <w:t xml:space="preserve"> – 0x</w:t>
            </w:r>
            <w:r w:rsidRPr="00891DD5">
              <w:rPr>
                <w:rFonts w:hint="eastAsia"/>
                <w:szCs w:val="16"/>
                <w:lang w:val="x-none"/>
              </w:rPr>
              <w:t>7FF</w:t>
            </w:r>
            <w:r>
              <w:rPr>
                <w:szCs w:val="16"/>
                <w:lang w:val="x-none"/>
              </w:rPr>
              <w:t>(CAN base format),</w:t>
            </w:r>
          </w:p>
          <w:p w14:paraId="0E3EB56A"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0</w:t>
            </w:r>
            <w:r>
              <w:rPr>
                <w:szCs w:val="16"/>
                <w:lang w:val="x-none"/>
              </w:rPr>
              <w:t>x80000000 – 0x9FFFFFFF(CAN extended format)</w:t>
            </w:r>
          </w:p>
          <w:p w14:paraId="16C252B7"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sidRPr="002228C1">
              <w:rPr>
                <w:szCs w:val="16"/>
                <w:lang w:val="x-none"/>
              </w:rPr>
              <w:t xml:space="preserve">0x40000000 </w:t>
            </w:r>
            <w:r>
              <w:rPr>
                <w:szCs w:val="16"/>
                <w:lang w:val="x-none"/>
              </w:rPr>
              <w:t xml:space="preserve">– </w:t>
            </w:r>
            <w:r w:rsidRPr="002228C1">
              <w:rPr>
                <w:szCs w:val="16"/>
                <w:lang w:val="x-none"/>
              </w:rPr>
              <w:t xml:space="preserve">0x400007FF </w:t>
            </w:r>
            <w:r>
              <w:rPr>
                <w:szCs w:val="16"/>
                <w:lang w:val="x-none"/>
              </w:rPr>
              <w:t>(CAN</w:t>
            </w:r>
            <w:r>
              <w:rPr>
                <w:szCs w:val="16"/>
              </w:rPr>
              <w:t>FD</w:t>
            </w:r>
            <w:r>
              <w:rPr>
                <w:szCs w:val="16"/>
                <w:lang w:val="x-none"/>
              </w:rPr>
              <w:t xml:space="preserve"> base format),</w:t>
            </w:r>
          </w:p>
          <w:p w14:paraId="37EBFA97" w14:textId="77777777" w:rsidR="00B05184" w:rsidRPr="004B758F"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0</w:t>
            </w:r>
            <w:r>
              <w:rPr>
                <w:szCs w:val="16"/>
                <w:lang w:val="x-none"/>
              </w:rPr>
              <w:t>x</w:t>
            </w:r>
            <w:r>
              <w:rPr>
                <w:szCs w:val="16"/>
              </w:rPr>
              <w:t>C</w:t>
            </w:r>
            <w:r>
              <w:rPr>
                <w:szCs w:val="16"/>
                <w:lang w:val="x-none"/>
              </w:rPr>
              <w:t>0000000 – 0x</w:t>
            </w:r>
            <w:r>
              <w:rPr>
                <w:szCs w:val="16"/>
              </w:rPr>
              <w:t>D</w:t>
            </w:r>
            <w:r>
              <w:rPr>
                <w:szCs w:val="16"/>
                <w:lang w:val="x-none"/>
              </w:rPr>
              <w:t>FFFFFFF(CAN</w:t>
            </w:r>
            <w:r>
              <w:rPr>
                <w:szCs w:val="16"/>
              </w:rPr>
              <w:t>FD</w:t>
            </w:r>
            <w:r>
              <w:rPr>
                <w:szCs w:val="16"/>
                <w:lang w:val="x-none"/>
              </w:rPr>
              <w:t xml:space="preserve"> extended format</w:t>
            </w:r>
          </w:p>
        </w:tc>
      </w:tr>
      <w:tr w:rsidR="00B05184" w:rsidRPr="004B758F" w14:paraId="5787E3AA"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1A3F2F6" w14:textId="77777777" w:rsidR="00B05184" w:rsidRPr="004B758F" w:rsidRDefault="00B05184" w:rsidP="00CE2576">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69ACC279" w14:textId="77777777" w:rsidR="00B05184" w:rsidRPr="00791558" w:rsidRDefault="00B05184" w:rsidP="00CE2576">
            <w:pPr>
              <w:tabs>
                <w:tab w:val="left" w:pos="864"/>
              </w:tabs>
              <w:overflowPunct w:val="0"/>
              <w:autoSpaceDE w:val="0"/>
              <w:autoSpaceDN w:val="0"/>
              <w:adjustRightInd w:val="0"/>
              <w:jc w:val="left"/>
              <w:textAlignment w:val="baseline"/>
              <w:rPr>
                <w:szCs w:val="16"/>
              </w:rPr>
            </w:pPr>
            <w:r>
              <w:rPr>
                <w:szCs w:val="16"/>
                <w:lang w:val="x-none"/>
              </w:rPr>
              <w:t xml:space="preserve">uint32 </w:t>
            </w:r>
            <w:r w:rsidRPr="00791558">
              <w:rPr>
                <w:szCs w:val="16"/>
              </w:rPr>
              <w:t>ulCantoEthSubTblEntryNum</w:t>
            </w:r>
          </w:p>
        </w:tc>
        <w:tc>
          <w:tcPr>
            <w:tcW w:w="2637" w:type="pct"/>
            <w:tcBorders>
              <w:top w:val="single" w:sz="4" w:space="0" w:color="auto"/>
              <w:left w:val="single" w:sz="4" w:space="0" w:color="auto"/>
              <w:bottom w:val="single" w:sz="4" w:space="0" w:color="auto"/>
              <w:right w:val="single" w:sz="4" w:space="0" w:color="auto"/>
            </w:tcBorders>
          </w:tcPr>
          <w:p w14:paraId="23AD8682"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CAN to Ethernet Sub Routing Table Entry Number</w:t>
            </w:r>
          </w:p>
          <w:p w14:paraId="530DE7F1" w14:textId="51E841E6" w:rsidR="00B05184"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w:t>
            </w:r>
            <w:r w:rsidR="00A348DD">
              <w:rPr>
                <w:kern w:val="0"/>
                <w:szCs w:val="16"/>
                <w:lang w:val="x-none"/>
              </w:rPr>
              <w:t>25</w:t>
            </w:r>
            <w:r w:rsidR="00CA12FB">
              <w:rPr>
                <w:kern w:val="0"/>
                <w:szCs w:val="16"/>
                <w:lang w:val="x-none"/>
              </w:rPr>
              <w:t>6</w:t>
            </w:r>
          </w:p>
        </w:tc>
      </w:tr>
      <w:tr w:rsidR="00B05184" w:rsidRPr="004B758F" w14:paraId="432C6CFE"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1335C5CE" w14:textId="77777777" w:rsidR="00B05184" w:rsidRPr="004B758F" w:rsidRDefault="00B05184" w:rsidP="00CE2576">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264EC893" w14:textId="77777777" w:rsidR="00127B32" w:rsidRPr="00127B32" w:rsidRDefault="00B05184" w:rsidP="00127B32">
            <w:pPr>
              <w:tabs>
                <w:tab w:val="left" w:pos="864"/>
              </w:tabs>
              <w:overflowPunct w:val="0"/>
              <w:autoSpaceDE w:val="0"/>
              <w:autoSpaceDN w:val="0"/>
              <w:adjustRightInd w:val="0"/>
              <w:jc w:val="left"/>
              <w:textAlignment w:val="baseline"/>
              <w:rPr>
                <w:szCs w:val="16"/>
              </w:rPr>
            </w:pPr>
            <w:r w:rsidRPr="009E1CD0">
              <w:rPr>
                <w:szCs w:val="16"/>
              </w:rPr>
              <w:t xml:space="preserve">const </w:t>
            </w:r>
            <w:r w:rsidR="00127B32" w:rsidRPr="00127B32">
              <w:rPr>
                <w:szCs w:val="16"/>
              </w:rPr>
              <w:t>R_ProtoConv_CantoEthSubTblType</w:t>
            </w:r>
          </w:p>
          <w:p w14:paraId="10F22989" w14:textId="37718891" w:rsidR="00B05184" w:rsidRPr="009E1CD0" w:rsidRDefault="00B05184" w:rsidP="00CE2576">
            <w:pPr>
              <w:tabs>
                <w:tab w:val="left" w:pos="864"/>
              </w:tabs>
              <w:overflowPunct w:val="0"/>
              <w:autoSpaceDE w:val="0"/>
              <w:autoSpaceDN w:val="0"/>
              <w:adjustRightInd w:val="0"/>
              <w:jc w:val="left"/>
              <w:textAlignment w:val="baseline"/>
              <w:rPr>
                <w:szCs w:val="16"/>
              </w:rPr>
            </w:pPr>
            <w:r w:rsidRPr="009E1CD0">
              <w:rPr>
                <w:szCs w:val="16"/>
              </w:rPr>
              <w:t>*pCantoEthSubTbl</w:t>
            </w:r>
          </w:p>
        </w:tc>
        <w:tc>
          <w:tcPr>
            <w:tcW w:w="2637" w:type="pct"/>
            <w:tcBorders>
              <w:top w:val="single" w:sz="4" w:space="0" w:color="auto"/>
              <w:left w:val="single" w:sz="4" w:space="0" w:color="auto"/>
              <w:bottom w:val="single" w:sz="4" w:space="0" w:color="auto"/>
              <w:right w:val="single" w:sz="4" w:space="0" w:color="auto"/>
            </w:tcBorders>
          </w:tcPr>
          <w:p w14:paraId="35301B00"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Address of the specified CAN to Ethernet Sub Routing Table</w:t>
            </w:r>
          </w:p>
          <w:p w14:paraId="1188AB9D" w14:textId="4D3D905F" w:rsidR="00B05184" w:rsidRPr="004B758F"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w:t>
            </w:r>
            <w:r w:rsidR="00CA12FB">
              <w:rPr>
                <w:kern w:val="0"/>
                <w:szCs w:val="16"/>
                <w:lang w:val="x-none"/>
              </w:rPr>
              <w:t>NULL PTR</w:t>
            </w:r>
          </w:p>
        </w:tc>
      </w:tr>
      <w:tr w:rsidR="00B05184" w:rsidRPr="004B758F" w14:paraId="1073C7E2"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1A5E26A4" w14:textId="77777777" w:rsidR="00B05184" w:rsidRPr="004B758F" w:rsidRDefault="00B05184" w:rsidP="00CE2576">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28FD174E" w14:textId="77777777" w:rsidR="00B05184" w:rsidRPr="004B758F"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Can to Ethernet Main Routing Table Configuration</w:t>
            </w:r>
          </w:p>
        </w:tc>
      </w:tr>
    </w:tbl>
    <w:p w14:paraId="5EC443B6" w14:textId="7C0ACAF9" w:rsidR="00A348DD" w:rsidRDefault="00A348DD" w:rsidP="00D10EB4">
      <w:pPr>
        <w:pStyle w:val="Heading4"/>
      </w:pPr>
      <w:r w:rsidRPr="00A348DD">
        <w:t>R_ProtoConv_CantoEthMainTblGeneralType</w:t>
      </w:r>
    </w:p>
    <w:p w14:paraId="2A6677A2" w14:textId="46504DAF" w:rsidR="00A348DD" w:rsidRDefault="00A348D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52</w:t>
      </w:r>
      <w:r w:rsidR="009D560C">
        <w:rPr>
          <w:noProof/>
        </w:rPr>
        <w:fldChar w:fldCharType="end"/>
      </w:r>
      <w:r>
        <w:rPr>
          <w:noProof/>
        </w:rPr>
        <w:t>:</w:t>
      </w:r>
      <w:r w:rsidRPr="00E33CC7">
        <w:t xml:space="preserve"> </w:t>
      </w:r>
      <w:r w:rsidRPr="00A348DD">
        <w:t>R_ProtoConv_CantoEthMainTblGeneralType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6"/>
        <w:gridCol w:w="3871"/>
        <w:gridCol w:w="4678"/>
      </w:tblGrid>
      <w:tr w:rsidR="00A348DD" w:rsidRPr="004B758F" w14:paraId="5CBAC835"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38084583" w14:textId="77777777" w:rsidR="00A348DD" w:rsidRPr="004B758F" w:rsidRDefault="00A348DD" w:rsidP="00B56288">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305F8D41" w14:textId="77777777" w:rsidR="00A348DD" w:rsidRPr="004B758F" w:rsidRDefault="00A348DD" w:rsidP="00B56288">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A348DD" w:rsidRPr="004B758F" w14:paraId="7C66BE4C" w14:textId="77777777" w:rsidTr="00527EBD">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049F920B" w14:textId="77777777" w:rsidR="00A348DD" w:rsidRPr="004B758F" w:rsidRDefault="00A348DD" w:rsidP="00A348DD">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956" w:type="pct"/>
            <w:tcBorders>
              <w:top w:val="single" w:sz="4" w:space="0" w:color="auto"/>
              <w:left w:val="single" w:sz="4" w:space="0" w:color="auto"/>
              <w:bottom w:val="single" w:sz="4" w:space="0" w:color="auto"/>
              <w:right w:val="single" w:sz="4" w:space="0" w:color="auto"/>
            </w:tcBorders>
          </w:tcPr>
          <w:p w14:paraId="78B25BFA" w14:textId="6643C395" w:rsidR="00A348DD" w:rsidRPr="00A348DD" w:rsidRDefault="00A348DD" w:rsidP="00A348DD">
            <w:pPr>
              <w:tabs>
                <w:tab w:val="left" w:pos="864"/>
              </w:tabs>
              <w:overflowPunct w:val="0"/>
              <w:autoSpaceDE w:val="0"/>
              <w:autoSpaceDN w:val="0"/>
              <w:adjustRightInd w:val="0"/>
              <w:jc w:val="left"/>
              <w:textAlignment w:val="baseline"/>
              <w:rPr>
                <w:szCs w:val="16"/>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 xml:space="preserve">2 </w:t>
            </w:r>
            <w:r w:rsidRPr="00A348DD">
              <w:rPr>
                <w:szCs w:val="16"/>
              </w:rPr>
              <w:t>ulCantoEthMainTblEntryNum</w:t>
            </w:r>
          </w:p>
        </w:tc>
        <w:tc>
          <w:tcPr>
            <w:tcW w:w="2365" w:type="pct"/>
            <w:tcBorders>
              <w:top w:val="single" w:sz="4" w:space="0" w:color="auto"/>
              <w:left w:val="single" w:sz="4" w:space="0" w:color="auto"/>
              <w:bottom w:val="single" w:sz="4" w:space="0" w:color="auto"/>
              <w:right w:val="single" w:sz="4" w:space="0" w:color="auto"/>
            </w:tcBorders>
          </w:tcPr>
          <w:p w14:paraId="28BC4301" w14:textId="12BA8CDA" w:rsidR="00A348DD" w:rsidRDefault="00A348DD" w:rsidP="00A348DD">
            <w:pPr>
              <w:tabs>
                <w:tab w:val="left" w:pos="864"/>
              </w:tabs>
              <w:overflowPunct w:val="0"/>
              <w:autoSpaceDE w:val="0"/>
              <w:autoSpaceDN w:val="0"/>
              <w:adjustRightInd w:val="0"/>
              <w:jc w:val="left"/>
              <w:textAlignment w:val="baseline"/>
              <w:rPr>
                <w:szCs w:val="16"/>
                <w:lang w:val="x-none"/>
              </w:rPr>
            </w:pPr>
            <w:r>
              <w:rPr>
                <w:szCs w:val="16"/>
                <w:lang w:val="x-none"/>
              </w:rPr>
              <w:t>CAN to Ethernet Main Routing Table Entry Number</w:t>
            </w:r>
          </w:p>
          <w:p w14:paraId="1DB9CFD4" w14:textId="0DD831BC" w:rsidR="00A348DD" w:rsidRPr="004B758F" w:rsidRDefault="00A348DD" w:rsidP="00A348DD">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- 25</w:t>
            </w:r>
            <w:r w:rsidR="00CA12FB">
              <w:rPr>
                <w:kern w:val="0"/>
                <w:szCs w:val="16"/>
                <w:lang w:val="x-none"/>
              </w:rPr>
              <w:t>6</w:t>
            </w:r>
          </w:p>
        </w:tc>
      </w:tr>
      <w:tr w:rsidR="00A348DD" w:rsidRPr="004B758F" w14:paraId="7B8D2A72" w14:textId="77777777" w:rsidTr="00527EBD">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C9F51FD" w14:textId="77777777" w:rsidR="00A348DD" w:rsidRPr="004B758F" w:rsidRDefault="00A348DD" w:rsidP="00B56288">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956" w:type="pct"/>
            <w:tcBorders>
              <w:top w:val="single" w:sz="4" w:space="0" w:color="auto"/>
              <w:left w:val="single" w:sz="4" w:space="0" w:color="auto"/>
              <w:bottom w:val="single" w:sz="4" w:space="0" w:color="auto"/>
              <w:right w:val="single" w:sz="4" w:space="0" w:color="auto"/>
            </w:tcBorders>
          </w:tcPr>
          <w:p w14:paraId="57190B6F" w14:textId="42DD8704" w:rsidR="00A348DD" w:rsidRPr="00791558" w:rsidRDefault="00A348DD" w:rsidP="00B56288">
            <w:pPr>
              <w:tabs>
                <w:tab w:val="left" w:pos="864"/>
              </w:tabs>
              <w:overflowPunct w:val="0"/>
              <w:autoSpaceDE w:val="0"/>
              <w:autoSpaceDN w:val="0"/>
              <w:adjustRightInd w:val="0"/>
              <w:jc w:val="left"/>
              <w:textAlignment w:val="baseline"/>
              <w:rPr>
                <w:szCs w:val="16"/>
              </w:rPr>
            </w:pPr>
            <w:r w:rsidRPr="00A348DD">
              <w:rPr>
                <w:szCs w:val="16"/>
              </w:rPr>
              <w:t>const R_ProtoConv_CantoEthMainTblType *pCantoEthMainTbl</w:t>
            </w:r>
          </w:p>
        </w:tc>
        <w:tc>
          <w:tcPr>
            <w:tcW w:w="2365" w:type="pct"/>
            <w:tcBorders>
              <w:top w:val="single" w:sz="4" w:space="0" w:color="auto"/>
              <w:left w:val="single" w:sz="4" w:space="0" w:color="auto"/>
              <w:bottom w:val="single" w:sz="4" w:space="0" w:color="auto"/>
              <w:right w:val="single" w:sz="4" w:space="0" w:color="auto"/>
            </w:tcBorders>
          </w:tcPr>
          <w:p w14:paraId="23A6A5C2" w14:textId="4FF9D271" w:rsidR="00A348DD" w:rsidRDefault="00A348DD" w:rsidP="00A348DD">
            <w:pPr>
              <w:tabs>
                <w:tab w:val="left" w:pos="864"/>
              </w:tabs>
              <w:overflowPunct w:val="0"/>
              <w:autoSpaceDE w:val="0"/>
              <w:autoSpaceDN w:val="0"/>
              <w:adjustRightInd w:val="0"/>
              <w:jc w:val="left"/>
              <w:textAlignment w:val="baseline"/>
              <w:rPr>
                <w:szCs w:val="16"/>
                <w:lang w:val="x-none"/>
              </w:rPr>
            </w:pPr>
            <w:r>
              <w:rPr>
                <w:szCs w:val="16"/>
                <w:lang w:val="x-none"/>
              </w:rPr>
              <w:t>Address of CAN to Ethernet Main Routing Table</w:t>
            </w:r>
          </w:p>
          <w:p w14:paraId="6BDF9612" w14:textId="4B31CB08" w:rsidR="00A348DD" w:rsidRDefault="00A348DD" w:rsidP="00A348DD">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NULL_PTR</w:t>
            </w:r>
          </w:p>
        </w:tc>
      </w:tr>
      <w:tr w:rsidR="00A348DD" w:rsidRPr="004B758F" w14:paraId="351346AB"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7619A5F9" w14:textId="77777777" w:rsidR="00A348DD" w:rsidRPr="004B758F" w:rsidRDefault="00A348DD" w:rsidP="00B56288">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51012C74" w14:textId="19446865" w:rsidR="00A348DD" w:rsidRPr="004B758F" w:rsidRDefault="00A348DD" w:rsidP="00B56288">
            <w:pPr>
              <w:tabs>
                <w:tab w:val="left" w:pos="864"/>
              </w:tabs>
              <w:overflowPunct w:val="0"/>
              <w:autoSpaceDE w:val="0"/>
              <w:autoSpaceDN w:val="0"/>
              <w:adjustRightInd w:val="0"/>
              <w:jc w:val="left"/>
              <w:textAlignment w:val="baseline"/>
              <w:rPr>
                <w:szCs w:val="16"/>
                <w:lang w:val="x-none"/>
              </w:rPr>
            </w:pPr>
            <w:r>
              <w:rPr>
                <w:szCs w:val="16"/>
                <w:lang w:val="x-none"/>
              </w:rPr>
              <w:t>Can to Ethernet Main Routing Table</w:t>
            </w:r>
            <w:r w:rsidR="00527EBD">
              <w:rPr>
                <w:szCs w:val="16"/>
                <w:lang w:val="x-none"/>
              </w:rPr>
              <w:t xml:space="preserve"> General</w:t>
            </w:r>
            <w:r>
              <w:rPr>
                <w:szCs w:val="16"/>
                <w:lang w:val="x-none"/>
              </w:rPr>
              <w:t xml:space="preserve"> Configuration</w:t>
            </w:r>
          </w:p>
        </w:tc>
      </w:tr>
    </w:tbl>
    <w:p w14:paraId="131C41B0" w14:textId="5BFD1BEF" w:rsidR="00127B32" w:rsidRDefault="00127B32" w:rsidP="00D10EB4">
      <w:pPr>
        <w:pStyle w:val="Heading4"/>
      </w:pPr>
      <w:r w:rsidRPr="00B05184">
        <w:t>R_ProtoConv_</w:t>
      </w:r>
      <w:r>
        <w:t>Li</w:t>
      </w:r>
      <w:r w:rsidRPr="00B05184">
        <w:t>ntoEthSubTblType</w:t>
      </w:r>
    </w:p>
    <w:p w14:paraId="3E10B103" w14:textId="11C11F60" w:rsidR="00127B32" w:rsidRDefault="00127B3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53</w:t>
      </w:r>
      <w:r w:rsidR="009D560C">
        <w:rPr>
          <w:noProof/>
        </w:rPr>
        <w:fldChar w:fldCharType="end"/>
      </w:r>
      <w:r>
        <w:rPr>
          <w:noProof/>
        </w:rPr>
        <w:t>:</w:t>
      </w:r>
      <w:r w:rsidRPr="00E33CC7">
        <w:t xml:space="preserve"> </w:t>
      </w:r>
      <w:r w:rsidRPr="00676CA2">
        <w:t>R_</w:t>
      </w:r>
      <w:r>
        <w:t>ProtoConv</w:t>
      </w:r>
      <w:r w:rsidRPr="00676CA2">
        <w:t>_</w:t>
      </w:r>
      <w:r>
        <w:rPr>
          <w:rFonts w:eastAsia="MS Mincho"/>
          <w:kern w:val="0"/>
          <w:lang w:eastAsia="en-US"/>
        </w:rPr>
        <w:t>Li</w:t>
      </w:r>
      <w:r w:rsidRPr="00B05184">
        <w:rPr>
          <w:rFonts w:eastAsia="MS Mincho"/>
          <w:kern w:val="0"/>
          <w:lang w:eastAsia="en-US"/>
        </w:rPr>
        <w:t>ntoEthSubTblType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331"/>
        <w:gridCol w:w="5219"/>
      </w:tblGrid>
      <w:tr w:rsidR="00127B32" w:rsidRPr="004B758F" w14:paraId="1013FF4C"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2163A326" w14:textId="77777777" w:rsidR="00127B32" w:rsidRPr="004B758F" w:rsidRDefault="00127B32" w:rsidP="00CE2576">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0676A13B" w14:textId="77777777" w:rsidR="00127B32" w:rsidRPr="004B758F" w:rsidRDefault="00127B32" w:rsidP="00CE2576">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2E22BD" w:rsidRPr="004B758F" w14:paraId="79245578"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6A35B630" w14:textId="192C75DB" w:rsidR="002E22BD" w:rsidRPr="004B758F" w:rsidRDefault="002E22BD" w:rsidP="002E22BD">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299B3664" w14:textId="1E8FCE15" w:rsidR="002E22BD" w:rsidRPr="00B05184" w:rsidRDefault="002E22BD" w:rsidP="002E22BD">
            <w:pPr>
              <w:tabs>
                <w:tab w:val="left" w:pos="864"/>
              </w:tabs>
              <w:overflowPunct w:val="0"/>
              <w:autoSpaceDE w:val="0"/>
              <w:autoSpaceDN w:val="0"/>
              <w:adjustRightInd w:val="0"/>
              <w:jc w:val="left"/>
              <w:textAlignment w:val="baseline"/>
              <w:rPr>
                <w:szCs w:val="16"/>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 xml:space="preserve">2 </w:t>
            </w:r>
            <w:r w:rsidRPr="00B05184">
              <w:rPr>
                <w:szCs w:val="16"/>
              </w:rPr>
              <w:t>ulDestIdx</w:t>
            </w:r>
          </w:p>
        </w:tc>
        <w:tc>
          <w:tcPr>
            <w:tcW w:w="2637" w:type="pct"/>
            <w:tcBorders>
              <w:top w:val="single" w:sz="4" w:space="0" w:color="auto"/>
              <w:left w:val="single" w:sz="4" w:space="0" w:color="auto"/>
              <w:bottom w:val="single" w:sz="4" w:space="0" w:color="auto"/>
              <w:right w:val="single" w:sz="4" w:space="0" w:color="auto"/>
            </w:tcBorders>
          </w:tcPr>
          <w:p w14:paraId="25D3B2CF" w14:textId="77777777" w:rsidR="002E22BD" w:rsidRDefault="002E22BD" w:rsidP="002E22BD">
            <w:pPr>
              <w:tabs>
                <w:tab w:val="left" w:pos="864"/>
              </w:tabs>
              <w:overflowPunct w:val="0"/>
              <w:autoSpaceDE w:val="0"/>
              <w:autoSpaceDN w:val="0"/>
              <w:adjustRightInd w:val="0"/>
              <w:jc w:val="left"/>
              <w:textAlignment w:val="baseline"/>
              <w:rPr>
                <w:szCs w:val="16"/>
                <w:lang w:val="x-none"/>
              </w:rPr>
            </w:pPr>
            <w:r>
              <w:rPr>
                <w:szCs w:val="16"/>
                <w:lang w:val="x-none"/>
              </w:rPr>
              <w:t>Destination Index</w:t>
            </w:r>
          </w:p>
          <w:p w14:paraId="1F3CC37D" w14:textId="135101E2" w:rsidR="002E22BD" w:rsidRPr="004B758F" w:rsidRDefault="002E22BD" w:rsidP="002E22BD">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0 – </w:t>
            </w:r>
            <w:r w:rsidR="00CA12FB">
              <w:rPr>
                <w:szCs w:val="20"/>
                <w:lang w:val="en-GB"/>
              </w:rPr>
              <w:t>(</w:t>
            </w:r>
            <w:r w:rsidR="00CA12FB">
              <w:rPr>
                <w:szCs w:val="20"/>
              </w:rPr>
              <w:t>XTOETH_DEST_TABLE_ENTRY_NUM-1)</w:t>
            </w:r>
          </w:p>
        </w:tc>
      </w:tr>
      <w:tr w:rsidR="002E22BD" w:rsidRPr="004B758F" w14:paraId="711E8371"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3A76B620" w14:textId="48461B7A" w:rsidR="002E22BD" w:rsidRPr="004B758F" w:rsidRDefault="002E22BD" w:rsidP="002E22BD">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7735AB7C" w14:textId="4498FC19" w:rsidR="002E22BD" w:rsidRPr="004B758F" w:rsidRDefault="002E22BD" w:rsidP="002E22BD">
            <w:pPr>
              <w:tabs>
                <w:tab w:val="left" w:pos="864"/>
              </w:tabs>
              <w:overflowPunct w:val="0"/>
              <w:autoSpaceDE w:val="0"/>
              <w:autoSpaceDN w:val="0"/>
              <w:adjustRightInd w:val="0"/>
              <w:jc w:val="left"/>
              <w:textAlignment w:val="baseline"/>
              <w:rPr>
                <w:szCs w:val="16"/>
                <w:lang w:val="x-none"/>
              </w:rPr>
            </w:pPr>
            <w:r w:rsidRPr="00753CCF">
              <w:rPr>
                <w:szCs w:val="16"/>
                <w:lang w:val="x-none"/>
              </w:rPr>
              <w:t>R_ProtoConv_FrameType enTypeFlags</w:t>
            </w:r>
          </w:p>
        </w:tc>
        <w:tc>
          <w:tcPr>
            <w:tcW w:w="2637" w:type="pct"/>
            <w:tcBorders>
              <w:top w:val="single" w:sz="4" w:space="0" w:color="auto"/>
              <w:left w:val="single" w:sz="4" w:space="0" w:color="auto"/>
              <w:bottom w:val="single" w:sz="4" w:space="0" w:color="auto"/>
              <w:right w:val="single" w:sz="4" w:space="0" w:color="auto"/>
            </w:tcBorders>
          </w:tcPr>
          <w:p w14:paraId="3C0C30AF" w14:textId="77777777" w:rsidR="002E22BD" w:rsidRDefault="002E22BD" w:rsidP="002E22BD">
            <w:pPr>
              <w:tabs>
                <w:tab w:val="left" w:pos="864"/>
              </w:tabs>
              <w:overflowPunct w:val="0"/>
              <w:autoSpaceDE w:val="0"/>
              <w:autoSpaceDN w:val="0"/>
              <w:adjustRightInd w:val="0"/>
              <w:jc w:val="left"/>
              <w:textAlignment w:val="baseline"/>
              <w:rPr>
                <w:szCs w:val="16"/>
                <w:lang w:val="x-none"/>
              </w:rPr>
            </w:pPr>
            <w:r>
              <w:rPr>
                <w:szCs w:val="16"/>
                <w:lang w:val="x-none"/>
              </w:rPr>
              <w:t>Frame Type</w:t>
            </w:r>
          </w:p>
          <w:p w14:paraId="3AB48F1A" w14:textId="77777777" w:rsidR="002E22BD" w:rsidRPr="008A7145" w:rsidRDefault="002E22BD" w:rsidP="002E22BD">
            <w:pPr>
              <w:jc w:val="left"/>
              <w:rPr>
                <w:szCs w:val="20"/>
              </w:rPr>
            </w:pPr>
            <w:r>
              <w:rPr>
                <w:szCs w:val="16"/>
                <w:lang w:val="x-none"/>
              </w:rPr>
              <w:t xml:space="preserve">Range: </w:t>
            </w:r>
            <w:r w:rsidRPr="008A7145">
              <w:rPr>
                <w:szCs w:val="20"/>
              </w:rPr>
              <w:t>PROTOCONV_NORMAL_FRAME</w:t>
            </w:r>
            <w:r>
              <w:rPr>
                <w:szCs w:val="20"/>
              </w:rPr>
              <w:t xml:space="preserve"> or</w:t>
            </w:r>
          </w:p>
          <w:p w14:paraId="6100A749" w14:textId="3BE2B701" w:rsidR="002E22BD" w:rsidRDefault="002E22BD" w:rsidP="002E22BD">
            <w:pPr>
              <w:tabs>
                <w:tab w:val="left" w:pos="864"/>
              </w:tabs>
              <w:overflowPunct w:val="0"/>
              <w:autoSpaceDE w:val="0"/>
              <w:autoSpaceDN w:val="0"/>
              <w:adjustRightInd w:val="0"/>
              <w:jc w:val="left"/>
              <w:textAlignment w:val="baseline"/>
              <w:rPr>
                <w:szCs w:val="16"/>
                <w:lang w:val="x-none"/>
              </w:rPr>
            </w:pPr>
            <w:r w:rsidRPr="008A7145">
              <w:rPr>
                <w:szCs w:val="20"/>
              </w:rPr>
              <w:t>PROTOCONV_EMERGENCY_FRAME</w:t>
            </w:r>
          </w:p>
        </w:tc>
      </w:tr>
      <w:tr w:rsidR="002E22BD" w:rsidRPr="004B758F" w14:paraId="78A416B6"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1EFCC3E" w14:textId="4D3D7C4D" w:rsidR="002E22BD" w:rsidRPr="004B758F" w:rsidRDefault="002E22BD" w:rsidP="002E22BD">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4AD67BCD" w14:textId="77777777" w:rsidR="002E22BD" w:rsidRPr="00B05184" w:rsidRDefault="002E22BD" w:rsidP="002E22BD">
            <w:pPr>
              <w:tabs>
                <w:tab w:val="left" w:pos="864"/>
              </w:tabs>
              <w:overflowPunct w:val="0"/>
              <w:autoSpaceDE w:val="0"/>
              <w:autoSpaceDN w:val="0"/>
              <w:adjustRightInd w:val="0"/>
              <w:jc w:val="left"/>
              <w:textAlignment w:val="baseline"/>
              <w:rPr>
                <w:szCs w:val="16"/>
              </w:rPr>
            </w:pPr>
            <w:r>
              <w:rPr>
                <w:szCs w:val="16"/>
                <w:lang w:val="x-none"/>
              </w:rPr>
              <w:t xml:space="preserve">uint32 </w:t>
            </w:r>
            <w:r w:rsidRPr="00B05184">
              <w:rPr>
                <w:szCs w:val="16"/>
              </w:rPr>
              <w:t>ulPduId</w:t>
            </w:r>
          </w:p>
          <w:p w14:paraId="769BDAF3" w14:textId="77777777" w:rsidR="002E22BD" w:rsidRPr="00791558" w:rsidRDefault="002E22BD" w:rsidP="002E22BD">
            <w:pPr>
              <w:tabs>
                <w:tab w:val="left" w:pos="864"/>
              </w:tabs>
              <w:overflowPunct w:val="0"/>
              <w:autoSpaceDE w:val="0"/>
              <w:autoSpaceDN w:val="0"/>
              <w:adjustRightInd w:val="0"/>
              <w:jc w:val="left"/>
              <w:textAlignment w:val="baseline"/>
              <w:rPr>
                <w:szCs w:val="16"/>
              </w:rPr>
            </w:pPr>
          </w:p>
        </w:tc>
        <w:tc>
          <w:tcPr>
            <w:tcW w:w="2637" w:type="pct"/>
            <w:tcBorders>
              <w:top w:val="single" w:sz="4" w:space="0" w:color="auto"/>
              <w:left w:val="single" w:sz="4" w:space="0" w:color="auto"/>
              <w:bottom w:val="single" w:sz="4" w:space="0" w:color="auto"/>
              <w:right w:val="single" w:sz="4" w:space="0" w:color="auto"/>
            </w:tcBorders>
          </w:tcPr>
          <w:p w14:paraId="50F115B1" w14:textId="77777777" w:rsidR="002E22BD" w:rsidRDefault="002E22BD" w:rsidP="002E22BD">
            <w:pPr>
              <w:tabs>
                <w:tab w:val="left" w:pos="864"/>
              </w:tabs>
              <w:overflowPunct w:val="0"/>
              <w:autoSpaceDE w:val="0"/>
              <w:autoSpaceDN w:val="0"/>
              <w:adjustRightInd w:val="0"/>
              <w:jc w:val="left"/>
              <w:textAlignment w:val="baseline"/>
              <w:rPr>
                <w:szCs w:val="16"/>
                <w:lang w:val="x-none"/>
              </w:rPr>
            </w:pPr>
            <w:r>
              <w:rPr>
                <w:szCs w:val="16"/>
                <w:lang w:val="x-none"/>
              </w:rPr>
              <w:t>PDU ID</w:t>
            </w:r>
          </w:p>
          <w:p w14:paraId="27AED167" w14:textId="4BDA0B1B" w:rsidR="002E22BD" w:rsidRDefault="002E22BD" w:rsidP="002E22BD">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32-bit value</w:t>
            </w:r>
          </w:p>
        </w:tc>
      </w:tr>
      <w:tr w:rsidR="00127B32" w:rsidRPr="004B758F" w14:paraId="5FAED565" w14:textId="77777777" w:rsidTr="00CE2576">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4A082A18" w14:textId="77777777" w:rsidR="00127B32" w:rsidRPr="004B758F" w:rsidRDefault="00127B32" w:rsidP="00CE2576">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3643BCCD" w14:textId="0BE15847" w:rsidR="00127B32" w:rsidRPr="004B758F" w:rsidRDefault="00127B32" w:rsidP="00CE2576">
            <w:pPr>
              <w:tabs>
                <w:tab w:val="left" w:pos="864"/>
              </w:tabs>
              <w:overflowPunct w:val="0"/>
              <w:autoSpaceDE w:val="0"/>
              <w:autoSpaceDN w:val="0"/>
              <w:adjustRightInd w:val="0"/>
              <w:jc w:val="left"/>
              <w:textAlignment w:val="baseline"/>
              <w:rPr>
                <w:szCs w:val="16"/>
                <w:lang w:val="x-none"/>
              </w:rPr>
            </w:pPr>
            <w:r>
              <w:rPr>
                <w:szCs w:val="16"/>
                <w:lang w:val="x-none"/>
              </w:rPr>
              <w:t>Lin to Ethernet Sub Routing Table Configuration</w:t>
            </w:r>
          </w:p>
        </w:tc>
      </w:tr>
    </w:tbl>
    <w:p w14:paraId="1AF736ED" w14:textId="5755AA73" w:rsidR="00676062" w:rsidRDefault="00676062" w:rsidP="00D10EB4">
      <w:pPr>
        <w:pStyle w:val="Heading4"/>
      </w:pPr>
      <w:r w:rsidRPr="00D13727">
        <w:lastRenderedPageBreak/>
        <w:t>R_</w:t>
      </w:r>
      <w:r>
        <w:t>ProtoConv</w:t>
      </w:r>
      <w:r w:rsidRPr="00D13727">
        <w:t>_</w:t>
      </w:r>
      <w:r w:rsidRPr="00676062">
        <w:t>LintoEthMainTblType</w:t>
      </w:r>
    </w:p>
    <w:p w14:paraId="1902E90F" w14:textId="38DD4F76" w:rsidR="00676062" w:rsidRDefault="0067606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54</w:t>
      </w:r>
      <w:r w:rsidR="009D560C">
        <w:rPr>
          <w:noProof/>
        </w:rPr>
        <w:fldChar w:fldCharType="end"/>
      </w:r>
      <w:r>
        <w:rPr>
          <w:noProof/>
        </w:rPr>
        <w:t>:</w:t>
      </w:r>
      <w:r w:rsidRPr="00676062">
        <w:rPr>
          <w:rFonts w:ascii="Consolas" w:eastAsia="Times New Roman" w:hAnsi="Consolas"/>
          <w:color w:val="4EC9B0"/>
          <w:kern w:val="0"/>
          <w:sz w:val="21"/>
          <w:szCs w:val="21"/>
          <w:lang w:eastAsia="en-US"/>
        </w:rPr>
        <w:t xml:space="preserve"> </w:t>
      </w:r>
      <w:r w:rsidRPr="00676062">
        <w:t>R_ProtoConv_LintoEthMainTblType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331"/>
        <w:gridCol w:w="5219"/>
      </w:tblGrid>
      <w:tr w:rsidR="00676062" w:rsidRPr="004B758F" w14:paraId="4FC0B431" w14:textId="77777777" w:rsidTr="00B33DF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FB39874" w14:textId="77777777" w:rsidR="00676062" w:rsidRPr="004B758F" w:rsidRDefault="00676062" w:rsidP="00B33DF2">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47EC4FDD" w14:textId="77777777" w:rsidR="00676062" w:rsidRPr="004B758F" w:rsidRDefault="00676062" w:rsidP="00B33DF2">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676062" w:rsidRPr="004B758F" w14:paraId="08A20117" w14:textId="77777777" w:rsidTr="00B33DF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2ECD8CA6" w14:textId="77777777" w:rsidR="00676062" w:rsidRPr="004B758F" w:rsidRDefault="00676062" w:rsidP="00B33DF2">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1E9995C5" w14:textId="65783EE6" w:rsidR="00676062" w:rsidRPr="00676062" w:rsidRDefault="00676062" w:rsidP="00B33DF2">
            <w:pPr>
              <w:tabs>
                <w:tab w:val="left" w:pos="864"/>
              </w:tabs>
              <w:overflowPunct w:val="0"/>
              <w:autoSpaceDE w:val="0"/>
              <w:autoSpaceDN w:val="0"/>
              <w:adjustRightInd w:val="0"/>
              <w:jc w:val="left"/>
              <w:textAlignment w:val="baseline"/>
              <w:rPr>
                <w:szCs w:val="16"/>
              </w:rPr>
            </w:pPr>
            <w:r w:rsidRPr="00676062">
              <w:rPr>
                <w:szCs w:val="16"/>
              </w:rPr>
              <w:t>uint8 ucPId</w:t>
            </w:r>
          </w:p>
        </w:tc>
        <w:tc>
          <w:tcPr>
            <w:tcW w:w="2637" w:type="pct"/>
            <w:tcBorders>
              <w:top w:val="single" w:sz="4" w:space="0" w:color="auto"/>
              <w:left w:val="single" w:sz="4" w:space="0" w:color="auto"/>
              <w:bottom w:val="single" w:sz="4" w:space="0" w:color="auto"/>
              <w:right w:val="single" w:sz="4" w:space="0" w:color="auto"/>
            </w:tcBorders>
          </w:tcPr>
          <w:p w14:paraId="05137BC4" w14:textId="141B8795" w:rsidR="00676062" w:rsidRDefault="00676062" w:rsidP="00B33DF2">
            <w:pPr>
              <w:tabs>
                <w:tab w:val="left" w:pos="864"/>
              </w:tabs>
              <w:overflowPunct w:val="0"/>
              <w:autoSpaceDE w:val="0"/>
              <w:autoSpaceDN w:val="0"/>
              <w:adjustRightInd w:val="0"/>
              <w:jc w:val="left"/>
              <w:textAlignment w:val="baseline"/>
              <w:rPr>
                <w:szCs w:val="16"/>
                <w:lang w:val="x-none"/>
              </w:rPr>
            </w:pPr>
            <w:r>
              <w:rPr>
                <w:szCs w:val="16"/>
                <w:lang w:val="x-none"/>
              </w:rPr>
              <w:t>LIN ID</w:t>
            </w:r>
          </w:p>
          <w:p w14:paraId="03F5D2BB" w14:textId="736EEA52" w:rsidR="00676062" w:rsidRPr="004B758F" w:rsidRDefault="00676062" w:rsidP="0011165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0x</w:t>
            </w:r>
            <w:r w:rsidRPr="00891DD5">
              <w:rPr>
                <w:rFonts w:hint="eastAsia"/>
                <w:szCs w:val="16"/>
                <w:lang w:val="x-none"/>
              </w:rPr>
              <w:t>0</w:t>
            </w:r>
            <w:r>
              <w:rPr>
                <w:szCs w:val="16"/>
                <w:lang w:val="x-none"/>
              </w:rPr>
              <w:t xml:space="preserve"> – </w:t>
            </w:r>
            <w:r w:rsidR="0011165C" w:rsidRPr="0011165C">
              <w:rPr>
                <w:szCs w:val="16"/>
              </w:rPr>
              <w:t>0x3F</w:t>
            </w:r>
          </w:p>
        </w:tc>
      </w:tr>
      <w:tr w:rsidR="00676062" w:rsidRPr="004B758F" w14:paraId="0BD8FEFC" w14:textId="77777777" w:rsidTr="00B33DF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4A1088D3" w14:textId="77777777" w:rsidR="00676062" w:rsidRPr="004B758F" w:rsidRDefault="00676062" w:rsidP="00B33DF2">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775DECB4" w14:textId="39F0E3D9" w:rsidR="00676062" w:rsidRPr="00791558" w:rsidRDefault="00676062" w:rsidP="00B33DF2">
            <w:pPr>
              <w:tabs>
                <w:tab w:val="left" w:pos="864"/>
              </w:tabs>
              <w:overflowPunct w:val="0"/>
              <w:autoSpaceDE w:val="0"/>
              <w:autoSpaceDN w:val="0"/>
              <w:adjustRightInd w:val="0"/>
              <w:jc w:val="left"/>
              <w:textAlignment w:val="baseline"/>
              <w:rPr>
                <w:szCs w:val="16"/>
              </w:rPr>
            </w:pPr>
            <w:r>
              <w:rPr>
                <w:szCs w:val="16"/>
                <w:lang w:val="x-none"/>
              </w:rPr>
              <w:t xml:space="preserve">uint32 </w:t>
            </w:r>
            <w:r w:rsidR="0011165C" w:rsidRPr="0011165C">
              <w:rPr>
                <w:szCs w:val="16"/>
              </w:rPr>
              <w:t>ulLintoEthSubTblEntryNum</w:t>
            </w:r>
          </w:p>
        </w:tc>
        <w:tc>
          <w:tcPr>
            <w:tcW w:w="2637" w:type="pct"/>
            <w:tcBorders>
              <w:top w:val="single" w:sz="4" w:space="0" w:color="auto"/>
              <w:left w:val="single" w:sz="4" w:space="0" w:color="auto"/>
              <w:bottom w:val="single" w:sz="4" w:space="0" w:color="auto"/>
              <w:right w:val="single" w:sz="4" w:space="0" w:color="auto"/>
            </w:tcBorders>
          </w:tcPr>
          <w:p w14:paraId="694E9E5D" w14:textId="3F72BBD0" w:rsidR="00676062" w:rsidRDefault="0011165C" w:rsidP="00B33DF2">
            <w:pPr>
              <w:tabs>
                <w:tab w:val="left" w:pos="864"/>
              </w:tabs>
              <w:overflowPunct w:val="0"/>
              <w:autoSpaceDE w:val="0"/>
              <w:autoSpaceDN w:val="0"/>
              <w:adjustRightInd w:val="0"/>
              <w:jc w:val="left"/>
              <w:textAlignment w:val="baseline"/>
              <w:rPr>
                <w:szCs w:val="16"/>
                <w:lang w:val="x-none"/>
              </w:rPr>
            </w:pPr>
            <w:r>
              <w:rPr>
                <w:szCs w:val="16"/>
                <w:lang w:val="x-none"/>
              </w:rPr>
              <w:t>LIN</w:t>
            </w:r>
            <w:r w:rsidR="00676062">
              <w:rPr>
                <w:szCs w:val="16"/>
                <w:lang w:val="x-none"/>
              </w:rPr>
              <w:t xml:space="preserve"> to Ethernet Sub Routing Table Entry Number</w:t>
            </w:r>
          </w:p>
          <w:p w14:paraId="081E420F" w14:textId="44A29E8E" w:rsidR="00676062" w:rsidRDefault="00676062"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w:t>
            </w:r>
            <w:r w:rsidR="00A348DD">
              <w:rPr>
                <w:kern w:val="0"/>
                <w:szCs w:val="16"/>
                <w:lang w:val="x-none"/>
              </w:rPr>
              <w:t>25</w:t>
            </w:r>
            <w:r w:rsidR="00CA12FB">
              <w:rPr>
                <w:kern w:val="0"/>
                <w:szCs w:val="16"/>
                <w:lang w:val="x-none"/>
              </w:rPr>
              <w:t>6</w:t>
            </w:r>
          </w:p>
        </w:tc>
      </w:tr>
      <w:tr w:rsidR="00676062" w:rsidRPr="004B758F" w14:paraId="0188633F" w14:textId="77777777" w:rsidTr="00B33DF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1EBAD29B" w14:textId="77777777" w:rsidR="00676062" w:rsidRPr="004B758F" w:rsidRDefault="00676062" w:rsidP="00B33DF2">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5256FEE9" w14:textId="77777777" w:rsidR="00127B32" w:rsidRPr="00127B32" w:rsidRDefault="00676062" w:rsidP="00127B32">
            <w:pPr>
              <w:tabs>
                <w:tab w:val="left" w:pos="864"/>
              </w:tabs>
              <w:overflowPunct w:val="0"/>
              <w:autoSpaceDE w:val="0"/>
              <w:autoSpaceDN w:val="0"/>
              <w:adjustRightInd w:val="0"/>
              <w:jc w:val="left"/>
              <w:textAlignment w:val="baseline"/>
              <w:rPr>
                <w:szCs w:val="16"/>
              </w:rPr>
            </w:pPr>
            <w:r w:rsidRPr="009E1CD0">
              <w:rPr>
                <w:szCs w:val="16"/>
              </w:rPr>
              <w:t xml:space="preserve">const </w:t>
            </w:r>
            <w:r w:rsidR="00127B32" w:rsidRPr="00127B32">
              <w:rPr>
                <w:szCs w:val="16"/>
              </w:rPr>
              <w:t>R_ProtoConv_LintoEthSubTblType</w:t>
            </w:r>
          </w:p>
          <w:p w14:paraId="002E3B9C" w14:textId="6E7E1AAA" w:rsidR="00676062" w:rsidRPr="009E1CD0" w:rsidRDefault="00676062" w:rsidP="0011165C">
            <w:pPr>
              <w:tabs>
                <w:tab w:val="left" w:pos="864"/>
              </w:tabs>
              <w:overflowPunct w:val="0"/>
              <w:autoSpaceDE w:val="0"/>
              <w:autoSpaceDN w:val="0"/>
              <w:adjustRightInd w:val="0"/>
              <w:jc w:val="left"/>
              <w:textAlignment w:val="baseline"/>
              <w:rPr>
                <w:szCs w:val="16"/>
              </w:rPr>
            </w:pPr>
            <w:r w:rsidRPr="009E1CD0">
              <w:rPr>
                <w:szCs w:val="16"/>
              </w:rPr>
              <w:t>*</w:t>
            </w:r>
            <w:r w:rsidR="0011165C" w:rsidRPr="0011165C">
              <w:rPr>
                <w:szCs w:val="16"/>
              </w:rPr>
              <w:t>pLintoEthSubTbl</w:t>
            </w:r>
          </w:p>
        </w:tc>
        <w:tc>
          <w:tcPr>
            <w:tcW w:w="2637" w:type="pct"/>
            <w:tcBorders>
              <w:top w:val="single" w:sz="4" w:space="0" w:color="auto"/>
              <w:left w:val="single" w:sz="4" w:space="0" w:color="auto"/>
              <w:bottom w:val="single" w:sz="4" w:space="0" w:color="auto"/>
              <w:right w:val="single" w:sz="4" w:space="0" w:color="auto"/>
            </w:tcBorders>
          </w:tcPr>
          <w:p w14:paraId="08B18519" w14:textId="467E68F5" w:rsidR="00676062" w:rsidRDefault="00676062" w:rsidP="00B33DF2">
            <w:pPr>
              <w:tabs>
                <w:tab w:val="left" w:pos="864"/>
              </w:tabs>
              <w:overflowPunct w:val="0"/>
              <w:autoSpaceDE w:val="0"/>
              <w:autoSpaceDN w:val="0"/>
              <w:adjustRightInd w:val="0"/>
              <w:jc w:val="left"/>
              <w:textAlignment w:val="baseline"/>
              <w:rPr>
                <w:szCs w:val="16"/>
                <w:lang w:val="x-none"/>
              </w:rPr>
            </w:pPr>
            <w:r>
              <w:rPr>
                <w:szCs w:val="16"/>
                <w:lang w:val="x-none"/>
              </w:rPr>
              <w:t xml:space="preserve">Address of the specified </w:t>
            </w:r>
            <w:r w:rsidR="0011165C">
              <w:rPr>
                <w:szCs w:val="16"/>
                <w:lang w:val="x-none"/>
              </w:rPr>
              <w:t>LI</w:t>
            </w:r>
            <w:r>
              <w:rPr>
                <w:szCs w:val="16"/>
                <w:lang w:val="x-none"/>
              </w:rPr>
              <w:t>N to Ethernet Sub Routing Table</w:t>
            </w:r>
          </w:p>
          <w:p w14:paraId="1D4BD71E" w14:textId="5EADB6DB" w:rsidR="00676062" w:rsidRPr="004B758F" w:rsidRDefault="00676062"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w:t>
            </w:r>
            <w:r w:rsidR="00CA12FB">
              <w:rPr>
                <w:kern w:val="0"/>
                <w:szCs w:val="16"/>
                <w:lang w:val="x-none"/>
              </w:rPr>
              <w:t>NULL PTR</w:t>
            </w:r>
          </w:p>
        </w:tc>
      </w:tr>
      <w:tr w:rsidR="00676062" w:rsidRPr="004B758F" w14:paraId="20D48866" w14:textId="77777777" w:rsidTr="00B33DF2">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68542BCF" w14:textId="77777777" w:rsidR="00676062" w:rsidRPr="004B758F" w:rsidRDefault="00676062" w:rsidP="00B33DF2">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00218413" w14:textId="2522873A" w:rsidR="00676062" w:rsidRPr="004B758F"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Lin to Ethernet Main Routing Table Configuration</w:t>
            </w:r>
          </w:p>
        </w:tc>
      </w:tr>
    </w:tbl>
    <w:p w14:paraId="21C1F62A" w14:textId="447C395A" w:rsidR="00527EBD" w:rsidRDefault="00527EBD" w:rsidP="00D10EB4">
      <w:pPr>
        <w:pStyle w:val="Heading4"/>
      </w:pPr>
      <w:r w:rsidRPr="00527EBD">
        <w:t>R_ProtoConv_LintoEthMainTblGeneralType</w:t>
      </w:r>
    </w:p>
    <w:p w14:paraId="290D6B1F" w14:textId="1D3E3471" w:rsidR="00527EBD" w:rsidRDefault="00527EB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55</w:t>
      </w:r>
      <w:r w:rsidR="009D560C">
        <w:rPr>
          <w:noProof/>
        </w:rPr>
        <w:fldChar w:fldCharType="end"/>
      </w:r>
      <w:r>
        <w:rPr>
          <w:noProof/>
        </w:rPr>
        <w:t>:</w:t>
      </w:r>
      <w:r w:rsidRPr="00E33CC7">
        <w:t xml:space="preserve"> </w:t>
      </w:r>
      <w:r w:rsidRPr="00527EBD">
        <w:t>R_ProtoConv_LintoEthMainTblGeneralType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6"/>
        <w:gridCol w:w="3871"/>
        <w:gridCol w:w="4678"/>
      </w:tblGrid>
      <w:tr w:rsidR="00527EBD" w:rsidRPr="004B758F" w14:paraId="4C131235"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2D35124" w14:textId="77777777" w:rsidR="00527EBD" w:rsidRPr="004B758F" w:rsidRDefault="00527EBD" w:rsidP="00B56288">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7FDC937D" w14:textId="77777777" w:rsidR="00527EBD" w:rsidRPr="004B758F" w:rsidRDefault="00527EBD" w:rsidP="00B56288">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527EBD" w:rsidRPr="004B758F" w14:paraId="463C2D7E"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12AE461C" w14:textId="77777777" w:rsidR="00527EBD" w:rsidRPr="004B758F" w:rsidRDefault="00527EBD" w:rsidP="00B56288">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956" w:type="pct"/>
            <w:tcBorders>
              <w:top w:val="single" w:sz="4" w:space="0" w:color="auto"/>
              <w:left w:val="single" w:sz="4" w:space="0" w:color="auto"/>
              <w:bottom w:val="single" w:sz="4" w:space="0" w:color="auto"/>
              <w:right w:val="single" w:sz="4" w:space="0" w:color="auto"/>
            </w:tcBorders>
          </w:tcPr>
          <w:p w14:paraId="42C46542" w14:textId="4AFC4A53" w:rsidR="00527EBD" w:rsidRPr="00A348DD" w:rsidRDefault="00527EBD" w:rsidP="00B56288">
            <w:pPr>
              <w:tabs>
                <w:tab w:val="left" w:pos="864"/>
              </w:tabs>
              <w:overflowPunct w:val="0"/>
              <w:autoSpaceDE w:val="0"/>
              <w:autoSpaceDN w:val="0"/>
              <w:adjustRightInd w:val="0"/>
              <w:jc w:val="left"/>
              <w:textAlignment w:val="baseline"/>
              <w:rPr>
                <w:szCs w:val="16"/>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 xml:space="preserve">2 </w:t>
            </w:r>
            <w:r w:rsidRPr="00527EBD">
              <w:rPr>
                <w:szCs w:val="16"/>
              </w:rPr>
              <w:t>ulLintoEthMainTblEntryNum</w:t>
            </w:r>
          </w:p>
        </w:tc>
        <w:tc>
          <w:tcPr>
            <w:tcW w:w="2365" w:type="pct"/>
            <w:tcBorders>
              <w:top w:val="single" w:sz="4" w:space="0" w:color="auto"/>
              <w:left w:val="single" w:sz="4" w:space="0" w:color="auto"/>
              <w:bottom w:val="single" w:sz="4" w:space="0" w:color="auto"/>
              <w:right w:val="single" w:sz="4" w:space="0" w:color="auto"/>
            </w:tcBorders>
          </w:tcPr>
          <w:p w14:paraId="036D5A97" w14:textId="538625EE" w:rsidR="00527EBD" w:rsidRDefault="00527EBD" w:rsidP="00B56288">
            <w:pPr>
              <w:tabs>
                <w:tab w:val="left" w:pos="864"/>
              </w:tabs>
              <w:overflowPunct w:val="0"/>
              <w:autoSpaceDE w:val="0"/>
              <w:autoSpaceDN w:val="0"/>
              <w:adjustRightInd w:val="0"/>
              <w:jc w:val="left"/>
              <w:textAlignment w:val="baseline"/>
              <w:rPr>
                <w:szCs w:val="16"/>
                <w:lang w:val="x-none"/>
              </w:rPr>
            </w:pPr>
            <w:r>
              <w:rPr>
                <w:szCs w:val="16"/>
                <w:lang w:val="x-none"/>
              </w:rPr>
              <w:t>LIN to Ethernet Main Routing Table Entry Number</w:t>
            </w:r>
          </w:p>
          <w:p w14:paraId="1538FC85" w14:textId="3F18470D" w:rsidR="00527EBD" w:rsidRPr="004B758F" w:rsidRDefault="00527EBD" w:rsidP="00B5628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- 25</w:t>
            </w:r>
            <w:r w:rsidR="00CA12FB">
              <w:rPr>
                <w:kern w:val="0"/>
                <w:szCs w:val="16"/>
                <w:lang w:val="x-none"/>
              </w:rPr>
              <w:t>6</w:t>
            </w:r>
          </w:p>
        </w:tc>
      </w:tr>
      <w:tr w:rsidR="00527EBD" w:rsidRPr="004B758F" w14:paraId="1E146264"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DAA16F0" w14:textId="77777777" w:rsidR="00527EBD" w:rsidRPr="004B758F" w:rsidRDefault="00527EBD" w:rsidP="00B56288">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956" w:type="pct"/>
            <w:tcBorders>
              <w:top w:val="single" w:sz="4" w:space="0" w:color="auto"/>
              <w:left w:val="single" w:sz="4" w:space="0" w:color="auto"/>
              <w:bottom w:val="single" w:sz="4" w:space="0" w:color="auto"/>
              <w:right w:val="single" w:sz="4" w:space="0" w:color="auto"/>
            </w:tcBorders>
          </w:tcPr>
          <w:p w14:paraId="513EB8B2" w14:textId="37F6CC6B" w:rsidR="00527EBD" w:rsidRPr="00791558" w:rsidRDefault="00527EBD" w:rsidP="00527EBD">
            <w:pPr>
              <w:tabs>
                <w:tab w:val="left" w:pos="864"/>
              </w:tabs>
              <w:overflowPunct w:val="0"/>
              <w:autoSpaceDE w:val="0"/>
              <w:autoSpaceDN w:val="0"/>
              <w:adjustRightInd w:val="0"/>
              <w:jc w:val="left"/>
              <w:textAlignment w:val="baseline"/>
              <w:rPr>
                <w:szCs w:val="16"/>
              </w:rPr>
            </w:pPr>
            <w:r w:rsidRPr="00527EBD">
              <w:rPr>
                <w:szCs w:val="16"/>
              </w:rPr>
              <w:t>const R_ProtoConv_LintoEthMainTblType *pLintoEthMainTbl</w:t>
            </w:r>
          </w:p>
        </w:tc>
        <w:tc>
          <w:tcPr>
            <w:tcW w:w="2365" w:type="pct"/>
            <w:tcBorders>
              <w:top w:val="single" w:sz="4" w:space="0" w:color="auto"/>
              <w:left w:val="single" w:sz="4" w:space="0" w:color="auto"/>
              <w:bottom w:val="single" w:sz="4" w:space="0" w:color="auto"/>
              <w:right w:val="single" w:sz="4" w:space="0" w:color="auto"/>
            </w:tcBorders>
          </w:tcPr>
          <w:p w14:paraId="6E4077C0" w14:textId="312D362E" w:rsidR="00527EBD" w:rsidRDefault="00527EBD" w:rsidP="00B56288">
            <w:pPr>
              <w:tabs>
                <w:tab w:val="left" w:pos="864"/>
              </w:tabs>
              <w:overflowPunct w:val="0"/>
              <w:autoSpaceDE w:val="0"/>
              <w:autoSpaceDN w:val="0"/>
              <w:adjustRightInd w:val="0"/>
              <w:jc w:val="left"/>
              <w:textAlignment w:val="baseline"/>
              <w:rPr>
                <w:szCs w:val="16"/>
                <w:lang w:val="x-none"/>
              </w:rPr>
            </w:pPr>
            <w:r>
              <w:rPr>
                <w:szCs w:val="16"/>
                <w:lang w:val="x-none"/>
              </w:rPr>
              <w:t>Address of LIN to Ethernet Main Routing Table</w:t>
            </w:r>
          </w:p>
          <w:p w14:paraId="3A3F00F4" w14:textId="77777777" w:rsidR="00527EBD" w:rsidRDefault="00527EBD" w:rsidP="00B5628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NULL_PTR</w:t>
            </w:r>
          </w:p>
        </w:tc>
      </w:tr>
      <w:tr w:rsidR="00527EBD" w:rsidRPr="004B758F" w14:paraId="02F2921C" w14:textId="77777777" w:rsidTr="00B562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0F0F5053" w14:textId="77777777" w:rsidR="00527EBD" w:rsidRPr="004B758F" w:rsidRDefault="00527EBD" w:rsidP="00B56288">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59894A41" w14:textId="0814330C" w:rsidR="00527EBD" w:rsidRPr="004B758F" w:rsidRDefault="00527EBD" w:rsidP="00B56288">
            <w:pPr>
              <w:tabs>
                <w:tab w:val="left" w:pos="864"/>
              </w:tabs>
              <w:overflowPunct w:val="0"/>
              <w:autoSpaceDE w:val="0"/>
              <w:autoSpaceDN w:val="0"/>
              <w:adjustRightInd w:val="0"/>
              <w:jc w:val="left"/>
              <w:textAlignment w:val="baseline"/>
              <w:rPr>
                <w:szCs w:val="16"/>
                <w:lang w:val="x-none"/>
              </w:rPr>
            </w:pPr>
            <w:r>
              <w:rPr>
                <w:szCs w:val="16"/>
                <w:lang w:val="x-none"/>
              </w:rPr>
              <w:t>Lin to Ethernet Main Routing Table General Configuration</w:t>
            </w:r>
          </w:p>
        </w:tc>
      </w:tr>
    </w:tbl>
    <w:p w14:paraId="4C9E604E" w14:textId="230A6CF8" w:rsidR="008473BA" w:rsidRDefault="008473BA" w:rsidP="00D10EB4">
      <w:pPr>
        <w:pStyle w:val="Heading4"/>
      </w:pPr>
      <w:r w:rsidRPr="008473BA">
        <w:t>R_ProtoConv_XtoEthDestTblType</w:t>
      </w:r>
    </w:p>
    <w:p w14:paraId="72E16334" w14:textId="766E8CF8" w:rsidR="008473BA" w:rsidRDefault="008473BA"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56</w:t>
      </w:r>
      <w:r w:rsidR="009D560C">
        <w:rPr>
          <w:noProof/>
        </w:rPr>
        <w:fldChar w:fldCharType="end"/>
      </w:r>
      <w:r>
        <w:rPr>
          <w:noProof/>
        </w:rPr>
        <w:t>:</w:t>
      </w:r>
      <w:r w:rsidRPr="00E33CC7">
        <w:t xml:space="preserve"> </w:t>
      </w:r>
      <w:r w:rsidRPr="008473BA">
        <w:t>R_ProtoConv_XtoEthDestTblType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54"/>
        <w:gridCol w:w="5581"/>
        <w:gridCol w:w="3060"/>
      </w:tblGrid>
      <w:tr w:rsidR="008473BA" w:rsidRPr="004B758F" w14:paraId="1BE8337F"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4BA7BE0C" w14:textId="77777777" w:rsidR="008473BA" w:rsidRPr="004B758F" w:rsidRDefault="008473BA" w:rsidP="00B33DF2">
            <w:pPr>
              <w:jc w:val="left"/>
              <w:rPr>
                <w:b/>
                <w:bCs/>
                <w:szCs w:val="21"/>
                <w:lang w:val="en-GB"/>
              </w:rPr>
            </w:pPr>
            <w:r w:rsidRPr="004B758F">
              <w:rPr>
                <w:b/>
                <w:bCs/>
                <w:szCs w:val="21"/>
                <w:lang w:val="en-GB"/>
              </w:rPr>
              <w:t>Location</w:t>
            </w:r>
          </w:p>
        </w:tc>
        <w:tc>
          <w:tcPr>
            <w:tcW w:w="4366" w:type="pct"/>
            <w:gridSpan w:val="2"/>
            <w:tcBorders>
              <w:top w:val="single" w:sz="4" w:space="0" w:color="auto"/>
              <w:left w:val="single" w:sz="4" w:space="0" w:color="auto"/>
              <w:bottom w:val="single" w:sz="4" w:space="0" w:color="auto"/>
              <w:right w:val="single" w:sz="4" w:space="0" w:color="auto"/>
            </w:tcBorders>
          </w:tcPr>
          <w:p w14:paraId="7D32AB72" w14:textId="77777777" w:rsidR="008473BA" w:rsidRPr="004B758F" w:rsidRDefault="008473BA" w:rsidP="00B33DF2">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913B6E" w:rsidRPr="004B758F" w14:paraId="66F5B4D2"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360C4503" w14:textId="77777777" w:rsidR="008473BA" w:rsidRPr="004B758F" w:rsidRDefault="008473BA" w:rsidP="00B33DF2">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0FC04E92" w14:textId="24C50ADE" w:rsidR="008473BA" w:rsidRPr="008473BA" w:rsidRDefault="008473BA" w:rsidP="00B33DF2">
            <w:pPr>
              <w:tabs>
                <w:tab w:val="left" w:pos="864"/>
              </w:tabs>
              <w:overflowPunct w:val="0"/>
              <w:autoSpaceDE w:val="0"/>
              <w:autoSpaceDN w:val="0"/>
              <w:adjustRightInd w:val="0"/>
              <w:jc w:val="left"/>
              <w:textAlignment w:val="baseline"/>
              <w:rPr>
                <w:szCs w:val="16"/>
              </w:rPr>
            </w:pPr>
            <w:r w:rsidRPr="008473BA">
              <w:rPr>
                <w:szCs w:val="16"/>
              </w:rPr>
              <w:t>uint32 aaDestMacAddr[PROTOCONV_MACADDR_LEN_IN_WORD]</w:t>
            </w:r>
          </w:p>
        </w:tc>
        <w:tc>
          <w:tcPr>
            <w:tcW w:w="1546" w:type="pct"/>
            <w:tcBorders>
              <w:top w:val="single" w:sz="4" w:space="0" w:color="auto"/>
              <w:left w:val="single" w:sz="4" w:space="0" w:color="auto"/>
              <w:bottom w:val="single" w:sz="4" w:space="0" w:color="auto"/>
              <w:right w:val="single" w:sz="4" w:space="0" w:color="auto"/>
            </w:tcBorders>
          </w:tcPr>
          <w:p w14:paraId="2643796E" w14:textId="77777777" w:rsidR="00913B6E" w:rsidRDefault="00913B6E" w:rsidP="008473BA">
            <w:pPr>
              <w:tabs>
                <w:tab w:val="left" w:pos="864"/>
              </w:tabs>
              <w:overflowPunct w:val="0"/>
              <w:autoSpaceDE w:val="0"/>
              <w:autoSpaceDN w:val="0"/>
              <w:adjustRightInd w:val="0"/>
              <w:jc w:val="left"/>
              <w:textAlignment w:val="baseline"/>
              <w:rPr>
                <w:szCs w:val="16"/>
                <w:lang w:val="x-none"/>
              </w:rPr>
            </w:pPr>
            <w:r>
              <w:rPr>
                <w:szCs w:val="16"/>
                <w:lang w:val="x-none"/>
              </w:rPr>
              <w:t>MAC</w:t>
            </w:r>
            <w:r w:rsidRPr="00932789">
              <w:rPr>
                <w:szCs w:val="16"/>
                <w:lang w:val="x-none"/>
              </w:rPr>
              <w:t xml:space="preserve"> Address</w:t>
            </w:r>
          </w:p>
          <w:p w14:paraId="034E1E86" w14:textId="78844691" w:rsidR="008473BA" w:rsidRPr="004B758F" w:rsidRDefault="008473BA" w:rsidP="008473BA">
            <w:pPr>
              <w:tabs>
                <w:tab w:val="left" w:pos="864"/>
              </w:tabs>
              <w:overflowPunct w:val="0"/>
              <w:autoSpaceDE w:val="0"/>
              <w:autoSpaceDN w:val="0"/>
              <w:adjustRightInd w:val="0"/>
              <w:jc w:val="left"/>
              <w:textAlignment w:val="baseline"/>
              <w:rPr>
                <w:szCs w:val="16"/>
                <w:lang w:val="x-none"/>
              </w:rPr>
            </w:pPr>
            <w:r w:rsidRPr="000C334C">
              <w:rPr>
                <w:szCs w:val="16"/>
                <w:lang w:val="x-none"/>
              </w:rPr>
              <w:t>Range:</w:t>
            </w:r>
            <w:r>
              <w:rPr>
                <w:rFonts w:hint="eastAsia"/>
                <w:szCs w:val="16"/>
                <w:lang w:val="x-none"/>
              </w:rPr>
              <w:t xml:space="preserve"> </w:t>
            </w:r>
            <w:r w:rsidR="00913B6E">
              <w:rPr>
                <w:szCs w:val="16"/>
                <w:lang w:val="x-none"/>
              </w:rPr>
              <w:t>2</w:t>
            </w:r>
            <w:r w:rsidR="00913B6E" w:rsidRPr="002C59CB">
              <w:rPr>
                <w:szCs w:val="16"/>
                <w:lang w:val="x-none"/>
              </w:rPr>
              <w:t xml:space="preserve"> elements</w:t>
            </w:r>
            <w:r w:rsidR="00913B6E" w:rsidRPr="000C334C">
              <w:rPr>
                <w:szCs w:val="16"/>
                <w:lang w:val="x-none"/>
              </w:rPr>
              <w:t xml:space="preserve"> </w:t>
            </w:r>
            <w:r w:rsidR="00913B6E">
              <w:rPr>
                <w:szCs w:val="16"/>
                <w:lang w:val="x-none"/>
              </w:rPr>
              <w:t xml:space="preserve">of </w:t>
            </w:r>
            <w:r w:rsidRPr="000C334C">
              <w:rPr>
                <w:szCs w:val="16"/>
                <w:lang w:val="x-none"/>
              </w:rPr>
              <w:t>32</w:t>
            </w:r>
            <w:r w:rsidR="00913B6E">
              <w:rPr>
                <w:szCs w:val="16"/>
                <w:lang w:val="x-none"/>
              </w:rPr>
              <w:t>-</w:t>
            </w:r>
            <w:r w:rsidRPr="000C334C">
              <w:rPr>
                <w:szCs w:val="16"/>
                <w:lang w:val="x-none"/>
              </w:rPr>
              <w:t>bit value</w:t>
            </w:r>
            <w:r w:rsidR="00913B6E">
              <w:rPr>
                <w:szCs w:val="16"/>
                <w:lang w:val="x-none"/>
              </w:rPr>
              <w:t>s</w:t>
            </w:r>
          </w:p>
        </w:tc>
      </w:tr>
      <w:tr w:rsidR="00913B6E" w:rsidRPr="004B758F" w14:paraId="303B6ADA"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7B26DAB1" w14:textId="77777777" w:rsidR="008473BA" w:rsidRPr="004B758F" w:rsidRDefault="008473BA" w:rsidP="00B33DF2">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1CA0B98E" w14:textId="51510434" w:rsidR="008473BA" w:rsidRPr="00791558" w:rsidRDefault="008473BA" w:rsidP="00B33DF2">
            <w:pPr>
              <w:tabs>
                <w:tab w:val="left" w:pos="864"/>
              </w:tabs>
              <w:overflowPunct w:val="0"/>
              <w:autoSpaceDE w:val="0"/>
              <w:autoSpaceDN w:val="0"/>
              <w:adjustRightInd w:val="0"/>
              <w:jc w:val="left"/>
              <w:textAlignment w:val="baseline"/>
              <w:rPr>
                <w:szCs w:val="16"/>
              </w:rPr>
            </w:pPr>
            <w:r w:rsidRPr="008473BA">
              <w:rPr>
                <w:szCs w:val="16"/>
              </w:rPr>
              <w:t>R_ProtoConv_HeaderType stHeader</w:t>
            </w:r>
          </w:p>
        </w:tc>
        <w:tc>
          <w:tcPr>
            <w:tcW w:w="1546" w:type="pct"/>
            <w:tcBorders>
              <w:top w:val="single" w:sz="4" w:space="0" w:color="auto"/>
              <w:left w:val="single" w:sz="4" w:space="0" w:color="auto"/>
              <w:bottom w:val="single" w:sz="4" w:space="0" w:color="auto"/>
              <w:right w:val="single" w:sz="4" w:space="0" w:color="auto"/>
            </w:tcBorders>
          </w:tcPr>
          <w:p w14:paraId="2D0B9693" w14:textId="77777777" w:rsidR="008473BA" w:rsidRDefault="008473BA" w:rsidP="00B33DF2">
            <w:pPr>
              <w:tabs>
                <w:tab w:val="left" w:pos="864"/>
              </w:tabs>
              <w:overflowPunct w:val="0"/>
              <w:autoSpaceDE w:val="0"/>
              <w:autoSpaceDN w:val="0"/>
              <w:adjustRightInd w:val="0"/>
              <w:jc w:val="left"/>
              <w:textAlignment w:val="baseline"/>
              <w:rPr>
                <w:szCs w:val="16"/>
                <w:lang w:val="x-none"/>
              </w:rPr>
            </w:pPr>
            <w:r>
              <w:rPr>
                <w:szCs w:val="16"/>
                <w:lang w:val="x-none"/>
              </w:rPr>
              <w:t>IP/UDP/AVTP Header Configuration</w:t>
            </w:r>
          </w:p>
          <w:p w14:paraId="2D585180" w14:textId="5D69D60C" w:rsidR="00D60279" w:rsidRDefault="00D60279"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A13962">
              <w:t>Refer to</w:t>
            </w:r>
            <w:r>
              <w:t xml:space="preserve"> </w:t>
            </w:r>
            <w:r>
              <w:fldChar w:fldCharType="begin"/>
            </w:r>
            <w:r>
              <w:instrText xml:space="preserve"> REF _Ref190709085 \w \h </w:instrText>
            </w:r>
            <w:r>
              <w:fldChar w:fldCharType="separate"/>
            </w:r>
            <w:r w:rsidR="009D560C">
              <w:t>2.7.1.17</w:t>
            </w:r>
            <w:r>
              <w:fldChar w:fldCharType="end"/>
            </w:r>
          </w:p>
        </w:tc>
      </w:tr>
      <w:tr w:rsidR="008473BA" w:rsidRPr="004B758F" w14:paraId="38488F5A"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2F1E6852" w14:textId="77777777" w:rsidR="008473BA" w:rsidRPr="004B758F" w:rsidRDefault="008473BA" w:rsidP="00B33DF2">
            <w:pPr>
              <w:jc w:val="left"/>
              <w:rPr>
                <w:rFonts w:eastAsia="Meiryo UI" w:cs="Arial"/>
                <w:b/>
                <w:bCs/>
                <w:szCs w:val="21"/>
                <w:lang w:val="en-GB"/>
              </w:rPr>
            </w:pPr>
            <w:r w:rsidRPr="004B758F">
              <w:rPr>
                <w:rFonts w:eastAsia="Meiryo UI" w:cs="Arial"/>
                <w:b/>
                <w:bCs/>
                <w:szCs w:val="21"/>
                <w:lang w:val="en-GB"/>
              </w:rPr>
              <w:t>Description</w:t>
            </w:r>
          </w:p>
        </w:tc>
        <w:tc>
          <w:tcPr>
            <w:tcW w:w="4366" w:type="pct"/>
            <w:gridSpan w:val="2"/>
            <w:tcBorders>
              <w:top w:val="single" w:sz="4" w:space="0" w:color="auto"/>
              <w:left w:val="single" w:sz="4" w:space="0" w:color="auto"/>
              <w:bottom w:val="single" w:sz="4" w:space="0" w:color="auto"/>
              <w:right w:val="single" w:sz="4" w:space="0" w:color="auto"/>
            </w:tcBorders>
          </w:tcPr>
          <w:p w14:paraId="3C94ECAD" w14:textId="53CFACB0" w:rsidR="008473BA" w:rsidRPr="004B758F"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Ethernet Destination Routing Table Configuration</w:t>
            </w:r>
          </w:p>
        </w:tc>
      </w:tr>
    </w:tbl>
    <w:p w14:paraId="4A698FAD" w14:textId="5ABD6DA9" w:rsidR="00514074" w:rsidRDefault="00514074" w:rsidP="00D10EB4">
      <w:pPr>
        <w:pStyle w:val="Heading4"/>
      </w:pPr>
      <w:r>
        <w:t>R</w:t>
      </w:r>
      <w:r w:rsidRPr="00676CA2">
        <w:t>_</w:t>
      </w:r>
      <w:r w:rsidR="000F4E6D">
        <w:t>ProtoConv</w:t>
      </w:r>
      <w:r w:rsidRPr="00676CA2">
        <w:t>_</w:t>
      </w:r>
      <w:r>
        <w:t>EthSrcCfg</w:t>
      </w:r>
      <w:r w:rsidRPr="00676CA2">
        <w:t>Type</w:t>
      </w:r>
    </w:p>
    <w:p w14:paraId="0247E304" w14:textId="0A22EF99"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57</w:t>
      </w:r>
      <w:r w:rsidR="009D560C">
        <w:rPr>
          <w:noProof/>
        </w:rPr>
        <w:fldChar w:fldCharType="end"/>
      </w:r>
      <w:r w:rsidR="00D13727">
        <w:rPr>
          <w:noProof/>
        </w:rPr>
        <w:t>:</w:t>
      </w:r>
      <w:r w:rsidRPr="00E33CC7">
        <w:t xml:space="preserve"> </w:t>
      </w:r>
      <w:r w:rsidRPr="00676CA2">
        <w:t>R_</w:t>
      </w:r>
      <w:r w:rsidR="000F4E6D">
        <w:t>ProtoConv</w:t>
      </w:r>
      <w:r w:rsidRPr="00676CA2">
        <w:t>_EthSrcCfgType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54"/>
        <w:gridCol w:w="5581"/>
        <w:gridCol w:w="3060"/>
      </w:tblGrid>
      <w:tr w:rsidR="00A96F88" w:rsidRPr="004B758F" w14:paraId="69EE60A5"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1ADCBB17" w14:textId="77777777" w:rsidR="00A96F88" w:rsidRPr="004B758F" w:rsidRDefault="00A96F88" w:rsidP="000D256D">
            <w:pPr>
              <w:rPr>
                <w:b/>
                <w:bCs/>
                <w:szCs w:val="21"/>
                <w:lang w:val="en-GB"/>
              </w:rPr>
            </w:pPr>
            <w:r w:rsidRPr="004B758F">
              <w:rPr>
                <w:b/>
                <w:bCs/>
                <w:szCs w:val="21"/>
                <w:lang w:val="en-GB"/>
              </w:rPr>
              <w:t>Location</w:t>
            </w:r>
          </w:p>
        </w:tc>
        <w:tc>
          <w:tcPr>
            <w:tcW w:w="4366" w:type="pct"/>
            <w:gridSpan w:val="2"/>
            <w:tcBorders>
              <w:top w:val="single" w:sz="4" w:space="0" w:color="auto"/>
              <w:left w:val="single" w:sz="4" w:space="0" w:color="auto"/>
              <w:bottom w:val="single" w:sz="4" w:space="0" w:color="auto"/>
              <w:right w:val="single" w:sz="4" w:space="0" w:color="auto"/>
            </w:tcBorders>
          </w:tcPr>
          <w:p w14:paraId="21022266" w14:textId="29E761B0" w:rsidR="00A96F88" w:rsidRPr="004B758F" w:rsidRDefault="00A96F88" w:rsidP="00032018">
            <w:pPr>
              <w:tabs>
                <w:tab w:val="left" w:pos="864"/>
              </w:tabs>
              <w:overflowPunct w:val="0"/>
              <w:autoSpaceDE w:val="0"/>
              <w:autoSpaceDN w:val="0"/>
              <w:adjustRightInd w:val="0"/>
              <w:textAlignment w:val="baseline"/>
              <w:rPr>
                <w:szCs w:val="16"/>
                <w:lang w:val="x-none" w:eastAsia="x-none"/>
              </w:rPr>
            </w:pPr>
            <w:r w:rsidRPr="004B758F">
              <w:rPr>
                <w:szCs w:val="16"/>
                <w:lang w:val="x-none" w:eastAsia="x-none"/>
              </w:rPr>
              <w:t>CDD_</w:t>
            </w:r>
            <w:r w:rsidR="000F4E6D">
              <w:rPr>
                <w:szCs w:val="16"/>
                <w:lang w:val="x-none" w:eastAsia="x-none"/>
              </w:rPr>
              <w:t>ProtoConv</w:t>
            </w:r>
            <w:r w:rsidRPr="004B758F">
              <w:rPr>
                <w:szCs w:val="16"/>
                <w:lang w:val="x-none" w:eastAsia="x-none"/>
              </w:rPr>
              <w:t>.h</w:t>
            </w:r>
          </w:p>
        </w:tc>
      </w:tr>
      <w:tr w:rsidR="00A96F88" w:rsidRPr="004B758F" w14:paraId="38756F2F"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78FE7F9E" w14:textId="77777777" w:rsidR="00A96F88" w:rsidRPr="004B758F" w:rsidRDefault="00A96F88" w:rsidP="000D256D">
            <w:pPr>
              <w:rPr>
                <w:rFonts w:eastAsia="Meiryo UI" w:cs="Arial"/>
                <w:b/>
                <w:bCs/>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5672BCE5" w14:textId="5EE712FA" w:rsidR="00A96F88" w:rsidRPr="009C295D" w:rsidRDefault="00A96F88" w:rsidP="00032018">
            <w:pPr>
              <w:tabs>
                <w:tab w:val="left" w:pos="864"/>
              </w:tabs>
              <w:overflowPunct w:val="0"/>
              <w:autoSpaceDE w:val="0"/>
              <w:autoSpaceDN w:val="0"/>
              <w:adjustRightInd w:val="0"/>
              <w:textAlignment w:val="baseline"/>
              <w:rPr>
                <w:szCs w:val="16"/>
                <w:lang w:val="x-none"/>
              </w:rPr>
            </w:pPr>
            <w:r>
              <w:rPr>
                <w:szCs w:val="16"/>
                <w:lang w:val="x-none"/>
              </w:rPr>
              <w:t>uint32 aaSrcMacAddr[</w:t>
            </w:r>
            <w:r w:rsidR="000F4E6D">
              <w:rPr>
                <w:szCs w:val="16"/>
                <w:lang w:val="x-none"/>
              </w:rPr>
              <w:t>PROTOCONV</w:t>
            </w:r>
            <w:r w:rsidRPr="00875750">
              <w:rPr>
                <w:szCs w:val="16"/>
                <w:lang w:val="x-none"/>
              </w:rPr>
              <w:t>_</w:t>
            </w:r>
            <w:r w:rsidRPr="000C14C6">
              <w:rPr>
                <w:szCs w:val="16"/>
                <w:lang w:val="x-none"/>
              </w:rPr>
              <w:t>MACADDR_LEN_IN_WORD</w:t>
            </w:r>
            <w:r>
              <w:rPr>
                <w:szCs w:val="16"/>
                <w:lang w:val="x-none"/>
              </w:rPr>
              <w:t>]</w:t>
            </w:r>
          </w:p>
        </w:tc>
        <w:tc>
          <w:tcPr>
            <w:tcW w:w="1546" w:type="pct"/>
            <w:tcBorders>
              <w:top w:val="single" w:sz="4" w:space="0" w:color="auto"/>
              <w:left w:val="single" w:sz="4" w:space="0" w:color="auto"/>
              <w:bottom w:val="single" w:sz="4" w:space="0" w:color="auto"/>
              <w:right w:val="single" w:sz="4" w:space="0" w:color="auto"/>
            </w:tcBorders>
          </w:tcPr>
          <w:p w14:paraId="6C2A7280" w14:textId="61CE7338" w:rsidR="00820D42" w:rsidRPr="00820D42" w:rsidRDefault="00820D42" w:rsidP="00032018">
            <w:pPr>
              <w:tabs>
                <w:tab w:val="left" w:pos="864"/>
              </w:tabs>
              <w:overflowPunct w:val="0"/>
              <w:autoSpaceDE w:val="0"/>
              <w:autoSpaceDN w:val="0"/>
              <w:adjustRightInd w:val="0"/>
              <w:textAlignment w:val="baseline"/>
              <w:rPr>
                <w:szCs w:val="16"/>
                <w:lang w:val="x-none"/>
              </w:rPr>
            </w:pPr>
            <w:r w:rsidRPr="00820D42">
              <w:rPr>
                <w:szCs w:val="16"/>
                <w:lang w:val="x-none"/>
              </w:rPr>
              <w:t xml:space="preserve">Reserved. </w:t>
            </w:r>
            <w:r w:rsidR="00D60279">
              <w:rPr>
                <w:szCs w:val="16"/>
                <w:lang w:val="x-none"/>
              </w:rPr>
              <w:t>S</w:t>
            </w:r>
            <w:r w:rsidRPr="00820D42">
              <w:rPr>
                <w:szCs w:val="16"/>
                <w:lang w:val="x-none"/>
              </w:rPr>
              <w:t>et</w:t>
            </w:r>
            <w:r w:rsidR="00D60279">
              <w:rPr>
                <w:szCs w:val="16"/>
                <w:lang w:val="x-none"/>
              </w:rPr>
              <w:t xml:space="preserve"> to</w:t>
            </w:r>
            <w:r w:rsidRPr="00820D42">
              <w:rPr>
                <w:szCs w:val="16"/>
                <w:lang w:val="x-none"/>
              </w:rPr>
              <w:t xml:space="preserve"> 0.</w:t>
            </w:r>
          </w:p>
          <w:p w14:paraId="67015060" w14:textId="54A27977" w:rsidR="00A96F88" w:rsidRDefault="00820D42" w:rsidP="00032018">
            <w:pPr>
              <w:tabs>
                <w:tab w:val="left" w:pos="864"/>
              </w:tabs>
              <w:overflowPunct w:val="0"/>
              <w:autoSpaceDE w:val="0"/>
              <w:autoSpaceDN w:val="0"/>
              <w:adjustRightInd w:val="0"/>
              <w:textAlignment w:val="baseline"/>
              <w:rPr>
                <w:szCs w:val="16"/>
                <w:lang w:val="x-none"/>
              </w:rPr>
            </w:pPr>
            <w:r w:rsidRPr="00820D42">
              <w:rPr>
                <w:szCs w:val="16"/>
                <w:lang w:val="x-none"/>
              </w:rPr>
              <w:t>Because Source MAC address is set by MCAL.</w:t>
            </w:r>
          </w:p>
        </w:tc>
      </w:tr>
      <w:tr w:rsidR="00A96F88" w:rsidRPr="004B758F" w14:paraId="55F87D51"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0C371EAA" w14:textId="77777777" w:rsidR="00A96F88" w:rsidRPr="004B758F" w:rsidRDefault="00A96F88" w:rsidP="000D256D">
            <w:pPr>
              <w:rPr>
                <w:rFonts w:eastAsia="Meiryo UI" w:cs="Arial"/>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39A02943" w14:textId="77777777" w:rsidR="00A96F88" w:rsidRPr="004B758F" w:rsidRDefault="00A96F88" w:rsidP="00032018">
            <w:pPr>
              <w:tabs>
                <w:tab w:val="left" w:pos="864"/>
              </w:tabs>
              <w:overflowPunct w:val="0"/>
              <w:autoSpaceDE w:val="0"/>
              <w:autoSpaceDN w:val="0"/>
              <w:adjustRightInd w:val="0"/>
              <w:textAlignment w:val="baseline"/>
              <w:rPr>
                <w:szCs w:val="16"/>
                <w:lang w:val="x-none"/>
              </w:rPr>
            </w:pPr>
            <w:r w:rsidRPr="000C14C6">
              <w:rPr>
                <w:szCs w:val="16"/>
                <w:lang w:val="x-none"/>
              </w:rPr>
              <w:t>uint32 ul</w:t>
            </w:r>
            <w:r>
              <w:rPr>
                <w:szCs w:val="16"/>
                <w:lang w:val="x-none"/>
              </w:rPr>
              <w:t>Src</w:t>
            </w:r>
            <w:r w:rsidRPr="000C14C6">
              <w:rPr>
                <w:szCs w:val="16"/>
                <w:lang w:val="x-none"/>
              </w:rPr>
              <w:t>Ip</w:t>
            </w:r>
            <w:r>
              <w:rPr>
                <w:szCs w:val="16"/>
                <w:lang w:val="x-none"/>
              </w:rPr>
              <w:t>v4</w:t>
            </w:r>
            <w:r w:rsidRPr="000C14C6">
              <w:rPr>
                <w:szCs w:val="16"/>
                <w:lang w:val="x-none"/>
              </w:rPr>
              <w:t>Addr</w:t>
            </w:r>
          </w:p>
        </w:tc>
        <w:tc>
          <w:tcPr>
            <w:tcW w:w="1546" w:type="pct"/>
            <w:tcBorders>
              <w:top w:val="single" w:sz="4" w:space="0" w:color="auto"/>
              <w:left w:val="single" w:sz="4" w:space="0" w:color="auto"/>
              <w:bottom w:val="single" w:sz="4" w:space="0" w:color="auto"/>
              <w:right w:val="single" w:sz="4" w:space="0" w:color="auto"/>
            </w:tcBorders>
          </w:tcPr>
          <w:p w14:paraId="505BD072" w14:textId="77777777" w:rsidR="00A96F88" w:rsidRDefault="00A96F88" w:rsidP="00032018">
            <w:pPr>
              <w:tabs>
                <w:tab w:val="left" w:pos="864"/>
              </w:tabs>
              <w:overflowPunct w:val="0"/>
              <w:autoSpaceDE w:val="0"/>
              <w:autoSpaceDN w:val="0"/>
              <w:adjustRightInd w:val="0"/>
              <w:textAlignment w:val="baseline"/>
              <w:rPr>
                <w:szCs w:val="16"/>
                <w:lang w:val="x-none"/>
              </w:rPr>
            </w:pPr>
            <w:r>
              <w:rPr>
                <w:szCs w:val="16"/>
                <w:lang w:val="x-none"/>
              </w:rPr>
              <w:t>Source IPv4 Address</w:t>
            </w:r>
          </w:p>
          <w:p w14:paraId="6D588ED6" w14:textId="77777777" w:rsidR="00A96F88" w:rsidRDefault="00A96F88" w:rsidP="00032018">
            <w:pPr>
              <w:tabs>
                <w:tab w:val="left" w:pos="864"/>
              </w:tabs>
              <w:overflowPunct w:val="0"/>
              <w:autoSpaceDE w:val="0"/>
              <w:autoSpaceDN w:val="0"/>
              <w:adjustRightInd w:val="0"/>
              <w:textAlignment w:val="baseline"/>
              <w:rPr>
                <w:szCs w:val="16"/>
                <w:lang w:val="x-none"/>
              </w:rPr>
            </w:pPr>
            <w:r>
              <w:rPr>
                <w:rFonts w:hint="eastAsia"/>
                <w:szCs w:val="16"/>
                <w:lang w:val="x-none"/>
              </w:rPr>
              <w:t>R</w:t>
            </w:r>
            <w:r>
              <w:rPr>
                <w:szCs w:val="16"/>
                <w:lang w:val="x-none"/>
              </w:rPr>
              <w:t>ange:</w:t>
            </w:r>
          </w:p>
          <w:p w14:paraId="796C9762" w14:textId="7D6672AC" w:rsidR="00A96F88" w:rsidRPr="004B758F" w:rsidRDefault="00A96F88" w:rsidP="00032018">
            <w:pPr>
              <w:tabs>
                <w:tab w:val="left" w:pos="864"/>
              </w:tabs>
              <w:overflowPunct w:val="0"/>
              <w:autoSpaceDE w:val="0"/>
              <w:autoSpaceDN w:val="0"/>
              <w:adjustRightInd w:val="0"/>
              <w:textAlignment w:val="baseline"/>
              <w:rPr>
                <w:szCs w:val="16"/>
                <w:lang w:val="x-none"/>
              </w:rPr>
            </w:pPr>
            <w:r>
              <w:rPr>
                <w:rFonts w:hint="eastAsia"/>
                <w:szCs w:val="16"/>
                <w:lang w:val="x-none"/>
              </w:rPr>
              <w:t>3</w:t>
            </w:r>
            <w:r>
              <w:rPr>
                <w:szCs w:val="16"/>
                <w:lang w:val="x-none"/>
              </w:rPr>
              <w:t>2</w:t>
            </w:r>
            <w:r w:rsidR="00E86B54">
              <w:rPr>
                <w:szCs w:val="16"/>
                <w:lang w:val="x-none"/>
              </w:rPr>
              <w:t>-</w:t>
            </w:r>
            <w:r>
              <w:rPr>
                <w:szCs w:val="16"/>
                <w:lang w:val="x-none"/>
              </w:rPr>
              <w:t>bit value</w:t>
            </w:r>
          </w:p>
        </w:tc>
      </w:tr>
      <w:tr w:rsidR="00A96F88" w:rsidRPr="004B758F" w14:paraId="04B51D79"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38EC69DD" w14:textId="77777777" w:rsidR="00A96F88" w:rsidRPr="004B758F" w:rsidRDefault="00A96F88" w:rsidP="000D256D">
            <w:pPr>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60A60A2A" w14:textId="020C48A4" w:rsidR="00A96F88" w:rsidRPr="000C14C6" w:rsidRDefault="00A96F88" w:rsidP="00032018">
            <w:pPr>
              <w:tabs>
                <w:tab w:val="left" w:pos="864"/>
              </w:tabs>
              <w:overflowPunct w:val="0"/>
              <w:autoSpaceDE w:val="0"/>
              <w:autoSpaceDN w:val="0"/>
              <w:adjustRightInd w:val="0"/>
              <w:textAlignment w:val="baseline"/>
              <w:rPr>
                <w:szCs w:val="16"/>
                <w:lang w:val="x-none"/>
              </w:rPr>
            </w:pPr>
            <w:r w:rsidRPr="008B5405">
              <w:rPr>
                <w:szCs w:val="16"/>
                <w:lang w:val="x-none"/>
              </w:rPr>
              <w:t xml:space="preserve">uint32 </w:t>
            </w:r>
            <w:r>
              <w:rPr>
                <w:szCs w:val="16"/>
                <w:lang w:val="x-none"/>
              </w:rPr>
              <w:t>aa</w:t>
            </w:r>
            <w:r w:rsidRPr="008B5405">
              <w:rPr>
                <w:szCs w:val="16"/>
                <w:lang w:val="x-none"/>
              </w:rPr>
              <w:t>SrcIp</w:t>
            </w:r>
            <w:r>
              <w:rPr>
                <w:szCs w:val="16"/>
                <w:lang w:val="x-none"/>
              </w:rPr>
              <w:t>v6</w:t>
            </w:r>
            <w:r w:rsidRPr="008B5405">
              <w:rPr>
                <w:szCs w:val="16"/>
                <w:lang w:val="x-none"/>
              </w:rPr>
              <w:t>Addr[</w:t>
            </w:r>
            <w:r w:rsidR="000F4E6D">
              <w:rPr>
                <w:szCs w:val="16"/>
                <w:lang w:val="x-none"/>
              </w:rPr>
              <w:t>PROTOCONV</w:t>
            </w:r>
            <w:r w:rsidRPr="00875750">
              <w:rPr>
                <w:szCs w:val="16"/>
                <w:lang w:val="x-none"/>
              </w:rPr>
              <w:t>_</w:t>
            </w:r>
            <w:r w:rsidRPr="008B5405">
              <w:rPr>
                <w:szCs w:val="16"/>
                <w:lang w:val="x-none"/>
              </w:rPr>
              <w:t>IPADDR_LEN_IN_WORD]</w:t>
            </w:r>
          </w:p>
        </w:tc>
        <w:tc>
          <w:tcPr>
            <w:tcW w:w="1546" w:type="pct"/>
            <w:tcBorders>
              <w:top w:val="single" w:sz="4" w:space="0" w:color="auto"/>
              <w:left w:val="single" w:sz="4" w:space="0" w:color="auto"/>
              <w:bottom w:val="single" w:sz="4" w:space="0" w:color="auto"/>
              <w:right w:val="single" w:sz="4" w:space="0" w:color="auto"/>
            </w:tcBorders>
          </w:tcPr>
          <w:p w14:paraId="5CE0E704" w14:textId="77777777" w:rsidR="00A96F88" w:rsidRDefault="00A96F88" w:rsidP="00032018">
            <w:pPr>
              <w:tabs>
                <w:tab w:val="left" w:pos="864"/>
              </w:tabs>
              <w:overflowPunct w:val="0"/>
              <w:autoSpaceDE w:val="0"/>
              <w:autoSpaceDN w:val="0"/>
              <w:adjustRightInd w:val="0"/>
              <w:textAlignment w:val="baseline"/>
              <w:rPr>
                <w:szCs w:val="16"/>
                <w:lang w:val="x-none"/>
              </w:rPr>
            </w:pPr>
            <w:r>
              <w:rPr>
                <w:rFonts w:hint="eastAsia"/>
                <w:szCs w:val="16"/>
                <w:lang w:val="x-none"/>
              </w:rPr>
              <w:t>S</w:t>
            </w:r>
            <w:r>
              <w:rPr>
                <w:szCs w:val="16"/>
                <w:lang w:val="x-none"/>
              </w:rPr>
              <w:t>ource IPv6 Address</w:t>
            </w:r>
          </w:p>
          <w:p w14:paraId="3B0B64A9" w14:textId="77777777" w:rsidR="00A96F88" w:rsidRPr="000C334C" w:rsidRDefault="00A96F88" w:rsidP="00032018">
            <w:pPr>
              <w:tabs>
                <w:tab w:val="left" w:pos="864"/>
              </w:tabs>
              <w:overflowPunct w:val="0"/>
              <w:autoSpaceDE w:val="0"/>
              <w:autoSpaceDN w:val="0"/>
              <w:adjustRightInd w:val="0"/>
              <w:textAlignment w:val="baseline"/>
              <w:rPr>
                <w:szCs w:val="16"/>
                <w:lang w:val="x-none"/>
              </w:rPr>
            </w:pPr>
            <w:r w:rsidRPr="000C334C">
              <w:rPr>
                <w:szCs w:val="16"/>
                <w:lang w:val="x-none"/>
              </w:rPr>
              <w:t>Range:</w:t>
            </w:r>
          </w:p>
          <w:p w14:paraId="3F2189ED" w14:textId="5E12A602" w:rsidR="00A96F88" w:rsidRPr="008B5405" w:rsidRDefault="00A96F88" w:rsidP="00032018">
            <w:pPr>
              <w:tabs>
                <w:tab w:val="left" w:pos="864"/>
              </w:tabs>
              <w:overflowPunct w:val="0"/>
              <w:autoSpaceDE w:val="0"/>
              <w:autoSpaceDN w:val="0"/>
              <w:adjustRightInd w:val="0"/>
              <w:textAlignment w:val="baseline"/>
              <w:rPr>
                <w:szCs w:val="16"/>
                <w:lang w:val="x-none"/>
              </w:rPr>
            </w:pPr>
            <w:r w:rsidRPr="000C334C">
              <w:rPr>
                <w:szCs w:val="16"/>
                <w:lang w:val="x-none"/>
              </w:rPr>
              <w:t>32</w:t>
            </w:r>
            <w:r w:rsidR="00E86B54">
              <w:rPr>
                <w:szCs w:val="16"/>
                <w:lang w:val="x-none"/>
              </w:rPr>
              <w:t>-</w:t>
            </w:r>
            <w:r w:rsidRPr="000C334C">
              <w:rPr>
                <w:szCs w:val="16"/>
                <w:lang w:val="x-none"/>
              </w:rPr>
              <w:t>bit value</w:t>
            </w:r>
            <w:r w:rsidR="002C59CB" w:rsidRPr="002C59CB">
              <w:rPr>
                <w:szCs w:val="16"/>
                <w:lang w:val="x-none"/>
              </w:rPr>
              <w:t xml:space="preserve"> 4 elements</w:t>
            </w:r>
          </w:p>
        </w:tc>
      </w:tr>
      <w:tr w:rsidR="00A96F88" w:rsidRPr="004B758F" w14:paraId="1BABA669"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33384C4D" w14:textId="77777777" w:rsidR="00A96F88" w:rsidRDefault="00A96F88" w:rsidP="000D256D">
            <w:pPr>
              <w:rPr>
                <w:rFonts w:eastAsia="Meiryo UI" w:cs="Arial"/>
                <w:b/>
                <w:bCs/>
                <w:szCs w:val="21"/>
                <w:lang w:val="en-GB"/>
              </w:rPr>
            </w:pPr>
            <w:r w:rsidRPr="004B758F">
              <w:rPr>
                <w:rFonts w:eastAsia="Meiryo UI" w:cs="Arial"/>
                <w:b/>
                <w:bCs/>
                <w:szCs w:val="21"/>
                <w:lang w:val="en-GB"/>
              </w:rPr>
              <w:t>4</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820" w:type="pct"/>
            <w:tcBorders>
              <w:top w:val="single" w:sz="4" w:space="0" w:color="auto"/>
              <w:left w:val="single" w:sz="4" w:space="0" w:color="auto"/>
              <w:bottom w:val="single" w:sz="4" w:space="0" w:color="auto"/>
              <w:right w:val="single" w:sz="4" w:space="0" w:color="auto"/>
            </w:tcBorders>
          </w:tcPr>
          <w:p w14:paraId="11D3F94C" w14:textId="77777777" w:rsidR="00A96F88" w:rsidRPr="009C295D" w:rsidRDefault="00A96F88" w:rsidP="00032018">
            <w:pPr>
              <w:tabs>
                <w:tab w:val="left" w:pos="864"/>
              </w:tabs>
              <w:overflowPunct w:val="0"/>
              <w:autoSpaceDE w:val="0"/>
              <w:autoSpaceDN w:val="0"/>
              <w:adjustRightInd w:val="0"/>
              <w:textAlignment w:val="baseline"/>
              <w:rPr>
                <w:szCs w:val="16"/>
                <w:lang w:val="x-none"/>
              </w:rPr>
            </w:pPr>
            <w:r w:rsidRPr="00604A4B">
              <w:rPr>
                <w:szCs w:val="16"/>
                <w:lang w:val="x-none"/>
              </w:rPr>
              <w:t>uint</w:t>
            </w:r>
            <w:r>
              <w:rPr>
                <w:szCs w:val="16"/>
                <w:lang w:val="x-none"/>
              </w:rPr>
              <w:t>16</w:t>
            </w:r>
            <w:r w:rsidRPr="00604A4B">
              <w:rPr>
                <w:szCs w:val="16"/>
                <w:lang w:val="x-none"/>
              </w:rPr>
              <w:t xml:space="preserve"> u</w:t>
            </w:r>
            <w:r>
              <w:rPr>
                <w:szCs w:val="16"/>
                <w:lang w:val="x-none"/>
              </w:rPr>
              <w:t>sSrcUdpPort</w:t>
            </w:r>
          </w:p>
        </w:tc>
        <w:tc>
          <w:tcPr>
            <w:tcW w:w="1546" w:type="pct"/>
            <w:tcBorders>
              <w:top w:val="single" w:sz="4" w:space="0" w:color="auto"/>
              <w:left w:val="single" w:sz="4" w:space="0" w:color="auto"/>
              <w:bottom w:val="single" w:sz="4" w:space="0" w:color="auto"/>
              <w:right w:val="single" w:sz="4" w:space="0" w:color="auto"/>
            </w:tcBorders>
          </w:tcPr>
          <w:p w14:paraId="0C0F8B7D" w14:textId="77777777" w:rsidR="00A96F88" w:rsidRDefault="00A96F88" w:rsidP="00032018">
            <w:pPr>
              <w:tabs>
                <w:tab w:val="left" w:pos="864"/>
              </w:tabs>
              <w:overflowPunct w:val="0"/>
              <w:autoSpaceDE w:val="0"/>
              <w:autoSpaceDN w:val="0"/>
              <w:adjustRightInd w:val="0"/>
              <w:textAlignment w:val="baseline"/>
              <w:rPr>
                <w:szCs w:val="16"/>
                <w:lang w:val="x-none"/>
              </w:rPr>
            </w:pPr>
            <w:r>
              <w:rPr>
                <w:szCs w:val="16"/>
                <w:lang w:val="x-none"/>
              </w:rPr>
              <w:t>Source UDP Port</w:t>
            </w:r>
          </w:p>
          <w:p w14:paraId="4B66FAB3" w14:textId="77777777" w:rsidR="00A96F88" w:rsidRPr="000C334C" w:rsidRDefault="00A96F88" w:rsidP="00032018">
            <w:pPr>
              <w:tabs>
                <w:tab w:val="left" w:pos="864"/>
              </w:tabs>
              <w:overflowPunct w:val="0"/>
              <w:autoSpaceDE w:val="0"/>
              <w:autoSpaceDN w:val="0"/>
              <w:adjustRightInd w:val="0"/>
              <w:textAlignment w:val="baseline"/>
              <w:rPr>
                <w:szCs w:val="16"/>
                <w:lang w:val="x-none"/>
              </w:rPr>
            </w:pPr>
            <w:r w:rsidRPr="000C334C">
              <w:rPr>
                <w:szCs w:val="16"/>
                <w:lang w:val="x-none"/>
              </w:rPr>
              <w:t>Range:</w:t>
            </w:r>
          </w:p>
          <w:p w14:paraId="48AC7906" w14:textId="5DBCD07A" w:rsidR="00A96F88" w:rsidRDefault="00A96F88" w:rsidP="00032018">
            <w:pPr>
              <w:tabs>
                <w:tab w:val="left" w:pos="864"/>
              </w:tabs>
              <w:overflowPunct w:val="0"/>
              <w:autoSpaceDE w:val="0"/>
              <w:autoSpaceDN w:val="0"/>
              <w:adjustRightInd w:val="0"/>
              <w:textAlignment w:val="baseline"/>
              <w:rPr>
                <w:szCs w:val="16"/>
                <w:lang w:val="x-none"/>
              </w:rPr>
            </w:pPr>
            <w:r>
              <w:rPr>
                <w:szCs w:val="16"/>
                <w:lang w:val="x-none"/>
              </w:rPr>
              <w:t>16</w:t>
            </w:r>
            <w:r w:rsidR="00E86B54">
              <w:rPr>
                <w:szCs w:val="16"/>
                <w:lang w:val="x-none"/>
              </w:rPr>
              <w:t>-</w:t>
            </w:r>
            <w:r w:rsidRPr="000C334C">
              <w:rPr>
                <w:szCs w:val="16"/>
                <w:lang w:val="x-none"/>
              </w:rPr>
              <w:t>bit value</w:t>
            </w:r>
          </w:p>
        </w:tc>
      </w:tr>
      <w:tr w:rsidR="00A96F88" w:rsidRPr="004B758F" w14:paraId="71F19528" w14:textId="77777777" w:rsidTr="005546DF">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231BCBB5" w14:textId="77777777" w:rsidR="00A96F88" w:rsidRPr="004B758F" w:rsidRDefault="00A96F88" w:rsidP="000D256D">
            <w:pPr>
              <w:rPr>
                <w:rFonts w:eastAsia="Meiryo UI" w:cs="Arial"/>
                <w:b/>
                <w:bCs/>
                <w:szCs w:val="21"/>
                <w:lang w:val="en-GB"/>
              </w:rPr>
            </w:pPr>
            <w:r w:rsidRPr="004B758F">
              <w:rPr>
                <w:rFonts w:eastAsia="Meiryo UI" w:cs="Arial"/>
                <w:b/>
                <w:bCs/>
                <w:szCs w:val="21"/>
                <w:lang w:val="en-GB"/>
              </w:rPr>
              <w:t>Description</w:t>
            </w:r>
          </w:p>
        </w:tc>
        <w:tc>
          <w:tcPr>
            <w:tcW w:w="4366" w:type="pct"/>
            <w:gridSpan w:val="2"/>
            <w:tcBorders>
              <w:top w:val="single" w:sz="4" w:space="0" w:color="auto"/>
              <w:left w:val="single" w:sz="4" w:space="0" w:color="auto"/>
              <w:bottom w:val="single" w:sz="4" w:space="0" w:color="auto"/>
              <w:right w:val="single" w:sz="4" w:space="0" w:color="auto"/>
            </w:tcBorders>
          </w:tcPr>
          <w:p w14:paraId="7C62B61E" w14:textId="1A99104D" w:rsidR="00A96F88" w:rsidRPr="004B758F" w:rsidRDefault="007215C8" w:rsidP="00032018">
            <w:pPr>
              <w:tabs>
                <w:tab w:val="left" w:pos="864"/>
              </w:tabs>
              <w:overflowPunct w:val="0"/>
              <w:autoSpaceDE w:val="0"/>
              <w:autoSpaceDN w:val="0"/>
              <w:adjustRightInd w:val="0"/>
              <w:textAlignment w:val="baseline"/>
              <w:rPr>
                <w:szCs w:val="16"/>
                <w:lang w:val="x-none"/>
              </w:rPr>
            </w:pPr>
            <w:r>
              <w:rPr>
                <w:szCs w:val="16"/>
                <w:lang w:val="x-none"/>
              </w:rPr>
              <w:t xml:space="preserve">Protocol </w:t>
            </w:r>
            <w:r w:rsidR="00A96F88">
              <w:rPr>
                <w:szCs w:val="16"/>
                <w:lang w:val="x-none"/>
              </w:rPr>
              <w:t>Converter Source Address/Port Configuration</w:t>
            </w:r>
          </w:p>
        </w:tc>
      </w:tr>
    </w:tbl>
    <w:p w14:paraId="568EA350" w14:textId="77777777" w:rsidR="00754A2E" w:rsidRDefault="00754A2E" w:rsidP="00754A2E">
      <w:pPr>
        <w:pStyle w:val="Heading4"/>
      </w:pPr>
      <w:r w:rsidRPr="00754A2E">
        <w:lastRenderedPageBreak/>
        <w:t>R_ProtoConv_EthtoXSubTblType</w:t>
      </w:r>
    </w:p>
    <w:p w14:paraId="391C1C4A" w14:textId="794E6A77" w:rsidR="00754A2E" w:rsidRDefault="00754A2E" w:rsidP="00754A2E">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58</w:t>
      </w:r>
      <w:r w:rsidR="009D560C">
        <w:rPr>
          <w:noProof/>
        </w:rPr>
        <w:fldChar w:fldCharType="end"/>
      </w:r>
      <w:r>
        <w:rPr>
          <w:noProof/>
        </w:rPr>
        <w:t>:</w:t>
      </w:r>
      <w:r>
        <w:rPr>
          <w:rFonts w:ascii="Consolas" w:eastAsia="Times New Roman" w:hAnsi="Consolas"/>
          <w:color w:val="4EC9B0"/>
          <w:kern w:val="0"/>
          <w:sz w:val="21"/>
          <w:szCs w:val="21"/>
          <w:lang w:eastAsia="en-US"/>
        </w:rPr>
        <w:t xml:space="preserve"> </w:t>
      </w:r>
      <w:r w:rsidRPr="0039681A">
        <w:t>R_ProtoConv_</w:t>
      </w:r>
      <w:r w:rsidRPr="00754A2E">
        <w:rPr>
          <w:rFonts w:eastAsia="MS PGothic"/>
          <w:kern w:val="0"/>
          <w:sz w:val="21"/>
          <w:szCs w:val="21"/>
          <w:lang w:eastAsia="en-US"/>
        </w:rPr>
        <w:t xml:space="preserve"> EthtoXSubTblType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331"/>
        <w:gridCol w:w="5219"/>
      </w:tblGrid>
      <w:tr w:rsidR="00754A2E" w:rsidRPr="004B758F" w14:paraId="2137200C" w14:textId="77777777" w:rsidTr="006A6421">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6760FC3" w14:textId="77777777" w:rsidR="00754A2E" w:rsidRPr="004B758F" w:rsidRDefault="00754A2E" w:rsidP="006A6421">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7A476D40" w14:textId="77777777" w:rsidR="00754A2E" w:rsidRPr="004B758F" w:rsidRDefault="00754A2E" w:rsidP="006A6421">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754A2E" w:rsidRPr="004B758F" w14:paraId="1865C3E3" w14:textId="77777777" w:rsidTr="006A6421">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5AD52022" w14:textId="77777777" w:rsidR="00754A2E" w:rsidRPr="004B758F" w:rsidRDefault="00754A2E" w:rsidP="006A6421">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3D3EA5E6" w14:textId="77777777" w:rsidR="00754A2E" w:rsidRPr="00676062" w:rsidRDefault="00754A2E" w:rsidP="006A6421">
            <w:pPr>
              <w:tabs>
                <w:tab w:val="left" w:pos="864"/>
              </w:tabs>
              <w:overflowPunct w:val="0"/>
              <w:autoSpaceDE w:val="0"/>
              <w:autoSpaceDN w:val="0"/>
              <w:adjustRightInd w:val="0"/>
              <w:jc w:val="left"/>
              <w:textAlignment w:val="baseline"/>
              <w:rPr>
                <w:szCs w:val="16"/>
              </w:rPr>
            </w:pPr>
            <w:r w:rsidRPr="0039681A">
              <w:rPr>
                <w:szCs w:val="16"/>
              </w:rPr>
              <w:t>uint8 ucDestBusIdx</w:t>
            </w:r>
          </w:p>
        </w:tc>
        <w:tc>
          <w:tcPr>
            <w:tcW w:w="2637" w:type="pct"/>
            <w:tcBorders>
              <w:top w:val="single" w:sz="4" w:space="0" w:color="auto"/>
              <w:left w:val="single" w:sz="4" w:space="0" w:color="auto"/>
              <w:bottom w:val="single" w:sz="4" w:space="0" w:color="auto"/>
              <w:right w:val="single" w:sz="4" w:space="0" w:color="auto"/>
            </w:tcBorders>
          </w:tcPr>
          <w:p w14:paraId="276F3176" w14:textId="77777777" w:rsidR="00754A2E" w:rsidRDefault="00754A2E" w:rsidP="006A6421">
            <w:pPr>
              <w:tabs>
                <w:tab w:val="left" w:pos="864"/>
              </w:tabs>
              <w:overflowPunct w:val="0"/>
              <w:autoSpaceDE w:val="0"/>
              <w:autoSpaceDN w:val="0"/>
              <w:adjustRightInd w:val="0"/>
              <w:jc w:val="left"/>
              <w:textAlignment w:val="baseline"/>
              <w:rPr>
                <w:szCs w:val="16"/>
                <w:lang w:val="x-none"/>
              </w:rPr>
            </w:pPr>
            <w:r>
              <w:rPr>
                <w:szCs w:val="16"/>
                <w:lang w:val="x-none"/>
              </w:rPr>
              <w:t>Destination Bus ID</w:t>
            </w:r>
          </w:p>
          <w:p w14:paraId="35304EA6" w14:textId="77777777" w:rsidR="0040342B" w:rsidRDefault="00754A2E" w:rsidP="006A6421">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p>
          <w:p w14:paraId="2459C182" w14:textId="4A21B229" w:rsidR="0040342B" w:rsidRPr="0040342B" w:rsidRDefault="0040342B" w:rsidP="0040342B">
            <w:pPr>
              <w:tabs>
                <w:tab w:val="left" w:pos="864"/>
              </w:tabs>
              <w:overflowPunct w:val="0"/>
              <w:autoSpaceDE w:val="0"/>
              <w:autoSpaceDN w:val="0"/>
              <w:adjustRightInd w:val="0"/>
              <w:jc w:val="left"/>
              <w:textAlignment w:val="baseline"/>
              <w:rPr>
                <w:szCs w:val="16"/>
              </w:rPr>
            </w:pPr>
            <w:r>
              <w:rPr>
                <w:szCs w:val="16"/>
                <w:lang w:val="x-none"/>
              </w:rPr>
              <w:t>For CAN:</w:t>
            </w:r>
            <w:r w:rsidR="00754A2E">
              <w:rPr>
                <w:szCs w:val="16"/>
                <w:lang w:val="x-none"/>
              </w:rPr>
              <w:t xml:space="preserve"> 0 – </w:t>
            </w:r>
            <w:r w:rsidR="00E121EB">
              <w:rPr>
                <w:szCs w:val="16"/>
              </w:rPr>
              <w:t>(PROTOCONV_CAN_CH_NUM-1)</w:t>
            </w:r>
          </w:p>
          <w:p w14:paraId="6FC94B97" w14:textId="4CAC694F" w:rsidR="00754A2E" w:rsidRPr="004B758F" w:rsidRDefault="0040342B" w:rsidP="0040342B">
            <w:pPr>
              <w:tabs>
                <w:tab w:val="left" w:pos="864"/>
              </w:tabs>
              <w:overflowPunct w:val="0"/>
              <w:autoSpaceDE w:val="0"/>
              <w:autoSpaceDN w:val="0"/>
              <w:adjustRightInd w:val="0"/>
              <w:jc w:val="left"/>
              <w:textAlignment w:val="baseline"/>
              <w:rPr>
                <w:szCs w:val="16"/>
                <w:lang w:val="x-none"/>
              </w:rPr>
            </w:pPr>
            <w:r w:rsidRPr="0040342B">
              <w:rPr>
                <w:szCs w:val="16"/>
              </w:rPr>
              <w:t xml:space="preserve">For </w:t>
            </w:r>
            <w:r>
              <w:rPr>
                <w:szCs w:val="16"/>
              </w:rPr>
              <w:t>LI</w:t>
            </w:r>
            <w:r w:rsidRPr="0040342B">
              <w:rPr>
                <w:szCs w:val="16"/>
              </w:rPr>
              <w:t xml:space="preserve">N: 0 – </w:t>
            </w:r>
            <w:r w:rsidR="00E121EB">
              <w:rPr>
                <w:szCs w:val="16"/>
              </w:rPr>
              <w:t>(PROTOCONV_LIN_CH_NUM-1)</w:t>
            </w:r>
          </w:p>
        </w:tc>
      </w:tr>
      <w:tr w:rsidR="00754A2E" w:rsidRPr="004B758F" w14:paraId="0DD7F971" w14:textId="77777777" w:rsidTr="006A6421">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318A1D3" w14:textId="77777777" w:rsidR="00754A2E" w:rsidRPr="004B758F" w:rsidRDefault="00754A2E" w:rsidP="006A6421">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683" w:type="pct"/>
            <w:tcBorders>
              <w:top w:val="single" w:sz="4" w:space="0" w:color="auto"/>
              <w:left w:val="single" w:sz="4" w:space="0" w:color="auto"/>
              <w:bottom w:val="single" w:sz="4" w:space="0" w:color="auto"/>
              <w:right w:val="single" w:sz="4" w:space="0" w:color="auto"/>
            </w:tcBorders>
          </w:tcPr>
          <w:p w14:paraId="3304E4A2" w14:textId="77777777" w:rsidR="00754A2E" w:rsidRPr="00791558" w:rsidRDefault="00754A2E" w:rsidP="006A6421">
            <w:pPr>
              <w:tabs>
                <w:tab w:val="left" w:pos="864"/>
              </w:tabs>
              <w:overflowPunct w:val="0"/>
              <w:autoSpaceDE w:val="0"/>
              <w:autoSpaceDN w:val="0"/>
              <w:adjustRightInd w:val="0"/>
              <w:jc w:val="left"/>
              <w:textAlignment w:val="baseline"/>
              <w:rPr>
                <w:szCs w:val="16"/>
              </w:rPr>
            </w:pPr>
            <w:r w:rsidRPr="0039681A">
              <w:rPr>
                <w:szCs w:val="16"/>
              </w:rPr>
              <w:t>uint32 ulAddInfo</w:t>
            </w:r>
          </w:p>
        </w:tc>
        <w:tc>
          <w:tcPr>
            <w:tcW w:w="2637" w:type="pct"/>
            <w:tcBorders>
              <w:top w:val="single" w:sz="4" w:space="0" w:color="auto"/>
              <w:left w:val="single" w:sz="4" w:space="0" w:color="auto"/>
              <w:bottom w:val="single" w:sz="4" w:space="0" w:color="auto"/>
              <w:right w:val="single" w:sz="4" w:space="0" w:color="auto"/>
            </w:tcBorders>
          </w:tcPr>
          <w:p w14:paraId="5DC3F18B" w14:textId="77777777" w:rsidR="00754A2E" w:rsidRDefault="00754A2E" w:rsidP="006A6421">
            <w:pPr>
              <w:tabs>
                <w:tab w:val="left" w:pos="864"/>
              </w:tabs>
              <w:overflowPunct w:val="0"/>
              <w:autoSpaceDE w:val="0"/>
              <w:autoSpaceDN w:val="0"/>
              <w:adjustRightInd w:val="0"/>
              <w:jc w:val="left"/>
              <w:textAlignment w:val="baseline"/>
              <w:rPr>
                <w:szCs w:val="16"/>
                <w:lang w:val="x-none"/>
              </w:rPr>
            </w:pPr>
            <w:r>
              <w:rPr>
                <w:szCs w:val="16"/>
                <w:lang w:val="x-none"/>
              </w:rPr>
              <w:t>Additional Information</w:t>
            </w:r>
          </w:p>
          <w:p w14:paraId="41164168" w14:textId="77777777" w:rsidR="00754A2E" w:rsidRDefault="00754A2E" w:rsidP="006A6421">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32-bit value</w:t>
            </w:r>
          </w:p>
        </w:tc>
      </w:tr>
      <w:tr w:rsidR="00754A2E" w:rsidRPr="004B758F" w14:paraId="73FE7ECB" w14:textId="77777777" w:rsidTr="006A6421">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3189228B" w14:textId="77777777" w:rsidR="00754A2E" w:rsidRPr="004B758F" w:rsidRDefault="00754A2E" w:rsidP="006A6421">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74FEF4B3" w14:textId="77777777" w:rsidR="00754A2E" w:rsidRPr="004B758F" w:rsidRDefault="00754A2E" w:rsidP="006A6421">
            <w:pPr>
              <w:tabs>
                <w:tab w:val="left" w:pos="864"/>
              </w:tabs>
              <w:overflowPunct w:val="0"/>
              <w:autoSpaceDE w:val="0"/>
              <w:autoSpaceDN w:val="0"/>
              <w:adjustRightInd w:val="0"/>
              <w:jc w:val="left"/>
              <w:textAlignment w:val="baseline"/>
              <w:rPr>
                <w:szCs w:val="16"/>
                <w:lang w:val="x-none"/>
              </w:rPr>
            </w:pPr>
            <w:r>
              <w:rPr>
                <w:szCs w:val="16"/>
                <w:lang w:val="x-none"/>
              </w:rPr>
              <w:t>Ethernet to CAN/LIN Sub Routing Table Configuration</w:t>
            </w:r>
          </w:p>
        </w:tc>
      </w:tr>
    </w:tbl>
    <w:p w14:paraId="3E0B2C1A" w14:textId="4A3946A6" w:rsidR="00754A2E" w:rsidRDefault="00754A2E" w:rsidP="00EF418A">
      <w:pPr>
        <w:pStyle w:val="Heading4"/>
      </w:pPr>
      <w:r w:rsidRPr="00754A2E">
        <w:t>R_ProtoConv_PduEthtoXSubTblType</w:t>
      </w:r>
    </w:p>
    <w:p w14:paraId="4DA7C506" w14:textId="505745AD" w:rsidR="00754A2E" w:rsidRPr="00F80FA5" w:rsidRDefault="00754A2E" w:rsidP="00754A2E">
      <w:pPr>
        <w:spacing w:after="120"/>
        <w:jc w:val="center"/>
        <w:rPr>
          <w:b/>
          <w:bCs/>
          <w:lang w:eastAsia="en-US"/>
        </w:rPr>
      </w:pPr>
      <w:r w:rsidRPr="00544EAB">
        <w:rPr>
          <w:b/>
          <w:bCs/>
        </w:rPr>
        <w:t xml:space="preserve">Table </w:t>
      </w:r>
      <w:r>
        <w:rPr>
          <w:b/>
          <w:bCs/>
        </w:rPr>
        <w:fldChar w:fldCharType="begin"/>
      </w:r>
      <w:r>
        <w:rPr>
          <w:b/>
          <w:bCs/>
        </w:rPr>
        <w:instrText xml:space="preserve"> STYLEREF 1 \s </w:instrText>
      </w:r>
      <w:r>
        <w:rPr>
          <w:b/>
          <w:bCs/>
        </w:rPr>
        <w:fldChar w:fldCharType="separate"/>
      </w:r>
      <w:r w:rsidR="009D560C">
        <w:rPr>
          <w:b/>
          <w:bCs/>
          <w:noProof/>
        </w:rPr>
        <w:t>2</w:t>
      </w:r>
      <w:r>
        <w:rPr>
          <w:b/>
          <w:bCs/>
        </w:rPr>
        <w:fldChar w:fldCharType="end"/>
      </w:r>
      <w:r>
        <w:rPr>
          <w:b/>
          <w:bCs/>
        </w:rPr>
        <w:noBreakHyphen/>
      </w:r>
      <w:r>
        <w:rPr>
          <w:b/>
          <w:bCs/>
        </w:rPr>
        <w:fldChar w:fldCharType="begin"/>
      </w:r>
      <w:r>
        <w:rPr>
          <w:b/>
          <w:bCs/>
        </w:rPr>
        <w:instrText xml:space="preserve"> SEQ Table \* ARABIC \s 1 </w:instrText>
      </w:r>
      <w:r>
        <w:rPr>
          <w:b/>
          <w:bCs/>
        </w:rPr>
        <w:fldChar w:fldCharType="separate"/>
      </w:r>
      <w:r w:rsidR="009D560C">
        <w:rPr>
          <w:b/>
          <w:bCs/>
          <w:noProof/>
        </w:rPr>
        <w:t>59</w:t>
      </w:r>
      <w:r>
        <w:rPr>
          <w:b/>
          <w:bCs/>
        </w:rPr>
        <w:fldChar w:fldCharType="end"/>
      </w:r>
      <w:r>
        <w:rPr>
          <w:b/>
          <w:bCs/>
        </w:rPr>
        <w:t>:</w:t>
      </w:r>
      <w:r w:rsidRPr="00E33CC7">
        <w:rPr>
          <w:b/>
          <w:bCs/>
        </w:rPr>
        <w:t xml:space="preserve"> </w:t>
      </w:r>
      <w:r w:rsidRPr="00127B32">
        <w:rPr>
          <w:b/>
          <w:bCs/>
        </w:rPr>
        <w:t>R_ProtoConv_</w:t>
      </w:r>
      <w:r w:rsidRPr="00754A2E">
        <w:rPr>
          <w:rFonts w:eastAsia="MS PGothic"/>
          <w:b/>
          <w:kern w:val="0"/>
          <w:sz w:val="21"/>
          <w:szCs w:val="21"/>
          <w:lang w:eastAsia="en-US"/>
        </w:rPr>
        <w:t>PduEthtoXSubTblType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279"/>
        <w:gridCol w:w="2713"/>
        <w:gridCol w:w="5903"/>
      </w:tblGrid>
      <w:tr w:rsidR="00754A2E" w:rsidRPr="00A82A34" w14:paraId="5AB0A662"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383E6061" w14:textId="77777777" w:rsidR="00754A2E" w:rsidRPr="00A82A34" w:rsidRDefault="00754A2E" w:rsidP="00E158B6">
            <w:pPr>
              <w:rPr>
                <w:b/>
                <w:bCs/>
                <w:szCs w:val="21"/>
                <w:lang w:val="en-GB"/>
              </w:rPr>
            </w:pPr>
            <w:r w:rsidRPr="00A82A34">
              <w:rPr>
                <w:b/>
                <w:bCs/>
                <w:szCs w:val="21"/>
                <w:lang w:val="en-GB"/>
              </w:rPr>
              <w:t>Location</w:t>
            </w:r>
          </w:p>
        </w:tc>
        <w:tc>
          <w:tcPr>
            <w:tcW w:w="4354" w:type="pct"/>
            <w:gridSpan w:val="2"/>
            <w:tcBorders>
              <w:top w:val="single" w:sz="4" w:space="0" w:color="auto"/>
              <w:left w:val="single" w:sz="4" w:space="0" w:color="auto"/>
              <w:bottom w:val="single" w:sz="4" w:space="0" w:color="auto"/>
              <w:right w:val="single" w:sz="4" w:space="0" w:color="auto"/>
            </w:tcBorders>
          </w:tcPr>
          <w:p w14:paraId="4C0443FA" w14:textId="77777777" w:rsidR="00754A2E" w:rsidRPr="00A82A34" w:rsidRDefault="00754A2E" w:rsidP="00E158B6">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Pr>
                <w:szCs w:val="16"/>
                <w:lang w:val="x-none" w:eastAsia="x-none"/>
              </w:rPr>
              <w:t>ProtoConv</w:t>
            </w:r>
            <w:r w:rsidRPr="00A82A34">
              <w:rPr>
                <w:szCs w:val="16"/>
                <w:lang w:val="x-none" w:eastAsia="x-none"/>
              </w:rPr>
              <w:t>.h</w:t>
            </w:r>
          </w:p>
        </w:tc>
      </w:tr>
      <w:tr w:rsidR="00754A2E" w:rsidRPr="00A82A34" w14:paraId="29B90C21"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hideMark/>
          </w:tcPr>
          <w:p w14:paraId="45EBF244" w14:textId="77777777" w:rsidR="00754A2E" w:rsidRPr="00A82A34" w:rsidRDefault="00754A2E" w:rsidP="00E158B6">
            <w:pPr>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371" w:type="pct"/>
            <w:tcBorders>
              <w:top w:val="single" w:sz="4" w:space="0" w:color="auto"/>
              <w:left w:val="single" w:sz="4" w:space="0" w:color="auto"/>
              <w:bottom w:val="single" w:sz="4" w:space="0" w:color="auto"/>
              <w:right w:val="single" w:sz="4" w:space="0" w:color="auto"/>
            </w:tcBorders>
          </w:tcPr>
          <w:p w14:paraId="07B9ED6D" w14:textId="5660383C" w:rsidR="00754A2E" w:rsidRPr="00B05184" w:rsidRDefault="00754A2E" w:rsidP="00E158B6">
            <w:pPr>
              <w:tabs>
                <w:tab w:val="left" w:pos="864"/>
              </w:tabs>
              <w:overflowPunct w:val="0"/>
              <w:autoSpaceDE w:val="0"/>
              <w:autoSpaceDN w:val="0"/>
              <w:adjustRightInd w:val="0"/>
              <w:jc w:val="left"/>
              <w:textAlignment w:val="baseline"/>
              <w:rPr>
                <w:szCs w:val="16"/>
              </w:rPr>
            </w:pPr>
            <w:r>
              <w:rPr>
                <w:szCs w:val="16"/>
                <w:lang w:val="x-none"/>
              </w:rPr>
              <w:t xml:space="preserve">uint32 </w:t>
            </w:r>
            <w:r w:rsidRPr="00754A2E">
              <w:rPr>
                <w:szCs w:val="16"/>
              </w:rPr>
              <w:t>ulNewId</w:t>
            </w:r>
          </w:p>
          <w:p w14:paraId="02D63675" w14:textId="77777777" w:rsidR="00754A2E" w:rsidRPr="00A82A34" w:rsidRDefault="00754A2E" w:rsidP="00E158B6">
            <w:pPr>
              <w:tabs>
                <w:tab w:val="left" w:pos="864"/>
              </w:tabs>
              <w:overflowPunct w:val="0"/>
              <w:autoSpaceDE w:val="0"/>
              <w:autoSpaceDN w:val="0"/>
              <w:adjustRightInd w:val="0"/>
              <w:jc w:val="left"/>
              <w:textAlignment w:val="baseline"/>
              <w:rPr>
                <w:szCs w:val="16"/>
                <w:lang w:val="x-none"/>
              </w:rPr>
            </w:pPr>
          </w:p>
        </w:tc>
        <w:tc>
          <w:tcPr>
            <w:tcW w:w="2983" w:type="pct"/>
            <w:tcBorders>
              <w:top w:val="single" w:sz="4" w:space="0" w:color="auto"/>
              <w:left w:val="single" w:sz="4" w:space="0" w:color="auto"/>
              <w:bottom w:val="single" w:sz="4" w:space="0" w:color="auto"/>
              <w:right w:val="single" w:sz="4" w:space="0" w:color="auto"/>
            </w:tcBorders>
          </w:tcPr>
          <w:p w14:paraId="6EF3E165" w14:textId="73897D8D" w:rsidR="00754A2E" w:rsidRDefault="002F7AFD" w:rsidP="00E158B6">
            <w:pPr>
              <w:tabs>
                <w:tab w:val="left" w:pos="864"/>
              </w:tabs>
              <w:overflowPunct w:val="0"/>
              <w:autoSpaceDE w:val="0"/>
              <w:autoSpaceDN w:val="0"/>
              <w:adjustRightInd w:val="0"/>
              <w:jc w:val="left"/>
              <w:textAlignment w:val="baseline"/>
              <w:rPr>
                <w:szCs w:val="16"/>
                <w:lang w:val="x-none"/>
              </w:rPr>
            </w:pPr>
            <w:r>
              <w:rPr>
                <w:szCs w:val="16"/>
                <w:lang w:val="x-none"/>
              </w:rPr>
              <w:t>New</w:t>
            </w:r>
            <w:r w:rsidR="00754A2E">
              <w:rPr>
                <w:szCs w:val="16"/>
                <w:lang w:val="x-none"/>
              </w:rPr>
              <w:t xml:space="preserve"> ID</w:t>
            </w:r>
          </w:p>
          <w:p w14:paraId="792D4350" w14:textId="77777777" w:rsidR="00754A2E" w:rsidRDefault="00754A2E" w:rsidP="00E158B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p>
          <w:p w14:paraId="377A50D3" w14:textId="6CBAFAFF" w:rsidR="002F7AFD" w:rsidRPr="002F7AFD" w:rsidRDefault="002F7AFD" w:rsidP="002F7AFD">
            <w:pPr>
              <w:tabs>
                <w:tab w:val="left" w:pos="864"/>
              </w:tabs>
              <w:overflowPunct w:val="0"/>
              <w:autoSpaceDE w:val="0"/>
              <w:autoSpaceDN w:val="0"/>
              <w:adjustRightInd w:val="0"/>
              <w:jc w:val="left"/>
              <w:textAlignment w:val="baseline"/>
              <w:rPr>
                <w:szCs w:val="16"/>
                <w:lang w:val="x-none"/>
              </w:rPr>
            </w:pPr>
            <w:r>
              <w:rPr>
                <w:szCs w:val="16"/>
                <w:lang w:val="x-none"/>
              </w:rPr>
              <w:t>For CAN</w:t>
            </w:r>
            <w:r w:rsidRPr="002F7AFD">
              <w:rPr>
                <w:szCs w:val="16"/>
                <w:lang w:val="x-none"/>
              </w:rPr>
              <w:t>: 0x0 – 0x7FF(CAN base format),</w:t>
            </w:r>
          </w:p>
          <w:p w14:paraId="6A7B717C" w14:textId="77777777" w:rsidR="002F7AFD" w:rsidRPr="002F7AFD" w:rsidRDefault="002F7AFD" w:rsidP="002F7AFD">
            <w:pPr>
              <w:tabs>
                <w:tab w:val="left" w:pos="864"/>
              </w:tabs>
              <w:overflowPunct w:val="0"/>
              <w:autoSpaceDE w:val="0"/>
              <w:autoSpaceDN w:val="0"/>
              <w:adjustRightInd w:val="0"/>
              <w:jc w:val="left"/>
              <w:textAlignment w:val="baseline"/>
              <w:rPr>
                <w:szCs w:val="16"/>
                <w:lang w:val="x-none"/>
              </w:rPr>
            </w:pPr>
            <w:r w:rsidRPr="002F7AFD">
              <w:rPr>
                <w:szCs w:val="16"/>
                <w:lang w:val="x-none"/>
              </w:rPr>
              <w:t>0x80000000 – 0x9FFFFFFF(CAN extended format),</w:t>
            </w:r>
          </w:p>
          <w:p w14:paraId="1CBDA327" w14:textId="77777777" w:rsidR="002F7AFD" w:rsidRPr="002F7AFD" w:rsidRDefault="002F7AFD" w:rsidP="002F7AFD">
            <w:pPr>
              <w:tabs>
                <w:tab w:val="left" w:pos="864"/>
              </w:tabs>
              <w:overflowPunct w:val="0"/>
              <w:autoSpaceDE w:val="0"/>
              <w:autoSpaceDN w:val="0"/>
              <w:adjustRightInd w:val="0"/>
              <w:jc w:val="left"/>
              <w:textAlignment w:val="baseline"/>
              <w:rPr>
                <w:szCs w:val="16"/>
                <w:lang w:val="x-none"/>
              </w:rPr>
            </w:pPr>
            <w:r w:rsidRPr="002F7AFD">
              <w:rPr>
                <w:szCs w:val="16"/>
                <w:lang w:val="x-none"/>
              </w:rPr>
              <w:t>0x40000000 – 0x400007FF (CANFD base format),</w:t>
            </w:r>
          </w:p>
          <w:p w14:paraId="73776782" w14:textId="77777777" w:rsidR="002F7AFD" w:rsidRDefault="002F7AFD" w:rsidP="002F7AFD">
            <w:pPr>
              <w:tabs>
                <w:tab w:val="left" w:pos="864"/>
              </w:tabs>
              <w:overflowPunct w:val="0"/>
              <w:autoSpaceDE w:val="0"/>
              <w:autoSpaceDN w:val="0"/>
              <w:adjustRightInd w:val="0"/>
              <w:jc w:val="left"/>
              <w:textAlignment w:val="baseline"/>
              <w:rPr>
                <w:szCs w:val="16"/>
                <w:lang w:val="x-none"/>
              </w:rPr>
            </w:pPr>
            <w:r w:rsidRPr="002F7AFD">
              <w:rPr>
                <w:szCs w:val="16"/>
                <w:lang w:val="x-none"/>
              </w:rPr>
              <w:t>0xC0000000 – 0xDFFFFFFF (CANFD extended format)</w:t>
            </w:r>
          </w:p>
          <w:p w14:paraId="1D1AD70F" w14:textId="0FE7EB0A" w:rsidR="002F7AFD" w:rsidRPr="00A82A34" w:rsidRDefault="002F7AFD" w:rsidP="002F7AFD">
            <w:pPr>
              <w:tabs>
                <w:tab w:val="left" w:pos="864"/>
              </w:tabs>
              <w:overflowPunct w:val="0"/>
              <w:autoSpaceDE w:val="0"/>
              <w:autoSpaceDN w:val="0"/>
              <w:adjustRightInd w:val="0"/>
              <w:jc w:val="left"/>
              <w:textAlignment w:val="baseline"/>
              <w:rPr>
                <w:szCs w:val="16"/>
                <w:lang w:val="x-none"/>
              </w:rPr>
            </w:pPr>
            <w:r>
              <w:rPr>
                <w:szCs w:val="16"/>
                <w:lang w:val="x-none"/>
              </w:rPr>
              <w:t>For LIN: 0x</w:t>
            </w:r>
            <w:r w:rsidRPr="00891DD5">
              <w:rPr>
                <w:rFonts w:hint="eastAsia"/>
                <w:szCs w:val="16"/>
                <w:lang w:val="x-none"/>
              </w:rPr>
              <w:t>0</w:t>
            </w:r>
            <w:r>
              <w:rPr>
                <w:szCs w:val="16"/>
                <w:lang w:val="x-none"/>
              </w:rPr>
              <w:t xml:space="preserve"> – </w:t>
            </w:r>
            <w:r w:rsidRPr="0011165C">
              <w:rPr>
                <w:szCs w:val="16"/>
              </w:rPr>
              <w:t>0x3F</w:t>
            </w:r>
          </w:p>
        </w:tc>
      </w:tr>
      <w:tr w:rsidR="00754A2E" w:rsidRPr="00A82A34" w14:paraId="3E679FA9"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hideMark/>
          </w:tcPr>
          <w:p w14:paraId="3B1311E0" w14:textId="77777777" w:rsidR="00754A2E" w:rsidRPr="00A82A34" w:rsidRDefault="00754A2E" w:rsidP="00754A2E">
            <w:pPr>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371" w:type="pct"/>
            <w:tcBorders>
              <w:top w:val="single" w:sz="4" w:space="0" w:color="auto"/>
              <w:left w:val="single" w:sz="4" w:space="0" w:color="auto"/>
              <w:bottom w:val="single" w:sz="4" w:space="0" w:color="auto"/>
              <w:right w:val="single" w:sz="4" w:space="0" w:color="auto"/>
            </w:tcBorders>
          </w:tcPr>
          <w:p w14:paraId="65A18794" w14:textId="374AB47F" w:rsidR="00754A2E" w:rsidRPr="00127B32" w:rsidRDefault="00754A2E" w:rsidP="00754A2E">
            <w:pPr>
              <w:tabs>
                <w:tab w:val="left" w:pos="864"/>
              </w:tabs>
              <w:overflowPunct w:val="0"/>
              <w:autoSpaceDE w:val="0"/>
              <w:autoSpaceDN w:val="0"/>
              <w:adjustRightInd w:val="0"/>
              <w:jc w:val="left"/>
              <w:textAlignment w:val="baseline"/>
              <w:rPr>
                <w:szCs w:val="16"/>
              </w:rPr>
            </w:pPr>
            <w:r w:rsidRPr="00127B32">
              <w:rPr>
                <w:szCs w:val="16"/>
              </w:rPr>
              <w:t>R_ProtoConv_PduEthtoXType enPduConvMsn</w:t>
            </w:r>
          </w:p>
        </w:tc>
        <w:tc>
          <w:tcPr>
            <w:tcW w:w="2983" w:type="pct"/>
            <w:tcBorders>
              <w:top w:val="single" w:sz="4" w:space="0" w:color="auto"/>
              <w:left w:val="single" w:sz="4" w:space="0" w:color="auto"/>
              <w:bottom w:val="single" w:sz="4" w:space="0" w:color="auto"/>
              <w:right w:val="single" w:sz="4" w:space="0" w:color="auto"/>
            </w:tcBorders>
          </w:tcPr>
          <w:p w14:paraId="0BC16721" w14:textId="77777777" w:rsidR="00754A2E" w:rsidRDefault="00754A2E" w:rsidP="00754A2E">
            <w:pPr>
              <w:tabs>
                <w:tab w:val="left" w:pos="864"/>
              </w:tabs>
              <w:overflowPunct w:val="0"/>
              <w:autoSpaceDE w:val="0"/>
              <w:autoSpaceDN w:val="0"/>
              <w:adjustRightInd w:val="0"/>
              <w:jc w:val="left"/>
              <w:textAlignment w:val="baseline"/>
              <w:rPr>
                <w:szCs w:val="16"/>
                <w:lang w:val="x-none"/>
              </w:rPr>
            </w:pPr>
            <w:r>
              <w:rPr>
                <w:szCs w:val="16"/>
                <w:lang w:val="x-none"/>
              </w:rPr>
              <w:t>Converted Module Type in IPDU-M Ethernet to CAN/LIN Conversion</w:t>
            </w:r>
          </w:p>
          <w:p w14:paraId="720ED754" w14:textId="159E2599" w:rsidR="00754A2E" w:rsidRPr="00A82A34" w:rsidRDefault="00754A2E" w:rsidP="00754A2E">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CE405D">
              <w:rPr>
                <w:szCs w:val="16"/>
                <w:lang w:eastAsia="x-none"/>
              </w:rPr>
              <w:t>PROTOCONV_PDUETHTOCAN</w:t>
            </w:r>
            <w:r>
              <w:rPr>
                <w:szCs w:val="16"/>
                <w:lang w:eastAsia="x-none"/>
              </w:rPr>
              <w:t xml:space="preserve"> or </w:t>
            </w:r>
            <w:r w:rsidRPr="00CE405D">
              <w:rPr>
                <w:szCs w:val="16"/>
                <w:lang w:eastAsia="x-none"/>
              </w:rPr>
              <w:t>PROTOCONV_PDUETHTO</w:t>
            </w:r>
            <w:r>
              <w:rPr>
                <w:szCs w:val="16"/>
                <w:lang w:eastAsia="x-none"/>
              </w:rPr>
              <w:t>LI</w:t>
            </w:r>
            <w:r w:rsidRPr="00CE405D">
              <w:rPr>
                <w:szCs w:val="16"/>
                <w:lang w:eastAsia="x-none"/>
              </w:rPr>
              <w:t>N</w:t>
            </w:r>
          </w:p>
        </w:tc>
      </w:tr>
      <w:tr w:rsidR="00832D71" w:rsidRPr="00A82A34" w14:paraId="216B2EB9"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2864FC39" w14:textId="77777777" w:rsidR="00832D71" w:rsidRPr="00A82A34" w:rsidRDefault="00832D71" w:rsidP="00832D71">
            <w:pPr>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371" w:type="pct"/>
            <w:tcBorders>
              <w:top w:val="single" w:sz="4" w:space="0" w:color="auto"/>
              <w:left w:val="single" w:sz="4" w:space="0" w:color="auto"/>
              <w:bottom w:val="single" w:sz="4" w:space="0" w:color="auto"/>
              <w:right w:val="single" w:sz="4" w:space="0" w:color="auto"/>
            </w:tcBorders>
          </w:tcPr>
          <w:p w14:paraId="452CEAC7" w14:textId="60E7E85A" w:rsidR="00832D71" w:rsidRPr="00127B32" w:rsidRDefault="00832D71" w:rsidP="00832D71">
            <w:pPr>
              <w:tabs>
                <w:tab w:val="left" w:pos="864"/>
              </w:tabs>
              <w:overflowPunct w:val="0"/>
              <w:autoSpaceDE w:val="0"/>
              <w:autoSpaceDN w:val="0"/>
              <w:adjustRightInd w:val="0"/>
              <w:jc w:val="left"/>
              <w:textAlignment w:val="baseline"/>
              <w:rPr>
                <w:szCs w:val="16"/>
              </w:rPr>
            </w:pPr>
            <w:r w:rsidRPr="0039681A">
              <w:rPr>
                <w:szCs w:val="16"/>
              </w:rPr>
              <w:t>uint8 ucDestBusIdx</w:t>
            </w:r>
          </w:p>
        </w:tc>
        <w:tc>
          <w:tcPr>
            <w:tcW w:w="2983" w:type="pct"/>
            <w:tcBorders>
              <w:top w:val="single" w:sz="4" w:space="0" w:color="auto"/>
              <w:left w:val="single" w:sz="4" w:space="0" w:color="auto"/>
              <w:bottom w:val="single" w:sz="4" w:space="0" w:color="auto"/>
              <w:right w:val="single" w:sz="4" w:space="0" w:color="auto"/>
            </w:tcBorders>
          </w:tcPr>
          <w:p w14:paraId="668683DF" w14:textId="77777777" w:rsidR="00832D71" w:rsidRDefault="00832D71" w:rsidP="00832D71">
            <w:pPr>
              <w:tabs>
                <w:tab w:val="left" w:pos="864"/>
              </w:tabs>
              <w:overflowPunct w:val="0"/>
              <w:autoSpaceDE w:val="0"/>
              <w:autoSpaceDN w:val="0"/>
              <w:adjustRightInd w:val="0"/>
              <w:jc w:val="left"/>
              <w:textAlignment w:val="baseline"/>
              <w:rPr>
                <w:szCs w:val="16"/>
                <w:lang w:val="x-none"/>
              </w:rPr>
            </w:pPr>
            <w:r>
              <w:rPr>
                <w:szCs w:val="16"/>
                <w:lang w:val="x-none"/>
              </w:rPr>
              <w:t>Destination Bus ID</w:t>
            </w:r>
          </w:p>
          <w:p w14:paraId="517DF075" w14:textId="77777777" w:rsidR="00832D71" w:rsidRDefault="00832D71" w:rsidP="00832D71">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p>
          <w:p w14:paraId="677E884D" w14:textId="24DBAEE5" w:rsidR="00832D71" w:rsidRPr="0040342B" w:rsidRDefault="00832D71" w:rsidP="00832D71">
            <w:pPr>
              <w:tabs>
                <w:tab w:val="left" w:pos="864"/>
              </w:tabs>
              <w:overflowPunct w:val="0"/>
              <w:autoSpaceDE w:val="0"/>
              <w:autoSpaceDN w:val="0"/>
              <w:adjustRightInd w:val="0"/>
              <w:jc w:val="left"/>
              <w:textAlignment w:val="baseline"/>
              <w:rPr>
                <w:szCs w:val="16"/>
              </w:rPr>
            </w:pPr>
            <w:r>
              <w:rPr>
                <w:szCs w:val="16"/>
                <w:lang w:val="x-none"/>
              </w:rPr>
              <w:t xml:space="preserve">For CAN: 0 – </w:t>
            </w:r>
            <w:r w:rsidR="00E121EB">
              <w:rPr>
                <w:szCs w:val="16"/>
              </w:rPr>
              <w:t>(PROTOCONV_CAN_CH_NUM-1)</w:t>
            </w:r>
          </w:p>
          <w:p w14:paraId="5CFAED37" w14:textId="7278B127" w:rsidR="00832D71" w:rsidRPr="00A82A34" w:rsidRDefault="00832D71" w:rsidP="00832D71">
            <w:pPr>
              <w:tabs>
                <w:tab w:val="left" w:pos="864"/>
              </w:tabs>
              <w:overflowPunct w:val="0"/>
              <w:autoSpaceDE w:val="0"/>
              <w:autoSpaceDN w:val="0"/>
              <w:adjustRightInd w:val="0"/>
              <w:jc w:val="left"/>
              <w:textAlignment w:val="baseline"/>
              <w:rPr>
                <w:szCs w:val="16"/>
                <w:lang w:val="x-none"/>
              </w:rPr>
            </w:pPr>
            <w:r w:rsidRPr="0040342B">
              <w:rPr>
                <w:szCs w:val="16"/>
              </w:rPr>
              <w:t xml:space="preserve">For </w:t>
            </w:r>
            <w:r>
              <w:rPr>
                <w:szCs w:val="16"/>
              </w:rPr>
              <w:t>LI</w:t>
            </w:r>
            <w:r w:rsidRPr="0040342B">
              <w:rPr>
                <w:szCs w:val="16"/>
              </w:rPr>
              <w:t xml:space="preserve">N: 0 – </w:t>
            </w:r>
            <w:r w:rsidR="00E121EB">
              <w:rPr>
                <w:szCs w:val="16"/>
              </w:rPr>
              <w:t>(PROTOCONV_LIN_CH_NUM-1)</w:t>
            </w:r>
          </w:p>
        </w:tc>
      </w:tr>
      <w:tr w:rsidR="00754A2E" w:rsidRPr="00A82A34" w14:paraId="1AFF0E1E"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27EC3D95" w14:textId="77777777" w:rsidR="00754A2E" w:rsidRPr="00A82A34" w:rsidRDefault="00754A2E" w:rsidP="00754A2E">
            <w:pPr>
              <w:rPr>
                <w:rFonts w:eastAsia="Meiryo UI" w:cs="Arial"/>
                <w:b/>
                <w:bCs/>
                <w:szCs w:val="21"/>
                <w:lang w:val="en-GB"/>
              </w:rPr>
            </w:pPr>
            <w:r w:rsidRPr="004B758F">
              <w:rPr>
                <w:rFonts w:eastAsia="Meiryo UI" w:cs="Arial"/>
                <w:b/>
                <w:bCs/>
                <w:szCs w:val="21"/>
                <w:lang w:val="en-GB"/>
              </w:rPr>
              <w:t>4</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1371" w:type="pct"/>
            <w:tcBorders>
              <w:top w:val="single" w:sz="4" w:space="0" w:color="auto"/>
              <w:left w:val="single" w:sz="4" w:space="0" w:color="auto"/>
              <w:bottom w:val="single" w:sz="4" w:space="0" w:color="auto"/>
              <w:right w:val="single" w:sz="4" w:space="0" w:color="auto"/>
            </w:tcBorders>
          </w:tcPr>
          <w:p w14:paraId="2D0356D2" w14:textId="3C1F75D8" w:rsidR="00754A2E" w:rsidRPr="00127B32" w:rsidRDefault="00754A2E" w:rsidP="00754A2E">
            <w:pPr>
              <w:tabs>
                <w:tab w:val="left" w:pos="864"/>
              </w:tabs>
              <w:overflowPunct w:val="0"/>
              <w:autoSpaceDE w:val="0"/>
              <w:autoSpaceDN w:val="0"/>
              <w:adjustRightInd w:val="0"/>
              <w:jc w:val="left"/>
              <w:textAlignment w:val="baseline"/>
              <w:rPr>
                <w:szCs w:val="16"/>
              </w:rPr>
            </w:pPr>
            <w:r w:rsidRPr="0039681A">
              <w:rPr>
                <w:szCs w:val="16"/>
              </w:rPr>
              <w:t>uint32 ulAddInfo</w:t>
            </w:r>
          </w:p>
        </w:tc>
        <w:tc>
          <w:tcPr>
            <w:tcW w:w="2983" w:type="pct"/>
            <w:tcBorders>
              <w:top w:val="single" w:sz="4" w:space="0" w:color="auto"/>
              <w:left w:val="single" w:sz="4" w:space="0" w:color="auto"/>
              <w:bottom w:val="single" w:sz="4" w:space="0" w:color="auto"/>
              <w:right w:val="single" w:sz="4" w:space="0" w:color="auto"/>
            </w:tcBorders>
          </w:tcPr>
          <w:p w14:paraId="6B260F25" w14:textId="77777777" w:rsidR="00754A2E" w:rsidRDefault="00754A2E" w:rsidP="00754A2E">
            <w:pPr>
              <w:tabs>
                <w:tab w:val="left" w:pos="864"/>
              </w:tabs>
              <w:overflowPunct w:val="0"/>
              <w:autoSpaceDE w:val="0"/>
              <w:autoSpaceDN w:val="0"/>
              <w:adjustRightInd w:val="0"/>
              <w:jc w:val="left"/>
              <w:textAlignment w:val="baseline"/>
              <w:rPr>
                <w:szCs w:val="16"/>
                <w:lang w:val="x-none"/>
              </w:rPr>
            </w:pPr>
            <w:r>
              <w:rPr>
                <w:szCs w:val="16"/>
                <w:lang w:val="x-none"/>
              </w:rPr>
              <w:t>Additional Information</w:t>
            </w:r>
          </w:p>
          <w:p w14:paraId="032419D1" w14:textId="2E1FDEE0" w:rsidR="00754A2E" w:rsidRPr="00A82A34" w:rsidRDefault="00754A2E" w:rsidP="00754A2E">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32-bit value</w:t>
            </w:r>
          </w:p>
        </w:tc>
      </w:tr>
      <w:tr w:rsidR="00754A2E" w:rsidRPr="00A82A34" w14:paraId="273D4EA8" w14:textId="77777777" w:rsidTr="00E158B6">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hideMark/>
          </w:tcPr>
          <w:p w14:paraId="45CD484D" w14:textId="77777777" w:rsidR="00754A2E" w:rsidRPr="00A82A34" w:rsidRDefault="00754A2E" w:rsidP="00E158B6">
            <w:pPr>
              <w:rPr>
                <w:rFonts w:eastAsia="Meiryo UI" w:cs="Arial"/>
                <w:b/>
                <w:bCs/>
                <w:szCs w:val="21"/>
                <w:lang w:val="en-GB"/>
              </w:rPr>
            </w:pPr>
            <w:r w:rsidRPr="00A82A34">
              <w:rPr>
                <w:rFonts w:eastAsia="Meiryo UI" w:cs="Arial"/>
                <w:b/>
                <w:bCs/>
                <w:szCs w:val="21"/>
                <w:lang w:val="en-GB"/>
              </w:rPr>
              <w:t>Description</w:t>
            </w:r>
          </w:p>
        </w:tc>
        <w:tc>
          <w:tcPr>
            <w:tcW w:w="4354" w:type="pct"/>
            <w:gridSpan w:val="2"/>
            <w:tcBorders>
              <w:top w:val="single" w:sz="4" w:space="0" w:color="auto"/>
              <w:left w:val="single" w:sz="4" w:space="0" w:color="auto"/>
              <w:bottom w:val="single" w:sz="4" w:space="0" w:color="auto"/>
              <w:right w:val="single" w:sz="4" w:space="0" w:color="auto"/>
            </w:tcBorders>
          </w:tcPr>
          <w:p w14:paraId="6F5B93AD" w14:textId="4FEF3227" w:rsidR="00754A2E" w:rsidRPr="00A82A34" w:rsidRDefault="00754A2E" w:rsidP="00E158B6">
            <w:pPr>
              <w:tabs>
                <w:tab w:val="left" w:pos="864"/>
              </w:tabs>
              <w:overflowPunct w:val="0"/>
              <w:autoSpaceDE w:val="0"/>
              <w:autoSpaceDN w:val="0"/>
              <w:adjustRightInd w:val="0"/>
              <w:jc w:val="left"/>
              <w:textAlignment w:val="baseline"/>
              <w:rPr>
                <w:szCs w:val="16"/>
                <w:lang w:val="x-none"/>
              </w:rPr>
            </w:pPr>
            <w:r>
              <w:rPr>
                <w:szCs w:val="16"/>
                <w:lang w:val="x-none"/>
              </w:rPr>
              <w:t>IPDU-M Ethernet to CAN/LIN Sub Routing Table Configuration</w:t>
            </w:r>
          </w:p>
        </w:tc>
      </w:tr>
    </w:tbl>
    <w:p w14:paraId="09EA8DF1" w14:textId="1F551598" w:rsidR="00913B6E" w:rsidRDefault="00913B6E" w:rsidP="00D10EB4">
      <w:pPr>
        <w:pStyle w:val="Heading4"/>
      </w:pPr>
      <w:r w:rsidRPr="00D13727">
        <w:t>R_</w:t>
      </w:r>
      <w:r>
        <w:t>ProtoConv</w:t>
      </w:r>
      <w:r w:rsidRPr="00D13727">
        <w:t>_</w:t>
      </w:r>
      <w:r w:rsidRPr="00913B6E">
        <w:t>EthtoCanMainTblType</w:t>
      </w:r>
    </w:p>
    <w:p w14:paraId="0653FAE5" w14:textId="3F18CDCC" w:rsidR="00913B6E" w:rsidRDefault="00913B6E"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60</w:t>
      </w:r>
      <w:r w:rsidR="009D560C">
        <w:rPr>
          <w:noProof/>
        </w:rPr>
        <w:fldChar w:fldCharType="end"/>
      </w:r>
      <w:r>
        <w:rPr>
          <w:noProof/>
        </w:rPr>
        <w:t>:</w:t>
      </w:r>
      <w:r w:rsidRPr="00E33CC7">
        <w:t xml:space="preserve"> </w:t>
      </w:r>
      <w:r w:rsidRPr="00913B6E">
        <w:t>R_ProtoConv_EthtoCanMainTblType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54"/>
        <w:gridCol w:w="3511"/>
        <w:gridCol w:w="5130"/>
      </w:tblGrid>
      <w:tr w:rsidR="00913B6E" w:rsidRPr="004B758F" w14:paraId="1B349CC8" w14:textId="77777777" w:rsidTr="00754A2E">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5ECCDA56" w14:textId="77777777" w:rsidR="00913B6E" w:rsidRPr="004B758F" w:rsidRDefault="00913B6E" w:rsidP="00B33DF2">
            <w:pPr>
              <w:jc w:val="left"/>
              <w:rPr>
                <w:b/>
                <w:bCs/>
                <w:szCs w:val="21"/>
                <w:lang w:val="en-GB"/>
              </w:rPr>
            </w:pPr>
            <w:r w:rsidRPr="004B758F">
              <w:rPr>
                <w:b/>
                <w:bCs/>
                <w:szCs w:val="21"/>
                <w:lang w:val="en-GB"/>
              </w:rPr>
              <w:t>Location</w:t>
            </w:r>
          </w:p>
        </w:tc>
        <w:tc>
          <w:tcPr>
            <w:tcW w:w="4366" w:type="pct"/>
            <w:gridSpan w:val="2"/>
            <w:tcBorders>
              <w:top w:val="single" w:sz="4" w:space="0" w:color="auto"/>
              <w:left w:val="single" w:sz="4" w:space="0" w:color="auto"/>
              <w:bottom w:val="single" w:sz="4" w:space="0" w:color="auto"/>
              <w:right w:val="single" w:sz="4" w:space="0" w:color="auto"/>
            </w:tcBorders>
          </w:tcPr>
          <w:p w14:paraId="73E10974" w14:textId="77777777" w:rsidR="00913B6E" w:rsidRPr="004B758F" w:rsidRDefault="00913B6E" w:rsidP="00B33DF2">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913B6E" w:rsidRPr="004B758F" w14:paraId="77ECCAEF" w14:textId="77777777" w:rsidTr="00754A2E">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4C6F5F06" w14:textId="77777777" w:rsidR="00913B6E" w:rsidRPr="004B758F" w:rsidRDefault="00913B6E" w:rsidP="00B33DF2">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679D5620" w14:textId="77777777" w:rsidR="00913B6E" w:rsidRPr="004B758F" w:rsidRDefault="00913B6E" w:rsidP="00B33DF2">
            <w:pPr>
              <w:tabs>
                <w:tab w:val="left" w:pos="864"/>
              </w:tabs>
              <w:overflowPunct w:val="0"/>
              <w:autoSpaceDE w:val="0"/>
              <w:autoSpaceDN w:val="0"/>
              <w:adjustRightInd w:val="0"/>
              <w:jc w:val="left"/>
              <w:textAlignment w:val="baseline"/>
              <w:rPr>
                <w:szCs w:val="16"/>
                <w:lang w:val="x-none"/>
              </w:rPr>
            </w:pPr>
            <w:r w:rsidRPr="004B758F">
              <w:rPr>
                <w:rFonts w:hint="eastAsia"/>
                <w:szCs w:val="16"/>
                <w:lang w:val="x-none"/>
              </w:rPr>
              <w:t>u</w:t>
            </w:r>
            <w:r w:rsidRPr="004B758F">
              <w:rPr>
                <w:szCs w:val="16"/>
                <w:lang w:val="x-none"/>
              </w:rPr>
              <w:t>int</w:t>
            </w:r>
            <w:r>
              <w:rPr>
                <w:rFonts w:hint="eastAsia"/>
                <w:szCs w:val="16"/>
                <w:lang w:val="x-none"/>
              </w:rPr>
              <w:t>3</w:t>
            </w:r>
            <w:r>
              <w:rPr>
                <w:szCs w:val="16"/>
                <w:lang w:val="x-none"/>
              </w:rPr>
              <w:t>2 ulCanId</w:t>
            </w:r>
          </w:p>
        </w:tc>
        <w:tc>
          <w:tcPr>
            <w:tcW w:w="2592" w:type="pct"/>
            <w:tcBorders>
              <w:top w:val="single" w:sz="4" w:space="0" w:color="auto"/>
              <w:left w:val="single" w:sz="4" w:space="0" w:color="auto"/>
              <w:bottom w:val="single" w:sz="4" w:space="0" w:color="auto"/>
              <w:right w:val="single" w:sz="4" w:space="0" w:color="auto"/>
            </w:tcBorders>
          </w:tcPr>
          <w:p w14:paraId="19FDE783" w14:textId="77777777" w:rsidR="00913B6E"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CAN ID</w:t>
            </w:r>
          </w:p>
          <w:p w14:paraId="3CA756EB" w14:textId="77777777" w:rsidR="00913B6E" w:rsidRDefault="00913B6E"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0x</w:t>
            </w:r>
            <w:r w:rsidRPr="00891DD5">
              <w:rPr>
                <w:rFonts w:hint="eastAsia"/>
                <w:szCs w:val="16"/>
                <w:lang w:val="x-none"/>
              </w:rPr>
              <w:t>0</w:t>
            </w:r>
            <w:r>
              <w:rPr>
                <w:szCs w:val="16"/>
                <w:lang w:val="x-none"/>
              </w:rPr>
              <w:t xml:space="preserve"> – 0x</w:t>
            </w:r>
            <w:r w:rsidRPr="00891DD5">
              <w:rPr>
                <w:rFonts w:hint="eastAsia"/>
                <w:szCs w:val="16"/>
                <w:lang w:val="x-none"/>
              </w:rPr>
              <w:t>7FF</w:t>
            </w:r>
            <w:r>
              <w:rPr>
                <w:szCs w:val="16"/>
                <w:lang w:val="x-none"/>
              </w:rPr>
              <w:t>(CAN base format),</w:t>
            </w:r>
          </w:p>
          <w:p w14:paraId="7ABE5666" w14:textId="77777777" w:rsidR="00913B6E" w:rsidRDefault="00913B6E"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0</w:t>
            </w:r>
            <w:r>
              <w:rPr>
                <w:szCs w:val="16"/>
                <w:lang w:val="x-none"/>
              </w:rPr>
              <w:t>x80000000 – 0x9FFFFFFF(CAN extended format)</w:t>
            </w:r>
          </w:p>
          <w:p w14:paraId="73058FDF" w14:textId="77777777" w:rsidR="00913B6E" w:rsidRDefault="00913B6E" w:rsidP="00B33DF2">
            <w:pPr>
              <w:tabs>
                <w:tab w:val="left" w:pos="864"/>
              </w:tabs>
              <w:overflowPunct w:val="0"/>
              <w:autoSpaceDE w:val="0"/>
              <w:autoSpaceDN w:val="0"/>
              <w:adjustRightInd w:val="0"/>
              <w:jc w:val="left"/>
              <w:textAlignment w:val="baseline"/>
              <w:rPr>
                <w:szCs w:val="16"/>
                <w:lang w:val="x-none"/>
              </w:rPr>
            </w:pPr>
            <w:r w:rsidRPr="002228C1">
              <w:rPr>
                <w:szCs w:val="16"/>
                <w:lang w:val="x-none"/>
              </w:rPr>
              <w:t xml:space="preserve">0x40000000 </w:t>
            </w:r>
            <w:r>
              <w:rPr>
                <w:szCs w:val="16"/>
                <w:lang w:val="x-none"/>
              </w:rPr>
              <w:t xml:space="preserve">– </w:t>
            </w:r>
            <w:r w:rsidRPr="002228C1">
              <w:rPr>
                <w:szCs w:val="16"/>
                <w:lang w:val="x-none"/>
              </w:rPr>
              <w:t xml:space="preserve">0x400007FF </w:t>
            </w:r>
            <w:r>
              <w:rPr>
                <w:szCs w:val="16"/>
                <w:lang w:val="x-none"/>
              </w:rPr>
              <w:t>(CAN</w:t>
            </w:r>
            <w:r>
              <w:rPr>
                <w:szCs w:val="16"/>
              </w:rPr>
              <w:t>FD</w:t>
            </w:r>
            <w:r>
              <w:rPr>
                <w:szCs w:val="16"/>
                <w:lang w:val="x-none"/>
              </w:rPr>
              <w:t xml:space="preserve"> base format),</w:t>
            </w:r>
          </w:p>
          <w:p w14:paraId="376D51ED" w14:textId="77777777" w:rsidR="00913B6E" w:rsidRPr="004B758F" w:rsidRDefault="00913B6E"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0</w:t>
            </w:r>
            <w:r>
              <w:rPr>
                <w:szCs w:val="16"/>
                <w:lang w:val="x-none"/>
              </w:rPr>
              <w:t>x</w:t>
            </w:r>
            <w:r>
              <w:rPr>
                <w:szCs w:val="16"/>
              </w:rPr>
              <w:t>C</w:t>
            </w:r>
            <w:r>
              <w:rPr>
                <w:szCs w:val="16"/>
                <w:lang w:val="x-none"/>
              </w:rPr>
              <w:t>0000000 – 0x</w:t>
            </w:r>
            <w:r>
              <w:rPr>
                <w:szCs w:val="16"/>
              </w:rPr>
              <w:t>D</w:t>
            </w:r>
            <w:r>
              <w:rPr>
                <w:szCs w:val="16"/>
                <w:lang w:val="x-none"/>
              </w:rPr>
              <w:t>FFFFFFF(CAN</w:t>
            </w:r>
            <w:r>
              <w:rPr>
                <w:szCs w:val="16"/>
              </w:rPr>
              <w:t>FD</w:t>
            </w:r>
            <w:r>
              <w:rPr>
                <w:szCs w:val="16"/>
                <w:lang w:val="x-none"/>
              </w:rPr>
              <w:t xml:space="preserve"> extended format</w:t>
            </w:r>
          </w:p>
        </w:tc>
      </w:tr>
      <w:tr w:rsidR="00913B6E" w:rsidRPr="004B758F" w14:paraId="2E54B599" w14:textId="77777777" w:rsidTr="00754A2E">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tcPr>
          <w:p w14:paraId="52322ADC" w14:textId="77777777" w:rsidR="00913B6E" w:rsidRPr="004B758F" w:rsidRDefault="00913B6E" w:rsidP="00B33DF2">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69A31375" w14:textId="6785F322" w:rsidR="00913B6E" w:rsidRPr="00791558" w:rsidRDefault="00913B6E" w:rsidP="00B33DF2">
            <w:pPr>
              <w:tabs>
                <w:tab w:val="left" w:pos="864"/>
              </w:tabs>
              <w:overflowPunct w:val="0"/>
              <w:autoSpaceDE w:val="0"/>
              <w:autoSpaceDN w:val="0"/>
              <w:adjustRightInd w:val="0"/>
              <w:jc w:val="left"/>
              <w:textAlignment w:val="baseline"/>
              <w:rPr>
                <w:szCs w:val="16"/>
              </w:rPr>
            </w:pPr>
            <w:r>
              <w:rPr>
                <w:szCs w:val="16"/>
                <w:lang w:val="x-none"/>
              </w:rPr>
              <w:t xml:space="preserve">uint32 </w:t>
            </w:r>
            <w:r w:rsidRPr="00913B6E">
              <w:rPr>
                <w:szCs w:val="16"/>
              </w:rPr>
              <w:t>ulEthtoCanSubTblEntryNum</w:t>
            </w:r>
          </w:p>
        </w:tc>
        <w:tc>
          <w:tcPr>
            <w:tcW w:w="2592" w:type="pct"/>
            <w:tcBorders>
              <w:top w:val="single" w:sz="4" w:space="0" w:color="auto"/>
              <w:left w:val="single" w:sz="4" w:space="0" w:color="auto"/>
              <w:bottom w:val="single" w:sz="4" w:space="0" w:color="auto"/>
              <w:right w:val="single" w:sz="4" w:space="0" w:color="auto"/>
            </w:tcBorders>
          </w:tcPr>
          <w:p w14:paraId="302E7208" w14:textId="1F641DAD" w:rsidR="00913B6E"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Ethernet</w:t>
            </w:r>
            <w:r w:rsidR="00CD6BE7">
              <w:rPr>
                <w:szCs w:val="16"/>
                <w:lang w:val="x-none"/>
              </w:rPr>
              <w:t xml:space="preserve"> to CAN</w:t>
            </w:r>
            <w:r>
              <w:rPr>
                <w:szCs w:val="16"/>
                <w:lang w:val="x-none"/>
              </w:rPr>
              <w:t xml:space="preserve"> Sub Routing Table Entry Number</w:t>
            </w:r>
          </w:p>
          <w:p w14:paraId="00D9606C" w14:textId="426EBE64" w:rsidR="00913B6E" w:rsidRDefault="00913B6E"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w:t>
            </w:r>
            <w:r w:rsidR="002306CA">
              <w:rPr>
                <w:kern w:val="0"/>
                <w:szCs w:val="16"/>
                <w:lang w:val="x-none"/>
              </w:rPr>
              <w:t>25</w:t>
            </w:r>
            <w:r w:rsidR="00CA12FB">
              <w:rPr>
                <w:kern w:val="0"/>
                <w:szCs w:val="16"/>
                <w:lang w:val="x-none"/>
              </w:rPr>
              <w:t>6</w:t>
            </w:r>
          </w:p>
        </w:tc>
      </w:tr>
      <w:tr w:rsidR="00913B6E" w:rsidRPr="004B758F" w14:paraId="4E51425B" w14:textId="77777777" w:rsidTr="00754A2E">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02C7886D" w14:textId="77777777" w:rsidR="00913B6E" w:rsidRPr="004B758F" w:rsidRDefault="00913B6E" w:rsidP="00B33DF2">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3BC97469" w14:textId="3BF210AD" w:rsidR="00913B6E" w:rsidRPr="009E1CD0" w:rsidRDefault="00754A2E" w:rsidP="00B33DF2">
            <w:pPr>
              <w:tabs>
                <w:tab w:val="left" w:pos="864"/>
              </w:tabs>
              <w:overflowPunct w:val="0"/>
              <w:autoSpaceDE w:val="0"/>
              <w:autoSpaceDN w:val="0"/>
              <w:adjustRightInd w:val="0"/>
              <w:jc w:val="left"/>
              <w:textAlignment w:val="baseline"/>
              <w:rPr>
                <w:szCs w:val="16"/>
              </w:rPr>
            </w:pPr>
            <w:r w:rsidRPr="00754A2E">
              <w:rPr>
                <w:szCs w:val="16"/>
              </w:rPr>
              <w:t>const R_ProtoConv_EthtoXSubTblType *pEthtoCanSubTbl</w:t>
            </w:r>
          </w:p>
        </w:tc>
        <w:tc>
          <w:tcPr>
            <w:tcW w:w="2592" w:type="pct"/>
            <w:tcBorders>
              <w:top w:val="single" w:sz="4" w:space="0" w:color="auto"/>
              <w:left w:val="single" w:sz="4" w:space="0" w:color="auto"/>
              <w:bottom w:val="single" w:sz="4" w:space="0" w:color="auto"/>
              <w:right w:val="single" w:sz="4" w:space="0" w:color="auto"/>
            </w:tcBorders>
          </w:tcPr>
          <w:p w14:paraId="3A83A1D2" w14:textId="07ED3ECC" w:rsidR="00913B6E"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Address of the specified Ethernet to CAN Sub Routing Table</w:t>
            </w:r>
          </w:p>
          <w:p w14:paraId="66E3DAE4" w14:textId="2F1A147C" w:rsidR="00913B6E" w:rsidRPr="004B758F" w:rsidRDefault="00913B6E" w:rsidP="00B33DF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w:t>
            </w:r>
            <w:r w:rsidR="00CA12FB">
              <w:rPr>
                <w:kern w:val="0"/>
                <w:szCs w:val="16"/>
                <w:lang w:val="x-none"/>
              </w:rPr>
              <w:t>NULL PTR</w:t>
            </w:r>
          </w:p>
        </w:tc>
      </w:tr>
      <w:tr w:rsidR="00913B6E" w:rsidRPr="004B758F" w14:paraId="65EAC492" w14:textId="77777777" w:rsidTr="00754A2E">
        <w:trPr>
          <w:jc w:val="center"/>
        </w:trPr>
        <w:tc>
          <w:tcPr>
            <w:tcW w:w="634" w:type="pct"/>
            <w:tcBorders>
              <w:top w:val="single" w:sz="4" w:space="0" w:color="auto"/>
              <w:left w:val="single" w:sz="4" w:space="0" w:color="auto"/>
              <w:bottom w:val="single" w:sz="4" w:space="0" w:color="auto"/>
              <w:right w:val="single" w:sz="4" w:space="0" w:color="auto"/>
            </w:tcBorders>
            <w:shd w:val="clear" w:color="auto" w:fill="D9D9D9"/>
            <w:hideMark/>
          </w:tcPr>
          <w:p w14:paraId="1E6B7B9F" w14:textId="77777777" w:rsidR="00913B6E" w:rsidRPr="004B758F" w:rsidRDefault="00913B6E" w:rsidP="00B33DF2">
            <w:pPr>
              <w:jc w:val="left"/>
              <w:rPr>
                <w:rFonts w:eastAsia="Meiryo UI" w:cs="Arial"/>
                <w:b/>
                <w:bCs/>
                <w:szCs w:val="21"/>
                <w:lang w:val="en-GB"/>
              </w:rPr>
            </w:pPr>
            <w:r w:rsidRPr="004B758F">
              <w:rPr>
                <w:rFonts w:eastAsia="Meiryo UI" w:cs="Arial"/>
                <w:b/>
                <w:bCs/>
                <w:szCs w:val="21"/>
                <w:lang w:val="en-GB"/>
              </w:rPr>
              <w:t>Description</w:t>
            </w:r>
          </w:p>
        </w:tc>
        <w:tc>
          <w:tcPr>
            <w:tcW w:w="4366" w:type="pct"/>
            <w:gridSpan w:val="2"/>
            <w:tcBorders>
              <w:top w:val="single" w:sz="4" w:space="0" w:color="auto"/>
              <w:left w:val="single" w:sz="4" w:space="0" w:color="auto"/>
              <w:bottom w:val="single" w:sz="4" w:space="0" w:color="auto"/>
              <w:right w:val="single" w:sz="4" w:space="0" w:color="auto"/>
            </w:tcBorders>
          </w:tcPr>
          <w:p w14:paraId="1C723F15" w14:textId="37F2C49A" w:rsidR="00913B6E" w:rsidRPr="004B758F" w:rsidRDefault="00913B6E" w:rsidP="00B33DF2">
            <w:pPr>
              <w:tabs>
                <w:tab w:val="left" w:pos="864"/>
              </w:tabs>
              <w:overflowPunct w:val="0"/>
              <w:autoSpaceDE w:val="0"/>
              <w:autoSpaceDN w:val="0"/>
              <w:adjustRightInd w:val="0"/>
              <w:jc w:val="left"/>
              <w:textAlignment w:val="baseline"/>
              <w:rPr>
                <w:szCs w:val="16"/>
                <w:lang w:val="x-none"/>
              </w:rPr>
            </w:pPr>
            <w:r>
              <w:rPr>
                <w:szCs w:val="16"/>
                <w:lang w:val="x-none"/>
              </w:rPr>
              <w:t xml:space="preserve">Ethernet </w:t>
            </w:r>
            <w:r w:rsidR="00D021AA">
              <w:rPr>
                <w:szCs w:val="16"/>
                <w:lang w:val="x-none"/>
              </w:rPr>
              <w:t xml:space="preserve">to CAN </w:t>
            </w:r>
            <w:r>
              <w:rPr>
                <w:szCs w:val="16"/>
                <w:lang w:val="x-none"/>
              </w:rPr>
              <w:t>Main Routing Table Configuration</w:t>
            </w:r>
          </w:p>
        </w:tc>
      </w:tr>
    </w:tbl>
    <w:p w14:paraId="7A83FADD" w14:textId="77777777" w:rsidR="00913B6E" w:rsidRDefault="00913B6E" w:rsidP="00913B6E">
      <w:pPr>
        <w:spacing w:after="120"/>
      </w:pPr>
    </w:p>
    <w:p w14:paraId="0BBCADB9" w14:textId="77777777" w:rsidR="00754A2E" w:rsidRDefault="00754A2E" w:rsidP="00754A2E">
      <w:pPr>
        <w:pStyle w:val="Heading4"/>
      </w:pPr>
      <w:r w:rsidRPr="00D13727">
        <w:lastRenderedPageBreak/>
        <w:t>R_</w:t>
      </w:r>
      <w:r>
        <w:t>ProtoConv</w:t>
      </w:r>
      <w:r w:rsidRPr="00D13727">
        <w:t>_</w:t>
      </w:r>
      <w:r w:rsidRPr="00913B6E">
        <w:t>Ethto</w:t>
      </w:r>
      <w:r>
        <w:t>Li</w:t>
      </w:r>
      <w:r w:rsidRPr="00913B6E">
        <w:t>nMainTblType</w:t>
      </w:r>
    </w:p>
    <w:p w14:paraId="606151AB" w14:textId="359BDDAE" w:rsidR="00754A2E" w:rsidRDefault="00754A2E" w:rsidP="00754A2E">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61</w:t>
      </w:r>
      <w:r w:rsidR="009D560C">
        <w:rPr>
          <w:noProof/>
        </w:rPr>
        <w:fldChar w:fldCharType="end"/>
      </w:r>
      <w:r>
        <w:rPr>
          <w:noProof/>
        </w:rPr>
        <w:t>:</w:t>
      </w:r>
      <w:r w:rsidRPr="00E33CC7">
        <w:t xml:space="preserve"> </w:t>
      </w:r>
      <w:r w:rsidRPr="00913B6E">
        <w:t>R_ProtoConv_Ethto</w:t>
      </w:r>
      <w:r>
        <w:t>Li</w:t>
      </w:r>
      <w:r w:rsidRPr="00913B6E">
        <w:t>nMainTblType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5"/>
        <w:gridCol w:w="3511"/>
        <w:gridCol w:w="5039"/>
      </w:tblGrid>
      <w:tr w:rsidR="00754A2E" w:rsidRPr="004B758F" w14:paraId="69737075" w14:textId="77777777" w:rsidTr="0048123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087078F" w14:textId="77777777" w:rsidR="00754A2E" w:rsidRPr="004B758F" w:rsidRDefault="00754A2E" w:rsidP="00481238">
            <w:pPr>
              <w:jc w:val="left"/>
              <w:rPr>
                <w:b/>
                <w:bCs/>
                <w:szCs w:val="21"/>
                <w:lang w:val="en-GB"/>
              </w:rPr>
            </w:pPr>
            <w:r w:rsidRPr="004B758F">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2739A4C9" w14:textId="77777777" w:rsidR="00754A2E" w:rsidRPr="004B758F" w:rsidRDefault="00754A2E" w:rsidP="00481238">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Pr>
                <w:szCs w:val="16"/>
                <w:lang w:val="x-none" w:eastAsia="x-none"/>
              </w:rPr>
              <w:t>ProtoConv</w:t>
            </w:r>
            <w:r w:rsidRPr="004B758F">
              <w:rPr>
                <w:szCs w:val="16"/>
                <w:lang w:val="x-none" w:eastAsia="x-none"/>
              </w:rPr>
              <w:t>.h</w:t>
            </w:r>
          </w:p>
        </w:tc>
      </w:tr>
      <w:tr w:rsidR="00754A2E" w:rsidRPr="004B758F" w14:paraId="42E9DF23" w14:textId="77777777" w:rsidTr="0048123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0CAE369D" w14:textId="77777777" w:rsidR="00754A2E" w:rsidRPr="004B758F" w:rsidRDefault="00754A2E" w:rsidP="00481238">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1271CD0D" w14:textId="77777777" w:rsidR="00754A2E" w:rsidRPr="004B758F" w:rsidRDefault="00754A2E" w:rsidP="00481238">
            <w:pPr>
              <w:tabs>
                <w:tab w:val="left" w:pos="864"/>
              </w:tabs>
              <w:overflowPunct w:val="0"/>
              <w:autoSpaceDE w:val="0"/>
              <w:autoSpaceDN w:val="0"/>
              <w:adjustRightInd w:val="0"/>
              <w:jc w:val="left"/>
              <w:textAlignment w:val="baseline"/>
              <w:rPr>
                <w:szCs w:val="16"/>
                <w:lang w:val="x-none"/>
              </w:rPr>
            </w:pPr>
            <w:r w:rsidRPr="00676062">
              <w:rPr>
                <w:szCs w:val="16"/>
              </w:rPr>
              <w:t>uint8 ucPId</w:t>
            </w:r>
          </w:p>
        </w:tc>
        <w:tc>
          <w:tcPr>
            <w:tcW w:w="2547" w:type="pct"/>
            <w:tcBorders>
              <w:top w:val="single" w:sz="4" w:space="0" w:color="auto"/>
              <w:left w:val="single" w:sz="4" w:space="0" w:color="auto"/>
              <w:bottom w:val="single" w:sz="4" w:space="0" w:color="auto"/>
              <w:right w:val="single" w:sz="4" w:space="0" w:color="auto"/>
            </w:tcBorders>
          </w:tcPr>
          <w:p w14:paraId="32D41F0D" w14:textId="77777777" w:rsidR="00754A2E" w:rsidRDefault="00754A2E" w:rsidP="00481238">
            <w:pPr>
              <w:tabs>
                <w:tab w:val="left" w:pos="864"/>
              </w:tabs>
              <w:overflowPunct w:val="0"/>
              <w:autoSpaceDE w:val="0"/>
              <w:autoSpaceDN w:val="0"/>
              <w:adjustRightInd w:val="0"/>
              <w:jc w:val="left"/>
              <w:textAlignment w:val="baseline"/>
              <w:rPr>
                <w:szCs w:val="16"/>
                <w:lang w:val="x-none"/>
              </w:rPr>
            </w:pPr>
            <w:r>
              <w:rPr>
                <w:szCs w:val="16"/>
                <w:lang w:val="x-none"/>
              </w:rPr>
              <w:t>LIN ID</w:t>
            </w:r>
          </w:p>
          <w:p w14:paraId="0EB7F976" w14:textId="77777777" w:rsidR="00754A2E" w:rsidRPr="004B758F" w:rsidRDefault="00754A2E" w:rsidP="0048123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0x</w:t>
            </w:r>
            <w:r w:rsidRPr="00891DD5">
              <w:rPr>
                <w:rFonts w:hint="eastAsia"/>
                <w:szCs w:val="16"/>
                <w:lang w:val="x-none"/>
              </w:rPr>
              <w:t>0</w:t>
            </w:r>
            <w:r>
              <w:rPr>
                <w:szCs w:val="16"/>
                <w:lang w:val="x-none"/>
              </w:rPr>
              <w:t xml:space="preserve"> – </w:t>
            </w:r>
            <w:r w:rsidRPr="0011165C">
              <w:rPr>
                <w:szCs w:val="16"/>
              </w:rPr>
              <w:t>0x3F</w:t>
            </w:r>
          </w:p>
        </w:tc>
      </w:tr>
      <w:tr w:rsidR="00754A2E" w:rsidRPr="004B758F" w14:paraId="29581FBF" w14:textId="77777777" w:rsidTr="0048123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21220F31" w14:textId="77777777" w:rsidR="00754A2E" w:rsidRPr="004B758F" w:rsidRDefault="00754A2E" w:rsidP="00481238">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32AD9D99" w14:textId="77777777" w:rsidR="00754A2E" w:rsidRPr="00791558" w:rsidRDefault="00754A2E" w:rsidP="00481238">
            <w:pPr>
              <w:tabs>
                <w:tab w:val="left" w:pos="864"/>
              </w:tabs>
              <w:overflowPunct w:val="0"/>
              <w:autoSpaceDE w:val="0"/>
              <w:autoSpaceDN w:val="0"/>
              <w:adjustRightInd w:val="0"/>
              <w:jc w:val="left"/>
              <w:textAlignment w:val="baseline"/>
              <w:rPr>
                <w:szCs w:val="16"/>
              </w:rPr>
            </w:pPr>
            <w:r>
              <w:rPr>
                <w:szCs w:val="16"/>
                <w:lang w:val="x-none"/>
              </w:rPr>
              <w:t xml:space="preserve">uint32 </w:t>
            </w:r>
            <w:r w:rsidRPr="00FA5747">
              <w:rPr>
                <w:szCs w:val="16"/>
              </w:rPr>
              <w:t>ulEthtoLinSubTblEntryNum</w:t>
            </w:r>
          </w:p>
        </w:tc>
        <w:tc>
          <w:tcPr>
            <w:tcW w:w="2547" w:type="pct"/>
            <w:tcBorders>
              <w:top w:val="single" w:sz="4" w:space="0" w:color="auto"/>
              <w:left w:val="single" w:sz="4" w:space="0" w:color="auto"/>
              <w:bottom w:val="single" w:sz="4" w:space="0" w:color="auto"/>
              <w:right w:val="single" w:sz="4" w:space="0" w:color="auto"/>
            </w:tcBorders>
          </w:tcPr>
          <w:p w14:paraId="4983C568" w14:textId="77777777" w:rsidR="00754A2E" w:rsidRDefault="00754A2E" w:rsidP="00481238">
            <w:pPr>
              <w:tabs>
                <w:tab w:val="left" w:pos="864"/>
              </w:tabs>
              <w:overflowPunct w:val="0"/>
              <w:autoSpaceDE w:val="0"/>
              <w:autoSpaceDN w:val="0"/>
              <w:adjustRightInd w:val="0"/>
              <w:jc w:val="left"/>
              <w:textAlignment w:val="baseline"/>
              <w:rPr>
                <w:szCs w:val="16"/>
                <w:lang w:val="x-none"/>
              </w:rPr>
            </w:pPr>
            <w:r>
              <w:rPr>
                <w:szCs w:val="16"/>
                <w:lang w:val="x-none"/>
              </w:rPr>
              <w:t>Ethernet to LIN Sub Routing Table Entry Number</w:t>
            </w:r>
          </w:p>
          <w:p w14:paraId="5F3903EA" w14:textId="0DB96569" w:rsidR="00754A2E" w:rsidRDefault="00754A2E" w:rsidP="0048123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- 25</w:t>
            </w:r>
            <w:r w:rsidR="00CA12FB">
              <w:rPr>
                <w:kern w:val="0"/>
                <w:szCs w:val="16"/>
                <w:lang w:val="x-none"/>
              </w:rPr>
              <w:t>6</w:t>
            </w:r>
          </w:p>
        </w:tc>
      </w:tr>
      <w:tr w:rsidR="00754A2E" w:rsidRPr="004B758F" w14:paraId="77114E91" w14:textId="77777777" w:rsidTr="0048123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34C69FE7" w14:textId="77777777" w:rsidR="00754A2E" w:rsidRPr="004B758F" w:rsidRDefault="00754A2E" w:rsidP="00481238">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1774" w:type="pct"/>
            <w:tcBorders>
              <w:top w:val="single" w:sz="4" w:space="0" w:color="auto"/>
              <w:left w:val="single" w:sz="4" w:space="0" w:color="auto"/>
              <w:bottom w:val="single" w:sz="4" w:space="0" w:color="auto"/>
              <w:right w:val="single" w:sz="4" w:space="0" w:color="auto"/>
            </w:tcBorders>
          </w:tcPr>
          <w:p w14:paraId="42F13FA1" w14:textId="77777777" w:rsidR="00754A2E" w:rsidRPr="009E1CD0" w:rsidRDefault="00754A2E" w:rsidP="00481238">
            <w:pPr>
              <w:tabs>
                <w:tab w:val="left" w:pos="864"/>
              </w:tabs>
              <w:overflowPunct w:val="0"/>
              <w:autoSpaceDE w:val="0"/>
              <w:autoSpaceDN w:val="0"/>
              <w:adjustRightInd w:val="0"/>
              <w:jc w:val="left"/>
              <w:textAlignment w:val="baseline"/>
              <w:rPr>
                <w:szCs w:val="16"/>
              </w:rPr>
            </w:pPr>
            <w:r w:rsidRPr="00754A2E">
              <w:rPr>
                <w:szCs w:val="16"/>
              </w:rPr>
              <w:t>const R_ProtoConv_EthtoXSubTblType *pEthtoLinSubTbl</w:t>
            </w:r>
          </w:p>
        </w:tc>
        <w:tc>
          <w:tcPr>
            <w:tcW w:w="2547" w:type="pct"/>
            <w:tcBorders>
              <w:top w:val="single" w:sz="4" w:space="0" w:color="auto"/>
              <w:left w:val="single" w:sz="4" w:space="0" w:color="auto"/>
              <w:bottom w:val="single" w:sz="4" w:space="0" w:color="auto"/>
              <w:right w:val="single" w:sz="4" w:space="0" w:color="auto"/>
            </w:tcBorders>
          </w:tcPr>
          <w:p w14:paraId="3C22CDBE" w14:textId="77777777" w:rsidR="00754A2E" w:rsidRDefault="00754A2E" w:rsidP="00481238">
            <w:pPr>
              <w:tabs>
                <w:tab w:val="left" w:pos="864"/>
              </w:tabs>
              <w:overflowPunct w:val="0"/>
              <w:autoSpaceDE w:val="0"/>
              <w:autoSpaceDN w:val="0"/>
              <w:adjustRightInd w:val="0"/>
              <w:jc w:val="left"/>
              <w:textAlignment w:val="baseline"/>
              <w:rPr>
                <w:szCs w:val="16"/>
                <w:lang w:val="x-none"/>
              </w:rPr>
            </w:pPr>
            <w:r>
              <w:rPr>
                <w:szCs w:val="16"/>
                <w:lang w:val="x-none"/>
              </w:rPr>
              <w:t>Address of the specified Ethernet to LIN Sub Routing Table</w:t>
            </w:r>
          </w:p>
          <w:p w14:paraId="1E3BCC17" w14:textId="64F28CC3" w:rsidR="00754A2E" w:rsidRPr="004B758F" w:rsidRDefault="00754A2E" w:rsidP="0048123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w:t>
            </w:r>
            <w:r w:rsidR="00CA12FB">
              <w:rPr>
                <w:kern w:val="0"/>
                <w:szCs w:val="16"/>
                <w:lang w:val="x-none"/>
              </w:rPr>
              <w:t>NULL PTR</w:t>
            </w:r>
          </w:p>
        </w:tc>
      </w:tr>
      <w:tr w:rsidR="00754A2E" w:rsidRPr="004B758F" w14:paraId="142E2F4F" w14:textId="77777777" w:rsidTr="0048123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6E000410" w14:textId="77777777" w:rsidR="00754A2E" w:rsidRPr="004B758F" w:rsidRDefault="00754A2E" w:rsidP="00481238">
            <w:pPr>
              <w:jc w:val="left"/>
              <w:rPr>
                <w:rFonts w:eastAsia="Meiryo UI" w:cs="Arial"/>
                <w:b/>
                <w:bCs/>
                <w:szCs w:val="21"/>
                <w:lang w:val="en-GB"/>
              </w:rPr>
            </w:pPr>
            <w:r w:rsidRPr="004B758F">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11A8CF87" w14:textId="77777777" w:rsidR="00754A2E" w:rsidRPr="004B758F" w:rsidRDefault="00754A2E" w:rsidP="00481238">
            <w:pPr>
              <w:tabs>
                <w:tab w:val="left" w:pos="864"/>
              </w:tabs>
              <w:overflowPunct w:val="0"/>
              <w:autoSpaceDE w:val="0"/>
              <w:autoSpaceDN w:val="0"/>
              <w:adjustRightInd w:val="0"/>
              <w:jc w:val="left"/>
              <w:textAlignment w:val="baseline"/>
              <w:rPr>
                <w:szCs w:val="16"/>
                <w:lang w:val="x-none"/>
              </w:rPr>
            </w:pPr>
            <w:r>
              <w:rPr>
                <w:szCs w:val="16"/>
                <w:lang w:val="x-none"/>
              </w:rPr>
              <w:t>Ethernet to LIN Main Routing Table Configuration</w:t>
            </w:r>
          </w:p>
        </w:tc>
      </w:tr>
    </w:tbl>
    <w:p w14:paraId="79266877" w14:textId="3FC70D3B" w:rsidR="00127B32" w:rsidRDefault="00754A2E" w:rsidP="000F23B9">
      <w:pPr>
        <w:pStyle w:val="Heading4"/>
      </w:pPr>
      <w:r>
        <w:t>R</w:t>
      </w:r>
      <w:r w:rsidRPr="00754A2E">
        <w:t>_ProtoConv_PduEthtoXMainTblType</w:t>
      </w:r>
    </w:p>
    <w:p w14:paraId="5182993C" w14:textId="37943C7F" w:rsidR="00127B32" w:rsidRPr="00F80FA5" w:rsidRDefault="00127B32" w:rsidP="00127B32">
      <w:pPr>
        <w:spacing w:after="120"/>
        <w:jc w:val="center"/>
        <w:rPr>
          <w:b/>
          <w:bCs/>
          <w:lang w:eastAsia="en-US"/>
        </w:rPr>
      </w:pPr>
      <w:r w:rsidRPr="00544EAB">
        <w:rPr>
          <w:b/>
          <w:bCs/>
        </w:rPr>
        <w:t xml:space="preserve">Table </w:t>
      </w:r>
      <w:r>
        <w:rPr>
          <w:b/>
          <w:bCs/>
        </w:rPr>
        <w:fldChar w:fldCharType="begin"/>
      </w:r>
      <w:r>
        <w:rPr>
          <w:b/>
          <w:bCs/>
        </w:rPr>
        <w:instrText xml:space="preserve"> STYLEREF 1 \s </w:instrText>
      </w:r>
      <w:r>
        <w:rPr>
          <w:b/>
          <w:bCs/>
        </w:rPr>
        <w:fldChar w:fldCharType="separate"/>
      </w:r>
      <w:r w:rsidR="009D560C">
        <w:rPr>
          <w:b/>
          <w:bCs/>
          <w:noProof/>
        </w:rPr>
        <w:t>2</w:t>
      </w:r>
      <w:r>
        <w:rPr>
          <w:b/>
          <w:bCs/>
        </w:rPr>
        <w:fldChar w:fldCharType="end"/>
      </w:r>
      <w:r>
        <w:rPr>
          <w:b/>
          <w:bCs/>
        </w:rPr>
        <w:noBreakHyphen/>
      </w:r>
      <w:r>
        <w:rPr>
          <w:b/>
          <w:bCs/>
        </w:rPr>
        <w:fldChar w:fldCharType="begin"/>
      </w:r>
      <w:r>
        <w:rPr>
          <w:b/>
          <w:bCs/>
        </w:rPr>
        <w:instrText xml:space="preserve"> SEQ Table \* ARABIC \s 1 </w:instrText>
      </w:r>
      <w:r>
        <w:rPr>
          <w:b/>
          <w:bCs/>
        </w:rPr>
        <w:fldChar w:fldCharType="separate"/>
      </w:r>
      <w:r w:rsidR="009D560C">
        <w:rPr>
          <w:b/>
          <w:bCs/>
          <w:noProof/>
        </w:rPr>
        <w:t>62</w:t>
      </w:r>
      <w:r>
        <w:rPr>
          <w:b/>
          <w:bCs/>
        </w:rPr>
        <w:fldChar w:fldCharType="end"/>
      </w:r>
      <w:r>
        <w:rPr>
          <w:b/>
          <w:bCs/>
        </w:rPr>
        <w:t>:</w:t>
      </w:r>
      <w:r w:rsidRPr="00E33CC7">
        <w:rPr>
          <w:b/>
          <w:bCs/>
        </w:rPr>
        <w:t xml:space="preserve"> </w:t>
      </w:r>
      <w:r w:rsidR="00754A2E" w:rsidRPr="00754A2E">
        <w:rPr>
          <w:b/>
          <w:bCs/>
        </w:rPr>
        <w:t>R_ProtoConv_PduEthtoXMainTblType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346"/>
        <w:gridCol w:w="3782"/>
        <w:gridCol w:w="4767"/>
      </w:tblGrid>
      <w:tr w:rsidR="00127B32" w:rsidRPr="00A82A34" w14:paraId="24CAE54E" w14:textId="77777777" w:rsidTr="00754A2E">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A3D8451" w14:textId="77777777" w:rsidR="00127B32" w:rsidRPr="00A82A34" w:rsidRDefault="00127B32" w:rsidP="00CE2576">
            <w:pPr>
              <w:rPr>
                <w:b/>
                <w:bCs/>
                <w:szCs w:val="21"/>
                <w:lang w:val="en-GB"/>
              </w:rPr>
            </w:pPr>
            <w:r w:rsidRPr="00A82A34">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4509D205" w14:textId="77777777" w:rsidR="00127B32" w:rsidRPr="00A82A34" w:rsidRDefault="00127B32" w:rsidP="00CE2576">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Pr>
                <w:szCs w:val="16"/>
                <w:lang w:val="x-none" w:eastAsia="x-none"/>
              </w:rPr>
              <w:t>ProtoConv</w:t>
            </w:r>
            <w:r w:rsidRPr="00A82A34">
              <w:rPr>
                <w:szCs w:val="16"/>
                <w:lang w:val="x-none" w:eastAsia="x-none"/>
              </w:rPr>
              <w:t>.h</w:t>
            </w:r>
          </w:p>
        </w:tc>
      </w:tr>
      <w:tr w:rsidR="00127B32" w:rsidRPr="00A82A34" w14:paraId="0959D77B" w14:textId="77777777" w:rsidTr="00754A2E">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16CBB2DC" w14:textId="77777777" w:rsidR="00127B32" w:rsidRPr="00A82A34" w:rsidRDefault="00127B32" w:rsidP="00127B32">
            <w:pPr>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911" w:type="pct"/>
            <w:tcBorders>
              <w:top w:val="single" w:sz="4" w:space="0" w:color="auto"/>
              <w:left w:val="single" w:sz="4" w:space="0" w:color="auto"/>
              <w:bottom w:val="single" w:sz="4" w:space="0" w:color="auto"/>
              <w:right w:val="single" w:sz="4" w:space="0" w:color="auto"/>
            </w:tcBorders>
          </w:tcPr>
          <w:p w14:paraId="7DD29749" w14:textId="77777777" w:rsidR="00127B32" w:rsidRPr="00B05184" w:rsidRDefault="00127B32" w:rsidP="00127B32">
            <w:pPr>
              <w:tabs>
                <w:tab w:val="left" w:pos="864"/>
              </w:tabs>
              <w:overflowPunct w:val="0"/>
              <w:autoSpaceDE w:val="0"/>
              <w:autoSpaceDN w:val="0"/>
              <w:adjustRightInd w:val="0"/>
              <w:jc w:val="left"/>
              <w:textAlignment w:val="baseline"/>
              <w:rPr>
                <w:szCs w:val="16"/>
              </w:rPr>
            </w:pPr>
            <w:r>
              <w:rPr>
                <w:szCs w:val="16"/>
                <w:lang w:val="x-none"/>
              </w:rPr>
              <w:t xml:space="preserve">uint32 </w:t>
            </w:r>
            <w:r w:rsidRPr="00B05184">
              <w:rPr>
                <w:szCs w:val="16"/>
              </w:rPr>
              <w:t>ulPduId</w:t>
            </w:r>
          </w:p>
          <w:p w14:paraId="1F996D61" w14:textId="7FB92BCF" w:rsidR="00127B32" w:rsidRPr="00A82A34" w:rsidRDefault="00127B32" w:rsidP="00127B32">
            <w:pPr>
              <w:tabs>
                <w:tab w:val="left" w:pos="864"/>
              </w:tabs>
              <w:overflowPunct w:val="0"/>
              <w:autoSpaceDE w:val="0"/>
              <w:autoSpaceDN w:val="0"/>
              <w:adjustRightInd w:val="0"/>
              <w:jc w:val="left"/>
              <w:textAlignment w:val="baseline"/>
              <w:rPr>
                <w:szCs w:val="16"/>
                <w:lang w:val="x-none"/>
              </w:rPr>
            </w:pPr>
          </w:p>
        </w:tc>
        <w:tc>
          <w:tcPr>
            <w:tcW w:w="2410" w:type="pct"/>
            <w:tcBorders>
              <w:top w:val="single" w:sz="4" w:space="0" w:color="auto"/>
              <w:left w:val="single" w:sz="4" w:space="0" w:color="auto"/>
              <w:bottom w:val="single" w:sz="4" w:space="0" w:color="auto"/>
              <w:right w:val="single" w:sz="4" w:space="0" w:color="auto"/>
            </w:tcBorders>
          </w:tcPr>
          <w:p w14:paraId="6D4E49F4" w14:textId="77777777" w:rsidR="00127B32" w:rsidRDefault="00127B32" w:rsidP="00127B32">
            <w:pPr>
              <w:tabs>
                <w:tab w:val="left" w:pos="864"/>
              </w:tabs>
              <w:overflowPunct w:val="0"/>
              <w:autoSpaceDE w:val="0"/>
              <w:autoSpaceDN w:val="0"/>
              <w:adjustRightInd w:val="0"/>
              <w:jc w:val="left"/>
              <w:textAlignment w:val="baseline"/>
              <w:rPr>
                <w:szCs w:val="16"/>
                <w:lang w:val="x-none"/>
              </w:rPr>
            </w:pPr>
            <w:r>
              <w:rPr>
                <w:szCs w:val="16"/>
                <w:lang w:val="x-none"/>
              </w:rPr>
              <w:t>PDU ID</w:t>
            </w:r>
          </w:p>
          <w:p w14:paraId="666344F8" w14:textId="6F77F5FF" w:rsidR="00127B32" w:rsidRPr="00A82A34" w:rsidRDefault="00127B32" w:rsidP="00127B3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32-bit value</w:t>
            </w:r>
          </w:p>
        </w:tc>
      </w:tr>
      <w:tr w:rsidR="00127B32" w:rsidRPr="00A82A34" w14:paraId="2C1CC8E1" w14:textId="77777777" w:rsidTr="00754A2E">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56AC470C" w14:textId="62B17BEB" w:rsidR="00127B32" w:rsidRPr="00A82A34" w:rsidRDefault="00127B32" w:rsidP="00CE2576">
            <w:pPr>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w:t>
            </w:r>
            <w:r w:rsidR="00754A2E">
              <w:rPr>
                <w:rFonts w:eastAsia="Meiryo UI" w:cs="Arial"/>
                <w:b/>
                <w:bCs/>
                <w:szCs w:val="21"/>
                <w:lang w:val="en-GB"/>
              </w:rPr>
              <w:t>E</w:t>
            </w:r>
            <w:r w:rsidRPr="00A82A34">
              <w:rPr>
                <w:rFonts w:eastAsia="Meiryo UI" w:cs="Arial"/>
                <w:b/>
                <w:bCs/>
                <w:szCs w:val="21"/>
                <w:lang w:val="en-GB"/>
              </w:rPr>
              <w:t>lement</w:t>
            </w:r>
          </w:p>
        </w:tc>
        <w:tc>
          <w:tcPr>
            <w:tcW w:w="1911" w:type="pct"/>
            <w:tcBorders>
              <w:top w:val="single" w:sz="4" w:space="0" w:color="auto"/>
              <w:left w:val="single" w:sz="4" w:space="0" w:color="auto"/>
              <w:bottom w:val="single" w:sz="4" w:space="0" w:color="auto"/>
              <w:right w:val="single" w:sz="4" w:space="0" w:color="auto"/>
            </w:tcBorders>
          </w:tcPr>
          <w:p w14:paraId="2A2E8E7F" w14:textId="5AC00D60" w:rsidR="00127B32" w:rsidRPr="00127B32" w:rsidRDefault="00127B32" w:rsidP="00CE2576">
            <w:pPr>
              <w:tabs>
                <w:tab w:val="left" w:pos="864"/>
              </w:tabs>
              <w:overflowPunct w:val="0"/>
              <w:autoSpaceDE w:val="0"/>
              <w:autoSpaceDN w:val="0"/>
              <w:adjustRightInd w:val="0"/>
              <w:jc w:val="left"/>
              <w:textAlignment w:val="baseline"/>
              <w:rPr>
                <w:szCs w:val="16"/>
              </w:rPr>
            </w:pPr>
            <w:r w:rsidRPr="004C2E8D">
              <w:rPr>
                <w:szCs w:val="16"/>
                <w:lang w:val="x-none"/>
              </w:rPr>
              <w:t xml:space="preserve">uint32 </w:t>
            </w:r>
            <w:r w:rsidRPr="00127B32">
              <w:rPr>
                <w:szCs w:val="16"/>
              </w:rPr>
              <w:t>ulPduEthtoXTblEntryNum</w:t>
            </w:r>
          </w:p>
        </w:tc>
        <w:tc>
          <w:tcPr>
            <w:tcW w:w="2410" w:type="pct"/>
            <w:tcBorders>
              <w:top w:val="single" w:sz="4" w:space="0" w:color="auto"/>
              <w:left w:val="single" w:sz="4" w:space="0" w:color="auto"/>
              <w:bottom w:val="single" w:sz="4" w:space="0" w:color="auto"/>
              <w:right w:val="single" w:sz="4" w:space="0" w:color="auto"/>
            </w:tcBorders>
          </w:tcPr>
          <w:p w14:paraId="6D5FF270" w14:textId="3AA63CBF" w:rsidR="00127B32" w:rsidRDefault="00127B32" w:rsidP="00127B32">
            <w:pPr>
              <w:tabs>
                <w:tab w:val="left" w:pos="864"/>
              </w:tabs>
              <w:overflowPunct w:val="0"/>
              <w:autoSpaceDE w:val="0"/>
              <w:autoSpaceDN w:val="0"/>
              <w:adjustRightInd w:val="0"/>
              <w:jc w:val="left"/>
              <w:textAlignment w:val="baseline"/>
              <w:rPr>
                <w:szCs w:val="16"/>
                <w:lang w:val="x-none"/>
              </w:rPr>
            </w:pPr>
            <w:r>
              <w:rPr>
                <w:szCs w:val="16"/>
                <w:lang w:val="x-none"/>
              </w:rPr>
              <w:t>IPDU-M Ethernet to CAN/LIN/Port Routing Table Entry Number</w:t>
            </w:r>
          </w:p>
          <w:p w14:paraId="1F76D02B" w14:textId="5A0BF571" w:rsidR="00127B32" w:rsidRPr="00A82A34" w:rsidRDefault="00127B32" w:rsidP="00127B32">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w:t>
            </w:r>
            <w:r w:rsidR="00CA12FB">
              <w:rPr>
                <w:kern w:val="0"/>
                <w:szCs w:val="16"/>
                <w:lang w:val="x-none"/>
              </w:rPr>
              <w:t>1</w:t>
            </w:r>
            <w:r>
              <w:rPr>
                <w:kern w:val="0"/>
                <w:szCs w:val="16"/>
                <w:lang w:val="x-none"/>
              </w:rPr>
              <w:t xml:space="preserve"> - </w:t>
            </w:r>
            <w:r w:rsidR="002306CA">
              <w:rPr>
                <w:kern w:val="0"/>
                <w:szCs w:val="16"/>
                <w:lang w:val="x-none"/>
              </w:rPr>
              <w:t>25</w:t>
            </w:r>
            <w:r w:rsidR="00CA12FB">
              <w:rPr>
                <w:kern w:val="0"/>
                <w:szCs w:val="16"/>
                <w:lang w:val="x-none"/>
              </w:rPr>
              <w:t>6</w:t>
            </w:r>
          </w:p>
        </w:tc>
      </w:tr>
      <w:tr w:rsidR="00754A2E" w:rsidRPr="00A82A34" w14:paraId="3D2B1056" w14:textId="77777777" w:rsidTr="00754A2E">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7532F9C" w14:textId="77777777" w:rsidR="00754A2E" w:rsidRPr="00A82A34" w:rsidRDefault="00754A2E" w:rsidP="00754A2E">
            <w:pPr>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911" w:type="pct"/>
            <w:tcBorders>
              <w:top w:val="single" w:sz="4" w:space="0" w:color="auto"/>
              <w:left w:val="single" w:sz="4" w:space="0" w:color="auto"/>
              <w:bottom w:val="single" w:sz="4" w:space="0" w:color="auto"/>
              <w:right w:val="single" w:sz="4" w:space="0" w:color="auto"/>
            </w:tcBorders>
          </w:tcPr>
          <w:p w14:paraId="7D5665A2" w14:textId="34CFDFB8" w:rsidR="00754A2E" w:rsidRPr="00127B32" w:rsidRDefault="00754A2E" w:rsidP="00754A2E">
            <w:pPr>
              <w:tabs>
                <w:tab w:val="left" w:pos="864"/>
              </w:tabs>
              <w:overflowPunct w:val="0"/>
              <w:autoSpaceDE w:val="0"/>
              <w:autoSpaceDN w:val="0"/>
              <w:adjustRightInd w:val="0"/>
              <w:jc w:val="left"/>
              <w:textAlignment w:val="baseline"/>
              <w:rPr>
                <w:szCs w:val="16"/>
              </w:rPr>
            </w:pPr>
            <w:r w:rsidRPr="00754A2E">
              <w:rPr>
                <w:szCs w:val="16"/>
              </w:rPr>
              <w:t>const R_ProtoConv_PduEthtoXSubTblType *pPduEthtoXSubTbl</w:t>
            </w:r>
          </w:p>
        </w:tc>
        <w:tc>
          <w:tcPr>
            <w:tcW w:w="2410" w:type="pct"/>
            <w:tcBorders>
              <w:top w:val="single" w:sz="4" w:space="0" w:color="auto"/>
              <w:left w:val="single" w:sz="4" w:space="0" w:color="auto"/>
              <w:bottom w:val="single" w:sz="4" w:space="0" w:color="auto"/>
              <w:right w:val="single" w:sz="4" w:space="0" w:color="auto"/>
            </w:tcBorders>
          </w:tcPr>
          <w:p w14:paraId="38C436AA" w14:textId="3AA91206" w:rsidR="00754A2E" w:rsidRDefault="00754A2E" w:rsidP="00754A2E">
            <w:pPr>
              <w:tabs>
                <w:tab w:val="left" w:pos="864"/>
              </w:tabs>
              <w:overflowPunct w:val="0"/>
              <w:autoSpaceDE w:val="0"/>
              <w:autoSpaceDN w:val="0"/>
              <w:adjustRightInd w:val="0"/>
              <w:jc w:val="left"/>
              <w:textAlignment w:val="baseline"/>
              <w:rPr>
                <w:szCs w:val="16"/>
                <w:lang w:val="x-none"/>
              </w:rPr>
            </w:pPr>
            <w:r>
              <w:rPr>
                <w:szCs w:val="16"/>
                <w:lang w:val="x-none"/>
              </w:rPr>
              <w:t>Address of the specified IPDU-M Ethernet to CAN/LIN Sub Routing Table</w:t>
            </w:r>
          </w:p>
          <w:p w14:paraId="6260F886" w14:textId="0AFB4F74" w:rsidR="00754A2E" w:rsidRPr="00A82A34" w:rsidRDefault="00754A2E" w:rsidP="00754A2E">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w:t>
            </w:r>
            <w:r>
              <w:rPr>
                <w:kern w:val="0"/>
                <w:szCs w:val="16"/>
                <w:lang w:val="x-none"/>
              </w:rPr>
              <w:t xml:space="preserve"> Not </w:t>
            </w:r>
            <w:r w:rsidR="00CA12FB">
              <w:rPr>
                <w:kern w:val="0"/>
                <w:szCs w:val="16"/>
                <w:lang w:val="x-none"/>
              </w:rPr>
              <w:t>NULL PTR</w:t>
            </w:r>
          </w:p>
        </w:tc>
      </w:tr>
      <w:tr w:rsidR="00127B32" w:rsidRPr="00A82A34" w14:paraId="02C5DC51" w14:textId="77777777" w:rsidTr="00754A2E">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049BE15E" w14:textId="77777777" w:rsidR="00127B32" w:rsidRPr="00A82A34" w:rsidRDefault="00127B32" w:rsidP="00CE2576">
            <w:pPr>
              <w:rPr>
                <w:rFonts w:eastAsia="Meiryo UI" w:cs="Arial"/>
                <w:b/>
                <w:bCs/>
                <w:szCs w:val="21"/>
                <w:lang w:val="en-GB"/>
              </w:rPr>
            </w:pPr>
            <w:r w:rsidRPr="00A82A34">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6B2197B5" w14:textId="4B137795" w:rsidR="00127B32" w:rsidRPr="00A82A34" w:rsidRDefault="00127B32" w:rsidP="00CE2576">
            <w:pPr>
              <w:tabs>
                <w:tab w:val="left" w:pos="864"/>
              </w:tabs>
              <w:overflowPunct w:val="0"/>
              <w:autoSpaceDE w:val="0"/>
              <w:autoSpaceDN w:val="0"/>
              <w:adjustRightInd w:val="0"/>
              <w:jc w:val="left"/>
              <w:textAlignment w:val="baseline"/>
              <w:rPr>
                <w:szCs w:val="16"/>
                <w:lang w:val="x-none"/>
              </w:rPr>
            </w:pPr>
            <w:r>
              <w:rPr>
                <w:szCs w:val="16"/>
                <w:lang w:val="x-none"/>
              </w:rPr>
              <w:t>IPDU-M Ethernet to CAN/LIN Routing Table Configuration</w:t>
            </w:r>
          </w:p>
        </w:tc>
      </w:tr>
    </w:tbl>
    <w:p w14:paraId="0875F559" w14:textId="18258235" w:rsidR="00904A56" w:rsidRDefault="00904A56" w:rsidP="00D10EB4">
      <w:pPr>
        <w:pStyle w:val="Heading4"/>
      </w:pPr>
      <w:r w:rsidRPr="00676CA2">
        <w:t>R_</w:t>
      </w:r>
      <w:r w:rsidR="000F4E6D">
        <w:t>ProtoConv</w:t>
      </w:r>
      <w:r w:rsidRPr="00676CA2">
        <w:t>_</w:t>
      </w:r>
      <w:r>
        <w:t>ConvCfg</w:t>
      </w:r>
      <w:r w:rsidRPr="00676CA2">
        <w:t>Type</w:t>
      </w:r>
    </w:p>
    <w:p w14:paraId="300493E8" w14:textId="4CE19746" w:rsidR="00A96F88" w:rsidRPr="00F80FA5" w:rsidRDefault="00A96F88" w:rsidP="00032018">
      <w:pPr>
        <w:spacing w:after="120"/>
        <w:jc w:val="center"/>
        <w:rPr>
          <w:b/>
          <w:bCs/>
          <w:lang w:eastAsia="en-US"/>
        </w:rPr>
      </w:pPr>
      <w:r w:rsidRPr="00544EAB">
        <w:rPr>
          <w:b/>
          <w:bCs/>
        </w:rPr>
        <w:t xml:space="preserve">Table </w:t>
      </w:r>
      <w:r w:rsidR="00596B95">
        <w:rPr>
          <w:b/>
          <w:bCs/>
        </w:rPr>
        <w:fldChar w:fldCharType="begin"/>
      </w:r>
      <w:r w:rsidR="00596B95">
        <w:rPr>
          <w:b/>
          <w:bCs/>
        </w:rPr>
        <w:instrText xml:space="preserve"> STYLEREF 1 \s </w:instrText>
      </w:r>
      <w:r w:rsidR="00596B95">
        <w:rPr>
          <w:b/>
          <w:bCs/>
        </w:rPr>
        <w:fldChar w:fldCharType="separate"/>
      </w:r>
      <w:r w:rsidR="009D560C">
        <w:rPr>
          <w:b/>
          <w:bCs/>
          <w:noProof/>
        </w:rPr>
        <w:t>2</w:t>
      </w:r>
      <w:r w:rsidR="00596B95">
        <w:rPr>
          <w:b/>
          <w:bCs/>
        </w:rPr>
        <w:fldChar w:fldCharType="end"/>
      </w:r>
      <w:r w:rsidR="00596B95">
        <w:rPr>
          <w:b/>
          <w:bCs/>
        </w:rPr>
        <w:noBreakHyphen/>
      </w:r>
      <w:r w:rsidR="00596B95">
        <w:rPr>
          <w:b/>
          <w:bCs/>
        </w:rPr>
        <w:fldChar w:fldCharType="begin"/>
      </w:r>
      <w:r w:rsidR="00596B95">
        <w:rPr>
          <w:b/>
          <w:bCs/>
        </w:rPr>
        <w:instrText xml:space="preserve"> SEQ Table \* ARABIC \s 1 </w:instrText>
      </w:r>
      <w:r w:rsidR="00596B95">
        <w:rPr>
          <w:b/>
          <w:bCs/>
        </w:rPr>
        <w:fldChar w:fldCharType="separate"/>
      </w:r>
      <w:r w:rsidR="009D560C">
        <w:rPr>
          <w:b/>
          <w:bCs/>
          <w:noProof/>
        </w:rPr>
        <w:t>63</w:t>
      </w:r>
      <w:r w:rsidR="00596B95">
        <w:rPr>
          <w:b/>
          <w:bCs/>
        </w:rPr>
        <w:fldChar w:fldCharType="end"/>
      </w:r>
      <w:r w:rsidR="00C26F3D">
        <w:rPr>
          <w:b/>
          <w:bCs/>
        </w:rPr>
        <w:t>:</w:t>
      </w:r>
      <w:r w:rsidRPr="00E33CC7">
        <w:rPr>
          <w:b/>
          <w:bCs/>
        </w:rPr>
        <w:t xml:space="preserve"> R</w:t>
      </w:r>
      <w:r w:rsidRPr="00F80FA5">
        <w:rPr>
          <w:b/>
          <w:bCs/>
        </w:rPr>
        <w:t>_</w:t>
      </w:r>
      <w:r w:rsidR="000F4E6D">
        <w:rPr>
          <w:b/>
          <w:bCs/>
        </w:rPr>
        <w:t>ProtoConv</w:t>
      </w:r>
      <w:r w:rsidRPr="00F80FA5">
        <w:rPr>
          <w:b/>
          <w:bCs/>
        </w:rPr>
        <w:t>_ConvCfgType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214"/>
        <w:gridCol w:w="2714"/>
        <w:gridCol w:w="5967"/>
      </w:tblGrid>
      <w:tr w:rsidR="00A96F88" w:rsidRPr="00A82A34" w14:paraId="283A7FC1" w14:textId="77777777" w:rsidTr="00CE5B9F">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3AAAF191" w14:textId="77777777" w:rsidR="00A96F88" w:rsidRPr="00A82A34" w:rsidRDefault="00A96F88" w:rsidP="000D256D">
            <w:pPr>
              <w:rPr>
                <w:b/>
                <w:bCs/>
                <w:szCs w:val="21"/>
                <w:lang w:val="en-GB"/>
              </w:rPr>
            </w:pPr>
            <w:r w:rsidRPr="00A82A34">
              <w:rPr>
                <w:b/>
                <w:bCs/>
                <w:szCs w:val="21"/>
                <w:lang w:val="en-GB"/>
              </w:rPr>
              <w:t>Location</w:t>
            </w:r>
          </w:p>
        </w:tc>
        <w:tc>
          <w:tcPr>
            <w:tcW w:w="4354" w:type="pct"/>
            <w:gridSpan w:val="2"/>
            <w:tcBorders>
              <w:top w:val="single" w:sz="4" w:space="0" w:color="auto"/>
              <w:left w:val="single" w:sz="4" w:space="0" w:color="auto"/>
              <w:bottom w:val="single" w:sz="4" w:space="0" w:color="auto"/>
              <w:right w:val="single" w:sz="4" w:space="0" w:color="auto"/>
            </w:tcBorders>
          </w:tcPr>
          <w:p w14:paraId="4B0209B0" w14:textId="2176F1EA" w:rsidR="00A96F88" w:rsidRPr="00A82A34" w:rsidRDefault="00A96F88" w:rsidP="00032018">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sidR="000F4E6D">
              <w:rPr>
                <w:szCs w:val="16"/>
                <w:lang w:val="x-none" w:eastAsia="x-none"/>
              </w:rPr>
              <w:t>ProtoConv</w:t>
            </w:r>
            <w:r w:rsidRPr="00A82A34">
              <w:rPr>
                <w:szCs w:val="16"/>
                <w:lang w:val="x-none" w:eastAsia="x-none"/>
              </w:rPr>
              <w:t>.h</w:t>
            </w:r>
          </w:p>
        </w:tc>
      </w:tr>
      <w:tr w:rsidR="00A96F88" w:rsidRPr="00A82A34" w14:paraId="7010DD04" w14:textId="77777777" w:rsidTr="00A04688">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hideMark/>
          </w:tcPr>
          <w:p w14:paraId="6743C848" w14:textId="77777777" w:rsidR="00A96F88" w:rsidRPr="00A82A34" w:rsidRDefault="00A96F88" w:rsidP="000D256D">
            <w:pPr>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307" w:type="pct"/>
            <w:tcBorders>
              <w:top w:val="single" w:sz="4" w:space="0" w:color="auto"/>
              <w:left w:val="single" w:sz="4" w:space="0" w:color="auto"/>
              <w:bottom w:val="single" w:sz="4" w:space="0" w:color="auto"/>
              <w:right w:val="single" w:sz="4" w:space="0" w:color="auto"/>
            </w:tcBorders>
          </w:tcPr>
          <w:p w14:paraId="2E6762B3" w14:textId="7B516C24"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2D295C">
              <w:rPr>
                <w:szCs w:val="16"/>
                <w:lang w:val="x-none"/>
              </w:rPr>
              <w:t>R_</w:t>
            </w:r>
            <w:r w:rsidR="000F4E6D">
              <w:rPr>
                <w:szCs w:val="16"/>
                <w:lang w:val="x-none"/>
              </w:rPr>
              <w:t>ProtoConv</w:t>
            </w:r>
            <w:r w:rsidRPr="002D295C">
              <w:rPr>
                <w:szCs w:val="16"/>
                <w:lang w:val="x-none"/>
              </w:rPr>
              <w:t>_ConvModeType</w:t>
            </w:r>
            <w:r w:rsidRPr="00A82A34">
              <w:rPr>
                <w:szCs w:val="16"/>
                <w:lang w:val="x-none"/>
              </w:rPr>
              <w:t xml:space="preserve"> </w:t>
            </w:r>
            <w:r>
              <w:rPr>
                <w:szCs w:val="16"/>
                <w:lang w:val="x-none"/>
              </w:rPr>
              <w:t>enConvMode</w:t>
            </w:r>
          </w:p>
        </w:tc>
        <w:tc>
          <w:tcPr>
            <w:tcW w:w="3047" w:type="pct"/>
            <w:tcBorders>
              <w:top w:val="single" w:sz="4" w:space="0" w:color="auto"/>
              <w:left w:val="single" w:sz="4" w:space="0" w:color="auto"/>
              <w:bottom w:val="single" w:sz="4" w:space="0" w:color="auto"/>
              <w:right w:val="single" w:sz="4" w:space="0" w:color="auto"/>
            </w:tcBorders>
          </w:tcPr>
          <w:p w14:paraId="4F42401F"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Pr>
                <w:szCs w:val="16"/>
                <w:lang w:val="x-none"/>
              </w:rPr>
              <w:t>Conversion Mode</w:t>
            </w:r>
          </w:p>
          <w:p w14:paraId="3BA2CFF6" w14:textId="1F618E93"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000F4E6D">
              <w:rPr>
                <w:szCs w:val="16"/>
                <w:lang w:val="x-none"/>
              </w:rPr>
              <w:t>PROTOCONV</w:t>
            </w:r>
            <w:r>
              <w:rPr>
                <w:szCs w:val="16"/>
                <w:lang w:val="x-none"/>
              </w:rPr>
              <w:t xml:space="preserve">_BASICMODE or </w:t>
            </w:r>
            <w:r w:rsidR="000F4E6D">
              <w:rPr>
                <w:szCs w:val="16"/>
                <w:lang w:val="x-none"/>
              </w:rPr>
              <w:t>PROTOCONV</w:t>
            </w:r>
            <w:r>
              <w:rPr>
                <w:szCs w:val="16"/>
                <w:lang w:val="x-none"/>
              </w:rPr>
              <w:t>_BUFFERMODE</w:t>
            </w:r>
          </w:p>
        </w:tc>
      </w:tr>
      <w:tr w:rsidR="00CE5B9F" w:rsidRPr="00A82A34" w14:paraId="3A4E8E6A" w14:textId="77777777" w:rsidTr="00A04688">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3F65CBFE" w14:textId="69425BF6" w:rsidR="00CE5B9F" w:rsidRPr="00A82A34" w:rsidRDefault="00CE5B9F" w:rsidP="00CE5B9F">
            <w:pPr>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307" w:type="pct"/>
            <w:tcBorders>
              <w:top w:val="single" w:sz="4" w:space="0" w:color="auto"/>
              <w:left w:val="single" w:sz="4" w:space="0" w:color="auto"/>
              <w:bottom w:val="single" w:sz="4" w:space="0" w:color="auto"/>
              <w:right w:val="single" w:sz="4" w:space="0" w:color="auto"/>
            </w:tcBorders>
          </w:tcPr>
          <w:p w14:paraId="3F4F9BDA" w14:textId="77777777"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u</w:t>
            </w:r>
            <w:r w:rsidRPr="00A82A34">
              <w:rPr>
                <w:szCs w:val="16"/>
                <w:lang w:val="x-none"/>
              </w:rPr>
              <w:t>int</w:t>
            </w:r>
            <w:r>
              <w:rPr>
                <w:szCs w:val="16"/>
                <w:lang w:val="x-none"/>
              </w:rPr>
              <w:t>32</w:t>
            </w:r>
            <w:r w:rsidRPr="00A82A34">
              <w:rPr>
                <w:szCs w:val="16"/>
                <w:lang w:val="x-none"/>
              </w:rPr>
              <w:t xml:space="preserve"> </w:t>
            </w:r>
            <w:r>
              <w:rPr>
                <w:szCs w:val="16"/>
                <w:lang w:val="x-none"/>
              </w:rPr>
              <w:t>ulFrameLimit</w:t>
            </w:r>
          </w:p>
        </w:tc>
        <w:tc>
          <w:tcPr>
            <w:tcW w:w="3047" w:type="pct"/>
            <w:tcBorders>
              <w:top w:val="single" w:sz="4" w:space="0" w:color="auto"/>
              <w:left w:val="single" w:sz="4" w:space="0" w:color="auto"/>
              <w:bottom w:val="single" w:sz="4" w:space="0" w:color="auto"/>
              <w:right w:val="single" w:sz="4" w:space="0" w:color="auto"/>
            </w:tcBorders>
          </w:tcPr>
          <w:p w14:paraId="6C1AC618" w14:textId="77777777" w:rsidR="00CE5B9F" w:rsidRDefault="00CE5B9F" w:rsidP="00CE5B9F">
            <w:pPr>
              <w:tabs>
                <w:tab w:val="left" w:pos="864"/>
              </w:tabs>
              <w:overflowPunct w:val="0"/>
              <w:autoSpaceDE w:val="0"/>
              <w:autoSpaceDN w:val="0"/>
              <w:adjustRightInd w:val="0"/>
              <w:jc w:val="left"/>
              <w:textAlignment w:val="baseline"/>
              <w:rPr>
                <w:szCs w:val="16"/>
                <w:lang w:val="x-none"/>
              </w:rPr>
            </w:pPr>
            <w:r>
              <w:rPr>
                <w:szCs w:val="16"/>
                <w:lang w:val="x-none"/>
              </w:rPr>
              <w:t>Frame Limit</w:t>
            </w:r>
          </w:p>
          <w:p w14:paraId="5A2E86FF" w14:textId="77777777" w:rsidR="00CE5B9F"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ange(Basic Type): NUM0(Fix)</w:t>
            </w:r>
          </w:p>
          <w:p w14:paraId="32532210" w14:textId="057528AF"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ange(Buffer Type): </w:t>
            </w:r>
            <w:r w:rsidR="00067470">
              <w:rPr>
                <w:szCs w:val="16"/>
                <w:lang w:val="x-none"/>
              </w:rPr>
              <w:t>1U – 186U</w:t>
            </w:r>
          </w:p>
        </w:tc>
      </w:tr>
      <w:tr w:rsidR="00CE5B9F" w:rsidRPr="00A82A34" w14:paraId="7A096248" w14:textId="77777777" w:rsidTr="00A04688">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tcPr>
          <w:p w14:paraId="2D04E0EA" w14:textId="686DC4B2" w:rsidR="00CE5B9F" w:rsidRPr="004B758F" w:rsidRDefault="00CE5B9F" w:rsidP="00CE5B9F">
            <w:pPr>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307" w:type="pct"/>
            <w:tcBorders>
              <w:top w:val="single" w:sz="4" w:space="0" w:color="auto"/>
              <w:left w:val="single" w:sz="4" w:space="0" w:color="auto"/>
              <w:bottom w:val="single" w:sz="4" w:space="0" w:color="auto"/>
              <w:right w:val="single" w:sz="4" w:space="0" w:color="auto"/>
            </w:tcBorders>
          </w:tcPr>
          <w:p w14:paraId="2F352B4E" w14:textId="173C5172" w:rsidR="00CE5B9F"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u</w:t>
            </w:r>
            <w:r>
              <w:rPr>
                <w:szCs w:val="16"/>
                <w:lang w:val="x-none"/>
              </w:rPr>
              <w:t>int32 ulMixTimeLimit</w:t>
            </w:r>
          </w:p>
        </w:tc>
        <w:tc>
          <w:tcPr>
            <w:tcW w:w="3047" w:type="pct"/>
            <w:tcBorders>
              <w:top w:val="single" w:sz="4" w:space="0" w:color="auto"/>
              <w:left w:val="single" w:sz="4" w:space="0" w:color="auto"/>
              <w:bottom w:val="single" w:sz="4" w:space="0" w:color="auto"/>
              <w:right w:val="single" w:sz="4" w:space="0" w:color="auto"/>
            </w:tcBorders>
          </w:tcPr>
          <w:p w14:paraId="0B2C8441" w14:textId="72A0A568" w:rsidR="00CE5B9F"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T</w:t>
            </w:r>
            <w:r>
              <w:rPr>
                <w:szCs w:val="16"/>
                <w:lang w:val="x-none"/>
              </w:rPr>
              <w:t>ime Limit (used for CAN/LIN/Parallel Port transmission)</w:t>
            </w:r>
          </w:p>
          <w:p w14:paraId="45DA7247" w14:textId="77777777" w:rsidR="00CE5B9F"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ange(Basic Type): NUM0(Fix)</w:t>
            </w:r>
          </w:p>
          <w:p w14:paraId="25CB0EF4" w14:textId="7AA6634A" w:rsidR="00CE5B9F"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ange(Buffer Type): </w:t>
            </w:r>
            <w:r w:rsidR="000C14A4">
              <w:rPr>
                <w:szCs w:val="16"/>
                <w:lang w:val="x-none"/>
              </w:rPr>
              <w:t>1U – 100U</w:t>
            </w:r>
          </w:p>
        </w:tc>
      </w:tr>
      <w:tr w:rsidR="00A96F88" w:rsidRPr="00A82A34" w14:paraId="039FA829" w14:textId="77777777" w:rsidTr="00CE5B9F">
        <w:trPr>
          <w:jc w:val="center"/>
        </w:trPr>
        <w:tc>
          <w:tcPr>
            <w:tcW w:w="646" w:type="pct"/>
            <w:tcBorders>
              <w:top w:val="single" w:sz="4" w:space="0" w:color="auto"/>
              <w:left w:val="single" w:sz="4" w:space="0" w:color="auto"/>
              <w:bottom w:val="single" w:sz="4" w:space="0" w:color="auto"/>
              <w:right w:val="single" w:sz="4" w:space="0" w:color="auto"/>
            </w:tcBorders>
            <w:shd w:val="clear" w:color="auto" w:fill="D9D9D9"/>
            <w:hideMark/>
          </w:tcPr>
          <w:p w14:paraId="1B121355" w14:textId="77777777" w:rsidR="00A96F88" w:rsidRPr="00A82A34" w:rsidRDefault="00A96F88" w:rsidP="000D256D">
            <w:pPr>
              <w:rPr>
                <w:rFonts w:eastAsia="Meiryo UI" w:cs="Arial"/>
                <w:b/>
                <w:bCs/>
                <w:szCs w:val="21"/>
                <w:lang w:val="en-GB"/>
              </w:rPr>
            </w:pPr>
            <w:r w:rsidRPr="00A82A34">
              <w:rPr>
                <w:rFonts w:eastAsia="Meiryo UI" w:cs="Arial"/>
                <w:b/>
                <w:bCs/>
                <w:szCs w:val="21"/>
                <w:lang w:val="en-GB"/>
              </w:rPr>
              <w:t>Description</w:t>
            </w:r>
          </w:p>
        </w:tc>
        <w:tc>
          <w:tcPr>
            <w:tcW w:w="4354" w:type="pct"/>
            <w:gridSpan w:val="2"/>
            <w:tcBorders>
              <w:top w:val="single" w:sz="4" w:space="0" w:color="auto"/>
              <w:left w:val="single" w:sz="4" w:space="0" w:color="auto"/>
              <w:bottom w:val="single" w:sz="4" w:space="0" w:color="auto"/>
              <w:right w:val="single" w:sz="4" w:space="0" w:color="auto"/>
            </w:tcBorders>
          </w:tcPr>
          <w:p w14:paraId="1F7C6E49" w14:textId="619B480E" w:rsidR="00A96F88" w:rsidRPr="00A82A34" w:rsidRDefault="007215C8" w:rsidP="00032018">
            <w:pPr>
              <w:tabs>
                <w:tab w:val="left" w:pos="864"/>
              </w:tabs>
              <w:overflowPunct w:val="0"/>
              <w:autoSpaceDE w:val="0"/>
              <w:autoSpaceDN w:val="0"/>
              <w:adjustRightInd w:val="0"/>
              <w:jc w:val="left"/>
              <w:textAlignment w:val="baseline"/>
              <w:rPr>
                <w:szCs w:val="16"/>
                <w:lang w:val="x-none"/>
              </w:rPr>
            </w:pPr>
            <w:r>
              <w:rPr>
                <w:szCs w:val="16"/>
                <w:lang w:val="x-none"/>
              </w:rPr>
              <w:t xml:space="preserve">Protocol </w:t>
            </w:r>
            <w:r w:rsidR="00A96F88">
              <w:rPr>
                <w:szCs w:val="16"/>
                <w:lang w:val="x-none"/>
              </w:rPr>
              <w:t>Converter Configuration</w:t>
            </w:r>
            <w:r w:rsidR="00A96F88" w:rsidRPr="00A82A34">
              <w:rPr>
                <w:szCs w:val="16"/>
                <w:lang w:val="x-none"/>
              </w:rPr>
              <w:t>.</w:t>
            </w:r>
          </w:p>
        </w:tc>
      </w:tr>
    </w:tbl>
    <w:p w14:paraId="3458E520" w14:textId="4D0F231C" w:rsidR="006E4A0D" w:rsidRDefault="006E4A0D" w:rsidP="00032018">
      <w:pPr>
        <w:spacing w:after="120"/>
        <w:jc w:val="left"/>
      </w:pPr>
    </w:p>
    <w:p w14:paraId="14012765" w14:textId="58C2D06C" w:rsidR="00707BCD" w:rsidRDefault="006E4A0D" w:rsidP="006E4A0D">
      <w:pPr>
        <w:pStyle w:val="Heading4"/>
      </w:pPr>
      <w:r>
        <w:br w:type="column"/>
      </w:r>
      <w:r w:rsidR="00707BCD" w:rsidRPr="00676CA2">
        <w:lastRenderedPageBreak/>
        <w:t>R_</w:t>
      </w:r>
      <w:r w:rsidR="000F4E6D">
        <w:t>ProtoConv</w:t>
      </w:r>
      <w:r w:rsidR="00707BCD" w:rsidRPr="00676CA2">
        <w:t>_</w:t>
      </w:r>
      <w:r w:rsidR="00707BCD">
        <w:t>BufCfg</w:t>
      </w:r>
      <w:r w:rsidR="00707BCD" w:rsidRPr="00676CA2">
        <w:t>Type</w:t>
      </w:r>
    </w:p>
    <w:p w14:paraId="58B5A19F" w14:textId="5C3C040B" w:rsidR="00A96F88" w:rsidRPr="008F6BEE" w:rsidRDefault="00A96F88" w:rsidP="00032018">
      <w:pPr>
        <w:spacing w:after="120"/>
        <w:jc w:val="center"/>
        <w:rPr>
          <w:b/>
          <w:bCs/>
          <w:lang w:eastAsia="en-US"/>
        </w:rPr>
      </w:pPr>
      <w:r w:rsidRPr="00544EAB">
        <w:rPr>
          <w:b/>
          <w:bCs/>
        </w:rPr>
        <w:t xml:space="preserve">Table </w:t>
      </w:r>
      <w:r w:rsidR="00596B95">
        <w:rPr>
          <w:b/>
          <w:bCs/>
        </w:rPr>
        <w:fldChar w:fldCharType="begin"/>
      </w:r>
      <w:r w:rsidR="00596B95">
        <w:rPr>
          <w:b/>
          <w:bCs/>
        </w:rPr>
        <w:instrText xml:space="preserve"> STYLEREF 1 \s </w:instrText>
      </w:r>
      <w:r w:rsidR="00596B95">
        <w:rPr>
          <w:b/>
          <w:bCs/>
        </w:rPr>
        <w:fldChar w:fldCharType="separate"/>
      </w:r>
      <w:r w:rsidR="009D560C">
        <w:rPr>
          <w:b/>
          <w:bCs/>
          <w:noProof/>
        </w:rPr>
        <w:t>2</w:t>
      </w:r>
      <w:r w:rsidR="00596B95">
        <w:rPr>
          <w:b/>
          <w:bCs/>
        </w:rPr>
        <w:fldChar w:fldCharType="end"/>
      </w:r>
      <w:r w:rsidR="00596B95">
        <w:rPr>
          <w:b/>
          <w:bCs/>
        </w:rPr>
        <w:noBreakHyphen/>
      </w:r>
      <w:r w:rsidR="00596B95">
        <w:rPr>
          <w:b/>
          <w:bCs/>
        </w:rPr>
        <w:fldChar w:fldCharType="begin"/>
      </w:r>
      <w:r w:rsidR="00596B95">
        <w:rPr>
          <w:b/>
          <w:bCs/>
        </w:rPr>
        <w:instrText xml:space="preserve"> SEQ Table \* ARABIC \s 1 </w:instrText>
      </w:r>
      <w:r w:rsidR="00596B95">
        <w:rPr>
          <w:b/>
          <w:bCs/>
        </w:rPr>
        <w:fldChar w:fldCharType="separate"/>
      </w:r>
      <w:r w:rsidR="009D560C">
        <w:rPr>
          <w:b/>
          <w:bCs/>
          <w:noProof/>
        </w:rPr>
        <w:t>64</w:t>
      </w:r>
      <w:r w:rsidR="00596B95">
        <w:rPr>
          <w:b/>
          <w:bCs/>
        </w:rPr>
        <w:fldChar w:fldCharType="end"/>
      </w:r>
      <w:r w:rsidR="006B0A14">
        <w:rPr>
          <w:b/>
          <w:bCs/>
        </w:rPr>
        <w:t>:</w:t>
      </w:r>
      <w:r w:rsidRPr="00544EAB">
        <w:rPr>
          <w:b/>
          <w:bCs/>
          <w:noProof/>
        </w:rPr>
        <w:t xml:space="preserve"> </w:t>
      </w:r>
      <w:r w:rsidRPr="00460EFA">
        <w:rPr>
          <w:b/>
          <w:bCs/>
        </w:rPr>
        <w:t>R</w:t>
      </w:r>
      <w:r w:rsidRPr="00F80FA5">
        <w:rPr>
          <w:b/>
          <w:bCs/>
        </w:rPr>
        <w:t>_</w:t>
      </w:r>
      <w:r w:rsidR="000F4E6D">
        <w:rPr>
          <w:b/>
          <w:bCs/>
        </w:rPr>
        <w:t>ProtoConv</w:t>
      </w:r>
      <w:r w:rsidRPr="00F80FA5">
        <w:rPr>
          <w:b/>
          <w:bCs/>
        </w:rPr>
        <w:t>_</w:t>
      </w:r>
      <w:r w:rsidRPr="008F6BEE">
        <w:rPr>
          <w:b/>
          <w:bCs/>
        </w:rPr>
        <w:t>BufCfgType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46"/>
        <w:gridCol w:w="4409"/>
        <w:gridCol w:w="4140"/>
      </w:tblGrid>
      <w:tr w:rsidR="00A96F88" w:rsidRPr="00A82A34" w14:paraId="27A02ACB"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4B062F65" w14:textId="77777777" w:rsidR="00A96F88" w:rsidRPr="00A82A34" w:rsidRDefault="00A96F88" w:rsidP="000D256D">
            <w:pPr>
              <w:rPr>
                <w:b/>
                <w:bCs/>
                <w:szCs w:val="21"/>
                <w:lang w:val="en-GB"/>
              </w:rPr>
            </w:pPr>
            <w:r w:rsidRPr="00A82A34">
              <w:rPr>
                <w:b/>
                <w:bCs/>
                <w:szCs w:val="21"/>
                <w:lang w:val="en-GB"/>
              </w:rPr>
              <w:t>Location</w:t>
            </w:r>
          </w:p>
        </w:tc>
        <w:tc>
          <w:tcPr>
            <w:tcW w:w="4320" w:type="pct"/>
            <w:gridSpan w:val="2"/>
            <w:tcBorders>
              <w:top w:val="single" w:sz="4" w:space="0" w:color="auto"/>
              <w:left w:val="single" w:sz="4" w:space="0" w:color="auto"/>
              <w:bottom w:val="single" w:sz="4" w:space="0" w:color="auto"/>
              <w:right w:val="single" w:sz="4" w:space="0" w:color="auto"/>
            </w:tcBorders>
          </w:tcPr>
          <w:p w14:paraId="47551F57" w14:textId="18A92F5A" w:rsidR="00A96F88" w:rsidRPr="00A82A34" w:rsidRDefault="00A96F88" w:rsidP="00032018">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sidR="000F4E6D">
              <w:rPr>
                <w:szCs w:val="16"/>
                <w:lang w:val="x-none" w:eastAsia="x-none"/>
              </w:rPr>
              <w:t>ProtoConv</w:t>
            </w:r>
            <w:r w:rsidRPr="00A82A34">
              <w:rPr>
                <w:szCs w:val="16"/>
                <w:lang w:val="x-none" w:eastAsia="x-none"/>
              </w:rPr>
              <w:t>.h</w:t>
            </w:r>
          </w:p>
        </w:tc>
      </w:tr>
      <w:tr w:rsidR="002E4EAC" w:rsidRPr="00A82A34" w14:paraId="23826D1F"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46966D96" w14:textId="77777777" w:rsidR="002E4EAC" w:rsidRPr="00A82A34" w:rsidRDefault="002E4EAC" w:rsidP="002E4EAC">
            <w:pPr>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13F6E40B" w14:textId="4752DEE8" w:rsidR="002E4EAC" w:rsidRPr="0048171A"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pCanTxAddr</w:t>
            </w:r>
          </w:p>
        </w:tc>
        <w:tc>
          <w:tcPr>
            <w:tcW w:w="2092" w:type="pct"/>
            <w:tcBorders>
              <w:top w:val="single" w:sz="4" w:space="0" w:color="auto"/>
              <w:left w:val="single" w:sz="4" w:space="0" w:color="auto"/>
              <w:bottom w:val="single" w:sz="4" w:space="0" w:color="auto"/>
              <w:right w:val="single" w:sz="4" w:space="0" w:color="auto"/>
            </w:tcBorders>
          </w:tcPr>
          <w:p w14:paraId="5B2D1D6D" w14:textId="77777777"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Address of </w:t>
            </w:r>
            <w:r>
              <w:rPr>
                <w:szCs w:val="16"/>
                <w:lang w:val="x-none"/>
              </w:rPr>
              <w:t>CAN</w:t>
            </w:r>
            <w:r>
              <w:rPr>
                <w:rFonts w:hint="eastAsia"/>
                <w:szCs w:val="16"/>
                <w:lang w:val="x-none"/>
              </w:rPr>
              <w:t xml:space="preserve"> Tx</w:t>
            </w:r>
            <w:r w:rsidRPr="00321009">
              <w:rPr>
                <w:rFonts w:hint="eastAsia"/>
                <w:szCs w:val="16"/>
                <w:lang w:val="x-none"/>
              </w:rPr>
              <w:t xml:space="preserve"> Buffer</w:t>
            </w:r>
            <w:r>
              <w:rPr>
                <w:szCs w:val="16"/>
                <w:lang w:val="x-none"/>
              </w:rPr>
              <w:t xml:space="preserve"> for CAN to Ethernet Conversion</w:t>
            </w:r>
          </w:p>
          <w:p w14:paraId="213C5B2C" w14:textId="5860FE77" w:rsidR="002E4EAC" w:rsidRPr="00F422CF"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17715E26"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5DA0FDD6" w14:textId="77777777" w:rsidR="002E4EAC" w:rsidRPr="00A82A34" w:rsidRDefault="002E4EAC" w:rsidP="002E4EAC">
            <w:pPr>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0436EC73" w14:textId="491A1751"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ulCanTxBufSize</w:t>
            </w:r>
          </w:p>
        </w:tc>
        <w:tc>
          <w:tcPr>
            <w:tcW w:w="2092" w:type="pct"/>
            <w:tcBorders>
              <w:top w:val="single" w:sz="4" w:space="0" w:color="auto"/>
              <w:left w:val="single" w:sz="4" w:space="0" w:color="auto"/>
              <w:bottom w:val="single" w:sz="4" w:space="0" w:color="auto"/>
              <w:right w:val="single" w:sz="4" w:space="0" w:color="auto"/>
            </w:tcBorders>
          </w:tcPr>
          <w:p w14:paraId="780AF313" w14:textId="77777777"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Size of </w:t>
            </w:r>
            <w:r>
              <w:rPr>
                <w:szCs w:val="16"/>
                <w:lang w:val="x-none"/>
              </w:rPr>
              <w:t>CAN Tx</w:t>
            </w:r>
            <w:r w:rsidRPr="00321009">
              <w:rPr>
                <w:rFonts w:hint="eastAsia"/>
                <w:szCs w:val="16"/>
                <w:lang w:val="x-none"/>
              </w:rPr>
              <w:t xml:space="preserve"> Buffer</w:t>
            </w:r>
            <w:r>
              <w:rPr>
                <w:szCs w:val="16"/>
                <w:lang w:val="x-none"/>
              </w:rPr>
              <w:t xml:space="preserve"> for CAN to Ethernet Conversion</w:t>
            </w:r>
          </w:p>
          <w:p w14:paraId="5697C51A" w14:textId="571C0D26" w:rsidR="002E4EAC" w:rsidRPr="0048171A"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5B2816">
              <w:t>CANRXBUFF_SIZE_MAX</w:t>
            </w:r>
            <w:r w:rsidRPr="005B2816" w:rsidDel="005B2816">
              <w:rPr>
                <w:rFonts w:hint="eastAsia"/>
              </w:rPr>
              <w:t xml:space="preserve"> </w:t>
            </w:r>
            <w:r>
              <w:rPr>
                <w:szCs w:val="16"/>
                <w:lang w:val="x-none"/>
              </w:rPr>
              <w:t>(Fix</w:t>
            </w:r>
            <w:r>
              <w:rPr>
                <w:szCs w:val="16"/>
              </w:rPr>
              <w:t>ed</w:t>
            </w:r>
            <w:r>
              <w:rPr>
                <w:szCs w:val="16"/>
                <w:lang w:val="x-none"/>
              </w:rPr>
              <w:t>)</w:t>
            </w:r>
          </w:p>
        </w:tc>
      </w:tr>
      <w:tr w:rsidR="002E4EAC" w:rsidRPr="00A82A34" w14:paraId="02579BDE"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4B61C9AF" w14:textId="0D3199A0" w:rsidR="002E4EAC" w:rsidRPr="00A82A34" w:rsidRDefault="002E4EAC" w:rsidP="002E4EAC">
            <w:pPr>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01831319" w14:textId="5897EAF4"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pCanRxAddr</w:t>
            </w:r>
          </w:p>
        </w:tc>
        <w:tc>
          <w:tcPr>
            <w:tcW w:w="2092" w:type="pct"/>
            <w:tcBorders>
              <w:top w:val="single" w:sz="4" w:space="0" w:color="auto"/>
              <w:left w:val="single" w:sz="4" w:space="0" w:color="auto"/>
              <w:bottom w:val="single" w:sz="4" w:space="0" w:color="auto"/>
              <w:right w:val="single" w:sz="4" w:space="0" w:color="auto"/>
            </w:tcBorders>
          </w:tcPr>
          <w:p w14:paraId="571D674F" w14:textId="77777777"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Address of Can Rx Buffer</w:t>
            </w:r>
            <w:r>
              <w:rPr>
                <w:rFonts w:hint="eastAsia"/>
                <w:szCs w:val="16"/>
                <w:lang w:val="x-none"/>
              </w:rPr>
              <w:t xml:space="preserve"> </w:t>
            </w:r>
            <w:r>
              <w:rPr>
                <w:szCs w:val="16"/>
                <w:lang w:val="x-none"/>
              </w:rPr>
              <w:t>for CAN to Ethernet Conversion</w:t>
            </w:r>
          </w:p>
          <w:p w14:paraId="1C80555D" w14:textId="086BBC38"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12C98BEE"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7801EF0" w14:textId="42DF3784" w:rsidR="002E4EAC" w:rsidRPr="00A82A34" w:rsidRDefault="002E4EAC" w:rsidP="002E4EAC">
            <w:pPr>
              <w:rPr>
                <w:rFonts w:eastAsia="Meiryo UI" w:cs="Arial"/>
                <w:b/>
                <w:bCs/>
                <w:szCs w:val="21"/>
                <w:lang w:val="en-GB"/>
              </w:rPr>
            </w:pPr>
            <w:r w:rsidRPr="004B758F">
              <w:rPr>
                <w:rFonts w:eastAsia="Meiryo UI" w:cs="Arial"/>
                <w:b/>
                <w:bCs/>
                <w:szCs w:val="21"/>
                <w:lang w:val="en-GB"/>
              </w:rPr>
              <w:t>4</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292F8CD8" w14:textId="12CFFDFF"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ulCanRxBufSize</w:t>
            </w:r>
          </w:p>
        </w:tc>
        <w:tc>
          <w:tcPr>
            <w:tcW w:w="2092" w:type="pct"/>
            <w:tcBorders>
              <w:top w:val="single" w:sz="4" w:space="0" w:color="auto"/>
              <w:left w:val="single" w:sz="4" w:space="0" w:color="auto"/>
              <w:bottom w:val="single" w:sz="4" w:space="0" w:color="auto"/>
              <w:right w:val="single" w:sz="4" w:space="0" w:color="auto"/>
            </w:tcBorders>
          </w:tcPr>
          <w:p w14:paraId="504FD403" w14:textId="77777777"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Size of Can Rx Buffer</w:t>
            </w:r>
            <w:r>
              <w:rPr>
                <w:szCs w:val="16"/>
                <w:lang w:val="x-none"/>
              </w:rPr>
              <w:t xml:space="preserve"> for CAN to Ethernet Conversion</w:t>
            </w:r>
          </w:p>
          <w:p w14:paraId="203B0207" w14:textId="21854FA8"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Pr>
                <w:rFonts w:hint="eastAsia"/>
              </w:rPr>
              <w:t>CANBUF_SIZE_MIN</w:t>
            </w:r>
            <w:r>
              <w:t xml:space="preserve"> – CANRXBUFF_SIZE_MAX</w:t>
            </w:r>
          </w:p>
        </w:tc>
      </w:tr>
      <w:tr w:rsidR="002E4EAC" w:rsidRPr="00A82A34" w14:paraId="589F0F96"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21B929DE" w14:textId="086189C1" w:rsidR="002E4EAC" w:rsidRPr="00A82A34" w:rsidRDefault="002E4EAC" w:rsidP="002E4EAC">
            <w:pPr>
              <w:rPr>
                <w:rFonts w:eastAsia="Meiryo UI" w:cs="Arial"/>
                <w:b/>
                <w:bCs/>
                <w:szCs w:val="21"/>
                <w:lang w:val="en-GB"/>
              </w:rPr>
            </w:pPr>
            <w:r>
              <w:rPr>
                <w:rFonts w:eastAsia="Meiryo UI" w:cs="Arial"/>
                <w:b/>
                <w:bCs/>
                <w:szCs w:val="21"/>
                <w:lang w:val="en-GB"/>
              </w:rPr>
              <w:t>5</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5787F147" w14:textId="3755FF53"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pLinTxAddr</w:t>
            </w:r>
          </w:p>
        </w:tc>
        <w:tc>
          <w:tcPr>
            <w:tcW w:w="2092" w:type="pct"/>
            <w:tcBorders>
              <w:top w:val="single" w:sz="4" w:space="0" w:color="auto"/>
              <w:left w:val="single" w:sz="4" w:space="0" w:color="auto"/>
              <w:bottom w:val="single" w:sz="4" w:space="0" w:color="auto"/>
              <w:right w:val="single" w:sz="4" w:space="0" w:color="auto"/>
            </w:tcBorders>
          </w:tcPr>
          <w:p w14:paraId="15D34983" w14:textId="7D72724A"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Address of </w:t>
            </w:r>
            <w:r>
              <w:rPr>
                <w:szCs w:val="16"/>
                <w:lang w:val="x-none"/>
              </w:rPr>
              <w:t>LIN</w:t>
            </w:r>
            <w:r>
              <w:rPr>
                <w:rFonts w:hint="eastAsia"/>
                <w:szCs w:val="16"/>
                <w:lang w:val="x-none"/>
              </w:rPr>
              <w:t xml:space="preserve"> Tx</w:t>
            </w:r>
            <w:r w:rsidRPr="00321009">
              <w:rPr>
                <w:rFonts w:hint="eastAsia"/>
                <w:szCs w:val="16"/>
                <w:lang w:val="x-none"/>
              </w:rPr>
              <w:t xml:space="preserve"> Buffer</w:t>
            </w:r>
            <w:r>
              <w:rPr>
                <w:szCs w:val="16"/>
                <w:lang w:val="x-none"/>
              </w:rPr>
              <w:t xml:space="preserve"> for LIN</w:t>
            </w:r>
            <w:r>
              <w:rPr>
                <w:rFonts w:hint="eastAsia"/>
                <w:szCs w:val="16"/>
                <w:lang w:val="x-none"/>
              </w:rPr>
              <w:t xml:space="preserve"> </w:t>
            </w:r>
            <w:r>
              <w:rPr>
                <w:szCs w:val="16"/>
                <w:lang w:val="x-none"/>
              </w:rPr>
              <w:t>to Ethernet Conversion</w:t>
            </w:r>
          </w:p>
          <w:p w14:paraId="15402383" w14:textId="7D43653A"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40627964"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522F89FE" w14:textId="20EE6E42" w:rsidR="002E4EAC" w:rsidRPr="00A82A34" w:rsidRDefault="002E4EAC" w:rsidP="002E4EAC">
            <w:pPr>
              <w:rPr>
                <w:rFonts w:eastAsia="Meiryo UI" w:cs="Arial"/>
                <w:b/>
                <w:bCs/>
                <w:szCs w:val="21"/>
                <w:lang w:val="en-GB"/>
              </w:rPr>
            </w:pPr>
            <w:r>
              <w:rPr>
                <w:rFonts w:eastAsia="Meiryo UI" w:cs="Arial"/>
                <w:b/>
                <w:bCs/>
                <w:szCs w:val="21"/>
                <w:lang w:val="en-GB"/>
              </w:rPr>
              <w:t>6</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04CDC538" w14:textId="2992D527"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ulLinTxBufSize</w:t>
            </w:r>
          </w:p>
        </w:tc>
        <w:tc>
          <w:tcPr>
            <w:tcW w:w="2092" w:type="pct"/>
            <w:tcBorders>
              <w:top w:val="single" w:sz="4" w:space="0" w:color="auto"/>
              <w:left w:val="single" w:sz="4" w:space="0" w:color="auto"/>
              <w:bottom w:val="single" w:sz="4" w:space="0" w:color="auto"/>
              <w:right w:val="single" w:sz="4" w:space="0" w:color="auto"/>
            </w:tcBorders>
          </w:tcPr>
          <w:p w14:paraId="125695DE" w14:textId="707AEA0B"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Size of </w:t>
            </w:r>
            <w:r>
              <w:rPr>
                <w:szCs w:val="16"/>
                <w:lang w:val="x-none"/>
              </w:rPr>
              <w:t>LIN</w:t>
            </w:r>
            <w:r>
              <w:rPr>
                <w:rFonts w:hint="eastAsia"/>
                <w:szCs w:val="16"/>
                <w:lang w:val="x-none"/>
              </w:rPr>
              <w:t xml:space="preserve"> </w:t>
            </w:r>
            <w:r>
              <w:rPr>
                <w:szCs w:val="16"/>
                <w:lang w:val="x-none"/>
              </w:rPr>
              <w:t>Tx</w:t>
            </w:r>
            <w:r w:rsidRPr="00321009">
              <w:rPr>
                <w:rFonts w:hint="eastAsia"/>
                <w:szCs w:val="16"/>
                <w:lang w:val="x-none"/>
              </w:rPr>
              <w:t xml:space="preserve"> Buffer</w:t>
            </w:r>
            <w:r>
              <w:rPr>
                <w:szCs w:val="16"/>
                <w:lang w:val="x-none"/>
              </w:rPr>
              <w:t xml:space="preserve"> for LIN</w:t>
            </w:r>
            <w:r>
              <w:rPr>
                <w:rFonts w:hint="eastAsia"/>
                <w:szCs w:val="16"/>
                <w:lang w:val="x-none"/>
              </w:rPr>
              <w:t xml:space="preserve"> </w:t>
            </w:r>
            <w:r>
              <w:rPr>
                <w:szCs w:val="16"/>
                <w:lang w:val="x-none"/>
              </w:rPr>
              <w:t>to Ethernet Conversion</w:t>
            </w:r>
          </w:p>
          <w:p w14:paraId="6513B70E" w14:textId="42AEEB5D" w:rsidR="002E4EAC" w:rsidRPr="002E4EAC" w:rsidRDefault="002E4EAC" w:rsidP="002E4EAC">
            <w:pPr>
              <w:tabs>
                <w:tab w:val="left" w:pos="864"/>
              </w:tabs>
              <w:overflowPunct w:val="0"/>
              <w:autoSpaceDE w:val="0"/>
              <w:autoSpaceDN w:val="0"/>
              <w:adjustRightInd w:val="0"/>
              <w:jc w:val="left"/>
              <w:textAlignment w:val="baseline"/>
            </w:pPr>
            <w:r>
              <w:rPr>
                <w:rFonts w:hint="eastAsia"/>
                <w:szCs w:val="16"/>
                <w:lang w:val="x-none"/>
              </w:rPr>
              <w:t>R</w:t>
            </w:r>
            <w:r>
              <w:rPr>
                <w:szCs w:val="16"/>
                <w:lang w:val="x-none"/>
              </w:rPr>
              <w:t xml:space="preserve">ange: </w:t>
            </w:r>
            <w:r w:rsidRPr="002E4EAC">
              <w:t>LINRXBUFF_SIZE_MAX</w:t>
            </w:r>
            <w:r>
              <w:t xml:space="preserve"> </w:t>
            </w:r>
            <w:r>
              <w:rPr>
                <w:szCs w:val="16"/>
                <w:lang w:val="x-none"/>
              </w:rPr>
              <w:t>(Fix</w:t>
            </w:r>
            <w:r>
              <w:rPr>
                <w:szCs w:val="16"/>
              </w:rPr>
              <w:t>ed</w:t>
            </w:r>
            <w:r>
              <w:rPr>
                <w:szCs w:val="16"/>
                <w:lang w:val="x-none"/>
              </w:rPr>
              <w:t>)</w:t>
            </w:r>
          </w:p>
        </w:tc>
      </w:tr>
      <w:tr w:rsidR="002E4EAC" w:rsidRPr="00A82A34" w14:paraId="43A3CC46"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DC1CE01" w14:textId="760895D7" w:rsidR="002E4EAC" w:rsidRPr="00A82A34" w:rsidRDefault="002E4EAC" w:rsidP="002E4EAC">
            <w:pPr>
              <w:rPr>
                <w:rFonts w:eastAsia="Meiryo UI" w:cs="Arial"/>
                <w:b/>
                <w:bCs/>
                <w:szCs w:val="21"/>
                <w:lang w:val="en-GB"/>
              </w:rPr>
            </w:pPr>
            <w:r>
              <w:rPr>
                <w:rFonts w:eastAsia="Meiryo UI" w:cs="Arial"/>
                <w:b/>
                <w:bCs/>
                <w:szCs w:val="21"/>
                <w:lang w:val="en-GB"/>
              </w:rPr>
              <w:t>7</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3F08F3E0" w14:textId="613AD678"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pLinRxAddr</w:t>
            </w:r>
          </w:p>
        </w:tc>
        <w:tc>
          <w:tcPr>
            <w:tcW w:w="2092" w:type="pct"/>
            <w:tcBorders>
              <w:top w:val="single" w:sz="4" w:space="0" w:color="auto"/>
              <w:left w:val="single" w:sz="4" w:space="0" w:color="auto"/>
              <w:bottom w:val="single" w:sz="4" w:space="0" w:color="auto"/>
              <w:right w:val="single" w:sz="4" w:space="0" w:color="auto"/>
            </w:tcBorders>
          </w:tcPr>
          <w:p w14:paraId="70D62128" w14:textId="73D9A7FF"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Address of </w:t>
            </w:r>
            <w:r>
              <w:rPr>
                <w:szCs w:val="16"/>
                <w:lang w:val="x-none"/>
              </w:rPr>
              <w:t>LIN</w:t>
            </w:r>
            <w:r>
              <w:rPr>
                <w:rFonts w:hint="eastAsia"/>
                <w:szCs w:val="16"/>
                <w:lang w:val="x-none"/>
              </w:rPr>
              <w:t xml:space="preserve"> </w:t>
            </w:r>
            <w:r w:rsidRPr="003A1B8E">
              <w:rPr>
                <w:rFonts w:hint="eastAsia"/>
                <w:szCs w:val="16"/>
                <w:lang w:val="x-none"/>
              </w:rPr>
              <w:t>Rx Buffer</w:t>
            </w:r>
            <w:r>
              <w:rPr>
                <w:rFonts w:hint="eastAsia"/>
                <w:szCs w:val="16"/>
                <w:lang w:val="x-none"/>
              </w:rPr>
              <w:t xml:space="preserve"> </w:t>
            </w:r>
            <w:r>
              <w:rPr>
                <w:szCs w:val="16"/>
                <w:lang w:val="x-none"/>
              </w:rPr>
              <w:t>for LIN</w:t>
            </w:r>
            <w:r>
              <w:rPr>
                <w:rFonts w:hint="eastAsia"/>
                <w:szCs w:val="16"/>
                <w:lang w:val="x-none"/>
              </w:rPr>
              <w:t xml:space="preserve"> </w:t>
            </w:r>
            <w:r>
              <w:rPr>
                <w:szCs w:val="16"/>
                <w:lang w:val="x-none"/>
              </w:rPr>
              <w:t>to Ethernet Conversion</w:t>
            </w:r>
          </w:p>
          <w:p w14:paraId="5580A76C" w14:textId="1E0AE803"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3436FE21"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73DB365" w14:textId="42695E54" w:rsidR="002E4EAC" w:rsidRPr="00A82A34" w:rsidRDefault="002E4EAC" w:rsidP="002E4EAC">
            <w:pPr>
              <w:rPr>
                <w:rFonts w:eastAsia="Meiryo UI" w:cs="Arial"/>
                <w:b/>
                <w:bCs/>
                <w:szCs w:val="21"/>
                <w:lang w:val="en-GB"/>
              </w:rPr>
            </w:pPr>
            <w:r>
              <w:rPr>
                <w:rFonts w:eastAsia="Meiryo UI" w:cs="Arial"/>
                <w:b/>
                <w:bCs/>
                <w:szCs w:val="21"/>
                <w:lang w:val="en-GB"/>
              </w:rPr>
              <w:t>8</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45180960" w14:textId="5FD198E0"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ulLinRxBufSize</w:t>
            </w:r>
          </w:p>
        </w:tc>
        <w:tc>
          <w:tcPr>
            <w:tcW w:w="2092" w:type="pct"/>
            <w:tcBorders>
              <w:top w:val="single" w:sz="4" w:space="0" w:color="auto"/>
              <w:left w:val="single" w:sz="4" w:space="0" w:color="auto"/>
              <w:bottom w:val="single" w:sz="4" w:space="0" w:color="auto"/>
              <w:right w:val="single" w:sz="4" w:space="0" w:color="auto"/>
            </w:tcBorders>
          </w:tcPr>
          <w:p w14:paraId="0F5FFCF4" w14:textId="045CD5C7"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Size of </w:t>
            </w:r>
            <w:r>
              <w:rPr>
                <w:szCs w:val="16"/>
                <w:lang w:val="x-none"/>
              </w:rPr>
              <w:t>LIN</w:t>
            </w:r>
            <w:r>
              <w:rPr>
                <w:rFonts w:hint="eastAsia"/>
                <w:szCs w:val="16"/>
                <w:lang w:val="x-none"/>
              </w:rPr>
              <w:t xml:space="preserve"> </w:t>
            </w:r>
            <w:r w:rsidRPr="003A1B8E">
              <w:rPr>
                <w:rFonts w:hint="eastAsia"/>
                <w:szCs w:val="16"/>
                <w:lang w:val="x-none"/>
              </w:rPr>
              <w:t>Rx Buffer</w:t>
            </w:r>
            <w:r>
              <w:rPr>
                <w:szCs w:val="16"/>
                <w:lang w:val="x-none"/>
              </w:rPr>
              <w:t xml:space="preserve"> for LIN</w:t>
            </w:r>
            <w:r>
              <w:rPr>
                <w:rFonts w:hint="eastAsia"/>
                <w:szCs w:val="16"/>
                <w:lang w:val="x-none"/>
              </w:rPr>
              <w:t xml:space="preserve"> </w:t>
            </w:r>
            <w:r>
              <w:rPr>
                <w:szCs w:val="16"/>
                <w:lang w:val="x-none"/>
              </w:rPr>
              <w:t>to Ethernet Conversion</w:t>
            </w:r>
          </w:p>
          <w:p w14:paraId="462C7FFE" w14:textId="37846B06" w:rsidR="002E4EAC" w:rsidRPr="002E4EAC" w:rsidRDefault="002E4EAC" w:rsidP="002E4EAC">
            <w:pPr>
              <w:tabs>
                <w:tab w:val="left" w:pos="864"/>
              </w:tabs>
              <w:overflowPunct w:val="0"/>
              <w:autoSpaceDE w:val="0"/>
              <w:autoSpaceDN w:val="0"/>
              <w:adjustRightInd w:val="0"/>
              <w:jc w:val="left"/>
              <w:textAlignment w:val="baseline"/>
            </w:pPr>
            <w:r>
              <w:rPr>
                <w:rFonts w:hint="eastAsia"/>
                <w:szCs w:val="16"/>
                <w:lang w:val="x-none"/>
              </w:rPr>
              <w:t>R</w:t>
            </w:r>
            <w:r>
              <w:rPr>
                <w:szCs w:val="16"/>
                <w:lang w:val="x-none"/>
              </w:rPr>
              <w:t xml:space="preserve">ange: </w:t>
            </w:r>
            <w:r w:rsidRPr="002E4EAC">
              <w:t>LINBUF_SIZE_MIN</w:t>
            </w:r>
            <w:r>
              <w:t xml:space="preserve"> – </w:t>
            </w:r>
            <w:r w:rsidRPr="002E4EAC">
              <w:t>LINRXBUFF_SIZE_MAX</w:t>
            </w:r>
          </w:p>
        </w:tc>
      </w:tr>
      <w:tr w:rsidR="002E4EAC" w:rsidRPr="00A82A34" w14:paraId="1D07850F"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24046C94" w14:textId="5E809A15" w:rsidR="002E4EAC" w:rsidRPr="00A82A34" w:rsidRDefault="002E4EAC" w:rsidP="002E4EAC">
            <w:pPr>
              <w:rPr>
                <w:rFonts w:eastAsia="Meiryo UI" w:cs="Arial"/>
                <w:b/>
                <w:bCs/>
                <w:szCs w:val="21"/>
                <w:lang w:val="en-GB"/>
              </w:rPr>
            </w:pPr>
            <w:r>
              <w:rPr>
                <w:rFonts w:eastAsia="Meiryo UI" w:cs="Arial"/>
                <w:b/>
                <w:bCs/>
                <w:szCs w:val="21"/>
                <w:lang w:val="en-GB"/>
              </w:rPr>
              <w:t>9</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58C61FA3" w14:textId="4FDF63FC"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pPortTxAddr</w:t>
            </w:r>
          </w:p>
        </w:tc>
        <w:tc>
          <w:tcPr>
            <w:tcW w:w="2092" w:type="pct"/>
            <w:tcBorders>
              <w:top w:val="single" w:sz="4" w:space="0" w:color="auto"/>
              <w:left w:val="single" w:sz="4" w:space="0" w:color="auto"/>
              <w:bottom w:val="single" w:sz="4" w:space="0" w:color="auto"/>
              <w:right w:val="single" w:sz="4" w:space="0" w:color="auto"/>
            </w:tcBorders>
          </w:tcPr>
          <w:p w14:paraId="19D3244A" w14:textId="0DA704EB"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Address of </w:t>
            </w:r>
            <w:r>
              <w:rPr>
                <w:szCs w:val="16"/>
                <w:lang w:val="x-none"/>
              </w:rPr>
              <w:t xml:space="preserve">Port </w:t>
            </w:r>
            <w:r>
              <w:rPr>
                <w:rFonts w:hint="eastAsia"/>
                <w:szCs w:val="16"/>
                <w:lang w:val="x-none"/>
              </w:rPr>
              <w:t>Tx</w:t>
            </w:r>
            <w:r w:rsidRPr="00321009">
              <w:rPr>
                <w:rFonts w:hint="eastAsia"/>
                <w:szCs w:val="16"/>
                <w:lang w:val="x-none"/>
              </w:rPr>
              <w:t xml:space="preserve"> Buffer</w:t>
            </w:r>
            <w:r>
              <w:rPr>
                <w:szCs w:val="16"/>
                <w:lang w:val="x-none"/>
              </w:rPr>
              <w:t xml:space="preserve"> for Port to Ethernet Conversion</w:t>
            </w:r>
          </w:p>
          <w:p w14:paraId="43B8A10F" w14:textId="2233F682"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21DAFB2A"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4ABC483E" w14:textId="33FA1F04" w:rsidR="002E4EAC" w:rsidRPr="00A82A34" w:rsidRDefault="002E4EAC" w:rsidP="002E4EAC">
            <w:pPr>
              <w:rPr>
                <w:rFonts w:eastAsia="Meiryo UI" w:cs="Arial"/>
                <w:b/>
                <w:bCs/>
                <w:szCs w:val="21"/>
                <w:lang w:val="en-GB"/>
              </w:rPr>
            </w:pPr>
            <w:r>
              <w:rPr>
                <w:rFonts w:eastAsia="Meiryo UI" w:cs="Arial"/>
                <w:b/>
                <w:bCs/>
                <w:szCs w:val="21"/>
                <w:lang w:val="en-GB"/>
              </w:rPr>
              <w:t>10</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342C5308" w14:textId="1F9B8DAB"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ulPortTxBufSize</w:t>
            </w:r>
          </w:p>
        </w:tc>
        <w:tc>
          <w:tcPr>
            <w:tcW w:w="2092" w:type="pct"/>
            <w:tcBorders>
              <w:top w:val="single" w:sz="4" w:space="0" w:color="auto"/>
              <w:left w:val="single" w:sz="4" w:space="0" w:color="auto"/>
              <w:bottom w:val="single" w:sz="4" w:space="0" w:color="auto"/>
              <w:right w:val="single" w:sz="4" w:space="0" w:color="auto"/>
            </w:tcBorders>
          </w:tcPr>
          <w:p w14:paraId="5E9F4CC7" w14:textId="1BC2D9D6"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Size of </w:t>
            </w:r>
            <w:r>
              <w:rPr>
                <w:szCs w:val="16"/>
                <w:lang w:val="x-none"/>
              </w:rPr>
              <w:t>Port Tx</w:t>
            </w:r>
            <w:r w:rsidRPr="00321009">
              <w:rPr>
                <w:rFonts w:hint="eastAsia"/>
                <w:szCs w:val="16"/>
                <w:lang w:val="x-none"/>
              </w:rPr>
              <w:t xml:space="preserve"> Buffer</w:t>
            </w:r>
            <w:r>
              <w:rPr>
                <w:szCs w:val="16"/>
                <w:lang w:val="x-none"/>
              </w:rPr>
              <w:t xml:space="preserve"> for Port to Ethernet Conversion</w:t>
            </w:r>
          </w:p>
          <w:p w14:paraId="237A31F3" w14:textId="20516402"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5B2816">
              <w:t>CANRXBUFF_SIZE_MAX</w:t>
            </w:r>
            <w:r w:rsidRPr="005B2816" w:rsidDel="005B2816">
              <w:rPr>
                <w:rFonts w:hint="eastAsia"/>
              </w:rPr>
              <w:t xml:space="preserve"> </w:t>
            </w:r>
            <w:r>
              <w:rPr>
                <w:szCs w:val="16"/>
                <w:lang w:val="x-none"/>
              </w:rPr>
              <w:t>(Fix</w:t>
            </w:r>
            <w:r>
              <w:rPr>
                <w:szCs w:val="16"/>
              </w:rPr>
              <w:t>ed</w:t>
            </w:r>
            <w:r>
              <w:rPr>
                <w:szCs w:val="16"/>
                <w:lang w:val="x-none"/>
              </w:rPr>
              <w:t>)</w:t>
            </w:r>
          </w:p>
        </w:tc>
      </w:tr>
      <w:tr w:rsidR="002E4EAC" w:rsidRPr="00A82A34" w14:paraId="2F3FEC66"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54B9DB13" w14:textId="04858B80" w:rsidR="002E4EAC" w:rsidRPr="00A82A34" w:rsidRDefault="002E4EAC" w:rsidP="002E4EAC">
            <w:pPr>
              <w:rPr>
                <w:rFonts w:eastAsia="Meiryo UI" w:cs="Arial"/>
                <w:b/>
                <w:bCs/>
                <w:szCs w:val="21"/>
                <w:lang w:val="en-GB"/>
              </w:rPr>
            </w:pPr>
            <w:r>
              <w:rPr>
                <w:rFonts w:eastAsia="Meiryo UI" w:cs="Arial"/>
                <w:b/>
                <w:bCs/>
                <w:szCs w:val="21"/>
                <w:lang w:val="en-GB"/>
              </w:rPr>
              <w:t>11</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79164230" w14:textId="2DB54149"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pPortRxAddr</w:t>
            </w:r>
          </w:p>
        </w:tc>
        <w:tc>
          <w:tcPr>
            <w:tcW w:w="2092" w:type="pct"/>
            <w:tcBorders>
              <w:top w:val="single" w:sz="4" w:space="0" w:color="auto"/>
              <w:left w:val="single" w:sz="4" w:space="0" w:color="auto"/>
              <w:bottom w:val="single" w:sz="4" w:space="0" w:color="auto"/>
              <w:right w:val="single" w:sz="4" w:space="0" w:color="auto"/>
            </w:tcBorders>
          </w:tcPr>
          <w:p w14:paraId="719728E5" w14:textId="41C05AFE"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Address of </w:t>
            </w:r>
            <w:r>
              <w:rPr>
                <w:szCs w:val="16"/>
                <w:lang w:val="x-none"/>
              </w:rPr>
              <w:t xml:space="preserve">Port </w:t>
            </w:r>
            <w:r w:rsidRPr="003A1B8E">
              <w:rPr>
                <w:rFonts w:hint="eastAsia"/>
                <w:szCs w:val="16"/>
                <w:lang w:val="x-none"/>
              </w:rPr>
              <w:t>Rx Buffer</w:t>
            </w:r>
            <w:r>
              <w:rPr>
                <w:rFonts w:hint="eastAsia"/>
                <w:szCs w:val="16"/>
                <w:lang w:val="x-none"/>
              </w:rPr>
              <w:t xml:space="preserve"> </w:t>
            </w:r>
            <w:r>
              <w:rPr>
                <w:szCs w:val="16"/>
                <w:lang w:val="x-none"/>
              </w:rPr>
              <w:t>for Port to Ethernet Conversion</w:t>
            </w:r>
          </w:p>
          <w:p w14:paraId="65F626EB" w14:textId="0160E12D"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61A78F74"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5A7DC3D2" w14:textId="23B011B8" w:rsidR="002E4EAC" w:rsidRPr="00A82A34" w:rsidRDefault="002E4EAC" w:rsidP="002E4EAC">
            <w:pPr>
              <w:rPr>
                <w:rFonts w:eastAsia="Meiryo UI" w:cs="Arial"/>
                <w:b/>
                <w:bCs/>
                <w:szCs w:val="21"/>
                <w:lang w:val="en-GB"/>
              </w:rPr>
            </w:pPr>
            <w:r>
              <w:rPr>
                <w:rFonts w:eastAsia="Meiryo UI" w:cs="Arial"/>
                <w:b/>
                <w:bCs/>
                <w:szCs w:val="21"/>
                <w:lang w:val="en-GB"/>
              </w:rPr>
              <w:t>12</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25CE4574" w14:textId="3E872891"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ulPortRxBufSize</w:t>
            </w:r>
          </w:p>
        </w:tc>
        <w:tc>
          <w:tcPr>
            <w:tcW w:w="2092" w:type="pct"/>
            <w:tcBorders>
              <w:top w:val="single" w:sz="4" w:space="0" w:color="auto"/>
              <w:left w:val="single" w:sz="4" w:space="0" w:color="auto"/>
              <w:bottom w:val="single" w:sz="4" w:space="0" w:color="auto"/>
              <w:right w:val="single" w:sz="4" w:space="0" w:color="auto"/>
            </w:tcBorders>
          </w:tcPr>
          <w:p w14:paraId="45933770" w14:textId="2C6CE2F7"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Size of </w:t>
            </w:r>
            <w:r>
              <w:rPr>
                <w:szCs w:val="16"/>
                <w:lang w:val="x-none"/>
              </w:rPr>
              <w:t xml:space="preserve">Port </w:t>
            </w:r>
            <w:r w:rsidRPr="003A1B8E">
              <w:rPr>
                <w:rFonts w:hint="eastAsia"/>
                <w:szCs w:val="16"/>
                <w:lang w:val="x-none"/>
              </w:rPr>
              <w:t>Rx Buffer</w:t>
            </w:r>
            <w:r>
              <w:rPr>
                <w:szCs w:val="16"/>
                <w:lang w:val="x-none"/>
              </w:rPr>
              <w:t xml:space="preserve"> for Port to Ethernet Conversion</w:t>
            </w:r>
          </w:p>
          <w:p w14:paraId="754B37C6" w14:textId="3BC2A71E" w:rsidR="002E4EAC" w:rsidRPr="003A1B8E"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Pr>
                <w:rFonts w:hint="eastAsia"/>
              </w:rPr>
              <w:t>CANBUF_SIZE_MIN</w:t>
            </w:r>
            <w:r>
              <w:t xml:space="preserve"> – CANRXBUFF_SIZE_MAX</w:t>
            </w:r>
          </w:p>
        </w:tc>
      </w:tr>
      <w:tr w:rsidR="002E4EAC" w:rsidRPr="00A82A34" w14:paraId="114A1210"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73359A43" w14:textId="28AE8B80" w:rsidR="002E4EAC" w:rsidRPr="00A82A34" w:rsidRDefault="002E4EAC" w:rsidP="002E4EAC">
            <w:pPr>
              <w:rPr>
                <w:rFonts w:eastAsia="Meiryo UI" w:cs="Arial"/>
                <w:b/>
                <w:bCs/>
                <w:szCs w:val="21"/>
                <w:lang w:val="en-GB"/>
              </w:rPr>
            </w:pPr>
            <w:r>
              <w:rPr>
                <w:rFonts w:eastAsia="Meiryo UI" w:cs="Arial"/>
                <w:b/>
                <w:bCs/>
                <w:szCs w:val="21"/>
                <w:lang w:val="en-GB"/>
              </w:rPr>
              <w:t>13</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6A6C00F6" w14:textId="1B5A1C0B" w:rsidR="002E4EAC" w:rsidRPr="00A82A34"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pEthTxAddr</w:t>
            </w:r>
          </w:p>
        </w:tc>
        <w:tc>
          <w:tcPr>
            <w:tcW w:w="2092" w:type="pct"/>
            <w:tcBorders>
              <w:top w:val="single" w:sz="4" w:space="0" w:color="auto"/>
              <w:left w:val="single" w:sz="4" w:space="0" w:color="auto"/>
              <w:bottom w:val="single" w:sz="4" w:space="0" w:color="auto"/>
              <w:right w:val="single" w:sz="4" w:space="0" w:color="auto"/>
            </w:tcBorders>
          </w:tcPr>
          <w:p w14:paraId="4C6DCAB0" w14:textId="0F80ADDD"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Address of </w:t>
            </w:r>
            <w:r>
              <w:rPr>
                <w:rFonts w:hint="eastAsia"/>
                <w:szCs w:val="16"/>
                <w:lang w:val="x-none"/>
              </w:rPr>
              <w:t>Ethernet Tx</w:t>
            </w:r>
            <w:r w:rsidRPr="00321009">
              <w:rPr>
                <w:rFonts w:hint="eastAsia"/>
                <w:szCs w:val="16"/>
                <w:lang w:val="x-none"/>
              </w:rPr>
              <w:t xml:space="preserve"> Buffer</w:t>
            </w:r>
            <w:r>
              <w:rPr>
                <w:szCs w:val="16"/>
                <w:lang w:val="x-none"/>
              </w:rPr>
              <w:t xml:space="preserve"> for CAN/LIN/Port to Ethernet Conversion</w:t>
            </w:r>
          </w:p>
          <w:p w14:paraId="2B059C4D" w14:textId="4B646687" w:rsidR="002E4EAC" w:rsidRPr="00A82A34"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48171A" w14:paraId="4DE52FC3"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1A3AC5A" w14:textId="35C2B261" w:rsidR="002E4EAC" w:rsidRPr="00A82A34" w:rsidRDefault="002E4EAC" w:rsidP="002E4EAC">
            <w:pPr>
              <w:rPr>
                <w:rFonts w:eastAsia="Meiryo UI" w:cs="Arial"/>
                <w:b/>
                <w:bCs/>
                <w:szCs w:val="21"/>
                <w:lang w:val="en-GB"/>
              </w:rPr>
            </w:pPr>
            <w:r>
              <w:rPr>
                <w:rFonts w:eastAsia="Meiryo UI" w:cs="Arial"/>
                <w:b/>
                <w:bCs/>
                <w:szCs w:val="21"/>
                <w:lang w:val="en-GB"/>
              </w:rPr>
              <w:t>14</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5F17EFE8" w14:textId="77026D17" w:rsidR="002E4EAC" w:rsidRPr="00A82A34"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ulEthTxBufSize</w:t>
            </w:r>
          </w:p>
        </w:tc>
        <w:tc>
          <w:tcPr>
            <w:tcW w:w="2092" w:type="pct"/>
            <w:tcBorders>
              <w:top w:val="single" w:sz="4" w:space="0" w:color="auto"/>
              <w:left w:val="single" w:sz="4" w:space="0" w:color="auto"/>
              <w:bottom w:val="single" w:sz="4" w:space="0" w:color="auto"/>
              <w:right w:val="single" w:sz="4" w:space="0" w:color="auto"/>
            </w:tcBorders>
          </w:tcPr>
          <w:p w14:paraId="345B70BF" w14:textId="0B5A56BD"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Size of </w:t>
            </w:r>
            <w:r>
              <w:rPr>
                <w:szCs w:val="16"/>
                <w:lang w:val="x-none"/>
              </w:rPr>
              <w:t>Ethernet Tx</w:t>
            </w:r>
            <w:r w:rsidRPr="00321009">
              <w:rPr>
                <w:rFonts w:hint="eastAsia"/>
                <w:szCs w:val="16"/>
                <w:lang w:val="x-none"/>
              </w:rPr>
              <w:t xml:space="preserve"> Buffer</w:t>
            </w:r>
            <w:r>
              <w:rPr>
                <w:szCs w:val="16"/>
                <w:lang w:val="x-none"/>
              </w:rPr>
              <w:t xml:space="preserve"> for CAN/LIN/Port to Ethernet Conversion </w:t>
            </w:r>
          </w:p>
          <w:p w14:paraId="33012495" w14:textId="77777777" w:rsidR="002E4EAC" w:rsidRPr="00A82A34"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t>ETH</w:t>
            </w:r>
            <w:r>
              <w:rPr>
                <w:rFonts w:hint="eastAsia"/>
              </w:rPr>
              <w:t>BUF_SIZE_MIN</w:t>
            </w:r>
            <w:r>
              <w:t xml:space="preserve"> – ETH_FRAME_SIZE_MAX</w:t>
            </w:r>
          </w:p>
        </w:tc>
      </w:tr>
      <w:tr w:rsidR="002E4EAC" w:rsidRPr="00A82A34" w14:paraId="4917791D"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6C661830" w14:textId="43CC0328" w:rsidR="002E4EAC" w:rsidRPr="004B758F" w:rsidRDefault="002E4EAC" w:rsidP="002E4EAC">
            <w:pPr>
              <w:rPr>
                <w:rFonts w:eastAsia="Meiryo UI" w:cs="Arial"/>
                <w:b/>
                <w:bCs/>
                <w:szCs w:val="21"/>
                <w:lang w:val="en-GB"/>
              </w:rPr>
            </w:pPr>
            <w:r>
              <w:rPr>
                <w:rFonts w:eastAsia="Meiryo UI" w:cs="Arial"/>
                <w:b/>
                <w:bCs/>
                <w:szCs w:val="21"/>
                <w:lang w:val="en-GB"/>
              </w:rPr>
              <w:lastRenderedPageBreak/>
              <w:t>15</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23BAED2A" w14:textId="331FF5FB"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int8 *</w:t>
            </w:r>
            <w:r>
              <w:rPr>
                <w:szCs w:val="16"/>
                <w:lang w:val="x-none"/>
              </w:rPr>
              <w:t>pEthRxAddr</w:t>
            </w:r>
          </w:p>
        </w:tc>
        <w:tc>
          <w:tcPr>
            <w:tcW w:w="2092" w:type="pct"/>
            <w:tcBorders>
              <w:top w:val="single" w:sz="4" w:space="0" w:color="auto"/>
              <w:left w:val="single" w:sz="4" w:space="0" w:color="auto"/>
              <w:bottom w:val="single" w:sz="4" w:space="0" w:color="auto"/>
              <w:right w:val="single" w:sz="4" w:space="0" w:color="auto"/>
            </w:tcBorders>
          </w:tcPr>
          <w:p w14:paraId="55292452" w14:textId="22D10810"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Address of </w:t>
            </w:r>
            <w:r>
              <w:rPr>
                <w:szCs w:val="16"/>
                <w:lang w:val="x-none"/>
              </w:rPr>
              <w:t>Ethernet</w:t>
            </w:r>
            <w:r w:rsidRPr="003A1B8E">
              <w:rPr>
                <w:rFonts w:hint="eastAsia"/>
                <w:szCs w:val="16"/>
                <w:lang w:val="x-none"/>
              </w:rPr>
              <w:t xml:space="preserve"> Rx Buffer</w:t>
            </w:r>
            <w:r>
              <w:rPr>
                <w:rFonts w:hint="eastAsia"/>
                <w:szCs w:val="16"/>
                <w:lang w:val="x-none"/>
              </w:rPr>
              <w:t xml:space="preserve"> </w:t>
            </w:r>
            <w:r>
              <w:rPr>
                <w:szCs w:val="16"/>
                <w:lang w:val="x-none"/>
              </w:rPr>
              <w:t>for CAN/LIN/Port to Ethernet Conversion</w:t>
            </w:r>
          </w:p>
          <w:p w14:paraId="2663433E" w14:textId="4A868730"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 xml:space="preserve">Range: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40F15EA7"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248E3457" w14:textId="530A0573" w:rsidR="002E4EAC" w:rsidRPr="004B758F" w:rsidRDefault="002E4EAC" w:rsidP="002E4EAC">
            <w:pPr>
              <w:rPr>
                <w:rFonts w:eastAsia="Meiryo UI" w:cs="Arial"/>
                <w:b/>
                <w:bCs/>
                <w:szCs w:val="21"/>
                <w:lang w:val="en-GB"/>
              </w:rPr>
            </w:pPr>
            <w:r>
              <w:rPr>
                <w:rFonts w:eastAsia="Meiryo UI" w:cs="Arial"/>
                <w:b/>
                <w:bCs/>
                <w:szCs w:val="21"/>
                <w:lang w:val="en-GB"/>
              </w:rPr>
              <w:t>16</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7E7AA92C" w14:textId="7E02F282" w:rsidR="002E4EAC"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u</w:t>
            </w:r>
            <w:r w:rsidRPr="0048171A">
              <w:rPr>
                <w:szCs w:val="16"/>
                <w:lang w:val="x-none"/>
              </w:rPr>
              <w:t xml:space="preserve">int32 </w:t>
            </w:r>
            <w:r>
              <w:rPr>
                <w:szCs w:val="16"/>
                <w:lang w:val="x-none"/>
              </w:rPr>
              <w:t>ulEthRxBufSize</w:t>
            </w:r>
          </w:p>
        </w:tc>
        <w:tc>
          <w:tcPr>
            <w:tcW w:w="2092" w:type="pct"/>
            <w:tcBorders>
              <w:top w:val="single" w:sz="4" w:space="0" w:color="auto"/>
              <w:left w:val="single" w:sz="4" w:space="0" w:color="auto"/>
              <w:bottom w:val="single" w:sz="4" w:space="0" w:color="auto"/>
              <w:right w:val="single" w:sz="4" w:space="0" w:color="auto"/>
            </w:tcBorders>
          </w:tcPr>
          <w:p w14:paraId="42B8E655" w14:textId="405EB6DE" w:rsidR="002E4EAC" w:rsidRDefault="002E4EAC" w:rsidP="002E4EAC">
            <w:pPr>
              <w:tabs>
                <w:tab w:val="left" w:pos="864"/>
              </w:tabs>
              <w:overflowPunct w:val="0"/>
              <w:autoSpaceDE w:val="0"/>
              <w:autoSpaceDN w:val="0"/>
              <w:adjustRightInd w:val="0"/>
              <w:jc w:val="left"/>
              <w:textAlignment w:val="baseline"/>
              <w:rPr>
                <w:szCs w:val="16"/>
                <w:lang w:val="x-none"/>
              </w:rPr>
            </w:pPr>
            <w:r w:rsidRPr="00321009">
              <w:rPr>
                <w:rFonts w:hint="eastAsia"/>
                <w:szCs w:val="16"/>
                <w:lang w:val="x-none"/>
              </w:rPr>
              <w:t xml:space="preserve">Size of </w:t>
            </w:r>
            <w:r>
              <w:rPr>
                <w:szCs w:val="16"/>
                <w:lang w:val="x-none"/>
              </w:rPr>
              <w:t>Ethernet</w:t>
            </w:r>
            <w:r w:rsidRPr="00321009">
              <w:rPr>
                <w:rFonts w:hint="eastAsia"/>
                <w:szCs w:val="16"/>
                <w:lang w:val="x-none"/>
              </w:rPr>
              <w:t xml:space="preserve"> Rx Buffer</w:t>
            </w:r>
            <w:r>
              <w:rPr>
                <w:szCs w:val="16"/>
                <w:lang w:val="x-none"/>
              </w:rPr>
              <w:t xml:space="preserve"> for CAN/LIN/Port to Ethernet Conversion</w:t>
            </w:r>
          </w:p>
          <w:p w14:paraId="4A6933B4" w14:textId="77777777" w:rsidR="002E4EAC" w:rsidRDefault="002E4EAC" w:rsidP="002E4EAC">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t>ETH</w:t>
            </w:r>
            <w:r>
              <w:rPr>
                <w:rFonts w:hint="eastAsia"/>
              </w:rPr>
              <w:t>BUF_SIZE_MIN</w:t>
            </w:r>
            <w:r>
              <w:t xml:space="preserve"> – ETH_FRAME_SIZE_MAX</w:t>
            </w:r>
          </w:p>
        </w:tc>
      </w:tr>
      <w:tr w:rsidR="00A42A44" w:rsidRPr="00A82A34" w14:paraId="43614D0B"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1CD9F863" w14:textId="41FD1E92" w:rsidR="00A42A44" w:rsidRDefault="00A42A44" w:rsidP="00A42A44">
            <w:pPr>
              <w:rPr>
                <w:rFonts w:eastAsia="Meiryo UI" w:cs="Arial"/>
                <w:b/>
                <w:bCs/>
                <w:szCs w:val="21"/>
                <w:lang w:val="en-GB"/>
              </w:rPr>
            </w:pPr>
            <w:r>
              <w:rPr>
                <w:rFonts w:eastAsia="Meiryo UI" w:cs="Arial"/>
                <w:b/>
                <w:bCs/>
                <w:szCs w:val="21"/>
                <w:lang w:val="en-GB"/>
              </w:rPr>
              <w:t>17</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711ABA8A" w14:textId="5EE2B1F6" w:rsidR="00A42A44" w:rsidRPr="00A42A44" w:rsidRDefault="00A42A44" w:rsidP="00A42A44">
            <w:pPr>
              <w:tabs>
                <w:tab w:val="left" w:pos="864"/>
              </w:tabs>
              <w:overflowPunct w:val="0"/>
              <w:autoSpaceDE w:val="0"/>
              <w:autoSpaceDN w:val="0"/>
              <w:adjustRightInd w:val="0"/>
              <w:jc w:val="left"/>
              <w:textAlignment w:val="baseline"/>
              <w:rPr>
                <w:szCs w:val="16"/>
              </w:rPr>
            </w:pPr>
            <w:r w:rsidRPr="00A42A44">
              <w:rPr>
                <w:szCs w:val="16"/>
              </w:rPr>
              <w:t>uint32 ulMixRxBufNum</w:t>
            </w:r>
          </w:p>
        </w:tc>
        <w:tc>
          <w:tcPr>
            <w:tcW w:w="2092" w:type="pct"/>
            <w:tcBorders>
              <w:top w:val="single" w:sz="4" w:space="0" w:color="auto"/>
              <w:left w:val="single" w:sz="4" w:space="0" w:color="auto"/>
              <w:bottom w:val="single" w:sz="4" w:space="0" w:color="auto"/>
              <w:right w:val="single" w:sz="4" w:space="0" w:color="auto"/>
            </w:tcBorders>
          </w:tcPr>
          <w:p w14:paraId="7BF74FDA" w14:textId="77777777" w:rsidR="00A42A44" w:rsidRDefault="00A42A44" w:rsidP="00A42A44">
            <w:pPr>
              <w:tabs>
                <w:tab w:val="left" w:pos="864"/>
              </w:tabs>
              <w:overflowPunct w:val="0"/>
              <w:autoSpaceDE w:val="0"/>
              <w:autoSpaceDN w:val="0"/>
              <w:adjustRightInd w:val="0"/>
              <w:jc w:val="left"/>
              <w:textAlignment w:val="baseline"/>
              <w:rPr>
                <w:szCs w:val="16"/>
                <w:lang w:val="x-none"/>
              </w:rPr>
            </w:pPr>
            <w:r>
              <w:rPr>
                <w:szCs w:val="16"/>
                <w:lang w:val="x-none"/>
              </w:rPr>
              <w:t>Total number of Mix Rx Buffer for CAN/LIN/Port to Ethernet Conversion</w:t>
            </w:r>
          </w:p>
          <w:p w14:paraId="29733266" w14:textId="3BE8893F" w:rsidR="00A42A44" w:rsidRPr="00A42A44" w:rsidRDefault="00A42A44" w:rsidP="00A42A44">
            <w:pPr>
              <w:tabs>
                <w:tab w:val="left" w:pos="864"/>
              </w:tabs>
              <w:overflowPunct w:val="0"/>
              <w:autoSpaceDE w:val="0"/>
              <w:autoSpaceDN w:val="0"/>
              <w:adjustRightInd w:val="0"/>
              <w:jc w:val="left"/>
              <w:textAlignment w:val="baseline"/>
            </w:pPr>
            <w:r>
              <w:rPr>
                <w:rFonts w:hint="eastAsia"/>
                <w:szCs w:val="16"/>
                <w:lang w:val="x-none"/>
              </w:rPr>
              <w:t>R</w:t>
            </w:r>
            <w:r>
              <w:rPr>
                <w:szCs w:val="16"/>
                <w:lang w:val="x-none"/>
              </w:rPr>
              <w:t xml:space="preserve">ange: </w:t>
            </w:r>
            <w:r>
              <w:t xml:space="preserve">0 – </w:t>
            </w:r>
            <w:r w:rsidRPr="00A42A44">
              <w:t>PROTOCONV_MIXBUF_MAX</w:t>
            </w:r>
          </w:p>
        </w:tc>
      </w:tr>
      <w:tr w:rsidR="00A42A44" w:rsidRPr="00A82A34" w14:paraId="39BB3D1B"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06C8F37B" w14:textId="2CA727CE" w:rsidR="00A42A44" w:rsidRPr="004B758F" w:rsidRDefault="00A42A44" w:rsidP="00A42A44">
            <w:pPr>
              <w:rPr>
                <w:rFonts w:eastAsia="Meiryo UI" w:cs="Arial"/>
                <w:b/>
                <w:bCs/>
                <w:szCs w:val="21"/>
                <w:lang w:val="en-GB"/>
              </w:rPr>
            </w:pPr>
            <w:r>
              <w:rPr>
                <w:rFonts w:eastAsia="Meiryo UI" w:cs="Arial"/>
                <w:b/>
                <w:bCs/>
                <w:szCs w:val="21"/>
                <w:lang w:val="en-GB"/>
              </w:rPr>
              <w:t>18</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66315BBF" w14:textId="74FD6C43" w:rsidR="00A42A44" w:rsidRPr="002E4EAC" w:rsidRDefault="00A42A44" w:rsidP="00A42A44">
            <w:pPr>
              <w:tabs>
                <w:tab w:val="left" w:pos="864"/>
              </w:tabs>
              <w:overflowPunct w:val="0"/>
              <w:autoSpaceDE w:val="0"/>
              <w:autoSpaceDN w:val="0"/>
              <w:adjustRightInd w:val="0"/>
              <w:jc w:val="left"/>
              <w:textAlignment w:val="baseline"/>
              <w:rPr>
                <w:szCs w:val="16"/>
              </w:rPr>
            </w:pPr>
            <w:r w:rsidRPr="00A42A44">
              <w:rPr>
                <w:szCs w:val="16"/>
              </w:rPr>
              <w:t>uint8 *pMixRxAddr[PROTOCONV_MIXBUF_MAX]</w:t>
            </w:r>
          </w:p>
        </w:tc>
        <w:tc>
          <w:tcPr>
            <w:tcW w:w="2092" w:type="pct"/>
            <w:tcBorders>
              <w:top w:val="single" w:sz="4" w:space="0" w:color="auto"/>
              <w:left w:val="single" w:sz="4" w:space="0" w:color="auto"/>
              <w:bottom w:val="single" w:sz="4" w:space="0" w:color="auto"/>
              <w:right w:val="single" w:sz="4" w:space="0" w:color="auto"/>
            </w:tcBorders>
          </w:tcPr>
          <w:p w14:paraId="28729BB9" w14:textId="7D5E1EBA" w:rsidR="00A42A44" w:rsidRDefault="00A42A44" w:rsidP="00A42A44">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Address of </w:t>
            </w:r>
            <w:r>
              <w:rPr>
                <w:szCs w:val="16"/>
                <w:lang w:val="x-none"/>
              </w:rPr>
              <w:t>Mix</w:t>
            </w:r>
            <w:r w:rsidRPr="003A1B8E">
              <w:rPr>
                <w:rFonts w:hint="eastAsia"/>
                <w:szCs w:val="16"/>
                <w:lang w:val="x-none"/>
              </w:rPr>
              <w:t xml:space="preserve"> Rx Buffer</w:t>
            </w:r>
            <w:r>
              <w:rPr>
                <w:rFonts w:hint="eastAsia"/>
                <w:szCs w:val="16"/>
                <w:lang w:val="x-none"/>
              </w:rPr>
              <w:t xml:space="preserve"> </w:t>
            </w:r>
            <w:r>
              <w:rPr>
                <w:szCs w:val="16"/>
                <w:lang w:val="x-none"/>
              </w:rPr>
              <w:t>for CAN/LIN/Port to Ethernet Conversion</w:t>
            </w:r>
          </w:p>
          <w:p w14:paraId="349E58A3" w14:textId="7860BE11" w:rsidR="00A42A44" w:rsidRDefault="00A42A44" w:rsidP="00A42A44">
            <w:pPr>
              <w:tabs>
                <w:tab w:val="left" w:pos="864"/>
              </w:tabs>
              <w:overflowPunct w:val="0"/>
              <w:autoSpaceDE w:val="0"/>
              <w:autoSpaceDN w:val="0"/>
              <w:adjustRightInd w:val="0"/>
              <w:jc w:val="left"/>
              <w:textAlignment w:val="baseline"/>
              <w:rPr>
                <w:szCs w:val="16"/>
                <w:lang w:val="x-none"/>
              </w:rPr>
            </w:pPr>
            <w:r>
              <w:rPr>
                <w:szCs w:val="16"/>
                <w:lang w:val="x-none"/>
              </w:rPr>
              <w:t xml:space="preserve">Range: 16 elements of </w:t>
            </w:r>
            <w:r>
              <w:rPr>
                <w:rFonts w:hint="eastAsia"/>
                <w:szCs w:val="16"/>
                <w:lang w:val="x-none"/>
              </w:rPr>
              <w:t>8</w:t>
            </w:r>
            <w:r>
              <w:rPr>
                <w:szCs w:val="16"/>
                <w:lang w:val="x-none"/>
              </w:rPr>
              <w:t xml:space="preserve"> bit value (Refer to </w:t>
            </w:r>
            <w:r>
              <w:rPr>
                <w:szCs w:val="16"/>
                <w:lang w:val="x-none"/>
              </w:rPr>
              <w:fldChar w:fldCharType="begin"/>
            </w:r>
            <w:r>
              <w:rPr>
                <w:szCs w:val="16"/>
                <w:lang w:val="x-none"/>
              </w:rPr>
              <w:instrText xml:space="preserve"> REF _Ref93936500 \n \h  \* MERGEFORMAT </w:instrText>
            </w:r>
            <w:r>
              <w:rPr>
                <w:szCs w:val="16"/>
                <w:lang w:val="x-none"/>
              </w:rPr>
            </w:r>
            <w:r>
              <w:rPr>
                <w:szCs w:val="16"/>
                <w:lang w:val="x-none"/>
              </w:rPr>
              <w:fldChar w:fldCharType="separate"/>
            </w:r>
            <w:r w:rsidR="009D560C">
              <w:rPr>
                <w:szCs w:val="16"/>
                <w:lang w:val="x-none"/>
              </w:rPr>
              <w:t>2.7.1</w:t>
            </w:r>
            <w:r>
              <w:rPr>
                <w:szCs w:val="16"/>
                <w:lang w:val="x-none"/>
              </w:rPr>
              <w:fldChar w:fldCharType="end"/>
            </w:r>
            <w:r>
              <w:rPr>
                <w:szCs w:val="16"/>
                <w:lang w:val="x-none"/>
              </w:rPr>
              <w:t>)</w:t>
            </w:r>
          </w:p>
        </w:tc>
      </w:tr>
      <w:tr w:rsidR="002E4EAC" w:rsidRPr="00A82A34" w14:paraId="6124D165"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tcPr>
          <w:p w14:paraId="5F24111E" w14:textId="02F78859" w:rsidR="002E4EAC" w:rsidRPr="004B758F" w:rsidRDefault="002E4EAC" w:rsidP="002E4EAC">
            <w:pPr>
              <w:rPr>
                <w:rFonts w:eastAsia="Meiryo UI" w:cs="Arial"/>
                <w:b/>
                <w:bCs/>
                <w:szCs w:val="21"/>
                <w:lang w:val="en-GB"/>
              </w:rPr>
            </w:pPr>
            <w:r>
              <w:rPr>
                <w:rFonts w:eastAsia="Meiryo UI" w:cs="Arial"/>
                <w:b/>
                <w:bCs/>
                <w:szCs w:val="21"/>
                <w:lang w:val="en-GB"/>
              </w:rPr>
              <w:t>1</w:t>
            </w:r>
            <w:r w:rsidR="00A42A44">
              <w:rPr>
                <w:rFonts w:eastAsia="Meiryo UI" w:cs="Arial"/>
                <w:b/>
                <w:bCs/>
                <w:szCs w:val="21"/>
                <w:lang w:val="en-GB"/>
              </w:rPr>
              <w:t>9</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228" w:type="pct"/>
            <w:tcBorders>
              <w:top w:val="single" w:sz="4" w:space="0" w:color="auto"/>
              <w:left w:val="single" w:sz="4" w:space="0" w:color="auto"/>
              <w:bottom w:val="single" w:sz="4" w:space="0" w:color="auto"/>
              <w:right w:val="single" w:sz="4" w:space="0" w:color="auto"/>
            </w:tcBorders>
          </w:tcPr>
          <w:p w14:paraId="05B1A3B6" w14:textId="7FBC97EC" w:rsidR="002E4EAC" w:rsidRPr="002E4EAC" w:rsidRDefault="00A42A44" w:rsidP="002E4EAC">
            <w:pPr>
              <w:tabs>
                <w:tab w:val="left" w:pos="864"/>
              </w:tabs>
              <w:overflowPunct w:val="0"/>
              <w:autoSpaceDE w:val="0"/>
              <w:autoSpaceDN w:val="0"/>
              <w:adjustRightInd w:val="0"/>
              <w:jc w:val="left"/>
              <w:textAlignment w:val="baseline"/>
              <w:rPr>
                <w:szCs w:val="16"/>
              </w:rPr>
            </w:pPr>
            <w:r w:rsidRPr="00A42A44">
              <w:rPr>
                <w:szCs w:val="16"/>
              </w:rPr>
              <w:t>uint32 ulMixRxBufSize[PROTOCONV_MIXBUF_MAX]</w:t>
            </w:r>
          </w:p>
        </w:tc>
        <w:tc>
          <w:tcPr>
            <w:tcW w:w="2092" w:type="pct"/>
            <w:tcBorders>
              <w:top w:val="single" w:sz="4" w:space="0" w:color="auto"/>
              <w:left w:val="single" w:sz="4" w:space="0" w:color="auto"/>
              <w:bottom w:val="single" w:sz="4" w:space="0" w:color="auto"/>
              <w:right w:val="single" w:sz="4" w:space="0" w:color="auto"/>
            </w:tcBorders>
          </w:tcPr>
          <w:p w14:paraId="5F250175" w14:textId="6F2E94EF" w:rsidR="002E4EAC" w:rsidRDefault="002E4EAC" w:rsidP="002E4EAC">
            <w:pPr>
              <w:tabs>
                <w:tab w:val="left" w:pos="864"/>
              </w:tabs>
              <w:overflowPunct w:val="0"/>
              <w:autoSpaceDE w:val="0"/>
              <w:autoSpaceDN w:val="0"/>
              <w:adjustRightInd w:val="0"/>
              <w:jc w:val="left"/>
              <w:textAlignment w:val="baseline"/>
              <w:rPr>
                <w:szCs w:val="16"/>
                <w:lang w:val="x-none"/>
              </w:rPr>
            </w:pPr>
            <w:r w:rsidRPr="003A1B8E">
              <w:rPr>
                <w:rFonts w:hint="eastAsia"/>
                <w:szCs w:val="16"/>
                <w:lang w:val="x-none"/>
              </w:rPr>
              <w:t xml:space="preserve">Size of </w:t>
            </w:r>
            <w:r w:rsidR="00C3453F">
              <w:rPr>
                <w:szCs w:val="16"/>
                <w:lang w:val="x-none"/>
              </w:rPr>
              <w:t>Mix</w:t>
            </w:r>
            <w:r w:rsidR="00C3453F" w:rsidRPr="003A1B8E">
              <w:rPr>
                <w:rFonts w:hint="eastAsia"/>
                <w:szCs w:val="16"/>
                <w:lang w:val="x-none"/>
              </w:rPr>
              <w:t xml:space="preserve"> Rx Buffer</w:t>
            </w:r>
            <w:r w:rsidR="00C3453F">
              <w:rPr>
                <w:rFonts w:hint="eastAsia"/>
                <w:szCs w:val="16"/>
                <w:lang w:val="x-none"/>
              </w:rPr>
              <w:t xml:space="preserve"> </w:t>
            </w:r>
            <w:r w:rsidR="00C3453F">
              <w:rPr>
                <w:szCs w:val="16"/>
                <w:lang w:val="x-none"/>
              </w:rPr>
              <w:t xml:space="preserve">for CAN/LIN/Port </w:t>
            </w:r>
            <w:r>
              <w:rPr>
                <w:szCs w:val="16"/>
                <w:lang w:val="x-none"/>
              </w:rPr>
              <w:t>to Ethernet Conversion</w:t>
            </w:r>
          </w:p>
          <w:p w14:paraId="24FB8B89" w14:textId="54455D0F" w:rsidR="002E4EAC" w:rsidRPr="002E4EAC" w:rsidRDefault="002E4EAC" w:rsidP="002E4EAC">
            <w:pPr>
              <w:tabs>
                <w:tab w:val="left" w:pos="864"/>
              </w:tabs>
              <w:overflowPunct w:val="0"/>
              <w:autoSpaceDE w:val="0"/>
              <w:autoSpaceDN w:val="0"/>
              <w:adjustRightInd w:val="0"/>
              <w:jc w:val="left"/>
              <w:textAlignment w:val="baseline"/>
            </w:pPr>
            <w:r>
              <w:rPr>
                <w:rFonts w:hint="eastAsia"/>
                <w:szCs w:val="16"/>
                <w:lang w:val="x-none"/>
              </w:rPr>
              <w:t>R</w:t>
            </w:r>
            <w:r>
              <w:rPr>
                <w:szCs w:val="16"/>
                <w:lang w:val="x-none"/>
              </w:rPr>
              <w:t>ange:</w:t>
            </w:r>
            <w:r w:rsidR="00E0121E">
              <w:rPr>
                <w:szCs w:val="16"/>
                <w:lang w:val="x-none"/>
              </w:rPr>
              <w:t xml:space="preserve"> </w:t>
            </w:r>
            <w:r w:rsidR="00A42A44">
              <w:rPr>
                <w:szCs w:val="16"/>
                <w:lang w:val="x-none"/>
              </w:rPr>
              <w:t xml:space="preserve">16 elements of value in range of </w:t>
            </w:r>
            <w:r w:rsidR="00E0121E">
              <w:rPr>
                <w:szCs w:val="16"/>
                <w:lang w:val="x-none"/>
              </w:rPr>
              <w:t>MIX</w:t>
            </w:r>
            <w:r>
              <w:rPr>
                <w:rFonts w:hint="eastAsia"/>
              </w:rPr>
              <w:t>BUF_SIZE_MIN</w:t>
            </w:r>
            <w:r>
              <w:t xml:space="preserve"> – </w:t>
            </w:r>
            <w:r w:rsidR="00E0121E">
              <w:t>MIXED</w:t>
            </w:r>
            <w:r>
              <w:t>RXBUFF_SIZE_MAX</w:t>
            </w:r>
          </w:p>
        </w:tc>
      </w:tr>
      <w:tr w:rsidR="002E4EAC" w:rsidRPr="00A82A34" w14:paraId="5E6FE57C" w14:textId="77777777" w:rsidTr="00A04688">
        <w:trPr>
          <w:jc w:val="center"/>
        </w:trPr>
        <w:tc>
          <w:tcPr>
            <w:tcW w:w="680" w:type="pct"/>
            <w:tcBorders>
              <w:top w:val="single" w:sz="4" w:space="0" w:color="auto"/>
              <w:left w:val="single" w:sz="4" w:space="0" w:color="auto"/>
              <w:bottom w:val="single" w:sz="4" w:space="0" w:color="auto"/>
              <w:right w:val="single" w:sz="4" w:space="0" w:color="auto"/>
            </w:tcBorders>
            <w:shd w:val="clear" w:color="auto" w:fill="D9D9D9"/>
            <w:hideMark/>
          </w:tcPr>
          <w:p w14:paraId="5C820C98" w14:textId="77777777" w:rsidR="002E4EAC" w:rsidRPr="00A82A34" w:rsidRDefault="002E4EAC" w:rsidP="002E4EAC">
            <w:pPr>
              <w:rPr>
                <w:rFonts w:eastAsia="Meiryo UI" w:cs="Arial"/>
                <w:b/>
                <w:bCs/>
                <w:szCs w:val="21"/>
                <w:lang w:val="en-GB"/>
              </w:rPr>
            </w:pPr>
            <w:r w:rsidRPr="00A82A34">
              <w:rPr>
                <w:rFonts w:eastAsia="Meiryo UI" w:cs="Arial"/>
                <w:b/>
                <w:bCs/>
                <w:szCs w:val="21"/>
                <w:lang w:val="en-GB"/>
              </w:rPr>
              <w:t>Description</w:t>
            </w:r>
          </w:p>
        </w:tc>
        <w:tc>
          <w:tcPr>
            <w:tcW w:w="4320" w:type="pct"/>
            <w:gridSpan w:val="2"/>
            <w:tcBorders>
              <w:top w:val="single" w:sz="4" w:space="0" w:color="auto"/>
              <w:left w:val="single" w:sz="4" w:space="0" w:color="auto"/>
              <w:bottom w:val="single" w:sz="4" w:space="0" w:color="auto"/>
              <w:right w:val="single" w:sz="4" w:space="0" w:color="auto"/>
            </w:tcBorders>
          </w:tcPr>
          <w:p w14:paraId="042A1B8F" w14:textId="77777777" w:rsidR="002E4EAC" w:rsidRPr="00A82A34" w:rsidRDefault="002E4EAC" w:rsidP="002E4EAC">
            <w:pPr>
              <w:tabs>
                <w:tab w:val="left" w:pos="864"/>
              </w:tabs>
              <w:overflowPunct w:val="0"/>
              <w:autoSpaceDE w:val="0"/>
              <w:autoSpaceDN w:val="0"/>
              <w:adjustRightInd w:val="0"/>
              <w:jc w:val="left"/>
              <w:textAlignment w:val="baseline"/>
              <w:rPr>
                <w:szCs w:val="16"/>
                <w:lang w:val="x-none"/>
              </w:rPr>
            </w:pPr>
            <w:r>
              <w:rPr>
                <w:szCs w:val="16"/>
                <w:lang w:val="x-none"/>
              </w:rPr>
              <w:t>Buffer Address and Size Configuration</w:t>
            </w:r>
            <w:r w:rsidRPr="00A82A34">
              <w:rPr>
                <w:szCs w:val="16"/>
                <w:lang w:val="x-none"/>
              </w:rPr>
              <w:t>.</w:t>
            </w:r>
          </w:p>
        </w:tc>
      </w:tr>
    </w:tbl>
    <w:p w14:paraId="4A5F0422" w14:textId="2EFA413B" w:rsidR="00E51FBF" w:rsidRDefault="00E51FBF" w:rsidP="00D10EB4">
      <w:pPr>
        <w:pStyle w:val="Heading4"/>
      </w:pPr>
      <w:bookmarkStart w:id="295" w:name="_Ref190709085"/>
      <w:r w:rsidRPr="00676CA2">
        <w:t>R_</w:t>
      </w:r>
      <w:r w:rsidR="000F4E6D">
        <w:t>ProtoConv</w:t>
      </w:r>
      <w:r w:rsidRPr="00676CA2">
        <w:t>_</w:t>
      </w:r>
      <w:r>
        <w:t>Header</w:t>
      </w:r>
      <w:r w:rsidRPr="00676CA2">
        <w:t>Type</w:t>
      </w:r>
      <w:bookmarkEnd w:id="295"/>
    </w:p>
    <w:p w14:paraId="77D89ECF" w14:textId="05740513"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65</w:t>
      </w:r>
      <w:r w:rsidR="009D560C">
        <w:rPr>
          <w:noProof/>
        </w:rPr>
        <w:fldChar w:fldCharType="end"/>
      </w:r>
      <w:r w:rsidR="006B0A14">
        <w:rPr>
          <w:noProof/>
        </w:rPr>
        <w:t>:</w:t>
      </w:r>
      <w:r w:rsidRPr="00460EFA">
        <w:t xml:space="preserve"> </w:t>
      </w:r>
      <w:r w:rsidRPr="00676CA2">
        <w:t>R_</w:t>
      </w:r>
      <w:r w:rsidR="000F4E6D">
        <w:t>ProtoConv</w:t>
      </w:r>
      <w:r w:rsidRPr="00676CA2">
        <w:t>_HeaderType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412"/>
        <w:gridCol w:w="5154"/>
        <w:gridCol w:w="3465"/>
      </w:tblGrid>
      <w:tr w:rsidR="00A96F88" w:rsidRPr="004B758F" w14:paraId="00DFEA94" w14:textId="77777777" w:rsidTr="00EC6422">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4C516D93" w14:textId="77777777" w:rsidR="00A96F88" w:rsidRPr="004B758F" w:rsidRDefault="00A96F88" w:rsidP="000D256D">
            <w:pPr>
              <w:jc w:val="left"/>
              <w:rPr>
                <w:b/>
                <w:bCs/>
                <w:szCs w:val="21"/>
                <w:lang w:val="en-GB"/>
              </w:rPr>
            </w:pPr>
            <w:r w:rsidRPr="004B758F">
              <w:rPr>
                <w:b/>
                <w:bCs/>
                <w:szCs w:val="21"/>
                <w:lang w:val="en-GB"/>
              </w:rPr>
              <w:t>Location</w:t>
            </w:r>
          </w:p>
        </w:tc>
        <w:tc>
          <w:tcPr>
            <w:tcW w:w="4296" w:type="pct"/>
            <w:gridSpan w:val="2"/>
            <w:tcBorders>
              <w:top w:val="single" w:sz="4" w:space="0" w:color="auto"/>
              <w:left w:val="single" w:sz="4" w:space="0" w:color="auto"/>
              <w:bottom w:val="single" w:sz="4" w:space="0" w:color="auto"/>
              <w:right w:val="single" w:sz="4" w:space="0" w:color="auto"/>
            </w:tcBorders>
          </w:tcPr>
          <w:p w14:paraId="6AE57C56" w14:textId="1CA9F702" w:rsidR="00A96F88" w:rsidRPr="004B758F" w:rsidRDefault="00A96F88" w:rsidP="00032018">
            <w:pPr>
              <w:tabs>
                <w:tab w:val="left" w:pos="864"/>
              </w:tabs>
              <w:overflowPunct w:val="0"/>
              <w:autoSpaceDE w:val="0"/>
              <w:autoSpaceDN w:val="0"/>
              <w:adjustRightInd w:val="0"/>
              <w:jc w:val="left"/>
              <w:textAlignment w:val="baseline"/>
              <w:rPr>
                <w:szCs w:val="16"/>
                <w:lang w:val="x-none" w:eastAsia="x-none"/>
              </w:rPr>
            </w:pPr>
            <w:r w:rsidRPr="004B758F">
              <w:rPr>
                <w:szCs w:val="16"/>
                <w:lang w:val="x-none" w:eastAsia="x-none"/>
              </w:rPr>
              <w:t>CDD_</w:t>
            </w:r>
            <w:r w:rsidR="000F4E6D">
              <w:rPr>
                <w:szCs w:val="16"/>
                <w:lang w:val="x-none" w:eastAsia="x-none"/>
              </w:rPr>
              <w:t>ProtoConv</w:t>
            </w:r>
            <w:r w:rsidRPr="004B758F">
              <w:rPr>
                <w:szCs w:val="16"/>
                <w:lang w:val="x-none" w:eastAsia="x-none"/>
              </w:rPr>
              <w:t>.h</w:t>
            </w:r>
          </w:p>
        </w:tc>
      </w:tr>
      <w:tr w:rsidR="00A96F88" w:rsidRPr="004B758F" w14:paraId="1C84F985"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hideMark/>
          </w:tcPr>
          <w:p w14:paraId="2936E2A5" w14:textId="77777777" w:rsidR="00A96F88" w:rsidRPr="004B758F" w:rsidRDefault="00A96F88" w:rsidP="000D256D">
            <w:pPr>
              <w:jc w:val="left"/>
              <w:rPr>
                <w:rFonts w:eastAsia="Meiryo UI" w:cs="Arial"/>
                <w:szCs w:val="21"/>
                <w:lang w:val="en-GB"/>
              </w:rPr>
            </w:pPr>
            <w:r w:rsidRPr="004B758F">
              <w:rPr>
                <w:rFonts w:eastAsia="Meiryo UI" w:cs="Arial"/>
                <w:b/>
                <w:bCs/>
                <w:szCs w:val="21"/>
                <w:lang w:val="en-GB"/>
              </w:rPr>
              <w:t>1</w:t>
            </w:r>
            <w:r w:rsidRPr="004B758F">
              <w:rPr>
                <w:rFonts w:eastAsia="Meiryo UI" w:cs="Arial"/>
                <w:b/>
                <w:bCs/>
                <w:szCs w:val="21"/>
                <w:vertAlign w:val="superscript"/>
                <w:lang w:val="en-GB"/>
              </w:rPr>
              <w:t>st</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39A1943B" w14:textId="77777777"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sidRPr="004B758F">
              <w:rPr>
                <w:rFonts w:hint="eastAsia"/>
                <w:szCs w:val="16"/>
                <w:lang w:val="x-none"/>
              </w:rPr>
              <w:t>u</w:t>
            </w:r>
            <w:r w:rsidRPr="004B758F">
              <w:rPr>
                <w:szCs w:val="16"/>
                <w:lang w:val="x-none"/>
              </w:rPr>
              <w:t>int</w:t>
            </w:r>
            <w:r>
              <w:rPr>
                <w:szCs w:val="16"/>
                <w:lang w:val="x-none"/>
              </w:rPr>
              <w:t>8 ucIpSetFlag</w:t>
            </w:r>
          </w:p>
        </w:tc>
        <w:tc>
          <w:tcPr>
            <w:tcW w:w="1728" w:type="pct"/>
            <w:tcBorders>
              <w:top w:val="single" w:sz="4" w:space="0" w:color="auto"/>
              <w:left w:val="single" w:sz="4" w:space="0" w:color="auto"/>
              <w:bottom w:val="single" w:sz="4" w:space="0" w:color="auto"/>
              <w:right w:val="single" w:sz="4" w:space="0" w:color="auto"/>
            </w:tcBorders>
          </w:tcPr>
          <w:p w14:paraId="06C07AEF"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Pr>
                <w:szCs w:val="16"/>
                <w:lang w:val="x-none"/>
              </w:rPr>
              <w:t>IP/UDP Header Set Flag</w:t>
            </w:r>
          </w:p>
          <w:p w14:paraId="2138D661" w14:textId="1C0A58B0"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000F4E6D">
              <w:rPr>
                <w:szCs w:val="16"/>
                <w:lang w:val="x-none"/>
              </w:rPr>
              <w:t>PROTOCONV</w:t>
            </w:r>
            <w:r w:rsidRPr="000C334C">
              <w:rPr>
                <w:szCs w:val="16"/>
                <w:lang w:val="x-none"/>
              </w:rPr>
              <w:t>_CLR</w:t>
            </w:r>
            <w:r>
              <w:rPr>
                <w:szCs w:val="16"/>
                <w:lang w:val="x-none"/>
              </w:rPr>
              <w:t xml:space="preserve"> or </w:t>
            </w:r>
            <w:r w:rsidR="000F4E6D">
              <w:rPr>
                <w:szCs w:val="16"/>
                <w:lang w:val="x-none"/>
              </w:rPr>
              <w:t>PROTOCONV</w:t>
            </w:r>
            <w:r w:rsidRPr="000C334C">
              <w:rPr>
                <w:szCs w:val="16"/>
                <w:lang w:val="x-none"/>
              </w:rPr>
              <w:t>_</w:t>
            </w:r>
            <w:r>
              <w:rPr>
                <w:szCs w:val="16"/>
                <w:lang w:val="x-none"/>
              </w:rPr>
              <w:t>SET</w:t>
            </w:r>
          </w:p>
        </w:tc>
      </w:tr>
      <w:tr w:rsidR="00A96F88" w:rsidRPr="004B758F" w14:paraId="459445EB"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hideMark/>
          </w:tcPr>
          <w:p w14:paraId="34651239" w14:textId="0857D73C" w:rsidR="00A96F88" w:rsidRPr="004B758F" w:rsidRDefault="00A96F88" w:rsidP="000D256D">
            <w:pPr>
              <w:jc w:val="left"/>
              <w:rPr>
                <w:rFonts w:eastAsia="Meiryo UI" w:cs="Arial"/>
                <w:b/>
                <w:bCs/>
                <w:szCs w:val="21"/>
                <w:lang w:val="en-GB"/>
              </w:rPr>
            </w:pPr>
            <w:r w:rsidRPr="004B758F">
              <w:rPr>
                <w:rFonts w:eastAsia="Meiryo UI" w:cs="Arial"/>
                <w:b/>
                <w:bCs/>
                <w:szCs w:val="21"/>
                <w:lang w:val="en-GB"/>
              </w:rPr>
              <w:t>2</w:t>
            </w:r>
            <w:r w:rsidRPr="004B758F">
              <w:rPr>
                <w:rFonts w:eastAsia="Meiryo UI" w:cs="Arial"/>
                <w:b/>
                <w:bCs/>
                <w:szCs w:val="21"/>
                <w:vertAlign w:val="superscript"/>
                <w:lang w:val="en-GB"/>
              </w:rPr>
              <w:t>nd</w:t>
            </w:r>
            <w:r w:rsidR="00600E27">
              <w:rPr>
                <w:rFonts w:eastAsia="Meiryo UI" w:cs="Arial"/>
                <w:b/>
                <w:bCs/>
                <w:szCs w:val="21"/>
                <w:vertAlign w:val="superscript"/>
                <w:lang w:val="en-GB"/>
              </w:rPr>
              <w:t xml:space="preserve"> </w:t>
            </w:r>
            <w:r w:rsidRPr="004B758F">
              <w:rPr>
                <w:rFonts w:eastAsia="Meiryo UI" w:cs="Arial"/>
                <w:b/>
                <w:bCs/>
                <w:szCs w:val="21"/>
                <w:lang w:val="en-GB"/>
              </w:rPr>
              <w:t>Element</w:t>
            </w:r>
          </w:p>
        </w:tc>
        <w:tc>
          <w:tcPr>
            <w:tcW w:w="2569" w:type="pct"/>
            <w:tcBorders>
              <w:top w:val="single" w:sz="4" w:space="0" w:color="auto"/>
              <w:left w:val="single" w:sz="4" w:space="0" w:color="auto"/>
              <w:bottom w:val="single" w:sz="4" w:space="0" w:color="auto"/>
              <w:right w:val="single" w:sz="4" w:space="0" w:color="auto"/>
            </w:tcBorders>
          </w:tcPr>
          <w:p w14:paraId="2478E34F" w14:textId="77777777"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u</w:t>
            </w:r>
            <w:r>
              <w:rPr>
                <w:szCs w:val="16"/>
                <w:lang w:val="x-none"/>
              </w:rPr>
              <w:t>int8 ucIpType</w:t>
            </w:r>
          </w:p>
        </w:tc>
        <w:tc>
          <w:tcPr>
            <w:tcW w:w="1728" w:type="pct"/>
            <w:tcBorders>
              <w:top w:val="single" w:sz="4" w:space="0" w:color="auto"/>
              <w:left w:val="single" w:sz="4" w:space="0" w:color="auto"/>
              <w:bottom w:val="single" w:sz="4" w:space="0" w:color="auto"/>
              <w:right w:val="single" w:sz="4" w:space="0" w:color="auto"/>
            </w:tcBorders>
          </w:tcPr>
          <w:p w14:paraId="4CB515EE"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I</w:t>
            </w:r>
            <w:r>
              <w:rPr>
                <w:szCs w:val="16"/>
                <w:lang w:val="x-none"/>
              </w:rPr>
              <w:t>P Type (IPv4/IPv6)</w:t>
            </w:r>
          </w:p>
          <w:p w14:paraId="5A172932" w14:textId="25E577C0"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000F4E6D">
              <w:rPr>
                <w:szCs w:val="16"/>
                <w:lang w:val="x-none"/>
              </w:rPr>
              <w:t>PROTOCONV</w:t>
            </w:r>
            <w:r w:rsidRPr="0037087F">
              <w:rPr>
                <w:szCs w:val="16"/>
                <w:lang w:val="x-none"/>
              </w:rPr>
              <w:t>_</w:t>
            </w:r>
            <w:r w:rsidRPr="000C334C">
              <w:rPr>
                <w:szCs w:val="16"/>
                <w:lang w:val="x-none"/>
              </w:rPr>
              <w:t>FLAG_IPV4</w:t>
            </w:r>
            <w:r>
              <w:rPr>
                <w:szCs w:val="16"/>
                <w:lang w:val="x-none"/>
              </w:rPr>
              <w:t xml:space="preserve"> </w:t>
            </w:r>
            <w:r w:rsidR="00526B1E">
              <w:rPr>
                <w:szCs w:val="16"/>
                <w:lang w:val="x-none"/>
              </w:rPr>
              <w:t xml:space="preserve">or </w:t>
            </w:r>
            <w:r w:rsidR="000F4E6D">
              <w:rPr>
                <w:szCs w:val="16"/>
                <w:lang w:val="x-none"/>
              </w:rPr>
              <w:t>PROTOCONV</w:t>
            </w:r>
            <w:r w:rsidR="00526B1E">
              <w:rPr>
                <w:szCs w:val="16"/>
                <w:lang w:val="x-none"/>
              </w:rPr>
              <w:t>_FLAG_IPV6</w:t>
            </w:r>
          </w:p>
        </w:tc>
      </w:tr>
      <w:tr w:rsidR="00A96F88" w:rsidRPr="00086003" w14:paraId="039C44CD"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644B31A5" w14:textId="77777777" w:rsidR="00A96F88" w:rsidRPr="004B758F" w:rsidRDefault="00A96F88" w:rsidP="000D256D">
            <w:pPr>
              <w:jc w:val="left"/>
              <w:rPr>
                <w:rFonts w:eastAsia="Meiryo UI" w:cs="Arial"/>
                <w:b/>
                <w:bCs/>
                <w:szCs w:val="21"/>
                <w:lang w:val="en-GB"/>
              </w:rPr>
            </w:pPr>
            <w:r w:rsidRPr="004B758F">
              <w:rPr>
                <w:rFonts w:eastAsia="Meiryo UI" w:cs="Arial"/>
                <w:b/>
                <w:bCs/>
                <w:szCs w:val="21"/>
                <w:lang w:val="en-GB"/>
              </w:rPr>
              <w:t>3</w:t>
            </w:r>
            <w:r w:rsidRPr="004B758F">
              <w:rPr>
                <w:rFonts w:eastAsia="Meiryo UI" w:cs="Arial"/>
                <w:b/>
                <w:bCs/>
                <w:szCs w:val="21"/>
                <w:vertAlign w:val="superscript"/>
                <w:lang w:val="en-GB"/>
              </w:rPr>
              <w:t>rd</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33BC68A6" w14:textId="77777777"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Pr>
                <w:szCs w:val="16"/>
                <w:lang w:val="x-none"/>
              </w:rPr>
              <w:t>uint8 ucAvtpFormat</w:t>
            </w:r>
          </w:p>
        </w:tc>
        <w:tc>
          <w:tcPr>
            <w:tcW w:w="1728" w:type="pct"/>
            <w:tcBorders>
              <w:top w:val="single" w:sz="4" w:space="0" w:color="auto"/>
              <w:left w:val="single" w:sz="4" w:space="0" w:color="auto"/>
              <w:bottom w:val="single" w:sz="4" w:space="0" w:color="auto"/>
              <w:right w:val="single" w:sz="4" w:space="0" w:color="auto"/>
            </w:tcBorders>
          </w:tcPr>
          <w:p w14:paraId="5E077CBF"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A</w:t>
            </w:r>
            <w:r>
              <w:rPr>
                <w:szCs w:val="16"/>
                <w:lang w:val="x-none"/>
              </w:rPr>
              <w:t>VTP format type (NTSCF/TSCF)</w:t>
            </w:r>
          </w:p>
          <w:p w14:paraId="213F7862" w14:textId="187494F4" w:rsidR="00A96F88" w:rsidRDefault="00A96F88" w:rsidP="00032018">
            <w:pPr>
              <w:tabs>
                <w:tab w:val="left" w:pos="864"/>
              </w:tabs>
              <w:overflowPunct w:val="0"/>
              <w:autoSpaceDE w:val="0"/>
              <w:autoSpaceDN w:val="0"/>
              <w:adjustRightInd w:val="0"/>
              <w:jc w:val="left"/>
              <w:textAlignment w:val="baseline"/>
              <w:rPr>
                <w:szCs w:val="16"/>
                <w:lang w:val="x-none"/>
              </w:rPr>
            </w:pPr>
            <w:r w:rsidRPr="000C334C">
              <w:rPr>
                <w:szCs w:val="16"/>
                <w:lang w:val="x-none"/>
              </w:rPr>
              <w:t xml:space="preserve">Range: </w:t>
            </w:r>
            <w:r w:rsidR="000F4E6D">
              <w:rPr>
                <w:szCs w:val="16"/>
                <w:lang w:val="x-none"/>
              </w:rPr>
              <w:t>PROTOCONV</w:t>
            </w:r>
            <w:r w:rsidRPr="0037087F">
              <w:rPr>
                <w:szCs w:val="16"/>
                <w:lang w:val="x-none"/>
              </w:rPr>
              <w:t>_</w:t>
            </w:r>
            <w:r w:rsidRPr="000C334C">
              <w:rPr>
                <w:szCs w:val="16"/>
                <w:lang w:val="x-none"/>
              </w:rPr>
              <w:t>FLAG_</w:t>
            </w:r>
            <w:r w:rsidR="00977CCB">
              <w:rPr>
                <w:szCs w:val="16"/>
                <w:lang w:val="x-none"/>
              </w:rPr>
              <w:t>NTSCF or</w:t>
            </w:r>
            <w:r w:rsidR="00951D93">
              <w:rPr>
                <w:szCs w:val="16"/>
                <w:lang w:val="x-none"/>
              </w:rPr>
              <w:t xml:space="preserve"> </w:t>
            </w:r>
          </w:p>
          <w:p w14:paraId="4C81E681" w14:textId="007E8EAC" w:rsidR="00951D93" w:rsidRDefault="000F4E6D" w:rsidP="00032018">
            <w:pPr>
              <w:tabs>
                <w:tab w:val="left" w:pos="864"/>
              </w:tabs>
              <w:overflowPunct w:val="0"/>
              <w:autoSpaceDE w:val="0"/>
              <w:autoSpaceDN w:val="0"/>
              <w:adjustRightInd w:val="0"/>
              <w:jc w:val="left"/>
              <w:textAlignment w:val="baseline"/>
              <w:rPr>
                <w:szCs w:val="16"/>
                <w:lang w:val="x-none"/>
              </w:rPr>
            </w:pPr>
            <w:r>
              <w:rPr>
                <w:szCs w:val="16"/>
                <w:lang w:val="x-none"/>
              </w:rPr>
              <w:t>PROTOCONV</w:t>
            </w:r>
            <w:r w:rsidR="00951D93" w:rsidRPr="00951D93">
              <w:rPr>
                <w:szCs w:val="16"/>
                <w:lang w:val="x-none"/>
              </w:rPr>
              <w:t>_FLAG_TSCF</w:t>
            </w:r>
            <w:r w:rsidR="00951D93">
              <w:rPr>
                <w:szCs w:val="16"/>
                <w:lang w:val="x-none"/>
              </w:rPr>
              <w:t xml:space="preserve"> or </w:t>
            </w:r>
          </w:p>
          <w:p w14:paraId="6049A06C" w14:textId="736355E1" w:rsidR="00977CCB" w:rsidRPr="004B758F" w:rsidRDefault="000F4E6D" w:rsidP="00032018">
            <w:pPr>
              <w:tabs>
                <w:tab w:val="left" w:pos="864"/>
              </w:tabs>
              <w:overflowPunct w:val="0"/>
              <w:autoSpaceDE w:val="0"/>
              <w:autoSpaceDN w:val="0"/>
              <w:adjustRightInd w:val="0"/>
              <w:jc w:val="left"/>
              <w:textAlignment w:val="baseline"/>
              <w:rPr>
                <w:szCs w:val="16"/>
                <w:lang w:val="x-none"/>
              </w:rPr>
            </w:pPr>
            <w:r>
              <w:rPr>
                <w:szCs w:val="16"/>
                <w:lang w:val="x-none"/>
              </w:rPr>
              <w:t>PROTOCONV</w:t>
            </w:r>
            <w:r w:rsidR="00977CCB" w:rsidRPr="00977CCB">
              <w:rPr>
                <w:szCs w:val="16"/>
                <w:lang w:val="x-none"/>
              </w:rPr>
              <w:t>_AVTP_NONE</w:t>
            </w:r>
          </w:p>
        </w:tc>
      </w:tr>
      <w:tr w:rsidR="00A96F88" w:rsidRPr="004B758F" w14:paraId="0232EB2E"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46521432" w14:textId="0602B18E" w:rsidR="00A96F88" w:rsidRPr="004B758F" w:rsidRDefault="00A003DB" w:rsidP="000D256D">
            <w:pPr>
              <w:jc w:val="left"/>
              <w:rPr>
                <w:rFonts w:eastAsia="Meiryo UI" w:cs="Arial"/>
                <w:b/>
                <w:bCs/>
                <w:szCs w:val="21"/>
                <w:lang w:val="en-GB"/>
              </w:rPr>
            </w:pPr>
            <w:r>
              <w:rPr>
                <w:rFonts w:eastAsia="Meiryo UI" w:cs="Arial"/>
                <w:b/>
                <w:bCs/>
                <w:szCs w:val="21"/>
                <w:lang w:val="en-GB"/>
              </w:rPr>
              <w:t>4</w:t>
            </w:r>
            <w:r w:rsidR="00A96F88" w:rsidRPr="004B758F">
              <w:rPr>
                <w:rFonts w:eastAsia="Meiryo UI" w:cs="Arial"/>
                <w:b/>
                <w:bCs/>
                <w:szCs w:val="21"/>
                <w:vertAlign w:val="superscript"/>
                <w:lang w:val="en-GB"/>
              </w:rPr>
              <w:t>th</w:t>
            </w:r>
            <w:r w:rsidR="00A96F88"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55DDA046" w14:textId="4D26468D"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Pr>
                <w:szCs w:val="16"/>
                <w:lang w:val="x-none"/>
              </w:rPr>
              <w:t>uint32 aaDestIpAddr[</w:t>
            </w:r>
            <w:r w:rsidR="000F4E6D">
              <w:rPr>
                <w:szCs w:val="16"/>
                <w:lang w:val="x-none"/>
              </w:rPr>
              <w:t>PROTOCONV</w:t>
            </w:r>
            <w:r w:rsidRPr="00875750">
              <w:rPr>
                <w:szCs w:val="16"/>
                <w:lang w:val="x-none"/>
              </w:rPr>
              <w:t>_</w:t>
            </w:r>
            <w:r>
              <w:rPr>
                <w:lang w:val="x-none"/>
              </w:rPr>
              <w:t>IP</w:t>
            </w:r>
            <w:r>
              <w:t>ADDR_LEN_IN_WORD</w:t>
            </w:r>
            <w:r>
              <w:rPr>
                <w:szCs w:val="16"/>
                <w:lang w:val="x-none"/>
              </w:rPr>
              <w:t>]</w:t>
            </w:r>
          </w:p>
        </w:tc>
        <w:tc>
          <w:tcPr>
            <w:tcW w:w="1728" w:type="pct"/>
            <w:tcBorders>
              <w:top w:val="single" w:sz="4" w:space="0" w:color="auto"/>
              <w:left w:val="single" w:sz="4" w:space="0" w:color="auto"/>
              <w:bottom w:val="single" w:sz="4" w:space="0" w:color="auto"/>
              <w:right w:val="single" w:sz="4" w:space="0" w:color="auto"/>
            </w:tcBorders>
          </w:tcPr>
          <w:p w14:paraId="325A7CAA" w14:textId="3659DFDE" w:rsidR="00A96F88" w:rsidRDefault="00A21C09" w:rsidP="00032018">
            <w:pPr>
              <w:tabs>
                <w:tab w:val="left" w:pos="864"/>
              </w:tabs>
              <w:overflowPunct w:val="0"/>
              <w:autoSpaceDE w:val="0"/>
              <w:autoSpaceDN w:val="0"/>
              <w:adjustRightInd w:val="0"/>
              <w:jc w:val="left"/>
              <w:textAlignment w:val="baseline"/>
              <w:rPr>
                <w:szCs w:val="16"/>
                <w:lang w:val="x-none"/>
              </w:rPr>
            </w:pPr>
            <w:r>
              <w:rPr>
                <w:szCs w:val="16"/>
                <w:lang w:val="x-none"/>
              </w:rPr>
              <w:t>I</w:t>
            </w:r>
            <w:r w:rsidR="00A96F88">
              <w:rPr>
                <w:szCs w:val="16"/>
                <w:lang w:val="x-none"/>
              </w:rPr>
              <w:t>Pv4/</w:t>
            </w:r>
            <w:r>
              <w:rPr>
                <w:szCs w:val="16"/>
                <w:lang w:val="x-none"/>
              </w:rPr>
              <w:t>I</w:t>
            </w:r>
            <w:r w:rsidR="00A96F88">
              <w:rPr>
                <w:szCs w:val="16"/>
                <w:lang w:val="x-none"/>
              </w:rPr>
              <w:t>Pv6 Destination IP Address</w:t>
            </w:r>
          </w:p>
          <w:p w14:paraId="546D5A6D" w14:textId="0537010C" w:rsidR="00A96F88" w:rsidRPr="004B758F" w:rsidRDefault="00A96F88" w:rsidP="00032018">
            <w:pPr>
              <w:tabs>
                <w:tab w:val="left" w:pos="864"/>
              </w:tabs>
              <w:overflowPunct w:val="0"/>
              <w:autoSpaceDE w:val="0"/>
              <w:autoSpaceDN w:val="0"/>
              <w:adjustRightInd w:val="0"/>
              <w:jc w:val="left"/>
              <w:textAlignment w:val="baseline"/>
              <w:rPr>
                <w:szCs w:val="16"/>
                <w:lang w:val="x-none"/>
              </w:rPr>
            </w:pPr>
            <w:r w:rsidRPr="000C334C">
              <w:rPr>
                <w:szCs w:val="16"/>
                <w:lang w:val="x-none"/>
              </w:rPr>
              <w:t>Range:</w:t>
            </w:r>
            <w:r>
              <w:rPr>
                <w:rFonts w:hint="eastAsia"/>
                <w:szCs w:val="16"/>
                <w:lang w:val="x-none"/>
              </w:rPr>
              <w:t xml:space="preserve"> </w:t>
            </w:r>
            <w:r w:rsidRPr="000C334C">
              <w:rPr>
                <w:szCs w:val="16"/>
                <w:lang w:val="x-none"/>
              </w:rPr>
              <w:t>32</w:t>
            </w:r>
            <w:r w:rsidR="005546DF">
              <w:rPr>
                <w:szCs w:val="16"/>
                <w:lang w:val="x-none"/>
              </w:rPr>
              <w:t>-</w:t>
            </w:r>
            <w:r w:rsidRPr="000C334C">
              <w:rPr>
                <w:szCs w:val="16"/>
                <w:lang w:val="x-none"/>
              </w:rPr>
              <w:t>bit value</w:t>
            </w:r>
            <w:r w:rsidR="002C59CB" w:rsidRPr="002C59CB">
              <w:rPr>
                <w:szCs w:val="16"/>
                <w:lang w:val="x-none"/>
              </w:rPr>
              <w:t xml:space="preserve"> 4 elements</w:t>
            </w:r>
          </w:p>
        </w:tc>
      </w:tr>
      <w:tr w:rsidR="00A003DB" w:rsidRPr="004B758F" w14:paraId="7083F6F7"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7675068B" w14:textId="45BD0578" w:rsidR="00A003DB" w:rsidRPr="004B758F" w:rsidRDefault="00A003DB" w:rsidP="00A003DB">
            <w:pPr>
              <w:jc w:val="left"/>
              <w:rPr>
                <w:rFonts w:eastAsia="Meiryo UI" w:cs="Arial"/>
                <w:b/>
                <w:bCs/>
                <w:szCs w:val="21"/>
                <w:lang w:val="en-GB"/>
              </w:rPr>
            </w:pPr>
            <w:r w:rsidRPr="004B758F">
              <w:rPr>
                <w:rFonts w:eastAsia="Meiryo UI" w:cs="Arial"/>
                <w:b/>
                <w:bCs/>
                <w:szCs w:val="21"/>
                <w:lang w:val="en-GB"/>
              </w:rPr>
              <w:t>5</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0289039B" w14:textId="77777777" w:rsidR="00A003DB" w:rsidRPr="004B758F" w:rsidRDefault="00A003DB" w:rsidP="00A003DB">
            <w:pPr>
              <w:tabs>
                <w:tab w:val="left" w:pos="864"/>
              </w:tabs>
              <w:overflowPunct w:val="0"/>
              <w:autoSpaceDE w:val="0"/>
              <w:autoSpaceDN w:val="0"/>
              <w:adjustRightInd w:val="0"/>
              <w:jc w:val="left"/>
              <w:textAlignment w:val="baseline"/>
              <w:rPr>
                <w:szCs w:val="16"/>
                <w:lang w:val="x-none"/>
              </w:rPr>
            </w:pPr>
            <w:r w:rsidRPr="004B758F">
              <w:rPr>
                <w:szCs w:val="16"/>
                <w:lang w:val="x-none" w:eastAsia="x-none"/>
              </w:rPr>
              <w:t>uint</w:t>
            </w:r>
            <w:r>
              <w:rPr>
                <w:szCs w:val="16"/>
                <w:lang w:val="x-none" w:eastAsia="x-none"/>
              </w:rPr>
              <w:t>16</w:t>
            </w:r>
            <w:r w:rsidRPr="004B758F">
              <w:rPr>
                <w:szCs w:val="16"/>
                <w:lang w:val="x-none" w:eastAsia="x-none"/>
              </w:rPr>
              <w:t xml:space="preserve"> </w:t>
            </w:r>
            <w:r>
              <w:rPr>
                <w:szCs w:val="16"/>
                <w:lang w:val="x-none" w:eastAsia="x-none"/>
              </w:rPr>
              <w:t>usDestUdpPort</w:t>
            </w:r>
          </w:p>
        </w:tc>
        <w:tc>
          <w:tcPr>
            <w:tcW w:w="1728" w:type="pct"/>
            <w:tcBorders>
              <w:top w:val="single" w:sz="4" w:space="0" w:color="auto"/>
              <w:left w:val="single" w:sz="4" w:space="0" w:color="auto"/>
              <w:bottom w:val="single" w:sz="4" w:space="0" w:color="auto"/>
              <w:right w:val="single" w:sz="4" w:space="0" w:color="auto"/>
            </w:tcBorders>
          </w:tcPr>
          <w:p w14:paraId="5D5BF426" w14:textId="77777777" w:rsidR="00A003DB" w:rsidRDefault="00A003DB" w:rsidP="00A003DB">
            <w:pPr>
              <w:tabs>
                <w:tab w:val="left" w:pos="864"/>
              </w:tabs>
              <w:overflowPunct w:val="0"/>
              <w:autoSpaceDE w:val="0"/>
              <w:autoSpaceDN w:val="0"/>
              <w:adjustRightInd w:val="0"/>
              <w:jc w:val="left"/>
              <w:textAlignment w:val="baseline"/>
              <w:rPr>
                <w:szCs w:val="16"/>
                <w:lang w:val="x-none"/>
              </w:rPr>
            </w:pPr>
            <w:r>
              <w:rPr>
                <w:szCs w:val="16"/>
                <w:lang w:val="x-none"/>
              </w:rPr>
              <w:t>Destination UDP Port</w:t>
            </w:r>
          </w:p>
          <w:p w14:paraId="2BB24168" w14:textId="06E1EA51" w:rsidR="00A003DB" w:rsidRPr="004B758F" w:rsidRDefault="00A003DB" w:rsidP="00A003DB">
            <w:pPr>
              <w:tabs>
                <w:tab w:val="left" w:pos="864"/>
              </w:tabs>
              <w:overflowPunct w:val="0"/>
              <w:autoSpaceDE w:val="0"/>
              <w:autoSpaceDN w:val="0"/>
              <w:adjustRightInd w:val="0"/>
              <w:jc w:val="left"/>
              <w:textAlignment w:val="baseline"/>
              <w:rPr>
                <w:szCs w:val="16"/>
                <w:lang w:val="x-none"/>
              </w:rPr>
            </w:pPr>
            <w:r w:rsidRPr="000C334C">
              <w:rPr>
                <w:szCs w:val="16"/>
                <w:lang w:val="x-none"/>
              </w:rPr>
              <w:t>Range:</w:t>
            </w:r>
            <w:r>
              <w:rPr>
                <w:rFonts w:hint="eastAsia"/>
                <w:szCs w:val="16"/>
                <w:lang w:val="x-none"/>
              </w:rPr>
              <w:t xml:space="preserve"> </w:t>
            </w:r>
            <w:r>
              <w:rPr>
                <w:szCs w:val="16"/>
                <w:lang w:val="x-none"/>
              </w:rPr>
              <w:t>16-</w:t>
            </w:r>
            <w:r w:rsidRPr="000C334C">
              <w:rPr>
                <w:szCs w:val="16"/>
                <w:lang w:val="x-none"/>
              </w:rPr>
              <w:t>bit value</w:t>
            </w:r>
          </w:p>
        </w:tc>
      </w:tr>
      <w:tr w:rsidR="00A003DB" w:rsidRPr="004B758F" w14:paraId="0034875F"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C26E21" w14:textId="11B8459F" w:rsidR="00A003DB" w:rsidRPr="004B758F" w:rsidRDefault="00A003DB" w:rsidP="00A003DB">
            <w:pPr>
              <w:jc w:val="left"/>
              <w:rPr>
                <w:rFonts w:eastAsia="Meiryo UI" w:cs="Arial"/>
                <w:b/>
                <w:bCs/>
                <w:szCs w:val="21"/>
                <w:lang w:val="en-GB"/>
              </w:rPr>
            </w:pPr>
            <w:r w:rsidRPr="004B758F">
              <w:rPr>
                <w:rFonts w:eastAsia="Meiryo UI" w:cs="Arial"/>
                <w:b/>
                <w:bCs/>
                <w:szCs w:val="21"/>
                <w:lang w:val="en-GB"/>
              </w:rPr>
              <w:t>6</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5E07B0AB" w14:textId="31575B0C" w:rsidR="00A003DB" w:rsidRPr="004B758F" w:rsidRDefault="00A003DB" w:rsidP="00A003DB">
            <w:pPr>
              <w:tabs>
                <w:tab w:val="left" w:pos="864"/>
              </w:tabs>
              <w:overflowPunct w:val="0"/>
              <w:autoSpaceDE w:val="0"/>
              <w:autoSpaceDN w:val="0"/>
              <w:adjustRightInd w:val="0"/>
              <w:jc w:val="left"/>
              <w:textAlignment w:val="baseline"/>
              <w:rPr>
                <w:szCs w:val="16"/>
                <w:lang w:val="x-none" w:eastAsia="x-none"/>
              </w:rPr>
            </w:pPr>
            <w:r w:rsidRPr="00F74C6D">
              <w:rPr>
                <w:szCs w:val="16"/>
                <w:lang w:val="x-none" w:eastAsia="x-none"/>
              </w:rPr>
              <w:t>uint16 usVlanId</w:t>
            </w:r>
          </w:p>
        </w:tc>
        <w:tc>
          <w:tcPr>
            <w:tcW w:w="1728" w:type="pct"/>
            <w:tcBorders>
              <w:top w:val="single" w:sz="4" w:space="0" w:color="auto"/>
              <w:left w:val="single" w:sz="4" w:space="0" w:color="auto"/>
              <w:bottom w:val="single" w:sz="4" w:space="0" w:color="auto"/>
              <w:right w:val="single" w:sz="4" w:space="0" w:color="auto"/>
            </w:tcBorders>
          </w:tcPr>
          <w:p w14:paraId="1C96FFE9" w14:textId="2605F4E0" w:rsidR="00A003DB"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V</w:t>
            </w:r>
            <w:r>
              <w:rPr>
                <w:szCs w:val="16"/>
                <w:lang w:val="x-none"/>
              </w:rPr>
              <w:t>LAN ID</w:t>
            </w:r>
          </w:p>
          <w:p w14:paraId="6811714D" w14:textId="6C04919A" w:rsidR="00A003DB" w:rsidRDefault="00A003DB" w:rsidP="00A003DB">
            <w:pPr>
              <w:tabs>
                <w:tab w:val="left" w:pos="864"/>
              </w:tabs>
              <w:overflowPunct w:val="0"/>
              <w:autoSpaceDE w:val="0"/>
              <w:autoSpaceDN w:val="0"/>
              <w:adjustRightInd w:val="0"/>
              <w:jc w:val="left"/>
              <w:textAlignment w:val="baseline"/>
              <w:rPr>
                <w:szCs w:val="16"/>
                <w:lang w:val="x-none"/>
              </w:rPr>
            </w:pPr>
            <w:r>
              <w:rPr>
                <w:szCs w:val="16"/>
                <w:lang w:val="x-none"/>
              </w:rPr>
              <w:t>Range:12-bit value</w:t>
            </w:r>
          </w:p>
        </w:tc>
      </w:tr>
      <w:tr w:rsidR="00A003DB" w:rsidRPr="004B758F" w14:paraId="3BCD3072"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11A646D0" w14:textId="53042DD5" w:rsidR="00A003DB" w:rsidRPr="004B758F" w:rsidRDefault="00A003DB" w:rsidP="00A003DB">
            <w:pPr>
              <w:jc w:val="left"/>
              <w:rPr>
                <w:rFonts w:eastAsia="Meiryo UI" w:cs="Arial"/>
                <w:b/>
                <w:bCs/>
                <w:szCs w:val="21"/>
                <w:lang w:val="en-GB"/>
              </w:rPr>
            </w:pPr>
            <w:r w:rsidRPr="004B758F">
              <w:rPr>
                <w:rFonts w:eastAsia="Meiryo UI" w:cs="Arial"/>
                <w:b/>
                <w:bCs/>
                <w:szCs w:val="21"/>
                <w:lang w:val="en-GB"/>
              </w:rPr>
              <w:t>7</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32F74E63" w14:textId="77777777" w:rsidR="00A003DB" w:rsidRPr="004B758F"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u</w:t>
            </w:r>
            <w:r>
              <w:rPr>
                <w:szCs w:val="16"/>
                <w:lang w:val="x-none"/>
              </w:rPr>
              <w:t>int8 ucStreamIdValid</w:t>
            </w:r>
          </w:p>
        </w:tc>
        <w:tc>
          <w:tcPr>
            <w:tcW w:w="1728" w:type="pct"/>
            <w:tcBorders>
              <w:top w:val="single" w:sz="4" w:space="0" w:color="auto"/>
              <w:left w:val="single" w:sz="4" w:space="0" w:color="auto"/>
              <w:bottom w:val="single" w:sz="4" w:space="0" w:color="auto"/>
              <w:right w:val="single" w:sz="4" w:space="0" w:color="auto"/>
            </w:tcBorders>
          </w:tcPr>
          <w:p w14:paraId="548707FA" w14:textId="77777777" w:rsidR="00A003DB"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S</w:t>
            </w:r>
            <w:r>
              <w:rPr>
                <w:szCs w:val="16"/>
                <w:lang w:val="x-none"/>
              </w:rPr>
              <w:t>tream ID Valid Flag</w:t>
            </w:r>
          </w:p>
          <w:p w14:paraId="5B49DDC2" w14:textId="16DFCFD6" w:rsidR="00A003DB"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PROTOCONV</w:t>
            </w:r>
            <w:r w:rsidRPr="00561092">
              <w:rPr>
                <w:szCs w:val="16"/>
                <w:lang w:val="x-none"/>
              </w:rPr>
              <w:t>_</w:t>
            </w:r>
            <w:r>
              <w:rPr>
                <w:szCs w:val="16"/>
                <w:lang w:val="x-none"/>
              </w:rPr>
              <w:t>INVALID</w:t>
            </w:r>
            <w:r w:rsidRPr="00561092">
              <w:rPr>
                <w:szCs w:val="16"/>
                <w:lang w:val="x-none"/>
              </w:rPr>
              <w:t xml:space="preserve"> or </w:t>
            </w:r>
            <w:r>
              <w:rPr>
                <w:szCs w:val="16"/>
                <w:lang w:val="x-none"/>
              </w:rPr>
              <w:t>PROTOCONV</w:t>
            </w:r>
            <w:r w:rsidRPr="00561092">
              <w:rPr>
                <w:szCs w:val="16"/>
                <w:lang w:val="x-none"/>
              </w:rPr>
              <w:t>_</w:t>
            </w:r>
            <w:r>
              <w:rPr>
                <w:szCs w:val="16"/>
                <w:lang w:val="x-none"/>
              </w:rPr>
              <w:t>VALID</w:t>
            </w:r>
          </w:p>
        </w:tc>
      </w:tr>
      <w:tr w:rsidR="00A003DB" w:rsidRPr="004B758F" w14:paraId="5994D013"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49C85E81" w14:textId="7605DCCA" w:rsidR="00A003DB" w:rsidRPr="004B758F" w:rsidRDefault="00A003DB" w:rsidP="00A003DB">
            <w:pPr>
              <w:jc w:val="left"/>
              <w:rPr>
                <w:rFonts w:eastAsia="Meiryo UI" w:cs="Arial"/>
                <w:b/>
                <w:bCs/>
                <w:szCs w:val="21"/>
                <w:lang w:val="en-GB"/>
              </w:rPr>
            </w:pPr>
            <w:r>
              <w:rPr>
                <w:rFonts w:eastAsia="Meiryo UI" w:cs="Arial"/>
                <w:b/>
                <w:bCs/>
                <w:szCs w:val="21"/>
                <w:lang w:val="en-GB"/>
              </w:rPr>
              <w:t>8</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26DE5395" w14:textId="45A9E568" w:rsidR="00A003DB" w:rsidRPr="004B758F"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u</w:t>
            </w:r>
            <w:r>
              <w:rPr>
                <w:szCs w:val="16"/>
                <w:lang w:val="x-none"/>
              </w:rPr>
              <w:t xml:space="preserve">int32 </w:t>
            </w:r>
            <w:r w:rsidRPr="00561092">
              <w:rPr>
                <w:szCs w:val="16"/>
                <w:lang w:val="x-none"/>
              </w:rPr>
              <w:t>aaStreamId[</w:t>
            </w:r>
            <w:r>
              <w:rPr>
                <w:szCs w:val="16"/>
                <w:lang w:val="x-none"/>
              </w:rPr>
              <w:t>PROTOCONV_</w:t>
            </w:r>
            <w:r w:rsidRPr="00561092">
              <w:rPr>
                <w:szCs w:val="16"/>
                <w:lang w:val="x-none"/>
              </w:rPr>
              <w:t>STREAMID_LEN_IN_WORD]</w:t>
            </w:r>
          </w:p>
        </w:tc>
        <w:tc>
          <w:tcPr>
            <w:tcW w:w="1728" w:type="pct"/>
            <w:tcBorders>
              <w:top w:val="single" w:sz="4" w:space="0" w:color="auto"/>
              <w:left w:val="single" w:sz="4" w:space="0" w:color="auto"/>
              <w:bottom w:val="single" w:sz="4" w:space="0" w:color="auto"/>
              <w:right w:val="single" w:sz="4" w:space="0" w:color="auto"/>
            </w:tcBorders>
          </w:tcPr>
          <w:p w14:paraId="3A393101" w14:textId="77777777" w:rsidR="00A003DB"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S</w:t>
            </w:r>
            <w:r>
              <w:rPr>
                <w:szCs w:val="16"/>
                <w:lang w:val="x-none"/>
              </w:rPr>
              <w:t>tream ID</w:t>
            </w:r>
          </w:p>
          <w:p w14:paraId="3F19BDD8" w14:textId="248F8663" w:rsidR="00A003DB" w:rsidRDefault="00A003DB" w:rsidP="00A003DB">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2C59CB">
              <w:rPr>
                <w:szCs w:val="16"/>
                <w:lang w:val="x-none"/>
              </w:rPr>
              <w:t>2 elements</w:t>
            </w:r>
            <w:r>
              <w:rPr>
                <w:szCs w:val="16"/>
                <w:lang w:val="x-none"/>
              </w:rPr>
              <w:t xml:space="preserve"> of 32-bit value</w:t>
            </w:r>
          </w:p>
        </w:tc>
      </w:tr>
      <w:tr w:rsidR="00241414" w:rsidRPr="004B758F" w14:paraId="146A5C72" w14:textId="77777777" w:rsidTr="003F6AF4">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tcPr>
          <w:p w14:paraId="64B252B0" w14:textId="6066EC89" w:rsidR="00241414" w:rsidRDefault="00241414" w:rsidP="00A003DB">
            <w:pPr>
              <w:jc w:val="left"/>
              <w:rPr>
                <w:rFonts w:eastAsia="Meiryo UI" w:cs="Arial"/>
                <w:b/>
                <w:bCs/>
                <w:szCs w:val="21"/>
                <w:lang w:val="en-GB"/>
              </w:rPr>
            </w:pPr>
            <w:r>
              <w:rPr>
                <w:rFonts w:eastAsia="Meiryo UI" w:cs="Arial"/>
                <w:b/>
                <w:bCs/>
                <w:szCs w:val="21"/>
                <w:lang w:val="en-GB"/>
              </w:rPr>
              <w:t>9</w:t>
            </w:r>
            <w:r w:rsidRPr="004B758F">
              <w:rPr>
                <w:rFonts w:eastAsia="Meiryo UI" w:cs="Arial"/>
                <w:b/>
                <w:bCs/>
                <w:szCs w:val="21"/>
                <w:vertAlign w:val="superscript"/>
                <w:lang w:val="en-GB"/>
              </w:rPr>
              <w:t>th</w:t>
            </w:r>
            <w:r w:rsidRPr="004B758F">
              <w:rPr>
                <w:rFonts w:eastAsia="Meiryo UI" w:cs="Arial"/>
                <w:b/>
                <w:bCs/>
                <w:szCs w:val="21"/>
                <w:lang w:val="en-GB"/>
              </w:rPr>
              <w:t xml:space="preserve"> Element</w:t>
            </w:r>
          </w:p>
        </w:tc>
        <w:tc>
          <w:tcPr>
            <w:tcW w:w="2569" w:type="pct"/>
            <w:tcBorders>
              <w:top w:val="single" w:sz="4" w:space="0" w:color="auto"/>
              <w:left w:val="single" w:sz="4" w:space="0" w:color="auto"/>
              <w:bottom w:val="single" w:sz="4" w:space="0" w:color="auto"/>
              <w:right w:val="single" w:sz="4" w:space="0" w:color="auto"/>
            </w:tcBorders>
          </w:tcPr>
          <w:p w14:paraId="281B1610" w14:textId="5FDC736C" w:rsidR="00241414" w:rsidRPr="00FA71CE" w:rsidRDefault="00241414" w:rsidP="00A003DB">
            <w:pPr>
              <w:tabs>
                <w:tab w:val="left" w:pos="864"/>
              </w:tabs>
              <w:overflowPunct w:val="0"/>
              <w:autoSpaceDE w:val="0"/>
              <w:autoSpaceDN w:val="0"/>
              <w:adjustRightInd w:val="0"/>
              <w:jc w:val="left"/>
              <w:textAlignment w:val="baseline"/>
              <w:rPr>
                <w:szCs w:val="16"/>
              </w:rPr>
            </w:pPr>
            <w:r w:rsidRPr="00241414">
              <w:rPr>
                <w:szCs w:val="16"/>
              </w:rPr>
              <w:t>R_ProtoConv_EthFormatType enFormatType</w:t>
            </w:r>
          </w:p>
        </w:tc>
        <w:tc>
          <w:tcPr>
            <w:tcW w:w="1728" w:type="pct"/>
            <w:tcBorders>
              <w:top w:val="single" w:sz="4" w:space="0" w:color="auto"/>
              <w:left w:val="single" w:sz="4" w:space="0" w:color="auto"/>
              <w:bottom w:val="single" w:sz="4" w:space="0" w:color="auto"/>
              <w:right w:val="single" w:sz="4" w:space="0" w:color="auto"/>
            </w:tcBorders>
          </w:tcPr>
          <w:p w14:paraId="70D53C58" w14:textId="4B01C02B" w:rsidR="00241414" w:rsidRDefault="00241414" w:rsidP="00241414">
            <w:pPr>
              <w:tabs>
                <w:tab w:val="left" w:pos="864"/>
              </w:tabs>
              <w:overflowPunct w:val="0"/>
              <w:autoSpaceDE w:val="0"/>
              <w:autoSpaceDN w:val="0"/>
              <w:adjustRightInd w:val="0"/>
              <w:jc w:val="left"/>
              <w:textAlignment w:val="baseline"/>
              <w:rPr>
                <w:szCs w:val="16"/>
                <w:lang w:val="x-none"/>
              </w:rPr>
            </w:pPr>
            <w:r>
              <w:rPr>
                <w:szCs w:val="16"/>
                <w:lang w:val="x-none"/>
              </w:rPr>
              <w:t>Ethernet Format Type</w:t>
            </w:r>
          </w:p>
          <w:p w14:paraId="322A1B69" w14:textId="31D28767" w:rsidR="00241414" w:rsidRDefault="00241414" w:rsidP="00241414">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241414">
              <w:rPr>
                <w:szCs w:val="16"/>
              </w:rPr>
              <w:t>PROTOCONV_IEEE1722_ACF</w:t>
            </w:r>
            <w:r>
              <w:rPr>
                <w:szCs w:val="16"/>
              </w:rPr>
              <w:t xml:space="preserve"> or </w:t>
            </w:r>
            <w:r w:rsidRPr="00241414">
              <w:rPr>
                <w:szCs w:val="16"/>
              </w:rPr>
              <w:t>PROTOCONV_IPDUM_FORMAT</w:t>
            </w:r>
          </w:p>
        </w:tc>
      </w:tr>
      <w:tr w:rsidR="00F74C6D" w:rsidRPr="004B758F" w14:paraId="57A84B81" w14:textId="77777777" w:rsidTr="00EC6422">
        <w:trPr>
          <w:jc w:val="center"/>
        </w:trPr>
        <w:tc>
          <w:tcPr>
            <w:tcW w:w="704" w:type="pct"/>
            <w:tcBorders>
              <w:top w:val="single" w:sz="4" w:space="0" w:color="auto"/>
              <w:left w:val="single" w:sz="4" w:space="0" w:color="auto"/>
              <w:bottom w:val="single" w:sz="4" w:space="0" w:color="auto"/>
              <w:right w:val="single" w:sz="4" w:space="0" w:color="auto"/>
            </w:tcBorders>
            <w:shd w:val="clear" w:color="auto" w:fill="D9D9D9"/>
            <w:hideMark/>
          </w:tcPr>
          <w:p w14:paraId="3CFF431E" w14:textId="77777777" w:rsidR="00F74C6D" w:rsidRPr="004B758F" w:rsidRDefault="00F74C6D" w:rsidP="000D256D">
            <w:pPr>
              <w:jc w:val="left"/>
              <w:rPr>
                <w:rFonts w:eastAsia="Meiryo UI" w:cs="Arial"/>
                <w:b/>
                <w:bCs/>
                <w:szCs w:val="21"/>
                <w:lang w:val="en-GB"/>
              </w:rPr>
            </w:pPr>
            <w:r w:rsidRPr="004B758F">
              <w:rPr>
                <w:rFonts w:eastAsia="Meiryo UI" w:cs="Arial"/>
                <w:b/>
                <w:bCs/>
                <w:szCs w:val="21"/>
                <w:lang w:val="en-GB"/>
              </w:rPr>
              <w:lastRenderedPageBreak/>
              <w:t>Description</w:t>
            </w:r>
          </w:p>
        </w:tc>
        <w:tc>
          <w:tcPr>
            <w:tcW w:w="4296" w:type="pct"/>
            <w:gridSpan w:val="2"/>
            <w:tcBorders>
              <w:top w:val="single" w:sz="4" w:space="0" w:color="auto"/>
              <w:left w:val="single" w:sz="4" w:space="0" w:color="auto"/>
              <w:bottom w:val="single" w:sz="4" w:space="0" w:color="auto"/>
              <w:right w:val="single" w:sz="4" w:space="0" w:color="auto"/>
            </w:tcBorders>
          </w:tcPr>
          <w:p w14:paraId="27BEA40D" w14:textId="77777777" w:rsidR="00F74C6D" w:rsidRPr="004B758F" w:rsidRDefault="00F74C6D" w:rsidP="00032018">
            <w:pPr>
              <w:tabs>
                <w:tab w:val="left" w:pos="864"/>
              </w:tabs>
              <w:overflowPunct w:val="0"/>
              <w:autoSpaceDE w:val="0"/>
              <w:autoSpaceDN w:val="0"/>
              <w:adjustRightInd w:val="0"/>
              <w:jc w:val="left"/>
              <w:textAlignment w:val="baseline"/>
              <w:rPr>
                <w:szCs w:val="16"/>
                <w:lang w:val="x-none"/>
              </w:rPr>
            </w:pPr>
            <w:r>
              <w:rPr>
                <w:szCs w:val="16"/>
                <w:lang w:val="x-none"/>
              </w:rPr>
              <w:t>IP/UDP/AVTP Header Configuration</w:t>
            </w:r>
          </w:p>
        </w:tc>
      </w:tr>
    </w:tbl>
    <w:p w14:paraId="20DCB6C0" w14:textId="77777777" w:rsidR="00306575" w:rsidRPr="00544EAB" w:rsidRDefault="00306575" w:rsidP="00032018">
      <w:pPr>
        <w:spacing w:after="120"/>
        <w:rPr>
          <w:lang w:val="x-none"/>
        </w:rPr>
      </w:pPr>
    </w:p>
    <w:p w14:paraId="2DAF2E15" w14:textId="29E4345D" w:rsidR="00363B68" w:rsidRDefault="00363B68" w:rsidP="00D10EB4">
      <w:pPr>
        <w:pStyle w:val="Heading4"/>
      </w:pPr>
      <w:bookmarkStart w:id="296" w:name="_Ref190709841"/>
      <w:r w:rsidRPr="00676CA2">
        <w:t>R_</w:t>
      </w:r>
      <w:r w:rsidR="000F4E6D">
        <w:t>ProtoConv</w:t>
      </w:r>
      <w:r w:rsidRPr="00676CA2">
        <w:t>_</w:t>
      </w:r>
      <w:r>
        <w:t>CanFrame</w:t>
      </w:r>
      <w:r w:rsidRPr="00676CA2">
        <w:t>Type</w:t>
      </w:r>
      <w:bookmarkEnd w:id="296"/>
    </w:p>
    <w:p w14:paraId="0318AD94" w14:textId="4EF34CAB"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66</w:t>
      </w:r>
      <w:r w:rsidR="009D560C">
        <w:rPr>
          <w:noProof/>
        </w:rPr>
        <w:fldChar w:fldCharType="end"/>
      </w:r>
      <w:r w:rsidR="00874B98">
        <w:rPr>
          <w:noProof/>
        </w:rPr>
        <w:t>:</w:t>
      </w:r>
      <w:r>
        <w:rPr>
          <w:rFonts w:hint="eastAsia"/>
        </w:rPr>
        <w:t xml:space="preserve"> </w:t>
      </w:r>
      <w:r w:rsidRPr="00676CA2">
        <w:t>R_</w:t>
      </w:r>
      <w:r w:rsidR="000F4E6D">
        <w:t>ProtoConv</w:t>
      </w:r>
      <w:r w:rsidRPr="00676CA2">
        <w:t>_CanFrameType</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413"/>
        <w:gridCol w:w="3353"/>
        <w:gridCol w:w="5225"/>
      </w:tblGrid>
      <w:tr w:rsidR="00A96F88" w:rsidRPr="00A82A34" w14:paraId="7457D0D4" w14:textId="77777777" w:rsidTr="003067DF">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tcPr>
          <w:p w14:paraId="64C7A99B" w14:textId="77777777" w:rsidR="00A96F88" w:rsidRPr="00A82A34" w:rsidRDefault="00A96F88" w:rsidP="000D256D">
            <w:pPr>
              <w:jc w:val="left"/>
              <w:rPr>
                <w:b/>
                <w:bCs/>
                <w:szCs w:val="21"/>
                <w:lang w:val="en-GB"/>
              </w:rPr>
            </w:pPr>
            <w:r w:rsidRPr="00A82A34">
              <w:rPr>
                <w:b/>
                <w:bCs/>
                <w:szCs w:val="21"/>
                <w:lang w:val="en-GB"/>
              </w:rPr>
              <w:t>Location</w:t>
            </w:r>
          </w:p>
        </w:tc>
        <w:tc>
          <w:tcPr>
            <w:tcW w:w="4293" w:type="pct"/>
            <w:gridSpan w:val="2"/>
            <w:tcBorders>
              <w:top w:val="single" w:sz="4" w:space="0" w:color="auto"/>
              <w:left w:val="single" w:sz="4" w:space="0" w:color="auto"/>
              <w:bottom w:val="single" w:sz="4" w:space="0" w:color="auto"/>
              <w:right w:val="single" w:sz="4" w:space="0" w:color="auto"/>
            </w:tcBorders>
          </w:tcPr>
          <w:p w14:paraId="5AC28AE8" w14:textId="3B1BEBDB" w:rsidR="00A96F88" w:rsidRPr="00A82A34" w:rsidRDefault="00A96F88" w:rsidP="00032018">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sidR="000F4E6D">
              <w:rPr>
                <w:szCs w:val="16"/>
                <w:lang w:val="x-none" w:eastAsia="x-none"/>
              </w:rPr>
              <w:t>ProtoConv</w:t>
            </w:r>
            <w:r w:rsidRPr="00A82A34">
              <w:rPr>
                <w:szCs w:val="16"/>
                <w:lang w:val="x-none" w:eastAsia="x-none"/>
              </w:rPr>
              <w:t>.h</w:t>
            </w:r>
          </w:p>
        </w:tc>
      </w:tr>
      <w:tr w:rsidR="00A96F88" w:rsidRPr="00A82A34" w14:paraId="2AFA65B5" w14:textId="77777777" w:rsidTr="00D94B2B">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67F33A17" w14:textId="77777777" w:rsidR="00A96F88" w:rsidRPr="00A82A34" w:rsidRDefault="00A96F88" w:rsidP="000D256D">
            <w:pPr>
              <w:jc w:val="left"/>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790885E7" w14:textId="77777777"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u</w:t>
            </w:r>
            <w:r w:rsidRPr="00A82A34">
              <w:rPr>
                <w:szCs w:val="16"/>
                <w:lang w:val="x-none"/>
              </w:rPr>
              <w:t>int32 ulCanId</w:t>
            </w:r>
          </w:p>
        </w:tc>
        <w:tc>
          <w:tcPr>
            <w:tcW w:w="2615" w:type="pct"/>
            <w:tcBorders>
              <w:top w:val="single" w:sz="4" w:space="0" w:color="auto"/>
              <w:left w:val="single" w:sz="4" w:space="0" w:color="auto"/>
              <w:bottom w:val="single" w:sz="4" w:space="0" w:color="auto"/>
              <w:right w:val="single" w:sz="4" w:space="0" w:color="auto"/>
            </w:tcBorders>
          </w:tcPr>
          <w:p w14:paraId="5705F14B"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sidRPr="00A82A34">
              <w:rPr>
                <w:szCs w:val="16"/>
                <w:lang w:val="x-none"/>
              </w:rPr>
              <w:t>CAN ID (</w:t>
            </w:r>
            <w:r>
              <w:rPr>
                <w:szCs w:val="16"/>
                <w:lang w:val="x-none"/>
              </w:rPr>
              <w:t>32</w:t>
            </w:r>
            <w:r w:rsidRPr="00A82A34">
              <w:rPr>
                <w:szCs w:val="16"/>
                <w:lang w:val="x-none"/>
              </w:rPr>
              <w:t xml:space="preserve"> bit)</w:t>
            </w:r>
            <w:r>
              <w:rPr>
                <w:szCs w:val="16"/>
                <w:lang w:val="x-none"/>
              </w:rPr>
              <w:t xml:space="preserve"> </w:t>
            </w:r>
          </w:p>
          <w:p w14:paraId="1A06A630" w14:textId="65DAC7B3" w:rsidR="00A96F88" w:rsidRDefault="00A96F88" w:rsidP="00032018">
            <w:pPr>
              <w:tabs>
                <w:tab w:val="left" w:pos="864"/>
              </w:tabs>
              <w:overflowPunct w:val="0"/>
              <w:autoSpaceDE w:val="0"/>
              <w:autoSpaceDN w:val="0"/>
              <w:adjustRightInd w:val="0"/>
              <w:jc w:val="left"/>
              <w:textAlignment w:val="baseline"/>
              <w:rPr>
                <w:szCs w:val="16"/>
                <w:lang w:val="x-none"/>
              </w:rPr>
            </w:pPr>
            <w:r>
              <w:rPr>
                <w:szCs w:val="16"/>
                <w:lang w:val="x-none"/>
              </w:rPr>
              <w:t>(Extend format CAN ID(29 bit) + IDE Flag</w:t>
            </w:r>
            <w:r w:rsidR="004C7668">
              <w:rPr>
                <w:szCs w:val="16"/>
                <w:lang w:val="x-none"/>
              </w:rPr>
              <w:t xml:space="preserve"> </w:t>
            </w:r>
            <w:r w:rsidR="004C7668">
              <w:rPr>
                <w:szCs w:val="16"/>
              </w:rPr>
              <w:t>+ FDF bit</w:t>
            </w:r>
            <w:r>
              <w:rPr>
                <w:szCs w:val="16"/>
                <w:lang w:val="x-none"/>
              </w:rPr>
              <w:t>)</w:t>
            </w:r>
          </w:p>
          <w:p w14:paraId="0C222E0C" w14:textId="77777777" w:rsidR="00A96F88" w:rsidRPr="00C4117D" w:rsidRDefault="00A96F88" w:rsidP="00032018">
            <w:pPr>
              <w:tabs>
                <w:tab w:val="left" w:pos="864"/>
              </w:tabs>
              <w:overflowPunct w:val="0"/>
              <w:autoSpaceDE w:val="0"/>
              <w:autoSpaceDN w:val="0"/>
              <w:adjustRightInd w:val="0"/>
              <w:jc w:val="left"/>
              <w:textAlignment w:val="baseline"/>
              <w:rPr>
                <w:szCs w:val="16"/>
                <w:lang w:val="x-none" w:eastAsia="x-none"/>
              </w:rPr>
            </w:pPr>
            <w:r w:rsidRPr="00C4117D">
              <w:rPr>
                <w:szCs w:val="16"/>
                <w:lang w:val="x-none" w:eastAsia="x-none"/>
              </w:rPr>
              <w:t>Range: 0x0 – 0x7FF(CAN base format),</w:t>
            </w:r>
          </w:p>
          <w:p w14:paraId="2AB1DCA5" w14:textId="77777777" w:rsidR="004C7668" w:rsidRDefault="00A96F88" w:rsidP="004C7668">
            <w:pPr>
              <w:tabs>
                <w:tab w:val="left" w:pos="864"/>
              </w:tabs>
              <w:overflowPunct w:val="0"/>
              <w:autoSpaceDE w:val="0"/>
              <w:autoSpaceDN w:val="0"/>
              <w:adjustRightInd w:val="0"/>
              <w:jc w:val="left"/>
              <w:textAlignment w:val="baseline"/>
              <w:rPr>
                <w:szCs w:val="16"/>
              </w:rPr>
            </w:pPr>
            <w:r w:rsidRPr="00C4117D">
              <w:rPr>
                <w:szCs w:val="16"/>
                <w:lang w:val="x-none" w:eastAsia="x-none"/>
              </w:rPr>
              <w:t>0x80000000 – 0x9FFFFFFF(CAN extended format)</w:t>
            </w:r>
            <w:r w:rsidR="004C7668">
              <w:rPr>
                <w:szCs w:val="16"/>
                <w:lang w:eastAsia="x-none"/>
              </w:rPr>
              <w:t>,</w:t>
            </w:r>
          </w:p>
          <w:p w14:paraId="046A7F2F" w14:textId="77777777" w:rsidR="004C7668" w:rsidRDefault="004C7668" w:rsidP="004C7668">
            <w:pPr>
              <w:tabs>
                <w:tab w:val="left" w:pos="864"/>
              </w:tabs>
              <w:overflowPunct w:val="0"/>
              <w:autoSpaceDE w:val="0"/>
              <w:autoSpaceDN w:val="0"/>
              <w:adjustRightInd w:val="0"/>
              <w:jc w:val="left"/>
              <w:textAlignment w:val="baseline"/>
              <w:rPr>
                <w:szCs w:val="16"/>
                <w:lang w:val="x-none"/>
              </w:rPr>
            </w:pPr>
            <w:r>
              <w:rPr>
                <w:szCs w:val="16"/>
                <w:lang w:val="x-none"/>
              </w:rPr>
              <w:t>0x40000000 – 0x400007FF (CAN</w:t>
            </w:r>
            <w:r>
              <w:rPr>
                <w:szCs w:val="16"/>
              </w:rPr>
              <w:t>FD</w:t>
            </w:r>
            <w:r>
              <w:rPr>
                <w:szCs w:val="16"/>
                <w:lang w:val="x-none"/>
              </w:rPr>
              <w:t xml:space="preserve"> base format),</w:t>
            </w:r>
          </w:p>
          <w:p w14:paraId="164D3517" w14:textId="6B496E77" w:rsidR="00A96F88" w:rsidRPr="00D94B2B" w:rsidRDefault="004C7668" w:rsidP="004C7668">
            <w:pPr>
              <w:tabs>
                <w:tab w:val="left" w:pos="864"/>
              </w:tabs>
              <w:overflowPunct w:val="0"/>
              <w:autoSpaceDE w:val="0"/>
              <w:autoSpaceDN w:val="0"/>
              <w:adjustRightInd w:val="0"/>
              <w:jc w:val="left"/>
              <w:textAlignment w:val="baseline"/>
              <w:rPr>
                <w:szCs w:val="16"/>
                <w:lang w:eastAsia="x-none"/>
              </w:rPr>
            </w:pPr>
            <w:r>
              <w:rPr>
                <w:kern w:val="0"/>
                <w:szCs w:val="16"/>
                <w:lang w:val="x-none"/>
              </w:rPr>
              <w:t>0x</w:t>
            </w:r>
            <w:r>
              <w:rPr>
                <w:kern w:val="0"/>
                <w:szCs w:val="16"/>
              </w:rPr>
              <w:t>C</w:t>
            </w:r>
            <w:r>
              <w:rPr>
                <w:kern w:val="0"/>
                <w:szCs w:val="16"/>
                <w:lang w:val="x-none"/>
              </w:rPr>
              <w:t>0000000 – 0x</w:t>
            </w:r>
            <w:r>
              <w:rPr>
                <w:kern w:val="0"/>
                <w:szCs w:val="16"/>
              </w:rPr>
              <w:t>D</w:t>
            </w:r>
            <w:r>
              <w:rPr>
                <w:kern w:val="0"/>
                <w:szCs w:val="16"/>
                <w:lang w:val="x-none"/>
              </w:rPr>
              <w:t>FFFFFFF</w:t>
            </w:r>
            <w:r w:rsidR="005B06EB">
              <w:rPr>
                <w:kern w:val="0"/>
                <w:szCs w:val="16"/>
              </w:rPr>
              <w:t xml:space="preserve"> </w:t>
            </w:r>
            <w:r>
              <w:rPr>
                <w:kern w:val="0"/>
                <w:szCs w:val="16"/>
                <w:lang w:val="x-none"/>
              </w:rPr>
              <w:t>(CAN</w:t>
            </w:r>
            <w:r w:rsidR="005B06EB">
              <w:rPr>
                <w:kern w:val="0"/>
                <w:szCs w:val="16"/>
              </w:rPr>
              <w:t>FD</w:t>
            </w:r>
            <w:r>
              <w:rPr>
                <w:kern w:val="0"/>
                <w:szCs w:val="16"/>
                <w:lang w:val="x-none"/>
              </w:rPr>
              <w:t xml:space="preserve"> extended format)</w:t>
            </w:r>
          </w:p>
        </w:tc>
      </w:tr>
      <w:tr w:rsidR="00A96F88" w:rsidRPr="00A82A34" w14:paraId="4445E0BB" w14:textId="77777777" w:rsidTr="00D94B2B">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631CACFD" w14:textId="77777777" w:rsidR="00A96F88" w:rsidRPr="00A82A34" w:rsidRDefault="00A96F88" w:rsidP="000D256D">
            <w:pPr>
              <w:jc w:val="left"/>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5E2556C0" w14:textId="77777777"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u</w:t>
            </w:r>
            <w:r w:rsidRPr="00A82A34">
              <w:rPr>
                <w:szCs w:val="16"/>
                <w:lang w:val="x-none"/>
              </w:rPr>
              <w:t>int</w:t>
            </w:r>
            <w:r>
              <w:rPr>
                <w:szCs w:val="16"/>
                <w:lang w:val="x-none"/>
              </w:rPr>
              <w:t>32</w:t>
            </w:r>
            <w:r w:rsidRPr="00A82A34">
              <w:rPr>
                <w:szCs w:val="16"/>
                <w:lang w:val="x-none"/>
              </w:rPr>
              <w:t xml:space="preserve"> ulCanDlc</w:t>
            </w:r>
          </w:p>
        </w:tc>
        <w:tc>
          <w:tcPr>
            <w:tcW w:w="2615" w:type="pct"/>
            <w:tcBorders>
              <w:top w:val="single" w:sz="4" w:space="0" w:color="auto"/>
              <w:left w:val="single" w:sz="4" w:space="0" w:color="auto"/>
              <w:bottom w:val="single" w:sz="4" w:space="0" w:color="auto"/>
              <w:right w:val="single" w:sz="4" w:space="0" w:color="auto"/>
            </w:tcBorders>
          </w:tcPr>
          <w:p w14:paraId="597DF2B8"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sidRPr="00A82A34">
              <w:rPr>
                <w:szCs w:val="16"/>
                <w:lang w:val="x-none"/>
              </w:rPr>
              <w:t>CAN DLC (</w:t>
            </w:r>
            <w:r>
              <w:rPr>
                <w:szCs w:val="16"/>
                <w:lang w:val="x-none"/>
              </w:rPr>
              <w:t>32</w:t>
            </w:r>
            <w:r w:rsidRPr="00A82A34">
              <w:rPr>
                <w:szCs w:val="16"/>
                <w:lang w:val="x-none"/>
              </w:rPr>
              <w:t xml:space="preserve"> bit)</w:t>
            </w:r>
          </w:p>
          <w:p w14:paraId="4FD5570F"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w:t>
            </w:r>
            <w:r>
              <w:rPr>
                <w:szCs w:val="16"/>
                <w:lang w:val="x-none"/>
              </w:rPr>
              <w:t>AUTOSAR IPDU-M LONG Format)</w:t>
            </w:r>
          </w:p>
          <w:p w14:paraId="4679A899" w14:textId="06265098"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w:t>
            </w:r>
            <w:r w:rsidR="00BF0BBE">
              <w:rPr>
                <w:szCs w:val="16"/>
              </w:rPr>
              <w:t xml:space="preserve"> </w:t>
            </w:r>
            <w:r>
              <w:rPr>
                <w:szCs w:val="16"/>
                <w:lang w:val="x-none"/>
              </w:rPr>
              <w:t xml:space="preserve">- 8, 12, 16, </w:t>
            </w:r>
            <w:r w:rsidRPr="006671DD">
              <w:rPr>
                <w:szCs w:val="16"/>
                <w:lang w:val="x-none"/>
              </w:rPr>
              <w:t>20, 24, 32, 48, 64</w:t>
            </w:r>
          </w:p>
        </w:tc>
      </w:tr>
      <w:tr w:rsidR="00A96F88" w:rsidRPr="00A82A34" w14:paraId="72016D78" w14:textId="77777777" w:rsidTr="000515CE">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tcPr>
          <w:p w14:paraId="47CB3608" w14:textId="77777777" w:rsidR="00A96F88" w:rsidRPr="00A82A34" w:rsidRDefault="00A96F88" w:rsidP="000D256D">
            <w:pPr>
              <w:jc w:val="left"/>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59E4B16A" w14:textId="77777777"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u</w:t>
            </w:r>
            <w:r w:rsidRPr="00A82A34">
              <w:rPr>
                <w:szCs w:val="16"/>
                <w:lang w:val="x-none"/>
              </w:rPr>
              <w:t>int8 *pCanData</w:t>
            </w:r>
          </w:p>
        </w:tc>
        <w:tc>
          <w:tcPr>
            <w:tcW w:w="2615" w:type="pct"/>
            <w:tcBorders>
              <w:top w:val="single" w:sz="4" w:space="0" w:color="auto"/>
              <w:left w:val="single" w:sz="4" w:space="0" w:color="auto"/>
              <w:bottom w:val="single" w:sz="4" w:space="0" w:color="auto"/>
              <w:right w:val="single" w:sz="4" w:space="0" w:color="auto"/>
            </w:tcBorders>
          </w:tcPr>
          <w:p w14:paraId="3577078D" w14:textId="77777777"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C</w:t>
            </w:r>
            <w:r w:rsidRPr="00A82A34">
              <w:rPr>
                <w:szCs w:val="16"/>
                <w:lang w:val="x-none"/>
              </w:rPr>
              <w:t>AN Payload</w:t>
            </w:r>
          </w:p>
          <w:p w14:paraId="3269701C" w14:textId="77777777" w:rsidR="00A96F88" w:rsidRDefault="00A96F88" w:rsidP="00032018">
            <w:pPr>
              <w:tabs>
                <w:tab w:val="left" w:pos="864"/>
              </w:tabs>
              <w:overflowPunct w:val="0"/>
              <w:autoSpaceDE w:val="0"/>
              <w:autoSpaceDN w:val="0"/>
              <w:adjustRightInd w:val="0"/>
              <w:jc w:val="left"/>
              <w:textAlignment w:val="baseline"/>
              <w:rPr>
                <w:szCs w:val="16"/>
                <w:lang w:val="x-none"/>
              </w:rPr>
            </w:pPr>
            <w:r w:rsidRPr="00A82A34">
              <w:rPr>
                <w:szCs w:val="16"/>
                <w:lang w:val="x-none"/>
              </w:rPr>
              <w:t>(Address of the buffer which stores CAN data)</w:t>
            </w:r>
          </w:p>
          <w:p w14:paraId="11FEAB61" w14:textId="61D634AB"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8 bit value</w:t>
            </w:r>
          </w:p>
        </w:tc>
      </w:tr>
      <w:tr w:rsidR="00A96F88" w:rsidRPr="00A82A34" w14:paraId="59591E19" w14:textId="77777777" w:rsidTr="003067DF">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3BD18E81" w14:textId="77777777" w:rsidR="00A96F88" w:rsidRPr="00A82A34" w:rsidRDefault="00A96F88" w:rsidP="000D256D">
            <w:pPr>
              <w:jc w:val="left"/>
              <w:rPr>
                <w:rFonts w:eastAsia="Meiryo UI" w:cs="Arial"/>
                <w:b/>
                <w:bCs/>
                <w:szCs w:val="21"/>
                <w:lang w:val="en-GB"/>
              </w:rPr>
            </w:pPr>
            <w:r w:rsidRPr="00A82A34">
              <w:rPr>
                <w:rFonts w:eastAsia="Meiryo UI" w:cs="Arial"/>
                <w:b/>
                <w:bCs/>
                <w:szCs w:val="21"/>
                <w:lang w:val="en-GB"/>
              </w:rPr>
              <w:t>Description</w:t>
            </w:r>
          </w:p>
        </w:tc>
        <w:tc>
          <w:tcPr>
            <w:tcW w:w="4293" w:type="pct"/>
            <w:gridSpan w:val="2"/>
            <w:tcBorders>
              <w:top w:val="single" w:sz="4" w:space="0" w:color="auto"/>
              <w:left w:val="single" w:sz="4" w:space="0" w:color="auto"/>
              <w:bottom w:val="single" w:sz="4" w:space="0" w:color="auto"/>
              <w:right w:val="single" w:sz="4" w:space="0" w:color="auto"/>
            </w:tcBorders>
          </w:tcPr>
          <w:p w14:paraId="7154B2B8" w14:textId="77777777" w:rsidR="00A96F88" w:rsidRPr="00A82A34" w:rsidRDefault="00A96F88" w:rsidP="00032018">
            <w:pPr>
              <w:tabs>
                <w:tab w:val="left" w:pos="864"/>
              </w:tabs>
              <w:overflowPunct w:val="0"/>
              <w:autoSpaceDE w:val="0"/>
              <w:autoSpaceDN w:val="0"/>
              <w:adjustRightInd w:val="0"/>
              <w:jc w:val="left"/>
              <w:textAlignment w:val="baseline"/>
              <w:rPr>
                <w:szCs w:val="16"/>
                <w:lang w:val="x-none"/>
              </w:rPr>
            </w:pPr>
            <w:r w:rsidRPr="00A82A34">
              <w:rPr>
                <w:szCs w:val="16"/>
                <w:lang w:val="x-none"/>
              </w:rPr>
              <w:t>S</w:t>
            </w:r>
            <w:r w:rsidRPr="00A82A34">
              <w:rPr>
                <w:szCs w:val="16"/>
                <w:lang w:val="x-none" w:eastAsia="x-none"/>
              </w:rPr>
              <w:t xml:space="preserve">tructure for </w:t>
            </w:r>
            <w:r w:rsidRPr="00A82A34">
              <w:rPr>
                <w:szCs w:val="16"/>
                <w:lang w:val="x-none"/>
              </w:rPr>
              <w:t>CAN frame.</w:t>
            </w:r>
          </w:p>
        </w:tc>
      </w:tr>
    </w:tbl>
    <w:p w14:paraId="329C2CF4" w14:textId="77777777" w:rsidR="00B05184" w:rsidRDefault="00B05184" w:rsidP="00D10EB4">
      <w:pPr>
        <w:pStyle w:val="Heading4"/>
      </w:pPr>
      <w:bookmarkStart w:id="297" w:name="_Ref190710094"/>
      <w:r w:rsidRPr="00676CA2">
        <w:t>R_</w:t>
      </w:r>
      <w:r>
        <w:t>ProtoConv</w:t>
      </w:r>
      <w:r w:rsidRPr="00676CA2">
        <w:t>_</w:t>
      </w:r>
      <w:r>
        <w:t>LinFrame</w:t>
      </w:r>
      <w:r w:rsidRPr="00676CA2">
        <w:t>Type</w:t>
      </w:r>
      <w:bookmarkEnd w:id="297"/>
    </w:p>
    <w:p w14:paraId="2C755AB8" w14:textId="66D120BF" w:rsidR="00B05184" w:rsidRDefault="00B0518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67</w:t>
      </w:r>
      <w:r w:rsidR="009D560C">
        <w:rPr>
          <w:noProof/>
        </w:rPr>
        <w:fldChar w:fldCharType="end"/>
      </w:r>
      <w:r>
        <w:rPr>
          <w:noProof/>
        </w:rPr>
        <w:t>:</w:t>
      </w:r>
      <w:r>
        <w:rPr>
          <w:rFonts w:hint="eastAsia"/>
        </w:rPr>
        <w:t xml:space="preserve"> </w:t>
      </w:r>
      <w:r w:rsidRPr="00676CA2">
        <w:t>R_</w:t>
      </w:r>
      <w:r>
        <w:t>ProtoConv</w:t>
      </w:r>
      <w:r w:rsidRPr="00676CA2">
        <w:t>_</w:t>
      </w:r>
      <w:r>
        <w:t>Li</w:t>
      </w:r>
      <w:r w:rsidRPr="00676CA2">
        <w:t>nFrameType</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413"/>
        <w:gridCol w:w="3353"/>
        <w:gridCol w:w="5225"/>
      </w:tblGrid>
      <w:tr w:rsidR="00B05184" w:rsidRPr="00A82A34" w14:paraId="221C242C" w14:textId="77777777" w:rsidTr="00CE2576">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tcPr>
          <w:p w14:paraId="2D2602A9" w14:textId="77777777" w:rsidR="00B05184" w:rsidRPr="00A82A34" w:rsidRDefault="00B05184" w:rsidP="00CE2576">
            <w:pPr>
              <w:jc w:val="left"/>
              <w:rPr>
                <w:b/>
                <w:bCs/>
                <w:szCs w:val="21"/>
                <w:lang w:val="en-GB"/>
              </w:rPr>
            </w:pPr>
            <w:r w:rsidRPr="00A82A34">
              <w:rPr>
                <w:b/>
                <w:bCs/>
                <w:szCs w:val="21"/>
                <w:lang w:val="en-GB"/>
              </w:rPr>
              <w:t>Location</w:t>
            </w:r>
          </w:p>
        </w:tc>
        <w:tc>
          <w:tcPr>
            <w:tcW w:w="4293" w:type="pct"/>
            <w:gridSpan w:val="2"/>
            <w:tcBorders>
              <w:top w:val="single" w:sz="4" w:space="0" w:color="auto"/>
              <w:left w:val="single" w:sz="4" w:space="0" w:color="auto"/>
              <w:bottom w:val="single" w:sz="4" w:space="0" w:color="auto"/>
              <w:right w:val="single" w:sz="4" w:space="0" w:color="auto"/>
            </w:tcBorders>
          </w:tcPr>
          <w:p w14:paraId="2640E19E" w14:textId="77777777" w:rsidR="00B05184" w:rsidRPr="00A82A34" w:rsidRDefault="00B05184" w:rsidP="00CE2576">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Pr>
                <w:szCs w:val="16"/>
                <w:lang w:val="x-none" w:eastAsia="x-none"/>
              </w:rPr>
              <w:t>ProtoConv</w:t>
            </w:r>
            <w:r w:rsidRPr="00A82A34">
              <w:rPr>
                <w:szCs w:val="16"/>
                <w:lang w:val="x-none" w:eastAsia="x-none"/>
              </w:rPr>
              <w:t>.h</w:t>
            </w:r>
          </w:p>
        </w:tc>
      </w:tr>
      <w:tr w:rsidR="00B05184" w:rsidRPr="00A82A34" w14:paraId="07221186" w14:textId="77777777" w:rsidTr="00CE2576">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2CA4612F" w14:textId="77777777" w:rsidR="00B05184" w:rsidRPr="00A82A34" w:rsidRDefault="00B05184" w:rsidP="00CE2576">
            <w:pPr>
              <w:jc w:val="left"/>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39312091" w14:textId="77777777" w:rsidR="00B05184" w:rsidRPr="00446F5B" w:rsidRDefault="00B05184" w:rsidP="00CE2576">
            <w:pPr>
              <w:tabs>
                <w:tab w:val="left" w:pos="864"/>
              </w:tabs>
              <w:overflowPunct w:val="0"/>
              <w:autoSpaceDE w:val="0"/>
              <w:autoSpaceDN w:val="0"/>
              <w:adjustRightInd w:val="0"/>
              <w:jc w:val="left"/>
              <w:textAlignment w:val="baseline"/>
              <w:rPr>
                <w:szCs w:val="16"/>
              </w:rPr>
            </w:pPr>
            <w:r w:rsidRPr="00446F5B">
              <w:rPr>
                <w:szCs w:val="16"/>
              </w:rPr>
              <w:t>uint8 ucPId</w:t>
            </w:r>
          </w:p>
        </w:tc>
        <w:tc>
          <w:tcPr>
            <w:tcW w:w="2615" w:type="pct"/>
            <w:tcBorders>
              <w:top w:val="single" w:sz="4" w:space="0" w:color="auto"/>
              <w:left w:val="single" w:sz="4" w:space="0" w:color="auto"/>
              <w:bottom w:val="single" w:sz="4" w:space="0" w:color="auto"/>
              <w:right w:val="single" w:sz="4" w:space="0" w:color="auto"/>
            </w:tcBorders>
          </w:tcPr>
          <w:p w14:paraId="2CBB2202"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LIN ID (8 bits)</w:t>
            </w:r>
          </w:p>
          <w:p w14:paraId="22147D92" w14:textId="77777777" w:rsidR="00B05184" w:rsidRPr="00D94B2B" w:rsidRDefault="00B05184" w:rsidP="00CE2576">
            <w:pPr>
              <w:tabs>
                <w:tab w:val="left" w:pos="864"/>
              </w:tabs>
              <w:overflowPunct w:val="0"/>
              <w:autoSpaceDE w:val="0"/>
              <w:autoSpaceDN w:val="0"/>
              <w:adjustRightInd w:val="0"/>
              <w:jc w:val="left"/>
              <w:textAlignment w:val="baseline"/>
              <w:rPr>
                <w:szCs w:val="16"/>
                <w:lang w:eastAsia="x-none"/>
              </w:rPr>
            </w:pPr>
            <w:r>
              <w:rPr>
                <w:rFonts w:hint="eastAsia"/>
                <w:szCs w:val="16"/>
                <w:lang w:val="x-none"/>
              </w:rPr>
              <w:t>R</w:t>
            </w:r>
            <w:r>
              <w:rPr>
                <w:szCs w:val="16"/>
                <w:lang w:val="x-none"/>
              </w:rPr>
              <w:t>ange: 0x</w:t>
            </w:r>
            <w:r w:rsidRPr="00891DD5">
              <w:rPr>
                <w:rFonts w:hint="eastAsia"/>
                <w:szCs w:val="16"/>
                <w:lang w:val="x-none"/>
              </w:rPr>
              <w:t>0</w:t>
            </w:r>
            <w:r>
              <w:rPr>
                <w:szCs w:val="16"/>
                <w:lang w:val="x-none"/>
              </w:rPr>
              <w:t xml:space="preserve"> – </w:t>
            </w:r>
            <w:r w:rsidRPr="0011165C">
              <w:rPr>
                <w:szCs w:val="16"/>
              </w:rPr>
              <w:t>0x3F</w:t>
            </w:r>
          </w:p>
        </w:tc>
      </w:tr>
      <w:tr w:rsidR="00B05184" w:rsidRPr="00A82A34" w14:paraId="4460603A" w14:textId="77777777" w:rsidTr="00CE2576">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41070018" w14:textId="77777777" w:rsidR="00B05184" w:rsidRPr="00A82A34" w:rsidRDefault="00B05184" w:rsidP="00CE2576">
            <w:pPr>
              <w:jc w:val="left"/>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449B7E52" w14:textId="77777777" w:rsidR="00B05184" w:rsidRPr="00446F5B" w:rsidRDefault="00B05184" w:rsidP="00CE2576">
            <w:pPr>
              <w:tabs>
                <w:tab w:val="left" w:pos="864"/>
              </w:tabs>
              <w:overflowPunct w:val="0"/>
              <w:autoSpaceDE w:val="0"/>
              <w:autoSpaceDN w:val="0"/>
              <w:adjustRightInd w:val="0"/>
              <w:jc w:val="left"/>
              <w:textAlignment w:val="baseline"/>
              <w:rPr>
                <w:szCs w:val="16"/>
              </w:rPr>
            </w:pPr>
            <w:r w:rsidRPr="00446F5B">
              <w:rPr>
                <w:szCs w:val="16"/>
              </w:rPr>
              <w:t>uint8 ucDlc</w:t>
            </w:r>
          </w:p>
        </w:tc>
        <w:tc>
          <w:tcPr>
            <w:tcW w:w="2615" w:type="pct"/>
            <w:tcBorders>
              <w:top w:val="single" w:sz="4" w:space="0" w:color="auto"/>
              <w:left w:val="single" w:sz="4" w:space="0" w:color="auto"/>
              <w:bottom w:val="single" w:sz="4" w:space="0" w:color="auto"/>
              <w:right w:val="single" w:sz="4" w:space="0" w:color="auto"/>
            </w:tcBorders>
          </w:tcPr>
          <w:p w14:paraId="1C49F552"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LIN</w:t>
            </w:r>
            <w:r w:rsidRPr="00A82A34">
              <w:rPr>
                <w:szCs w:val="16"/>
                <w:lang w:val="x-none"/>
              </w:rPr>
              <w:t xml:space="preserve"> DLC (</w:t>
            </w:r>
            <w:r>
              <w:rPr>
                <w:szCs w:val="16"/>
                <w:lang w:val="x-none"/>
              </w:rPr>
              <w:t>8</w:t>
            </w:r>
            <w:r w:rsidRPr="00A82A34">
              <w:rPr>
                <w:szCs w:val="16"/>
                <w:lang w:val="x-none"/>
              </w:rPr>
              <w:t xml:space="preserve"> bit</w:t>
            </w:r>
            <w:r>
              <w:rPr>
                <w:szCs w:val="16"/>
                <w:lang w:val="x-none"/>
              </w:rPr>
              <w:t>s</w:t>
            </w:r>
            <w:r w:rsidRPr="00A82A34">
              <w:rPr>
                <w:szCs w:val="16"/>
                <w:lang w:val="x-none"/>
              </w:rPr>
              <w:t>)</w:t>
            </w:r>
          </w:p>
          <w:p w14:paraId="5C5502FC" w14:textId="77777777" w:rsidR="00B05184" w:rsidRPr="00A82A34"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0</w:t>
            </w:r>
            <w:r>
              <w:rPr>
                <w:szCs w:val="16"/>
              </w:rPr>
              <w:t xml:space="preserve"> </w:t>
            </w:r>
            <w:r>
              <w:rPr>
                <w:szCs w:val="16"/>
                <w:lang w:val="x-none"/>
              </w:rPr>
              <w:t>- 8</w:t>
            </w:r>
          </w:p>
        </w:tc>
      </w:tr>
      <w:tr w:rsidR="00B05184" w:rsidRPr="00A82A34" w14:paraId="263B9324" w14:textId="77777777" w:rsidTr="00CE2576">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tcPr>
          <w:p w14:paraId="40587360" w14:textId="77777777" w:rsidR="00B05184" w:rsidRPr="00A82A34" w:rsidRDefault="00B05184" w:rsidP="00CE2576">
            <w:pPr>
              <w:jc w:val="left"/>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1C4F0FB4" w14:textId="77777777" w:rsidR="00B05184" w:rsidRPr="00A82A34" w:rsidRDefault="00B05184" w:rsidP="00CE2576">
            <w:pPr>
              <w:tabs>
                <w:tab w:val="left" w:pos="864"/>
              </w:tabs>
              <w:overflowPunct w:val="0"/>
              <w:autoSpaceDE w:val="0"/>
              <w:autoSpaceDN w:val="0"/>
              <w:adjustRightInd w:val="0"/>
              <w:jc w:val="left"/>
              <w:textAlignment w:val="baseline"/>
              <w:rPr>
                <w:szCs w:val="16"/>
                <w:lang w:val="x-none"/>
              </w:rPr>
            </w:pPr>
            <w:r w:rsidRPr="00A82A34">
              <w:rPr>
                <w:rFonts w:hint="eastAsia"/>
                <w:szCs w:val="16"/>
                <w:lang w:val="x-none"/>
              </w:rPr>
              <w:t>u</w:t>
            </w:r>
            <w:r w:rsidRPr="00A82A34">
              <w:rPr>
                <w:szCs w:val="16"/>
                <w:lang w:val="x-none"/>
              </w:rPr>
              <w:t>int8 *</w:t>
            </w:r>
            <w:r w:rsidRPr="00446F5B">
              <w:rPr>
                <w:szCs w:val="16"/>
              </w:rPr>
              <w:t>pData</w:t>
            </w:r>
          </w:p>
        </w:tc>
        <w:tc>
          <w:tcPr>
            <w:tcW w:w="2615" w:type="pct"/>
            <w:tcBorders>
              <w:top w:val="single" w:sz="4" w:space="0" w:color="auto"/>
              <w:left w:val="single" w:sz="4" w:space="0" w:color="auto"/>
              <w:bottom w:val="single" w:sz="4" w:space="0" w:color="auto"/>
              <w:right w:val="single" w:sz="4" w:space="0" w:color="auto"/>
            </w:tcBorders>
          </w:tcPr>
          <w:p w14:paraId="201A4076" w14:textId="77777777" w:rsidR="00B05184" w:rsidRPr="00A82A34" w:rsidRDefault="00B05184" w:rsidP="00CE2576">
            <w:pPr>
              <w:tabs>
                <w:tab w:val="left" w:pos="864"/>
              </w:tabs>
              <w:overflowPunct w:val="0"/>
              <w:autoSpaceDE w:val="0"/>
              <w:autoSpaceDN w:val="0"/>
              <w:adjustRightInd w:val="0"/>
              <w:jc w:val="left"/>
              <w:textAlignment w:val="baseline"/>
              <w:rPr>
                <w:szCs w:val="16"/>
                <w:lang w:val="x-none"/>
              </w:rPr>
            </w:pPr>
            <w:r>
              <w:rPr>
                <w:szCs w:val="16"/>
                <w:lang w:val="x-none"/>
              </w:rPr>
              <w:t>LIN</w:t>
            </w:r>
            <w:r w:rsidRPr="00A82A34">
              <w:rPr>
                <w:szCs w:val="16"/>
                <w:lang w:val="x-none"/>
              </w:rPr>
              <w:t xml:space="preserve"> Payload</w:t>
            </w:r>
          </w:p>
          <w:p w14:paraId="2A27C111" w14:textId="77777777" w:rsidR="00B05184" w:rsidRDefault="00B05184" w:rsidP="00CE2576">
            <w:pPr>
              <w:tabs>
                <w:tab w:val="left" w:pos="864"/>
              </w:tabs>
              <w:overflowPunct w:val="0"/>
              <w:autoSpaceDE w:val="0"/>
              <w:autoSpaceDN w:val="0"/>
              <w:adjustRightInd w:val="0"/>
              <w:jc w:val="left"/>
              <w:textAlignment w:val="baseline"/>
              <w:rPr>
                <w:szCs w:val="16"/>
                <w:lang w:val="x-none"/>
              </w:rPr>
            </w:pPr>
            <w:r w:rsidRPr="00A82A34">
              <w:rPr>
                <w:szCs w:val="16"/>
                <w:lang w:val="x-none"/>
              </w:rPr>
              <w:t xml:space="preserve">(Address of the buffer which stores </w:t>
            </w:r>
            <w:r>
              <w:rPr>
                <w:szCs w:val="16"/>
                <w:lang w:val="x-none"/>
              </w:rPr>
              <w:t>LIN</w:t>
            </w:r>
            <w:r w:rsidRPr="00A82A34">
              <w:rPr>
                <w:szCs w:val="16"/>
                <w:lang w:val="x-none"/>
              </w:rPr>
              <w:t xml:space="preserve"> data)</w:t>
            </w:r>
          </w:p>
          <w:p w14:paraId="5226669E" w14:textId="090268EF" w:rsidR="00B05184" w:rsidRPr="00A82A34" w:rsidRDefault="00B05184" w:rsidP="00CE2576">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8 bit value</w:t>
            </w:r>
          </w:p>
        </w:tc>
      </w:tr>
      <w:tr w:rsidR="00B05184" w:rsidRPr="00A82A34" w14:paraId="22DD081E" w14:textId="77777777" w:rsidTr="00CE2576">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56889A74" w14:textId="77777777" w:rsidR="00B05184" w:rsidRPr="00A82A34" w:rsidRDefault="00B05184" w:rsidP="00CE2576">
            <w:pPr>
              <w:jc w:val="left"/>
              <w:rPr>
                <w:rFonts w:eastAsia="Meiryo UI" w:cs="Arial"/>
                <w:b/>
                <w:bCs/>
                <w:szCs w:val="21"/>
                <w:lang w:val="en-GB"/>
              </w:rPr>
            </w:pPr>
            <w:r w:rsidRPr="00A82A34">
              <w:rPr>
                <w:rFonts w:eastAsia="Meiryo UI" w:cs="Arial"/>
                <w:b/>
                <w:bCs/>
                <w:szCs w:val="21"/>
                <w:lang w:val="en-GB"/>
              </w:rPr>
              <w:t>Description</w:t>
            </w:r>
          </w:p>
        </w:tc>
        <w:tc>
          <w:tcPr>
            <w:tcW w:w="4293" w:type="pct"/>
            <w:gridSpan w:val="2"/>
            <w:tcBorders>
              <w:top w:val="single" w:sz="4" w:space="0" w:color="auto"/>
              <w:left w:val="single" w:sz="4" w:space="0" w:color="auto"/>
              <w:bottom w:val="single" w:sz="4" w:space="0" w:color="auto"/>
              <w:right w:val="single" w:sz="4" w:space="0" w:color="auto"/>
            </w:tcBorders>
          </w:tcPr>
          <w:p w14:paraId="519A2DD4" w14:textId="77777777" w:rsidR="00B05184" w:rsidRPr="00A82A34" w:rsidRDefault="00B05184" w:rsidP="00CE2576">
            <w:pPr>
              <w:tabs>
                <w:tab w:val="left" w:pos="864"/>
              </w:tabs>
              <w:overflowPunct w:val="0"/>
              <w:autoSpaceDE w:val="0"/>
              <w:autoSpaceDN w:val="0"/>
              <w:adjustRightInd w:val="0"/>
              <w:jc w:val="left"/>
              <w:textAlignment w:val="baseline"/>
              <w:rPr>
                <w:szCs w:val="16"/>
                <w:lang w:val="x-none"/>
              </w:rPr>
            </w:pPr>
            <w:r w:rsidRPr="00A82A34">
              <w:rPr>
                <w:szCs w:val="16"/>
                <w:lang w:val="x-none"/>
              </w:rPr>
              <w:t>S</w:t>
            </w:r>
            <w:r w:rsidRPr="00A82A34">
              <w:rPr>
                <w:szCs w:val="16"/>
                <w:lang w:val="x-none" w:eastAsia="x-none"/>
              </w:rPr>
              <w:t xml:space="preserve">tructure for </w:t>
            </w:r>
            <w:r>
              <w:rPr>
                <w:szCs w:val="16"/>
                <w:lang w:val="x-none"/>
              </w:rPr>
              <w:t>LIN</w:t>
            </w:r>
            <w:r w:rsidRPr="00A82A34">
              <w:rPr>
                <w:szCs w:val="16"/>
                <w:lang w:val="x-none"/>
              </w:rPr>
              <w:t xml:space="preserve"> frame.</w:t>
            </w:r>
          </w:p>
        </w:tc>
      </w:tr>
    </w:tbl>
    <w:p w14:paraId="3EA6E156" w14:textId="50DF56BF" w:rsidR="00446F5B" w:rsidRDefault="00B05184" w:rsidP="00D10EB4">
      <w:pPr>
        <w:pStyle w:val="Heading4"/>
      </w:pPr>
      <w:bookmarkStart w:id="298" w:name="_Ref190709900"/>
      <w:r w:rsidRPr="00B05184">
        <w:t>R_ProtoConv_TimeStampType</w:t>
      </w:r>
      <w:bookmarkEnd w:id="298"/>
    </w:p>
    <w:p w14:paraId="231F84DF" w14:textId="7FE23D6A" w:rsidR="00446F5B" w:rsidRDefault="00446F5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68</w:t>
      </w:r>
      <w:r w:rsidR="009D560C">
        <w:rPr>
          <w:noProof/>
        </w:rPr>
        <w:fldChar w:fldCharType="end"/>
      </w:r>
      <w:r>
        <w:rPr>
          <w:noProof/>
        </w:rPr>
        <w:t>:</w:t>
      </w:r>
      <w:r>
        <w:rPr>
          <w:rFonts w:hint="eastAsia"/>
        </w:rPr>
        <w:t xml:space="preserve"> </w:t>
      </w:r>
      <w:r w:rsidRPr="00676CA2">
        <w:t>R_</w:t>
      </w:r>
      <w:r>
        <w:t>ProtoConv</w:t>
      </w:r>
      <w:r w:rsidRPr="00676CA2">
        <w:t>_</w:t>
      </w:r>
      <w:r w:rsidR="00B05184" w:rsidRPr="00B05184">
        <w:rPr>
          <w:rFonts w:eastAsia="MS Mincho"/>
          <w:kern w:val="0"/>
          <w:lang w:eastAsia="en-US"/>
        </w:rPr>
        <w:t>TimeStampType</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413"/>
        <w:gridCol w:w="3353"/>
        <w:gridCol w:w="5225"/>
      </w:tblGrid>
      <w:tr w:rsidR="00446F5B" w:rsidRPr="00A82A34" w14:paraId="13672336" w14:textId="77777777" w:rsidTr="00B33DF2">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tcPr>
          <w:p w14:paraId="0B3936AE" w14:textId="77777777" w:rsidR="00446F5B" w:rsidRPr="00A82A34" w:rsidRDefault="00446F5B" w:rsidP="00B33DF2">
            <w:pPr>
              <w:jc w:val="left"/>
              <w:rPr>
                <w:b/>
                <w:bCs/>
                <w:szCs w:val="21"/>
                <w:lang w:val="en-GB"/>
              </w:rPr>
            </w:pPr>
            <w:r w:rsidRPr="00A82A34">
              <w:rPr>
                <w:b/>
                <w:bCs/>
                <w:szCs w:val="21"/>
                <w:lang w:val="en-GB"/>
              </w:rPr>
              <w:t>Location</w:t>
            </w:r>
          </w:p>
        </w:tc>
        <w:tc>
          <w:tcPr>
            <w:tcW w:w="4293" w:type="pct"/>
            <w:gridSpan w:val="2"/>
            <w:tcBorders>
              <w:top w:val="single" w:sz="4" w:space="0" w:color="auto"/>
              <w:left w:val="single" w:sz="4" w:space="0" w:color="auto"/>
              <w:bottom w:val="single" w:sz="4" w:space="0" w:color="auto"/>
              <w:right w:val="single" w:sz="4" w:space="0" w:color="auto"/>
            </w:tcBorders>
          </w:tcPr>
          <w:p w14:paraId="2CF3789E" w14:textId="77777777" w:rsidR="00446F5B" w:rsidRPr="00A82A34" w:rsidRDefault="00446F5B" w:rsidP="00B33DF2">
            <w:pPr>
              <w:tabs>
                <w:tab w:val="left" w:pos="864"/>
              </w:tabs>
              <w:overflowPunct w:val="0"/>
              <w:autoSpaceDE w:val="0"/>
              <w:autoSpaceDN w:val="0"/>
              <w:adjustRightInd w:val="0"/>
              <w:jc w:val="left"/>
              <w:textAlignment w:val="baseline"/>
              <w:rPr>
                <w:szCs w:val="16"/>
                <w:lang w:val="x-none" w:eastAsia="x-none"/>
              </w:rPr>
            </w:pPr>
            <w:r w:rsidRPr="00A82A34">
              <w:rPr>
                <w:szCs w:val="16"/>
                <w:lang w:val="x-none" w:eastAsia="x-none"/>
              </w:rPr>
              <w:t>CDD_</w:t>
            </w:r>
            <w:r>
              <w:rPr>
                <w:szCs w:val="16"/>
                <w:lang w:val="x-none" w:eastAsia="x-none"/>
              </w:rPr>
              <w:t>ProtoConv</w:t>
            </w:r>
            <w:r w:rsidRPr="00A82A34">
              <w:rPr>
                <w:szCs w:val="16"/>
                <w:lang w:val="x-none" w:eastAsia="x-none"/>
              </w:rPr>
              <w:t>.h</w:t>
            </w:r>
          </w:p>
        </w:tc>
      </w:tr>
      <w:tr w:rsidR="00446F5B" w:rsidRPr="00A82A34" w14:paraId="1F0EA2F8" w14:textId="77777777" w:rsidTr="00B33DF2">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76BE91FA" w14:textId="77777777" w:rsidR="00446F5B" w:rsidRPr="00A82A34" w:rsidRDefault="00446F5B" w:rsidP="00B33DF2">
            <w:pPr>
              <w:jc w:val="left"/>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2FAFF54F" w14:textId="77777777" w:rsidR="00B05184" w:rsidRPr="00B05184" w:rsidRDefault="00B05184" w:rsidP="00B05184">
            <w:pPr>
              <w:tabs>
                <w:tab w:val="left" w:pos="864"/>
              </w:tabs>
              <w:overflowPunct w:val="0"/>
              <w:autoSpaceDE w:val="0"/>
              <w:autoSpaceDN w:val="0"/>
              <w:adjustRightInd w:val="0"/>
              <w:jc w:val="left"/>
              <w:textAlignment w:val="baseline"/>
              <w:rPr>
                <w:szCs w:val="16"/>
              </w:rPr>
            </w:pPr>
            <w:r w:rsidRPr="00B05184">
              <w:rPr>
                <w:szCs w:val="16"/>
              </w:rPr>
              <w:t>uint32 ulNanosecond</w:t>
            </w:r>
          </w:p>
          <w:p w14:paraId="07F308FA" w14:textId="29A81164" w:rsidR="00446F5B" w:rsidRPr="00446F5B" w:rsidRDefault="00446F5B" w:rsidP="00B33DF2">
            <w:pPr>
              <w:tabs>
                <w:tab w:val="left" w:pos="864"/>
              </w:tabs>
              <w:overflowPunct w:val="0"/>
              <w:autoSpaceDE w:val="0"/>
              <w:autoSpaceDN w:val="0"/>
              <w:adjustRightInd w:val="0"/>
              <w:jc w:val="left"/>
              <w:textAlignment w:val="baseline"/>
              <w:rPr>
                <w:szCs w:val="16"/>
              </w:rPr>
            </w:pPr>
          </w:p>
        </w:tc>
        <w:tc>
          <w:tcPr>
            <w:tcW w:w="2615" w:type="pct"/>
            <w:tcBorders>
              <w:top w:val="single" w:sz="4" w:space="0" w:color="auto"/>
              <w:left w:val="single" w:sz="4" w:space="0" w:color="auto"/>
              <w:bottom w:val="single" w:sz="4" w:space="0" w:color="auto"/>
              <w:right w:val="single" w:sz="4" w:space="0" w:color="auto"/>
            </w:tcBorders>
          </w:tcPr>
          <w:p w14:paraId="29CB9F96" w14:textId="43D99E52" w:rsidR="00446F5B" w:rsidRDefault="00B05184" w:rsidP="00446F5B">
            <w:pPr>
              <w:tabs>
                <w:tab w:val="left" w:pos="864"/>
              </w:tabs>
              <w:overflowPunct w:val="0"/>
              <w:autoSpaceDE w:val="0"/>
              <w:autoSpaceDN w:val="0"/>
              <w:adjustRightInd w:val="0"/>
              <w:jc w:val="left"/>
              <w:textAlignment w:val="baseline"/>
              <w:rPr>
                <w:szCs w:val="16"/>
                <w:lang w:val="x-none"/>
              </w:rPr>
            </w:pPr>
            <w:r>
              <w:rPr>
                <w:szCs w:val="16"/>
                <w:lang w:val="x-none"/>
              </w:rPr>
              <w:t xml:space="preserve">Nanosecond </w:t>
            </w:r>
            <w:r w:rsidR="00446F5B">
              <w:rPr>
                <w:szCs w:val="16"/>
                <w:lang w:val="x-none"/>
              </w:rPr>
              <w:t>(</w:t>
            </w:r>
            <w:r>
              <w:rPr>
                <w:szCs w:val="16"/>
                <w:lang w:val="x-none"/>
              </w:rPr>
              <w:t>32</w:t>
            </w:r>
            <w:r w:rsidR="00446F5B">
              <w:rPr>
                <w:szCs w:val="16"/>
                <w:lang w:val="x-none"/>
              </w:rPr>
              <w:t xml:space="preserve"> bits)</w:t>
            </w:r>
          </w:p>
          <w:p w14:paraId="7F7DFAE2" w14:textId="458E9196" w:rsidR="00446F5B" w:rsidRPr="00D94B2B" w:rsidRDefault="00446F5B" w:rsidP="00446F5B">
            <w:pPr>
              <w:tabs>
                <w:tab w:val="left" w:pos="864"/>
              </w:tabs>
              <w:overflowPunct w:val="0"/>
              <w:autoSpaceDE w:val="0"/>
              <w:autoSpaceDN w:val="0"/>
              <w:adjustRightInd w:val="0"/>
              <w:jc w:val="left"/>
              <w:textAlignment w:val="baseline"/>
              <w:rPr>
                <w:szCs w:val="16"/>
                <w:lang w:eastAsia="x-none"/>
              </w:rPr>
            </w:pPr>
            <w:r>
              <w:rPr>
                <w:rFonts w:hint="eastAsia"/>
                <w:szCs w:val="16"/>
                <w:lang w:val="x-none"/>
              </w:rPr>
              <w:t>R</w:t>
            </w:r>
            <w:r>
              <w:rPr>
                <w:szCs w:val="16"/>
                <w:lang w:val="x-none"/>
              </w:rPr>
              <w:t xml:space="preserve">ange: </w:t>
            </w:r>
            <w:r w:rsidR="00B05184">
              <w:rPr>
                <w:szCs w:val="16"/>
                <w:lang w:val="x-none"/>
              </w:rPr>
              <w:t>32-bit value</w:t>
            </w:r>
          </w:p>
        </w:tc>
      </w:tr>
      <w:tr w:rsidR="00446F5B" w:rsidRPr="00A82A34" w14:paraId="0646B12C" w14:textId="77777777" w:rsidTr="00B33DF2">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0F8EC91B" w14:textId="77777777" w:rsidR="00446F5B" w:rsidRPr="00A82A34" w:rsidRDefault="00446F5B" w:rsidP="00B33DF2">
            <w:pPr>
              <w:jc w:val="left"/>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678" w:type="pct"/>
            <w:tcBorders>
              <w:top w:val="single" w:sz="4" w:space="0" w:color="auto"/>
              <w:left w:val="single" w:sz="4" w:space="0" w:color="auto"/>
              <w:bottom w:val="single" w:sz="4" w:space="0" w:color="auto"/>
              <w:right w:val="single" w:sz="4" w:space="0" w:color="auto"/>
            </w:tcBorders>
          </w:tcPr>
          <w:p w14:paraId="73C5CF72" w14:textId="4F1143E3" w:rsidR="00446F5B" w:rsidRPr="00446F5B" w:rsidRDefault="00B05184" w:rsidP="00B33DF2">
            <w:pPr>
              <w:tabs>
                <w:tab w:val="left" w:pos="864"/>
              </w:tabs>
              <w:overflowPunct w:val="0"/>
              <w:autoSpaceDE w:val="0"/>
              <w:autoSpaceDN w:val="0"/>
              <w:adjustRightInd w:val="0"/>
              <w:jc w:val="left"/>
              <w:textAlignment w:val="baseline"/>
              <w:rPr>
                <w:szCs w:val="16"/>
              </w:rPr>
            </w:pPr>
            <w:r w:rsidRPr="00B05184">
              <w:rPr>
                <w:szCs w:val="16"/>
              </w:rPr>
              <w:t>uint32 ulSecond</w:t>
            </w:r>
          </w:p>
        </w:tc>
        <w:tc>
          <w:tcPr>
            <w:tcW w:w="2615" w:type="pct"/>
            <w:tcBorders>
              <w:top w:val="single" w:sz="4" w:space="0" w:color="auto"/>
              <w:left w:val="single" w:sz="4" w:space="0" w:color="auto"/>
              <w:bottom w:val="single" w:sz="4" w:space="0" w:color="auto"/>
              <w:right w:val="single" w:sz="4" w:space="0" w:color="auto"/>
            </w:tcBorders>
          </w:tcPr>
          <w:p w14:paraId="5D513CDC" w14:textId="5467F8FA" w:rsidR="00B05184" w:rsidRDefault="00B05184" w:rsidP="00B05184">
            <w:pPr>
              <w:tabs>
                <w:tab w:val="left" w:pos="864"/>
              </w:tabs>
              <w:overflowPunct w:val="0"/>
              <w:autoSpaceDE w:val="0"/>
              <w:autoSpaceDN w:val="0"/>
              <w:adjustRightInd w:val="0"/>
              <w:jc w:val="left"/>
              <w:textAlignment w:val="baseline"/>
              <w:rPr>
                <w:szCs w:val="16"/>
                <w:lang w:val="x-none"/>
              </w:rPr>
            </w:pPr>
            <w:r>
              <w:rPr>
                <w:szCs w:val="16"/>
                <w:lang w:val="x-none"/>
              </w:rPr>
              <w:t>Second (32 bits)</w:t>
            </w:r>
          </w:p>
          <w:p w14:paraId="39FBA71C" w14:textId="10989B97" w:rsidR="00446F5B" w:rsidRPr="00A82A34" w:rsidRDefault="00B05184" w:rsidP="00B05184">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32-bit value</w:t>
            </w:r>
          </w:p>
        </w:tc>
      </w:tr>
      <w:tr w:rsidR="00446F5B" w:rsidRPr="00A82A34" w14:paraId="2984B1E0" w14:textId="77777777" w:rsidTr="00B33DF2">
        <w:trPr>
          <w:jc w:val="center"/>
        </w:trPr>
        <w:tc>
          <w:tcPr>
            <w:tcW w:w="707" w:type="pct"/>
            <w:tcBorders>
              <w:top w:val="single" w:sz="4" w:space="0" w:color="auto"/>
              <w:left w:val="single" w:sz="4" w:space="0" w:color="auto"/>
              <w:bottom w:val="single" w:sz="4" w:space="0" w:color="auto"/>
              <w:right w:val="single" w:sz="4" w:space="0" w:color="auto"/>
            </w:tcBorders>
            <w:shd w:val="clear" w:color="auto" w:fill="D9D9D9"/>
            <w:hideMark/>
          </w:tcPr>
          <w:p w14:paraId="54890E0E" w14:textId="77777777" w:rsidR="00446F5B" w:rsidRPr="00A82A34" w:rsidRDefault="00446F5B" w:rsidP="00B33DF2">
            <w:pPr>
              <w:jc w:val="left"/>
              <w:rPr>
                <w:rFonts w:eastAsia="Meiryo UI" w:cs="Arial"/>
                <w:b/>
                <w:bCs/>
                <w:szCs w:val="21"/>
                <w:lang w:val="en-GB"/>
              </w:rPr>
            </w:pPr>
            <w:r w:rsidRPr="00A82A34">
              <w:rPr>
                <w:rFonts w:eastAsia="Meiryo UI" w:cs="Arial"/>
                <w:b/>
                <w:bCs/>
                <w:szCs w:val="21"/>
                <w:lang w:val="en-GB"/>
              </w:rPr>
              <w:t>Description</w:t>
            </w:r>
          </w:p>
        </w:tc>
        <w:tc>
          <w:tcPr>
            <w:tcW w:w="4293" w:type="pct"/>
            <w:gridSpan w:val="2"/>
            <w:tcBorders>
              <w:top w:val="single" w:sz="4" w:space="0" w:color="auto"/>
              <w:left w:val="single" w:sz="4" w:space="0" w:color="auto"/>
              <w:bottom w:val="single" w:sz="4" w:space="0" w:color="auto"/>
              <w:right w:val="single" w:sz="4" w:space="0" w:color="auto"/>
            </w:tcBorders>
          </w:tcPr>
          <w:p w14:paraId="28ED0FD2" w14:textId="540E6A84" w:rsidR="00446F5B" w:rsidRPr="00A82A34" w:rsidRDefault="00446F5B" w:rsidP="00B33DF2">
            <w:pPr>
              <w:tabs>
                <w:tab w:val="left" w:pos="864"/>
              </w:tabs>
              <w:overflowPunct w:val="0"/>
              <w:autoSpaceDE w:val="0"/>
              <w:autoSpaceDN w:val="0"/>
              <w:adjustRightInd w:val="0"/>
              <w:jc w:val="left"/>
              <w:textAlignment w:val="baseline"/>
              <w:rPr>
                <w:szCs w:val="16"/>
                <w:lang w:val="x-none"/>
              </w:rPr>
            </w:pPr>
            <w:r w:rsidRPr="00A82A34">
              <w:rPr>
                <w:szCs w:val="16"/>
                <w:lang w:val="x-none"/>
              </w:rPr>
              <w:t>S</w:t>
            </w:r>
            <w:r w:rsidRPr="00A82A34">
              <w:rPr>
                <w:szCs w:val="16"/>
                <w:lang w:val="x-none" w:eastAsia="x-none"/>
              </w:rPr>
              <w:t xml:space="preserve">tructure for </w:t>
            </w:r>
            <w:r w:rsidR="00B05184">
              <w:rPr>
                <w:szCs w:val="16"/>
                <w:lang w:val="x-none" w:eastAsia="x-none"/>
              </w:rPr>
              <w:t>TimeStamp</w:t>
            </w:r>
            <w:r w:rsidRPr="00A82A34">
              <w:rPr>
                <w:szCs w:val="16"/>
                <w:lang w:val="x-none"/>
              </w:rPr>
              <w:t>.</w:t>
            </w:r>
          </w:p>
        </w:tc>
      </w:tr>
    </w:tbl>
    <w:p w14:paraId="56D18477" w14:textId="6DC82A62" w:rsidR="005E2390" w:rsidRPr="00932789" w:rsidRDefault="005E2390" w:rsidP="00D10EB4">
      <w:pPr>
        <w:pStyle w:val="Heading4"/>
      </w:pPr>
      <w:r w:rsidRPr="00932789">
        <w:t>R_</w:t>
      </w:r>
      <w:r w:rsidR="000F4E6D">
        <w:t>ProtoConv</w:t>
      </w:r>
      <w:r w:rsidRPr="00932789">
        <w:t>_MacAddr</w:t>
      </w:r>
      <w:r>
        <w:rPr>
          <w:rFonts w:hint="eastAsia"/>
          <w:lang w:eastAsia="ja-JP"/>
        </w:rPr>
        <w:t>e</w:t>
      </w:r>
      <w:r w:rsidRPr="00932789">
        <w:t>ssType</w:t>
      </w:r>
    </w:p>
    <w:p w14:paraId="0EB44543" w14:textId="255AF948" w:rsidR="00C5277B" w:rsidRPr="00932789" w:rsidRDefault="00094B9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69</w:t>
      </w:r>
      <w:r w:rsidR="009D560C">
        <w:rPr>
          <w:noProof/>
        </w:rPr>
        <w:fldChar w:fldCharType="end"/>
      </w:r>
      <w:r w:rsidR="00666850">
        <w:rPr>
          <w:noProof/>
        </w:rPr>
        <w:t>:</w:t>
      </w:r>
      <w:r w:rsidRPr="00460EFA">
        <w:t xml:space="preserve"> </w:t>
      </w:r>
      <w:r w:rsidR="00C5277B" w:rsidRPr="00932789">
        <w:t>R_</w:t>
      </w:r>
      <w:r w:rsidR="000F4E6D">
        <w:t>ProtoConv</w:t>
      </w:r>
      <w:r w:rsidR="00C5277B" w:rsidRPr="00932789">
        <w:t>_MacAddr</w:t>
      </w:r>
      <w:r w:rsidR="00882637">
        <w:t>e</w:t>
      </w:r>
      <w:r w:rsidR="00C5277B" w:rsidRPr="00932789">
        <w:t>ssType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556"/>
        <w:gridCol w:w="5458"/>
        <w:gridCol w:w="2881"/>
      </w:tblGrid>
      <w:tr w:rsidR="00C5277B" w:rsidRPr="00EB6F13" w14:paraId="4443F99E"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D1D749" w14:textId="77777777" w:rsidR="00C5277B" w:rsidRPr="00932789" w:rsidRDefault="00C5277B" w:rsidP="000D256D">
            <w:pPr>
              <w:jc w:val="left"/>
              <w:rPr>
                <w:b/>
                <w:bCs/>
                <w:szCs w:val="21"/>
                <w:lang w:val="en-GB"/>
              </w:rPr>
            </w:pPr>
            <w:r w:rsidRPr="00932789">
              <w:rPr>
                <w:b/>
                <w:bCs/>
                <w:szCs w:val="21"/>
                <w:lang w:val="en-GB"/>
              </w:rPr>
              <w:t>Location</w:t>
            </w:r>
          </w:p>
        </w:tc>
        <w:tc>
          <w:tcPr>
            <w:tcW w:w="4214" w:type="pct"/>
            <w:gridSpan w:val="2"/>
            <w:tcBorders>
              <w:top w:val="single" w:sz="4" w:space="0" w:color="auto"/>
              <w:left w:val="single" w:sz="4" w:space="0" w:color="auto"/>
              <w:bottom w:val="single" w:sz="4" w:space="0" w:color="auto"/>
              <w:right w:val="single" w:sz="4" w:space="0" w:color="auto"/>
            </w:tcBorders>
          </w:tcPr>
          <w:p w14:paraId="713CCAFB" w14:textId="40E015B4" w:rsidR="00C5277B" w:rsidRPr="00932789" w:rsidRDefault="00C5277B" w:rsidP="00032018">
            <w:pPr>
              <w:tabs>
                <w:tab w:val="left" w:pos="864"/>
              </w:tabs>
              <w:overflowPunct w:val="0"/>
              <w:autoSpaceDE w:val="0"/>
              <w:autoSpaceDN w:val="0"/>
              <w:adjustRightInd w:val="0"/>
              <w:jc w:val="left"/>
              <w:textAlignment w:val="baseline"/>
              <w:rPr>
                <w:szCs w:val="16"/>
                <w:lang w:val="x-none" w:eastAsia="x-none"/>
              </w:rPr>
            </w:pPr>
            <w:r w:rsidRPr="00932789">
              <w:rPr>
                <w:szCs w:val="16"/>
                <w:lang w:val="x-none" w:eastAsia="x-none"/>
              </w:rPr>
              <w:t>CDD_</w:t>
            </w:r>
            <w:r w:rsidR="000F4E6D">
              <w:rPr>
                <w:szCs w:val="16"/>
                <w:lang w:val="x-none" w:eastAsia="x-none"/>
              </w:rPr>
              <w:t>ProtoConv</w:t>
            </w:r>
            <w:r w:rsidRPr="00932789">
              <w:rPr>
                <w:szCs w:val="16"/>
                <w:lang w:val="x-none" w:eastAsia="x-none"/>
              </w:rPr>
              <w:t>.h</w:t>
            </w:r>
          </w:p>
        </w:tc>
      </w:tr>
      <w:tr w:rsidR="00C5277B" w:rsidRPr="00EB6F13" w14:paraId="25B63C55" w14:textId="77777777" w:rsidTr="000D5A4A">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CBF4BE" w14:textId="77777777" w:rsidR="00C5277B" w:rsidRPr="00932789" w:rsidRDefault="00C5277B" w:rsidP="000D256D">
            <w:pPr>
              <w:jc w:val="left"/>
              <w:rPr>
                <w:rFonts w:eastAsia="Meiryo UI" w:cs="Arial"/>
                <w:szCs w:val="21"/>
                <w:lang w:val="en-GB"/>
              </w:rPr>
            </w:pPr>
            <w:r w:rsidRPr="00932789">
              <w:rPr>
                <w:rFonts w:eastAsia="Meiryo UI" w:cs="Arial"/>
                <w:b/>
                <w:bCs/>
                <w:szCs w:val="21"/>
                <w:lang w:val="en-GB"/>
              </w:rPr>
              <w:t>1</w:t>
            </w:r>
            <w:r w:rsidRPr="00932789">
              <w:rPr>
                <w:rFonts w:eastAsia="Meiryo UI" w:cs="Arial"/>
                <w:b/>
                <w:bCs/>
                <w:szCs w:val="21"/>
                <w:vertAlign w:val="superscript"/>
                <w:lang w:val="en-GB"/>
              </w:rPr>
              <w:t>st</w:t>
            </w:r>
            <w:r w:rsidRPr="00932789">
              <w:rPr>
                <w:rFonts w:eastAsia="Meiryo UI" w:cs="Arial"/>
                <w:b/>
                <w:bCs/>
                <w:szCs w:val="21"/>
                <w:lang w:val="en-GB"/>
              </w:rPr>
              <w:t xml:space="preserve"> Element</w:t>
            </w:r>
          </w:p>
        </w:tc>
        <w:tc>
          <w:tcPr>
            <w:tcW w:w="2758" w:type="pct"/>
            <w:tcBorders>
              <w:top w:val="single" w:sz="4" w:space="0" w:color="auto"/>
              <w:left w:val="single" w:sz="4" w:space="0" w:color="auto"/>
              <w:bottom w:val="single" w:sz="4" w:space="0" w:color="auto"/>
              <w:right w:val="single" w:sz="4" w:space="0" w:color="auto"/>
            </w:tcBorders>
          </w:tcPr>
          <w:p w14:paraId="71790EC3" w14:textId="6B737710" w:rsidR="00C5277B" w:rsidRPr="00932789" w:rsidRDefault="005319DD" w:rsidP="00032018">
            <w:pPr>
              <w:tabs>
                <w:tab w:val="left" w:pos="864"/>
              </w:tabs>
              <w:overflowPunct w:val="0"/>
              <w:autoSpaceDE w:val="0"/>
              <w:autoSpaceDN w:val="0"/>
              <w:adjustRightInd w:val="0"/>
              <w:jc w:val="left"/>
              <w:textAlignment w:val="baseline"/>
              <w:rPr>
                <w:szCs w:val="16"/>
                <w:lang w:val="x-none"/>
              </w:rPr>
            </w:pPr>
            <w:r w:rsidRPr="005319DD">
              <w:rPr>
                <w:szCs w:val="16"/>
                <w:lang w:val="x-none"/>
              </w:rPr>
              <w:t>uint32 aaMacAddr[</w:t>
            </w:r>
            <w:r w:rsidR="000F4E6D">
              <w:rPr>
                <w:szCs w:val="16"/>
                <w:lang w:val="x-none"/>
              </w:rPr>
              <w:t>PROTOCONV</w:t>
            </w:r>
            <w:r w:rsidRPr="005319DD">
              <w:rPr>
                <w:szCs w:val="16"/>
                <w:lang w:val="x-none"/>
              </w:rPr>
              <w:t>_MACADDR_LEN_IN_WORD]</w:t>
            </w:r>
          </w:p>
        </w:tc>
        <w:tc>
          <w:tcPr>
            <w:tcW w:w="1455" w:type="pct"/>
            <w:tcBorders>
              <w:top w:val="single" w:sz="4" w:space="0" w:color="auto"/>
              <w:left w:val="single" w:sz="4" w:space="0" w:color="auto"/>
              <w:bottom w:val="single" w:sz="4" w:space="0" w:color="auto"/>
              <w:right w:val="single" w:sz="4" w:space="0" w:color="auto"/>
            </w:tcBorders>
          </w:tcPr>
          <w:p w14:paraId="77A3A223" w14:textId="77777777" w:rsidR="00E86B54" w:rsidRDefault="00450306" w:rsidP="00E86B54">
            <w:pPr>
              <w:tabs>
                <w:tab w:val="left" w:pos="864"/>
              </w:tabs>
              <w:overflowPunct w:val="0"/>
              <w:autoSpaceDE w:val="0"/>
              <w:autoSpaceDN w:val="0"/>
              <w:adjustRightInd w:val="0"/>
              <w:jc w:val="left"/>
              <w:textAlignment w:val="baseline"/>
              <w:rPr>
                <w:szCs w:val="16"/>
                <w:lang w:val="x-none"/>
              </w:rPr>
            </w:pPr>
            <w:r>
              <w:rPr>
                <w:szCs w:val="16"/>
                <w:lang w:val="x-none"/>
              </w:rPr>
              <w:t>MAC</w:t>
            </w:r>
            <w:r w:rsidR="00E30667" w:rsidRPr="00932789">
              <w:rPr>
                <w:szCs w:val="16"/>
                <w:lang w:val="x-none"/>
              </w:rPr>
              <w:t xml:space="preserve"> Address</w:t>
            </w:r>
          </w:p>
          <w:p w14:paraId="4C3844DA" w14:textId="768681F6" w:rsidR="001D6A62" w:rsidRPr="00932789" w:rsidRDefault="00E86B54" w:rsidP="00E86B54">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32-bit values 2 elements</w:t>
            </w:r>
          </w:p>
        </w:tc>
      </w:tr>
      <w:tr w:rsidR="00C5277B" w:rsidRPr="00EB6F13" w14:paraId="5C5EC973"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E220FD"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Description</w:t>
            </w:r>
          </w:p>
        </w:tc>
        <w:tc>
          <w:tcPr>
            <w:tcW w:w="4214" w:type="pct"/>
            <w:gridSpan w:val="2"/>
            <w:tcBorders>
              <w:top w:val="single" w:sz="4" w:space="0" w:color="auto"/>
              <w:left w:val="single" w:sz="4" w:space="0" w:color="auto"/>
              <w:bottom w:val="single" w:sz="4" w:space="0" w:color="auto"/>
              <w:right w:val="single" w:sz="4" w:space="0" w:color="auto"/>
            </w:tcBorders>
          </w:tcPr>
          <w:p w14:paraId="4C185417" w14:textId="5D66B6E2" w:rsidR="00C5277B" w:rsidRPr="00932789" w:rsidRDefault="00832BF8" w:rsidP="00032018">
            <w:pPr>
              <w:tabs>
                <w:tab w:val="left" w:pos="864"/>
              </w:tabs>
              <w:overflowPunct w:val="0"/>
              <w:autoSpaceDE w:val="0"/>
              <w:autoSpaceDN w:val="0"/>
              <w:adjustRightInd w:val="0"/>
              <w:jc w:val="left"/>
              <w:textAlignment w:val="baseline"/>
              <w:rPr>
                <w:szCs w:val="16"/>
                <w:lang w:val="x-none"/>
              </w:rPr>
            </w:pPr>
            <w:r>
              <w:rPr>
                <w:szCs w:val="16"/>
                <w:lang w:val="x-none"/>
              </w:rPr>
              <w:t>MAC</w:t>
            </w:r>
            <w:r w:rsidRPr="00932789">
              <w:rPr>
                <w:szCs w:val="16"/>
                <w:lang w:val="x-none"/>
              </w:rPr>
              <w:t xml:space="preserve"> Address</w:t>
            </w:r>
            <w:r w:rsidR="00A70E21">
              <w:rPr>
                <w:szCs w:val="16"/>
                <w:lang w:val="x-none"/>
              </w:rPr>
              <w:t xml:space="preserve"> Type.</w:t>
            </w:r>
          </w:p>
        </w:tc>
      </w:tr>
    </w:tbl>
    <w:p w14:paraId="5B2400D7" w14:textId="1A0E5916" w:rsidR="005E2390" w:rsidRPr="00932789" w:rsidRDefault="005E2390" w:rsidP="00D10EB4">
      <w:pPr>
        <w:pStyle w:val="Heading4"/>
      </w:pPr>
      <w:r w:rsidRPr="00932789">
        <w:lastRenderedPageBreak/>
        <w:t>R_</w:t>
      </w:r>
      <w:r w:rsidR="000F4E6D">
        <w:t>ProtoConv</w:t>
      </w:r>
      <w:r w:rsidRPr="00932789">
        <w:t>_I</w:t>
      </w:r>
      <w:r>
        <w:t>p</w:t>
      </w:r>
      <w:r w:rsidRPr="00932789">
        <w:t>AddressType</w:t>
      </w:r>
    </w:p>
    <w:p w14:paraId="7F102A53" w14:textId="2E19F6AE" w:rsidR="00C5277B" w:rsidRPr="00932789" w:rsidRDefault="00B21227"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70</w:t>
      </w:r>
      <w:r w:rsidR="009D560C">
        <w:rPr>
          <w:noProof/>
        </w:rPr>
        <w:fldChar w:fldCharType="end"/>
      </w:r>
      <w:r w:rsidR="00666850">
        <w:rPr>
          <w:noProof/>
        </w:rPr>
        <w:t>:</w:t>
      </w:r>
      <w:r w:rsidRPr="00460EFA">
        <w:t xml:space="preserve"> </w:t>
      </w:r>
      <w:r w:rsidR="00C5277B" w:rsidRPr="00932789">
        <w:t>R_</w:t>
      </w:r>
      <w:r w:rsidR="000F4E6D">
        <w:t>ProtoConv</w:t>
      </w:r>
      <w:r w:rsidR="00C5277B" w:rsidRPr="00932789">
        <w:t>_I</w:t>
      </w:r>
      <w:r w:rsidR="00F76D04">
        <w:t>p</w:t>
      </w:r>
      <w:r w:rsidR="00C5277B" w:rsidRPr="00932789">
        <w:t>AddressType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555"/>
        <w:gridCol w:w="5100"/>
        <w:gridCol w:w="3240"/>
      </w:tblGrid>
      <w:tr w:rsidR="00C5277B" w:rsidRPr="00EB6F13" w14:paraId="76EF4F18"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34AE4F" w14:textId="77777777" w:rsidR="00C5277B" w:rsidRPr="00932789" w:rsidRDefault="00C5277B" w:rsidP="000D256D">
            <w:pPr>
              <w:jc w:val="left"/>
              <w:rPr>
                <w:b/>
                <w:bCs/>
                <w:szCs w:val="21"/>
                <w:lang w:val="en-GB"/>
              </w:rPr>
            </w:pPr>
            <w:r w:rsidRPr="00932789">
              <w:rPr>
                <w:b/>
                <w:bCs/>
                <w:szCs w:val="21"/>
                <w:lang w:val="en-GB"/>
              </w:rPr>
              <w:t>Location</w:t>
            </w:r>
          </w:p>
        </w:tc>
        <w:tc>
          <w:tcPr>
            <w:tcW w:w="4214" w:type="pct"/>
            <w:gridSpan w:val="2"/>
            <w:tcBorders>
              <w:top w:val="single" w:sz="4" w:space="0" w:color="auto"/>
              <w:left w:val="single" w:sz="4" w:space="0" w:color="auto"/>
              <w:bottom w:val="single" w:sz="4" w:space="0" w:color="auto"/>
              <w:right w:val="single" w:sz="4" w:space="0" w:color="auto"/>
            </w:tcBorders>
          </w:tcPr>
          <w:p w14:paraId="420FE5CA" w14:textId="55D90271" w:rsidR="00C5277B" w:rsidRPr="00932789" w:rsidRDefault="00C5277B" w:rsidP="00032018">
            <w:pPr>
              <w:tabs>
                <w:tab w:val="left" w:pos="864"/>
              </w:tabs>
              <w:overflowPunct w:val="0"/>
              <w:autoSpaceDE w:val="0"/>
              <w:autoSpaceDN w:val="0"/>
              <w:adjustRightInd w:val="0"/>
              <w:jc w:val="left"/>
              <w:textAlignment w:val="baseline"/>
              <w:rPr>
                <w:szCs w:val="16"/>
                <w:lang w:val="x-none" w:eastAsia="x-none"/>
              </w:rPr>
            </w:pPr>
            <w:r w:rsidRPr="00932789">
              <w:rPr>
                <w:szCs w:val="16"/>
                <w:lang w:val="x-none" w:eastAsia="x-none"/>
              </w:rPr>
              <w:t>CDD_</w:t>
            </w:r>
            <w:r w:rsidR="000F4E6D">
              <w:rPr>
                <w:szCs w:val="16"/>
                <w:lang w:val="x-none" w:eastAsia="x-none"/>
              </w:rPr>
              <w:t>ProtoConv</w:t>
            </w:r>
            <w:r w:rsidRPr="00932789">
              <w:rPr>
                <w:szCs w:val="16"/>
                <w:lang w:val="x-none" w:eastAsia="x-none"/>
              </w:rPr>
              <w:t>.h</w:t>
            </w:r>
          </w:p>
        </w:tc>
      </w:tr>
      <w:tr w:rsidR="00C5277B" w:rsidRPr="00EB6F13" w14:paraId="09758798" w14:textId="77777777" w:rsidTr="006F2103">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BA4E51" w14:textId="77777777" w:rsidR="00C5277B" w:rsidRPr="00932789" w:rsidRDefault="00C5277B" w:rsidP="000D256D">
            <w:pPr>
              <w:jc w:val="left"/>
              <w:rPr>
                <w:rFonts w:eastAsia="Meiryo UI" w:cs="Arial"/>
                <w:szCs w:val="21"/>
                <w:lang w:val="en-GB"/>
              </w:rPr>
            </w:pPr>
            <w:r w:rsidRPr="00932789">
              <w:rPr>
                <w:rFonts w:eastAsia="Meiryo UI" w:cs="Arial"/>
                <w:b/>
                <w:bCs/>
                <w:szCs w:val="21"/>
                <w:lang w:val="en-GB"/>
              </w:rPr>
              <w:t>1</w:t>
            </w:r>
            <w:r w:rsidRPr="00932789">
              <w:rPr>
                <w:rFonts w:eastAsia="Meiryo UI" w:cs="Arial"/>
                <w:b/>
                <w:bCs/>
                <w:szCs w:val="21"/>
                <w:vertAlign w:val="superscript"/>
                <w:lang w:val="en-GB"/>
              </w:rPr>
              <w:t>st</w:t>
            </w:r>
            <w:r w:rsidRPr="00932789">
              <w:rPr>
                <w:rFonts w:eastAsia="Meiryo UI" w:cs="Arial"/>
                <w:b/>
                <w:bCs/>
                <w:szCs w:val="21"/>
                <w:lang w:val="en-GB"/>
              </w:rPr>
              <w:t xml:space="preserve"> Element</w:t>
            </w:r>
          </w:p>
        </w:tc>
        <w:tc>
          <w:tcPr>
            <w:tcW w:w="2577" w:type="pct"/>
            <w:tcBorders>
              <w:top w:val="single" w:sz="4" w:space="0" w:color="auto"/>
              <w:left w:val="single" w:sz="4" w:space="0" w:color="auto"/>
              <w:bottom w:val="single" w:sz="4" w:space="0" w:color="auto"/>
              <w:right w:val="single" w:sz="4" w:space="0" w:color="auto"/>
            </w:tcBorders>
          </w:tcPr>
          <w:p w14:paraId="675B6A57" w14:textId="7DA6E9D3" w:rsidR="00C5277B" w:rsidRPr="00932789" w:rsidRDefault="007161AF" w:rsidP="00032018">
            <w:pPr>
              <w:tabs>
                <w:tab w:val="left" w:pos="864"/>
              </w:tabs>
              <w:overflowPunct w:val="0"/>
              <w:autoSpaceDE w:val="0"/>
              <w:autoSpaceDN w:val="0"/>
              <w:adjustRightInd w:val="0"/>
              <w:jc w:val="left"/>
              <w:textAlignment w:val="baseline"/>
              <w:rPr>
                <w:szCs w:val="16"/>
                <w:lang w:val="x-none"/>
              </w:rPr>
            </w:pPr>
            <w:r>
              <w:rPr>
                <w:szCs w:val="16"/>
                <w:lang w:val="x-none"/>
              </w:rPr>
              <w:t xml:space="preserve">uint32 </w:t>
            </w:r>
            <w:r>
              <w:rPr>
                <w:rFonts w:hint="eastAsia"/>
                <w:szCs w:val="16"/>
                <w:lang w:val="x-none"/>
              </w:rPr>
              <w:t>a</w:t>
            </w:r>
            <w:r>
              <w:rPr>
                <w:szCs w:val="16"/>
                <w:lang w:val="x-none"/>
              </w:rPr>
              <w:t>aIp</w:t>
            </w:r>
            <w:r w:rsidR="005319DD" w:rsidRPr="005319DD">
              <w:rPr>
                <w:szCs w:val="16"/>
                <w:lang w:val="x-none"/>
              </w:rPr>
              <w:t>Addr[</w:t>
            </w:r>
            <w:r w:rsidR="000F4E6D">
              <w:rPr>
                <w:szCs w:val="16"/>
                <w:lang w:val="x-none"/>
              </w:rPr>
              <w:t>PROTOCONV</w:t>
            </w:r>
            <w:r w:rsidR="005319DD" w:rsidRPr="005319DD">
              <w:rPr>
                <w:szCs w:val="16"/>
                <w:lang w:val="x-none"/>
              </w:rPr>
              <w:t>_IPADDR_LEN_IN_WORD]</w:t>
            </w:r>
          </w:p>
        </w:tc>
        <w:tc>
          <w:tcPr>
            <w:tcW w:w="1637" w:type="pct"/>
            <w:tcBorders>
              <w:top w:val="single" w:sz="4" w:space="0" w:color="auto"/>
              <w:left w:val="single" w:sz="4" w:space="0" w:color="auto"/>
              <w:bottom w:val="single" w:sz="4" w:space="0" w:color="auto"/>
              <w:right w:val="single" w:sz="4" w:space="0" w:color="auto"/>
            </w:tcBorders>
          </w:tcPr>
          <w:p w14:paraId="1235999D" w14:textId="77777777" w:rsidR="00E86B54" w:rsidRDefault="00E30667" w:rsidP="00E86B54">
            <w:pPr>
              <w:tabs>
                <w:tab w:val="left" w:pos="864"/>
              </w:tabs>
              <w:overflowPunct w:val="0"/>
              <w:autoSpaceDE w:val="0"/>
              <w:autoSpaceDN w:val="0"/>
              <w:adjustRightInd w:val="0"/>
              <w:jc w:val="left"/>
              <w:textAlignment w:val="baseline"/>
              <w:rPr>
                <w:szCs w:val="16"/>
                <w:lang w:val="x-none"/>
              </w:rPr>
            </w:pPr>
            <w:r w:rsidRPr="00932789">
              <w:rPr>
                <w:szCs w:val="16"/>
                <w:lang w:val="x-none"/>
              </w:rPr>
              <w:t>IP Address</w:t>
            </w:r>
          </w:p>
          <w:p w14:paraId="390B818B" w14:textId="64B51856" w:rsidR="001D6A62" w:rsidRPr="00932789" w:rsidRDefault="00E86B54" w:rsidP="00E86B54">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 xml:space="preserve">ange: </w:t>
            </w:r>
            <w:r w:rsidRPr="000C334C">
              <w:rPr>
                <w:szCs w:val="16"/>
                <w:lang w:val="x-none"/>
              </w:rPr>
              <w:t>32</w:t>
            </w:r>
            <w:r>
              <w:rPr>
                <w:szCs w:val="16"/>
                <w:lang w:val="x-none"/>
              </w:rPr>
              <w:t>-</w:t>
            </w:r>
            <w:r w:rsidRPr="000C334C">
              <w:rPr>
                <w:szCs w:val="16"/>
                <w:lang w:val="x-none"/>
              </w:rPr>
              <w:t>bit value</w:t>
            </w:r>
            <w:r w:rsidRPr="002C59CB">
              <w:rPr>
                <w:szCs w:val="16"/>
                <w:lang w:val="x-none"/>
              </w:rPr>
              <w:t xml:space="preserve"> 4 elements</w:t>
            </w:r>
          </w:p>
        </w:tc>
      </w:tr>
      <w:tr w:rsidR="00C5277B" w:rsidRPr="00EB6F13" w14:paraId="64AEE1DA"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DDB38D"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Description</w:t>
            </w:r>
          </w:p>
        </w:tc>
        <w:tc>
          <w:tcPr>
            <w:tcW w:w="4214" w:type="pct"/>
            <w:gridSpan w:val="2"/>
            <w:tcBorders>
              <w:top w:val="single" w:sz="4" w:space="0" w:color="auto"/>
              <w:left w:val="single" w:sz="4" w:space="0" w:color="auto"/>
              <w:bottom w:val="single" w:sz="4" w:space="0" w:color="auto"/>
              <w:right w:val="single" w:sz="4" w:space="0" w:color="auto"/>
            </w:tcBorders>
          </w:tcPr>
          <w:p w14:paraId="5F3DE609" w14:textId="0E2DF94F" w:rsidR="00C5277B" w:rsidRPr="00932789" w:rsidRDefault="00C5277B" w:rsidP="00032018">
            <w:pPr>
              <w:tabs>
                <w:tab w:val="left" w:pos="864"/>
              </w:tabs>
              <w:overflowPunct w:val="0"/>
              <w:autoSpaceDE w:val="0"/>
              <w:autoSpaceDN w:val="0"/>
              <w:adjustRightInd w:val="0"/>
              <w:jc w:val="left"/>
              <w:textAlignment w:val="baseline"/>
              <w:rPr>
                <w:szCs w:val="16"/>
                <w:lang w:val="x-none"/>
              </w:rPr>
            </w:pPr>
            <w:r w:rsidRPr="00932789">
              <w:rPr>
                <w:szCs w:val="16"/>
                <w:lang w:val="x-none"/>
              </w:rPr>
              <w:t>IP Address</w:t>
            </w:r>
            <w:r w:rsidR="00A70E21">
              <w:rPr>
                <w:szCs w:val="16"/>
                <w:lang w:val="x-none"/>
              </w:rPr>
              <w:t xml:space="preserve"> Type.</w:t>
            </w:r>
          </w:p>
        </w:tc>
      </w:tr>
    </w:tbl>
    <w:p w14:paraId="7AB6C117" w14:textId="4FCFA98A" w:rsidR="005E2390" w:rsidRPr="00932789" w:rsidRDefault="005E2390" w:rsidP="00D10EB4">
      <w:pPr>
        <w:pStyle w:val="Heading4"/>
      </w:pPr>
      <w:r w:rsidRPr="00932789">
        <w:t>R_</w:t>
      </w:r>
      <w:r w:rsidR="000F4E6D">
        <w:t>ProtoConv</w:t>
      </w:r>
      <w:r w:rsidRPr="00932789">
        <w:t>_Stream</w:t>
      </w:r>
      <w:r>
        <w:t>Id</w:t>
      </w:r>
      <w:r w:rsidRPr="00932789">
        <w:t>Type</w:t>
      </w:r>
    </w:p>
    <w:p w14:paraId="6FCDC9C1" w14:textId="35193B8A" w:rsidR="00C5277B" w:rsidRPr="00932789" w:rsidRDefault="00C5277B" w:rsidP="00E10491">
      <w:pPr>
        <w:pStyle w:val="Caption"/>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2E349F">
        <w:noBreakHyphen/>
      </w:r>
      <w:r w:rsidR="009D560C">
        <w:fldChar w:fldCharType="begin"/>
      </w:r>
      <w:r w:rsidR="009D560C">
        <w:instrText xml:space="preserve"> SEQ Table \* ARABIC \s 1 </w:instrText>
      </w:r>
      <w:r w:rsidR="009D560C">
        <w:fldChar w:fldCharType="separate"/>
      </w:r>
      <w:r w:rsidR="009D560C">
        <w:rPr>
          <w:noProof/>
        </w:rPr>
        <w:t>71</w:t>
      </w:r>
      <w:r w:rsidR="009D560C">
        <w:rPr>
          <w:noProof/>
        </w:rPr>
        <w:fldChar w:fldCharType="end"/>
      </w:r>
      <w:r w:rsidR="00666850">
        <w:rPr>
          <w:noProof/>
        </w:rPr>
        <w:t>:</w:t>
      </w:r>
      <w:r w:rsidRPr="00932789">
        <w:t xml:space="preserve"> R_</w:t>
      </w:r>
      <w:r w:rsidR="000F4E6D">
        <w:t>ProtoConv</w:t>
      </w:r>
      <w:r w:rsidRPr="00932789">
        <w:t>_Stream</w:t>
      </w:r>
      <w:r w:rsidR="00F93CD2">
        <w:t>I</w:t>
      </w:r>
      <w:r w:rsidR="00F76D04">
        <w:t>d</w:t>
      </w:r>
      <w:r w:rsidRPr="00932789">
        <w:t>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556"/>
        <w:gridCol w:w="5458"/>
        <w:gridCol w:w="2881"/>
      </w:tblGrid>
      <w:tr w:rsidR="00C5277B" w:rsidRPr="00EB6F13" w14:paraId="3BC2A77A" w14:textId="77777777" w:rsidTr="00E30667">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cPr>
          <w:p w14:paraId="44C1DECF" w14:textId="77777777" w:rsidR="00C5277B" w:rsidRPr="00932789" w:rsidRDefault="00C5277B" w:rsidP="000D256D">
            <w:pPr>
              <w:jc w:val="left"/>
              <w:rPr>
                <w:b/>
                <w:bCs/>
                <w:szCs w:val="21"/>
                <w:lang w:val="en-GB"/>
              </w:rPr>
            </w:pPr>
            <w:r w:rsidRPr="00932789">
              <w:rPr>
                <w:b/>
                <w:bCs/>
                <w:szCs w:val="21"/>
                <w:lang w:val="en-GB"/>
              </w:rPr>
              <w:t>Location</w:t>
            </w:r>
          </w:p>
        </w:tc>
        <w:tc>
          <w:tcPr>
            <w:tcW w:w="4214" w:type="pct"/>
            <w:gridSpan w:val="2"/>
            <w:tcBorders>
              <w:top w:val="single" w:sz="4" w:space="0" w:color="auto"/>
              <w:left w:val="single" w:sz="4" w:space="0" w:color="auto"/>
              <w:bottom w:val="single" w:sz="4" w:space="0" w:color="auto"/>
              <w:right w:val="single" w:sz="4" w:space="0" w:color="auto"/>
            </w:tcBorders>
          </w:tcPr>
          <w:p w14:paraId="5C8D820A" w14:textId="42EFBEA4" w:rsidR="00C5277B" w:rsidRPr="00932789" w:rsidRDefault="00C5277B" w:rsidP="00032018">
            <w:pPr>
              <w:tabs>
                <w:tab w:val="left" w:pos="864"/>
              </w:tabs>
              <w:overflowPunct w:val="0"/>
              <w:autoSpaceDE w:val="0"/>
              <w:autoSpaceDN w:val="0"/>
              <w:adjustRightInd w:val="0"/>
              <w:jc w:val="left"/>
              <w:textAlignment w:val="baseline"/>
              <w:rPr>
                <w:szCs w:val="16"/>
                <w:lang w:val="x-none" w:eastAsia="x-none"/>
              </w:rPr>
            </w:pPr>
            <w:r w:rsidRPr="00932789">
              <w:rPr>
                <w:szCs w:val="16"/>
                <w:lang w:val="x-none" w:eastAsia="x-none"/>
              </w:rPr>
              <w:t>CDD_</w:t>
            </w:r>
            <w:r w:rsidR="000F4E6D">
              <w:rPr>
                <w:szCs w:val="16"/>
                <w:lang w:val="x-none" w:eastAsia="x-none"/>
              </w:rPr>
              <w:t>ProtoConv</w:t>
            </w:r>
            <w:r w:rsidRPr="00932789">
              <w:rPr>
                <w:szCs w:val="16"/>
                <w:lang w:val="x-none" w:eastAsia="x-none"/>
              </w:rPr>
              <w:t>.h</w:t>
            </w:r>
          </w:p>
        </w:tc>
      </w:tr>
      <w:tr w:rsidR="00C5277B" w:rsidRPr="00EB6F13" w14:paraId="04CC478C" w14:textId="77777777" w:rsidTr="006F2103">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cPr>
          <w:p w14:paraId="0CB1200C" w14:textId="3F188D01" w:rsidR="00C5277B" w:rsidRPr="00932789" w:rsidRDefault="00FE2E0D" w:rsidP="000D256D">
            <w:pPr>
              <w:jc w:val="left"/>
              <w:rPr>
                <w:rFonts w:eastAsia="Meiryo UI" w:cs="Arial"/>
                <w:b/>
                <w:bCs/>
                <w:szCs w:val="21"/>
                <w:lang w:val="en-GB"/>
              </w:rPr>
            </w:pPr>
            <w:r>
              <w:rPr>
                <w:rFonts w:eastAsia="Meiryo UI" w:cs="Arial"/>
                <w:b/>
                <w:bCs/>
                <w:szCs w:val="21"/>
                <w:lang w:val="en-GB"/>
              </w:rPr>
              <w:t>1</w:t>
            </w:r>
            <w:r>
              <w:rPr>
                <w:rFonts w:eastAsia="Meiryo UI" w:cs="Arial"/>
                <w:b/>
                <w:bCs/>
                <w:szCs w:val="21"/>
                <w:vertAlign w:val="superscript"/>
                <w:lang w:val="en-GB"/>
              </w:rPr>
              <w:t>st</w:t>
            </w:r>
            <w:r w:rsidR="00C5277B" w:rsidRPr="00932789">
              <w:rPr>
                <w:rFonts w:eastAsia="Meiryo UI" w:cs="Arial"/>
                <w:b/>
                <w:bCs/>
                <w:szCs w:val="21"/>
                <w:lang w:val="en-GB"/>
              </w:rPr>
              <w:t xml:space="preserve"> Element</w:t>
            </w:r>
          </w:p>
        </w:tc>
        <w:tc>
          <w:tcPr>
            <w:tcW w:w="2758" w:type="pct"/>
            <w:tcBorders>
              <w:top w:val="single" w:sz="4" w:space="0" w:color="auto"/>
              <w:left w:val="single" w:sz="4" w:space="0" w:color="auto"/>
              <w:bottom w:val="single" w:sz="4" w:space="0" w:color="auto"/>
              <w:right w:val="single" w:sz="4" w:space="0" w:color="auto"/>
            </w:tcBorders>
          </w:tcPr>
          <w:p w14:paraId="0227284E" w14:textId="53B0B533" w:rsidR="00C5277B" w:rsidRPr="00932789" w:rsidRDefault="007A6621" w:rsidP="00032018">
            <w:pPr>
              <w:tabs>
                <w:tab w:val="left" w:pos="864"/>
              </w:tabs>
              <w:overflowPunct w:val="0"/>
              <w:autoSpaceDE w:val="0"/>
              <w:autoSpaceDN w:val="0"/>
              <w:adjustRightInd w:val="0"/>
              <w:jc w:val="left"/>
              <w:textAlignment w:val="baseline"/>
              <w:rPr>
                <w:szCs w:val="16"/>
                <w:lang w:val="x-none"/>
              </w:rPr>
            </w:pPr>
            <w:r w:rsidRPr="007A6621">
              <w:rPr>
                <w:szCs w:val="16"/>
                <w:lang w:val="x-none"/>
              </w:rPr>
              <w:t>uint32 aaStreamI</w:t>
            </w:r>
            <w:r w:rsidR="00F76D04">
              <w:rPr>
                <w:szCs w:val="16"/>
                <w:lang w:val="x-none"/>
              </w:rPr>
              <w:t>d</w:t>
            </w:r>
            <w:r w:rsidRPr="007A6621">
              <w:rPr>
                <w:szCs w:val="16"/>
                <w:lang w:val="x-none"/>
              </w:rPr>
              <w:t>[</w:t>
            </w:r>
            <w:r w:rsidR="000F4E6D">
              <w:rPr>
                <w:szCs w:val="16"/>
                <w:lang w:val="x-none"/>
              </w:rPr>
              <w:t>PROTOCONV</w:t>
            </w:r>
            <w:r w:rsidRPr="007A6621">
              <w:rPr>
                <w:szCs w:val="16"/>
                <w:lang w:val="x-none"/>
              </w:rPr>
              <w:t>_STREAMID_LEN_IN_WORD]</w:t>
            </w:r>
          </w:p>
        </w:tc>
        <w:tc>
          <w:tcPr>
            <w:tcW w:w="1455" w:type="pct"/>
            <w:tcBorders>
              <w:top w:val="single" w:sz="4" w:space="0" w:color="auto"/>
              <w:left w:val="single" w:sz="4" w:space="0" w:color="auto"/>
              <w:bottom w:val="single" w:sz="4" w:space="0" w:color="auto"/>
              <w:right w:val="single" w:sz="4" w:space="0" w:color="auto"/>
            </w:tcBorders>
          </w:tcPr>
          <w:p w14:paraId="1A752BD4" w14:textId="77777777" w:rsidR="00E86B54" w:rsidRDefault="00E30667" w:rsidP="00E86B54">
            <w:pPr>
              <w:tabs>
                <w:tab w:val="left" w:pos="864"/>
              </w:tabs>
              <w:overflowPunct w:val="0"/>
              <w:autoSpaceDE w:val="0"/>
              <w:autoSpaceDN w:val="0"/>
              <w:adjustRightInd w:val="0"/>
              <w:jc w:val="left"/>
              <w:textAlignment w:val="baseline"/>
              <w:rPr>
                <w:szCs w:val="16"/>
                <w:lang w:val="x-none"/>
              </w:rPr>
            </w:pPr>
            <w:r w:rsidRPr="00932789">
              <w:rPr>
                <w:szCs w:val="16"/>
                <w:lang w:val="x-none"/>
              </w:rPr>
              <w:t>StreamID</w:t>
            </w:r>
          </w:p>
          <w:p w14:paraId="3341F7CD" w14:textId="1C1F285A" w:rsidR="001D6A62" w:rsidRPr="00932789" w:rsidRDefault="00E86B54" w:rsidP="00E86B54">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32-bit values 2 elements</w:t>
            </w:r>
          </w:p>
        </w:tc>
      </w:tr>
      <w:tr w:rsidR="00C5277B" w:rsidRPr="00EB6F13" w14:paraId="4B78F75E" w14:textId="77777777" w:rsidTr="00E30667">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hideMark/>
          </w:tcPr>
          <w:p w14:paraId="6082A810"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Description</w:t>
            </w:r>
          </w:p>
        </w:tc>
        <w:tc>
          <w:tcPr>
            <w:tcW w:w="4214" w:type="pct"/>
            <w:gridSpan w:val="2"/>
            <w:tcBorders>
              <w:top w:val="single" w:sz="4" w:space="0" w:color="auto"/>
              <w:left w:val="single" w:sz="4" w:space="0" w:color="auto"/>
              <w:bottom w:val="single" w:sz="4" w:space="0" w:color="auto"/>
              <w:right w:val="single" w:sz="4" w:space="0" w:color="auto"/>
            </w:tcBorders>
          </w:tcPr>
          <w:p w14:paraId="0F766121" w14:textId="2333D779" w:rsidR="00C5277B" w:rsidRPr="00932789" w:rsidRDefault="00C5277B" w:rsidP="00032018">
            <w:pPr>
              <w:tabs>
                <w:tab w:val="left" w:pos="864"/>
              </w:tabs>
              <w:overflowPunct w:val="0"/>
              <w:autoSpaceDE w:val="0"/>
              <w:autoSpaceDN w:val="0"/>
              <w:adjustRightInd w:val="0"/>
              <w:jc w:val="left"/>
              <w:textAlignment w:val="baseline"/>
              <w:rPr>
                <w:szCs w:val="16"/>
                <w:lang w:val="x-none"/>
              </w:rPr>
            </w:pPr>
            <w:r w:rsidRPr="00932789">
              <w:rPr>
                <w:szCs w:val="16"/>
                <w:lang w:val="x-none"/>
              </w:rPr>
              <w:t>StreamID</w:t>
            </w:r>
            <w:r w:rsidR="00A70E21">
              <w:rPr>
                <w:szCs w:val="16"/>
                <w:lang w:val="x-none"/>
              </w:rPr>
              <w:t xml:space="preserve"> Type.</w:t>
            </w:r>
          </w:p>
        </w:tc>
      </w:tr>
    </w:tbl>
    <w:p w14:paraId="70F93BF9" w14:textId="34718CE0" w:rsidR="005E2390" w:rsidRPr="00932789" w:rsidRDefault="005E2390" w:rsidP="00D10EB4">
      <w:pPr>
        <w:pStyle w:val="Heading4"/>
      </w:pPr>
      <w:r w:rsidRPr="00932789">
        <w:t>R_</w:t>
      </w:r>
      <w:r w:rsidR="000F4E6D">
        <w:t>ProtoConv</w:t>
      </w:r>
      <w:r w:rsidRPr="00932789">
        <w:t>_FilterCfgType</w:t>
      </w:r>
    </w:p>
    <w:p w14:paraId="14B70880" w14:textId="240DFE2B" w:rsidR="00C5277B" w:rsidRPr="00932789" w:rsidRDefault="00C5277B" w:rsidP="00E10491">
      <w:pPr>
        <w:pStyle w:val="Caption"/>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2E349F">
        <w:noBreakHyphen/>
      </w:r>
      <w:r w:rsidR="009D560C">
        <w:fldChar w:fldCharType="begin"/>
      </w:r>
      <w:r w:rsidR="009D560C">
        <w:instrText xml:space="preserve"> SEQ Table \* ARABIC \s 1 </w:instrText>
      </w:r>
      <w:r w:rsidR="009D560C">
        <w:fldChar w:fldCharType="separate"/>
      </w:r>
      <w:r w:rsidR="009D560C">
        <w:rPr>
          <w:noProof/>
        </w:rPr>
        <w:t>72</w:t>
      </w:r>
      <w:r w:rsidR="009D560C">
        <w:rPr>
          <w:noProof/>
        </w:rPr>
        <w:fldChar w:fldCharType="end"/>
      </w:r>
      <w:r w:rsidR="00232CA4">
        <w:rPr>
          <w:noProof/>
        </w:rPr>
        <w:t>:</w:t>
      </w:r>
      <w:r w:rsidRPr="00932789">
        <w:t xml:space="preserve"> R_</w:t>
      </w:r>
      <w:r w:rsidR="000F4E6D">
        <w:t>ProtoConv</w:t>
      </w:r>
      <w:r w:rsidRPr="00932789">
        <w:t>_FilterCfgType</w:t>
      </w:r>
    </w:p>
    <w:tbl>
      <w:tblPr>
        <w:tblW w:w="49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556"/>
        <w:gridCol w:w="3388"/>
        <w:gridCol w:w="4951"/>
      </w:tblGrid>
      <w:tr w:rsidR="00C5277B" w:rsidRPr="00EB6F13" w14:paraId="621240F5"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CDCACD" w14:textId="77777777" w:rsidR="00C5277B" w:rsidRPr="00932789" w:rsidRDefault="00C5277B" w:rsidP="000D256D">
            <w:pPr>
              <w:jc w:val="left"/>
              <w:rPr>
                <w:b/>
                <w:bCs/>
                <w:szCs w:val="21"/>
                <w:lang w:val="en-GB"/>
              </w:rPr>
            </w:pPr>
            <w:r w:rsidRPr="00932789">
              <w:rPr>
                <w:b/>
                <w:bCs/>
                <w:szCs w:val="21"/>
                <w:lang w:val="en-GB"/>
              </w:rPr>
              <w:t>Location</w:t>
            </w:r>
          </w:p>
        </w:tc>
        <w:tc>
          <w:tcPr>
            <w:tcW w:w="4214" w:type="pct"/>
            <w:gridSpan w:val="2"/>
            <w:tcBorders>
              <w:top w:val="single" w:sz="4" w:space="0" w:color="auto"/>
              <w:left w:val="single" w:sz="4" w:space="0" w:color="auto"/>
              <w:bottom w:val="single" w:sz="4" w:space="0" w:color="auto"/>
              <w:right w:val="single" w:sz="4" w:space="0" w:color="auto"/>
            </w:tcBorders>
          </w:tcPr>
          <w:p w14:paraId="0DE9EC13" w14:textId="49F05B28" w:rsidR="00C5277B" w:rsidRPr="00932789" w:rsidRDefault="00C5277B" w:rsidP="00032018">
            <w:pPr>
              <w:tabs>
                <w:tab w:val="left" w:pos="864"/>
              </w:tabs>
              <w:overflowPunct w:val="0"/>
              <w:autoSpaceDE w:val="0"/>
              <w:autoSpaceDN w:val="0"/>
              <w:adjustRightInd w:val="0"/>
              <w:jc w:val="left"/>
              <w:textAlignment w:val="baseline"/>
              <w:rPr>
                <w:szCs w:val="16"/>
                <w:lang w:val="x-none" w:eastAsia="x-none"/>
              </w:rPr>
            </w:pPr>
            <w:r w:rsidRPr="00932789">
              <w:rPr>
                <w:szCs w:val="16"/>
                <w:lang w:val="x-none" w:eastAsia="x-none"/>
              </w:rPr>
              <w:t>CDD_</w:t>
            </w:r>
            <w:r w:rsidR="000F4E6D">
              <w:rPr>
                <w:szCs w:val="16"/>
                <w:lang w:val="x-none" w:eastAsia="x-none"/>
              </w:rPr>
              <w:t>ProtoConv</w:t>
            </w:r>
            <w:r w:rsidRPr="00932789">
              <w:rPr>
                <w:szCs w:val="16"/>
                <w:lang w:val="x-none" w:eastAsia="x-none"/>
              </w:rPr>
              <w:t>.h</w:t>
            </w:r>
          </w:p>
        </w:tc>
      </w:tr>
      <w:tr w:rsidR="00C5277B" w:rsidRPr="00EB6F13" w14:paraId="50D2E319"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52EFB6" w14:textId="77777777" w:rsidR="00C5277B" w:rsidRPr="00932789" w:rsidRDefault="00C5277B" w:rsidP="000D256D">
            <w:pPr>
              <w:jc w:val="left"/>
              <w:rPr>
                <w:rFonts w:eastAsia="Meiryo UI" w:cs="Arial"/>
                <w:szCs w:val="21"/>
                <w:lang w:val="en-GB"/>
              </w:rPr>
            </w:pPr>
            <w:r w:rsidRPr="00932789">
              <w:rPr>
                <w:rFonts w:eastAsia="Meiryo UI" w:cs="Arial"/>
                <w:b/>
                <w:bCs/>
                <w:szCs w:val="21"/>
                <w:lang w:val="en-GB"/>
              </w:rPr>
              <w:t>1</w:t>
            </w:r>
            <w:r w:rsidRPr="00932789">
              <w:rPr>
                <w:rFonts w:eastAsia="Meiryo UI" w:cs="Arial"/>
                <w:b/>
                <w:bCs/>
                <w:szCs w:val="21"/>
                <w:vertAlign w:val="superscript"/>
                <w:lang w:val="en-GB"/>
              </w:rPr>
              <w:t>st</w:t>
            </w:r>
            <w:r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15C30ADC" w14:textId="16DE0D5C" w:rsidR="00C5277B" w:rsidRPr="00932789" w:rsidRDefault="007A6621" w:rsidP="00032018">
            <w:pPr>
              <w:tabs>
                <w:tab w:val="left" w:pos="864"/>
              </w:tabs>
              <w:overflowPunct w:val="0"/>
              <w:autoSpaceDE w:val="0"/>
              <w:autoSpaceDN w:val="0"/>
              <w:adjustRightInd w:val="0"/>
              <w:jc w:val="left"/>
              <w:textAlignment w:val="baseline"/>
              <w:rPr>
                <w:szCs w:val="16"/>
                <w:lang w:val="x-none"/>
              </w:rPr>
            </w:pPr>
            <w:r w:rsidRPr="007A6621">
              <w:rPr>
                <w:szCs w:val="16"/>
                <w:lang w:val="x-none"/>
              </w:rPr>
              <w:t>uint16 usSrcMac</w:t>
            </w:r>
            <w:r w:rsidR="00D0251C">
              <w:rPr>
                <w:szCs w:val="16"/>
                <w:lang w:val="x-none"/>
              </w:rPr>
              <w:t>FilterNum</w:t>
            </w:r>
          </w:p>
        </w:tc>
        <w:tc>
          <w:tcPr>
            <w:tcW w:w="2501" w:type="pct"/>
            <w:tcBorders>
              <w:top w:val="single" w:sz="4" w:space="0" w:color="auto"/>
              <w:left w:val="single" w:sz="4" w:space="0" w:color="auto"/>
              <w:bottom w:val="single" w:sz="4" w:space="0" w:color="auto"/>
              <w:right w:val="single" w:sz="4" w:space="0" w:color="auto"/>
            </w:tcBorders>
          </w:tcPr>
          <w:p w14:paraId="62C2AC1A" w14:textId="090015B5" w:rsidR="00C5277B" w:rsidRDefault="00C92342" w:rsidP="00032018">
            <w:pPr>
              <w:tabs>
                <w:tab w:val="left" w:pos="864"/>
              </w:tabs>
              <w:overflowPunct w:val="0"/>
              <w:autoSpaceDE w:val="0"/>
              <w:autoSpaceDN w:val="0"/>
              <w:adjustRightInd w:val="0"/>
              <w:jc w:val="left"/>
              <w:textAlignment w:val="baseline"/>
              <w:rPr>
                <w:szCs w:val="16"/>
                <w:lang w:val="x-none"/>
              </w:rPr>
            </w:pPr>
            <w:r>
              <w:rPr>
                <w:szCs w:val="16"/>
                <w:lang w:val="x-none"/>
              </w:rPr>
              <w:t xml:space="preserve">Number of </w:t>
            </w:r>
            <w:r w:rsidR="00BD03FC">
              <w:rPr>
                <w:szCs w:val="16"/>
                <w:lang w:val="x-none"/>
              </w:rPr>
              <w:t>target MAC</w:t>
            </w:r>
            <w:r w:rsidR="00BD03FC" w:rsidRPr="00932789">
              <w:rPr>
                <w:szCs w:val="16"/>
                <w:lang w:val="x-none"/>
              </w:rPr>
              <w:t xml:space="preserve"> Address</w:t>
            </w:r>
            <w:r w:rsidR="00C42DC5">
              <w:rPr>
                <w:szCs w:val="16"/>
                <w:lang w:val="x-none"/>
              </w:rPr>
              <w:t xml:space="preserve"> Type</w:t>
            </w:r>
          </w:p>
          <w:p w14:paraId="76846991" w14:textId="6D026542" w:rsidR="001D6A62" w:rsidRPr="00932789" w:rsidRDefault="001D6A62" w:rsidP="00032018">
            <w:pPr>
              <w:tabs>
                <w:tab w:val="left" w:pos="864"/>
              </w:tabs>
              <w:overflowPunct w:val="0"/>
              <w:autoSpaceDE w:val="0"/>
              <w:autoSpaceDN w:val="0"/>
              <w:adjustRightInd w:val="0"/>
              <w:jc w:val="left"/>
              <w:textAlignment w:val="baseline"/>
              <w:rPr>
                <w:szCs w:val="16"/>
                <w:lang w:val="x-none"/>
              </w:rPr>
            </w:pPr>
            <w:r>
              <w:rPr>
                <w:szCs w:val="16"/>
                <w:lang w:val="x-none"/>
              </w:rPr>
              <w:t>Range:</w:t>
            </w:r>
            <w:r w:rsidR="00E365F3">
              <w:rPr>
                <w:szCs w:val="16"/>
                <w:lang w:val="x-none"/>
              </w:rPr>
              <w:t xml:space="preserve">0 </w:t>
            </w:r>
            <w:r w:rsidR="00332D22">
              <w:rPr>
                <w:szCs w:val="16"/>
                <w:lang w:val="x-none"/>
              </w:rPr>
              <w:t>–</w:t>
            </w:r>
            <w:r w:rsidR="00DA1F5B">
              <w:rPr>
                <w:szCs w:val="16"/>
                <w:lang w:val="x-none"/>
              </w:rPr>
              <w:t>200U</w:t>
            </w:r>
          </w:p>
        </w:tc>
      </w:tr>
      <w:tr w:rsidR="00C5277B" w:rsidRPr="00EB6F13" w14:paraId="1CCD69BD"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5F2700"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2</w:t>
            </w:r>
            <w:r w:rsidRPr="00932789">
              <w:rPr>
                <w:rFonts w:eastAsia="Meiryo UI" w:cs="Arial"/>
                <w:b/>
                <w:bCs/>
                <w:szCs w:val="21"/>
                <w:vertAlign w:val="superscript"/>
                <w:lang w:val="en-GB"/>
              </w:rPr>
              <w:t>nd</w:t>
            </w:r>
            <w:r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6E67FA92" w14:textId="22B63B83" w:rsidR="00C5277B" w:rsidRPr="00932789" w:rsidRDefault="003E2EC6" w:rsidP="00032018">
            <w:pPr>
              <w:tabs>
                <w:tab w:val="left" w:pos="864"/>
              </w:tabs>
              <w:overflowPunct w:val="0"/>
              <w:autoSpaceDE w:val="0"/>
              <w:autoSpaceDN w:val="0"/>
              <w:adjustRightInd w:val="0"/>
              <w:jc w:val="left"/>
              <w:textAlignment w:val="baseline"/>
              <w:rPr>
                <w:szCs w:val="16"/>
                <w:lang w:val="x-none"/>
              </w:rPr>
            </w:pPr>
            <w:r>
              <w:rPr>
                <w:szCs w:val="16"/>
              </w:rPr>
              <w:t xml:space="preserve">const </w:t>
            </w:r>
            <w:r w:rsidR="007A6621" w:rsidRPr="007A6621">
              <w:rPr>
                <w:szCs w:val="16"/>
                <w:lang w:val="x-none"/>
              </w:rPr>
              <w:t>R_</w:t>
            </w:r>
            <w:r w:rsidR="000F4E6D">
              <w:rPr>
                <w:szCs w:val="16"/>
                <w:lang w:val="x-none"/>
              </w:rPr>
              <w:t>ProtoConv</w:t>
            </w:r>
            <w:r w:rsidR="007A6621" w:rsidRPr="007A6621">
              <w:rPr>
                <w:szCs w:val="16"/>
                <w:lang w:val="x-none"/>
              </w:rPr>
              <w:t>_MacAddr</w:t>
            </w:r>
            <w:r w:rsidR="002575C8">
              <w:rPr>
                <w:szCs w:val="16"/>
                <w:lang w:val="x-none"/>
              </w:rPr>
              <w:t>e</w:t>
            </w:r>
            <w:r w:rsidR="007A6621" w:rsidRPr="007A6621">
              <w:rPr>
                <w:szCs w:val="16"/>
                <w:lang w:val="x-none"/>
              </w:rPr>
              <w:t>ssType</w:t>
            </w:r>
            <w:r w:rsidR="007A6621">
              <w:rPr>
                <w:szCs w:val="16"/>
                <w:lang w:val="x-none"/>
              </w:rPr>
              <w:t xml:space="preserve"> </w:t>
            </w:r>
            <w:r w:rsidR="007A6621" w:rsidRPr="007A6621">
              <w:rPr>
                <w:szCs w:val="16"/>
                <w:lang w:val="x-none"/>
              </w:rPr>
              <w:t>*aaSrcMacAddr</w:t>
            </w:r>
          </w:p>
        </w:tc>
        <w:tc>
          <w:tcPr>
            <w:tcW w:w="2501" w:type="pct"/>
            <w:tcBorders>
              <w:top w:val="single" w:sz="4" w:space="0" w:color="auto"/>
              <w:left w:val="single" w:sz="4" w:space="0" w:color="auto"/>
              <w:bottom w:val="single" w:sz="4" w:space="0" w:color="auto"/>
              <w:right w:val="single" w:sz="4" w:space="0" w:color="auto"/>
            </w:tcBorders>
          </w:tcPr>
          <w:p w14:paraId="33C72F33" w14:textId="7AD7AA6A" w:rsidR="00C5277B" w:rsidRDefault="001658F1" w:rsidP="00032018">
            <w:pPr>
              <w:tabs>
                <w:tab w:val="left" w:pos="864"/>
              </w:tabs>
              <w:overflowPunct w:val="0"/>
              <w:autoSpaceDE w:val="0"/>
              <w:autoSpaceDN w:val="0"/>
              <w:adjustRightInd w:val="0"/>
              <w:jc w:val="left"/>
              <w:textAlignment w:val="baseline"/>
              <w:rPr>
                <w:szCs w:val="16"/>
                <w:lang w:val="x-none"/>
              </w:rPr>
            </w:pPr>
            <w:r>
              <w:rPr>
                <w:szCs w:val="16"/>
                <w:lang w:val="x-none"/>
              </w:rPr>
              <w:t>Addres</w:t>
            </w:r>
            <w:r w:rsidR="00D11092">
              <w:rPr>
                <w:rFonts w:hint="eastAsia"/>
                <w:szCs w:val="16"/>
                <w:lang w:val="x-none"/>
              </w:rPr>
              <w:t>s</w:t>
            </w:r>
            <w:r>
              <w:rPr>
                <w:szCs w:val="16"/>
                <w:lang w:val="x-none"/>
              </w:rPr>
              <w:t xml:space="preserve"> of </w:t>
            </w:r>
            <w:r w:rsidR="00E30667">
              <w:rPr>
                <w:szCs w:val="16"/>
                <w:lang w:val="x-none"/>
              </w:rPr>
              <w:t xml:space="preserve">target </w:t>
            </w:r>
            <w:r w:rsidR="008E48A6">
              <w:rPr>
                <w:szCs w:val="16"/>
                <w:lang w:val="x-none"/>
              </w:rPr>
              <w:t>MAC</w:t>
            </w:r>
            <w:r w:rsidR="00E30667" w:rsidRPr="00932789">
              <w:rPr>
                <w:szCs w:val="16"/>
                <w:lang w:val="x-none"/>
              </w:rPr>
              <w:t xml:space="preserve"> Address</w:t>
            </w:r>
            <w:r w:rsidR="00C42DC5">
              <w:rPr>
                <w:rFonts w:hint="eastAsia"/>
                <w:szCs w:val="16"/>
                <w:lang w:val="x-none"/>
              </w:rPr>
              <w:t xml:space="preserve"> </w:t>
            </w:r>
            <w:r w:rsidR="00C42DC5">
              <w:rPr>
                <w:szCs w:val="16"/>
                <w:lang w:val="x-none"/>
              </w:rPr>
              <w:t>Type</w:t>
            </w:r>
          </w:p>
          <w:p w14:paraId="2604AF7F" w14:textId="3A004A0A" w:rsidR="003F2742" w:rsidRPr="00932789" w:rsidRDefault="001D6A62" w:rsidP="0045797F">
            <w:pPr>
              <w:tabs>
                <w:tab w:val="left" w:pos="864"/>
              </w:tabs>
              <w:overflowPunct w:val="0"/>
              <w:autoSpaceDE w:val="0"/>
              <w:autoSpaceDN w:val="0"/>
              <w:adjustRightInd w:val="0"/>
              <w:jc w:val="left"/>
              <w:textAlignment w:val="baseline"/>
              <w:rPr>
                <w:szCs w:val="16"/>
                <w:lang w:val="x-none"/>
              </w:rPr>
            </w:pPr>
            <w:r>
              <w:rPr>
                <w:szCs w:val="16"/>
                <w:lang w:val="x-none"/>
              </w:rPr>
              <w:t>Range:</w:t>
            </w:r>
            <w:r w:rsidR="00A312E1">
              <w:rPr>
                <w:szCs w:val="16"/>
              </w:rPr>
              <w:t xml:space="preserve"> </w:t>
            </w:r>
            <w:r w:rsidR="003F2742">
              <w:rPr>
                <w:szCs w:val="16"/>
                <w:lang w:val="x-none"/>
              </w:rPr>
              <w:t xml:space="preserve">Not </w:t>
            </w:r>
            <w:r w:rsidR="001D57BD">
              <w:rPr>
                <w:szCs w:val="16"/>
                <w:lang w:val="x-none"/>
              </w:rPr>
              <w:t>NULL_PTR</w:t>
            </w:r>
            <w:r w:rsidR="0045797F">
              <w:rPr>
                <w:szCs w:val="16"/>
                <w:lang w:val="x-none"/>
              </w:rPr>
              <w:t xml:space="preserve"> </w:t>
            </w:r>
            <w:r w:rsidR="003F2742">
              <w:rPr>
                <w:szCs w:val="16"/>
                <w:lang w:val="x-none"/>
              </w:rPr>
              <w:t>(</w:t>
            </w:r>
            <w:r w:rsidR="00FE2E0D">
              <w:rPr>
                <w:szCs w:val="16"/>
                <w:lang w:val="x-none"/>
              </w:rPr>
              <w:t>200 elements</w:t>
            </w:r>
            <w:r w:rsidR="003F2742">
              <w:rPr>
                <w:szCs w:val="16"/>
                <w:lang w:val="x-none"/>
              </w:rPr>
              <w:t>)</w:t>
            </w:r>
          </w:p>
        </w:tc>
      </w:tr>
      <w:tr w:rsidR="00C5277B" w:rsidRPr="00EB6F13" w14:paraId="78233372"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5E3FE5"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3</w:t>
            </w:r>
            <w:r w:rsidRPr="00932789">
              <w:rPr>
                <w:rFonts w:eastAsia="Meiryo UI" w:cs="Arial"/>
                <w:b/>
                <w:bCs/>
                <w:szCs w:val="21"/>
                <w:vertAlign w:val="superscript"/>
                <w:lang w:val="en-GB"/>
              </w:rPr>
              <w:t>rd</w:t>
            </w:r>
            <w:r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2DC5EB91" w14:textId="73A22DAC" w:rsidR="00C5277B" w:rsidRPr="00932789" w:rsidRDefault="007A6621" w:rsidP="00032018">
            <w:pPr>
              <w:tabs>
                <w:tab w:val="left" w:pos="864"/>
              </w:tabs>
              <w:overflowPunct w:val="0"/>
              <w:autoSpaceDE w:val="0"/>
              <w:autoSpaceDN w:val="0"/>
              <w:adjustRightInd w:val="0"/>
              <w:jc w:val="left"/>
              <w:textAlignment w:val="baseline"/>
              <w:rPr>
                <w:szCs w:val="16"/>
                <w:lang w:val="x-none"/>
              </w:rPr>
            </w:pPr>
            <w:r w:rsidRPr="007A6621">
              <w:rPr>
                <w:szCs w:val="16"/>
                <w:lang w:val="x-none"/>
              </w:rPr>
              <w:t>uint16 usSrcI</w:t>
            </w:r>
            <w:r w:rsidR="00F76D04">
              <w:rPr>
                <w:szCs w:val="16"/>
                <w:lang w:val="x-none"/>
              </w:rPr>
              <w:t>p</w:t>
            </w:r>
            <w:r w:rsidR="00D0251C">
              <w:rPr>
                <w:szCs w:val="16"/>
                <w:lang w:val="x-none"/>
              </w:rPr>
              <w:t>FilterNum</w:t>
            </w:r>
          </w:p>
        </w:tc>
        <w:tc>
          <w:tcPr>
            <w:tcW w:w="2501" w:type="pct"/>
            <w:tcBorders>
              <w:top w:val="single" w:sz="4" w:space="0" w:color="auto"/>
              <w:left w:val="single" w:sz="4" w:space="0" w:color="auto"/>
              <w:bottom w:val="single" w:sz="4" w:space="0" w:color="auto"/>
              <w:right w:val="single" w:sz="4" w:space="0" w:color="auto"/>
            </w:tcBorders>
          </w:tcPr>
          <w:p w14:paraId="46761015" w14:textId="0E9E4060" w:rsidR="00C5277B" w:rsidRDefault="00C92342" w:rsidP="00032018">
            <w:pPr>
              <w:tabs>
                <w:tab w:val="left" w:pos="864"/>
              </w:tabs>
              <w:overflowPunct w:val="0"/>
              <w:autoSpaceDE w:val="0"/>
              <w:autoSpaceDN w:val="0"/>
              <w:adjustRightInd w:val="0"/>
              <w:jc w:val="left"/>
              <w:textAlignment w:val="baseline"/>
              <w:rPr>
                <w:szCs w:val="16"/>
                <w:lang w:val="x-none"/>
              </w:rPr>
            </w:pPr>
            <w:r w:rsidRPr="00C92342">
              <w:rPr>
                <w:szCs w:val="16"/>
                <w:lang w:val="x-none"/>
              </w:rPr>
              <w:t xml:space="preserve">Number of </w:t>
            </w:r>
            <w:r w:rsidR="00913AF3">
              <w:rPr>
                <w:szCs w:val="16"/>
                <w:lang w:val="x-none"/>
              </w:rPr>
              <w:t>target IP Address</w:t>
            </w:r>
            <w:r w:rsidR="00C42DC5">
              <w:rPr>
                <w:szCs w:val="16"/>
                <w:lang w:val="x-none"/>
              </w:rPr>
              <w:t xml:space="preserve"> Type</w:t>
            </w:r>
          </w:p>
          <w:p w14:paraId="1CEAD612" w14:textId="1FFDFF28" w:rsidR="001D6A62" w:rsidRPr="00932789" w:rsidRDefault="001D6A62" w:rsidP="00032018">
            <w:pPr>
              <w:tabs>
                <w:tab w:val="left" w:pos="864"/>
              </w:tabs>
              <w:overflowPunct w:val="0"/>
              <w:autoSpaceDE w:val="0"/>
              <w:autoSpaceDN w:val="0"/>
              <w:adjustRightInd w:val="0"/>
              <w:jc w:val="left"/>
              <w:textAlignment w:val="baseline"/>
              <w:rPr>
                <w:szCs w:val="16"/>
                <w:lang w:val="x-none"/>
              </w:rPr>
            </w:pPr>
            <w:r>
              <w:rPr>
                <w:szCs w:val="16"/>
                <w:lang w:val="x-none"/>
              </w:rPr>
              <w:t>Range:</w:t>
            </w:r>
            <w:r w:rsidR="00E365F3">
              <w:rPr>
                <w:szCs w:val="16"/>
                <w:lang w:val="x-none"/>
              </w:rPr>
              <w:t xml:space="preserve">0 - </w:t>
            </w:r>
            <w:r w:rsidR="00DA1F5B">
              <w:rPr>
                <w:szCs w:val="16"/>
                <w:lang w:val="x-none"/>
              </w:rPr>
              <w:t>200U</w:t>
            </w:r>
          </w:p>
        </w:tc>
      </w:tr>
      <w:tr w:rsidR="00C5277B" w:rsidRPr="00EB6F13" w14:paraId="10727FDA"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79A47B"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4</w:t>
            </w:r>
            <w:r w:rsidRPr="00932789">
              <w:rPr>
                <w:rFonts w:eastAsia="Meiryo UI" w:cs="Arial"/>
                <w:b/>
                <w:bCs/>
                <w:szCs w:val="21"/>
                <w:vertAlign w:val="superscript"/>
                <w:lang w:val="en-GB"/>
              </w:rPr>
              <w:t>th</w:t>
            </w:r>
            <w:r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4AA7FD7E" w14:textId="175C54CF" w:rsidR="00C5277B" w:rsidRPr="00932789" w:rsidRDefault="003E2EC6" w:rsidP="00032018">
            <w:pPr>
              <w:tabs>
                <w:tab w:val="left" w:pos="864"/>
              </w:tabs>
              <w:overflowPunct w:val="0"/>
              <w:autoSpaceDE w:val="0"/>
              <w:autoSpaceDN w:val="0"/>
              <w:adjustRightInd w:val="0"/>
              <w:jc w:val="left"/>
              <w:textAlignment w:val="baseline"/>
              <w:rPr>
                <w:szCs w:val="16"/>
                <w:lang w:val="x-none"/>
              </w:rPr>
            </w:pPr>
            <w:r>
              <w:rPr>
                <w:szCs w:val="16"/>
              </w:rPr>
              <w:t>const</w:t>
            </w:r>
            <w:r w:rsidRPr="007A6621">
              <w:rPr>
                <w:szCs w:val="16"/>
                <w:lang w:val="x-none"/>
              </w:rPr>
              <w:t xml:space="preserve"> </w:t>
            </w:r>
            <w:r w:rsidR="007A6621" w:rsidRPr="007A6621">
              <w:rPr>
                <w:szCs w:val="16"/>
                <w:lang w:val="x-none"/>
              </w:rPr>
              <w:t>R_</w:t>
            </w:r>
            <w:r w:rsidR="000F4E6D">
              <w:rPr>
                <w:szCs w:val="16"/>
                <w:lang w:val="x-none"/>
              </w:rPr>
              <w:t>ProtoConv</w:t>
            </w:r>
            <w:r w:rsidR="007A6621" w:rsidRPr="007A6621">
              <w:rPr>
                <w:szCs w:val="16"/>
                <w:lang w:val="x-none"/>
              </w:rPr>
              <w:t>_I</w:t>
            </w:r>
            <w:r w:rsidR="00F76D04">
              <w:rPr>
                <w:szCs w:val="16"/>
                <w:lang w:val="x-none"/>
              </w:rPr>
              <w:t>p</w:t>
            </w:r>
            <w:r w:rsidR="007A6621" w:rsidRPr="007A6621">
              <w:rPr>
                <w:szCs w:val="16"/>
                <w:lang w:val="x-none"/>
              </w:rPr>
              <w:t>AddressType *aaSrcI</w:t>
            </w:r>
            <w:r w:rsidR="00F76D04">
              <w:rPr>
                <w:szCs w:val="16"/>
                <w:lang w:val="x-none"/>
              </w:rPr>
              <w:t>p</w:t>
            </w:r>
            <w:r w:rsidR="007A6621" w:rsidRPr="007A6621">
              <w:rPr>
                <w:szCs w:val="16"/>
                <w:lang w:val="x-none"/>
              </w:rPr>
              <w:t>Addr</w:t>
            </w:r>
          </w:p>
        </w:tc>
        <w:tc>
          <w:tcPr>
            <w:tcW w:w="2501" w:type="pct"/>
            <w:tcBorders>
              <w:top w:val="single" w:sz="4" w:space="0" w:color="auto"/>
              <w:left w:val="single" w:sz="4" w:space="0" w:color="auto"/>
              <w:bottom w:val="single" w:sz="4" w:space="0" w:color="auto"/>
              <w:right w:val="single" w:sz="4" w:space="0" w:color="auto"/>
            </w:tcBorders>
          </w:tcPr>
          <w:p w14:paraId="345AA01C" w14:textId="1505E555" w:rsidR="00C5277B" w:rsidRDefault="001658F1" w:rsidP="00032018">
            <w:pPr>
              <w:tabs>
                <w:tab w:val="left" w:pos="864"/>
              </w:tabs>
              <w:overflowPunct w:val="0"/>
              <w:autoSpaceDE w:val="0"/>
              <w:autoSpaceDN w:val="0"/>
              <w:adjustRightInd w:val="0"/>
              <w:jc w:val="left"/>
              <w:textAlignment w:val="baseline"/>
              <w:rPr>
                <w:szCs w:val="16"/>
                <w:lang w:val="x-none"/>
              </w:rPr>
            </w:pPr>
            <w:r>
              <w:rPr>
                <w:szCs w:val="16"/>
                <w:lang w:val="x-none"/>
              </w:rPr>
              <w:t>Addres</w:t>
            </w:r>
            <w:r w:rsidR="00D11092">
              <w:rPr>
                <w:szCs w:val="16"/>
                <w:lang w:val="x-none"/>
              </w:rPr>
              <w:t>s</w:t>
            </w:r>
            <w:r>
              <w:rPr>
                <w:szCs w:val="16"/>
                <w:lang w:val="x-none"/>
              </w:rPr>
              <w:t xml:space="preserve"> of </w:t>
            </w:r>
            <w:r w:rsidR="00E30667">
              <w:rPr>
                <w:szCs w:val="16"/>
                <w:lang w:val="x-none"/>
              </w:rPr>
              <w:t xml:space="preserve">target </w:t>
            </w:r>
            <w:r w:rsidR="00E30667" w:rsidRPr="00932789">
              <w:rPr>
                <w:szCs w:val="16"/>
                <w:lang w:val="x-none"/>
              </w:rPr>
              <w:t>IP Address</w:t>
            </w:r>
            <w:r w:rsidR="00C42DC5">
              <w:rPr>
                <w:szCs w:val="16"/>
                <w:lang w:val="x-none"/>
              </w:rPr>
              <w:t xml:space="preserve"> Type</w:t>
            </w:r>
          </w:p>
          <w:p w14:paraId="29B49986" w14:textId="07956090" w:rsidR="00FE2E0D" w:rsidRPr="00932789" w:rsidRDefault="001D6A62" w:rsidP="0045797F">
            <w:pPr>
              <w:tabs>
                <w:tab w:val="left" w:pos="864"/>
              </w:tabs>
              <w:overflowPunct w:val="0"/>
              <w:autoSpaceDE w:val="0"/>
              <w:autoSpaceDN w:val="0"/>
              <w:adjustRightInd w:val="0"/>
              <w:jc w:val="left"/>
              <w:textAlignment w:val="baseline"/>
              <w:rPr>
                <w:szCs w:val="16"/>
                <w:lang w:val="x-none"/>
              </w:rPr>
            </w:pPr>
            <w:r>
              <w:rPr>
                <w:szCs w:val="16"/>
                <w:lang w:val="x-none"/>
              </w:rPr>
              <w:t>Range:</w:t>
            </w:r>
            <w:r w:rsidR="003B5C10">
              <w:rPr>
                <w:szCs w:val="16"/>
                <w:lang w:val="x-none"/>
              </w:rPr>
              <w:t xml:space="preserve"> No</w:t>
            </w:r>
            <w:r w:rsidR="00FE2E0D">
              <w:rPr>
                <w:szCs w:val="16"/>
                <w:lang w:val="x-none"/>
              </w:rPr>
              <w:t xml:space="preserve">t </w:t>
            </w:r>
            <w:r w:rsidR="001D57BD">
              <w:rPr>
                <w:szCs w:val="16"/>
                <w:lang w:val="x-none"/>
              </w:rPr>
              <w:t>NULL_PTR</w:t>
            </w:r>
            <w:r w:rsidR="0045797F">
              <w:rPr>
                <w:szCs w:val="16"/>
                <w:lang w:val="x-none"/>
              </w:rPr>
              <w:t xml:space="preserve"> </w:t>
            </w:r>
            <w:r w:rsidR="00FE2E0D">
              <w:rPr>
                <w:szCs w:val="16"/>
                <w:lang w:val="x-none"/>
              </w:rPr>
              <w:t>(200 elements)</w:t>
            </w:r>
          </w:p>
        </w:tc>
      </w:tr>
      <w:tr w:rsidR="00A70E21" w:rsidRPr="00EB6F13" w14:paraId="7D17DF9C"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1FC867" w14:textId="1CC33982" w:rsidR="00A70E21" w:rsidRPr="00932789" w:rsidRDefault="00C42DC5" w:rsidP="000D256D">
            <w:pPr>
              <w:jc w:val="left"/>
              <w:rPr>
                <w:rFonts w:eastAsia="Meiryo UI" w:cs="Arial"/>
                <w:b/>
                <w:bCs/>
                <w:szCs w:val="21"/>
                <w:lang w:val="en-GB"/>
              </w:rPr>
            </w:pPr>
            <w:r>
              <w:rPr>
                <w:rFonts w:eastAsia="Meiryo UI" w:cs="Arial"/>
                <w:b/>
                <w:bCs/>
                <w:szCs w:val="21"/>
                <w:lang w:val="en-GB"/>
              </w:rPr>
              <w:t>5</w:t>
            </w:r>
            <w:r w:rsidRPr="00932789">
              <w:rPr>
                <w:rFonts w:eastAsia="Meiryo UI" w:cs="Arial"/>
                <w:b/>
                <w:bCs/>
                <w:szCs w:val="21"/>
                <w:vertAlign w:val="superscript"/>
                <w:lang w:val="en-GB"/>
              </w:rPr>
              <w:t>th</w:t>
            </w:r>
            <w:r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5457FD78" w14:textId="37A8361F" w:rsidR="00A70E21" w:rsidRPr="007A6621" w:rsidRDefault="00E42C1E" w:rsidP="00032018">
            <w:pPr>
              <w:tabs>
                <w:tab w:val="left" w:pos="864"/>
              </w:tabs>
              <w:overflowPunct w:val="0"/>
              <w:autoSpaceDE w:val="0"/>
              <w:autoSpaceDN w:val="0"/>
              <w:adjustRightInd w:val="0"/>
              <w:jc w:val="left"/>
              <w:textAlignment w:val="baseline"/>
              <w:rPr>
                <w:szCs w:val="16"/>
                <w:lang w:val="x-none"/>
              </w:rPr>
            </w:pPr>
            <w:r>
              <w:rPr>
                <w:szCs w:val="16"/>
                <w:lang w:val="x-none"/>
              </w:rPr>
              <w:t>u</w:t>
            </w:r>
            <w:r w:rsidR="00A70E21">
              <w:rPr>
                <w:rFonts w:hint="eastAsia"/>
                <w:szCs w:val="16"/>
                <w:lang w:val="x-none"/>
              </w:rPr>
              <w:t>int1</w:t>
            </w:r>
            <w:r w:rsidR="00A70E21">
              <w:rPr>
                <w:szCs w:val="16"/>
                <w:lang w:val="x-none"/>
              </w:rPr>
              <w:t>6 usVlanI</w:t>
            </w:r>
            <w:r w:rsidR="00F76D04">
              <w:rPr>
                <w:szCs w:val="16"/>
                <w:lang w:val="x-none"/>
              </w:rPr>
              <w:t>d</w:t>
            </w:r>
            <w:r w:rsidR="00D0251C">
              <w:rPr>
                <w:szCs w:val="16"/>
                <w:lang w:val="x-none"/>
              </w:rPr>
              <w:t>FilterNum</w:t>
            </w:r>
          </w:p>
        </w:tc>
        <w:tc>
          <w:tcPr>
            <w:tcW w:w="2501" w:type="pct"/>
            <w:tcBorders>
              <w:top w:val="single" w:sz="4" w:space="0" w:color="auto"/>
              <w:left w:val="single" w:sz="4" w:space="0" w:color="auto"/>
              <w:bottom w:val="single" w:sz="4" w:space="0" w:color="auto"/>
              <w:right w:val="single" w:sz="4" w:space="0" w:color="auto"/>
            </w:tcBorders>
          </w:tcPr>
          <w:p w14:paraId="6B98D742" w14:textId="124B2609" w:rsidR="00C42DC5" w:rsidRDefault="00C42DC5" w:rsidP="00032018">
            <w:pPr>
              <w:tabs>
                <w:tab w:val="left" w:pos="864"/>
              </w:tabs>
              <w:overflowPunct w:val="0"/>
              <w:autoSpaceDE w:val="0"/>
              <w:autoSpaceDN w:val="0"/>
              <w:adjustRightInd w:val="0"/>
              <w:jc w:val="left"/>
              <w:textAlignment w:val="baseline"/>
              <w:rPr>
                <w:szCs w:val="16"/>
                <w:lang w:val="x-none"/>
              </w:rPr>
            </w:pPr>
            <w:r w:rsidRPr="00C92342">
              <w:rPr>
                <w:szCs w:val="16"/>
                <w:lang w:val="x-none"/>
              </w:rPr>
              <w:t xml:space="preserve">Number of </w:t>
            </w:r>
            <w:r>
              <w:rPr>
                <w:szCs w:val="16"/>
                <w:lang w:val="x-none"/>
              </w:rPr>
              <w:t>target VlanID Type</w:t>
            </w:r>
          </w:p>
          <w:p w14:paraId="4EA3CDB8" w14:textId="029EB158" w:rsidR="00A70E21" w:rsidRDefault="00C42DC5" w:rsidP="00032018">
            <w:pPr>
              <w:tabs>
                <w:tab w:val="left" w:pos="864"/>
              </w:tabs>
              <w:overflowPunct w:val="0"/>
              <w:autoSpaceDE w:val="0"/>
              <w:autoSpaceDN w:val="0"/>
              <w:adjustRightInd w:val="0"/>
              <w:jc w:val="left"/>
              <w:textAlignment w:val="baseline"/>
              <w:rPr>
                <w:szCs w:val="16"/>
                <w:lang w:val="x-none"/>
              </w:rPr>
            </w:pPr>
            <w:r>
              <w:rPr>
                <w:szCs w:val="16"/>
                <w:lang w:val="x-none"/>
              </w:rPr>
              <w:t xml:space="preserve">Range:0 - </w:t>
            </w:r>
            <w:r w:rsidR="00332D22">
              <w:rPr>
                <w:szCs w:val="16"/>
                <w:lang w:val="x-none"/>
              </w:rPr>
              <w:t>8</w:t>
            </w:r>
            <w:r>
              <w:rPr>
                <w:szCs w:val="16"/>
                <w:lang w:val="x-none"/>
              </w:rPr>
              <w:t>U</w:t>
            </w:r>
          </w:p>
        </w:tc>
      </w:tr>
      <w:tr w:rsidR="007A6621" w:rsidRPr="00EB6F13" w14:paraId="44ECBE31"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078A7F" w14:textId="7C39EA1D" w:rsidR="007A6621" w:rsidRPr="00932789" w:rsidRDefault="00C42DC5" w:rsidP="000D256D">
            <w:pPr>
              <w:jc w:val="left"/>
              <w:rPr>
                <w:rFonts w:eastAsia="Meiryo UI" w:cs="Arial"/>
                <w:b/>
                <w:bCs/>
                <w:szCs w:val="21"/>
                <w:lang w:val="en-GB"/>
              </w:rPr>
            </w:pPr>
            <w:r>
              <w:rPr>
                <w:rFonts w:eastAsia="Meiryo UI" w:cs="Arial"/>
                <w:b/>
                <w:bCs/>
                <w:szCs w:val="21"/>
                <w:lang w:val="en-GB"/>
              </w:rPr>
              <w:t>6</w:t>
            </w:r>
            <w:r w:rsidR="007A6621" w:rsidRPr="00932789">
              <w:rPr>
                <w:rFonts w:eastAsia="Meiryo UI" w:cs="Arial"/>
                <w:b/>
                <w:bCs/>
                <w:szCs w:val="21"/>
                <w:vertAlign w:val="superscript"/>
                <w:lang w:val="en-GB"/>
              </w:rPr>
              <w:t>th</w:t>
            </w:r>
            <w:r w:rsidR="007A6621"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2A58FBBC" w14:textId="7A2E2F42" w:rsidR="007A6621" w:rsidRPr="00932789" w:rsidRDefault="003E2EC6" w:rsidP="00032018">
            <w:pPr>
              <w:tabs>
                <w:tab w:val="left" w:pos="864"/>
              </w:tabs>
              <w:overflowPunct w:val="0"/>
              <w:autoSpaceDE w:val="0"/>
              <w:autoSpaceDN w:val="0"/>
              <w:adjustRightInd w:val="0"/>
              <w:jc w:val="left"/>
              <w:textAlignment w:val="baseline"/>
              <w:rPr>
                <w:szCs w:val="16"/>
                <w:lang w:val="x-none"/>
              </w:rPr>
            </w:pPr>
            <w:r>
              <w:rPr>
                <w:szCs w:val="16"/>
              </w:rPr>
              <w:t>const</w:t>
            </w:r>
            <w:r w:rsidRPr="007A6621">
              <w:rPr>
                <w:szCs w:val="16"/>
                <w:lang w:val="x-none"/>
              </w:rPr>
              <w:t xml:space="preserve"> </w:t>
            </w:r>
            <w:r w:rsidR="007A6621" w:rsidRPr="007A6621">
              <w:rPr>
                <w:szCs w:val="16"/>
                <w:lang w:val="x-none"/>
              </w:rPr>
              <w:t>uint16 *aaVlanI</w:t>
            </w:r>
            <w:r w:rsidR="00F76D04">
              <w:rPr>
                <w:szCs w:val="16"/>
                <w:lang w:val="x-none"/>
              </w:rPr>
              <w:t>d</w:t>
            </w:r>
          </w:p>
        </w:tc>
        <w:tc>
          <w:tcPr>
            <w:tcW w:w="2501" w:type="pct"/>
            <w:tcBorders>
              <w:top w:val="single" w:sz="4" w:space="0" w:color="auto"/>
              <w:left w:val="single" w:sz="4" w:space="0" w:color="auto"/>
              <w:bottom w:val="single" w:sz="4" w:space="0" w:color="auto"/>
              <w:right w:val="single" w:sz="4" w:space="0" w:color="auto"/>
            </w:tcBorders>
          </w:tcPr>
          <w:p w14:paraId="61DDEA06" w14:textId="31CD9C77" w:rsidR="007A6621" w:rsidRDefault="001658F1" w:rsidP="00032018">
            <w:pPr>
              <w:tabs>
                <w:tab w:val="left" w:pos="864"/>
              </w:tabs>
              <w:overflowPunct w:val="0"/>
              <w:autoSpaceDE w:val="0"/>
              <w:autoSpaceDN w:val="0"/>
              <w:adjustRightInd w:val="0"/>
              <w:jc w:val="left"/>
              <w:textAlignment w:val="baseline"/>
              <w:rPr>
                <w:szCs w:val="16"/>
                <w:lang w:val="x-none"/>
              </w:rPr>
            </w:pPr>
            <w:r>
              <w:rPr>
                <w:szCs w:val="16"/>
                <w:lang w:val="x-none"/>
              </w:rPr>
              <w:t>Addres</w:t>
            </w:r>
            <w:r w:rsidR="00D11092">
              <w:rPr>
                <w:szCs w:val="16"/>
                <w:lang w:val="x-none"/>
              </w:rPr>
              <w:t>s</w:t>
            </w:r>
            <w:r>
              <w:rPr>
                <w:szCs w:val="16"/>
                <w:lang w:val="x-none"/>
              </w:rPr>
              <w:t xml:space="preserve"> of </w:t>
            </w:r>
            <w:r w:rsidR="00CC1FE1">
              <w:rPr>
                <w:szCs w:val="16"/>
                <w:lang w:val="x-none"/>
              </w:rPr>
              <w:t>target Vlan</w:t>
            </w:r>
            <w:r w:rsidR="00CC1FE1" w:rsidRPr="00932789">
              <w:rPr>
                <w:szCs w:val="16"/>
                <w:lang w:val="x-none"/>
              </w:rPr>
              <w:t>ID</w:t>
            </w:r>
            <w:r w:rsidR="00C42DC5">
              <w:rPr>
                <w:szCs w:val="16"/>
                <w:lang w:val="x-none"/>
              </w:rPr>
              <w:t xml:space="preserve"> Type</w:t>
            </w:r>
          </w:p>
          <w:p w14:paraId="32BE2DB8" w14:textId="4DAD6A94" w:rsidR="001D6A62" w:rsidRPr="00932789" w:rsidRDefault="001D6A62" w:rsidP="0045797F">
            <w:pPr>
              <w:tabs>
                <w:tab w:val="left" w:pos="864"/>
              </w:tabs>
              <w:overflowPunct w:val="0"/>
              <w:autoSpaceDE w:val="0"/>
              <w:autoSpaceDN w:val="0"/>
              <w:adjustRightInd w:val="0"/>
              <w:jc w:val="left"/>
              <w:textAlignment w:val="baseline"/>
              <w:rPr>
                <w:szCs w:val="16"/>
                <w:lang w:val="x-none"/>
              </w:rPr>
            </w:pPr>
            <w:r>
              <w:rPr>
                <w:szCs w:val="16"/>
                <w:lang w:val="x-none"/>
              </w:rPr>
              <w:t>Range:</w:t>
            </w:r>
            <w:r w:rsidR="00DA1F5B">
              <w:rPr>
                <w:szCs w:val="16"/>
                <w:lang w:val="x-none"/>
              </w:rPr>
              <w:t xml:space="preserve"> </w:t>
            </w:r>
            <w:r w:rsidR="00D0251C">
              <w:rPr>
                <w:szCs w:val="16"/>
                <w:lang w:val="x-none"/>
              </w:rPr>
              <w:t>N</w:t>
            </w:r>
            <w:r w:rsidR="003F2742">
              <w:rPr>
                <w:szCs w:val="16"/>
                <w:lang w:val="x-none"/>
              </w:rPr>
              <w:t>ot</w:t>
            </w:r>
            <w:r w:rsidR="00D0251C">
              <w:rPr>
                <w:szCs w:val="16"/>
                <w:lang w:val="x-none"/>
              </w:rPr>
              <w:t xml:space="preserve"> </w:t>
            </w:r>
            <w:r w:rsidR="001D57BD">
              <w:rPr>
                <w:szCs w:val="16"/>
                <w:lang w:val="x-none"/>
              </w:rPr>
              <w:t>NULL_PTR</w:t>
            </w:r>
            <w:r w:rsidR="0045797F">
              <w:rPr>
                <w:szCs w:val="16"/>
                <w:lang w:val="x-none"/>
              </w:rPr>
              <w:t xml:space="preserve"> </w:t>
            </w:r>
            <w:r w:rsidR="00D0251C">
              <w:rPr>
                <w:szCs w:val="16"/>
                <w:lang w:val="x-none"/>
              </w:rPr>
              <w:t>(</w:t>
            </w:r>
            <w:r w:rsidR="0045797F">
              <w:rPr>
                <w:szCs w:val="16"/>
                <w:lang w:val="x-none"/>
              </w:rPr>
              <w:t xml:space="preserve">8 elements of </w:t>
            </w:r>
            <w:r w:rsidR="00DA1F5B">
              <w:rPr>
                <w:szCs w:val="16"/>
                <w:lang w:val="x-none"/>
              </w:rPr>
              <w:t>16</w:t>
            </w:r>
            <w:r w:rsidR="0045797F">
              <w:rPr>
                <w:szCs w:val="16"/>
                <w:lang w:val="x-none"/>
              </w:rPr>
              <w:t>-</w:t>
            </w:r>
            <w:r w:rsidR="00DA1F5B">
              <w:rPr>
                <w:szCs w:val="16"/>
                <w:lang w:val="x-none"/>
              </w:rPr>
              <w:t>bit value</w:t>
            </w:r>
            <w:r w:rsidR="00D0251C">
              <w:rPr>
                <w:szCs w:val="16"/>
                <w:lang w:val="x-none"/>
              </w:rPr>
              <w:t>)</w:t>
            </w:r>
          </w:p>
        </w:tc>
      </w:tr>
      <w:tr w:rsidR="007A6621" w:rsidRPr="00EB6F13" w14:paraId="19054847"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070C3D" w14:textId="7CBE4AC9" w:rsidR="007A6621" w:rsidRPr="00932789" w:rsidRDefault="00C42DC5" w:rsidP="000D256D">
            <w:pPr>
              <w:jc w:val="left"/>
              <w:rPr>
                <w:rFonts w:eastAsia="Meiryo UI" w:cs="Arial"/>
                <w:b/>
                <w:bCs/>
                <w:szCs w:val="21"/>
                <w:lang w:val="en-GB"/>
              </w:rPr>
            </w:pPr>
            <w:r>
              <w:rPr>
                <w:rFonts w:eastAsia="Meiryo UI" w:cs="Arial"/>
                <w:b/>
                <w:bCs/>
                <w:szCs w:val="21"/>
                <w:lang w:val="en-GB"/>
              </w:rPr>
              <w:t>7</w:t>
            </w:r>
            <w:r w:rsidR="007A6621" w:rsidRPr="00932789">
              <w:rPr>
                <w:rFonts w:eastAsia="Meiryo UI" w:cs="Arial"/>
                <w:b/>
                <w:bCs/>
                <w:szCs w:val="21"/>
                <w:vertAlign w:val="superscript"/>
                <w:lang w:val="en-GB"/>
              </w:rPr>
              <w:t>th</w:t>
            </w:r>
            <w:r w:rsidR="007A6621"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206D6ADC" w14:textId="46C13F9D" w:rsidR="007A6621" w:rsidRPr="00932789" w:rsidRDefault="007A6621" w:rsidP="00032018">
            <w:pPr>
              <w:tabs>
                <w:tab w:val="left" w:pos="864"/>
              </w:tabs>
              <w:overflowPunct w:val="0"/>
              <w:autoSpaceDE w:val="0"/>
              <w:autoSpaceDN w:val="0"/>
              <w:adjustRightInd w:val="0"/>
              <w:jc w:val="left"/>
              <w:textAlignment w:val="baseline"/>
              <w:rPr>
                <w:szCs w:val="16"/>
                <w:lang w:val="x-none"/>
              </w:rPr>
            </w:pPr>
            <w:r w:rsidRPr="007A6621">
              <w:rPr>
                <w:szCs w:val="16"/>
                <w:lang w:val="x-none"/>
              </w:rPr>
              <w:t>uint16 usStreamI</w:t>
            </w:r>
            <w:r w:rsidR="00F76D04">
              <w:rPr>
                <w:szCs w:val="16"/>
                <w:lang w:val="x-none"/>
              </w:rPr>
              <w:t>d</w:t>
            </w:r>
            <w:r w:rsidR="00D0251C">
              <w:rPr>
                <w:szCs w:val="16"/>
                <w:lang w:val="x-none"/>
              </w:rPr>
              <w:t>FilterNum</w:t>
            </w:r>
          </w:p>
        </w:tc>
        <w:tc>
          <w:tcPr>
            <w:tcW w:w="2501" w:type="pct"/>
            <w:tcBorders>
              <w:top w:val="single" w:sz="4" w:space="0" w:color="auto"/>
              <w:left w:val="single" w:sz="4" w:space="0" w:color="auto"/>
              <w:bottom w:val="single" w:sz="4" w:space="0" w:color="auto"/>
              <w:right w:val="single" w:sz="4" w:space="0" w:color="auto"/>
            </w:tcBorders>
          </w:tcPr>
          <w:p w14:paraId="62A19106" w14:textId="121A8C3A" w:rsidR="007A6621" w:rsidRDefault="00C92342" w:rsidP="00032018">
            <w:pPr>
              <w:tabs>
                <w:tab w:val="left" w:pos="864"/>
              </w:tabs>
              <w:overflowPunct w:val="0"/>
              <w:autoSpaceDE w:val="0"/>
              <w:autoSpaceDN w:val="0"/>
              <w:adjustRightInd w:val="0"/>
              <w:jc w:val="left"/>
              <w:textAlignment w:val="baseline"/>
              <w:rPr>
                <w:szCs w:val="16"/>
                <w:lang w:val="x-none"/>
              </w:rPr>
            </w:pPr>
            <w:r w:rsidRPr="00C92342">
              <w:rPr>
                <w:szCs w:val="16"/>
                <w:lang w:val="x-none"/>
              </w:rPr>
              <w:t xml:space="preserve">Number of </w:t>
            </w:r>
            <w:r w:rsidR="00913AF3">
              <w:rPr>
                <w:szCs w:val="16"/>
                <w:lang w:val="x-none"/>
              </w:rPr>
              <w:t>target</w:t>
            </w:r>
            <w:r w:rsidRPr="00C92342">
              <w:rPr>
                <w:szCs w:val="16"/>
                <w:lang w:val="x-none"/>
              </w:rPr>
              <w:t xml:space="preserve"> </w:t>
            </w:r>
            <w:r w:rsidR="00913AF3">
              <w:rPr>
                <w:szCs w:val="16"/>
                <w:lang w:val="x-none"/>
              </w:rPr>
              <w:t>StreamID</w:t>
            </w:r>
            <w:r w:rsidR="00C42DC5">
              <w:rPr>
                <w:szCs w:val="16"/>
                <w:lang w:val="x-none"/>
              </w:rPr>
              <w:t xml:space="preserve"> Type</w:t>
            </w:r>
          </w:p>
          <w:p w14:paraId="20A94693" w14:textId="4056B1B8" w:rsidR="001D6A62" w:rsidRPr="00932789" w:rsidRDefault="001D6A62" w:rsidP="00032018">
            <w:pPr>
              <w:tabs>
                <w:tab w:val="left" w:pos="864"/>
              </w:tabs>
              <w:overflowPunct w:val="0"/>
              <w:autoSpaceDE w:val="0"/>
              <w:autoSpaceDN w:val="0"/>
              <w:adjustRightInd w:val="0"/>
              <w:jc w:val="left"/>
              <w:textAlignment w:val="baseline"/>
              <w:rPr>
                <w:szCs w:val="16"/>
                <w:lang w:val="x-none"/>
              </w:rPr>
            </w:pPr>
            <w:r>
              <w:rPr>
                <w:szCs w:val="16"/>
                <w:lang w:val="x-none"/>
              </w:rPr>
              <w:t>Range:</w:t>
            </w:r>
            <w:r w:rsidR="00E365F3">
              <w:rPr>
                <w:szCs w:val="16"/>
                <w:lang w:val="x-none"/>
              </w:rPr>
              <w:t xml:space="preserve">0 - </w:t>
            </w:r>
            <w:r w:rsidR="00DA1F5B">
              <w:rPr>
                <w:szCs w:val="16"/>
                <w:lang w:val="x-none"/>
              </w:rPr>
              <w:t>200U</w:t>
            </w:r>
          </w:p>
        </w:tc>
      </w:tr>
      <w:tr w:rsidR="007A6621" w:rsidRPr="00EB6F13" w14:paraId="12992500" w14:textId="77777777" w:rsidTr="00446F5B">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C1D029" w14:textId="25A55451" w:rsidR="007A6621" w:rsidRPr="00932789" w:rsidRDefault="00C42DC5" w:rsidP="000D256D">
            <w:pPr>
              <w:jc w:val="left"/>
              <w:rPr>
                <w:rFonts w:eastAsia="Meiryo UI" w:cs="Arial"/>
                <w:b/>
                <w:bCs/>
                <w:szCs w:val="21"/>
                <w:lang w:val="en-GB"/>
              </w:rPr>
            </w:pPr>
            <w:r>
              <w:rPr>
                <w:rFonts w:eastAsia="Meiryo UI" w:cs="Arial"/>
                <w:b/>
                <w:bCs/>
                <w:szCs w:val="21"/>
                <w:lang w:val="en-GB"/>
              </w:rPr>
              <w:t>8</w:t>
            </w:r>
            <w:r w:rsidR="007A6621" w:rsidRPr="00932789">
              <w:rPr>
                <w:rFonts w:eastAsia="Meiryo UI" w:cs="Arial"/>
                <w:b/>
                <w:bCs/>
                <w:szCs w:val="21"/>
                <w:vertAlign w:val="superscript"/>
                <w:lang w:val="en-GB"/>
              </w:rPr>
              <w:t>th</w:t>
            </w:r>
            <w:r w:rsidR="007A6621" w:rsidRPr="00932789">
              <w:rPr>
                <w:rFonts w:eastAsia="Meiryo UI" w:cs="Arial"/>
                <w:b/>
                <w:bCs/>
                <w:szCs w:val="21"/>
                <w:lang w:val="en-GB"/>
              </w:rPr>
              <w:t xml:space="preserve"> Element</w:t>
            </w:r>
          </w:p>
        </w:tc>
        <w:tc>
          <w:tcPr>
            <w:tcW w:w="1712" w:type="pct"/>
            <w:tcBorders>
              <w:top w:val="single" w:sz="4" w:space="0" w:color="auto"/>
              <w:left w:val="single" w:sz="4" w:space="0" w:color="auto"/>
              <w:bottom w:val="single" w:sz="4" w:space="0" w:color="auto"/>
              <w:right w:val="single" w:sz="4" w:space="0" w:color="auto"/>
            </w:tcBorders>
          </w:tcPr>
          <w:p w14:paraId="1C5BB34D" w14:textId="267E37A4" w:rsidR="007A6621" w:rsidRPr="00932789" w:rsidRDefault="003E2EC6" w:rsidP="00032018">
            <w:pPr>
              <w:tabs>
                <w:tab w:val="left" w:pos="864"/>
              </w:tabs>
              <w:overflowPunct w:val="0"/>
              <w:autoSpaceDE w:val="0"/>
              <w:autoSpaceDN w:val="0"/>
              <w:adjustRightInd w:val="0"/>
              <w:jc w:val="left"/>
              <w:textAlignment w:val="baseline"/>
              <w:rPr>
                <w:szCs w:val="16"/>
                <w:lang w:val="x-none"/>
              </w:rPr>
            </w:pPr>
            <w:r>
              <w:rPr>
                <w:szCs w:val="16"/>
              </w:rPr>
              <w:t>const</w:t>
            </w:r>
            <w:r w:rsidRPr="007A6621">
              <w:rPr>
                <w:szCs w:val="16"/>
                <w:lang w:val="x-none"/>
              </w:rPr>
              <w:t xml:space="preserve"> </w:t>
            </w:r>
            <w:r w:rsidR="007A6621" w:rsidRPr="007A6621">
              <w:rPr>
                <w:szCs w:val="16"/>
                <w:lang w:val="x-none"/>
              </w:rPr>
              <w:t>R_</w:t>
            </w:r>
            <w:r w:rsidR="000F4E6D">
              <w:rPr>
                <w:szCs w:val="16"/>
                <w:lang w:val="x-none"/>
              </w:rPr>
              <w:t>ProtoConv</w:t>
            </w:r>
            <w:r w:rsidR="007A6621" w:rsidRPr="007A6621">
              <w:rPr>
                <w:szCs w:val="16"/>
                <w:lang w:val="x-none"/>
              </w:rPr>
              <w:t>_Stream</w:t>
            </w:r>
            <w:r w:rsidR="00F93CD2">
              <w:rPr>
                <w:szCs w:val="16"/>
                <w:lang w:val="x-none"/>
              </w:rPr>
              <w:t>I</w:t>
            </w:r>
            <w:r w:rsidR="00F76D04">
              <w:rPr>
                <w:szCs w:val="16"/>
                <w:lang w:val="x-none"/>
              </w:rPr>
              <w:t>d</w:t>
            </w:r>
            <w:r w:rsidR="007A6621" w:rsidRPr="007A6621">
              <w:rPr>
                <w:szCs w:val="16"/>
                <w:lang w:val="x-none"/>
              </w:rPr>
              <w:t>Type *aaStreamI</w:t>
            </w:r>
            <w:r w:rsidR="00F76D04">
              <w:rPr>
                <w:szCs w:val="16"/>
                <w:lang w:val="x-none"/>
              </w:rPr>
              <w:t>d</w:t>
            </w:r>
          </w:p>
        </w:tc>
        <w:tc>
          <w:tcPr>
            <w:tcW w:w="2501" w:type="pct"/>
            <w:tcBorders>
              <w:top w:val="single" w:sz="4" w:space="0" w:color="auto"/>
              <w:left w:val="single" w:sz="4" w:space="0" w:color="auto"/>
              <w:bottom w:val="single" w:sz="4" w:space="0" w:color="auto"/>
              <w:right w:val="single" w:sz="4" w:space="0" w:color="auto"/>
            </w:tcBorders>
          </w:tcPr>
          <w:p w14:paraId="02549253" w14:textId="5BD9397D" w:rsidR="007A6621" w:rsidRDefault="001658F1" w:rsidP="00032018">
            <w:pPr>
              <w:tabs>
                <w:tab w:val="left" w:pos="864"/>
              </w:tabs>
              <w:overflowPunct w:val="0"/>
              <w:autoSpaceDE w:val="0"/>
              <w:autoSpaceDN w:val="0"/>
              <w:adjustRightInd w:val="0"/>
              <w:jc w:val="left"/>
              <w:textAlignment w:val="baseline"/>
              <w:rPr>
                <w:szCs w:val="16"/>
                <w:lang w:val="x-none"/>
              </w:rPr>
            </w:pPr>
            <w:r>
              <w:rPr>
                <w:szCs w:val="16"/>
                <w:lang w:val="x-none"/>
              </w:rPr>
              <w:t>Addres</w:t>
            </w:r>
            <w:r w:rsidR="00D11092">
              <w:rPr>
                <w:szCs w:val="16"/>
                <w:lang w:val="x-none"/>
              </w:rPr>
              <w:t>s</w:t>
            </w:r>
            <w:r>
              <w:rPr>
                <w:szCs w:val="16"/>
                <w:lang w:val="x-none"/>
              </w:rPr>
              <w:t xml:space="preserve"> of </w:t>
            </w:r>
            <w:r w:rsidR="00E30667">
              <w:rPr>
                <w:szCs w:val="16"/>
                <w:lang w:val="x-none"/>
              </w:rPr>
              <w:t xml:space="preserve">target </w:t>
            </w:r>
            <w:r w:rsidR="00E30667" w:rsidRPr="00932789">
              <w:rPr>
                <w:szCs w:val="16"/>
                <w:lang w:val="x-none"/>
              </w:rPr>
              <w:t>StreamID</w:t>
            </w:r>
            <w:r w:rsidR="00C42DC5">
              <w:rPr>
                <w:szCs w:val="16"/>
                <w:lang w:val="x-none"/>
              </w:rPr>
              <w:t xml:space="preserve"> Type</w:t>
            </w:r>
          </w:p>
          <w:p w14:paraId="04FA54F0" w14:textId="4468CFF2" w:rsidR="003F2742" w:rsidRPr="00932789" w:rsidRDefault="001D6A62" w:rsidP="0045797F">
            <w:pPr>
              <w:tabs>
                <w:tab w:val="left" w:pos="864"/>
              </w:tabs>
              <w:overflowPunct w:val="0"/>
              <w:autoSpaceDE w:val="0"/>
              <w:autoSpaceDN w:val="0"/>
              <w:adjustRightInd w:val="0"/>
              <w:jc w:val="left"/>
              <w:textAlignment w:val="baseline"/>
              <w:rPr>
                <w:szCs w:val="16"/>
                <w:lang w:val="x-none"/>
              </w:rPr>
            </w:pPr>
            <w:r>
              <w:rPr>
                <w:szCs w:val="16"/>
                <w:lang w:val="x-none"/>
              </w:rPr>
              <w:t>Range:</w:t>
            </w:r>
            <w:r w:rsidR="003F2742">
              <w:rPr>
                <w:szCs w:val="16"/>
                <w:lang w:val="x-none"/>
              </w:rPr>
              <w:t xml:space="preserve"> Not </w:t>
            </w:r>
            <w:r w:rsidR="001D57BD">
              <w:rPr>
                <w:szCs w:val="16"/>
                <w:lang w:val="x-none"/>
              </w:rPr>
              <w:t>NULL_PTR</w:t>
            </w:r>
            <w:r w:rsidR="0045797F">
              <w:rPr>
                <w:szCs w:val="16"/>
                <w:lang w:val="x-none"/>
              </w:rPr>
              <w:t xml:space="preserve"> </w:t>
            </w:r>
            <w:r w:rsidR="003F2742">
              <w:rPr>
                <w:szCs w:val="16"/>
                <w:lang w:val="x-none"/>
              </w:rPr>
              <w:t>(</w:t>
            </w:r>
            <w:r w:rsidR="00FE2E0D">
              <w:rPr>
                <w:szCs w:val="16"/>
                <w:lang w:val="x-none"/>
              </w:rPr>
              <w:t>200 elements</w:t>
            </w:r>
            <w:r w:rsidR="003F2742">
              <w:rPr>
                <w:szCs w:val="16"/>
                <w:lang w:val="x-none"/>
              </w:rPr>
              <w:t>)</w:t>
            </w:r>
          </w:p>
        </w:tc>
      </w:tr>
      <w:tr w:rsidR="00C5277B" w:rsidRPr="004B758F" w14:paraId="202D5B44" w14:textId="77777777" w:rsidTr="00FA6E00">
        <w:trPr>
          <w:jc w:val="center"/>
        </w:trPr>
        <w:tc>
          <w:tcPr>
            <w:tcW w:w="7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9F7D54" w14:textId="77777777" w:rsidR="00C5277B" w:rsidRPr="00932789" w:rsidRDefault="00C5277B" w:rsidP="000D256D">
            <w:pPr>
              <w:jc w:val="left"/>
              <w:rPr>
                <w:rFonts w:eastAsia="Meiryo UI" w:cs="Arial"/>
                <w:b/>
                <w:bCs/>
                <w:szCs w:val="21"/>
                <w:lang w:val="en-GB"/>
              </w:rPr>
            </w:pPr>
            <w:r w:rsidRPr="00932789">
              <w:rPr>
                <w:rFonts w:eastAsia="Meiryo UI" w:cs="Arial"/>
                <w:b/>
                <w:bCs/>
                <w:szCs w:val="21"/>
                <w:lang w:val="en-GB"/>
              </w:rPr>
              <w:t>Description</w:t>
            </w:r>
          </w:p>
        </w:tc>
        <w:tc>
          <w:tcPr>
            <w:tcW w:w="4214" w:type="pct"/>
            <w:gridSpan w:val="2"/>
            <w:tcBorders>
              <w:top w:val="single" w:sz="4" w:space="0" w:color="auto"/>
              <w:left w:val="single" w:sz="4" w:space="0" w:color="auto"/>
              <w:bottom w:val="single" w:sz="4" w:space="0" w:color="auto"/>
              <w:right w:val="single" w:sz="4" w:space="0" w:color="auto"/>
            </w:tcBorders>
          </w:tcPr>
          <w:p w14:paraId="6897BCA8" w14:textId="77777777" w:rsidR="00C5277B" w:rsidRPr="004B758F" w:rsidRDefault="00C5277B" w:rsidP="00032018">
            <w:pPr>
              <w:tabs>
                <w:tab w:val="left" w:pos="864"/>
              </w:tabs>
              <w:overflowPunct w:val="0"/>
              <w:autoSpaceDE w:val="0"/>
              <w:autoSpaceDN w:val="0"/>
              <w:adjustRightInd w:val="0"/>
              <w:jc w:val="left"/>
              <w:textAlignment w:val="baseline"/>
              <w:rPr>
                <w:szCs w:val="16"/>
                <w:lang w:val="x-none"/>
              </w:rPr>
            </w:pPr>
            <w:r w:rsidRPr="00932789">
              <w:rPr>
                <w:szCs w:val="16"/>
                <w:lang w:val="x-none"/>
              </w:rPr>
              <w:t>Filtering Configuration</w:t>
            </w:r>
          </w:p>
        </w:tc>
      </w:tr>
    </w:tbl>
    <w:p w14:paraId="703CD801" w14:textId="76C769F8" w:rsidR="006E4A0D" w:rsidRDefault="006E4A0D" w:rsidP="00032018">
      <w:pPr>
        <w:spacing w:after="120"/>
      </w:pPr>
    </w:p>
    <w:p w14:paraId="5C9029F0" w14:textId="5B394EFF" w:rsidR="008454B5" w:rsidRPr="00A13962" w:rsidRDefault="006E4A0D" w:rsidP="006E4A0D">
      <w:pPr>
        <w:pStyle w:val="Heading4"/>
      </w:pPr>
      <w:r>
        <w:br w:type="column"/>
      </w:r>
      <w:r w:rsidR="008454B5" w:rsidRPr="00E60FA5">
        <w:lastRenderedPageBreak/>
        <w:t>R_ProtoConv_CanFifoType</w:t>
      </w:r>
    </w:p>
    <w:p w14:paraId="21A5C52A" w14:textId="58ECBDCD" w:rsidR="008454B5" w:rsidRPr="00A13962" w:rsidRDefault="009D78CA" w:rsidP="008454B5">
      <w:pPr>
        <w:pStyle w:val="Caption"/>
        <w:spacing w:before="240"/>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73</w:t>
      </w:r>
      <w:r w:rsidR="009D560C">
        <w:rPr>
          <w:noProof/>
        </w:rPr>
        <w:fldChar w:fldCharType="end"/>
      </w:r>
      <w:r w:rsidR="008454B5" w:rsidRPr="00A13962">
        <w:rPr>
          <w:noProof/>
        </w:rPr>
        <w:t>:</w:t>
      </w:r>
      <w:r w:rsidR="008454B5" w:rsidRPr="00A13962">
        <w:t xml:space="preserve"> </w:t>
      </w:r>
      <w:r w:rsidR="008454B5" w:rsidRPr="00E60FA5">
        <w:rPr>
          <w:szCs w:val="21"/>
        </w:rPr>
        <w:t>R_ProtoConv_CanFifoType</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55"/>
        <w:gridCol w:w="5670"/>
        <w:gridCol w:w="2960"/>
      </w:tblGrid>
      <w:tr w:rsidR="00660223" w:rsidRPr="00A13962" w14:paraId="6A9B8AC5" w14:textId="77777777" w:rsidTr="003F6AF4">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tcPr>
          <w:p w14:paraId="6F89A217" w14:textId="77777777" w:rsidR="008454B5" w:rsidRPr="00A13962" w:rsidRDefault="008454B5" w:rsidP="009632BC">
            <w:pPr>
              <w:rPr>
                <w:b/>
                <w:bCs/>
                <w:szCs w:val="21"/>
                <w:lang w:val="en-GB"/>
              </w:rPr>
            </w:pPr>
            <w:r w:rsidRPr="00A13962">
              <w:rPr>
                <w:b/>
                <w:bCs/>
                <w:szCs w:val="21"/>
                <w:lang w:val="en-GB"/>
              </w:rPr>
              <w:t>Location</w:t>
            </w:r>
          </w:p>
        </w:tc>
        <w:tc>
          <w:tcPr>
            <w:tcW w:w="8630" w:type="dxa"/>
            <w:gridSpan w:val="2"/>
            <w:tcBorders>
              <w:top w:val="single" w:sz="4" w:space="0" w:color="auto"/>
              <w:left w:val="single" w:sz="4" w:space="0" w:color="auto"/>
              <w:bottom w:val="single" w:sz="4" w:space="0" w:color="auto"/>
              <w:right w:val="single" w:sz="4" w:space="0" w:color="auto"/>
            </w:tcBorders>
          </w:tcPr>
          <w:p w14:paraId="0E1C314A" w14:textId="67A990C3"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eastAsia="x-none"/>
              </w:rPr>
            </w:pPr>
            <w:r w:rsidRPr="00A13962">
              <w:rPr>
                <w:szCs w:val="16"/>
                <w:lang w:val="x-none" w:eastAsia="x-none"/>
              </w:rPr>
              <w:t>CDD_ProtoConv</w:t>
            </w:r>
            <w:r w:rsidRPr="00A13962">
              <w:rPr>
                <w:szCs w:val="16"/>
                <w:lang w:val="x-none"/>
              </w:rPr>
              <w:t>_</w:t>
            </w:r>
            <w:r>
              <w:rPr>
                <w:szCs w:val="16"/>
                <w:lang w:val="x-none"/>
              </w:rPr>
              <w:t>Fifo.</w:t>
            </w:r>
            <w:r w:rsidR="00A23955">
              <w:rPr>
                <w:szCs w:val="16"/>
                <w:lang w:val="x-none"/>
              </w:rPr>
              <w:t>h</w:t>
            </w:r>
          </w:p>
        </w:tc>
      </w:tr>
      <w:tr w:rsidR="00660223" w:rsidRPr="00A13962" w14:paraId="7A4126C8" w14:textId="77777777" w:rsidTr="009D78CA">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hideMark/>
          </w:tcPr>
          <w:p w14:paraId="442BD27A" w14:textId="6F237FC0" w:rsidR="008454B5" w:rsidRPr="00A13962" w:rsidRDefault="008454B5" w:rsidP="00660223">
            <w:pPr>
              <w:rPr>
                <w:rFonts w:eastAsia="Meiryo UI"/>
                <w:szCs w:val="21"/>
                <w:lang w:val="en-GB"/>
              </w:rPr>
            </w:pPr>
            <w:r w:rsidRPr="00A13962">
              <w:rPr>
                <w:rFonts w:eastAsia="Meiryo UI"/>
                <w:b/>
                <w:bCs/>
                <w:szCs w:val="21"/>
                <w:lang w:val="en-GB"/>
              </w:rPr>
              <w:t>1</w:t>
            </w:r>
            <w:r w:rsidRPr="00A13962">
              <w:rPr>
                <w:rFonts w:eastAsia="Meiryo UI"/>
                <w:b/>
                <w:bCs/>
                <w:szCs w:val="21"/>
                <w:vertAlign w:val="superscript"/>
                <w:lang w:val="en-GB"/>
              </w:rPr>
              <w:t>st</w:t>
            </w:r>
            <w:r w:rsidR="00660223">
              <w:rPr>
                <w:rFonts w:eastAsia="Meiryo UI"/>
                <w:b/>
                <w:bCs/>
                <w:szCs w:val="21"/>
                <w:lang w:val="en-GB"/>
              </w:rPr>
              <w:t xml:space="preserve"> </w:t>
            </w:r>
            <w:r w:rsidRPr="00A13962">
              <w:rPr>
                <w:rFonts w:eastAsia="Meiryo UI"/>
                <w:b/>
                <w:bCs/>
                <w:szCs w:val="21"/>
                <w:lang w:val="en-GB"/>
              </w:rPr>
              <w:t>Element</w:t>
            </w:r>
          </w:p>
        </w:tc>
        <w:tc>
          <w:tcPr>
            <w:tcW w:w="5670" w:type="dxa"/>
            <w:tcBorders>
              <w:top w:val="single" w:sz="4" w:space="0" w:color="auto"/>
              <w:left w:val="single" w:sz="4" w:space="0" w:color="auto"/>
              <w:bottom w:val="single" w:sz="4" w:space="0" w:color="auto"/>
              <w:right w:val="single" w:sz="4" w:space="0" w:color="auto"/>
            </w:tcBorders>
          </w:tcPr>
          <w:p w14:paraId="60366E68" w14:textId="77777777" w:rsidR="008454B5" w:rsidRPr="00F8212B" w:rsidRDefault="008454B5" w:rsidP="009632BC">
            <w:pPr>
              <w:tabs>
                <w:tab w:val="left" w:pos="864"/>
              </w:tabs>
              <w:overflowPunct w:val="0"/>
              <w:autoSpaceDE w:val="0"/>
              <w:autoSpaceDN w:val="0"/>
              <w:adjustRightInd w:val="0"/>
              <w:spacing w:before="20" w:after="20"/>
              <w:textAlignment w:val="baseline"/>
              <w:rPr>
                <w:szCs w:val="16"/>
              </w:rPr>
            </w:pPr>
            <w:r w:rsidRPr="00E60FA5">
              <w:rPr>
                <w:szCs w:val="16"/>
              </w:rPr>
              <w:t>R_ProtoConv_CanFrameType stCanFrame[PROTOCONV_CAN_FIFO_DEPTH]</w:t>
            </w:r>
          </w:p>
        </w:tc>
        <w:tc>
          <w:tcPr>
            <w:tcW w:w="2960" w:type="dxa"/>
            <w:tcBorders>
              <w:top w:val="single" w:sz="4" w:space="0" w:color="auto"/>
              <w:left w:val="single" w:sz="4" w:space="0" w:color="auto"/>
              <w:bottom w:val="single" w:sz="4" w:space="0" w:color="auto"/>
              <w:right w:val="single" w:sz="4" w:space="0" w:color="auto"/>
            </w:tcBorders>
          </w:tcPr>
          <w:p w14:paraId="56AA12D4" w14:textId="77777777" w:rsidR="00E86B54" w:rsidRDefault="008454B5" w:rsidP="00E86B54">
            <w:pPr>
              <w:tabs>
                <w:tab w:val="left" w:pos="864"/>
              </w:tabs>
              <w:overflowPunct w:val="0"/>
              <w:autoSpaceDE w:val="0"/>
              <w:autoSpaceDN w:val="0"/>
              <w:adjustRightInd w:val="0"/>
              <w:jc w:val="left"/>
              <w:textAlignment w:val="baseline"/>
              <w:rPr>
                <w:szCs w:val="16"/>
                <w:lang w:val="x-none"/>
              </w:rPr>
            </w:pPr>
            <w:r>
              <w:rPr>
                <w:szCs w:val="16"/>
                <w:lang w:val="x-none"/>
              </w:rPr>
              <w:t>CAN frame</w:t>
            </w:r>
          </w:p>
          <w:p w14:paraId="142836EC" w14:textId="3FE8CCB4" w:rsidR="00E86B54" w:rsidRDefault="00E86B54" w:rsidP="00E86B54">
            <w:pPr>
              <w:tabs>
                <w:tab w:val="left" w:pos="864"/>
              </w:tabs>
              <w:overflowPunct w:val="0"/>
              <w:autoSpaceDE w:val="0"/>
              <w:autoSpaceDN w:val="0"/>
              <w:adjustRightInd w:val="0"/>
              <w:spacing w:before="20" w:after="20"/>
              <w:textAlignment w:val="baseline"/>
              <w:rPr>
                <w:szCs w:val="16"/>
                <w:lang w:val="x-none"/>
              </w:rPr>
            </w:pPr>
            <w:r>
              <w:rPr>
                <w:rFonts w:hint="eastAsia"/>
                <w:szCs w:val="16"/>
                <w:lang w:val="x-none"/>
              </w:rPr>
              <w:t>R</w:t>
            </w:r>
            <w:r>
              <w:rPr>
                <w:szCs w:val="16"/>
                <w:lang w:val="x-none"/>
              </w:rPr>
              <w:t xml:space="preserve">ange: </w:t>
            </w:r>
            <w:r w:rsidR="0073400C">
              <w:rPr>
                <w:szCs w:val="16"/>
                <w:lang w:val="x-none"/>
              </w:rPr>
              <w:t>32</w:t>
            </w:r>
            <w:r>
              <w:rPr>
                <w:szCs w:val="16"/>
                <w:lang w:val="x-none"/>
              </w:rPr>
              <w:t xml:space="preserve"> </w:t>
            </w:r>
            <w:r w:rsidR="009D78CA">
              <w:rPr>
                <w:szCs w:val="16"/>
                <w:lang w:val="x-none"/>
              </w:rPr>
              <w:t>elements</w:t>
            </w:r>
          </w:p>
          <w:p w14:paraId="23366EB0" w14:textId="3BA27C51" w:rsidR="008454B5" w:rsidRPr="00A13962"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(refer to </w:t>
            </w:r>
            <w:r>
              <w:rPr>
                <w:szCs w:val="16"/>
                <w:lang w:val="x-none"/>
              </w:rPr>
              <w:fldChar w:fldCharType="begin"/>
            </w:r>
            <w:r>
              <w:rPr>
                <w:szCs w:val="16"/>
                <w:lang w:val="x-none"/>
              </w:rPr>
              <w:instrText xml:space="preserve"> REF _Ref190709841 \w \h </w:instrText>
            </w:r>
            <w:r>
              <w:rPr>
                <w:szCs w:val="16"/>
                <w:lang w:val="x-none"/>
              </w:rPr>
            </w:r>
            <w:r>
              <w:rPr>
                <w:szCs w:val="16"/>
                <w:lang w:val="x-none"/>
              </w:rPr>
              <w:fldChar w:fldCharType="separate"/>
            </w:r>
            <w:r w:rsidR="009D560C">
              <w:rPr>
                <w:szCs w:val="16"/>
                <w:lang w:val="x-none"/>
              </w:rPr>
              <w:t>2.7.1.18</w:t>
            </w:r>
            <w:r>
              <w:rPr>
                <w:szCs w:val="16"/>
                <w:lang w:val="x-none"/>
              </w:rPr>
              <w:fldChar w:fldCharType="end"/>
            </w:r>
            <w:r>
              <w:rPr>
                <w:szCs w:val="16"/>
                <w:lang w:val="x-none"/>
              </w:rPr>
              <w:t>)</w:t>
            </w:r>
          </w:p>
        </w:tc>
      </w:tr>
      <w:tr w:rsidR="00660223" w:rsidRPr="00A13962" w14:paraId="6F4D40A9" w14:textId="77777777" w:rsidTr="009D78CA">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hideMark/>
          </w:tcPr>
          <w:p w14:paraId="3079C67C" w14:textId="6101FB37" w:rsidR="008454B5" w:rsidRPr="00A13962" w:rsidRDefault="008454B5" w:rsidP="009632BC">
            <w:pPr>
              <w:rPr>
                <w:rFonts w:eastAsia="Meiryo UI"/>
                <w:b/>
                <w:bCs/>
                <w:szCs w:val="21"/>
                <w:lang w:val="en-GB"/>
              </w:rPr>
            </w:pPr>
            <w:r w:rsidRPr="00A13962">
              <w:rPr>
                <w:rFonts w:eastAsia="Meiryo UI"/>
                <w:b/>
                <w:bCs/>
                <w:szCs w:val="21"/>
                <w:lang w:val="en-GB"/>
              </w:rPr>
              <w:t>2</w:t>
            </w:r>
            <w:r w:rsidRPr="00A13962">
              <w:rPr>
                <w:rFonts w:eastAsia="Meiryo UI"/>
                <w:b/>
                <w:bCs/>
                <w:szCs w:val="21"/>
                <w:vertAlign w:val="superscript"/>
                <w:lang w:val="en-GB"/>
              </w:rPr>
              <w:t>nd</w:t>
            </w:r>
            <w:r w:rsidR="00660223">
              <w:rPr>
                <w:rFonts w:eastAsia="Meiryo UI"/>
                <w:b/>
                <w:bCs/>
                <w:szCs w:val="21"/>
                <w:lang w:val="en-GB"/>
              </w:rPr>
              <w:t xml:space="preserve"> </w:t>
            </w:r>
            <w:r w:rsidRPr="00A13962">
              <w:rPr>
                <w:rFonts w:eastAsia="Meiryo UI"/>
                <w:b/>
                <w:bCs/>
                <w:szCs w:val="21"/>
                <w:lang w:val="en-GB"/>
              </w:rPr>
              <w:t>Element</w:t>
            </w:r>
          </w:p>
        </w:tc>
        <w:tc>
          <w:tcPr>
            <w:tcW w:w="5670" w:type="dxa"/>
            <w:tcBorders>
              <w:top w:val="single" w:sz="4" w:space="0" w:color="auto"/>
              <w:left w:val="single" w:sz="4" w:space="0" w:color="auto"/>
              <w:bottom w:val="single" w:sz="4" w:space="0" w:color="auto"/>
              <w:right w:val="single" w:sz="4" w:space="0" w:color="auto"/>
            </w:tcBorders>
          </w:tcPr>
          <w:p w14:paraId="4AC05864" w14:textId="77777777" w:rsidR="008454B5" w:rsidRPr="00F8212B" w:rsidRDefault="008454B5" w:rsidP="009632BC">
            <w:pPr>
              <w:tabs>
                <w:tab w:val="left" w:pos="864"/>
              </w:tabs>
              <w:overflowPunct w:val="0"/>
              <w:autoSpaceDE w:val="0"/>
              <w:autoSpaceDN w:val="0"/>
              <w:adjustRightInd w:val="0"/>
              <w:spacing w:before="20" w:after="20"/>
              <w:textAlignment w:val="baseline"/>
              <w:rPr>
                <w:szCs w:val="16"/>
              </w:rPr>
            </w:pPr>
            <w:r w:rsidRPr="00E60FA5">
              <w:rPr>
                <w:szCs w:val="16"/>
              </w:rPr>
              <w:t>R_ProtoConv_TimeStampType stTimeStamp[PROTOCONV_CAN_FIFO_DEPTH]</w:t>
            </w:r>
          </w:p>
        </w:tc>
        <w:tc>
          <w:tcPr>
            <w:tcW w:w="2960" w:type="dxa"/>
            <w:tcBorders>
              <w:top w:val="single" w:sz="4" w:space="0" w:color="auto"/>
              <w:left w:val="single" w:sz="4" w:space="0" w:color="auto"/>
              <w:bottom w:val="single" w:sz="4" w:space="0" w:color="auto"/>
              <w:right w:val="single" w:sz="4" w:space="0" w:color="auto"/>
            </w:tcBorders>
          </w:tcPr>
          <w:p w14:paraId="42E553EB"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TimeStamp</w:t>
            </w:r>
          </w:p>
          <w:p w14:paraId="72D14804" w14:textId="240F676A" w:rsidR="00E86B54" w:rsidRDefault="00E86B54" w:rsidP="00E86B54">
            <w:pPr>
              <w:tabs>
                <w:tab w:val="left" w:pos="864"/>
              </w:tabs>
              <w:overflowPunct w:val="0"/>
              <w:autoSpaceDE w:val="0"/>
              <w:autoSpaceDN w:val="0"/>
              <w:adjustRightInd w:val="0"/>
              <w:spacing w:before="20" w:after="20"/>
              <w:textAlignment w:val="baseline"/>
              <w:rPr>
                <w:szCs w:val="16"/>
                <w:lang w:val="x-none"/>
              </w:rPr>
            </w:pPr>
            <w:r>
              <w:rPr>
                <w:rFonts w:hint="eastAsia"/>
                <w:szCs w:val="16"/>
                <w:lang w:val="x-none"/>
              </w:rPr>
              <w:t>R</w:t>
            </w:r>
            <w:r>
              <w:rPr>
                <w:szCs w:val="16"/>
                <w:lang w:val="x-none"/>
              </w:rPr>
              <w:t xml:space="preserve">ange: </w:t>
            </w:r>
            <w:r w:rsidR="0073400C">
              <w:rPr>
                <w:szCs w:val="16"/>
                <w:lang w:val="x-none"/>
              </w:rPr>
              <w:t>32</w:t>
            </w:r>
            <w:r>
              <w:rPr>
                <w:szCs w:val="16"/>
                <w:lang w:val="x-none"/>
              </w:rPr>
              <w:t xml:space="preserve"> </w:t>
            </w:r>
            <w:r w:rsidR="009D78CA">
              <w:rPr>
                <w:szCs w:val="16"/>
                <w:lang w:val="x-none"/>
              </w:rPr>
              <w:t>elements</w:t>
            </w:r>
          </w:p>
          <w:p w14:paraId="500BC9E5" w14:textId="72294648" w:rsidR="00E86B54" w:rsidRPr="00A13962"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(refer to </w:t>
            </w:r>
            <w:r>
              <w:rPr>
                <w:szCs w:val="16"/>
                <w:lang w:val="x-none"/>
              </w:rPr>
              <w:fldChar w:fldCharType="begin"/>
            </w:r>
            <w:r>
              <w:rPr>
                <w:szCs w:val="16"/>
                <w:lang w:val="x-none"/>
              </w:rPr>
              <w:instrText xml:space="preserve"> REF _Ref190709900 \w \h </w:instrText>
            </w:r>
            <w:r>
              <w:rPr>
                <w:szCs w:val="16"/>
                <w:lang w:val="x-none"/>
              </w:rPr>
            </w:r>
            <w:r>
              <w:rPr>
                <w:szCs w:val="16"/>
                <w:lang w:val="x-none"/>
              </w:rPr>
              <w:fldChar w:fldCharType="separate"/>
            </w:r>
            <w:r w:rsidR="009D560C">
              <w:rPr>
                <w:szCs w:val="16"/>
                <w:lang w:val="x-none"/>
              </w:rPr>
              <w:t>2.7.1.20</w:t>
            </w:r>
            <w:r>
              <w:rPr>
                <w:szCs w:val="16"/>
                <w:lang w:val="x-none"/>
              </w:rPr>
              <w:fldChar w:fldCharType="end"/>
            </w:r>
            <w:r>
              <w:rPr>
                <w:szCs w:val="16"/>
                <w:lang w:val="x-none"/>
              </w:rPr>
              <w:t>)</w:t>
            </w:r>
          </w:p>
        </w:tc>
      </w:tr>
      <w:tr w:rsidR="00660223" w:rsidRPr="00A13962" w14:paraId="0FFAD7C1" w14:textId="77777777" w:rsidTr="009D78CA">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tcPr>
          <w:p w14:paraId="54ECFEE2" w14:textId="7DFF1FB3" w:rsidR="008454B5" w:rsidRPr="00A13962" w:rsidRDefault="008454B5" w:rsidP="00660223">
            <w:pPr>
              <w:rPr>
                <w:rFonts w:eastAsia="Meiryo UI"/>
                <w:b/>
                <w:bCs/>
                <w:szCs w:val="21"/>
                <w:lang w:val="en-GB"/>
              </w:rPr>
            </w:pPr>
            <w:r w:rsidRPr="00A13962">
              <w:rPr>
                <w:rFonts w:eastAsia="Meiryo UI"/>
                <w:b/>
                <w:bCs/>
                <w:szCs w:val="21"/>
                <w:lang w:val="en-GB"/>
              </w:rPr>
              <w:t>3</w:t>
            </w:r>
            <w:r w:rsidRPr="00A13962">
              <w:rPr>
                <w:rFonts w:eastAsia="Meiryo UI"/>
                <w:b/>
                <w:bCs/>
                <w:szCs w:val="21"/>
                <w:vertAlign w:val="superscript"/>
                <w:lang w:val="en-GB"/>
              </w:rPr>
              <w:t>rd</w:t>
            </w:r>
            <w:r w:rsidRPr="00A13962">
              <w:rPr>
                <w:rFonts w:eastAsia="Meiryo UI"/>
                <w:b/>
                <w:bCs/>
                <w:szCs w:val="21"/>
                <w:lang w:val="en-GB"/>
              </w:rPr>
              <w:t xml:space="preserve"> Element</w:t>
            </w:r>
          </w:p>
        </w:tc>
        <w:tc>
          <w:tcPr>
            <w:tcW w:w="5670" w:type="dxa"/>
            <w:tcBorders>
              <w:top w:val="single" w:sz="4" w:space="0" w:color="auto"/>
              <w:left w:val="single" w:sz="4" w:space="0" w:color="auto"/>
              <w:bottom w:val="single" w:sz="4" w:space="0" w:color="auto"/>
              <w:right w:val="single" w:sz="4" w:space="0" w:color="auto"/>
            </w:tcBorders>
          </w:tcPr>
          <w:p w14:paraId="22FAF8C6" w14:textId="77777777" w:rsidR="008454B5" w:rsidRDefault="008454B5" w:rsidP="009632BC">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uint8 aaCanData</w:t>
            </w:r>
          </w:p>
          <w:p w14:paraId="11269827" w14:textId="3F702032" w:rsidR="008454B5" w:rsidRPr="00F8212B" w:rsidRDefault="008454B5" w:rsidP="00660223">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[PROTOCONV_CAN_FIFO_DEPTH][</w:t>
            </w:r>
            <w:r w:rsidR="00660223" w:rsidRPr="00660223">
              <w:rPr>
                <w:szCs w:val="16"/>
                <w:lang w:eastAsia="x-none"/>
              </w:rPr>
              <w:t>CANFRAME_LEN_MAX</w:t>
            </w:r>
            <w:r w:rsidRPr="00E60FA5">
              <w:rPr>
                <w:szCs w:val="16"/>
                <w:lang w:eastAsia="x-none"/>
              </w:rPr>
              <w:t>]</w:t>
            </w:r>
          </w:p>
        </w:tc>
        <w:tc>
          <w:tcPr>
            <w:tcW w:w="2960" w:type="dxa"/>
            <w:tcBorders>
              <w:top w:val="single" w:sz="4" w:space="0" w:color="auto"/>
              <w:left w:val="single" w:sz="4" w:space="0" w:color="auto"/>
              <w:bottom w:val="single" w:sz="4" w:space="0" w:color="auto"/>
              <w:right w:val="single" w:sz="4" w:space="0" w:color="auto"/>
            </w:tcBorders>
          </w:tcPr>
          <w:p w14:paraId="54740971"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CAN data</w:t>
            </w:r>
          </w:p>
          <w:p w14:paraId="10A7C9F1" w14:textId="4DDFA99E" w:rsidR="00E86B54" w:rsidRPr="00A13962" w:rsidRDefault="00E86B54"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Range: 8-bit values (refer to </w:t>
            </w:r>
            <w:r>
              <w:rPr>
                <w:szCs w:val="16"/>
                <w:lang w:val="x-none"/>
              </w:rPr>
              <w:fldChar w:fldCharType="begin"/>
            </w:r>
            <w:r>
              <w:rPr>
                <w:szCs w:val="16"/>
                <w:lang w:val="x-none"/>
              </w:rPr>
              <w:instrText xml:space="preserve"> REF _Ref190709841 \w \h </w:instrText>
            </w:r>
            <w:r w:rsidR="00660223">
              <w:rPr>
                <w:szCs w:val="16"/>
                <w:lang w:val="x-none"/>
              </w:rPr>
              <w:instrText xml:space="preserve"> \* MERGEFORMAT </w:instrText>
            </w:r>
            <w:r>
              <w:rPr>
                <w:szCs w:val="16"/>
                <w:lang w:val="x-none"/>
              </w:rPr>
            </w:r>
            <w:r>
              <w:rPr>
                <w:szCs w:val="16"/>
                <w:lang w:val="x-none"/>
              </w:rPr>
              <w:fldChar w:fldCharType="separate"/>
            </w:r>
            <w:r w:rsidR="009D560C">
              <w:rPr>
                <w:szCs w:val="16"/>
                <w:lang w:val="x-none"/>
              </w:rPr>
              <w:t>2.7.1.18</w:t>
            </w:r>
            <w:r>
              <w:rPr>
                <w:szCs w:val="16"/>
                <w:lang w:val="x-none"/>
              </w:rPr>
              <w:fldChar w:fldCharType="end"/>
            </w:r>
            <w:r>
              <w:rPr>
                <w:szCs w:val="16"/>
                <w:lang w:val="x-none"/>
              </w:rPr>
              <w:t>)</w:t>
            </w:r>
          </w:p>
        </w:tc>
      </w:tr>
      <w:tr w:rsidR="00660223" w:rsidRPr="00A13962" w14:paraId="1EB34056" w14:textId="77777777" w:rsidTr="003F6AF4">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tcPr>
          <w:p w14:paraId="4C5646DB" w14:textId="4B8FF5E8" w:rsidR="008454B5" w:rsidRPr="00A13962" w:rsidRDefault="008454B5" w:rsidP="00660223">
            <w:pPr>
              <w:rPr>
                <w:rFonts w:eastAsia="Meiryo UI"/>
                <w:b/>
                <w:bCs/>
                <w:szCs w:val="21"/>
                <w:lang w:val="en-GB"/>
              </w:rPr>
            </w:pPr>
            <w:r w:rsidRPr="00A13962">
              <w:rPr>
                <w:rFonts w:eastAsia="Meiryo UI"/>
                <w:b/>
                <w:bCs/>
                <w:szCs w:val="21"/>
                <w:lang w:val="en-GB"/>
              </w:rPr>
              <w:t>4</w:t>
            </w:r>
            <w:r w:rsidRPr="00A13962">
              <w:rPr>
                <w:rFonts w:eastAsia="Meiryo UI"/>
                <w:b/>
                <w:bCs/>
                <w:szCs w:val="21"/>
                <w:vertAlign w:val="superscript"/>
                <w:lang w:val="en-GB"/>
              </w:rPr>
              <w:t>th</w:t>
            </w:r>
            <w:r w:rsidR="00660223">
              <w:rPr>
                <w:rFonts w:eastAsia="Meiryo UI"/>
                <w:b/>
                <w:bCs/>
                <w:szCs w:val="21"/>
                <w:vertAlign w:val="superscript"/>
                <w:lang w:val="en-GB"/>
              </w:rPr>
              <w:t xml:space="preserve"> </w:t>
            </w:r>
            <w:r w:rsidRPr="00A13962">
              <w:rPr>
                <w:rFonts w:eastAsia="Meiryo UI"/>
                <w:b/>
                <w:bCs/>
                <w:szCs w:val="21"/>
                <w:lang w:val="en-GB"/>
              </w:rPr>
              <w:t>Element</w:t>
            </w:r>
          </w:p>
        </w:tc>
        <w:tc>
          <w:tcPr>
            <w:tcW w:w="5670" w:type="dxa"/>
            <w:tcBorders>
              <w:top w:val="single" w:sz="4" w:space="0" w:color="auto"/>
              <w:left w:val="single" w:sz="4" w:space="0" w:color="auto"/>
              <w:bottom w:val="single" w:sz="4" w:space="0" w:color="auto"/>
              <w:right w:val="single" w:sz="4" w:space="0" w:color="auto"/>
            </w:tcBorders>
          </w:tcPr>
          <w:p w14:paraId="24E91667"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ulHead</w:t>
            </w:r>
          </w:p>
        </w:tc>
        <w:tc>
          <w:tcPr>
            <w:tcW w:w="2960" w:type="dxa"/>
            <w:tcBorders>
              <w:top w:val="single" w:sz="4" w:space="0" w:color="auto"/>
              <w:left w:val="single" w:sz="4" w:space="0" w:color="auto"/>
              <w:bottom w:val="single" w:sz="4" w:space="0" w:color="auto"/>
              <w:right w:val="single" w:sz="4" w:space="0" w:color="auto"/>
            </w:tcBorders>
          </w:tcPr>
          <w:p w14:paraId="3C59B3D9"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Head value</w:t>
            </w:r>
          </w:p>
          <w:p w14:paraId="1D0D34E7" w14:textId="58556BD0"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660223" w:rsidRPr="00A13962" w14:paraId="0E90B972" w14:textId="77777777" w:rsidTr="003F6AF4">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tcPr>
          <w:p w14:paraId="72786E35" w14:textId="6CD993A7" w:rsidR="008454B5" w:rsidRPr="00A13962" w:rsidRDefault="008454B5" w:rsidP="00660223">
            <w:pPr>
              <w:rPr>
                <w:rFonts w:eastAsia="Meiryo UI"/>
                <w:b/>
                <w:bCs/>
                <w:szCs w:val="21"/>
                <w:lang w:val="en-GB"/>
              </w:rPr>
            </w:pPr>
            <w:r w:rsidRPr="00A13962">
              <w:rPr>
                <w:rFonts w:eastAsia="Meiryo UI"/>
                <w:b/>
                <w:bCs/>
                <w:szCs w:val="21"/>
                <w:lang w:val="en-GB"/>
              </w:rPr>
              <w:t>5</w:t>
            </w:r>
            <w:r w:rsidRPr="00A13962">
              <w:rPr>
                <w:rFonts w:eastAsia="Meiryo UI"/>
                <w:b/>
                <w:bCs/>
                <w:szCs w:val="21"/>
                <w:vertAlign w:val="superscript"/>
                <w:lang w:val="en-GB"/>
              </w:rPr>
              <w:t>th</w:t>
            </w:r>
            <w:r w:rsidR="00660223">
              <w:rPr>
                <w:rFonts w:eastAsia="Meiryo UI"/>
                <w:b/>
                <w:bCs/>
                <w:szCs w:val="21"/>
                <w:lang w:val="en-GB"/>
              </w:rPr>
              <w:t xml:space="preserve"> </w:t>
            </w:r>
            <w:r w:rsidRPr="00A13962">
              <w:rPr>
                <w:rFonts w:eastAsia="Meiryo UI"/>
                <w:b/>
                <w:bCs/>
                <w:szCs w:val="21"/>
                <w:lang w:val="en-GB"/>
              </w:rPr>
              <w:t>Element</w:t>
            </w:r>
          </w:p>
        </w:tc>
        <w:tc>
          <w:tcPr>
            <w:tcW w:w="5670" w:type="dxa"/>
            <w:tcBorders>
              <w:top w:val="single" w:sz="4" w:space="0" w:color="auto"/>
              <w:left w:val="single" w:sz="4" w:space="0" w:color="auto"/>
              <w:bottom w:val="single" w:sz="4" w:space="0" w:color="auto"/>
              <w:right w:val="single" w:sz="4" w:space="0" w:color="auto"/>
            </w:tcBorders>
          </w:tcPr>
          <w:p w14:paraId="1128EC2E" w14:textId="77777777" w:rsidR="008454B5" w:rsidRPr="00E60FA5" w:rsidRDefault="008454B5" w:rsidP="009632BC">
            <w:pPr>
              <w:widowControl w:val="0"/>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ulTail</w:t>
            </w:r>
          </w:p>
          <w:p w14:paraId="69F95D2D"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p>
        </w:tc>
        <w:tc>
          <w:tcPr>
            <w:tcW w:w="2960" w:type="dxa"/>
            <w:tcBorders>
              <w:top w:val="single" w:sz="4" w:space="0" w:color="auto"/>
              <w:left w:val="single" w:sz="4" w:space="0" w:color="auto"/>
              <w:bottom w:val="single" w:sz="4" w:space="0" w:color="auto"/>
              <w:right w:val="single" w:sz="4" w:space="0" w:color="auto"/>
            </w:tcBorders>
          </w:tcPr>
          <w:p w14:paraId="39F93ABA"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Tail value</w:t>
            </w:r>
          </w:p>
          <w:p w14:paraId="1E787798" w14:textId="294EC544"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660223" w:rsidRPr="00A13962" w14:paraId="73B7F430" w14:textId="77777777" w:rsidTr="009D78CA">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tcPr>
          <w:p w14:paraId="2F264E2B" w14:textId="72026DB8" w:rsidR="008454B5" w:rsidRPr="00A13962" w:rsidRDefault="008454B5" w:rsidP="00660223">
            <w:pPr>
              <w:rPr>
                <w:rFonts w:eastAsia="Meiryo UI"/>
                <w:b/>
                <w:bCs/>
                <w:szCs w:val="21"/>
                <w:lang w:val="en-GB"/>
              </w:rPr>
            </w:pPr>
            <w:r w:rsidRPr="00A13962">
              <w:rPr>
                <w:rFonts w:eastAsia="Meiryo UI"/>
                <w:b/>
                <w:bCs/>
                <w:szCs w:val="21"/>
                <w:lang w:val="en-GB"/>
              </w:rPr>
              <w:t>6</w:t>
            </w:r>
            <w:r w:rsidRPr="00A13962">
              <w:rPr>
                <w:rFonts w:eastAsia="Meiryo UI"/>
                <w:b/>
                <w:bCs/>
                <w:szCs w:val="21"/>
                <w:vertAlign w:val="superscript"/>
                <w:lang w:val="en-GB"/>
              </w:rPr>
              <w:t>th</w:t>
            </w:r>
            <w:r w:rsidR="00660223">
              <w:rPr>
                <w:rFonts w:eastAsia="Meiryo UI"/>
                <w:b/>
                <w:bCs/>
                <w:szCs w:val="21"/>
                <w:lang w:val="en-GB"/>
              </w:rPr>
              <w:t xml:space="preserve"> </w:t>
            </w:r>
            <w:r w:rsidRPr="00A13962">
              <w:rPr>
                <w:rFonts w:eastAsia="Meiryo UI"/>
                <w:b/>
                <w:bCs/>
                <w:szCs w:val="21"/>
                <w:lang w:val="en-GB"/>
              </w:rPr>
              <w:t>Element</w:t>
            </w:r>
          </w:p>
        </w:tc>
        <w:tc>
          <w:tcPr>
            <w:tcW w:w="5670" w:type="dxa"/>
            <w:tcBorders>
              <w:top w:val="single" w:sz="4" w:space="0" w:color="auto"/>
              <w:left w:val="single" w:sz="4" w:space="0" w:color="auto"/>
              <w:bottom w:val="single" w:sz="4" w:space="0" w:color="auto"/>
              <w:right w:val="single" w:sz="4" w:space="0" w:color="auto"/>
            </w:tcBorders>
          </w:tcPr>
          <w:p w14:paraId="6B918236" w14:textId="77777777" w:rsidR="008454B5" w:rsidRPr="00B720D9" w:rsidRDefault="008454B5" w:rsidP="009632BC">
            <w:pPr>
              <w:tabs>
                <w:tab w:val="left" w:pos="1540"/>
              </w:tabs>
              <w:overflowPunct w:val="0"/>
              <w:autoSpaceDE w:val="0"/>
              <w:autoSpaceDN w:val="0"/>
              <w:adjustRightInd w:val="0"/>
              <w:spacing w:before="20" w:after="20"/>
              <w:textAlignment w:val="baseline"/>
              <w:rPr>
                <w:szCs w:val="16"/>
                <w:lang w:eastAsia="x-none"/>
              </w:rPr>
            </w:pPr>
            <w:r w:rsidRPr="00E60FA5">
              <w:rPr>
                <w:szCs w:val="16"/>
                <w:lang w:eastAsia="x-none"/>
              </w:rPr>
              <w:t>uint32 ulFlag</w:t>
            </w:r>
          </w:p>
        </w:tc>
        <w:tc>
          <w:tcPr>
            <w:tcW w:w="2960" w:type="dxa"/>
            <w:tcBorders>
              <w:top w:val="single" w:sz="4" w:space="0" w:color="auto"/>
              <w:left w:val="single" w:sz="4" w:space="0" w:color="auto"/>
              <w:bottom w:val="single" w:sz="4" w:space="0" w:color="auto"/>
              <w:right w:val="single" w:sz="4" w:space="0" w:color="auto"/>
            </w:tcBorders>
          </w:tcPr>
          <w:p w14:paraId="51BB07AE"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FIFO flag</w:t>
            </w:r>
          </w:p>
          <w:p w14:paraId="483D5378" w14:textId="3E66D61A" w:rsidR="00E86B54" w:rsidRPr="00A13962" w:rsidRDefault="00E86B54"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Range: refer to </w:t>
            </w:r>
            <w:r>
              <w:rPr>
                <w:szCs w:val="16"/>
                <w:lang w:val="x-none"/>
              </w:rPr>
              <w:fldChar w:fldCharType="begin"/>
            </w:r>
            <w:r>
              <w:rPr>
                <w:szCs w:val="16"/>
                <w:lang w:val="x-none"/>
              </w:rPr>
              <w:instrText xml:space="preserve"> REF _Ref190710037 \w \h </w:instrText>
            </w:r>
            <w:r>
              <w:rPr>
                <w:szCs w:val="16"/>
                <w:lang w:val="x-none"/>
              </w:rPr>
            </w:r>
            <w:r>
              <w:rPr>
                <w:szCs w:val="16"/>
                <w:lang w:val="x-none"/>
              </w:rPr>
              <w:fldChar w:fldCharType="separate"/>
            </w:r>
            <w:r w:rsidR="009D560C">
              <w:rPr>
                <w:szCs w:val="16"/>
                <w:lang w:val="x-none"/>
              </w:rPr>
              <w:t>2.7.4.5</w:t>
            </w:r>
            <w:r>
              <w:rPr>
                <w:szCs w:val="16"/>
                <w:lang w:val="x-none"/>
              </w:rPr>
              <w:fldChar w:fldCharType="end"/>
            </w:r>
          </w:p>
        </w:tc>
      </w:tr>
      <w:tr w:rsidR="00660223" w:rsidRPr="00A13962" w14:paraId="2EAE6B8A" w14:textId="77777777" w:rsidTr="003F6AF4">
        <w:trPr>
          <w:jc w:val="center"/>
        </w:trPr>
        <w:tc>
          <w:tcPr>
            <w:tcW w:w="1355" w:type="dxa"/>
            <w:tcBorders>
              <w:top w:val="single" w:sz="4" w:space="0" w:color="auto"/>
              <w:left w:val="single" w:sz="4" w:space="0" w:color="auto"/>
              <w:bottom w:val="single" w:sz="4" w:space="0" w:color="auto"/>
              <w:right w:val="single" w:sz="4" w:space="0" w:color="auto"/>
            </w:tcBorders>
            <w:shd w:val="clear" w:color="auto" w:fill="D9D9D9"/>
            <w:hideMark/>
          </w:tcPr>
          <w:p w14:paraId="731FCE38" w14:textId="77777777" w:rsidR="008454B5" w:rsidRPr="00A13962" w:rsidRDefault="008454B5" w:rsidP="009632BC">
            <w:pPr>
              <w:rPr>
                <w:rFonts w:eastAsia="Meiryo UI"/>
                <w:b/>
                <w:bCs/>
                <w:szCs w:val="21"/>
                <w:lang w:val="en-GB"/>
              </w:rPr>
            </w:pPr>
            <w:r w:rsidRPr="00A13962">
              <w:rPr>
                <w:rFonts w:eastAsia="Meiryo UI"/>
                <w:b/>
                <w:bCs/>
                <w:szCs w:val="21"/>
                <w:lang w:val="en-GB"/>
              </w:rPr>
              <w:t>Description</w:t>
            </w:r>
          </w:p>
        </w:tc>
        <w:tc>
          <w:tcPr>
            <w:tcW w:w="8630" w:type="dxa"/>
            <w:gridSpan w:val="2"/>
            <w:tcBorders>
              <w:top w:val="single" w:sz="4" w:space="0" w:color="auto"/>
              <w:left w:val="single" w:sz="4" w:space="0" w:color="auto"/>
              <w:bottom w:val="single" w:sz="4" w:space="0" w:color="auto"/>
              <w:right w:val="single" w:sz="4" w:space="0" w:color="auto"/>
            </w:tcBorders>
          </w:tcPr>
          <w:p w14:paraId="2637330E" w14:textId="77777777"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rPr>
            </w:pPr>
            <w:r w:rsidRPr="00A13962">
              <w:rPr>
                <w:szCs w:val="16"/>
                <w:lang w:val="x-none"/>
              </w:rPr>
              <w:t xml:space="preserve">Structure </w:t>
            </w:r>
            <w:r>
              <w:rPr>
                <w:szCs w:val="16"/>
                <w:lang w:val="x-none"/>
              </w:rPr>
              <w:t>of CAN FIFO management type</w:t>
            </w:r>
          </w:p>
        </w:tc>
      </w:tr>
    </w:tbl>
    <w:p w14:paraId="30D9D5F3" w14:textId="77777777" w:rsidR="008454B5" w:rsidRPr="00A13962" w:rsidRDefault="008454B5" w:rsidP="008454B5">
      <w:pPr>
        <w:pStyle w:val="Heading4"/>
      </w:pPr>
      <w:r w:rsidRPr="00E60FA5">
        <w:t>R_ProtoConv_</w:t>
      </w:r>
      <w:r>
        <w:t>Li</w:t>
      </w:r>
      <w:r w:rsidRPr="00E60FA5">
        <w:t>nFifoType</w:t>
      </w:r>
    </w:p>
    <w:p w14:paraId="2FF19E60" w14:textId="0D3A5923" w:rsidR="008454B5" w:rsidRPr="00A13962" w:rsidRDefault="009D78CA" w:rsidP="008454B5">
      <w:pPr>
        <w:pStyle w:val="Caption"/>
        <w:spacing w:before="240"/>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74</w:t>
      </w:r>
      <w:r w:rsidR="009D560C">
        <w:rPr>
          <w:noProof/>
        </w:rPr>
        <w:fldChar w:fldCharType="end"/>
      </w:r>
      <w:r w:rsidR="008454B5" w:rsidRPr="00A13962">
        <w:rPr>
          <w:noProof/>
        </w:rPr>
        <w:t>:</w:t>
      </w:r>
      <w:r w:rsidR="008454B5" w:rsidRPr="00A13962">
        <w:t xml:space="preserve"> </w:t>
      </w:r>
      <w:r w:rsidR="008454B5" w:rsidRPr="00E60FA5">
        <w:rPr>
          <w:szCs w:val="21"/>
        </w:rPr>
        <w:t>R_ProtoConv_</w:t>
      </w:r>
      <w:r w:rsidR="008454B5">
        <w:t>Li</w:t>
      </w:r>
      <w:r w:rsidR="008454B5" w:rsidRPr="00E60FA5">
        <w:rPr>
          <w:szCs w:val="21"/>
        </w:rPr>
        <w:t>nFifoType</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351"/>
        <w:gridCol w:w="5669"/>
        <w:gridCol w:w="2971"/>
      </w:tblGrid>
      <w:tr w:rsidR="00660223" w:rsidRPr="00A13962" w14:paraId="65CAB2EF" w14:textId="77777777" w:rsidTr="003F6AF4">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tcPr>
          <w:p w14:paraId="63558D35" w14:textId="77777777" w:rsidR="008454B5" w:rsidRPr="00A13962" w:rsidRDefault="008454B5" w:rsidP="009632BC">
            <w:pPr>
              <w:rPr>
                <w:b/>
                <w:bCs/>
                <w:szCs w:val="21"/>
                <w:lang w:val="en-GB"/>
              </w:rPr>
            </w:pPr>
            <w:r w:rsidRPr="00A13962">
              <w:rPr>
                <w:b/>
                <w:bCs/>
                <w:szCs w:val="21"/>
                <w:lang w:val="en-GB"/>
              </w:rPr>
              <w:t>Location</w:t>
            </w:r>
          </w:p>
        </w:tc>
        <w:tc>
          <w:tcPr>
            <w:tcW w:w="4324" w:type="pct"/>
            <w:gridSpan w:val="2"/>
            <w:tcBorders>
              <w:top w:val="single" w:sz="4" w:space="0" w:color="auto"/>
              <w:left w:val="single" w:sz="4" w:space="0" w:color="auto"/>
              <w:bottom w:val="single" w:sz="4" w:space="0" w:color="auto"/>
              <w:right w:val="single" w:sz="4" w:space="0" w:color="auto"/>
            </w:tcBorders>
          </w:tcPr>
          <w:p w14:paraId="64171D44" w14:textId="77FE1236"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eastAsia="x-none"/>
              </w:rPr>
            </w:pPr>
            <w:r w:rsidRPr="00A13962">
              <w:rPr>
                <w:szCs w:val="16"/>
                <w:lang w:val="x-none" w:eastAsia="x-none"/>
              </w:rPr>
              <w:t>CDD_ProtoConv</w:t>
            </w:r>
            <w:r w:rsidRPr="00A13962">
              <w:rPr>
                <w:szCs w:val="16"/>
                <w:lang w:val="x-none"/>
              </w:rPr>
              <w:t>_</w:t>
            </w:r>
            <w:r>
              <w:rPr>
                <w:szCs w:val="16"/>
                <w:lang w:val="x-none"/>
              </w:rPr>
              <w:t>Fifo.</w:t>
            </w:r>
            <w:r w:rsidR="00A23955">
              <w:rPr>
                <w:szCs w:val="16"/>
                <w:lang w:val="x-none"/>
              </w:rPr>
              <w:t>h</w:t>
            </w:r>
          </w:p>
        </w:tc>
      </w:tr>
      <w:tr w:rsidR="00660223" w:rsidRPr="00A13962" w14:paraId="711A227C" w14:textId="77777777" w:rsidTr="00660223">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hideMark/>
          </w:tcPr>
          <w:p w14:paraId="2C3F76FB" w14:textId="77777777" w:rsidR="008454B5" w:rsidRDefault="008454B5" w:rsidP="009632BC">
            <w:pPr>
              <w:rPr>
                <w:rFonts w:eastAsia="Meiryo UI"/>
                <w:b/>
                <w:bCs/>
                <w:szCs w:val="21"/>
                <w:vertAlign w:val="superscript"/>
                <w:lang w:val="en-GB"/>
              </w:rPr>
            </w:pPr>
            <w:r w:rsidRPr="00A13962">
              <w:rPr>
                <w:rFonts w:eastAsia="Meiryo UI"/>
                <w:b/>
                <w:bCs/>
                <w:szCs w:val="21"/>
                <w:lang w:val="en-GB"/>
              </w:rPr>
              <w:t>1</w:t>
            </w:r>
            <w:r w:rsidRPr="00A13962">
              <w:rPr>
                <w:rFonts w:eastAsia="Meiryo UI"/>
                <w:b/>
                <w:bCs/>
                <w:szCs w:val="21"/>
                <w:vertAlign w:val="superscript"/>
                <w:lang w:val="en-GB"/>
              </w:rPr>
              <w:t>st</w:t>
            </w:r>
          </w:p>
          <w:p w14:paraId="19C45433" w14:textId="77777777" w:rsidR="008454B5" w:rsidRPr="00A13962" w:rsidRDefault="008454B5" w:rsidP="009632BC">
            <w:pPr>
              <w:rPr>
                <w:rFonts w:eastAsia="Meiryo UI"/>
                <w:szCs w:val="21"/>
                <w:lang w:val="en-GB"/>
              </w:rPr>
            </w:pPr>
            <w:r w:rsidRPr="00A13962">
              <w:rPr>
                <w:rFonts w:eastAsia="Meiryo UI"/>
                <w:b/>
                <w:bCs/>
                <w:szCs w:val="21"/>
                <w:lang w:val="en-GB"/>
              </w:rPr>
              <w:t>Element</w:t>
            </w:r>
          </w:p>
        </w:tc>
        <w:tc>
          <w:tcPr>
            <w:tcW w:w="2837" w:type="pct"/>
            <w:tcBorders>
              <w:top w:val="single" w:sz="4" w:space="0" w:color="auto"/>
              <w:left w:val="single" w:sz="4" w:space="0" w:color="auto"/>
              <w:bottom w:val="single" w:sz="4" w:space="0" w:color="auto"/>
              <w:right w:val="single" w:sz="4" w:space="0" w:color="auto"/>
            </w:tcBorders>
          </w:tcPr>
          <w:p w14:paraId="15A54D2A" w14:textId="77777777" w:rsidR="00660223" w:rsidRDefault="008454B5" w:rsidP="009632BC">
            <w:pPr>
              <w:tabs>
                <w:tab w:val="left" w:pos="864"/>
              </w:tabs>
              <w:overflowPunct w:val="0"/>
              <w:autoSpaceDE w:val="0"/>
              <w:autoSpaceDN w:val="0"/>
              <w:adjustRightInd w:val="0"/>
              <w:spacing w:before="20" w:after="20"/>
              <w:textAlignment w:val="baseline"/>
              <w:rPr>
                <w:szCs w:val="16"/>
              </w:rPr>
            </w:pPr>
            <w:r w:rsidRPr="00044BA5">
              <w:rPr>
                <w:szCs w:val="16"/>
              </w:rPr>
              <w:t>R_ProtoConv_LinFrameType</w:t>
            </w:r>
          </w:p>
          <w:p w14:paraId="1BDEFA47" w14:textId="690D8CFD" w:rsidR="008454B5" w:rsidRPr="00F8212B" w:rsidRDefault="008454B5" w:rsidP="009632BC">
            <w:pPr>
              <w:tabs>
                <w:tab w:val="left" w:pos="864"/>
              </w:tabs>
              <w:overflowPunct w:val="0"/>
              <w:autoSpaceDE w:val="0"/>
              <w:autoSpaceDN w:val="0"/>
              <w:adjustRightInd w:val="0"/>
              <w:spacing w:before="20" w:after="20"/>
              <w:textAlignment w:val="baseline"/>
              <w:rPr>
                <w:szCs w:val="16"/>
              </w:rPr>
            </w:pPr>
            <w:r w:rsidRPr="00044BA5">
              <w:rPr>
                <w:szCs w:val="16"/>
              </w:rPr>
              <w:t>stLinFrame[PROTOCONV_LIN_FIFO_DEPTH]</w:t>
            </w:r>
          </w:p>
        </w:tc>
        <w:tc>
          <w:tcPr>
            <w:tcW w:w="1486" w:type="pct"/>
            <w:tcBorders>
              <w:top w:val="single" w:sz="4" w:space="0" w:color="auto"/>
              <w:left w:val="single" w:sz="4" w:space="0" w:color="auto"/>
              <w:bottom w:val="single" w:sz="4" w:space="0" w:color="auto"/>
              <w:right w:val="single" w:sz="4" w:space="0" w:color="auto"/>
            </w:tcBorders>
          </w:tcPr>
          <w:p w14:paraId="39966A3C" w14:textId="77777777" w:rsidR="008454B5" w:rsidRDefault="008454B5" w:rsidP="00E86B54">
            <w:pPr>
              <w:tabs>
                <w:tab w:val="left" w:pos="864"/>
              </w:tabs>
              <w:overflowPunct w:val="0"/>
              <w:autoSpaceDE w:val="0"/>
              <w:autoSpaceDN w:val="0"/>
              <w:adjustRightInd w:val="0"/>
              <w:spacing w:before="20" w:after="20"/>
              <w:jc w:val="left"/>
              <w:textAlignment w:val="baseline"/>
              <w:rPr>
                <w:szCs w:val="16"/>
                <w:lang w:val="x-none"/>
              </w:rPr>
            </w:pPr>
            <w:r>
              <w:rPr>
                <w:szCs w:val="16"/>
                <w:lang w:val="x-none"/>
              </w:rPr>
              <w:t>LIN frame</w:t>
            </w:r>
          </w:p>
          <w:p w14:paraId="54342FC9" w14:textId="7180CFDD" w:rsidR="00E86B54" w:rsidRPr="00A13962" w:rsidRDefault="00E86B54" w:rsidP="009D78CA">
            <w:pPr>
              <w:overflowPunct w:val="0"/>
              <w:autoSpaceDE w:val="0"/>
              <w:autoSpaceDN w:val="0"/>
              <w:adjustRightInd w:val="0"/>
              <w:spacing w:before="20" w:after="20"/>
              <w:jc w:val="left"/>
              <w:textAlignment w:val="baseline"/>
              <w:rPr>
                <w:szCs w:val="16"/>
                <w:lang w:val="x-none"/>
              </w:rPr>
            </w:pPr>
            <w:r>
              <w:rPr>
                <w:rFonts w:hint="eastAsia"/>
                <w:szCs w:val="16"/>
                <w:lang w:val="x-none"/>
              </w:rPr>
              <w:t>R</w:t>
            </w:r>
            <w:r>
              <w:rPr>
                <w:szCs w:val="16"/>
                <w:lang w:val="x-none"/>
              </w:rPr>
              <w:t xml:space="preserve">ange: </w:t>
            </w:r>
            <w:r w:rsidR="0073400C">
              <w:rPr>
                <w:szCs w:val="16"/>
                <w:lang w:val="x-none"/>
              </w:rPr>
              <w:t>32</w:t>
            </w:r>
            <w:r>
              <w:rPr>
                <w:szCs w:val="16"/>
                <w:lang w:val="x-none"/>
              </w:rPr>
              <w:t xml:space="preserve"> </w:t>
            </w:r>
            <w:r w:rsidR="009D78CA">
              <w:rPr>
                <w:szCs w:val="16"/>
                <w:lang w:val="x-none"/>
              </w:rPr>
              <w:t>elements</w:t>
            </w:r>
            <w:r w:rsidR="00660223">
              <w:rPr>
                <w:szCs w:val="16"/>
                <w:lang w:val="x-none"/>
              </w:rPr>
              <w:t xml:space="preserve"> </w:t>
            </w:r>
            <w:r>
              <w:rPr>
                <w:szCs w:val="16"/>
                <w:lang w:val="x-none"/>
              </w:rPr>
              <w:t xml:space="preserve">(refer to </w:t>
            </w:r>
            <w:r>
              <w:rPr>
                <w:szCs w:val="16"/>
                <w:lang w:val="x-none"/>
              </w:rPr>
              <w:fldChar w:fldCharType="begin"/>
            </w:r>
            <w:r>
              <w:rPr>
                <w:szCs w:val="16"/>
                <w:lang w:val="x-none"/>
              </w:rPr>
              <w:instrText xml:space="preserve"> REF _Ref190710094 \w \h </w:instrText>
            </w:r>
            <w:r w:rsidR="00660223">
              <w:rPr>
                <w:szCs w:val="16"/>
                <w:lang w:val="x-none"/>
              </w:rPr>
              <w:instrText xml:space="preserve"> \* MERGEFORMAT </w:instrText>
            </w:r>
            <w:r>
              <w:rPr>
                <w:szCs w:val="16"/>
                <w:lang w:val="x-none"/>
              </w:rPr>
            </w:r>
            <w:r>
              <w:rPr>
                <w:szCs w:val="16"/>
                <w:lang w:val="x-none"/>
              </w:rPr>
              <w:fldChar w:fldCharType="separate"/>
            </w:r>
            <w:r w:rsidR="009D560C">
              <w:rPr>
                <w:szCs w:val="16"/>
                <w:lang w:val="x-none"/>
              </w:rPr>
              <w:t>2.7.1.19</w:t>
            </w:r>
            <w:r>
              <w:rPr>
                <w:szCs w:val="16"/>
                <w:lang w:val="x-none"/>
              </w:rPr>
              <w:fldChar w:fldCharType="end"/>
            </w:r>
            <w:r>
              <w:rPr>
                <w:szCs w:val="16"/>
                <w:lang w:val="x-none"/>
              </w:rPr>
              <w:t>)</w:t>
            </w:r>
          </w:p>
        </w:tc>
      </w:tr>
      <w:tr w:rsidR="00660223" w:rsidRPr="00A13962" w14:paraId="4C9B92BE" w14:textId="77777777" w:rsidTr="00660223">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hideMark/>
          </w:tcPr>
          <w:p w14:paraId="12A9E18A" w14:textId="77777777" w:rsidR="008454B5" w:rsidRPr="00A13962" w:rsidRDefault="008454B5" w:rsidP="009632BC">
            <w:pPr>
              <w:rPr>
                <w:rFonts w:eastAsia="Meiryo UI"/>
                <w:b/>
                <w:bCs/>
                <w:szCs w:val="21"/>
                <w:lang w:val="en-GB"/>
              </w:rPr>
            </w:pPr>
            <w:r w:rsidRPr="00A13962">
              <w:rPr>
                <w:rFonts w:eastAsia="Meiryo UI"/>
                <w:b/>
                <w:bCs/>
                <w:szCs w:val="21"/>
                <w:lang w:val="en-GB"/>
              </w:rPr>
              <w:t>2</w:t>
            </w:r>
            <w:r w:rsidRPr="00A13962">
              <w:rPr>
                <w:rFonts w:eastAsia="Meiryo UI"/>
                <w:b/>
                <w:bCs/>
                <w:szCs w:val="21"/>
                <w:vertAlign w:val="superscript"/>
                <w:lang w:val="en-GB"/>
              </w:rPr>
              <w:t>nd</w:t>
            </w:r>
            <w:r w:rsidRPr="00A13962">
              <w:rPr>
                <w:rFonts w:eastAsia="Meiryo UI"/>
                <w:b/>
                <w:bCs/>
                <w:szCs w:val="21"/>
                <w:lang w:val="en-GB"/>
              </w:rPr>
              <w:t xml:space="preserve"> Element</w:t>
            </w:r>
          </w:p>
        </w:tc>
        <w:tc>
          <w:tcPr>
            <w:tcW w:w="2837" w:type="pct"/>
            <w:tcBorders>
              <w:top w:val="single" w:sz="4" w:space="0" w:color="auto"/>
              <w:left w:val="single" w:sz="4" w:space="0" w:color="auto"/>
              <w:bottom w:val="single" w:sz="4" w:space="0" w:color="auto"/>
              <w:right w:val="single" w:sz="4" w:space="0" w:color="auto"/>
            </w:tcBorders>
          </w:tcPr>
          <w:p w14:paraId="66B2FF8D" w14:textId="77777777" w:rsidR="00660223" w:rsidRDefault="008454B5" w:rsidP="00660223">
            <w:pPr>
              <w:tabs>
                <w:tab w:val="left" w:pos="864"/>
              </w:tabs>
              <w:overflowPunct w:val="0"/>
              <w:autoSpaceDE w:val="0"/>
              <w:autoSpaceDN w:val="0"/>
              <w:adjustRightInd w:val="0"/>
              <w:spacing w:before="20" w:after="20"/>
              <w:textAlignment w:val="baseline"/>
              <w:rPr>
                <w:szCs w:val="16"/>
              </w:rPr>
            </w:pPr>
            <w:r w:rsidRPr="00044BA5">
              <w:rPr>
                <w:szCs w:val="16"/>
              </w:rPr>
              <w:t>uint8 aaLinData</w:t>
            </w:r>
          </w:p>
          <w:p w14:paraId="1A3E3397" w14:textId="58240BAB" w:rsidR="008454B5" w:rsidRPr="00F8212B" w:rsidRDefault="008454B5" w:rsidP="00660223">
            <w:pPr>
              <w:tabs>
                <w:tab w:val="left" w:pos="864"/>
              </w:tabs>
              <w:overflowPunct w:val="0"/>
              <w:autoSpaceDE w:val="0"/>
              <w:autoSpaceDN w:val="0"/>
              <w:adjustRightInd w:val="0"/>
              <w:spacing w:before="20" w:after="20"/>
              <w:textAlignment w:val="baseline"/>
              <w:rPr>
                <w:szCs w:val="16"/>
              </w:rPr>
            </w:pPr>
            <w:r w:rsidRPr="00044BA5">
              <w:rPr>
                <w:szCs w:val="16"/>
              </w:rPr>
              <w:t>[PROTOCONV_LIN_FIFO_DEPTH][</w:t>
            </w:r>
            <w:r w:rsidR="00660223" w:rsidRPr="00660223">
              <w:rPr>
                <w:szCs w:val="16"/>
              </w:rPr>
              <w:t>LINFRAME_LEN_MAX</w:t>
            </w:r>
            <w:r w:rsidRPr="00044BA5">
              <w:rPr>
                <w:szCs w:val="16"/>
              </w:rPr>
              <w:t>]</w:t>
            </w:r>
          </w:p>
        </w:tc>
        <w:tc>
          <w:tcPr>
            <w:tcW w:w="1486" w:type="pct"/>
            <w:tcBorders>
              <w:top w:val="single" w:sz="4" w:space="0" w:color="auto"/>
              <w:left w:val="single" w:sz="4" w:space="0" w:color="auto"/>
              <w:bottom w:val="single" w:sz="4" w:space="0" w:color="auto"/>
              <w:right w:val="single" w:sz="4" w:space="0" w:color="auto"/>
            </w:tcBorders>
          </w:tcPr>
          <w:p w14:paraId="112A5B64" w14:textId="77777777" w:rsidR="008454B5" w:rsidRDefault="008454B5" w:rsidP="00E86B54">
            <w:pPr>
              <w:tabs>
                <w:tab w:val="left" w:pos="864"/>
              </w:tabs>
              <w:overflowPunct w:val="0"/>
              <w:autoSpaceDE w:val="0"/>
              <w:autoSpaceDN w:val="0"/>
              <w:adjustRightInd w:val="0"/>
              <w:spacing w:before="20" w:after="20"/>
              <w:jc w:val="left"/>
              <w:textAlignment w:val="baseline"/>
              <w:rPr>
                <w:szCs w:val="16"/>
                <w:lang w:val="x-none"/>
              </w:rPr>
            </w:pPr>
            <w:r>
              <w:rPr>
                <w:szCs w:val="16"/>
                <w:lang w:val="x-none"/>
              </w:rPr>
              <w:t>LIN data</w:t>
            </w:r>
          </w:p>
          <w:p w14:paraId="5F4DF422" w14:textId="77B2238A" w:rsidR="00E86B54" w:rsidRPr="00A13962" w:rsidRDefault="00E86B54" w:rsidP="00E86B54">
            <w:pPr>
              <w:tabs>
                <w:tab w:val="left" w:pos="864"/>
              </w:tabs>
              <w:overflowPunct w:val="0"/>
              <w:autoSpaceDE w:val="0"/>
              <w:autoSpaceDN w:val="0"/>
              <w:adjustRightInd w:val="0"/>
              <w:spacing w:before="20" w:after="20"/>
              <w:jc w:val="left"/>
              <w:textAlignment w:val="baseline"/>
              <w:rPr>
                <w:szCs w:val="16"/>
                <w:lang w:val="x-none"/>
              </w:rPr>
            </w:pPr>
            <w:r>
              <w:rPr>
                <w:szCs w:val="16"/>
                <w:lang w:val="x-none"/>
              </w:rPr>
              <w:t xml:space="preserve">8-bit values (refer to </w:t>
            </w:r>
            <w:r>
              <w:rPr>
                <w:szCs w:val="16"/>
                <w:lang w:val="x-none"/>
              </w:rPr>
              <w:fldChar w:fldCharType="begin"/>
            </w:r>
            <w:r>
              <w:rPr>
                <w:szCs w:val="16"/>
                <w:lang w:val="x-none"/>
              </w:rPr>
              <w:instrText xml:space="preserve"> REF _Ref190710094 \w \h  \* MERGEFORMAT </w:instrText>
            </w:r>
            <w:r>
              <w:rPr>
                <w:szCs w:val="16"/>
                <w:lang w:val="x-none"/>
              </w:rPr>
            </w:r>
            <w:r>
              <w:rPr>
                <w:szCs w:val="16"/>
                <w:lang w:val="x-none"/>
              </w:rPr>
              <w:fldChar w:fldCharType="separate"/>
            </w:r>
            <w:r w:rsidR="009D560C">
              <w:rPr>
                <w:szCs w:val="16"/>
                <w:lang w:val="x-none"/>
              </w:rPr>
              <w:t>2.7.1.19</w:t>
            </w:r>
            <w:r>
              <w:rPr>
                <w:szCs w:val="16"/>
                <w:lang w:val="x-none"/>
              </w:rPr>
              <w:fldChar w:fldCharType="end"/>
            </w:r>
            <w:r>
              <w:rPr>
                <w:szCs w:val="16"/>
                <w:lang w:val="x-none"/>
              </w:rPr>
              <w:t>)</w:t>
            </w:r>
          </w:p>
        </w:tc>
      </w:tr>
      <w:tr w:rsidR="00660223" w:rsidRPr="00A13962" w14:paraId="0F9FF6AD" w14:textId="77777777" w:rsidTr="00660223">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tcPr>
          <w:p w14:paraId="07596D6D" w14:textId="77777777" w:rsidR="008454B5" w:rsidRDefault="008454B5" w:rsidP="009632BC">
            <w:pPr>
              <w:rPr>
                <w:rFonts w:eastAsia="Meiryo UI"/>
                <w:b/>
                <w:bCs/>
                <w:szCs w:val="21"/>
                <w:lang w:val="en-GB"/>
              </w:rPr>
            </w:pPr>
            <w:r w:rsidRPr="00A13962">
              <w:rPr>
                <w:rFonts w:eastAsia="Meiryo UI"/>
                <w:b/>
                <w:bCs/>
                <w:szCs w:val="21"/>
                <w:lang w:val="en-GB"/>
              </w:rPr>
              <w:t>3</w:t>
            </w:r>
            <w:r w:rsidRPr="00A13962">
              <w:rPr>
                <w:rFonts w:eastAsia="Meiryo UI"/>
                <w:b/>
                <w:bCs/>
                <w:szCs w:val="21"/>
                <w:vertAlign w:val="superscript"/>
                <w:lang w:val="en-GB"/>
              </w:rPr>
              <w:t>rd</w:t>
            </w:r>
            <w:r w:rsidRPr="00A13962">
              <w:rPr>
                <w:rFonts w:eastAsia="Meiryo UI"/>
                <w:b/>
                <w:bCs/>
                <w:szCs w:val="21"/>
                <w:lang w:val="en-GB"/>
              </w:rPr>
              <w:t xml:space="preserve"> </w:t>
            </w:r>
          </w:p>
          <w:p w14:paraId="0CC79F61" w14:textId="77777777" w:rsidR="008454B5" w:rsidRPr="00A13962" w:rsidRDefault="008454B5" w:rsidP="009632BC">
            <w:pPr>
              <w:rPr>
                <w:rFonts w:eastAsia="Meiryo UI"/>
                <w:b/>
                <w:bCs/>
                <w:szCs w:val="21"/>
                <w:lang w:val="en-GB"/>
              </w:rPr>
            </w:pPr>
            <w:r w:rsidRPr="00A13962">
              <w:rPr>
                <w:rFonts w:eastAsia="Meiryo UI"/>
                <w:b/>
                <w:bCs/>
                <w:szCs w:val="21"/>
                <w:lang w:val="en-GB"/>
              </w:rPr>
              <w:t>Element</w:t>
            </w:r>
          </w:p>
        </w:tc>
        <w:tc>
          <w:tcPr>
            <w:tcW w:w="2837" w:type="pct"/>
            <w:tcBorders>
              <w:top w:val="single" w:sz="4" w:space="0" w:color="auto"/>
              <w:left w:val="single" w:sz="4" w:space="0" w:color="auto"/>
              <w:bottom w:val="single" w:sz="4" w:space="0" w:color="auto"/>
              <w:right w:val="single" w:sz="4" w:space="0" w:color="auto"/>
            </w:tcBorders>
          </w:tcPr>
          <w:p w14:paraId="613A093A"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ulHead</w:t>
            </w:r>
          </w:p>
        </w:tc>
        <w:tc>
          <w:tcPr>
            <w:tcW w:w="1486" w:type="pct"/>
            <w:tcBorders>
              <w:top w:val="single" w:sz="4" w:space="0" w:color="auto"/>
              <w:left w:val="single" w:sz="4" w:space="0" w:color="auto"/>
              <w:bottom w:val="single" w:sz="4" w:space="0" w:color="auto"/>
              <w:right w:val="single" w:sz="4" w:space="0" w:color="auto"/>
            </w:tcBorders>
          </w:tcPr>
          <w:p w14:paraId="25AB5F9E"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Head value</w:t>
            </w:r>
          </w:p>
          <w:p w14:paraId="0A80F0BB" w14:textId="49448957"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660223" w:rsidRPr="00A13962" w14:paraId="28FBFED7" w14:textId="77777777" w:rsidTr="00660223">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tcPr>
          <w:p w14:paraId="06C6FBEE" w14:textId="77777777" w:rsidR="008454B5" w:rsidRDefault="008454B5" w:rsidP="009632BC">
            <w:pPr>
              <w:rPr>
                <w:rFonts w:eastAsia="Meiryo UI"/>
                <w:b/>
                <w:bCs/>
                <w:szCs w:val="21"/>
                <w:vertAlign w:val="superscript"/>
                <w:lang w:val="en-GB"/>
              </w:rPr>
            </w:pPr>
            <w:r w:rsidRPr="00A13962">
              <w:rPr>
                <w:rFonts w:eastAsia="Meiryo UI"/>
                <w:b/>
                <w:bCs/>
                <w:szCs w:val="21"/>
                <w:lang w:val="en-GB"/>
              </w:rPr>
              <w:t>4</w:t>
            </w:r>
            <w:r w:rsidRPr="00A13962">
              <w:rPr>
                <w:rFonts w:eastAsia="Meiryo UI"/>
                <w:b/>
                <w:bCs/>
                <w:szCs w:val="21"/>
                <w:vertAlign w:val="superscript"/>
                <w:lang w:val="en-GB"/>
              </w:rPr>
              <w:t>th</w:t>
            </w:r>
          </w:p>
          <w:p w14:paraId="1ABB8BF7" w14:textId="77777777" w:rsidR="008454B5" w:rsidRPr="00A13962" w:rsidRDefault="008454B5" w:rsidP="009632BC">
            <w:pPr>
              <w:rPr>
                <w:rFonts w:eastAsia="Meiryo UI"/>
                <w:b/>
                <w:bCs/>
                <w:szCs w:val="21"/>
                <w:lang w:val="en-GB"/>
              </w:rPr>
            </w:pPr>
            <w:r w:rsidRPr="00A13962">
              <w:rPr>
                <w:rFonts w:eastAsia="Meiryo UI"/>
                <w:b/>
                <w:bCs/>
                <w:szCs w:val="21"/>
                <w:lang w:val="en-GB"/>
              </w:rPr>
              <w:t>Element</w:t>
            </w:r>
          </w:p>
        </w:tc>
        <w:tc>
          <w:tcPr>
            <w:tcW w:w="2837" w:type="pct"/>
            <w:tcBorders>
              <w:top w:val="single" w:sz="4" w:space="0" w:color="auto"/>
              <w:left w:val="single" w:sz="4" w:space="0" w:color="auto"/>
              <w:bottom w:val="single" w:sz="4" w:space="0" w:color="auto"/>
              <w:right w:val="single" w:sz="4" w:space="0" w:color="auto"/>
            </w:tcBorders>
          </w:tcPr>
          <w:p w14:paraId="27F5468B" w14:textId="77777777" w:rsidR="008454B5" w:rsidRPr="00E60FA5" w:rsidRDefault="008454B5" w:rsidP="009632BC">
            <w:pPr>
              <w:widowControl w:val="0"/>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ulTail</w:t>
            </w:r>
          </w:p>
          <w:p w14:paraId="07A004BD"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p>
        </w:tc>
        <w:tc>
          <w:tcPr>
            <w:tcW w:w="1486" w:type="pct"/>
            <w:tcBorders>
              <w:top w:val="single" w:sz="4" w:space="0" w:color="auto"/>
              <w:left w:val="single" w:sz="4" w:space="0" w:color="auto"/>
              <w:bottom w:val="single" w:sz="4" w:space="0" w:color="auto"/>
              <w:right w:val="single" w:sz="4" w:space="0" w:color="auto"/>
            </w:tcBorders>
          </w:tcPr>
          <w:p w14:paraId="4C8722F1"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Tail value</w:t>
            </w:r>
          </w:p>
          <w:p w14:paraId="20E269A7" w14:textId="77545F06"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660223" w:rsidRPr="00A13962" w14:paraId="778743AE" w14:textId="77777777" w:rsidTr="00660223">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tcPr>
          <w:p w14:paraId="666C4968" w14:textId="77777777" w:rsidR="00E86B54" w:rsidRDefault="00E86B54" w:rsidP="00E86B54">
            <w:pPr>
              <w:rPr>
                <w:rFonts w:eastAsia="Meiryo UI"/>
                <w:b/>
                <w:bCs/>
                <w:szCs w:val="21"/>
                <w:vertAlign w:val="superscript"/>
                <w:lang w:val="en-GB"/>
              </w:rPr>
            </w:pPr>
            <w:r w:rsidRPr="00A13962">
              <w:rPr>
                <w:rFonts w:eastAsia="Meiryo UI"/>
                <w:b/>
                <w:bCs/>
                <w:szCs w:val="21"/>
                <w:lang w:val="en-GB"/>
              </w:rPr>
              <w:t>5</w:t>
            </w:r>
            <w:r w:rsidRPr="00A13962">
              <w:rPr>
                <w:rFonts w:eastAsia="Meiryo UI"/>
                <w:b/>
                <w:bCs/>
                <w:szCs w:val="21"/>
                <w:vertAlign w:val="superscript"/>
                <w:lang w:val="en-GB"/>
              </w:rPr>
              <w:t>th</w:t>
            </w:r>
          </w:p>
          <w:p w14:paraId="634909AC" w14:textId="77777777" w:rsidR="00E86B54" w:rsidRPr="00A13962" w:rsidRDefault="00E86B54" w:rsidP="00E86B54">
            <w:pPr>
              <w:rPr>
                <w:rFonts w:eastAsia="Meiryo UI"/>
                <w:b/>
                <w:bCs/>
                <w:szCs w:val="21"/>
                <w:lang w:val="en-GB"/>
              </w:rPr>
            </w:pPr>
            <w:r w:rsidRPr="00A13962">
              <w:rPr>
                <w:rFonts w:eastAsia="Meiryo UI"/>
                <w:b/>
                <w:bCs/>
                <w:szCs w:val="21"/>
                <w:lang w:val="en-GB"/>
              </w:rPr>
              <w:t>Element</w:t>
            </w:r>
          </w:p>
        </w:tc>
        <w:tc>
          <w:tcPr>
            <w:tcW w:w="2837" w:type="pct"/>
            <w:tcBorders>
              <w:top w:val="single" w:sz="4" w:space="0" w:color="auto"/>
              <w:left w:val="single" w:sz="4" w:space="0" w:color="auto"/>
              <w:bottom w:val="single" w:sz="4" w:space="0" w:color="auto"/>
              <w:right w:val="single" w:sz="4" w:space="0" w:color="auto"/>
            </w:tcBorders>
          </w:tcPr>
          <w:p w14:paraId="04050519" w14:textId="77777777" w:rsidR="00E86B54" w:rsidRPr="00B720D9" w:rsidRDefault="00E86B54" w:rsidP="00E86B54">
            <w:pPr>
              <w:tabs>
                <w:tab w:val="left" w:pos="1540"/>
              </w:tabs>
              <w:overflowPunct w:val="0"/>
              <w:autoSpaceDE w:val="0"/>
              <w:autoSpaceDN w:val="0"/>
              <w:adjustRightInd w:val="0"/>
              <w:spacing w:before="20" w:after="20"/>
              <w:textAlignment w:val="baseline"/>
              <w:rPr>
                <w:szCs w:val="16"/>
                <w:lang w:eastAsia="x-none"/>
              </w:rPr>
            </w:pPr>
            <w:r w:rsidRPr="00E60FA5">
              <w:rPr>
                <w:szCs w:val="16"/>
                <w:lang w:eastAsia="x-none"/>
              </w:rPr>
              <w:t>uint32 ulFlag</w:t>
            </w:r>
          </w:p>
        </w:tc>
        <w:tc>
          <w:tcPr>
            <w:tcW w:w="1486" w:type="pct"/>
            <w:tcBorders>
              <w:top w:val="single" w:sz="4" w:space="0" w:color="auto"/>
              <w:left w:val="single" w:sz="4" w:space="0" w:color="auto"/>
              <w:bottom w:val="single" w:sz="4" w:space="0" w:color="auto"/>
              <w:right w:val="single" w:sz="4" w:space="0" w:color="auto"/>
            </w:tcBorders>
          </w:tcPr>
          <w:p w14:paraId="1CA1D772" w14:textId="77777777" w:rsidR="00E86B54" w:rsidRDefault="00E86B54" w:rsidP="00E86B54">
            <w:pPr>
              <w:tabs>
                <w:tab w:val="left" w:pos="864"/>
              </w:tabs>
              <w:overflowPunct w:val="0"/>
              <w:autoSpaceDE w:val="0"/>
              <w:autoSpaceDN w:val="0"/>
              <w:adjustRightInd w:val="0"/>
              <w:spacing w:before="20" w:after="20"/>
              <w:jc w:val="left"/>
              <w:textAlignment w:val="baseline"/>
              <w:rPr>
                <w:szCs w:val="16"/>
                <w:lang w:val="x-none"/>
              </w:rPr>
            </w:pPr>
            <w:r>
              <w:rPr>
                <w:szCs w:val="16"/>
                <w:lang w:val="x-none"/>
              </w:rPr>
              <w:t>FIFO flag</w:t>
            </w:r>
          </w:p>
          <w:p w14:paraId="4FA13BFD" w14:textId="0F4383FF" w:rsidR="00E86B54" w:rsidRPr="00A13962" w:rsidRDefault="00E86B54" w:rsidP="00E86B54">
            <w:pPr>
              <w:tabs>
                <w:tab w:val="left" w:pos="864"/>
              </w:tabs>
              <w:overflowPunct w:val="0"/>
              <w:autoSpaceDE w:val="0"/>
              <w:autoSpaceDN w:val="0"/>
              <w:adjustRightInd w:val="0"/>
              <w:spacing w:before="20" w:after="20"/>
              <w:jc w:val="left"/>
              <w:textAlignment w:val="baseline"/>
              <w:rPr>
                <w:szCs w:val="16"/>
                <w:lang w:val="x-none"/>
              </w:rPr>
            </w:pPr>
            <w:r>
              <w:rPr>
                <w:szCs w:val="16"/>
                <w:lang w:val="x-none"/>
              </w:rPr>
              <w:t xml:space="preserve">Range: refer to </w:t>
            </w:r>
            <w:r>
              <w:rPr>
                <w:szCs w:val="16"/>
                <w:lang w:val="x-none"/>
              </w:rPr>
              <w:fldChar w:fldCharType="begin"/>
            </w:r>
            <w:r>
              <w:rPr>
                <w:szCs w:val="16"/>
                <w:lang w:val="x-none"/>
              </w:rPr>
              <w:instrText xml:space="preserve"> REF _Ref190710037 \w \h  \* MERGEFORMAT </w:instrText>
            </w:r>
            <w:r>
              <w:rPr>
                <w:szCs w:val="16"/>
                <w:lang w:val="x-none"/>
              </w:rPr>
            </w:r>
            <w:r>
              <w:rPr>
                <w:szCs w:val="16"/>
                <w:lang w:val="x-none"/>
              </w:rPr>
              <w:fldChar w:fldCharType="separate"/>
            </w:r>
            <w:r w:rsidR="009D560C">
              <w:rPr>
                <w:szCs w:val="16"/>
                <w:lang w:val="x-none"/>
              </w:rPr>
              <w:t>2.7.4.5</w:t>
            </w:r>
            <w:r>
              <w:rPr>
                <w:szCs w:val="16"/>
                <w:lang w:val="x-none"/>
              </w:rPr>
              <w:fldChar w:fldCharType="end"/>
            </w:r>
          </w:p>
        </w:tc>
      </w:tr>
      <w:tr w:rsidR="00660223" w:rsidRPr="00A13962" w14:paraId="0916072E" w14:textId="77777777" w:rsidTr="003F6AF4">
        <w:trPr>
          <w:jc w:val="center"/>
        </w:trPr>
        <w:tc>
          <w:tcPr>
            <w:tcW w:w="676" w:type="pct"/>
            <w:tcBorders>
              <w:top w:val="single" w:sz="4" w:space="0" w:color="auto"/>
              <w:left w:val="single" w:sz="4" w:space="0" w:color="auto"/>
              <w:bottom w:val="single" w:sz="4" w:space="0" w:color="auto"/>
              <w:right w:val="single" w:sz="4" w:space="0" w:color="auto"/>
            </w:tcBorders>
            <w:shd w:val="clear" w:color="auto" w:fill="D9D9D9"/>
            <w:hideMark/>
          </w:tcPr>
          <w:p w14:paraId="1B3C6432" w14:textId="77777777" w:rsidR="008454B5" w:rsidRPr="00A13962" w:rsidRDefault="008454B5" w:rsidP="009632BC">
            <w:pPr>
              <w:rPr>
                <w:rFonts w:eastAsia="Meiryo UI"/>
                <w:b/>
                <w:bCs/>
                <w:szCs w:val="21"/>
                <w:lang w:val="en-GB"/>
              </w:rPr>
            </w:pPr>
            <w:r w:rsidRPr="00A13962">
              <w:rPr>
                <w:rFonts w:eastAsia="Meiryo UI"/>
                <w:b/>
                <w:bCs/>
                <w:szCs w:val="21"/>
                <w:lang w:val="en-GB"/>
              </w:rPr>
              <w:t>Description</w:t>
            </w:r>
          </w:p>
        </w:tc>
        <w:tc>
          <w:tcPr>
            <w:tcW w:w="4324" w:type="pct"/>
            <w:gridSpan w:val="2"/>
            <w:tcBorders>
              <w:top w:val="single" w:sz="4" w:space="0" w:color="auto"/>
              <w:left w:val="single" w:sz="4" w:space="0" w:color="auto"/>
              <w:bottom w:val="single" w:sz="4" w:space="0" w:color="auto"/>
              <w:right w:val="single" w:sz="4" w:space="0" w:color="auto"/>
            </w:tcBorders>
          </w:tcPr>
          <w:p w14:paraId="76DCA0E9" w14:textId="77777777"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rPr>
            </w:pPr>
            <w:r w:rsidRPr="00A13962">
              <w:rPr>
                <w:szCs w:val="16"/>
                <w:lang w:val="x-none"/>
              </w:rPr>
              <w:t xml:space="preserve">Structure </w:t>
            </w:r>
            <w:r>
              <w:rPr>
                <w:szCs w:val="16"/>
                <w:lang w:val="x-none"/>
              </w:rPr>
              <w:t>of LIN FIFO management type</w:t>
            </w:r>
          </w:p>
        </w:tc>
      </w:tr>
    </w:tbl>
    <w:p w14:paraId="2D1E1EFE" w14:textId="77777777" w:rsidR="008454B5" w:rsidRPr="00A13962" w:rsidRDefault="008454B5" w:rsidP="008454B5">
      <w:pPr>
        <w:pStyle w:val="Heading4"/>
      </w:pPr>
      <w:r w:rsidRPr="00C71DBA">
        <w:t>R_ProtoConv_PortFifoType</w:t>
      </w:r>
    </w:p>
    <w:p w14:paraId="7797C159" w14:textId="127A4A44" w:rsidR="008454B5" w:rsidRPr="00A13962" w:rsidRDefault="009D78CA" w:rsidP="008454B5">
      <w:pPr>
        <w:pStyle w:val="Caption"/>
        <w:spacing w:before="240"/>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75</w:t>
      </w:r>
      <w:r w:rsidR="009D560C">
        <w:rPr>
          <w:noProof/>
        </w:rPr>
        <w:fldChar w:fldCharType="end"/>
      </w:r>
      <w:r w:rsidR="008454B5" w:rsidRPr="00A13962">
        <w:rPr>
          <w:noProof/>
        </w:rPr>
        <w:t>:</w:t>
      </w:r>
      <w:r w:rsidR="008454B5" w:rsidRPr="00A13962">
        <w:t xml:space="preserve"> </w:t>
      </w:r>
      <w:r w:rsidR="008454B5" w:rsidRPr="00C71DBA">
        <w:rPr>
          <w:szCs w:val="21"/>
        </w:rPr>
        <w:t>R_ProtoConv_PortFifoType</w:t>
      </w:r>
    </w:p>
    <w:tbl>
      <w:tblPr>
        <w:tblW w:w="4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435"/>
        <w:gridCol w:w="4320"/>
        <w:gridCol w:w="4230"/>
      </w:tblGrid>
      <w:tr w:rsidR="00B35C60" w:rsidRPr="00A13962" w14:paraId="20EB1C18" w14:textId="77777777" w:rsidTr="003F6AF4">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tcPr>
          <w:p w14:paraId="13E173B0" w14:textId="77777777" w:rsidR="008454B5" w:rsidRPr="00A13962" w:rsidRDefault="008454B5" w:rsidP="009632BC">
            <w:pPr>
              <w:rPr>
                <w:b/>
                <w:bCs/>
                <w:szCs w:val="21"/>
                <w:lang w:val="en-GB"/>
              </w:rPr>
            </w:pPr>
            <w:r w:rsidRPr="00A13962">
              <w:rPr>
                <w:b/>
                <w:bCs/>
                <w:szCs w:val="21"/>
                <w:lang w:val="en-GB"/>
              </w:rPr>
              <w:t>Location</w:t>
            </w:r>
          </w:p>
        </w:tc>
        <w:tc>
          <w:tcPr>
            <w:tcW w:w="4281" w:type="pct"/>
            <w:gridSpan w:val="2"/>
            <w:tcBorders>
              <w:top w:val="single" w:sz="4" w:space="0" w:color="auto"/>
              <w:left w:val="single" w:sz="4" w:space="0" w:color="auto"/>
              <w:bottom w:val="single" w:sz="4" w:space="0" w:color="auto"/>
              <w:right w:val="single" w:sz="4" w:space="0" w:color="auto"/>
            </w:tcBorders>
          </w:tcPr>
          <w:p w14:paraId="4B1FE042" w14:textId="23B2E4E5"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eastAsia="x-none"/>
              </w:rPr>
            </w:pPr>
            <w:r w:rsidRPr="00A13962">
              <w:rPr>
                <w:szCs w:val="16"/>
                <w:lang w:val="x-none" w:eastAsia="x-none"/>
              </w:rPr>
              <w:t>CDD_ProtoConv</w:t>
            </w:r>
            <w:r w:rsidRPr="00A13962">
              <w:rPr>
                <w:szCs w:val="16"/>
                <w:lang w:val="x-none"/>
              </w:rPr>
              <w:t>_</w:t>
            </w:r>
            <w:r>
              <w:rPr>
                <w:szCs w:val="16"/>
                <w:lang w:val="x-none"/>
              </w:rPr>
              <w:t>Fifo.</w:t>
            </w:r>
            <w:r w:rsidR="00A23955">
              <w:rPr>
                <w:szCs w:val="16"/>
                <w:lang w:val="x-none"/>
              </w:rPr>
              <w:t>h</w:t>
            </w:r>
          </w:p>
        </w:tc>
      </w:tr>
      <w:tr w:rsidR="00B35C60" w:rsidRPr="00A13962" w14:paraId="3156DC6D"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hideMark/>
          </w:tcPr>
          <w:p w14:paraId="2F0DBF7D" w14:textId="2103E46F" w:rsidR="008454B5" w:rsidRPr="00A13962" w:rsidRDefault="008454B5" w:rsidP="00B35C60">
            <w:pPr>
              <w:rPr>
                <w:rFonts w:eastAsia="Meiryo UI"/>
                <w:szCs w:val="21"/>
                <w:lang w:val="en-GB"/>
              </w:rPr>
            </w:pPr>
            <w:r w:rsidRPr="00A13962">
              <w:rPr>
                <w:rFonts w:eastAsia="Meiryo UI"/>
                <w:b/>
                <w:bCs/>
                <w:szCs w:val="21"/>
                <w:lang w:val="en-GB"/>
              </w:rPr>
              <w:t>1</w:t>
            </w:r>
            <w:r w:rsidRPr="00A13962">
              <w:rPr>
                <w:rFonts w:eastAsia="Meiryo UI"/>
                <w:b/>
                <w:bCs/>
                <w:szCs w:val="21"/>
                <w:vertAlign w:val="superscript"/>
                <w:lang w:val="en-GB"/>
              </w:rPr>
              <w:t>st</w:t>
            </w:r>
            <w:r w:rsidR="00B35C60">
              <w:rPr>
                <w:rFonts w:eastAsia="Meiryo UI"/>
                <w:b/>
                <w:bCs/>
                <w:szCs w:val="21"/>
                <w:lang w:val="en-GB"/>
              </w:rPr>
              <w:t xml:space="preserve"> </w:t>
            </w:r>
            <w:r w:rsidRPr="00A13962">
              <w:rPr>
                <w:rFonts w:eastAsia="Meiryo UI"/>
                <w:b/>
                <w:bCs/>
                <w:szCs w:val="21"/>
                <w:lang w:val="en-GB"/>
              </w:rPr>
              <w:t>Element</w:t>
            </w:r>
          </w:p>
        </w:tc>
        <w:tc>
          <w:tcPr>
            <w:tcW w:w="2163" w:type="pct"/>
            <w:tcBorders>
              <w:top w:val="single" w:sz="4" w:space="0" w:color="auto"/>
              <w:left w:val="single" w:sz="4" w:space="0" w:color="auto"/>
              <w:bottom w:val="single" w:sz="4" w:space="0" w:color="auto"/>
              <w:right w:val="single" w:sz="4" w:space="0" w:color="auto"/>
            </w:tcBorders>
          </w:tcPr>
          <w:p w14:paraId="3D77E42B" w14:textId="77777777" w:rsidR="008454B5" w:rsidRPr="00F8212B" w:rsidRDefault="008454B5" w:rsidP="009632BC">
            <w:pPr>
              <w:tabs>
                <w:tab w:val="left" w:pos="864"/>
              </w:tabs>
              <w:overflowPunct w:val="0"/>
              <w:autoSpaceDE w:val="0"/>
              <w:autoSpaceDN w:val="0"/>
              <w:adjustRightInd w:val="0"/>
              <w:spacing w:before="20" w:after="20"/>
              <w:textAlignment w:val="baseline"/>
              <w:rPr>
                <w:szCs w:val="16"/>
              </w:rPr>
            </w:pPr>
            <w:r w:rsidRPr="00C71DBA">
              <w:rPr>
                <w:szCs w:val="16"/>
              </w:rPr>
              <w:t>uint16 usLength</w:t>
            </w:r>
          </w:p>
        </w:tc>
        <w:tc>
          <w:tcPr>
            <w:tcW w:w="2118" w:type="pct"/>
            <w:tcBorders>
              <w:top w:val="single" w:sz="4" w:space="0" w:color="auto"/>
              <w:left w:val="single" w:sz="4" w:space="0" w:color="auto"/>
              <w:bottom w:val="single" w:sz="4" w:space="0" w:color="auto"/>
              <w:right w:val="single" w:sz="4" w:space="0" w:color="auto"/>
            </w:tcBorders>
          </w:tcPr>
          <w:p w14:paraId="5843C9CC"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Data length</w:t>
            </w:r>
          </w:p>
          <w:p w14:paraId="68A4FED9" w14:textId="59A5B3E9" w:rsidR="00E86B54" w:rsidRPr="00E86B54" w:rsidRDefault="00E86B54" w:rsidP="00E86B54">
            <w:pPr>
              <w:tabs>
                <w:tab w:val="left" w:pos="864"/>
              </w:tabs>
              <w:overflowPunct w:val="0"/>
              <w:autoSpaceDE w:val="0"/>
              <w:autoSpaceDN w:val="0"/>
              <w:adjustRightInd w:val="0"/>
              <w:spacing w:before="20" w:after="20"/>
              <w:textAlignment w:val="baseline"/>
              <w:rPr>
                <w:szCs w:val="16"/>
              </w:rPr>
            </w:pPr>
            <w:r>
              <w:rPr>
                <w:szCs w:val="16"/>
                <w:lang w:val="x-none"/>
              </w:rPr>
              <w:t xml:space="preserve">Range: </w:t>
            </w:r>
            <w:r w:rsidRPr="00E86B54">
              <w:rPr>
                <w:szCs w:val="16"/>
              </w:rPr>
              <w:t>MIN_PORT_TOTAL_SIZE</w:t>
            </w:r>
            <w:r>
              <w:rPr>
                <w:szCs w:val="16"/>
              </w:rPr>
              <w:t xml:space="preserve"> -</w:t>
            </w:r>
          </w:p>
          <w:p w14:paraId="3B792395" w14:textId="7DB08DA6" w:rsidR="00E86B54" w:rsidRPr="00E86B54" w:rsidRDefault="00E86B54" w:rsidP="009632BC">
            <w:pPr>
              <w:tabs>
                <w:tab w:val="left" w:pos="864"/>
              </w:tabs>
              <w:overflowPunct w:val="0"/>
              <w:autoSpaceDE w:val="0"/>
              <w:autoSpaceDN w:val="0"/>
              <w:adjustRightInd w:val="0"/>
              <w:spacing w:before="20" w:after="20"/>
              <w:textAlignment w:val="baseline"/>
              <w:rPr>
                <w:szCs w:val="16"/>
              </w:rPr>
            </w:pPr>
            <w:r w:rsidRPr="00E86B54">
              <w:rPr>
                <w:szCs w:val="16"/>
              </w:rPr>
              <w:lastRenderedPageBreak/>
              <w:t>M</w:t>
            </w:r>
            <w:r>
              <w:rPr>
                <w:szCs w:val="16"/>
              </w:rPr>
              <w:t>AX</w:t>
            </w:r>
            <w:r w:rsidRPr="00E86B54">
              <w:rPr>
                <w:szCs w:val="16"/>
              </w:rPr>
              <w:t>_PORT_TOTAL_SIZE</w:t>
            </w:r>
          </w:p>
        </w:tc>
      </w:tr>
      <w:tr w:rsidR="00B35C60" w:rsidRPr="00A13962" w14:paraId="45C7FCF9"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hideMark/>
          </w:tcPr>
          <w:p w14:paraId="6C531E82" w14:textId="77777777" w:rsidR="008454B5" w:rsidRPr="00A13962" w:rsidRDefault="008454B5" w:rsidP="009632BC">
            <w:pPr>
              <w:rPr>
                <w:rFonts w:eastAsia="Meiryo UI"/>
                <w:b/>
                <w:bCs/>
                <w:szCs w:val="21"/>
                <w:lang w:val="en-GB"/>
              </w:rPr>
            </w:pPr>
            <w:r w:rsidRPr="00A13962">
              <w:rPr>
                <w:rFonts w:eastAsia="Meiryo UI"/>
                <w:b/>
                <w:bCs/>
                <w:szCs w:val="21"/>
                <w:lang w:val="en-GB"/>
              </w:rPr>
              <w:t>2</w:t>
            </w:r>
            <w:r w:rsidRPr="00A13962">
              <w:rPr>
                <w:rFonts w:eastAsia="Meiryo UI"/>
                <w:b/>
                <w:bCs/>
                <w:szCs w:val="21"/>
                <w:vertAlign w:val="superscript"/>
                <w:lang w:val="en-GB"/>
              </w:rPr>
              <w:t>nd</w:t>
            </w:r>
            <w:r w:rsidRPr="00A13962">
              <w:rPr>
                <w:rFonts w:eastAsia="Meiryo UI"/>
                <w:b/>
                <w:bCs/>
                <w:szCs w:val="21"/>
                <w:lang w:val="en-GB"/>
              </w:rPr>
              <w:t xml:space="preserve"> Element</w:t>
            </w:r>
          </w:p>
        </w:tc>
        <w:tc>
          <w:tcPr>
            <w:tcW w:w="2163" w:type="pct"/>
            <w:tcBorders>
              <w:top w:val="single" w:sz="4" w:space="0" w:color="auto"/>
              <w:left w:val="single" w:sz="4" w:space="0" w:color="auto"/>
              <w:bottom w:val="single" w:sz="4" w:space="0" w:color="auto"/>
              <w:right w:val="single" w:sz="4" w:space="0" w:color="auto"/>
            </w:tcBorders>
          </w:tcPr>
          <w:p w14:paraId="4BC6440E" w14:textId="2D5F357E" w:rsidR="008454B5" w:rsidRPr="00F8212B" w:rsidRDefault="008454B5" w:rsidP="00B35C60">
            <w:pPr>
              <w:tabs>
                <w:tab w:val="left" w:pos="864"/>
              </w:tabs>
              <w:overflowPunct w:val="0"/>
              <w:autoSpaceDE w:val="0"/>
              <w:autoSpaceDN w:val="0"/>
              <w:adjustRightInd w:val="0"/>
              <w:spacing w:before="20" w:after="20"/>
              <w:textAlignment w:val="baseline"/>
              <w:rPr>
                <w:szCs w:val="16"/>
              </w:rPr>
            </w:pPr>
            <w:r w:rsidRPr="00C71DBA">
              <w:rPr>
                <w:szCs w:val="16"/>
              </w:rPr>
              <w:t>uint8 aaPortData[</w:t>
            </w:r>
            <w:r w:rsidR="00B35C60" w:rsidRPr="00B35C60">
              <w:rPr>
                <w:szCs w:val="16"/>
              </w:rPr>
              <w:t>MAX_PORT_TOTAL_SIZE</w:t>
            </w:r>
            <w:r w:rsidRPr="00C71DBA">
              <w:rPr>
                <w:szCs w:val="16"/>
              </w:rPr>
              <w:t>]</w:t>
            </w:r>
          </w:p>
        </w:tc>
        <w:tc>
          <w:tcPr>
            <w:tcW w:w="2118" w:type="pct"/>
            <w:tcBorders>
              <w:top w:val="single" w:sz="4" w:space="0" w:color="auto"/>
              <w:left w:val="single" w:sz="4" w:space="0" w:color="auto"/>
              <w:bottom w:val="single" w:sz="4" w:space="0" w:color="auto"/>
              <w:right w:val="single" w:sz="4" w:space="0" w:color="auto"/>
            </w:tcBorders>
          </w:tcPr>
          <w:p w14:paraId="71A4D81F"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Port data</w:t>
            </w:r>
          </w:p>
          <w:p w14:paraId="102DBD68" w14:textId="27A8826A" w:rsidR="00E86B54" w:rsidRPr="00A13962" w:rsidRDefault="00E86B54"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Range: 8-bit values </w:t>
            </w:r>
          </w:p>
        </w:tc>
      </w:tr>
      <w:tr w:rsidR="00B35C60" w:rsidRPr="00A13962" w14:paraId="2610A6C8"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tcPr>
          <w:p w14:paraId="603FA30F" w14:textId="3893DAF8" w:rsidR="008454B5" w:rsidRPr="00A13962" w:rsidRDefault="008454B5" w:rsidP="00B35C60">
            <w:pPr>
              <w:rPr>
                <w:rFonts w:eastAsia="Meiryo UI"/>
                <w:b/>
                <w:bCs/>
                <w:szCs w:val="21"/>
                <w:lang w:val="en-GB"/>
              </w:rPr>
            </w:pPr>
            <w:r w:rsidRPr="00A13962">
              <w:rPr>
                <w:rFonts w:eastAsia="Meiryo UI"/>
                <w:b/>
                <w:bCs/>
                <w:szCs w:val="21"/>
                <w:lang w:val="en-GB"/>
              </w:rPr>
              <w:t>3</w:t>
            </w:r>
            <w:r w:rsidRPr="00A13962">
              <w:rPr>
                <w:rFonts w:eastAsia="Meiryo UI"/>
                <w:b/>
                <w:bCs/>
                <w:szCs w:val="21"/>
                <w:vertAlign w:val="superscript"/>
                <w:lang w:val="en-GB"/>
              </w:rPr>
              <w:t>rd</w:t>
            </w:r>
            <w:r w:rsidRPr="00A13962">
              <w:rPr>
                <w:rFonts w:eastAsia="Meiryo UI"/>
                <w:b/>
                <w:bCs/>
                <w:szCs w:val="21"/>
                <w:lang w:val="en-GB"/>
              </w:rPr>
              <w:t xml:space="preserve"> Element</w:t>
            </w:r>
          </w:p>
        </w:tc>
        <w:tc>
          <w:tcPr>
            <w:tcW w:w="2163" w:type="pct"/>
            <w:tcBorders>
              <w:top w:val="single" w:sz="4" w:space="0" w:color="auto"/>
              <w:left w:val="single" w:sz="4" w:space="0" w:color="auto"/>
              <w:bottom w:val="single" w:sz="4" w:space="0" w:color="auto"/>
              <w:right w:val="single" w:sz="4" w:space="0" w:color="auto"/>
            </w:tcBorders>
          </w:tcPr>
          <w:p w14:paraId="045F53E4" w14:textId="77777777" w:rsidR="008454B5" w:rsidRPr="00DA3826" w:rsidRDefault="008454B5" w:rsidP="009632BC">
            <w:pPr>
              <w:widowControl w:val="0"/>
              <w:tabs>
                <w:tab w:val="left" w:pos="864"/>
              </w:tabs>
              <w:overflowPunct w:val="0"/>
              <w:autoSpaceDE w:val="0"/>
              <w:autoSpaceDN w:val="0"/>
              <w:adjustRightInd w:val="0"/>
              <w:spacing w:before="20" w:after="20"/>
              <w:textAlignment w:val="baseline"/>
              <w:rPr>
                <w:szCs w:val="16"/>
              </w:rPr>
            </w:pPr>
            <w:r w:rsidRPr="00DA3826">
              <w:rPr>
                <w:szCs w:val="16"/>
              </w:rPr>
              <w:t>uint32 ulDestIdx</w:t>
            </w:r>
          </w:p>
          <w:p w14:paraId="5821F259" w14:textId="77777777" w:rsidR="008454B5" w:rsidRPr="00C71DBA" w:rsidRDefault="008454B5" w:rsidP="009632BC">
            <w:pPr>
              <w:tabs>
                <w:tab w:val="left" w:pos="864"/>
              </w:tabs>
              <w:overflowPunct w:val="0"/>
              <w:autoSpaceDE w:val="0"/>
              <w:autoSpaceDN w:val="0"/>
              <w:adjustRightInd w:val="0"/>
              <w:spacing w:before="20" w:after="20"/>
              <w:textAlignment w:val="baseline"/>
              <w:rPr>
                <w:szCs w:val="16"/>
              </w:rPr>
            </w:pPr>
          </w:p>
        </w:tc>
        <w:tc>
          <w:tcPr>
            <w:tcW w:w="2118" w:type="pct"/>
            <w:tcBorders>
              <w:top w:val="single" w:sz="4" w:space="0" w:color="auto"/>
              <w:left w:val="single" w:sz="4" w:space="0" w:color="auto"/>
              <w:bottom w:val="single" w:sz="4" w:space="0" w:color="auto"/>
              <w:right w:val="single" w:sz="4" w:space="0" w:color="auto"/>
            </w:tcBorders>
          </w:tcPr>
          <w:p w14:paraId="41BA8601"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Index to Ethernet Destination Routing Table</w:t>
            </w:r>
          </w:p>
          <w:p w14:paraId="295B13BB" w14:textId="63B6D68E" w:rsidR="00E86B54" w:rsidRDefault="00E86B54"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0 - 255</w:t>
            </w:r>
          </w:p>
        </w:tc>
      </w:tr>
      <w:tr w:rsidR="00B35C60" w:rsidRPr="00A13962" w14:paraId="0ADFC943"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tcPr>
          <w:p w14:paraId="58082D05" w14:textId="1B443EC7" w:rsidR="008454B5" w:rsidRPr="00A13962" w:rsidRDefault="008454B5" w:rsidP="00B35C60">
            <w:pPr>
              <w:rPr>
                <w:rFonts w:eastAsia="Meiryo UI"/>
                <w:b/>
                <w:bCs/>
                <w:szCs w:val="21"/>
                <w:lang w:val="en-GB"/>
              </w:rPr>
            </w:pPr>
            <w:r w:rsidRPr="00A13962">
              <w:rPr>
                <w:rFonts w:eastAsia="Meiryo UI"/>
                <w:b/>
                <w:bCs/>
                <w:szCs w:val="21"/>
                <w:lang w:val="en-GB"/>
              </w:rPr>
              <w:t>4</w:t>
            </w:r>
            <w:r w:rsidRPr="00A13962">
              <w:rPr>
                <w:rFonts w:eastAsia="Meiryo UI"/>
                <w:b/>
                <w:bCs/>
                <w:szCs w:val="21"/>
                <w:vertAlign w:val="superscript"/>
                <w:lang w:val="en-GB"/>
              </w:rPr>
              <w:t>th</w:t>
            </w:r>
            <w:r w:rsidR="00B35C60">
              <w:rPr>
                <w:rFonts w:eastAsia="Meiryo UI"/>
                <w:b/>
                <w:bCs/>
                <w:szCs w:val="21"/>
                <w:lang w:val="en-GB"/>
              </w:rPr>
              <w:t xml:space="preserve"> </w:t>
            </w:r>
            <w:r w:rsidRPr="00A13962">
              <w:rPr>
                <w:rFonts w:eastAsia="Meiryo UI"/>
                <w:b/>
                <w:bCs/>
                <w:szCs w:val="21"/>
                <w:lang w:val="en-GB"/>
              </w:rPr>
              <w:t>Element</w:t>
            </w:r>
          </w:p>
        </w:tc>
        <w:tc>
          <w:tcPr>
            <w:tcW w:w="2163" w:type="pct"/>
            <w:tcBorders>
              <w:top w:val="single" w:sz="4" w:space="0" w:color="auto"/>
              <w:left w:val="single" w:sz="4" w:space="0" w:color="auto"/>
              <w:bottom w:val="single" w:sz="4" w:space="0" w:color="auto"/>
              <w:right w:val="single" w:sz="4" w:space="0" w:color="auto"/>
            </w:tcBorders>
          </w:tcPr>
          <w:p w14:paraId="4CB406E3"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ulHead</w:t>
            </w:r>
          </w:p>
        </w:tc>
        <w:tc>
          <w:tcPr>
            <w:tcW w:w="2118" w:type="pct"/>
            <w:tcBorders>
              <w:top w:val="single" w:sz="4" w:space="0" w:color="auto"/>
              <w:left w:val="single" w:sz="4" w:space="0" w:color="auto"/>
              <w:bottom w:val="single" w:sz="4" w:space="0" w:color="auto"/>
              <w:right w:val="single" w:sz="4" w:space="0" w:color="auto"/>
            </w:tcBorders>
          </w:tcPr>
          <w:p w14:paraId="2E37C3EA"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Head value</w:t>
            </w:r>
          </w:p>
          <w:p w14:paraId="317905C9" w14:textId="2C63B05A"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B35C60" w:rsidRPr="00A13962" w14:paraId="66595D5D"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tcPr>
          <w:p w14:paraId="0C82277D" w14:textId="2429143D" w:rsidR="008454B5" w:rsidRPr="00A13962" w:rsidRDefault="008454B5" w:rsidP="00B35C60">
            <w:pPr>
              <w:rPr>
                <w:rFonts w:eastAsia="Meiryo UI"/>
                <w:b/>
                <w:bCs/>
                <w:szCs w:val="21"/>
                <w:lang w:val="en-GB"/>
              </w:rPr>
            </w:pPr>
            <w:r w:rsidRPr="00A13962">
              <w:rPr>
                <w:rFonts w:eastAsia="Meiryo UI"/>
                <w:b/>
                <w:bCs/>
                <w:szCs w:val="21"/>
                <w:lang w:val="en-GB"/>
              </w:rPr>
              <w:t>5</w:t>
            </w:r>
            <w:r w:rsidRPr="00A13962">
              <w:rPr>
                <w:rFonts w:eastAsia="Meiryo UI"/>
                <w:b/>
                <w:bCs/>
                <w:szCs w:val="21"/>
                <w:vertAlign w:val="superscript"/>
                <w:lang w:val="en-GB"/>
              </w:rPr>
              <w:t>th</w:t>
            </w:r>
            <w:r w:rsidR="00B35C60">
              <w:rPr>
                <w:rFonts w:eastAsia="Meiryo UI"/>
                <w:b/>
                <w:bCs/>
                <w:szCs w:val="21"/>
                <w:lang w:val="en-GB"/>
              </w:rPr>
              <w:t xml:space="preserve"> </w:t>
            </w:r>
            <w:r w:rsidRPr="00A13962">
              <w:rPr>
                <w:rFonts w:eastAsia="Meiryo UI"/>
                <w:b/>
                <w:bCs/>
                <w:szCs w:val="21"/>
                <w:lang w:val="en-GB"/>
              </w:rPr>
              <w:t>Element</w:t>
            </w:r>
          </w:p>
        </w:tc>
        <w:tc>
          <w:tcPr>
            <w:tcW w:w="2163" w:type="pct"/>
            <w:tcBorders>
              <w:top w:val="single" w:sz="4" w:space="0" w:color="auto"/>
              <w:left w:val="single" w:sz="4" w:space="0" w:color="auto"/>
              <w:bottom w:val="single" w:sz="4" w:space="0" w:color="auto"/>
              <w:right w:val="single" w:sz="4" w:space="0" w:color="auto"/>
            </w:tcBorders>
          </w:tcPr>
          <w:p w14:paraId="78318B46" w14:textId="77777777" w:rsidR="008454B5" w:rsidRPr="00E60FA5" w:rsidRDefault="008454B5" w:rsidP="009632BC">
            <w:pPr>
              <w:widowControl w:val="0"/>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ulTail</w:t>
            </w:r>
          </w:p>
          <w:p w14:paraId="1FB8E45C" w14:textId="77777777" w:rsidR="008454B5" w:rsidRPr="00B720D9" w:rsidRDefault="008454B5" w:rsidP="009632BC">
            <w:pPr>
              <w:tabs>
                <w:tab w:val="left" w:pos="864"/>
              </w:tabs>
              <w:overflowPunct w:val="0"/>
              <w:autoSpaceDE w:val="0"/>
              <w:autoSpaceDN w:val="0"/>
              <w:adjustRightInd w:val="0"/>
              <w:spacing w:before="20" w:after="20"/>
              <w:textAlignment w:val="baseline"/>
              <w:rPr>
                <w:szCs w:val="16"/>
                <w:lang w:eastAsia="x-none"/>
              </w:rPr>
            </w:pPr>
          </w:p>
        </w:tc>
        <w:tc>
          <w:tcPr>
            <w:tcW w:w="2118" w:type="pct"/>
            <w:tcBorders>
              <w:top w:val="single" w:sz="4" w:space="0" w:color="auto"/>
              <w:left w:val="single" w:sz="4" w:space="0" w:color="auto"/>
              <w:bottom w:val="single" w:sz="4" w:space="0" w:color="auto"/>
              <w:right w:val="single" w:sz="4" w:space="0" w:color="auto"/>
            </w:tcBorders>
          </w:tcPr>
          <w:p w14:paraId="092E07A9" w14:textId="77777777" w:rsidR="008454B5" w:rsidRDefault="008454B5"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Tail value</w:t>
            </w:r>
          </w:p>
          <w:p w14:paraId="131D4E81" w14:textId="45E8A13B" w:rsidR="00757102" w:rsidRPr="00A13962" w:rsidRDefault="00757102" w:rsidP="009632BC">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B35C60" w:rsidRPr="00A13962" w14:paraId="4850C9C4" w14:textId="77777777" w:rsidTr="00B35C60">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tcPr>
          <w:p w14:paraId="28FB799B" w14:textId="56FA27A0" w:rsidR="00E86B54" w:rsidRPr="00A13962" w:rsidRDefault="00E86B54" w:rsidP="00B35C60">
            <w:pPr>
              <w:rPr>
                <w:rFonts w:eastAsia="Meiryo UI"/>
                <w:b/>
                <w:bCs/>
                <w:szCs w:val="21"/>
                <w:lang w:val="en-GB"/>
              </w:rPr>
            </w:pPr>
            <w:r w:rsidRPr="00A13962">
              <w:rPr>
                <w:rFonts w:eastAsia="Meiryo UI"/>
                <w:b/>
                <w:bCs/>
                <w:szCs w:val="21"/>
                <w:lang w:val="en-GB"/>
              </w:rPr>
              <w:t>6</w:t>
            </w:r>
            <w:r w:rsidRPr="00A13962">
              <w:rPr>
                <w:rFonts w:eastAsia="Meiryo UI"/>
                <w:b/>
                <w:bCs/>
                <w:szCs w:val="21"/>
                <w:vertAlign w:val="superscript"/>
                <w:lang w:val="en-GB"/>
              </w:rPr>
              <w:t>th</w:t>
            </w:r>
            <w:r w:rsidR="00B35C60">
              <w:rPr>
                <w:rFonts w:eastAsia="Meiryo UI"/>
                <w:b/>
                <w:bCs/>
                <w:szCs w:val="21"/>
                <w:lang w:val="en-GB"/>
              </w:rPr>
              <w:t xml:space="preserve"> </w:t>
            </w:r>
            <w:r w:rsidRPr="00A13962">
              <w:rPr>
                <w:rFonts w:eastAsia="Meiryo UI"/>
                <w:b/>
                <w:bCs/>
                <w:szCs w:val="21"/>
                <w:lang w:val="en-GB"/>
              </w:rPr>
              <w:t>Element</w:t>
            </w:r>
          </w:p>
        </w:tc>
        <w:tc>
          <w:tcPr>
            <w:tcW w:w="2163" w:type="pct"/>
            <w:tcBorders>
              <w:top w:val="single" w:sz="4" w:space="0" w:color="auto"/>
              <w:left w:val="single" w:sz="4" w:space="0" w:color="auto"/>
              <w:bottom w:val="single" w:sz="4" w:space="0" w:color="auto"/>
              <w:right w:val="single" w:sz="4" w:space="0" w:color="auto"/>
            </w:tcBorders>
          </w:tcPr>
          <w:p w14:paraId="5274F8AA" w14:textId="77777777" w:rsidR="00E86B54" w:rsidRPr="00B720D9" w:rsidRDefault="00E86B54" w:rsidP="00E86B54">
            <w:pPr>
              <w:tabs>
                <w:tab w:val="left" w:pos="1540"/>
              </w:tabs>
              <w:overflowPunct w:val="0"/>
              <w:autoSpaceDE w:val="0"/>
              <w:autoSpaceDN w:val="0"/>
              <w:adjustRightInd w:val="0"/>
              <w:spacing w:before="20" w:after="20"/>
              <w:textAlignment w:val="baseline"/>
              <w:rPr>
                <w:szCs w:val="16"/>
                <w:lang w:eastAsia="x-none"/>
              </w:rPr>
            </w:pPr>
            <w:r w:rsidRPr="00E60FA5">
              <w:rPr>
                <w:szCs w:val="16"/>
                <w:lang w:eastAsia="x-none"/>
              </w:rPr>
              <w:t>uint32 ulFlag</w:t>
            </w:r>
          </w:p>
        </w:tc>
        <w:tc>
          <w:tcPr>
            <w:tcW w:w="2118" w:type="pct"/>
            <w:tcBorders>
              <w:top w:val="single" w:sz="4" w:space="0" w:color="auto"/>
              <w:left w:val="single" w:sz="4" w:space="0" w:color="auto"/>
              <w:bottom w:val="single" w:sz="4" w:space="0" w:color="auto"/>
              <w:right w:val="single" w:sz="4" w:space="0" w:color="auto"/>
            </w:tcBorders>
          </w:tcPr>
          <w:p w14:paraId="11DF4C5A" w14:textId="77777777" w:rsidR="00E86B54"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FIFO flag</w:t>
            </w:r>
          </w:p>
          <w:p w14:paraId="6C7464ED" w14:textId="1DDA7B57" w:rsidR="00E86B54" w:rsidRPr="00A13962"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Range: refer to </w:t>
            </w:r>
            <w:r>
              <w:rPr>
                <w:szCs w:val="16"/>
                <w:lang w:val="x-none"/>
              </w:rPr>
              <w:fldChar w:fldCharType="begin"/>
            </w:r>
            <w:r>
              <w:rPr>
                <w:szCs w:val="16"/>
                <w:lang w:val="x-none"/>
              </w:rPr>
              <w:instrText xml:space="preserve"> REF _Ref190710037 \w \h </w:instrText>
            </w:r>
            <w:r>
              <w:rPr>
                <w:szCs w:val="16"/>
                <w:lang w:val="x-none"/>
              </w:rPr>
            </w:r>
            <w:r>
              <w:rPr>
                <w:szCs w:val="16"/>
                <w:lang w:val="x-none"/>
              </w:rPr>
              <w:fldChar w:fldCharType="separate"/>
            </w:r>
            <w:r w:rsidR="009D560C">
              <w:rPr>
                <w:szCs w:val="16"/>
                <w:lang w:val="x-none"/>
              </w:rPr>
              <w:t>2.7.4.5</w:t>
            </w:r>
            <w:r>
              <w:rPr>
                <w:szCs w:val="16"/>
                <w:lang w:val="x-none"/>
              </w:rPr>
              <w:fldChar w:fldCharType="end"/>
            </w:r>
          </w:p>
        </w:tc>
      </w:tr>
      <w:tr w:rsidR="00B35C60" w:rsidRPr="00A13962" w14:paraId="3AA63FA9" w14:textId="77777777" w:rsidTr="003F6AF4">
        <w:trPr>
          <w:jc w:val="center"/>
        </w:trPr>
        <w:tc>
          <w:tcPr>
            <w:tcW w:w="719" w:type="pct"/>
            <w:tcBorders>
              <w:top w:val="single" w:sz="4" w:space="0" w:color="auto"/>
              <w:left w:val="single" w:sz="4" w:space="0" w:color="auto"/>
              <w:bottom w:val="single" w:sz="4" w:space="0" w:color="auto"/>
              <w:right w:val="single" w:sz="4" w:space="0" w:color="auto"/>
            </w:tcBorders>
            <w:shd w:val="clear" w:color="auto" w:fill="D9D9D9"/>
            <w:hideMark/>
          </w:tcPr>
          <w:p w14:paraId="5E592CCF" w14:textId="77777777" w:rsidR="008454B5" w:rsidRPr="00A13962" w:rsidRDefault="008454B5" w:rsidP="009632BC">
            <w:pPr>
              <w:rPr>
                <w:rFonts w:eastAsia="Meiryo UI"/>
                <w:b/>
                <w:bCs/>
                <w:szCs w:val="21"/>
                <w:lang w:val="en-GB"/>
              </w:rPr>
            </w:pPr>
            <w:r w:rsidRPr="00A13962">
              <w:rPr>
                <w:rFonts w:eastAsia="Meiryo UI"/>
                <w:b/>
                <w:bCs/>
                <w:szCs w:val="21"/>
                <w:lang w:val="en-GB"/>
              </w:rPr>
              <w:t>Description</w:t>
            </w:r>
          </w:p>
        </w:tc>
        <w:tc>
          <w:tcPr>
            <w:tcW w:w="4281" w:type="pct"/>
            <w:gridSpan w:val="2"/>
            <w:tcBorders>
              <w:top w:val="single" w:sz="4" w:space="0" w:color="auto"/>
              <w:left w:val="single" w:sz="4" w:space="0" w:color="auto"/>
              <w:bottom w:val="single" w:sz="4" w:space="0" w:color="auto"/>
              <w:right w:val="single" w:sz="4" w:space="0" w:color="auto"/>
            </w:tcBorders>
          </w:tcPr>
          <w:p w14:paraId="1E18DB6A" w14:textId="55CEF932" w:rsidR="008454B5" w:rsidRPr="00A13962" w:rsidRDefault="008454B5" w:rsidP="009632BC">
            <w:pPr>
              <w:tabs>
                <w:tab w:val="left" w:pos="864"/>
              </w:tabs>
              <w:overflowPunct w:val="0"/>
              <w:autoSpaceDE w:val="0"/>
              <w:autoSpaceDN w:val="0"/>
              <w:adjustRightInd w:val="0"/>
              <w:spacing w:before="20" w:after="20"/>
              <w:textAlignment w:val="baseline"/>
              <w:rPr>
                <w:szCs w:val="16"/>
                <w:lang w:val="x-none"/>
              </w:rPr>
            </w:pPr>
            <w:r w:rsidRPr="00A13962">
              <w:rPr>
                <w:szCs w:val="16"/>
                <w:lang w:val="x-none"/>
              </w:rPr>
              <w:t xml:space="preserve">Structure </w:t>
            </w:r>
            <w:r>
              <w:rPr>
                <w:szCs w:val="16"/>
                <w:lang w:val="x-none"/>
              </w:rPr>
              <w:t xml:space="preserve">of </w:t>
            </w:r>
            <w:r w:rsidR="00660223">
              <w:rPr>
                <w:szCs w:val="16"/>
                <w:lang w:val="x-none"/>
              </w:rPr>
              <w:t xml:space="preserve">Port </w:t>
            </w:r>
            <w:r>
              <w:rPr>
                <w:szCs w:val="16"/>
                <w:lang w:val="x-none"/>
              </w:rPr>
              <w:t>FIFO management type</w:t>
            </w:r>
          </w:p>
        </w:tc>
      </w:tr>
    </w:tbl>
    <w:p w14:paraId="3F495018" w14:textId="05576022" w:rsidR="00CE5B9F" w:rsidRDefault="00CE5B9F" w:rsidP="00CE5B9F">
      <w:pPr>
        <w:pStyle w:val="Heading4"/>
      </w:pPr>
      <w:bookmarkStart w:id="299" w:name="_Ref190710282"/>
      <w:r w:rsidRPr="00676CA2">
        <w:t>R_</w:t>
      </w:r>
      <w:r>
        <w:t>ProtoConv</w:t>
      </w:r>
      <w:r w:rsidRPr="00676CA2">
        <w:t>_</w:t>
      </w:r>
      <w:r>
        <w:t>EthFrame</w:t>
      </w:r>
      <w:r w:rsidRPr="00676CA2">
        <w:t>Type</w:t>
      </w:r>
      <w:bookmarkEnd w:id="299"/>
    </w:p>
    <w:p w14:paraId="7A928E2B" w14:textId="787FCF2B" w:rsidR="00CE5B9F" w:rsidRDefault="00CE5B9F" w:rsidP="00CE5B9F">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76</w:t>
      </w:r>
      <w:r w:rsidR="009D560C">
        <w:rPr>
          <w:noProof/>
        </w:rPr>
        <w:fldChar w:fldCharType="end"/>
      </w:r>
      <w:r>
        <w:rPr>
          <w:noProof/>
        </w:rPr>
        <w:t>:</w:t>
      </w:r>
      <w:r>
        <w:rPr>
          <w:rFonts w:hint="eastAsia"/>
        </w:rPr>
        <w:t xml:space="preserve"> </w:t>
      </w:r>
      <w:r w:rsidRPr="00676CA2">
        <w:t>R_</w:t>
      </w:r>
      <w:r>
        <w:t>ProtoConv</w:t>
      </w:r>
      <w:r w:rsidRPr="00676CA2">
        <w:t>_</w:t>
      </w:r>
      <w:r>
        <w:t>Eth</w:t>
      </w:r>
      <w:r w:rsidRPr="00676CA2">
        <w:t>FrameType</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466"/>
        <w:gridCol w:w="4005"/>
        <w:gridCol w:w="4520"/>
      </w:tblGrid>
      <w:tr w:rsidR="00CE5B9F" w:rsidRPr="00A82A34" w14:paraId="001DEFB2"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tcPr>
          <w:p w14:paraId="63650593" w14:textId="77777777" w:rsidR="00CE5B9F" w:rsidRPr="00A82A34" w:rsidRDefault="00CE5B9F" w:rsidP="00F70D9C">
            <w:pPr>
              <w:jc w:val="left"/>
              <w:rPr>
                <w:b/>
                <w:bCs/>
                <w:szCs w:val="21"/>
                <w:lang w:val="en-GB"/>
              </w:rPr>
            </w:pPr>
            <w:r w:rsidRPr="00A82A34">
              <w:rPr>
                <w:b/>
                <w:bCs/>
                <w:szCs w:val="21"/>
                <w:lang w:val="en-GB"/>
              </w:rPr>
              <w:t>Location</w:t>
            </w:r>
          </w:p>
        </w:tc>
        <w:tc>
          <w:tcPr>
            <w:tcW w:w="4192" w:type="pct"/>
            <w:gridSpan w:val="2"/>
            <w:tcBorders>
              <w:top w:val="single" w:sz="4" w:space="0" w:color="auto"/>
              <w:left w:val="single" w:sz="4" w:space="0" w:color="auto"/>
              <w:bottom w:val="single" w:sz="4" w:space="0" w:color="auto"/>
              <w:right w:val="single" w:sz="4" w:space="0" w:color="auto"/>
            </w:tcBorders>
          </w:tcPr>
          <w:p w14:paraId="3593BF48" w14:textId="003AC55D" w:rsidR="00CE5B9F" w:rsidRPr="00A82A34" w:rsidRDefault="007C6B23" w:rsidP="00F70D9C">
            <w:pPr>
              <w:tabs>
                <w:tab w:val="left" w:pos="864"/>
              </w:tabs>
              <w:overflowPunct w:val="0"/>
              <w:autoSpaceDE w:val="0"/>
              <w:autoSpaceDN w:val="0"/>
              <w:adjustRightInd w:val="0"/>
              <w:jc w:val="left"/>
              <w:textAlignment w:val="baseline"/>
              <w:rPr>
                <w:szCs w:val="16"/>
                <w:lang w:val="x-none" w:eastAsia="x-none"/>
              </w:rPr>
            </w:pPr>
            <w:r w:rsidRPr="007C6B23">
              <w:rPr>
                <w:szCs w:val="16"/>
                <w:lang w:val="x-none" w:eastAsia="x-none"/>
              </w:rPr>
              <w:t>CDD_ProtoConv_Fifo.</w:t>
            </w:r>
            <w:r w:rsidR="00A23955">
              <w:rPr>
                <w:szCs w:val="16"/>
                <w:lang w:val="x-none" w:eastAsia="x-none"/>
              </w:rPr>
              <w:t>h</w:t>
            </w:r>
          </w:p>
        </w:tc>
      </w:tr>
      <w:tr w:rsidR="00CE5B9F" w:rsidRPr="00A82A34" w14:paraId="08E53F35"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hideMark/>
          </w:tcPr>
          <w:p w14:paraId="17813E88" w14:textId="77777777" w:rsidR="00CE5B9F" w:rsidRPr="00A82A34" w:rsidRDefault="00CE5B9F" w:rsidP="00CE5B9F">
            <w:pPr>
              <w:jc w:val="left"/>
              <w:rPr>
                <w:rFonts w:eastAsia="Meiryo UI" w:cs="Arial"/>
                <w:szCs w:val="21"/>
                <w:lang w:val="en-GB"/>
              </w:rPr>
            </w:pPr>
            <w:r w:rsidRPr="00A82A34">
              <w:rPr>
                <w:rFonts w:eastAsia="Meiryo UI" w:cs="Arial"/>
                <w:b/>
                <w:bCs/>
                <w:szCs w:val="21"/>
                <w:lang w:val="en-GB"/>
              </w:rPr>
              <w:t>1</w:t>
            </w:r>
            <w:r w:rsidRPr="00A82A34">
              <w:rPr>
                <w:rFonts w:eastAsia="Meiryo UI" w:cs="Arial"/>
                <w:b/>
                <w:bCs/>
                <w:szCs w:val="21"/>
                <w:vertAlign w:val="superscript"/>
                <w:lang w:val="en-GB"/>
              </w:rPr>
              <w:t>st</w:t>
            </w:r>
            <w:r w:rsidRPr="00A82A34">
              <w:rPr>
                <w:rFonts w:eastAsia="Meiryo UI" w:cs="Arial"/>
                <w:b/>
                <w:bCs/>
                <w:szCs w:val="21"/>
                <w:lang w:val="en-GB"/>
              </w:rPr>
              <w:t xml:space="preserve"> Element</w:t>
            </w:r>
          </w:p>
        </w:tc>
        <w:tc>
          <w:tcPr>
            <w:tcW w:w="1856" w:type="pct"/>
            <w:tcBorders>
              <w:top w:val="single" w:sz="4" w:space="0" w:color="auto"/>
              <w:left w:val="single" w:sz="4" w:space="0" w:color="auto"/>
              <w:bottom w:val="single" w:sz="4" w:space="0" w:color="auto"/>
              <w:right w:val="single" w:sz="4" w:space="0" w:color="auto"/>
            </w:tcBorders>
          </w:tcPr>
          <w:p w14:paraId="5448AA18" w14:textId="55329502" w:rsidR="00CE5B9F" w:rsidRPr="00CE5B9F" w:rsidRDefault="00CE5B9F" w:rsidP="00CE5B9F">
            <w:pPr>
              <w:tabs>
                <w:tab w:val="left" w:pos="864"/>
              </w:tabs>
              <w:overflowPunct w:val="0"/>
              <w:autoSpaceDE w:val="0"/>
              <w:autoSpaceDN w:val="0"/>
              <w:adjustRightInd w:val="0"/>
              <w:jc w:val="left"/>
              <w:textAlignment w:val="baseline"/>
              <w:rPr>
                <w:szCs w:val="16"/>
              </w:rPr>
            </w:pPr>
            <w:r w:rsidRPr="00CE5B9F">
              <w:rPr>
                <w:szCs w:val="16"/>
              </w:rPr>
              <w:t>uint8 aaSrcMacAddr[MACADDR_LEN_IN_BYTE]</w:t>
            </w:r>
          </w:p>
        </w:tc>
        <w:tc>
          <w:tcPr>
            <w:tcW w:w="2336" w:type="pct"/>
            <w:tcBorders>
              <w:top w:val="single" w:sz="4" w:space="0" w:color="auto"/>
              <w:left w:val="single" w:sz="4" w:space="0" w:color="auto"/>
              <w:bottom w:val="single" w:sz="4" w:space="0" w:color="auto"/>
              <w:right w:val="single" w:sz="4" w:space="0" w:color="auto"/>
            </w:tcBorders>
          </w:tcPr>
          <w:p w14:paraId="65135A9C" w14:textId="77777777" w:rsidR="00CE5B9F" w:rsidRDefault="00CE5B9F" w:rsidP="00CE5B9F">
            <w:pPr>
              <w:tabs>
                <w:tab w:val="left" w:pos="864"/>
              </w:tabs>
              <w:overflowPunct w:val="0"/>
              <w:autoSpaceDE w:val="0"/>
              <w:autoSpaceDN w:val="0"/>
              <w:adjustRightInd w:val="0"/>
              <w:jc w:val="left"/>
              <w:textAlignment w:val="baseline"/>
              <w:rPr>
                <w:szCs w:val="16"/>
                <w:lang w:val="x-none"/>
              </w:rPr>
            </w:pPr>
            <w:r>
              <w:rPr>
                <w:szCs w:val="16"/>
                <w:lang w:val="x-none"/>
              </w:rPr>
              <w:t>Addres</w:t>
            </w:r>
            <w:r>
              <w:rPr>
                <w:rFonts w:hint="eastAsia"/>
                <w:szCs w:val="16"/>
                <w:lang w:val="x-none"/>
              </w:rPr>
              <w:t>s</w:t>
            </w:r>
            <w:r>
              <w:rPr>
                <w:szCs w:val="16"/>
                <w:lang w:val="x-none"/>
              </w:rPr>
              <w:t xml:space="preserve"> of target MAC</w:t>
            </w:r>
            <w:r w:rsidRPr="00932789">
              <w:rPr>
                <w:szCs w:val="16"/>
                <w:lang w:val="x-none"/>
              </w:rPr>
              <w:t xml:space="preserve"> Address</w:t>
            </w:r>
            <w:r>
              <w:rPr>
                <w:rFonts w:hint="eastAsia"/>
                <w:szCs w:val="16"/>
                <w:lang w:val="x-none"/>
              </w:rPr>
              <w:t xml:space="preserve"> </w:t>
            </w:r>
            <w:r>
              <w:rPr>
                <w:szCs w:val="16"/>
                <w:lang w:val="x-none"/>
              </w:rPr>
              <w:t>Type</w:t>
            </w:r>
          </w:p>
          <w:p w14:paraId="32880BC2" w14:textId="77777777" w:rsidR="00CE5B9F" w:rsidRDefault="00CE5B9F" w:rsidP="00CE5B9F">
            <w:pPr>
              <w:tabs>
                <w:tab w:val="left" w:pos="864"/>
              </w:tabs>
              <w:overflowPunct w:val="0"/>
              <w:autoSpaceDE w:val="0"/>
              <w:autoSpaceDN w:val="0"/>
              <w:adjustRightInd w:val="0"/>
              <w:jc w:val="left"/>
              <w:textAlignment w:val="baseline"/>
              <w:rPr>
                <w:szCs w:val="16"/>
                <w:lang w:val="x-none"/>
              </w:rPr>
            </w:pPr>
            <w:r>
              <w:rPr>
                <w:szCs w:val="16"/>
                <w:lang w:val="x-none"/>
              </w:rPr>
              <w:t>Range:</w:t>
            </w:r>
            <w:r>
              <w:rPr>
                <w:szCs w:val="16"/>
              </w:rPr>
              <w:t xml:space="preserve"> </w:t>
            </w:r>
            <w:r>
              <w:rPr>
                <w:szCs w:val="16"/>
                <w:lang w:val="x-none"/>
              </w:rPr>
              <w:t>Not NULL_PTR</w:t>
            </w:r>
          </w:p>
          <w:p w14:paraId="7A8985F7" w14:textId="2837D956" w:rsidR="00CE5B9F" w:rsidRPr="00D94B2B" w:rsidRDefault="00CE5B9F" w:rsidP="00CE5B9F">
            <w:pPr>
              <w:tabs>
                <w:tab w:val="left" w:pos="864"/>
              </w:tabs>
              <w:overflowPunct w:val="0"/>
              <w:autoSpaceDE w:val="0"/>
              <w:autoSpaceDN w:val="0"/>
              <w:adjustRightInd w:val="0"/>
              <w:jc w:val="left"/>
              <w:textAlignment w:val="baseline"/>
              <w:rPr>
                <w:szCs w:val="16"/>
                <w:lang w:eastAsia="x-none"/>
              </w:rPr>
            </w:pPr>
            <w:r>
              <w:rPr>
                <w:szCs w:val="16"/>
                <w:lang w:val="x-none"/>
              </w:rPr>
              <w:t>(200 elements)</w:t>
            </w:r>
          </w:p>
        </w:tc>
      </w:tr>
      <w:tr w:rsidR="00CE5B9F" w:rsidRPr="00A82A34" w14:paraId="4E4A19B3"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hideMark/>
          </w:tcPr>
          <w:p w14:paraId="5DB68C13" w14:textId="77777777" w:rsidR="00CE5B9F" w:rsidRPr="00A82A34" w:rsidRDefault="00CE5B9F" w:rsidP="00CE5B9F">
            <w:pPr>
              <w:jc w:val="left"/>
              <w:rPr>
                <w:rFonts w:eastAsia="Meiryo UI" w:cs="Arial"/>
                <w:b/>
                <w:bCs/>
                <w:szCs w:val="21"/>
                <w:lang w:val="en-GB"/>
              </w:rPr>
            </w:pPr>
            <w:r w:rsidRPr="00A82A34">
              <w:rPr>
                <w:rFonts w:eastAsia="Meiryo UI" w:cs="Arial"/>
                <w:b/>
                <w:bCs/>
                <w:szCs w:val="21"/>
                <w:lang w:val="en-GB"/>
              </w:rPr>
              <w:t>2</w:t>
            </w:r>
            <w:r w:rsidRPr="00A82A34">
              <w:rPr>
                <w:rFonts w:eastAsia="Meiryo UI" w:cs="Arial"/>
                <w:b/>
                <w:bCs/>
                <w:szCs w:val="21"/>
                <w:vertAlign w:val="superscript"/>
                <w:lang w:val="en-GB"/>
              </w:rPr>
              <w:t>nd</w:t>
            </w:r>
            <w:r w:rsidRPr="00A82A34">
              <w:rPr>
                <w:rFonts w:eastAsia="Meiryo UI" w:cs="Arial"/>
                <w:b/>
                <w:bCs/>
                <w:szCs w:val="21"/>
                <w:lang w:val="en-GB"/>
              </w:rPr>
              <w:t xml:space="preserve"> Element</w:t>
            </w:r>
          </w:p>
        </w:tc>
        <w:tc>
          <w:tcPr>
            <w:tcW w:w="1856" w:type="pct"/>
            <w:tcBorders>
              <w:top w:val="single" w:sz="4" w:space="0" w:color="auto"/>
              <w:left w:val="single" w:sz="4" w:space="0" w:color="auto"/>
              <w:bottom w:val="single" w:sz="4" w:space="0" w:color="auto"/>
              <w:right w:val="single" w:sz="4" w:space="0" w:color="auto"/>
            </w:tcBorders>
          </w:tcPr>
          <w:p w14:paraId="3F289B1B" w14:textId="4447315D" w:rsidR="00CE5B9F" w:rsidRPr="00CE5B9F" w:rsidRDefault="00CE5B9F" w:rsidP="00CE5B9F">
            <w:pPr>
              <w:tabs>
                <w:tab w:val="left" w:pos="864"/>
              </w:tabs>
              <w:overflowPunct w:val="0"/>
              <w:autoSpaceDE w:val="0"/>
              <w:autoSpaceDN w:val="0"/>
              <w:adjustRightInd w:val="0"/>
              <w:jc w:val="left"/>
              <w:textAlignment w:val="baseline"/>
              <w:rPr>
                <w:szCs w:val="16"/>
              </w:rPr>
            </w:pPr>
            <w:r w:rsidRPr="00CE5B9F">
              <w:rPr>
                <w:szCs w:val="16"/>
              </w:rPr>
              <w:t>uint16 usFrameType</w:t>
            </w:r>
          </w:p>
        </w:tc>
        <w:tc>
          <w:tcPr>
            <w:tcW w:w="2336" w:type="pct"/>
            <w:tcBorders>
              <w:top w:val="single" w:sz="4" w:space="0" w:color="auto"/>
              <w:left w:val="single" w:sz="4" w:space="0" w:color="auto"/>
              <w:bottom w:val="single" w:sz="4" w:space="0" w:color="auto"/>
              <w:right w:val="single" w:sz="4" w:space="0" w:color="auto"/>
            </w:tcBorders>
          </w:tcPr>
          <w:p w14:paraId="6A3DAA9B" w14:textId="5427BBC0" w:rsidR="00CE5B9F" w:rsidRDefault="00CE5B9F" w:rsidP="00CE5B9F">
            <w:pPr>
              <w:jc w:val="left"/>
            </w:pPr>
            <w:r>
              <w:t>Ethernet Type</w:t>
            </w:r>
          </w:p>
          <w:p w14:paraId="090F17DD" w14:textId="77777777" w:rsidR="00660223" w:rsidRDefault="00CE5B9F" w:rsidP="00CE5B9F">
            <w:pPr>
              <w:jc w:val="left"/>
            </w:pPr>
            <w:r>
              <w:t>Range:</w:t>
            </w:r>
          </w:p>
          <w:p w14:paraId="08968CEC" w14:textId="69B23E39" w:rsidR="00CE5B9F" w:rsidRPr="006A040A" w:rsidRDefault="00CE5B9F" w:rsidP="00CE5B9F">
            <w:pPr>
              <w:jc w:val="left"/>
            </w:pPr>
            <w:r>
              <w:t>PROTOCONV</w:t>
            </w:r>
            <w:r w:rsidRPr="006A040A">
              <w:t>_FRAMETYPE_AVTP (0x22F0U)</w:t>
            </w:r>
            <w:r>
              <w:t>,</w:t>
            </w:r>
          </w:p>
          <w:p w14:paraId="12A8F0E2" w14:textId="01FF4F4C" w:rsidR="00CE5B9F" w:rsidRPr="006A040A" w:rsidRDefault="00CE5B9F" w:rsidP="00CE5B9F">
            <w:pPr>
              <w:jc w:val="left"/>
            </w:pPr>
            <w:r>
              <w:t>PROTOCONV</w:t>
            </w:r>
            <w:r w:rsidRPr="006A040A">
              <w:t>_FRAMETYPE_IPV4 (0x0800U)</w:t>
            </w:r>
            <w:r>
              <w:t>,</w:t>
            </w:r>
          </w:p>
          <w:p w14:paraId="762DDBF3" w14:textId="3A91BA80" w:rsidR="00CE5B9F" w:rsidRPr="006A040A" w:rsidRDefault="00CE5B9F" w:rsidP="00CE5B9F">
            <w:pPr>
              <w:jc w:val="left"/>
            </w:pPr>
            <w:r>
              <w:t>PROTOCONV</w:t>
            </w:r>
            <w:r w:rsidRPr="006A040A">
              <w:t>_FRAMETYPE_IPV6 (0x86DDU)</w:t>
            </w:r>
            <w:r>
              <w:t>,</w:t>
            </w:r>
          </w:p>
          <w:p w14:paraId="704626C4" w14:textId="585BEEEA"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Pr>
                <w:lang w:val="en-GB"/>
              </w:rPr>
              <w:t>PROTOCONV</w:t>
            </w:r>
            <w:r w:rsidRPr="006A040A">
              <w:rPr>
                <w:lang w:val="en-GB"/>
              </w:rPr>
              <w:t>_FRAMETYPE_8021Q</w:t>
            </w:r>
            <w:r>
              <w:rPr>
                <w:lang w:val="en-GB"/>
              </w:rPr>
              <w:t xml:space="preserve"> </w:t>
            </w:r>
            <w:r w:rsidRPr="006A040A">
              <w:rPr>
                <w:lang w:val="en-GB"/>
              </w:rPr>
              <w:t>(0x8100U)</w:t>
            </w:r>
          </w:p>
        </w:tc>
      </w:tr>
      <w:tr w:rsidR="00CE5B9F" w:rsidRPr="00A82A34" w14:paraId="1AAC8EC8"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tcPr>
          <w:p w14:paraId="0BC8C278" w14:textId="77777777" w:rsidR="00CE5B9F" w:rsidRPr="00A82A34" w:rsidRDefault="00CE5B9F" w:rsidP="00CE5B9F">
            <w:pPr>
              <w:jc w:val="left"/>
              <w:rPr>
                <w:rFonts w:eastAsia="Meiryo UI" w:cs="Arial"/>
                <w:b/>
                <w:bCs/>
                <w:szCs w:val="21"/>
                <w:lang w:val="en-GB"/>
              </w:rPr>
            </w:pPr>
            <w:r w:rsidRPr="00A82A34">
              <w:rPr>
                <w:rFonts w:eastAsia="Meiryo UI" w:cs="Arial"/>
                <w:b/>
                <w:bCs/>
                <w:szCs w:val="21"/>
                <w:lang w:val="en-GB"/>
              </w:rPr>
              <w:t>3</w:t>
            </w:r>
            <w:r w:rsidRPr="00A82A34">
              <w:rPr>
                <w:rFonts w:eastAsia="Meiryo UI" w:cs="Arial"/>
                <w:b/>
                <w:bCs/>
                <w:szCs w:val="21"/>
                <w:vertAlign w:val="superscript"/>
                <w:lang w:val="en-GB"/>
              </w:rPr>
              <w:t>rd</w:t>
            </w:r>
            <w:r w:rsidRPr="00A82A34">
              <w:rPr>
                <w:rFonts w:eastAsia="Meiryo UI" w:cs="Arial"/>
                <w:b/>
                <w:bCs/>
                <w:szCs w:val="21"/>
                <w:lang w:val="en-GB"/>
              </w:rPr>
              <w:t xml:space="preserve"> Element</w:t>
            </w:r>
          </w:p>
        </w:tc>
        <w:tc>
          <w:tcPr>
            <w:tcW w:w="1856" w:type="pct"/>
            <w:tcBorders>
              <w:top w:val="single" w:sz="4" w:space="0" w:color="auto"/>
              <w:left w:val="single" w:sz="4" w:space="0" w:color="auto"/>
              <w:bottom w:val="single" w:sz="4" w:space="0" w:color="auto"/>
              <w:right w:val="single" w:sz="4" w:space="0" w:color="auto"/>
            </w:tcBorders>
          </w:tcPr>
          <w:p w14:paraId="62A3A751" w14:textId="77777777" w:rsidR="00CE5B9F" w:rsidRPr="00CE5B9F" w:rsidRDefault="00CE5B9F" w:rsidP="00CE5B9F">
            <w:pPr>
              <w:tabs>
                <w:tab w:val="left" w:pos="864"/>
              </w:tabs>
              <w:overflowPunct w:val="0"/>
              <w:autoSpaceDE w:val="0"/>
              <w:autoSpaceDN w:val="0"/>
              <w:adjustRightInd w:val="0"/>
              <w:jc w:val="left"/>
              <w:textAlignment w:val="baseline"/>
              <w:rPr>
                <w:szCs w:val="16"/>
              </w:rPr>
            </w:pPr>
            <w:r w:rsidRPr="00CE5B9F">
              <w:rPr>
                <w:szCs w:val="16"/>
              </w:rPr>
              <w:t>uint32 ulFrameLen</w:t>
            </w:r>
          </w:p>
          <w:p w14:paraId="2FD93249" w14:textId="13814E40" w:rsidR="00CE5B9F" w:rsidRPr="00A82A34" w:rsidRDefault="00CE5B9F" w:rsidP="00CE5B9F">
            <w:pPr>
              <w:tabs>
                <w:tab w:val="left" w:pos="864"/>
              </w:tabs>
              <w:overflowPunct w:val="0"/>
              <w:autoSpaceDE w:val="0"/>
              <w:autoSpaceDN w:val="0"/>
              <w:adjustRightInd w:val="0"/>
              <w:jc w:val="left"/>
              <w:textAlignment w:val="baseline"/>
              <w:rPr>
                <w:szCs w:val="16"/>
                <w:lang w:val="x-none"/>
              </w:rPr>
            </w:pPr>
          </w:p>
        </w:tc>
        <w:tc>
          <w:tcPr>
            <w:tcW w:w="2336" w:type="pct"/>
            <w:tcBorders>
              <w:top w:val="single" w:sz="4" w:space="0" w:color="auto"/>
              <w:left w:val="single" w:sz="4" w:space="0" w:color="auto"/>
              <w:bottom w:val="single" w:sz="4" w:space="0" w:color="auto"/>
              <w:right w:val="single" w:sz="4" w:space="0" w:color="auto"/>
            </w:tcBorders>
          </w:tcPr>
          <w:p w14:paraId="6D971C89" w14:textId="77777777" w:rsidR="00CE5B9F" w:rsidRDefault="00CE5B9F" w:rsidP="00CE5B9F">
            <w:pPr>
              <w:tabs>
                <w:tab w:val="left" w:pos="864"/>
              </w:tabs>
              <w:overflowPunct w:val="0"/>
              <w:autoSpaceDE w:val="0"/>
              <w:autoSpaceDN w:val="0"/>
              <w:adjustRightInd w:val="0"/>
              <w:jc w:val="left"/>
              <w:textAlignment w:val="baseline"/>
            </w:pPr>
            <w:r w:rsidRPr="0007522C">
              <w:t>Data size of Ethernet frame</w:t>
            </w:r>
          </w:p>
          <w:p w14:paraId="3501A1E5" w14:textId="0D979CAE"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Pr>
                <w:lang w:val="x-none"/>
              </w:rPr>
              <w:t>Range: 46 -1500</w:t>
            </w:r>
          </w:p>
        </w:tc>
      </w:tr>
      <w:tr w:rsidR="00CE5B9F" w:rsidRPr="00A82A34" w14:paraId="18751FE5"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tcPr>
          <w:p w14:paraId="46BCA716" w14:textId="365997F3" w:rsidR="00CE5B9F" w:rsidRPr="00A82A34" w:rsidRDefault="00CE5B9F" w:rsidP="007C6B23">
            <w:pPr>
              <w:rPr>
                <w:rFonts w:eastAsia="Meiryo UI" w:cs="Arial"/>
                <w:b/>
                <w:bCs/>
                <w:szCs w:val="21"/>
                <w:lang w:val="en-GB"/>
              </w:rPr>
            </w:pPr>
            <w:r w:rsidRPr="00A13962">
              <w:rPr>
                <w:rFonts w:eastAsia="Meiryo UI"/>
                <w:b/>
                <w:bCs/>
                <w:szCs w:val="21"/>
                <w:lang w:val="en-GB"/>
              </w:rPr>
              <w:t>4</w:t>
            </w:r>
            <w:r w:rsidRPr="00A13962">
              <w:rPr>
                <w:rFonts w:eastAsia="Meiryo UI"/>
                <w:b/>
                <w:bCs/>
                <w:szCs w:val="21"/>
                <w:vertAlign w:val="superscript"/>
                <w:lang w:val="en-GB"/>
              </w:rPr>
              <w:t>th</w:t>
            </w:r>
            <w:r w:rsidR="007C6B23">
              <w:rPr>
                <w:rFonts w:eastAsia="Meiryo UI"/>
                <w:b/>
                <w:bCs/>
                <w:szCs w:val="21"/>
                <w:vertAlign w:val="superscript"/>
                <w:lang w:val="en-GB"/>
              </w:rPr>
              <w:t xml:space="preserve"> </w:t>
            </w:r>
            <w:r w:rsidRPr="00A13962">
              <w:rPr>
                <w:rFonts w:eastAsia="Meiryo UI"/>
                <w:b/>
                <w:bCs/>
                <w:szCs w:val="21"/>
                <w:lang w:val="en-GB"/>
              </w:rPr>
              <w:t>Element</w:t>
            </w:r>
          </w:p>
        </w:tc>
        <w:tc>
          <w:tcPr>
            <w:tcW w:w="1856" w:type="pct"/>
            <w:tcBorders>
              <w:top w:val="single" w:sz="4" w:space="0" w:color="auto"/>
              <w:left w:val="single" w:sz="4" w:space="0" w:color="auto"/>
              <w:bottom w:val="single" w:sz="4" w:space="0" w:color="auto"/>
              <w:right w:val="single" w:sz="4" w:space="0" w:color="auto"/>
            </w:tcBorders>
          </w:tcPr>
          <w:p w14:paraId="4E62CC2F" w14:textId="1ACEB268" w:rsidR="00CE5B9F" w:rsidRPr="00CE5B9F" w:rsidRDefault="00CE5B9F" w:rsidP="00CE5B9F">
            <w:pPr>
              <w:tabs>
                <w:tab w:val="left" w:pos="864"/>
              </w:tabs>
              <w:overflowPunct w:val="0"/>
              <w:autoSpaceDE w:val="0"/>
              <w:autoSpaceDN w:val="0"/>
              <w:adjustRightInd w:val="0"/>
              <w:jc w:val="left"/>
              <w:textAlignment w:val="baseline"/>
              <w:rPr>
                <w:szCs w:val="16"/>
              </w:rPr>
            </w:pPr>
            <w:r w:rsidRPr="00CE5B9F">
              <w:rPr>
                <w:szCs w:val="16"/>
              </w:rPr>
              <w:t>uint8 *pEthFrame</w:t>
            </w:r>
          </w:p>
        </w:tc>
        <w:tc>
          <w:tcPr>
            <w:tcW w:w="2336" w:type="pct"/>
            <w:tcBorders>
              <w:top w:val="single" w:sz="4" w:space="0" w:color="auto"/>
              <w:left w:val="single" w:sz="4" w:space="0" w:color="auto"/>
              <w:bottom w:val="single" w:sz="4" w:space="0" w:color="auto"/>
              <w:right w:val="single" w:sz="4" w:space="0" w:color="auto"/>
            </w:tcBorders>
          </w:tcPr>
          <w:p w14:paraId="248C248E" w14:textId="010E806C"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Pr>
                <w:szCs w:val="16"/>
                <w:lang w:val="x-none"/>
              </w:rPr>
              <w:t>Ethernet</w:t>
            </w:r>
            <w:r w:rsidRPr="00A82A34">
              <w:rPr>
                <w:szCs w:val="16"/>
                <w:lang w:val="x-none"/>
              </w:rPr>
              <w:t xml:space="preserve"> Payload</w:t>
            </w:r>
          </w:p>
          <w:p w14:paraId="2F632458" w14:textId="69D6CE82" w:rsidR="00CE5B9F" w:rsidRDefault="00CE5B9F" w:rsidP="00CE5B9F">
            <w:pPr>
              <w:tabs>
                <w:tab w:val="left" w:pos="864"/>
              </w:tabs>
              <w:overflowPunct w:val="0"/>
              <w:autoSpaceDE w:val="0"/>
              <w:autoSpaceDN w:val="0"/>
              <w:adjustRightInd w:val="0"/>
              <w:jc w:val="left"/>
              <w:textAlignment w:val="baseline"/>
              <w:rPr>
                <w:szCs w:val="16"/>
                <w:lang w:val="x-none"/>
              </w:rPr>
            </w:pPr>
            <w:r w:rsidRPr="00A82A34">
              <w:rPr>
                <w:szCs w:val="16"/>
                <w:lang w:val="x-none"/>
              </w:rPr>
              <w:t xml:space="preserve">(Address of the buffer which stores </w:t>
            </w:r>
            <w:r>
              <w:rPr>
                <w:szCs w:val="16"/>
                <w:lang w:val="x-none"/>
              </w:rPr>
              <w:t>Ethernet</w:t>
            </w:r>
            <w:r w:rsidRPr="00A82A34">
              <w:rPr>
                <w:szCs w:val="16"/>
                <w:lang w:val="x-none"/>
              </w:rPr>
              <w:t xml:space="preserve"> data)</w:t>
            </w:r>
          </w:p>
          <w:p w14:paraId="3F401512" w14:textId="7197BD82" w:rsidR="00CE5B9F" w:rsidRPr="00A82A34" w:rsidRDefault="00CE5B9F" w:rsidP="00CE5B9F">
            <w:pPr>
              <w:tabs>
                <w:tab w:val="left" w:pos="864"/>
              </w:tabs>
              <w:overflowPunct w:val="0"/>
              <w:autoSpaceDE w:val="0"/>
              <w:autoSpaceDN w:val="0"/>
              <w:adjustRightInd w:val="0"/>
              <w:jc w:val="left"/>
              <w:textAlignment w:val="baseline"/>
              <w:rPr>
                <w:szCs w:val="16"/>
                <w:lang w:val="x-none"/>
              </w:rPr>
            </w:pPr>
            <w:r>
              <w:rPr>
                <w:rFonts w:hint="eastAsia"/>
                <w:szCs w:val="16"/>
                <w:lang w:val="x-none"/>
              </w:rPr>
              <w:t>R</w:t>
            </w:r>
            <w:r>
              <w:rPr>
                <w:szCs w:val="16"/>
                <w:lang w:val="x-none"/>
              </w:rPr>
              <w:t>ange: 8</w:t>
            </w:r>
            <w:r w:rsidR="00575045">
              <w:rPr>
                <w:szCs w:val="16"/>
                <w:lang w:val="x-none"/>
              </w:rPr>
              <w:t>-</w:t>
            </w:r>
            <w:r>
              <w:rPr>
                <w:szCs w:val="16"/>
                <w:lang w:val="x-none"/>
              </w:rPr>
              <w:t>bit value</w:t>
            </w:r>
            <w:r w:rsidR="00575045">
              <w:rPr>
                <w:szCs w:val="16"/>
                <w:lang w:val="x-none"/>
              </w:rPr>
              <w:t>s</w:t>
            </w:r>
          </w:p>
        </w:tc>
      </w:tr>
      <w:tr w:rsidR="00CE5B9F" w:rsidRPr="00A82A34" w14:paraId="45F52F6D" w14:textId="77777777" w:rsidTr="007C6B23">
        <w:trPr>
          <w:jc w:val="center"/>
        </w:trPr>
        <w:tc>
          <w:tcPr>
            <w:tcW w:w="808" w:type="pct"/>
            <w:tcBorders>
              <w:top w:val="single" w:sz="4" w:space="0" w:color="auto"/>
              <w:left w:val="single" w:sz="4" w:space="0" w:color="auto"/>
              <w:bottom w:val="single" w:sz="4" w:space="0" w:color="auto"/>
              <w:right w:val="single" w:sz="4" w:space="0" w:color="auto"/>
            </w:tcBorders>
            <w:shd w:val="clear" w:color="auto" w:fill="D9D9D9"/>
            <w:hideMark/>
          </w:tcPr>
          <w:p w14:paraId="68EE5829" w14:textId="77777777" w:rsidR="00CE5B9F" w:rsidRPr="00A82A34" w:rsidRDefault="00CE5B9F" w:rsidP="00F70D9C">
            <w:pPr>
              <w:jc w:val="left"/>
              <w:rPr>
                <w:rFonts w:eastAsia="Meiryo UI" w:cs="Arial"/>
                <w:b/>
                <w:bCs/>
                <w:szCs w:val="21"/>
                <w:lang w:val="en-GB"/>
              </w:rPr>
            </w:pPr>
            <w:r w:rsidRPr="00A82A34">
              <w:rPr>
                <w:rFonts w:eastAsia="Meiryo UI" w:cs="Arial"/>
                <w:b/>
                <w:bCs/>
                <w:szCs w:val="21"/>
                <w:lang w:val="en-GB"/>
              </w:rPr>
              <w:t>Description</w:t>
            </w:r>
          </w:p>
        </w:tc>
        <w:tc>
          <w:tcPr>
            <w:tcW w:w="4192" w:type="pct"/>
            <w:gridSpan w:val="2"/>
            <w:tcBorders>
              <w:top w:val="single" w:sz="4" w:space="0" w:color="auto"/>
              <w:left w:val="single" w:sz="4" w:space="0" w:color="auto"/>
              <w:bottom w:val="single" w:sz="4" w:space="0" w:color="auto"/>
              <w:right w:val="single" w:sz="4" w:space="0" w:color="auto"/>
            </w:tcBorders>
          </w:tcPr>
          <w:p w14:paraId="1AB8FE01" w14:textId="292DD0AA" w:rsidR="00CE5B9F" w:rsidRPr="00A82A34" w:rsidRDefault="00CE5B9F" w:rsidP="00F70D9C">
            <w:pPr>
              <w:tabs>
                <w:tab w:val="left" w:pos="864"/>
              </w:tabs>
              <w:overflowPunct w:val="0"/>
              <w:autoSpaceDE w:val="0"/>
              <w:autoSpaceDN w:val="0"/>
              <w:adjustRightInd w:val="0"/>
              <w:jc w:val="left"/>
              <w:textAlignment w:val="baseline"/>
              <w:rPr>
                <w:szCs w:val="16"/>
                <w:lang w:val="x-none"/>
              </w:rPr>
            </w:pPr>
            <w:r w:rsidRPr="00A82A34">
              <w:rPr>
                <w:szCs w:val="16"/>
                <w:lang w:val="x-none"/>
              </w:rPr>
              <w:t>S</w:t>
            </w:r>
            <w:r w:rsidRPr="00A82A34">
              <w:rPr>
                <w:szCs w:val="16"/>
                <w:lang w:val="x-none" w:eastAsia="x-none"/>
              </w:rPr>
              <w:t xml:space="preserve">tructure for </w:t>
            </w:r>
            <w:r w:rsidR="007C6B23">
              <w:rPr>
                <w:szCs w:val="16"/>
                <w:lang w:val="x-none"/>
              </w:rPr>
              <w:t>Ethernet</w:t>
            </w:r>
            <w:r w:rsidRPr="00A82A34">
              <w:rPr>
                <w:szCs w:val="16"/>
                <w:lang w:val="x-none"/>
              </w:rPr>
              <w:t xml:space="preserve"> frame.</w:t>
            </w:r>
          </w:p>
        </w:tc>
      </w:tr>
    </w:tbl>
    <w:p w14:paraId="6A2931E0" w14:textId="2D99E5CF" w:rsidR="006E4A0D" w:rsidRDefault="006E4A0D" w:rsidP="00CE5B9F">
      <w:pPr>
        <w:spacing w:after="120"/>
      </w:pPr>
    </w:p>
    <w:p w14:paraId="188B0B5C" w14:textId="208066FE" w:rsidR="002B2442" w:rsidRPr="00A13962" w:rsidRDefault="006E4A0D" w:rsidP="006E4A0D">
      <w:pPr>
        <w:pStyle w:val="Heading4"/>
      </w:pPr>
      <w:r>
        <w:br w:type="column"/>
      </w:r>
      <w:r w:rsidR="00FB5338" w:rsidRPr="00FB5338">
        <w:lastRenderedPageBreak/>
        <w:t>R_ProtoConv_EthFifoType</w:t>
      </w:r>
    </w:p>
    <w:p w14:paraId="293F7D66" w14:textId="5A3B94DD" w:rsidR="002B2442" w:rsidRPr="00A13962" w:rsidRDefault="009D78CA" w:rsidP="002B2442">
      <w:pPr>
        <w:pStyle w:val="Caption"/>
        <w:spacing w:before="240"/>
      </w:pPr>
      <w:r w:rsidRPr="00932789">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77</w:t>
      </w:r>
      <w:r w:rsidR="009D560C">
        <w:rPr>
          <w:noProof/>
        </w:rPr>
        <w:fldChar w:fldCharType="end"/>
      </w:r>
      <w:r w:rsidR="002B2442" w:rsidRPr="00A13962">
        <w:rPr>
          <w:noProof/>
        </w:rPr>
        <w:t>:</w:t>
      </w:r>
      <w:r w:rsidR="002B2442" w:rsidRPr="00A13962">
        <w:t xml:space="preserve"> </w:t>
      </w:r>
      <w:r w:rsidR="002B2442" w:rsidRPr="00E60FA5">
        <w:rPr>
          <w:szCs w:val="21"/>
        </w:rPr>
        <w:t>R_ProtoConv_</w:t>
      </w:r>
      <w:r w:rsidR="00FB5338">
        <w:rPr>
          <w:szCs w:val="21"/>
        </w:rPr>
        <w:t>Eth</w:t>
      </w:r>
      <w:r w:rsidR="002B2442" w:rsidRPr="00E60FA5">
        <w:rPr>
          <w:szCs w:val="21"/>
        </w:rPr>
        <w:t>FifoType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205"/>
        <w:gridCol w:w="6568"/>
        <w:gridCol w:w="2258"/>
      </w:tblGrid>
      <w:tr w:rsidR="002B2442" w:rsidRPr="00A13962" w14:paraId="65BE9B25" w14:textId="77777777" w:rsidTr="00F70D9C">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tcPr>
          <w:p w14:paraId="03BA75A5" w14:textId="77777777" w:rsidR="002B2442" w:rsidRPr="00A13962" w:rsidRDefault="002B2442" w:rsidP="00F70D9C">
            <w:pPr>
              <w:rPr>
                <w:b/>
                <w:bCs/>
                <w:szCs w:val="21"/>
                <w:lang w:val="en-GB"/>
              </w:rPr>
            </w:pPr>
            <w:r w:rsidRPr="00A13962">
              <w:rPr>
                <w:b/>
                <w:bCs/>
                <w:szCs w:val="21"/>
                <w:lang w:val="en-GB"/>
              </w:rPr>
              <w:t>Location</w:t>
            </w:r>
          </w:p>
        </w:tc>
        <w:tc>
          <w:tcPr>
            <w:tcW w:w="4399" w:type="pct"/>
            <w:gridSpan w:val="2"/>
            <w:tcBorders>
              <w:top w:val="single" w:sz="4" w:space="0" w:color="auto"/>
              <w:left w:val="single" w:sz="4" w:space="0" w:color="auto"/>
              <w:bottom w:val="single" w:sz="4" w:space="0" w:color="auto"/>
              <w:right w:val="single" w:sz="4" w:space="0" w:color="auto"/>
            </w:tcBorders>
          </w:tcPr>
          <w:p w14:paraId="233FE846" w14:textId="112E282D" w:rsidR="002B2442" w:rsidRPr="00A13962" w:rsidRDefault="002B2442" w:rsidP="00F70D9C">
            <w:pPr>
              <w:tabs>
                <w:tab w:val="left" w:pos="864"/>
              </w:tabs>
              <w:overflowPunct w:val="0"/>
              <w:autoSpaceDE w:val="0"/>
              <w:autoSpaceDN w:val="0"/>
              <w:adjustRightInd w:val="0"/>
              <w:spacing w:before="20" w:after="20"/>
              <w:textAlignment w:val="baseline"/>
              <w:rPr>
                <w:szCs w:val="16"/>
                <w:lang w:val="x-none" w:eastAsia="x-none"/>
              </w:rPr>
            </w:pPr>
            <w:r w:rsidRPr="00A13962">
              <w:rPr>
                <w:szCs w:val="16"/>
                <w:lang w:val="x-none" w:eastAsia="x-none"/>
              </w:rPr>
              <w:t>CDD_ProtoConv</w:t>
            </w:r>
            <w:r w:rsidRPr="00A13962">
              <w:rPr>
                <w:szCs w:val="16"/>
                <w:lang w:val="x-none"/>
              </w:rPr>
              <w:t>_</w:t>
            </w:r>
            <w:r>
              <w:rPr>
                <w:szCs w:val="16"/>
                <w:lang w:val="x-none"/>
              </w:rPr>
              <w:t>Fifo.</w:t>
            </w:r>
            <w:r w:rsidR="00A23955">
              <w:rPr>
                <w:szCs w:val="16"/>
                <w:lang w:val="x-none"/>
              </w:rPr>
              <w:t>h</w:t>
            </w:r>
          </w:p>
        </w:tc>
      </w:tr>
      <w:tr w:rsidR="002B2442" w:rsidRPr="00A13962" w14:paraId="43BC93E6" w14:textId="77777777" w:rsidTr="009D78CA">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hideMark/>
          </w:tcPr>
          <w:p w14:paraId="5C52D2DA" w14:textId="77777777" w:rsidR="002B2442" w:rsidRDefault="002B2442" w:rsidP="00F70D9C">
            <w:pPr>
              <w:rPr>
                <w:rFonts w:eastAsia="Meiryo UI"/>
                <w:b/>
                <w:bCs/>
                <w:szCs w:val="21"/>
                <w:vertAlign w:val="superscript"/>
                <w:lang w:val="en-GB"/>
              </w:rPr>
            </w:pPr>
            <w:r w:rsidRPr="00A13962">
              <w:rPr>
                <w:rFonts w:eastAsia="Meiryo UI"/>
                <w:b/>
                <w:bCs/>
                <w:szCs w:val="21"/>
                <w:lang w:val="en-GB"/>
              </w:rPr>
              <w:t>1</w:t>
            </w:r>
            <w:r w:rsidRPr="00A13962">
              <w:rPr>
                <w:rFonts w:eastAsia="Meiryo UI"/>
                <w:b/>
                <w:bCs/>
                <w:szCs w:val="21"/>
                <w:vertAlign w:val="superscript"/>
                <w:lang w:val="en-GB"/>
              </w:rPr>
              <w:t>st</w:t>
            </w:r>
          </w:p>
          <w:p w14:paraId="706FCB0F" w14:textId="77777777" w:rsidR="002B2442" w:rsidRPr="00A13962" w:rsidRDefault="002B2442" w:rsidP="00F70D9C">
            <w:pPr>
              <w:rPr>
                <w:rFonts w:eastAsia="Meiryo UI"/>
                <w:szCs w:val="21"/>
                <w:lang w:val="en-GB"/>
              </w:rPr>
            </w:pPr>
            <w:r w:rsidRPr="00A13962">
              <w:rPr>
                <w:rFonts w:eastAsia="Meiryo UI"/>
                <w:b/>
                <w:bCs/>
                <w:szCs w:val="21"/>
                <w:lang w:val="en-GB"/>
              </w:rPr>
              <w:t>Element</w:t>
            </w:r>
          </w:p>
        </w:tc>
        <w:tc>
          <w:tcPr>
            <w:tcW w:w="3254" w:type="pct"/>
            <w:tcBorders>
              <w:top w:val="single" w:sz="4" w:space="0" w:color="auto"/>
              <w:left w:val="single" w:sz="4" w:space="0" w:color="auto"/>
              <w:bottom w:val="single" w:sz="4" w:space="0" w:color="auto"/>
              <w:right w:val="single" w:sz="4" w:space="0" w:color="auto"/>
            </w:tcBorders>
          </w:tcPr>
          <w:p w14:paraId="0BCE04CD" w14:textId="308FF055" w:rsidR="002B2442" w:rsidRPr="00F8212B" w:rsidRDefault="00FB5338" w:rsidP="00F70D9C">
            <w:pPr>
              <w:tabs>
                <w:tab w:val="left" w:pos="864"/>
              </w:tabs>
              <w:overflowPunct w:val="0"/>
              <w:autoSpaceDE w:val="0"/>
              <w:autoSpaceDN w:val="0"/>
              <w:adjustRightInd w:val="0"/>
              <w:spacing w:before="20" w:after="20"/>
              <w:textAlignment w:val="baseline"/>
              <w:rPr>
                <w:szCs w:val="16"/>
              </w:rPr>
            </w:pPr>
            <w:r w:rsidRPr="00FB5338">
              <w:rPr>
                <w:szCs w:val="16"/>
              </w:rPr>
              <w:t>R_ProtoConv_EthFrameType stEthFrame[PROTOCONV_ETH_FIFO_DEPTH]</w:t>
            </w:r>
          </w:p>
        </w:tc>
        <w:tc>
          <w:tcPr>
            <w:tcW w:w="1144" w:type="pct"/>
            <w:tcBorders>
              <w:top w:val="single" w:sz="4" w:space="0" w:color="auto"/>
              <w:left w:val="single" w:sz="4" w:space="0" w:color="auto"/>
              <w:bottom w:val="single" w:sz="4" w:space="0" w:color="auto"/>
              <w:right w:val="single" w:sz="4" w:space="0" w:color="auto"/>
            </w:tcBorders>
          </w:tcPr>
          <w:p w14:paraId="22CB8067" w14:textId="77777777" w:rsidR="002B2442" w:rsidRDefault="00FB5338" w:rsidP="00F70D9C">
            <w:pPr>
              <w:tabs>
                <w:tab w:val="left" w:pos="864"/>
              </w:tabs>
              <w:overflowPunct w:val="0"/>
              <w:autoSpaceDE w:val="0"/>
              <w:autoSpaceDN w:val="0"/>
              <w:adjustRightInd w:val="0"/>
              <w:spacing w:before="20" w:after="20"/>
              <w:textAlignment w:val="baseline"/>
              <w:rPr>
                <w:szCs w:val="16"/>
                <w:lang w:val="x-none"/>
              </w:rPr>
            </w:pPr>
            <w:r>
              <w:rPr>
                <w:szCs w:val="16"/>
                <w:lang w:val="x-none"/>
              </w:rPr>
              <w:t>ETH</w:t>
            </w:r>
            <w:r w:rsidR="002B2442">
              <w:rPr>
                <w:szCs w:val="16"/>
                <w:lang w:val="x-none"/>
              </w:rPr>
              <w:t xml:space="preserve"> frame</w:t>
            </w:r>
          </w:p>
          <w:p w14:paraId="3CFEFD56" w14:textId="32C7F87A" w:rsidR="0073400C" w:rsidRDefault="0073400C" w:rsidP="0073400C">
            <w:pPr>
              <w:tabs>
                <w:tab w:val="left" w:pos="864"/>
              </w:tabs>
              <w:overflowPunct w:val="0"/>
              <w:autoSpaceDE w:val="0"/>
              <w:autoSpaceDN w:val="0"/>
              <w:adjustRightInd w:val="0"/>
              <w:spacing w:before="20" w:after="20"/>
              <w:jc w:val="left"/>
              <w:textAlignment w:val="baseline"/>
              <w:rPr>
                <w:szCs w:val="16"/>
                <w:lang w:val="x-none"/>
              </w:rPr>
            </w:pPr>
            <w:r>
              <w:rPr>
                <w:rFonts w:hint="eastAsia"/>
                <w:szCs w:val="16"/>
                <w:lang w:val="x-none"/>
              </w:rPr>
              <w:t>R</w:t>
            </w:r>
            <w:r>
              <w:rPr>
                <w:szCs w:val="16"/>
                <w:lang w:val="x-none"/>
              </w:rPr>
              <w:t xml:space="preserve">ange: 32 </w:t>
            </w:r>
            <w:r w:rsidR="009D78CA">
              <w:rPr>
                <w:szCs w:val="16"/>
                <w:lang w:val="x-none"/>
              </w:rPr>
              <w:t>elements</w:t>
            </w:r>
          </w:p>
          <w:p w14:paraId="799AD3CF" w14:textId="52F2D1FF" w:rsidR="0073400C" w:rsidRPr="00A13962" w:rsidRDefault="0073400C" w:rsidP="0073400C">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(refer to </w:t>
            </w:r>
            <w:r>
              <w:rPr>
                <w:szCs w:val="16"/>
                <w:lang w:val="x-none"/>
              </w:rPr>
              <w:fldChar w:fldCharType="begin"/>
            </w:r>
            <w:r>
              <w:rPr>
                <w:szCs w:val="16"/>
                <w:lang w:val="x-none"/>
              </w:rPr>
              <w:instrText xml:space="preserve"> REF _Ref190710282 \w \h </w:instrText>
            </w:r>
            <w:r>
              <w:rPr>
                <w:szCs w:val="16"/>
                <w:lang w:val="x-none"/>
              </w:rPr>
            </w:r>
            <w:r>
              <w:rPr>
                <w:szCs w:val="16"/>
                <w:lang w:val="x-none"/>
              </w:rPr>
              <w:fldChar w:fldCharType="separate"/>
            </w:r>
            <w:r w:rsidR="009D560C">
              <w:rPr>
                <w:szCs w:val="16"/>
                <w:lang w:val="x-none"/>
              </w:rPr>
              <w:t>2.7.1.28</w:t>
            </w:r>
            <w:r>
              <w:rPr>
                <w:szCs w:val="16"/>
                <w:lang w:val="x-none"/>
              </w:rPr>
              <w:fldChar w:fldCharType="end"/>
            </w:r>
            <w:r>
              <w:rPr>
                <w:szCs w:val="16"/>
                <w:lang w:val="x-none"/>
              </w:rPr>
              <w:t>)</w:t>
            </w:r>
          </w:p>
        </w:tc>
      </w:tr>
      <w:tr w:rsidR="002B2442" w:rsidRPr="00A13962" w14:paraId="47A76620" w14:textId="77777777" w:rsidTr="003F6AF4">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hideMark/>
          </w:tcPr>
          <w:p w14:paraId="3482C761" w14:textId="77777777" w:rsidR="002B2442" w:rsidRPr="00A13962" w:rsidRDefault="002B2442" w:rsidP="00F70D9C">
            <w:pPr>
              <w:rPr>
                <w:rFonts w:eastAsia="Meiryo UI"/>
                <w:b/>
                <w:bCs/>
                <w:szCs w:val="21"/>
                <w:lang w:val="en-GB"/>
              </w:rPr>
            </w:pPr>
            <w:r w:rsidRPr="00A13962">
              <w:rPr>
                <w:rFonts w:eastAsia="Meiryo UI"/>
                <w:b/>
                <w:bCs/>
                <w:szCs w:val="21"/>
                <w:lang w:val="en-GB"/>
              </w:rPr>
              <w:t>2</w:t>
            </w:r>
            <w:r w:rsidRPr="00A13962">
              <w:rPr>
                <w:rFonts w:eastAsia="Meiryo UI"/>
                <w:b/>
                <w:bCs/>
                <w:szCs w:val="21"/>
                <w:vertAlign w:val="superscript"/>
                <w:lang w:val="en-GB"/>
              </w:rPr>
              <w:t>nd</w:t>
            </w:r>
            <w:r w:rsidRPr="00A13962">
              <w:rPr>
                <w:rFonts w:eastAsia="Meiryo UI"/>
                <w:b/>
                <w:bCs/>
                <w:szCs w:val="21"/>
                <w:lang w:val="en-GB"/>
              </w:rPr>
              <w:t xml:space="preserve"> Element</w:t>
            </w:r>
          </w:p>
        </w:tc>
        <w:tc>
          <w:tcPr>
            <w:tcW w:w="3254" w:type="pct"/>
            <w:tcBorders>
              <w:top w:val="single" w:sz="4" w:space="0" w:color="auto"/>
              <w:left w:val="single" w:sz="4" w:space="0" w:color="auto"/>
              <w:bottom w:val="single" w:sz="4" w:space="0" w:color="auto"/>
              <w:right w:val="single" w:sz="4" w:space="0" w:color="auto"/>
            </w:tcBorders>
          </w:tcPr>
          <w:p w14:paraId="1827B280" w14:textId="3FC8606B" w:rsidR="002B2442" w:rsidRPr="00F8212B" w:rsidRDefault="00FB5338" w:rsidP="00F70D9C">
            <w:pPr>
              <w:tabs>
                <w:tab w:val="left" w:pos="864"/>
              </w:tabs>
              <w:overflowPunct w:val="0"/>
              <w:autoSpaceDE w:val="0"/>
              <w:autoSpaceDN w:val="0"/>
              <w:adjustRightInd w:val="0"/>
              <w:spacing w:before="20" w:after="20"/>
              <w:textAlignment w:val="baseline"/>
              <w:rPr>
                <w:szCs w:val="16"/>
              </w:rPr>
            </w:pPr>
            <w:r w:rsidRPr="00FB5338">
              <w:rPr>
                <w:szCs w:val="16"/>
              </w:rPr>
              <w:t>uint8 aaEthData[PROTOCONV_ETH_FIFO_DEPTH][ETH_FRAME_SIZE_MAX]</w:t>
            </w:r>
          </w:p>
        </w:tc>
        <w:tc>
          <w:tcPr>
            <w:tcW w:w="1144" w:type="pct"/>
            <w:tcBorders>
              <w:top w:val="single" w:sz="4" w:space="0" w:color="auto"/>
              <w:left w:val="single" w:sz="4" w:space="0" w:color="auto"/>
              <w:bottom w:val="single" w:sz="4" w:space="0" w:color="auto"/>
              <w:right w:val="single" w:sz="4" w:space="0" w:color="auto"/>
            </w:tcBorders>
          </w:tcPr>
          <w:p w14:paraId="0C94D0C6" w14:textId="3792CF20" w:rsidR="0073400C" w:rsidRDefault="00FB5338" w:rsidP="0073400C">
            <w:pPr>
              <w:tabs>
                <w:tab w:val="left" w:pos="864"/>
              </w:tabs>
              <w:overflowPunct w:val="0"/>
              <w:autoSpaceDE w:val="0"/>
              <w:autoSpaceDN w:val="0"/>
              <w:adjustRightInd w:val="0"/>
              <w:spacing w:before="20" w:after="20"/>
              <w:textAlignment w:val="baseline"/>
              <w:rPr>
                <w:szCs w:val="16"/>
                <w:lang w:val="x-none"/>
              </w:rPr>
            </w:pPr>
            <w:r>
              <w:rPr>
                <w:szCs w:val="16"/>
                <w:lang w:val="x-none"/>
              </w:rPr>
              <w:t>ETH data</w:t>
            </w:r>
          </w:p>
          <w:p w14:paraId="45F79F4F" w14:textId="441A04C3" w:rsidR="0073400C" w:rsidRPr="00A13962" w:rsidRDefault="0073400C" w:rsidP="0073400C">
            <w:pPr>
              <w:tabs>
                <w:tab w:val="left" w:pos="864"/>
              </w:tabs>
              <w:overflowPunct w:val="0"/>
              <w:autoSpaceDE w:val="0"/>
              <w:autoSpaceDN w:val="0"/>
              <w:adjustRightInd w:val="0"/>
              <w:spacing w:before="20" w:after="20"/>
              <w:textAlignment w:val="baseline"/>
              <w:rPr>
                <w:szCs w:val="16"/>
                <w:lang w:val="x-none"/>
              </w:rPr>
            </w:pPr>
            <w:r>
              <w:rPr>
                <w:rFonts w:hint="eastAsia"/>
                <w:szCs w:val="16"/>
                <w:lang w:val="x-none"/>
              </w:rPr>
              <w:t>R</w:t>
            </w:r>
            <w:r>
              <w:rPr>
                <w:szCs w:val="16"/>
                <w:lang w:val="x-none"/>
              </w:rPr>
              <w:t>ange: 8-bit values</w:t>
            </w:r>
          </w:p>
        </w:tc>
      </w:tr>
      <w:tr w:rsidR="00FB5338" w:rsidRPr="00A13962" w14:paraId="324B0DA7" w14:textId="77777777" w:rsidTr="003F6AF4">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tcPr>
          <w:p w14:paraId="7C05BDF3" w14:textId="77777777" w:rsidR="00FB5338" w:rsidRDefault="00FB5338" w:rsidP="00FB5338">
            <w:pPr>
              <w:rPr>
                <w:rFonts w:eastAsia="Meiryo UI"/>
                <w:b/>
                <w:bCs/>
                <w:szCs w:val="21"/>
                <w:lang w:val="en-GB"/>
              </w:rPr>
            </w:pPr>
            <w:r w:rsidRPr="00A13962">
              <w:rPr>
                <w:rFonts w:eastAsia="Meiryo UI"/>
                <w:b/>
                <w:bCs/>
                <w:szCs w:val="21"/>
                <w:lang w:val="en-GB"/>
              </w:rPr>
              <w:t>3</w:t>
            </w:r>
            <w:r w:rsidRPr="00A13962">
              <w:rPr>
                <w:rFonts w:eastAsia="Meiryo UI"/>
                <w:b/>
                <w:bCs/>
                <w:szCs w:val="21"/>
                <w:vertAlign w:val="superscript"/>
                <w:lang w:val="en-GB"/>
              </w:rPr>
              <w:t>rd</w:t>
            </w:r>
            <w:r w:rsidRPr="00A13962">
              <w:rPr>
                <w:rFonts w:eastAsia="Meiryo UI"/>
                <w:b/>
                <w:bCs/>
                <w:szCs w:val="21"/>
                <w:lang w:val="en-GB"/>
              </w:rPr>
              <w:t xml:space="preserve"> </w:t>
            </w:r>
          </w:p>
          <w:p w14:paraId="03551BCD" w14:textId="77777777" w:rsidR="00FB5338" w:rsidRPr="00A13962" w:rsidRDefault="00FB5338" w:rsidP="00FB5338">
            <w:pPr>
              <w:rPr>
                <w:rFonts w:eastAsia="Meiryo UI"/>
                <w:b/>
                <w:bCs/>
                <w:szCs w:val="21"/>
                <w:lang w:val="en-GB"/>
              </w:rPr>
            </w:pPr>
            <w:r w:rsidRPr="00A13962">
              <w:rPr>
                <w:rFonts w:eastAsia="Meiryo UI"/>
                <w:b/>
                <w:bCs/>
                <w:szCs w:val="21"/>
                <w:lang w:val="en-GB"/>
              </w:rPr>
              <w:t>Element</w:t>
            </w:r>
          </w:p>
        </w:tc>
        <w:tc>
          <w:tcPr>
            <w:tcW w:w="3254" w:type="pct"/>
            <w:tcBorders>
              <w:top w:val="single" w:sz="4" w:space="0" w:color="auto"/>
              <w:left w:val="single" w:sz="4" w:space="0" w:color="auto"/>
              <w:bottom w:val="single" w:sz="4" w:space="0" w:color="auto"/>
              <w:right w:val="single" w:sz="4" w:space="0" w:color="auto"/>
            </w:tcBorders>
          </w:tcPr>
          <w:p w14:paraId="0355510F" w14:textId="771D3CC0" w:rsidR="00FB5338" w:rsidRPr="00F8212B" w:rsidRDefault="00FB5338" w:rsidP="00FB5338">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ulHead</w:t>
            </w:r>
          </w:p>
        </w:tc>
        <w:tc>
          <w:tcPr>
            <w:tcW w:w="1144" w:type="pct"/>
            <w:tcBorders>
              <w:top w:val="single" w:sz="4" w:space="0" w:color="auto"/>
              <w:left w:val="single" w:sz="4" w:space="0" w:color="auto"/>
              <w:bottom w:val="single" w:sz="4" w:space="0" w:color="auto"/>
              <w:right w:val="single" w:sz="4" w:space="0" w:color="auto"/>
            </w:tcBorders>
          </w:tcPr>
          <w:p w14:paraId="6A3469FA" w14:textId="77777777" w:rsidR="00FB5338" w:rsidRDefault="00FB5338" w:rsidP="00FB5338">
            <w:pPr>
              <w:tabs>
                <w:tab w:val="left" w:pos="864"/>
              </w:tabs>
              <w:overflowPunct w:val="0"/>
              <w:autoSpaceDE w:val="0"/>
              <w:autoSpaceDN w:val="0"/>
              <w:adjustRightInd w:val="0"/>
              <w:spacing w:before="20" w:after="20"/>
              <w:textAlignment w:val="baseline"/>
              <w:rPr>
                <w:szCs w:val="16"/>
                <w:lang w:val="x-none"/>
              </w:rPr>
            </w:pPr>
            <w:r>
              <w:rPr>
                <w:szCs w:val="16"/>
                <w:lang w:val="x-none"/>
              </w:rPr>
              <w:t>Head value</w:t>
            </w:r>
          </w:p>
          <w:p w14:paraId="7B13665E" w14:textId="77D28DB6" w:rsidR="00757102" w:rsidRPr="00A13962" w:rsidRDefault="00757102" w:rsidP="00FB5338">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FB5338" w:rsidRPr="00A13962" w14:paraId="7344A152" w14:textId="77777777" w:rsidTr="003F6AF4">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tcPr>
          <w:p w14:paraId="045780A3" w14:textId="77777777" w:rsidR="00FB5338" w:rsidRDefault="00FB5338" w:rsidP="00FB5338">
            <w:pPr>
              <w:rPr>
                <w:rFonts w:eastAsia="Meiryo UI"/>
                <w:b/>
                <w:bCs/>
                <w:szCs w:val="21"/>
                <w:vertAlign w:val="superscript"/>
                <w:lang w:val="en-GB"/>
              </w:rPr>
            </w:pPr>
            <w:r w:rsidRPr="00A13962">
              <w:rPr>
                <w:rFonts w:eastAsia="Meiryo UI"/>
                <w:b/>
                <w:bCs/>
                <w:szCs w:val="21"/>
                <w:lang w:val="en-GB"/>
              </w:rPr>
              <w:t>4</w:t>
            </w:r>
            <w:r w:rsidRPr="00A13962">
              <w:rPr>
                <w:rFonts w:eastAsia="Meiryo UI"/>
                <w:b/>
                <w:bCs/>
                <w:szCs w:val="21"/>
                <w:vertAlign w:val="superscript"/>
                <w:lang w:val="en-GB"/>
              </w:rPr>
              <w:t>th</w:t>
            </w:r>
          </w:p>
          <w:p w14:paraId="2BEE8CD6" w14:textId="77777777" w:rsidR="00FB5338" w:rsidRPr="00A13962" w:rsidRDefault="00FB5338" w:rsidP="00FB5338">
            <w:pPr>
              <w:rPr>
                <w:rFonts w:eastAsia="Meiryo UI"/>
                <w:b/>
                <w:bCs/>
                <w:szCs w:val="21"/>
                <w:lang w:val="en-GB"/>
              </w:rPr>
            </w:pPr>
            <w:r w:rsidRPr="00A13962">
              <w:rPr>
                <w:rFonts w:eastAsia="Meiryo UI"/>
                <w:b/>
                <w:bCs/>
                <w:szCs w:val="21"/>
                <w:lang w:val="en-GB"/>
              </w:rPr>
              <w:t>Element</w:t>
            </w:r>
          </w:p>
        </w:tc>
        <w:tc>
          <w:tcPr>
            <w:tcW w:w="3254" w:type="pct"/>
            <w:tcBorders>
              <w:top w:val="single" w:sz="4" w:space="0" w:color="auto"/>
              <w:left w:val="single" w:sz="4" w:space="0" w:color="auto"/>
              <w:bottom w:val="single" w:sz="4" w:space="0" w:color="auto"/>
              <w:right w:val="single" w:sz="4" w:space="0" w:color="auto"/>
            </w:tcBorders>
          </w:tcPr>
          <w:p w14:paraId="18B6D4FB" w14:textId="77777777" w:rsidR="00FB5338" w:rsidRPr="00E60FA5" w:rsidRDefault="00FB5338" w:rsidP="00FB5338">
            <w:pPr>
              <w:widowControl w:val="0"/>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ulTail</w:t>
            </w:r>
          </w:p>
          <w:p w14:paraId="799DBA3E" w14:textId="3F722309" w:rsidR="00FB5338" w:rsidRPr="00B720D9" w:rsidRDefault="00FB5338" w:rsidP="00FB5338">
            <w:pPr>
              <w:tabs>
                <w:tab w:val="left" w:pos="864"/>
              </w:tabs>
              <w:overflowPunct w:val="0"/>
              <w:autoSpaceDE w:val="0"/>
              <w:autoSpaceDN w:val="0"/>
              <w:adjustRightInd w:val="0"/>
              <w:spacing w:before="20" w:after="20"/>
              <w:textAlignment w:val="baseline"/>
              <w:rPr>
                <w:szCs w:val="16"/>
                <w:lang w:eastAsia="x-none"/>
              </w:rPr>
            </w:pPr>
          </w:p>
        </w:tc>
        <w:tc>
          <w:tcPr>
            <w:tcW w:w="1144" w:type="pct"/>
            <w:tcBorders>
              <w:top w:val="single" w:sz="4" w:space="0" w:color="auto"/>
              <w:left w:val="single" w:sz="4" w:space="0" w:color="auto"/>
              <w:bottom w:val="single" w:sz="4" w:space="0" w:color="auto"/>
              <w:right w:val="single" w:sz="4" w:space="0" w:color="auto"/>
            </w:tcBorders>
          </w:tcPr>
          <w:p w14:paraId="1B75B2C1" w14:textId="77777777" w:rsidR="00FB5338" w:rsidRDefault="00FB5338" w:rsidP="00FB5338">
            <w:pPr>
              <w:tabs>
                <w:tab w:val="left" w:pos="864"/>
              </w:tabs>
              <w:overflowPunct w:val="0"/>
              <w:autoSpaceDE w:val="0"/>
              <w:autoSpaceDN w:val="0"/>
              <w:adjustRightInd w:val="0"/>
              <w:spacing w:before="20" w:after="20"/>
              <w:textAlignment w:val="baseline"/>
              <w:rPr>
                <w:szCs w:val="16"/>
                <w:lang w:val="x-none"/>
              </w:rPr>
            </w:pPr>
            <w:r>
              <w:rPr>
                <w:szCs w:val="16"/>
                <w:lang w:val="x-none"/>
              </w:rPr>
              <w:t>Tail value</w:t>
            </w:r>
          </w:p>
          <w:p w14:paraId="32FEC7D2" w14:textId="0D5765D7" w:rsidR="00757102" w:rsidRPr="00A13962" w:rsidRDefault="00757102" w:rsidP="00FB5338">
            <w:pPr>
              <w:tabs>
                <w:tab w:val="left" w:pos="864"/>
              </w:tabs>
              <w:overflowPunct w:val="0"/>
              <w:autoSpaceDE w:val="0"/>
              <w:autoSpaceDN w:val="0"/>
              <w:adjustRightInd w:val="0"/>
              <w:spacing w:before="20" w:after="20"/>
              <w:textAlignment w:val="baseline"/>
              <w:rPr>
                <w:szCs w:val="16"/>
                <w:lang w:val="x-none"/>
              </w:rPr>
            </w:pPr>
            <w:r>
              <w:rPr>
                <w:szCs w:val="16"/>
                <w:lang w:val="x-none"/>
              </w:rPr>
              <w:t>Range: 32-bit value</w:t>
            </w:r>
          </w:p>
        </w:tc>
      </w:tr>
      <w:tr w:rsidR="00E86B54" w:rsidRPr="00A13962" w14:paraId="71B19B94" w14:textId="77777777" w:rsidTr="009D78CA">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tcPr>
          <w:p w14:paraId="2AEDC56B" w14:textId="77777777" w:rsidR="00E86B54" w:rsidRDefault="00E86B54" w:rsidP="00E86B54">
            <w:pPr>
              <w:rPr>
                <w:rFonts w:eastAsia="Meiryo UI"/>
                <w:b/>
                <w:bCs/>
                <w:szCs w:val="21"/>
                <w:vertAlign w:val="superscript"/>
                <w:lang w:val="en-GB"/>
              </w:rPr>
            </w:pPr>
            <w:r w:rsidRPr="00A13962">
              <w:rPr>
                <w:rFonts w:eastAsia="Meiryo UI"/>
                <w:b/>
                <w:bCs/>
                <w:szCs w:val="21"/>
                <w:lang w:val="en-GB"/>
              </w:rPr>
              <w:t>5</w:t>
            </w:r>
            <w:r w:rsidRPr="00A13962">
              <w:rPr>
                <w:rFonts w:eastAsia="Meiryo UI"/>
                <w:b/>
                <w:bCs/>
                <w:szCs w:val="21"/>
                <w:vertAlign w:val="superscript"/>
                <w:lang w:val="en-GB"/>
              </w:rPr>
              <w:t>th</w:t>
            </w:r>
          </w:p>
          <w:p w14:paraId="7EBB72CF" w14:textId="77777777" w:rsidR="00E86B54" w:rsidRPr="00A13962" w:rsidRDefault="00E86B54" w:rsidP="00E86B54">
            <w:pPr>
              <w:rPr>
                <w:rFonts w:eastAsia="Meiryo UI"/>
                <w:b/>
                <w:bCs/>
                <w:szCs w:val="21"/>
                <w:lang w:val="en-GB"/>
              </w:rPr>
            </w:pPr>
            <w:r w:rsidRPr="00A13962">
              <w:rPr>
                <w:rFonts w:eastAsia="Meiryo UI"/>
                <w:b/>
                <w:bCs/>
                <w:szCs w:val="21"/>
                <w:lang w:val="en-GB"/>
              </w:rPr>
              <w:t>Element</w:t>
            </w:r>
          </w:p>
        </w:tc>
        <w:tc>
          <w:tcPr>
            <w:tcW w:w="3254" w:type="pct"/>
            <w:tcBorders>
              <w:top w:val="single" w:sz="4" w:space="0" w:color="auto"/>
              <w:left w:val="single" w:sz="4" w:space="0" w:color="auto"/>
              <w:bottom w:val="single" w:sz="4" w:space="0" w:color="auto"/>
              <w:right w:val="single" w:sz="4" w:space="0" w:color="auto"/>
            </w:tcBorders>
          </w:tcPr>
          <w:p w14:paraId="72ECCE3B" w14:textId="5BA954F7" w:rsidR="00E86B54" w:rsidRPr="00B720D9" w:rsidRDefault="00E86B54" w:rsidP="00E86B54">
            <w:pPr>
              <w:tabs>
                <w:tab w:val="left" w:pos="864"/>
              </w:tabs>
              <w:overflowPunct w:val="0"/>
              <w:autoSpaceDE w:val="0"/>
              <w:autoSpaceDN w:val="0"/>
              <w:adjustRightInd w:val="0"/>
              <w:spacing w:before="20" w:after="20"/>
              <w:textAlignment w:val="baseline"/>
              <w:rPr>
                <w:szCs w:val="16"/>
                <w:lang w:eastAsia="x-none"/>
              </w:rPr>
            </w:pPr>
            <w:r w:rsidRPr="00E60FA5">
              <w:rPr>
                <w:szCs w:val="16"/>
                <w:lang w:eastAsia="x-none"/>
              </w:rPr>
              <w:t>uint32 ulFlag</w:t>
            </w:r>
          </w:p>
        </w:tc>
        <w:tc>
          <w:tcPr>
            <w:tcW w:w="1144" w:type="pct"/>
            <w:tcBorders>
              <w:top w:val="single" w:sz="4" w:space="0" w:color="auto"/>
              <w:left w:val="single" w:sz="4" w:space="0" w:color="auto"/>
              <w:bottom w:val="single" w:sz="4" w:space="0" w:color="auto"/>
              <w:right w:val="single" w:sz="4" w:space="0" w:color="auto"/>
            </w:tcBorders>
          </w:tcPr>
          <w:p w14:paraId="7830FFA4" w14:textId="77777777" w:rsidR="00E86B54"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FIFO flag</w:t>
            </w:r>
          </w:p>
          <w:p w14:paraId="01B0AB8B" w14:textId="66CAEE4C" w:rsidR="00E86B54" w:rsidRPr="00A13962" w:rsidRDefault="00E86B54" w:rsidP="00E86B54">
            <w:pPr>
              <w:tabs>
                <w:tab w:val="left" w:pos="864"/>
              </w:tabs>
              <w:overflowPunct w:val="0"/>
              <w:autoSpaceDE w:val="0"/>
              <w:autoSpaceDN w:val="0"/>
              <w:adjustRightInd w:val="0"/>
              <w:spacing w:before="20" w:after="20"/>
              <w:textAlignment w:val="baseline"/>
              <w:rPr>
                <w:szCs w:val="16"/>
                <w:lang w:val="x-none"/>
              </w:rPr>
            </w:pPr>
            <w:r>
              <w:rPr>
                <w:szCs w:val="16"/>
                <w:lang w:val="x-none"/>
              </w:rPr>
              <w:t xml:space="preserve">Range: refer to </w:t>
            </w:r>
            <w:r>
              <w:rPr>
                <w:szCs w:val="16"/>
                <w:lang w:val="x-none"/>
              </w:rPr>
              <w:fldChar w:fldCharType="begin"/>
            </w:r>
            <w:r>
              <w:rPr>
                <w:szCs w:val="16"/>
                <w:lang w:val="x-none"/>
              </w:rPr>
              <w:instrText xml:space="preserve"> REF _Ref190710037 \w \h </w:instrText>
            </w:r>
            <w:r>
              <w:rPr>
                <w:szCs w:val="16"/>
                <w:lang w:val="x-none"/>
              </w:rPr>
            </w:r>
            <w:r>
              <w:rPr>
                <w:szCs w:val="16"/>
                <w:lang w:val="x-none"/>
              </w:rPr>
              <w:fldChar w:fldCharType="separate"/>
            </w:r>
            <w:r w:rsidR="009D560C">
              <w:rPr>
                <w:szCs w:val="16"/>
                <w:lang w:val="x-none"/>
              </w:rPr>
              <w:t>2.7.4.5</w:t>
            </w:r>
            <w:r>
              <w:rPr>
                <w:szCs w:val="16"/>
                <w:lang w:val="x-none"/>
              </w:rPr>
              <w:fldChar w:fldCharType="end"/>
            </w:r>
          </w:p>
        </w:tc>
      </w:tr>
      <w:tr w:rsidR="002B2442" w:rsidRPr="00A13962" w14:paraId="25069D54" w14:textId="77777777" w:rsidTr="00F70D9C">
        <w:trPr>
          <w:jc w:val="center"/>
        </w:trPr>
        <w:tc>
          <w:tcPr>
            <w:tcW w:w="601" w:type="pct"/>
            <w:tcBorders>
              <w:top w:val="single" w:sz="4" w:space="0" w:color="auto"/>
              <w:left w:val="single" w:sz="4" w:space="0" w:color="auto"/>
              <w:bottom w:val="single" w:sz="4" w:space="0" w:color="auto"/>
              <w:right w:val="single" w:sz="4" w:space="0" w:color="auto"/>
            </w:tcBorders>
            <w:shd w:val="clear" w:color="auto" w:fill="D9D9D9"/>
            <w:hideMark/>
          </w:tcPr>
          <w:p w14:paraId="2E64ACBD" w14:textId="77777777" w:rsidR="002B2442" w:rsidRPr="00A13962" w:rsidRDefault="002B2442" w:rsidP="00F70D9C">
            <w:pPr>
              <w:rPr>
                <w:rFonts w:eastAsia="Meiryo UI"/>
                <w:b/>
                <w:bCs/>
                <w:szCs w:val="21"/>
                <w:lang w:val="en-GB"/>
              </w:rPr>
            </w:pPr>
            <w:r w:rsidRPr="00A13962">
              <w:rPr>
                <w:rFonts w:eastAsia="Meiryo UI"/>
                <w:b/>
                <w:bCs/>
                <w:szCs w:val="21"/>
                <w:lang w:val="en-GB"/>
              </w:rPr>
              <w:t>Description</w:t>
            </w:r>
          </w:p>
        </w:tc>
        <w:tc>
          <w:tcPr>
            <w:tcW w:w="4399" w:type="pct"/>
            <w:gridSpan w:val="2"/>
            <w:tcBorders>
              <w:top w:val="single" w:sz="4" w:space="0" w:color="auto"/>
              <w:left w:val="single" w:sz="4" w:space="0" w:color="auto"/>
              <w:bottom w:val="single" w:sz="4" w:space="0" w:color="auto"/>
              <w:right w:val="single" w:sz="4" w:space="0" w:color="auto"/>
            </w:tcBorders>
          </w:tcPr>
          <w:p w14:paraId="674389B4" w14:textId="0A5BAC0D" w:rsidR="002B2442" w:rsidRPr="00A13962" w:rsidRDefault="002B2442" w:rsidP="00F70D9C">
            <w:pPr>
              <w:tabs>
                <w:tab w:val="left" w:pos="864"/>
              </w:tabs>
              <w:overflowPunct w:val="0"/>
              <w:autoSpaceDE w:val="0"/>
              <w:autoSpaceDN w:val="0"/>
              <w:adjustRightInd w:val="0"/>
              <w:spacing w:before="20" w:after="20"/>
              <w:textAlignment w:val="baseline"/>
              <w:rPr>
                <w:szCs w:val="16"/>
                <w:lang w:val="x-none"/>
              </w:rPr>
            </w:pPr>
            <w:r w:rsidRPr="00A13962">
              <w:rPr>
                <w:szCs w:val="16"/>
                <w:lang w:val="x-none"/>
              </w:rPr>
              <w:t xml:space="preserve">Structure </w:t>
            </w:r>
            <w:r>
              <w:rPr>
                <w:szCs w:val="16"/>
                <w:lang w:val="x-none"/>
              </w:rPr>
              <w:t xml:space="preserve">of </w:t>
            </w:r>
            <w:r w:rsidR="00FB5338">
              <w:rPr>
                <w:szCs w:val="16"/>
                <w:lang w:val="x-none"/>
              </w:rPr>
              <w:t>Ethernet</w:t>
            </w:r>
            <w:r>
              <w:rPr>
                <w:szCs w:val="16"/>
                <w:lang w:val="x-none"/>
              </w:rPr>
              <w:t xml:space="preserve"> FIFO management type</w:t>
            </w:r>
          </w:p>
        </w:tc>
      </w:tr>
    </w:tbl>
    <w:p w14:paraId="09CE5851" w14:textId="77777777" w:rsidR="002B2442" w:rsidRPr="00A13962" w:rsidRDefault="002B2442" w:rsidP="002B2442">
      <w:pPr>
        <w:rPr>
          <w:rFonts w:eastAsia="Meiryo UI"/>
          <w:szCs w:val="21"/>
        </w:rPr>
      </w:pPr>
    </w:p>
    <w:p w14:paraId="6984E3CF" w14:textId="77777777" w:rsidR="008454B5" w:rsidRPr="00A13962" w:rsidRDefault="008454B5" w:rsidP="008454B5">
      <w:pPr>
        <w:jc w:val="left"/>
        <w:rPr>
          <w:rFonts w:eastAsia="Meiryo UI"/>
          <w:szCs w:val="21"/>
        </w:rPr>
      </w:pPr>
      <w:r w:rsidRPr="00A13962">
        <w:rPr>
          <w:rFonts w:eastAsia="Meiryo UI"/>
          <w:szCs w:val="21"/>
        </w:rPr>
        <w:br w:type="page"/>
      </w:r>
    </w:p>
    <w:p w14:paraId="47BDEF3F" w14:textId="77777777" w:rsidR="008454B5" w:rsidRDefault="008454B5" w:rsidP="00032018">
      <w:pPr>
        <w:spacing w:after="120"/>
      </w:pPr>
    </w:p>
    <w:p w14:paraId="34E85E57" w14:textId="77777777" w:rsidR="00C6287A" w:rsidRDefault="00C6287A" w:rsidP="00D10EB4">
      <w:pPr>
        <w:pStyle w:val="Heading3"/>
      </w:pPr>
      <w:bookmarkStart w:id="300" w:name="_Toc203383993"/>
      <w:r>
        <w:t xml:space="preserve">Public </w:t>
      </w:r>
      <w:r>
        <w:rPr>
          <w:rFonts w:hint="eastAsia"/>
        </w:rPr>
        <w:t>Definition</w:t>
      </w:r>
      <w:bookmarkEnd w:id="300"/>
    </w:p>
    <w:p w14:paraId="6CB4FB7B" w14:textId="3ACAC005" w:rsidR="0074293D" w:rsidRDefault="0074293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2E349F">
        <w:noBreakHyphen/>
      </w:r>
      <w:r w:rsidR="009D560C">
        <w:fldChar w:fldCharType="begin"/>
      </w:r>
      <w:r w:rsidR="009D560C">
        <w:instrText xml:space="preserve"> SEQ Table \* ARABIC \s 1 </w:instrText>
      </w:r>
      <w:r w:rsidR="009D560C">
        <w:fldChar w:fldCharType="separate"/>
      </w:r>
      <w:r w:rsidR="009D560C">
        <w:rPr>
          <w:noProof/>
        </w:rPr>
        <w:t>78</w:t>
      </w:r>
      <w:r w:rsidR="009D560C">
        <w:rPr>
          <w:noProof/>
        </w:rPr>
        <w:fldChar w:fldCharType="end"/>
      </w:r>
      <w:r w:rsidR="003C712B">
        <w:rPr>
          <w:noProof/>
        </w:rPr>
        <w:t>:</w:t>
      </w:r>
      <w:r w:rsidR="00A776E2">
        <w:rPr>
          <w:rFonts w:hint="eastAsia"/>
          <w:noProof/>
        </w:rPr>
        <w:t xml:space="preserve"> </w:t>
      </w:r>
      <w:r>
        <w:t>Public definition</w:t>
      </w:r>
    </w:p>
    <w:tbl>
      <w:tblPr>
        <w:tblW w:w="1021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129"/>
        <w:gridCol w:w="5671"/>
        <w:gridCol w:w="3411"/>
      </w:tblGrid>
      <w:tr w:rsidR="0074293D" w:rsidRPr="006157D5" w14:paraId="620FA759" w14:textId="77777777" w:rsidTr="00AD3E8B">
        <w:trPr>
          <w:trHeight w:val="275"/>
        </w:trPr>
        <w:tc>
          <w:tcPr>
            <w:tcW w:w="1129" w:type="dxa"/>
            <w:shd w:val="pct10" w:color="auto" w:fill="FFFFFF"/>
          </w:tcPr>
          <w:p w14:paraId="76208502" w14:textId="77777777" w:rsidR="0074293D" w:rsidRPr="006157D5" w:rsidRDefault="0074293D" w:rsidP="000D256D">
            <w:pPr>
              <w:rPr>
                <w:rFonts w:eastAsia="Meiryo UI" w:cs="Arial"/>
                <w:b/>
                <w:bCs/>
                <w:strike/>
                <w:szCs w:val="20"/>
                <w:lang w:val="en-GB"/>
              </w:rPr>
            </w:pPr>
            <w:r w:rsidRPr="006157D5">
              <w:rPr>
                <w:rFonts w:eastAsia="Meiryo UI" w:cs="Arial"/>
                <w:b/>
                <w:bCs/>
                <w:szCs w:val="20"/>
                <w:lang w:val="en-GB"/>
              </w:rPr>
              <w:t>Location</w:t>
            </w:r>
          </w:p>
        </w:tc>
        <w:tc>
          <w:tcPr>
            <w:tcW w:w="9082" w:type="dxa"/>
            <w:gridSpan w:val="2"/>
          </w:tcPr>
          <w:p w14:paraId="589B8A26" w14:textId="4D60E005" w:rsidR="0074293D" w:rsidRPr="006157D5" w:rsidRDefault="0074293D" w:rsidP="00032018">
            <w:pPr>
              <w:pStyle w:val="a1"/>
              <w:spacing w:before="0" w:after="0"/>
              <w:jc w:val="left"/>
              <w:rPr>
                <w:rFonts w:cs="Arial"/>
                <w:strike/>
                <w:szCs w:val="20"/>
                <w:lang w:eastAsia="ja-JP"/>
              </w:rPr>
            </w:pPr>
            <w:r w:rsidRPr="00316F0E">
              <w:t>CDD_</w:t>
            </w:r>
            <w:r w:rsidR="000F4E6D">
              <w:t>ProtoConv</w:t>
            </w:r>
            <w:r w:rsidRPr="00316F0E">
              <w:t>.h</w:t>
            </w:r>
          </w:p>
        </w:tc>
      </w:tr>
      <w:tr w:rsidR="006279FB" w:rsidRPr="006157D5" w14:paraId="578D9D71" w14:textId="77777777" w:rsidTr="00AD3E8B">
        <w:trPr>
          <w:cantSplit/>
          <w:trHeight w:val="435"/>
        </w:trPr>
        <w:tc>
          <w:tcPr>
            <w:tcW w:w="1129" w:type="dxa"/>
            <w:vMerge w:val="restart"/>
            <w:shd w:val="pct10" w:color="auto" w:fill="FFFFFF"/>
          </w:tcPr>
          <w:p w14:paraId="27597207" w14:textId="43FE91E5" w:rsidR="006279FB" w:rsidRPr="006157D5" w:rsidRDefault="006279FB" w:rsidP="001269D3">
            <w:pPr>
              <w:rPr>
                <w:rFonts w:eastAsia="Meiryo UI" w:cs="Arial"/>
                <w:b/>
                <w:bCs/>
                <w:szCs w:val="20"/>
                <w:lang w:val="en-GB"/>
              </w:rPr>
            </w:pPr>
            <w:r w:rsidRPr="006157D5">
              <w:rPr>
                <w:rFonts w:eastAsia="Meiryo UI" w:cs="Arial" w:hint="eastAsia"/>
                <w:b/>
                <w:bCs/>
                <w:szCs w:val="20"/>
                <w:lang w:val="en-GB"/>
              </w:rPr>
              <w:t>define</w:t>
            </w:r>
          </w:p>
        </w:tc>
        <w:tc>
          <w:tcPr>
            <w:tcW w:w="5671" w:type="dxa"/>
            <w:tcBorders>
              <w:bottom w:val="single" w:sz="4" w:space="0" w:color="auto"/>
              <w:right w:val="single" w:sz="4" w:space="0" w:color="auto"/>
            </w:tcBorders>
          </w:tcPr>
          <w:p w14:paraId="2D7849CA" w14:textId="490889D4" w:rsidR="006279FB" w:rsidRDefault="006279FB" w:rsidP="00032018">
            <w:pPr>
              <w:pStyle w:val="a1"/>
              <w:spacing w:before="0" w:after="0"/>
              <w:jc w:val="left"/>
            </w:pPr>
            <w:r w:rsidRPr="00514C45">
              <w:t>PROTOCONV_VENDOR_ID</w:t>
            </w:r>
            <w:r>
              <w:t xml:space="preserve"> = </w:t>
            </w:r>
            <w:r w:rsidRPr="00514C45">
              <w:t>PROTOCONV_VENDOR_ID_VALUE</w:t>
            </w:r>
          </w:p>
        </w:tc>
        <w:tc>
          <w:tcPr>
            <w:tcW w:w="3411" w:type="dxa"/>
            <w:tcBorders>
              <w:left w:val="single" w:sz="4" w:space="0" w:color="auto"/>
              <w:bottom w:val="single" w:sz="4" w:space="0" w:color="auto"/>
            </w:tcBorders>
          </w:tcPr>
          <w:p w14:paraId="7AB39CA7" w14:textId="1639D9DC" w:rsidR="006279FB" w:rsidRDefault="006279FB" w:rsidP="000B41CE">
            <w:pPr>
              <w:pStyle w:val="a1"/>
              <w:spacing w:before="0" w:after="0"/>
              <w:jc w:val="left"/>
            </w:pPr>
            <w:r>
              <w:t>ProtoConv Vendor ID</w:t>
            </w:r>
          </w:p>
        </w:tc>
      </w:tr>
      <w:tr w:rsidR="006279FB" w:rsidRPr="006157D5" w14:paraId="31D3E4E0" w14:textId="77777777" w:rsidTr="00AD3E8B">
        <w:trPr>
          <w:cantSplit/>
          <w:trHeight w:val="435"/>
        </w:trPr>
        <w:tc>
          <w:tcPr>
            <w:tcW w:w="1129" w:type="dxa"/>
            <w:vMerge/>
            <w:shd w:val="pct10" w:color="auto" w:fill="FFFFFF"/>
          </w:tcPr>
          <w:p w14:paraId="6946A619" w14:textId="42EE1DEB"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65F0497" w14:textId="486C6F83" w:rsidR="006279FB" w:rsidRPr="00514C45" w:rsidRDefault="006279FB" w:rsidP="00514C45">
            <w:pPr>
              <w:pStyle w:val="a1"/>
              <w:spacing w:before="0" w:after="0"/>
              <w:jc w:val="left"/>
            </w:pPr>
            <w:r w:rsidRPr="00514C45">
              <w:t>PROTOCONV_MODULE_ID</w:t>
            </w:r>
            <w:r>
              <w:t xml:space="preserve"> = </w:t>
            </w:r>
            <w:r w:rsidRPr="00514C45">
              <w:t>PROTOCONV_MODULE_ID_VALUE</w:t>
            </w:r>
          </w:p>
        </w:tc>
        <w:tc>
          <w:tcPr>
            <w:tcW w:w="3411" w:type="dxa"/>
            <w:tcBorders>
              <w:left w:val="single" w:sz="4" w:space="0" w:color="auto"/>
              <w:bottom w:val="single" w:sz="4" w:space="0" w:color="auto"/>
            </w:tcBorders>
          </w:tcPr>
          <w:p w14:paraId="16400A32" w14:textId="47BA38B9" w:rsidR="006279FB" w:rsidRDefault="006279FB" w:rsidP="00514C45">
            <w:pPr>
              <w:pStyle w:val="a1"/>
              <w:spacing w:before="0" w:after="0"/>
              <w:jc w:val="left"/>
            </w:pPr>
            <w:r>
              <w:t>ProtoConv Module ID</w:t>
            </w:r>
          </w:p>
        </w:tc>
      </w:tr>
      <w:tr w:rsidR="006279FB" w:rsidRPr="006157D5" w14:paraId="35E31C4E" w14:textId="77777777" w:rsidTr="00AD3E8B">
        <w:trPr>
          <w:cantSplit/>
          <w:trHeight w:val="435"/>
        </w:trPr>
        <w:tc>
          <w:tcPr>
            <w:tcW w:w="1129" w:type="dxa"/>
            <w:vMerge/>
            <w:shd w:val="pct10" w:color="auto" w:fill="FFFFFF"/>
          </w:tcPr>
          <w:p w14:paraId="1F54C585" w14:textId="367D2E1B"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22A4C1F" w14:textId="0256248C" w:rsidR="006279FB" w:rsidRPr="00514C45" w:rsidRDefault="006279FB" w:rsidP="00514C45">
            <w:pPr>
              <w:pStyle w:val="a1"/>
              <w:spacing w:before="0" w:after="0"/>
              <w:jc w:val="left"/>
            </w:pPr>
            <w:r w:rsidRPr="00514C45">
              <w:t>PROTOCONV_INSTANCE_ID</w:t>
            </w:r>
            <w:r>
              <w:t xml:space="preserve"> = </w:t>
            </w:r>
            <w:r w:rsidRPr="00514C45">
              <w:t>PROTOCONV_INSTANCE_ID_VALUE</w:t>
            </w:r>
          </w:p>
        </w:tc>
        <w:tc>
          <w:tcPr>
            <w:tcW w:w="3411" w:type="dxa"/>
            <w:tcBorders>
              <w:left w:val="single" w:sz="4" w:space="0" w:color="auto"/>
              <w:bottom w:val="single" w:sz="4" w:space="0" w:color="auto"/>
            </w:tcBorders>
          </w:tcPr>
          <w:p w14:paraId="7BB6FBB4" w14:textId="5E4B2D60" w:rsidR="006279FB" w:rsidRDefault="006279FB" w:rsidP="00514C45">
            <w:pPr>
              <w:pStyle w:val="a1"/>
              <w:spacing w:before="0" w:after="0"/>
              <w:jc w:val="left"/>
            </w:pPr>
            <w:r>
              <w:t>ProtoConv Instance ID</w:t>
            </w:r>
          </w:p>
        </w:tc>
      </w:tr>
      <w:tr w:rsidR="006279FB" w:rsidRPr="006157D5" w14:paraId="2F9B4925" w14:textId="77777777" w:rsidTr="00AD3E8B">
        <w:trPr>
          <w:cantSplit/>
          <w:trHeight w:val="435"/>
        </w:trPr>
        <w:tc>
          <w:tcPr>
            <w:tcW w:w="1129" w:type="dxa"/>
            <w:vMerge/>
            <w:shd w:val="pct10" w:color="auto" w:fill="FFFFFF"/>
          </w:tcPr>
          <w:p w14:paraId="3820C40E" w14:textId="0B54A31E"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C0E2A38" w14:textId="73BF910E" w:rsidR="006279FB" w:rsidRPr="00514C45" w:rsidRDefault="006279FB" w:rsidP="003F6AF4">
            <w:pPr>
              <w:pStyle w:val="a1"/>
            </w:pPr>
            <w:r w:rsidRPr="001269D3">
              <w:rPr>
                <w:lang w:val="en-US"/>
              </w:rPr>
              <w:t>PROTOCONV_AR_RELEASE_MAJOR_VERSION</w:t>
            </w:r>
            <w:r>
              <w:rPr>
                <w:lang w:val="en-US"/>
              </w:rPr>
              <w:t xml:space="preserve"> </w:t>
            </w:r>
            <w:r>
              <w:t>= (4U)</w:t>
            </w:r>
          </w:p>
        </w:tc>
        <w:tc>
          <w:tcPr>
            <w:tcW w:w="3411" w:type="dxa"/>
            <w:tcBorders>
              <w:left w:val="single" w:sz="4" w:space="0" w:color="auto"/>
              <w:bottom w:val="single" w:sz="4" w:space="0" w:color="auto"/>
            </w:tcBorders>
          </w:tcPr>
          <w:p w14:paraId="26769E15" w14:textId="5783C349" w:rsidR="006279FB" w:rsidRDefault="006279FB" w:rsidP="00514C45">
            <w:pPr>
              <w:pStyle w:val="a1"/>
              <w:spacing w:before="0" w:after="0"/>
              <w:jc w:val="left"/>
            </w:pPr>
            <w:r>
              <w:t>ProtoConv AUTOSAR Release Major Version</w:t>
            </w:r>
          </w:p>
        </w:tc>
      </w:tr>
      <w:tr w:rsidR="006279FB" w:rsidRPr="006157D5" w14:paraId="5ABE5BBF" w14:textId="77777777" w:rsidTr="00AD3E8B">
        <w:trPr>
          <w:cantSplit/>
          <w:trHeight w:val="435"/>
        </w:trPr>
        <w:tc>
          <w:tcPr>
            <w:tcW w:w="1129" w:type="dxa"/>
            <w:vMerge/>
            <w:shd w:val="pct10" w:color="auto" w:fill="FFFFFF"/>
          </w:tcPr>
          <w:p w14:paraId="1C95CBAD" w14:textId="0B427FF5"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39B360E6" w14:textId="72158651" w:rsidR="006279FB" w:rsidRPr="00514C45" w:rsidRDefault="006279FB" w:rsidP="003F6AF4">
            <w:pPr>
              <w:pStyle w:val="a1"/>
            </w:pPr>
            <w:r w:rsidRPr="001269D3">
              <w:rPr>
                <w:lang w:val="en-US"/>
              </w:rPr>
              <w:t>PROTOCONV_AR_RELEASE_MINOR_VERSION</w:t>
            </w:r>
            <w:r>
              <w:rPr>
                <w:lang w:val="en-US"/>
              </w:rPr>
              <w:t xml:space="preserve"> </w:t>
            </w:r>
            <w:r>
              <w:t>= (8U)</w:t>
            </w:r>
          </w:p>
        </w:tc>
        <w:tc>
          <w:tcPr>
            <w:tcW w:w="3411" w:type="dxa"/>
            <w:tcBorders>
              <w:left w:val="single" w:sz="4" w:space="0" w:color="auto"/>
              <w:bottom w:val="single" w:sz="4" w:space="0" w:color="auto"/>
            </w:tcBorders>
          </w:tcPr>
          <w:p w14:paraId="3199221C" w14:textId="4A14E8AF" w:rsidR="006279FB" w:rsidRDefault="006279FB" w:rsidP="001269D3">
            <w:pPr>
              <w:pStyle w:val="a1"/>
              <w:spacing w:before="0" w:after="0"/>
              <w:jc w:val="left"/>
            </w:pPr>
            <w:r>
              <w:t>ProtoConv AUTOSAR Release Minor Version</w:t>
            </w:r>
          </w:p>
        </w:tc>
      </w:tr>
      <w:tr w:rsidR="006279FB" w:rsidRPr="006157D5" w14:paraId="2C6FBE1D" w14:textId="77777777" w:rsidTr="00AD3E8B">
        <w:trPr>
          <w:cantSplit/>
          <w:trHeight w:val="435"/>
        </w:trPr>
        <w:tc>
          <w:tcPr>
            <w:tcW w:w="1129" w:type="dxa"/>
            <w:vMerge/>
            <w:shd w:val="pct10" w:color="auto" w:fill="FFFFFF"/>
          </w:tcPr>
          <w:p w14:paraId="6510BF0E" w14:textId="6EEDD901"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E7E57DF" w14:textId="41280EAF" w:rsidR="006279FB" w:rsidRPr="00514C45" w:rsidRDefault="006279FB" w:rsidP="003F6AF4">
            <w:pPr>
              <w:pStyle w:val="a1"/>
            </w:pPr>
            <w:r w:rsidRPr="001269D3">
              <w:rPr>
                <w:lang w:val="en-US"/>
              </w:rPr>
              <w:t>PROTOCONV_AR_RELEASE_REVISION_VERSION</w:t>
            </w:r>
            <w:r>
              <w:rPr>
                <w:lang w:val="en-US"/>
              </w:rPr>
              <w:t xml:space="preserve"> </w:t>
            </w:r>
            <w:r>
              <w:t>= (0U)</w:t>
            </w:r>
          </w:p>
        </w:tc>
        <w:tc>
          <w:tcPr>
            <w:tcW w:w="3411" w:type="dxa"/>
            <w:tcBorders>
              <w:left w:val="single" w:sz="4" w:space="0" w:color="auto"/>
              <w:bottom w:val="single" w:sz="4" w:space="0" w:color="auto"/>
            </w:tcBorders>
          </w:tcPr>
          <w:p w14:paraId="5FFDF368" w14:textId="4BC4BE40" w:rsidR="006279FB" w:rsidRDefault="006279FB" w:rsidP="001269D3">
            <w:pPr>
              <w:pStyle w:val="a1"/>
              <w:spacing w:before="0" w:after="0"/>
              <w:jc w:val="left"/>
            </w:pPr>
            <w:r>
              <w:t>ProtoConv AUTOSAR Release Revision Version</w:t>
            </w:r>
          </w:p>
        </w:tc>
      </w:tr>
      <w:tr w:rsidR="006279FB" w:rsidRPr="006157D5" w14:paraId="62B448E3" w14:textId="77777777" w:rsidTr="00AD3E8B">
        <w:trPr>
          <w:cantSplit/>
          <w:trHeight w:val="435"/>
        </w:trPr>
        <w:tc>
          <w:tcPr>
            <w:tcW w:w="1129" w:type="dxa"/>
            <w:vMerge/>
            <w:shd w:val="pct10" w:color="auto" w:fill="FFFFFF"/>
          </w:tcPr>
          <w:p w14:paraId="2E8DCD4E" w14:textId="5B51D9C8"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109FA7D" w14:textId="4FBB73CA" w:rsidR="006279FB" w:rsidRPr="00514C45" w:rsidRDefault="006279FB" w:rsidP="003F6AF4">
            <w:pPr>
              <w:pStyle w:val="a1"/>
            </w:pPr>
            <w:r w:rsidRPr="001269D3">
              <w:rPr>
                <w:lang w:val="en-US"/>
              </w:rPr>
              <w:t>PROTOCONV_SW_MAJOR_VERSION</w:t>
            </w:r>
            <w:r>
              <w:t xml:space="preserve"> = (</w:t>
            </w:r>
            <w:r w:rsidR="00FA53EF">
              <w:t>1U</w:t>
            </w:r>
            <w:r>
              <w:t>)</w:t>
            </w:r>
          </w:p>
        </w:tc>
        <w:tc>
          <w:tcPr>
            <w:tcW w:w="3411" w:type="dxa"/>
            <w:tcBorders>
              <w:left w:val="single" w:sz="4" w:space="0" w:color="auto"/>
              <w:bottom w:val="single" w:sz="4" w:space="0" w:color="auto"/>
            </w:tcBorders>
          </w:tcPr>
          <w:p w14:paraId="46DB3605" w14:textId="25E89206" w:rsidR="006279FB" w:rsidRDefault="006279FB" w:rsidP="001269D3">
            <w:pPr>
              <w:pStyle w:val="a1"/>
              <w:spacing w:before="0" w:after="0"/>
              <w:jc w:val="left"/>
            </w:pPr>
            <w:r>
              <w:t>ProtoConv Software Major Version</w:t>
            </w:r>
          </w:p>
        </w:tc>
      </w:tr>
      <w:tr w:rsidR="006279FB" w:rsidRPr="006157D5" w14:paraId="7BFD3CFD" w14:textId="77777777" w:rsidTr="00AD3E8B">
        <w:trPr>
          <w:cantSplit/>
          <w:trHeight w:val="435"/>
        </w:trPr>
        <w:tc>
          <w:tcPr>
            <w:tcW w:w="1129" w:type="dxa"/>
            <w:vMerge/>
            <w:shd w:val="pct10" w:color="auto" w:fill="FFFFFF"/>
          </w:tcPr>
          <w:p w14:paraId="6A7255AF" w14:textId="17AFDF0E"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3F4E1096" w14:textId="6555DFC7" w:rsidR="006279FB" w:rsidRPr="003F6AF4" w:rsidRDefault="006279FB" w:rsidP="003F6AF4">
            <w:pPr>
              <w:pStyle w:val="a1"/>
              <w:rPr>
                <w:lang w:val="en-US"/>
              </w:rPr>
            </w:pPr>
            <w:r w:rsidRPr="001269D3">
              <w:rPr>
                <w:lang w:val="en-US"/>
              </w:rPr>
              <w:t>PROTOCONV_SW_MINOR_VERSION</w:t>
            </w:r>
            <w:r>
              <w:rPr>
                <w:lang w:val="en-US"/>
              </w:rPr>
              <w:t xml:space="preserve"> = (</w:t>
            </w:r>
            <w:r w:rsidR="00FA53EF">
              <w:rPr>
                <w:lang w:val="en-US"/>
              </w:rPr>
              <w:t>0U</w:t>
            </w:r>
            <w:r>
              <w:rPr>
                <w:lang w:val="en-US"/>
              </w:rPr>
              <w:t>)</w:t>
            </w:r>
          </w:p>
        </w:tc>
        <w:tc>
          <w:tcPr>
            <w:tcW w:w="3411" w:type="dxa"/>
            <w:tcBorders>
              <w:left w:val="single" w:sz="4" w:space="0" w:color="auto"/>
              <w:bottom w:val="single" w:sz="4" w:space="0" w:color="auto"/>
            </w:tcBorders>
          </w:tcPr>
          <w:p w14:paraId="30DF278E" w14:textId="07F46756" w:rsidR="006279FB" w:rsidRDefault="006279FB" w:rsidP="001269D3">
            <w:pPr>
              <w:pStyle w:val="a1"/>
              <w:spacing w:before="0" w:after="0"/>
              <w:jc w:val="left"/>
            </w:pPr>
            <w:r>
              <w:t>ProtoConv Software Minor Version</w:t>
            </w:r>
          </w:p>
        </w:tc>
      </w:tr>
      <w:tr w:rsidR="006279FB" w:rsidRPr="006157D5" w14:paraId="1CB62AF6" w14:textId="77777777" w:rsidTr="00AD3E8B">
        <w:trPr>
          <w:cantSplit/>
          <w:trHeight w:val="435"/>
        </w:trPr>
        <w:tc>
          <w:tcPr>
            <w:tcW w:w="1129" w:type="dxa"/>
            <w:vMerge/>
            <w:shd w:val="pct10" w:color="auto" w:fill="FFFFFF"/>
          </w:tcPr>
          <w:p w14:paraId="2CA82076" w14:textId="0383D16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8F22C27" w14:textId="07BC3451" w:rsidR="006279FB" w:rsidRPr="003F6AF4" w:rsidRDefault="006279FB" w:rsidP="003F6AF4">
            <w:pPr>
              <w:pStyle w:val="a1"/>
              <w:rPr>
                <w:lang w:val="en-US"/>
              </w:rPr>
            </w:pPr>
            <w:r w:rsidRPr="001269D3">
              <w:rPr>
                <w:lang w:val="en-US"/>
              </w:rPr>
              <w:t>PROTOCONV_SW_PATCH_VERSION</w:t>
            </w:r>
            <w:r>
              <w:rPr>
                <w:lang w:val="en-US"/>
              </w:rPr>
              <w:t xml:space="preserve"> = (0U)</w:t>
            </w:r>
          </w:p>
        </w:tc>
        <w:tc>
          <w:tcPr>
            <w:tcW w:w="3411" w:type="dxa"/>
            <w:tcBorders>
              <w:left w:val="single" w:sz="4" w:space="0" w:color="auto"/>
              <w:bottom w:val="single" w:sz="4" w:space="0" w:color="auto"/>
            </w:tcBorders>
          </w:tcPr>
          <w:p w14:paraId="0D94B37B" w14:textId="6EF68AB6" w:rsidR="006279FB" w:rsidRDefault="006279FB" w:rsidP="001269D3">
            <w:pPr>
              <w:pStyle w:val="a1"/>
              <w:spacing w:before="0" w:after="0"/>
              <w:jc w:val="left"/>
            </w:pPr>
            <w:r>
              <w:t>ProtoConv Software Patch Version</w:t>
            </w:r>
          </w:p>
        </w:tc>
      </w:tr>
      <w:tr w:rsidR="006279FB" w:rsidRPr="006157D5" w14:paraId="7D09ABAD" w14:textId="77777777" w:rsidTr="00AD3E8B">
        <w:trPr>
          <w:cantSplit/>
          <w:trHeight w:val="435"/>
        </w:trPr>
        <w:tc>
          <w:tcPr>
            <w:tcW w:w="1129" w:type="dxa"/>
            <w:vMerge/>
            <w:shd w:val="pct10" w:color="auto" w:fill="FFFFFF"/>
          </w:tcPr>
          <w:p w14:paraId="07FF433E" w14:textId="27B372C3"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6CE8A58" w14:textId="77777777" w:rsidR="009D78CA" w:rsidRDefault="006279FB" w:rsidP="001269D3">
            <w:pPr>
              <w:pStyle w:val="a1"/>
            </w:pPr>
            <w:r w:rsidRPr="001269D3">
              <w:t>PROTOCONV_PBTYPES_AR_RELEASE_MAJOR_VERSION</w:t>
            </w:r>
          </w:p>
          <w:p w14:paraId="66C34350" w14:textId="7C9E1D1E" w:rsidR="006279FB" w:rsidRPr="001269D3" w:rsidRDefault="006279FB" w:rsidP="001269D3">
            <w:pPr>
              <w:pStyle w:val="a1"/>
              <w:rPr>
                <w:lang w:val="en-US"/>
              </w:rPr>
            </w:pPr>
            <w:r>
              <w:t xml:space="preserve">= </w:t>
            </w:r>
            <w:r w:rsidRPr="001269D3">
              <w:t>PROTOCONV_AR_RELEASE_MAJOR_VERSION</w:t>
            </w:r>
          </w:p>
        </w:tc>
        <w:tc>
          <w:tcPr>
            <w:tcW w:w="3411" w:type="dxa"/>
            <w:tcBorders>
              <w:left w:val="single" w:sz="4" w:space="0" w:color="auto"/>
              <w:bottom w:val="single" w:sz="4" w:space="0" w:color="auto"/>
            </w:tcBorders>
          </w:tcPr>
          <w:p w14:paraId="6BFA5131" w14:textId="7261540B" w:rsidR="006279FB" w:rsidRDefault="006279FB" w:rsidP="001269D3">
            <w:pPr>
              <w:pStyle w:val="a1"/>
              <w:spacing w:before="0" w:after="0"/>
              <w:jc w:val="left"/>
            </w:pPr>
            <w:r>
              <w:t>ProtoConv Postbuilt Type AUTOSAR Release Major Version</w:t>
            </w:r>
          </w:p>
        </w:tc>
      </w:tr>
      <w:tr w:rsidR="006279FB" w:rsidRPr="006157D5" w14:paraId="481E6B57" w14:textId="77777777" w:rsidTr="00AD3E8B">
        <w:trPr>
          <w:cantSplit/>
          <w:trHeight w:val="435"/>
        </w:trPr>
        <w:tc>
          <w:tcPr>
            <w:tcW w:w="1129" w:type="dxa"/>
            <w:vMerge/>
            <w:shd w:val="pct10" w:color="auto" w:fill="FFFFFF"/>
          </w:tcPr>
          <w:p w14:paraId="4D2CF8B5" w14:textId="016CCB99"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1076EF7" w14:textId="77777777" w:rsidR="009D78CA" w:rsidRDefault="006279FB" w:rsidP="008C547C">
            <w:pPr>
              <w:pStyle w:val="a1"/>
            </w:pPr>
            <w:r w:rsidRPr="001269D3">
              <w:t>PROTOCONV_PBTYPES_AR_RELEASE_MINOR_VERSION</w:t>
            </w:r>
          </w:p>
          <w:p w14:paraId="514E0D65" w14:textId="2538E448" w:rsidR="006279FB" w:rsidRPr="001269D3" w:rsidRDefault="006279FB" w:rsidP="008C547C">
            <w:pPr>
              <w:pStyle w:val="a1"/>
              <w:rPr>
                <w:lang w:val="en-US"/>
              </w:rPr>
            </w:pPr>
            <w:r>
              <w:t xml:space="preserve">= </w:t>
            </w:r>
            <w:r w:rsidRPr="001269D3">
              <w:t>PROTOCONV_AR_RELEASE_MINOR_VERSION</w:t>
            </w:r>
          </w:p>
        </w:tc>
        <w:tc>
          <w:tcPr>
            <w:tcW w:w="3411" w:type="dxa"/>
            <w:tcBorders>
              <w:left w:val="single" w:sz="4" w:space="0" w:color="auto"/>
              <w:bottom w:val="single" w:sz="4" w:space="0" w:color="auto"/>
            </w:tcBorders>
          </w:tcPr>
          <w:p w14:paraId="3A64CD22" w14:textId="24194050" w:rsidR="006279FB" w:rsidRDefault="006279FB" w:rsidP="008C547C">
            <w:pPr>
              <w:pStyle w:val="a1"/>
              <w:spacing w:before="0" w:after="0"/>
              <w:jc w:val="left"/>
            </w:pPr>
            <w:r w:rsidRPr="00364E59">
              <w:t xml:space="preserve">ProtoConv Postbuilt Type </w:t>
            </w:r>
            <w:r>
              <w:t xml:space="preserve">AUTOSAR </w:t>
            </w:r>
            <w:r w:rsidRPr="00364E59">
              <w:t xml:space="preserve">Release </w:t>
            </w:r>
            <w:r>
              <w:t>Minor</w:t>
            </w:r>
            <w:r w:rsidRPr="00364E59">
              <w:t xml:space="preserve"> Version</w:t>
            </w:r>
          </w:p>
        </w:tc>
      </w:tr>
      <w:tr w:rsidR="006279FB" w:rsidRPr="006157D5" w14:paraId="1A25B2A1" w14:textId="77777777" w:rsidTr="00AD3E8B">
        <w:trPr>
          <w:cantSplit/>
          <w:trHeight w:val="435"/>
        </w:trPr>
        <w:tc>
          <w:tcPr>
            <w:tcW w:w="1129" w:type="dxa"/>
            <w:vMerge/>
            <w:shd w:val="pct10" w:color="auto" w:fill="FFFFFF"/>
          </w:tcPr>
          <w:p w14:paraId="1D007A4A" w14:textId="17EFA843"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36601F6E" w14:textId="1B03088D" w:rsidR="006279FB" w:rsidRPr="001269D3" w:rsidRDefault="006279FB" w:rsidP="008C547C">
            <w:pPr>
              <w:pStyle w:val="a1"/>
              <w:rPr>
                <w:lang w:val="en-US"/>
              </w:rPr>
            </w:pPr>
            <w:r w:rsidRPr="001269D3">
              <w:t xml:space="preserve">PROTOCONV_PBTYPES_AR_RELEASE_REVISION_VERSION </w:t>
            </w:r>
            <w:r w:rsidR="009D78CA">
              <w:t xml:space="preserve">= </w:t>
            </w:r>
            <w:r w:rsidRPr="001269D3">
              <w:t>PROTOCONV_AR_RELEASE_REVISION_VERSION</w:t>
            </w:r>
          </w:p>
        </w:tc>
        <w:tc>
          <w:tcPr>
            <w:tcW w:w="3411" w:type="dxa"/>
            <w:tcBorders>
              <w:left w:val="single" w:sz="4" w:space="0" w:color="auto"/>
              <w:bottom w:val="single" w:sz="4" w:space="0" w:color="auto"/>
            </w:tcBorders>
          </w:tcPr>
          <w:p w14:paraId="20A2A1CB" w14:textId="113E57E2" w:rsidR="006279FB" w:rsidRDefault="006279FB" w:rsidP="008C547C">
            <w:pPr>
              <w:pStyle w:val="a1"/>
              <w:spacing w:before="0" w:after="0"/>
              <w:jc w:val="left"/>
            </w:pPr>
            <w:r w:rsidRPr="00364E59">
              <w:t xml:space="preserve">ProtoConv Postbuilt Type </w:t>
            </w:r>
            <w:r>
              <w:t xml:space="preserve">AUTOSAR </w:t>
            </w:r>
            <w:r w:rsidRPr="00364E59">
              <w:t xml:space="preserve">Release </w:t>
            </w:r>
            <w:r>
              <w:t>Revision</w:t>
            </w:r>
            <w:r w:rsidRPr="00364E59">
              <w:t xml:space="preserve"> Version</w:t>
            </w:r>
          </w:p>
        </w:tc>
      </w:tr>
      <w:tr w:rsidR="006279FB" w:rsidRPr="006157D5" w14:paraId="72418639" w14:textId="77777777" w:rsidTr="00AD3E8B">
        <w:trPr>
          <w:cantSplit/>
          <w:trHeight w:val="435"/>
        </w:trPr>
        <w:tc>
          <w:tcPr>
            <w:tcW w:w="1129" w:type="dxa"/>
            <w:vMerge/>
            <w:shd w:val="pct10" w:color="auto" w:fill="FFFFFF"/>
          </w:tcPr>
          <w:p w14:paraId="5D6DF6CA" w14:textId="6CBDF71F"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EA183AA" w14:textId="0CA24AA3" w:rsidR="006279FB" w:rsidRPr="001269D3" w:rsidRDefault="006279FB" w:rsidP="008C547C">
            <w:pPr>
              <w:pStyle w:val="a1"/>
              <w:rPr>
                <w:lang w:val="en-US"/>
              </w:rPr>
            </w:pPr>
            <w:r w:rsidRPr="001269D3">
              <w:t>PROTOCONV_PBTYPES_SW_MAJOR_VERSION</w:t>
            </w:r>
            <w:r>
              <w:t xml:space="preserve"> =</w:t>
            </w:r>
            <w:r w:rsidRPr="001269D3">
              <w:t> PROTOCONV_SW_MAJOR_VERSION</w:t>
            </w:r>
          </w:p>
        </w:tc>
        <w:tc>
          <w:tcPr>
            <w:tcW w:w="3411" w:type="dxa"/>
            <w:tcBorders>
              <w:left w:val="single" w:sz="4" w:space="0" w:color="auto"/>
              <w:bottom w:val="single" w:sz="4" w:space="0" w:color="auto"/>
            </w:tcBorders>
          </w:tcPr>
          <w:p w14:paraId="7544FA41" w14:textId="765FD5F6" w:rsidR="006279FB" w:rsidRDefault="006279FB" w:rsidP="008C547C">
            <w:pPr>
              <w:pStyle w:val="a1"/>
              <w:spacing w:before="0" w:after="0"/>
              <w:jc w:val="left"/>
            </w:pPr>
            <w:r>
              <w:t>ProtoConv Postbuilt Type Software Release Major Version</w:t>
            </w:r>
          </w:p>
        </w:tc>
      </w:tr>
      <w:tr w:rsidR="006279FB" w:rsidRPr="006157D5" w14:paraId="677B611E" w14:textId="77777777" w:rsidTr="00AD3E8B">
        <w:trPr>
          <w:cantSplit/>
          <w:trHeight w:val="435"/>
        </w:trPr>
        <w:tc>
          <w:tcPr>
            <w:tcW w:w="1129" w:type="dxa"/>
            <w:vMerge/>
            <w:shd w:val="pct10" w:color="auto" w:fill="FFFFFF"/>
          </w:tcPr>
          <w:p w14:paraId="5F755D43" w14:textId="3C1DA640"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6E7066D" w14:textId="77777777" w:rsidR="006279FB" w:rsidRDefault="006279FB" w:rsidP="008C547C">
            <w:pPr>
              <w:pStyle w:val="a1"/>
            </w:pPr>
            <w:r w:rsidRPr="001269D3">
              <w:t>PROTOCONV_PBTYPES_SW_MINOR_VERSION</w:t>
            </w:r>
          </w:p>
          <w:p w14:paraId="3487CEAC" w14:textId="0EC73E00" w:rsidR="006279FB" w:rsidRPr="001269D3" w:rsidRDefault="006279FB" w:rsidP="008C547C">
            <w:pPr>
              <w:pStyle w:val="a1"/>
              <w:rPr>
                <w:lang w:val="en-US"/>
              </w:rPr>
            </w:pPr>
            <w:r>
              <w:t xml:space="preserve">= </w:t>
            </w:r>
            <w:r w:rsidRPr="001269D3">
              <w:t>PROTOCONV_SW_MINOR_VERSION</w:t>
            </w:r>
          </w:p>
        </w:tc>
        <w:tc>
          <w:tcPr>
            <w:tcW w:w="3411" w:type="dxa"/>
            <w:tcBorders>
              <w:left w:val="single" w:sz="4" w:space="0" w:color="auto"/>
              <w:bottom w:val="single" w:sz="4" w:space="0" w:color="auto"/>
            </w:tcBorders>
          </w:tcPr>
          <w:p w14:paraId="59107593" w14:textId="007370F9" w:rsidR="006279FB" w:rsidRDefault="006279FB" w:rsidP="008C547C">
            <w:pPr>
              <w:pStyle w:val="a1"/>
              <w:spacing w:before="0" w:after="0"/>
              <w:jc w:val="left"/>
            </w:pPr>
            <w:r w:rsidRPr="00364E59">
              <w:t xml:space="preserve">ProtoConv Postbuilt Type </w:t>
            </w:r>
            <w:r>
              <w:t xml:space="preserve">Software </w:t>
            </w:r>
            <w:r w:rsidRPr="00364E59">
              <w:t xml:space="preserve">Release </w:t>
            </w:r>
            <w:r>
              <w:t>Minor</w:t>
            </w:r>
            <w:r w:rsidRPr="00364E59">
              <w:t xml:space="preserve"> Version</w:t>
            </w:r>
          </w:p>
        </w:tc>
      </w:tr>
      <w:tr w:rsidR="006279FB" w:rsidRPr="006157D5" w14:paraId="5057CA69" w14:textId="77777777" w:rsidTr="00AD3E8B">
        <w:trPr>
          <w:cantSplit/>
          <w:trHeight w:val="435"/>
        </w:trPr>
        <w:tc>
          <w:tcPr>
            <w:tcW w:w="1129" w:type="dxa"/>
            <w:vMerge/>
            <w:shd w:val="pct10" w:color="auto" w:fill="FFFFFF"/>
          </w:tcPr>
          <w:p w14:paraId="0D93EF7B" w14:textId="6FDBDB84"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7F56F59B" w14:textId="5DC0423A" w:rsidR="006279FB" w:rsidRPr="0012095A" w:rsidRDefault="006279FB" w:rsidP="001269D3">
            <w:pPr>
              <w:pStyle w:val="a1"/>
              <w:spacing w:before="0" w:after="0"/>
              <w:jc w:val="left"/>
            </w:pPr>
            <w:r>
              <w:t>PROTOCONV</w:t>
            </w:r>
            <w:r w:rsidRPr="00C11AD9">
              <w:t>_</w:t>
            </w:r>
            <w:r>
              <w:rPr>
                <w:rFonts w:hint="eastAsia"/>
              </w:rPr>
              <w:t xml:space="preserve">CHECK_CODE </w:t>
            </w:r>
            <w:r>
              <w:t>= (0x12345678UL)</w:t>
            </w:r>
          </w:p>
        </w:tc>
        <w:tc>
          <w:tcPr>
            <w:tcW w:w="3411" w:type="dxa"/>
            <w:tcBorders>
              <w:left w:val="single" w:sz="4" w:space="0" w:color="auto"/>
              <w:bottom w:val="single" w:sz="4" w:space="0" w:color="auto"/>
            </w:tcBorders>
          </w:tcPr>
          <w:p w14:paraId="461936CA" w14:textId="77777777" w:rsidR="006279FB" w:rsidRDefault="006279FB" w:rsidP="001269D3">
            <w:pPr>
              <w:pStyle w:val="a1"/>
              <w:spacing w:before="0" w:after="0"/>
              <w:jc w:val="left"/>
            </w:pPr>
            <w:r>
              <w:rPr>
                <w:rFonts w:hint="eastAsia"/>
              </w:rPr>
              <w:t>I</w:t>
            </w:r>
            <w:r>
              <w:t>ntegrity check code</w:t>
            </w:r>
          </w:p>
        </w:tc>
      </w:tr>
      <w:tr w:rsidR="006279FB" w:rsidRPr="006157D5" w14:paraId="2F4BCA2D" w14:textId="77777777" w:rsidTr="00AD3E8B">
        <w:trPr>
          <w:cantSplit/>
          <w:trHeight w:val="435"/>
        </w:trPr>
        <w:tc>
          <w:tcPr>
            <w:tcW w:w="1129" w:type="dxa"/>
            <w:vMerge/>
            <w:shd w:val="pct10" w:color="auto" w:fill="FFFFFF"/>
          </w:tcPr>
          <w:p w14:paraId="52FCEE9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C5B0062" w14:textId="6FEA67C7" w:rsidR="006279FB" w:rsidRDefault="006279FB" w:rsidP="001269D3">
            <w:pPr>
              <w:pStyle w:val="a1"/>
              <w:spacing w:before="0" w:after="0"/>
              <w:jc w:val="left"/>
            </w:pPr>
            <w:r>
              <w:t>PROTOCONV</w:t>
            </w:r>
            <w:r w:rsidRPr="00C11AD9">
              <w:t>_</w:t>
            </w:r>
            <w:r>
              <w:rPr>
                <w:rFonts w:hint="eastAsia"/>
              </w:rPr>
              <w:t>F</w:t>
            </w:r>
            <w:r>
              <w:t>RAMETYPE_AVTP = (0x22F0</w:t>
            </w:r>
            <w:r>
              <w:rPr>
                <w:rFonts w:hint="eastAsia"/>
                <w:lang w:eastAsia="ja-JP"/>
              </w:rPr>
              <w:t>U</w:t>
            </w:r>
            <w:r>
              <w:t>)</w:t>
            </w:r>
          </w:p>
        </w:tc>
        <w:tc>
          <w:tcPr>
            <w:tcW w:w="3411" w:type="dxa"/>
            <w:tcBorders>
              <w:left w:val="single" w:sz="4" w:space="0" w:color="auto"/>
              <w:bottom w:val="single" w:sz="4" w:space="0" w:color="auto"/>
            </w:tcBorders>
          </w:tcPr>
          <w:p w14:paraId="5A2A9966" w14:textId="77777777" w:rsidR="006279FB" w:rsidRDefault="006279FB" w:rsidP="001269D3">
            <w:pPr>
              <w:pStyle w:val="a1"/>
              <w:spacing w:before="0" w:after="0"/>
              <w:jc w:val="left"/>
            </w:pPr>
            <w:r>
              <w:rPr>
                <w:rFonts w:hint="eastAsia"/>
              </w:rPr>
              <w:t>A</w:t>
            </w:r>
            <w:r>
              <w:t>VTP Frame Type</w:t>
            </w:r>
          </w:p>
        </w:tc>
      </w:tr>
      <w:tr w:rsidR="006279FB" w:rsidRPr="006157D5" w14:paraId="6C8FD9B0" w14:textId="77777777" w:rsidTr="00AD3E8B">
        <w:trPr>
          <w:cantSplit/>
          <w:trHeight w:val="435"/>
        </w:trPr>
        <w:tc>
          <w:tcPr>
            <w:tcW w:w="1129" w:type="dxa"/>
            <w:vMerge/>
            <w:shd w:val="pct10" w:color="auto" w:fill="FFFFFF"/>
          </w:tcPr>
          <w:p w14:paraId="0997FE50"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703EE00" w14:textId="1A5A899C" w:rsidR="006279FB" w:rsidRDefault="006279FB" w:rsidP="001269D3">
            <w:pPr>
              <w:pStyle w:val="a1"/>
              <w:spacing w:before="0" w:after="0"/>
              <w:jc w:val="left"/>
            </w:pPr>
            <w:r>
              <w:t>PROTOCONV</w:t>
            </w:r>
            <w:r w:rsidRPr="00C11AD9">
              <w:t>_</w:t>
            </w:r>
            <w:r>
              <w:rPr>
                <w:rFonts w:hint="eastAsia"/>
              </w:rPr>
              <w:t>F</w:t>
            </w:r>
            <w:r>
              <w:t>RAMETYPE_IPV4 = (0x0800</w:t>
            </w:r>
            <w:r>
              <w:rPr>
                <w:rFonts w:hint="eastAsia"/>
                <w:lang w:eastAsia="ja-JP"/>
              </w:rPr>
              <w:t>U</w:t>
            </w:r>
            <w:r>
              <w:t>)</w:t>
            </w:r>
          </w:p>
        </w:tc>
        <w:tc>
          <w:tcPr>
            <w:tcW w:w="3411" w:type="dxa"/>
            <w:tcBorders>
              <w:left w:val="single" w:sz="4" w:space="0" w:color="auto"/>
              <w:bottom w:val="single" w:sz="4" w:space="0" w:color="auto"/>
            </w:tcBorders>
          </w:tcPr>
          <w:p w14:paraId="5CCE2C8C" w14:textId="77777777" w:rsidR="006279FB" w:rsidRDefault="006279FB" w:rsidP="001269D3">
            <w:pPr>
              <w:pStyle w:val="a1"/>
              <w:spacing w:before="0" w:after="0"/>
              <w:jc w:val="left"/>
            </w:pPr>
            <w:r>
              <w:t>IPv4 Frame Type</w:t>
            </w:r>
          </w:p>
        </w:tc>
      </w:tr>
      <w:tr w:rsidR="006279FB" w:rsidRPr="006157D5" w14:paraId="4E877DE5" w14:textId="77777777" w:rsidTr="00AD3E8B">
        <w:trPr>
          <w:cantSplit/>
          <w:trHeight w:val="435"/>
        </w:trPr>
        <w:tc>
          <w:tcPr>
            <w:tcW w:w="1129" w:type="dxa"/>
            <w:vMerge/>
            <w:shd w:val="pct10" w:color="auto" w:fill="FFFFFF"/>
          </w:tcPr>
          <w:p w14:paraId="659F252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5623373" w14:textId="15B8C66E" w:rsidR="006279FB" w:rsidRPr="00C11AD9" w:rsidRDefault="006279FB" w:rsidP="001269D3">
            <w:pPr>
              <w:pStyle w:val="a1"/>
              <w:spacing w:before="0" w:after="0"/>
              <w:jc w:val="left"/>
            </w:pPr>
            <w:r>
              <w:t>PROTOCONV_FRAMETYPE_IPV6 = (0x86DDU)</w:t>
            </w:r>
          </w:p>
        </w:tc>
        <w:tc>
          <w:tcPr>
            <w:tcW w:w="3411" w:type="dxa"/>
            <w:tcBorders>
              <w:left w:val="single" w:sz="4" w:space="0" w:color="auto"/>
              <w:bottom w:val="single" w:sz="4" w:space="0" w:color="auto"/>
            </w:tcBorders>
          </w:tcPr>
          <w:p w14:paraId="435C7F2B" w14:textId="77777777" w:rsidR="006279FB" w:rsidRDefault="006279FB" w:rsidP="001269D3">
            <w:pPr>
              <w:pStyle w:val="a1"/>
              <w:spacing w:before="0" w:after="0"/>
              <w:jc w:val="left"/>
              <w:rPr>
                <w:lang w:eastAsia="ja-JP"/>
              </w:rPr>
            </w:pPr>
            <w:r>
              <w:rPr>
                <w:rFonts w:hint="eastAsia"/>
                <w:lang w:eastAsia="ja-JP"/>
              </w:rPr>
              <w:t>I</w:t>
            </w:r>
            <w:r>
              <w:rPr>
                <w:lang w:eastAsia="ja-JP"/>
              </w:rPr>
              <w:t>Pv6 Frame Type</w:t>
            </w:r>
          </w:p>
        </w:tc>
      </w:tr>
      <w:tr w:rsidR="006279FB" w:rsidRPr="006157D5" w14:paraId="54FA8AA3" w14:textId="77777777" w:rsidTr="00AD3E8B">
        <w:trPr>
          <w:cantSplit/>
          <w:trHeight w:val="435"/>
        </w:trPr>
        <w:tc>
          <w:tcPr>
            <w:tcW w:w="1129" w:type="dxa"/>
            <w:vMerge/>
            <w:shd w:val="pct10" w:color="auto" w:fill="FFFFFF"/>
          </w:tcPr>
          <w:p w14:paraId="614E5048"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46AB86B" w14:textId="7E5767CF" w:rsidR="006279FB" w:rsidRDefault="006279FB" w:rsidP="001269D3">
            <w:pPr>
              <w:pStyle w:val="a1"/>
              <w:spacing w:before="0" w:after="0"/>
              <w:jc w:val="left"/>
            </w:pPr>
            <w:r>
              <w:t>PROTOCONV</w:t>
            </w:r>
            <w:r w:rsidRPr="008F336C">
              <w:t>_FRAMETYPE_8021Q</w:t>
            </w:r>
            <w:r>
              <w:t xml:space="preserve"> = (0x8100U)</w:t>
            </w:r>
          </w:p>
        </w:tc>
        <w:tc>
          <w:tcPr>
            <w:tcW w:w="3411" w:type="dxa"/>
            <w:tcBorders>
              <w:left w:val="single" w:sz="4" w:space="0" w:color="auto"/>
              <w:bottom w:val="single" w:sz="4" w:space="0" w:color="auto"/>
            </w:tcBorders>
          </w:tcPr>
          <w:p w14:paraId="5D31A7AD" w14:textId="37F91E40" w:rsidR="006279FB" w:rsidRDefault="006279FB" w:rsidP="001269D3">
            <w:pPr>
              <w:pStyle w:val="a1"/>
              <w:spacing w:before="0" w:after="0"/>
              <w:jc w:val="left"/>
              <w:rPr>
                <w:lang w:eastAsia="ja-JP"/>
              </w:rPr>
            </w:pPr>
            <w:r>
              <w:rPr>
                <w:lang w:eastAsia="ja-JP"/>
              </w:rPr>
              <w:t>8021Q Frame Type</w:t>
            </w:r>
          </w:p>
        </w:tc>
      </w:tr>
      <w:tr w:rsidR="006279FB" w:rsidRPr="006157D5" w14:paraId="29844533" w14:textId="77777777" w:rsidTr="00AD3E8B">
        <w:trPr>
          <w:cantSplit/>
          <w:trHeight w:val="435"/>
        </w:trPr>
        <w:tc>
          <w:tcPr>
            <w:tcW w:w="1129" w:type="dxa"/>
            <w:vMerge/>
            <w:shd w:val="pct10" w:color="auto" w:fill="FFFFFF"/>
          </w:tcPr>
          <w:p w14:paraId="3EF59BE6"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6F6A9AFF" w14:textId="1623E9ED" w:rsidR="006279FB" w:rsidRDefault="006279FB" w:rsidP="001269D3">
            <w:pPr>
              <w:pStyle w:val="a1"/>
              <w:spacing w:before="0" w:after="0"/>
              <w:jc w:val="left"/>
            </w:pPr>
            <w:r>
              <w:t>PROTOCONV</w:t>
            </w:r>
            <w:r w:rsidRPr="00C11AD9">
              <w:t>_</w:t>
            </w:r>
            <w:r>
              <w:t xml:space="preserve">MACADDR_LEN_IN_WORD </w:t>
            </w:r>
            <w:r w:rsidRPr="00591FA1">
              <w:t>= (</w:t>
            </w:r>
            <w:r>
              <w:rPr>
                <w:rFonts w:hint="eastAsia"/>
              </w:rPr>
              <w:t>2</w:t>
            </w:r>
            <w:r w:rsidRPr="00591FA1">
              <w:t>U)</w:t>
            </w:r>
          </w:p>
        </w:tc>
        <w:tc>
          <w:tcPr>
            <w:tcW w:w="3411" w:type="dxa"/>
            <w:tcBorders>
              <w:left w:val="single" w:sz="4" w:space="0" w:color="auto"/>
              <w:bottom w:val="single" w:sz="4" w:space="0" w:color="auto"/>
            </w:tcBorders>
          </w:tcPr>
          <w:p w14:paraId="67C91DAC" w14:textId="77777777" w:rsidR="006279FB" w:rsidRDefault="006279FB" w:rsidP="001269D3">
            <w:pPr>
              <w:pStyle w:val="a1"/>
              <w:spacing w:before="0" w:after="0"/>
              <w:jc w:val="left"/>
            </w:pPr>
            <w:r>
              <w:t>MAC Address length in word</w:t>
            </w:r>
          </w:p>
        </w:tc>
      </w:tr>
      <w:tr w:rsidR="006279FB" w:rsidRPr="006157D5" w14:paraId="6F7365B9" w14:textId="77777777" w:rsidTr="00AD3E8B">
        <w:trPr>
          <w:cantSplit/>
          <w:trHeight w:val="435"/>
        </w:trPr>
        <w:tc>
          <w:tcPr>
            <w:tcW w:w="1129" w:type="dxa"/>
            <w:vMerge/>
            <w:shd w:val="pct10" w:color="auto" w:fill="FFFFFF"/>
          </w:tcPr>
          <w:p w14:paraId="525F76B7"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335A255F" w14:textId="60EDBABA" w:rsidR="006279FB" w:rsidRPr="00C11AD9" w:rsidRDefault="006279FB" w:rsidP="001269D3">
            <w:pPr>
              <w:pStyle w:val="a1"/>
              <w:spacing w:before="0" w:after="0"/>
              <w:jc w:val="left"/>
            </w:pPr>
            <w:r>
              <w:t>PROTOCONV</w:t>
            </w:r>
            <w:r w:rsidRPr="00E44DD0">
              <w:t>_IPADDR_LEN_IN_WORD = (4U)</w:t>
            </w:r>
          </w:p>
        </w:tc>
        <w:tc>
          <w:tcPr>
            <w:tcW w:w="3411" w:type="dxa"/>
            <w:tcBorders>
              <w:left w:val="single" w:sz="4" w:space="0" w:color="auto"/>
              <w:bottom w:val="single" w:sz="4" w:space="0" w:color="auto"/>
            </w:tcBorders>
          </w:tcPr>
          <w:p w14:paraId="24586DA7" w14:textId="77777777" w:rsidR="006279FB" w:rsidRDefault="006279FB" w:rsidP="001269D3">
            <w:pPr>
              <w:pStyle w:val="a1"/>
              <w:spacing w:before="0" w:after="0"/>
              <w:jc w:val="left"/>
              <w:rPr>
                <w:lang w:eastAsia="ja-JP"/>
              </w:rPr>
            </w:pPr>
            <w:r>
              <w:rPr>
                <w:rFonts w:hint="eastAsia"/>
                <w:lang w:eastAsia="ja-JP"/>
              </w:rPr>
              <w:t>I</w:t>
            </w:r>
            <w:r>
              <w:rPr>
                <w:lang w:eastAsia="ja-JP"/>
              </w:rPr>
              <w:t>Pv4/Ipv6 Address length in word.</w:t>
            </w:r>
          </w:p>
        </w:tc>
      </w:tr>
      <w:tr w:rsidR="006279FB" w:rsidRPr="006157D5" w14:paraId="3B6C8A33" w14:textId="77777777" w:rsidTr="00AD3E8B">
        <w:trPr>
          <w:cantSplit/>
          <w:trHeight w:val="435"/>
        </w:trPr>
        <w:tc>
          <w:tcPr>
            <w:tcW w:w="1129" w:type="dxa"/>
            <w:vMerge/>
            <w:shd w:val="pct10" w:color="auto" w:fill="FFFFFF"/>
          </w:tcPr>
          <w:p w14:paraId="3912640B"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194BAF6" w14:textId="69A1326F" w:rsidR="006279FB" w:rsidRPr="00E44DD0" w:rsidRDefault="006279FB" w:rsidP="001269D3">
            <w:pPr>
              <w:pStyle w:val="a1"/>
              <w:spacing w:before="0" w:after="0"/>
              <w:jc w:val="left"/>
            </w:pPr>
            <w:r>
              <w:t>PROTOCONV_STREAMID</w:t>
            </w:r>
            <w:r w:rsidRPr="00B52CA0">
              <w:t>_LEN_IN_WORD = (</w:t>
            </w:r>
            <w:r>
              <w:t>2</w:t>
            </w:r>
            <w:r w:rsidRPr="00B52CA0">
              <w:t>U)</w:t>
            </w:r>
          </w:p>
        </w:tc>
        <w:tc>
          <w:tcPr>
            <w:tcW w:w="3411" w:type="dxa"/>
            <w:tcBorders>
              <w:left w:val="single" w:sz="4" w:space="0" w:color="auto"/>
              <w:bottom w:val="single" w:sz="4" w:space="0" w:color="auto"/>
            </w:tcBorders>
          </w:tcPr>
          <w:p w14:paraId="11D5355A" w14:textId="77777777" w:rsidR="006279FB" w:rsidRDefault="006279FB" w:rsidP="001269D3">
            <w:pPr>
              <w:pStyle w:val="a1"/>
              <w:spacing w:before="0" w:after="0"/>
              <w:jc w:val="left"/>
              <w:rPr>
                <w:lang w:eastAsia="ja-JP"/>
              </w:rPr>
            </w:pPr>
            <w:r>
              <w:t>Stream ID length in word</w:t>
            </w:r>
          </w:p>
        </w:tc>
      </w:tr>
      <w:tr w:rsidR="006279FB" w:rsidRPr="006157D5" w14:paraId="4CC72F6D" w14:textId="77777777" w:rsidTr="00AD3E8B">
        <w:trPr>
          <w:cantSplit/>
          <w:trHeight w:val="435"/>
        </w:trPr>
        <w:tc>
          <w:tcPr>
            <w:tcW w:w="1129" w:type="dxa"/>
            <w:vMerge/>
            <w:shd w:val="pct10" w:color="auto" w:fill="FFFFFF"/>
          </w:tcPr>
          <w:p w14:paraId="3F71AF29"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7598154" w14:textId="1518A605" w:rsidR="006279FB" w:rsidRDefault="006279FB" w:rsidP="001269D3">
            <w:pPr>
              <w:pStyle w:val="a1"/>
              <w:spacing w:before="0" w:after="0"/>
              <w:jc w:val="left"/>
            </w:pPr>
            <w:r>
              <w:rPr>
                <w:rFonts w:hint="eastAsia"/>
                <w:lang w:eastAsia="ja-JP"/>
              </w:rPr>
              <w:t>PROTOCONV_</w:t>
            </w:r>
            <w:r>
              <w:t>IPV4ADDR_LEN_IN_BYTE = (4U)</w:t>
            </w:r>
          </w:p>
        </w:tc>
        <w:tc>
          <w:tcPr>
            <w:tcW w:w="3411" w:type="dxa"/>
            <w:tcBorders>
              <w:left w:val="single" w:sz="4" w:space="0" w:color="auto"/>
              <w:bottom w:val="single" w:sz="4" w:space="0" w:color="auto"/>
            </w:tcBorders>
          </w:tcPr>
          <w:p w14:paraId="0FC3274B" w14:textId="5B1FEA77" w:rsidR="006279FB" w:rsidRDefault="006279FB" w:rsidP="001269D3">
            <w:pPr>
              <w:pStyle w:val="a1"/>
              <w:spacing w:before="0" w:after="0"/>
              <w:jc w:val="left"/>
              <w:rPr>
                <w:lang w:eastAsia="ja-JP"/>
              </w:rPr>
            </w:pPr>
            <w:r>
              <w:rPr>
                <w:rFonts w:hint="eastAsia"/>
                <w:lang w:eastAsia="ja-JP"/>
              </w:rPr>
              <w:t>I</w:t>
            </w:r>
            <w:r>
              <w:rPr>
                <w:lang w:eastAsia="ja-JP"/>
              </w:rPr>
              <w:t>Pv4 Address length in Byte.</w:t>
            </w:r>
          </w:p>
        </w:tc>
      </w:tr>
      <w:tr w:rsidR="006279FB" w:rsidRPr="006157D5" w14:paraId="28EF198C" w14:textId="77777777" w:rsidTr="00AD3E8B">
        <w:trPr>
          <w:cantSplit/>
          <w:trHeight w:val="435"/>
        </w:trPr>
        <w:tc>
          <w:tcPr>
            <w:tcW w:w="1129" w:type="dxa"/>
            <w:vMerge/>
            <w:shd w:val="pct10" w:color="auto" w:fill="FFFFFF"/>
          </w:tcPr>
          <w:p w14:paraId="5DF66A6C"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15D9377" w14:textId="0A6B3221" w:rsidR="006279FB" w:rsidRDefault="006279FB" w:rsidP="001269D3">
            <w:pPr>
              <w:pStyle w:val="a1"/>
              <w:spacing w:before="0" w:after="0"/>
              <w:jc w:val="left"/>
            </w:pPr>
            <w:r>
              <w:rPr>
                <w:rFonts w:hint="eastAsia"/>
                <w:lang w:eastAsia="ja-JP"/>
              </w:rPr>
              <w:t>PROTOCONV_</w:t>
            </w:r>
            <w:r>
              <w:t>IPV6ADDR_LEN_IN_BYTE = (16U)</w:t>
            </w:r>
          </w:p>
        </w:tc>
        <w:tc>
          <w:tcPr>
            <w:tcW w:w="3411" w:type="dxa"/>
            <w:tcBorders>
              <w:left w:val="single" w:sz="4" w:space="0" w:color="auto"/>
              <w:bottom w:val="single" w:sz="4" w:space="0" w:color="auto"/>
            </w:tcBorders>
          </w:tcPr>
          <w:p w14:paraId="0DEF1B18" w14:textId="7FCFD22E" w:rsidR="006279FB" w:rsidRDefault="006279FB" w:rsidP="001269D3">
            <w:pPr>
              <w:pStyle w:val="a1"/>
              <w:spacing w:before="0" w:after="0"/>
              <w:jc w:val="left"/>
            </w:pPr>
            <w:r>
              <w:rPr>
                <w:rFonts w:hint="eastAsia"/>
                <w:lang w:eastAsia="ja-JP"/>
              </w:rPr>
              <w:t>I</w:t>
            </w:r>
            <w:r>
              <w:rPr>
                <w:lang w:eastAsia="ja-JP"/>
              </w:rPr>
              <w:t>Pv6 Address length in Byte.</w:t>
            </w:r>
          </w:p>
        </w:tc>
      </w:tr>
      <w:tr w:rsidR="006279FB" w:rsidRPr="006157D5" w14:paraId="46BE64DD" w14:textId="77777777" w:rsidTr="00AD3E8B">
        <w:trPr>
          <w:cantSplit/>
          <w:trHeight w:val="435"/>
        </w:trPr>
        <w:tc>
          <w:tcPr>
            <w:tcW w:w="1129" w:type="dxa"/>
            <w:vMerge/>
            <w:shd w:val="pct10" w:color="auto" w:fill="FFFFFF"/>
          </w:tcPr>
          <w:p w14:paraId="4DFE8B76"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39390BE7" w14:textId="2FF45013" w:rsidR="006279FB" w:rsidRPr="00C11AD9" w:rsidRDefault="006279FB" w:rsidP="001269D3">
            <w:pPr>
              <w:pStyle w:val="a1"/>
              <w:spacing w:before="0" w:after="0"/>
              <w:jc w:val="left"/>
            </w:pPr>
            <w:r>
              <w:rPr>
                <w:rFonts w:hint="eastAsia"/>
                <w:lang w:eastAsia="ja-JP"/>
              </w:rPr>
              <w:t>PROTOCONV</w:t>
            </w:r>
            <w:r>
              <w:rPr>
                <w:lang w:eastAsia="ja-JP"/>
              </w:rPr>
              <w:t>_CLR = (0U)</w:t>
            </w:r>
          </w:p>
        </w:tc>
        <w:tc>
          <w:tcPr>
            <w:tcW w:w="3411" w:type="dxa"/>
            <w:tcBorders>
              <w:left w:val="single" w:sz="4" w:space="0" w:color="auto"/>
              <w:bottom w:val="single" w:sz="4" w:space="0" w:color="auto"/>
            </w:tcBorders>
          </w:tcPr>
          <w:p w14:paraId="5C8A752F" w14:textId="77777777" w:rsidR="006279FB" w:rsidRDefault="006279FB" w:rsidP="001269D3">
            <w:pPr>
              <w:pStyle w:val="a1"/>
              <w:spacing w:before="0" w:after="0"/>
              <w:jc w:val="left"/>
            </w:pPr>
            <w:r>
              <w:rPr>
                <w:rFonts w:hint="eastAsia"/>
                <w:lang w:eastAsia="ja-JP"/>
              </w:rPr>
              <w:t>F</w:t>
            </w:r>
            <w:r>
              <w:rPr>
                <w:lang w:eastAsia="ja-JP"/>
              </w:rPr>
              <w:t>lag Clear</w:t>
            </w:r>
          </w:p>
        </w:tc>
      </w:tr>
      <w:tr w:rsidR="006279FB" w:rsidRPr="006157D5" w14:paraId="423AE192" w14:textId="77777777" w:rsidTr="00AD3E8B">
        <w:trPr>
          <w:cantSplit/>
          <w:trHeight w:val="435"/>
        </w:trPr>
        <w:tc>
          <w:tcPr>
            <w:tcW w:w="1129" w:type="dxa"/>
            <w:vMerge/>
            <w:shd w:val="pct10" w:color="auto" w:fill="FFFFFF"/>
          </w:tcPr>
          <w:p w14:paraId="1130557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64C8923" w14:textId="79291055" w:rsidR="006279FB" w:rsidRPr="00C11AD9" w:rsidRDefault="006279FB" w:rsidP="001269D3">
            <w:pPr>
              <w:pStyle w:val="a1"/>
              <w:spacing w:before="0" w:after="0"/>
              <w:jc w:val="left"/>
            </w:pPr>
            <w:r>
              <w:rPr>
                <w:rFonts w:hint="eastAsia"/>
                <w:lang w:eastAsia="ja-JP"/>
              </w:rPr>
              <w:t>PROTOCONV</w:t>
            </w:r>
            <w:r>
              <w:rPr>
                <w:lang w:eastAsia="ja-JP"/>
              </w:rPr>
              <w:t>_SET = (1U)</w:t>
            </w:r>
          </w:p>
        </w:tc>
        <w:tc>
          <w:tcPr>
            <w:tcW w:w="3411" w:type="dxa"/>
            <w:tcBorders>
              <w:left w:val="single" w:sz="4" w:space="0" w:color="auto"/>
              <w:bottom w:val="single" w:sz="4" w:space="0" w:color="auto"/>
            </w:tcBorders>
          </w:tcPr>
          <w:p w14:paraId="4135A655" w14:textId="77777777" w:rsidR="006279FB" w:rsidRDefault="006279FB" w:rsidP="001269D3">
            <w:pPr>
              <w:pStyle w:val="a1"/>
              <w:spacing w:before="0" w:after="0"/>
              <w:jc w:val="left"/>
            </w:pPr>
            <w:r>
              <w:rPr>
                <w:rFonts w:hint="eastAsia"/>
                <w:lang w:eastAsia="ja-JP"/>
              </w:rPr>
              <w:t>F</w:t>
            </w:r>
            <w:r>
              <w:rPr>
                <w:lang w:eastAsia="ja-JP"/>
              </w:rPr>
              <w:t>lag Set</w:t>
            </w:r>
          </w:p>
        </w:tc>
      </w:tr>
      <w:tr w:rsidR="006279FB" w:rsidRPr="006157D5" w14:paraId="010BBB93" w14:textId="77777777" w:rsidTr="00AD3E8B">
        <w:trPr>
          <w:cantSplit/>
          <w:trHeight w:val="435"/>
        </w:trPr>
        <w:tc>
          <w:tcPr>
            <w:tcW w:w="1129" w:type="dxa"/>
            <w:vMerge/>
            <w:shd w:val="pct10" w:color="auto" w:fill="FFFFFF"/>
          </w:tcPr>
          <w:p w14:paraId="67EC7DF2"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76A899EF" w14:textId="258B4724" w:rsidR="006279FB" w:rsidRPr="00C11AD9" w:rsidRDefault="006279FB" w:rsidP="001269D3">
            <w:pPr>
              <w:pStyle w:val="a1"/>
              <w:spacing w:before="0" w:after="0"/>
              <w:jc w:val="left"/>
            </w:pPr>
            <w:r>
              <w:rPr>
                <w:rFonts w:hint="eastAsia"/>
                <w:lang w:eastAsia="ja-JP"/>
              </w:rPr>
              <w:t>PROTOCONV</w:t>
            </w:r>
            <w:r>
              <w:rPr>
                <w:lang w:eastAsia="ja-JP"/>
              </w:rPr>
              <w:t>_INVALID = (0U)</w:t>
            </w:r>
          </w:p>
        </w:tc>
        <w:tc>
          <w:tcPr>
            <w:tcW w:w="3411" w:type="dxa"/>
            <w:tcBorders>
              <w:left w:val="single" w:sz="4" w:space="0" w:color="auto"/>
              <w:bottom w:val="single" w:sz="4" w:space="0" w:color="auto"/>
            </w:tcBorders>
          </w:tcPr>
          <w:p w14:paraId="3D264AAE" w14:textId="77777777" w:rsidR="006279FB" w:rsidRDefault="006279FB" w:rsidP="001269D3">
            <w:pPr>
              <w:pStyle w:val="a1"/>
              <w:spacing w:before="0" w:after="0"/>
              <w:jc w:val="left"/>
            </w:pPr>
            <w:r>
              <w:rPr>
                <w:rFonts w:hint="eastAsia"/>
                <w:lang w:eastAsia="ja-JP"/>
              </w:rPr>
              <w:t>I</w:t>
            </w:r>
            <w:r>
              <w:rPr>
                <w:lang w:eastAsia="ja-JP"/>
              </w:rPr>
              <w:t>nvalid flag</w:t>
            </w:r>
          </w:p>
        </w:tc>
      </w:tr>
      <w:tr w:rsidR="006279FB" w:rsidRPr="006157D5" w14:paraId="21C3A396" w14:textId="77777777" w:rsidTr="00AD3E8B">
        <w:trPr>
          <w:cantSplit/>
          <w:trHeight w:val="435"/>
        </w:trPr>
        <w:tc>
          <w:tcPr>
            <w:tcW w:w="1129" w:type="dxa"/>
            <w:vMerge/>
            <w:shd w:val="pct10" w:color="auto" w:fill="FFFFFF"/>
          </w:tcPr>
          <w:p w14:paraId="3A279905"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C262B83" w14:textId="677AAB36" w:rsidR="006279FB" w:rsidRPr="00C11AD9" w:rsidRDefault="006279FB" w:rsidP="001269D3">
            <w:pPr>
              <w:pStyle w:val="a1"/>
              <w:spacing w:before="0" w:after="0"/>
              <w:jc w:val="left"/>
            </w:pPr>
            <w:r>
              <w:rPr>
                <w:rFonts w:hint="eastAsia"/>
                <w:lang w:eastAsia="ja-JP"/>
              </w:rPr>
              <w:t>PROTOCONV</w:t>
            </w:r>
            <w:r>
              <w:rPr>
                <w:lang w:eastAsia="ja-JP"/>
              </w:rPr>
              <w:t>_VALID = (1U)</w:t>
            </w:r>
          </w:p>
        </w:tc>
        <w:tc>
          <w:tcPr>
            <w:tcW w:w="3411" w:type="dxa"/>
            <w:tcBorders>
              <w:left w:val="single" w:sz="4" w:space="0" w:color="auto"/>
              <w:bottom w:val="single" w:sz="4" w:space="0" w:color="auto"/>
            </w:tcBorders>
          </w:tcPr>
          <w:p w14:paraId="7F600598" w14:textId="77777777" w:rsidR="006279FB" w:rsidRDefault="006279FB" w:rsidP="001269D3">
            <w:pPr>
              <w:pStyle w:val="a1"/>
              <w:spacing w:before="0" w:after="0"/>
              <w:jc w:val="left"/>
            </w:pPr>
            <w:r>
              <w:rPr>
                <w:rFonts w:hint="eastAsia"/>
                <w:lang w:eastAsia="ja-JP"/>
              </w:rPr>
              <w:t>V</w:t>
            </w:r>
            <w:r>
              <w:rPr>
                <w:lang w:eastAsia="ja-JP"/>
              </w:rPr>
              <w:t>alid flag</w:t>
            </w:r>
          </w:p>
        </w:tc>
      </w:tr>
      <w:tr w:rsidR="006279FB" w:rsidRPr="006157D5" w14:paraId="22748CDA" w14:textId="77777777" w:rsidTr="00AD3E8B">
        <w:trPr>
          <w:cantSplit/>
          <w:trHeight w:val="435"/>
        </w:trPr>
        <w:tc>
          <w:tcPr>
            <w:tcW w:w="1129" w:type="dxa"/>
            <w:vMerge/>
            <w:shd w:val="pct10" w:color="auto" w:fill="FFFFFF"/>
          </w:tcPr>
          <w:p w14:paraId="696785A2"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37E9761" w14:textId="76A9B526" w:rsidR="006279FB" w:rsidRPr="00C11AD9" w:rsidRDefault="006279FB" w:rsidP="001269D3">
            <w:pPr>
              <w:pStyle w:val="a1"/>
              <w:spacing w:before="0" w:after="0"/>
              <w:jc w:val="left"/>
            </w:pPr>
            <w:r>
              <w:t>PROTOCONV_FLAG_IPV4</w:t>
            </w:r>
            <w:r w:rsidRPr="00585816">
              <w:t xml:space="preserve"> = (0U)</w:t>
            </w:r>
          </w:p>
        </w:tc>
        <w:tc>
          <w:tcPr>
            <w:tcW w:w="3411" w:type="dxa"/>
            <w:tcBorders>
              <w:left w:val="single" w:sz="4" w:space="0" w:color="auto"/>
              <w:bottom w:val="single" w:sz="4" w:space="0" w:color="auto"/>
            </w:tcBorders>
          </w:tcPr>
          <w:p w14:paraId="6A8243EB" w14:textId="77777777" w:rsidR="006279FB" w:rsidRDefault="006279FB" w:rsidP="001269D3">
            <w:pPr>
              <w:pStyle w:val="a1"/>
              <w:spacing w:before="0" w:after="0"/>
              <w:jc w:val="left"/>
            </w:pPr>
            <w:r>
              <w:rPr>
                <w:lang w:eastAsia="ja-JP"/>
              </w:rPr>
              <w:t>IPv4 flag</w:t>
            </w:r>
          </w:p>
        </w:tc>
      </w:tr>
      <w:tr w:rsidR="006279FB" w:rsidRPr="006157D5" w14:paraId="724C3FF6" w14:textId="77777777" w:rsidTr="00AD3E8B">
        <w:trPr>
          <w:cantSplit/>
          <w:trHeight w:val="435"/>
        </w:trPr>
        <w:tc>
          <w:tcPr>
            <w:tcW w:w="1129" w:type="dxa"/>
            <w:vMerge/>
            <w:shd w:val="pct10" w:color="auto" w:fill="FFFFFF"/>
          </w:tcPr>
          <w:p w14:paraId="6C4C520C"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6F481CE" w14:textId="37D36918" w:rsidR="006279FB" w:rsidRDefault="006279FB" w:rsidP="001269D3">
            <w:pPr>
              <w:pStyle w:val="a1"/>
              <w:spacing w:before="0" w:after="0"/>
              <w:jc w:val="left"/>
              <w:rPr>
                <w:lang w:eastAsia="ja-JP"/>
              </w:rPr>
            </w:pPr>
            <w:r>
              <w:rPr>
                <w:rFonts w:hint="eastAsia"/>
                <w:lang w:eastAsia="ja-JP"/>
              </w:rPr>
              <w:t>PROTOCONV</w:t>
            </w:r>
            <w:r>
              <w:rPr>
                <w:lang w:eastAsia="ja-JP"/>
              </w:rPr>
              <w:t>_FLAG_IPV6 = (1U)</w:t>
            </w:r>
          </w:p>
        </w:tc>
        <w:tc>
          <w:tcPr>
            <w:tcW w:w="3411" w:type="dxa"/>
            <w:tcBorders>
              <w:left w:val="single" w:sz="4" w:space="0" w:color="auto"/>
              <w:bottom w:val="single" w:sz="4" w:space="0" w:color="auto"/>
            </w:tcBorders>
          </w:tcPr>
          <w:p w14:paraId="2D24A7F5" w14:textId="77777777" w:rsidR="006279FB" w:rsidRDefault="006279FB" w:rsidP="001269D3">
            <w:pPr>
              <w:pStyle w:val="a1"/>
              <w:spacing w:before="0" w:after="0"/>
              <w:jc w:val="left"/>
              <w:rPr>
                <w:lang w:eastAsia="ja-JP"/>
              </w:rPr>
            </w:pPr>
            <w:r>
              <w:rPr>
                <w:rFonts w:hint="eastAsia"/>
                <w:lang w:eastAsia="ja-JP"/>
              </w:rPr>
              <w:t>I</w:t>
            </w:r>
            <w:r>
              <w:rPr>
                <w:lang w:eastAsia="ja-JP"/>
              </w:rPr>
              <w:t>Pv6 flag</w:t>
            </w:r>
          </w:p>
        </w:tc>
      </w:tr>
      <w:tr w:rsidR="006279FB" w:rsidRPr="006157D5" w14:paraId="1E7CA12D" w14:textId="77777777" w:rsidTr="00AD3E8B">
        <w:trPr>
          <w:cantSplit/>
          <w:trHeight w:val="435"/>
        </w:trPr>
        <w:tc>
          <w:tcPr>
            <w:tcW w:w="1129" w:type="dxa"/>
            <w:vMerge/>
            <w:shd w:val="pct10" w:color="auto" w:fill="FFFFFF"/>
          </w:tcPr>
          <w:p w14:paraId="723EB806"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6B26C187" w14:textId="228FAEDB" w:rsidR="006279FB" w:rsidRPr="00C11AD9" w:rsidRDefault="006279FB" w:rsidP="001269D3">
            <w:pPr>
              <w:pStyle w:val="a1"/>
              <w:spacing w:before="0" w:after="0"/>
              <w:jc w:val="left"/>
            </w:pPr>
            <w:r>
              <w:rPr>
                <w:lang w:eastAsia="ja-JP"/>
              </w:rPr>
              <w:t>PROTOCONV_</w:t>
            </w:r>
            <w:r>
              <w:rPr>
                <w:rFonts w:hint="eastAsia"/>
                <w:lang w:eastAsia="ja-JP"/>
              </w:rPr>
              <w:t>F</w:t>
            </w:r>
            <w:r>
              <w:rPr>
                <w:lang w:eastAsia="ja-JP"/>
              </w:rPr>
              <w:t>LAG_NTSCF = (0U)</w:t>
            </w:r>
          </w:p>
        </w:tc>
        <w:tc>
          <w:tcPr>
            <w:tcW w:w="3411" w:type="dxa"/>
            <w:tcBorders>
              <w:left w:val="single" w:sz="4" w:space="0" w:color="auto"/>
              <w:bottom w:val="single" w:sz="4" w:space="0" w:color="auto"/>
            </w:tcBorders>
          </w:tcPr>
          <w:p w14:paraId="48DB41EB" w14:textId="77777777" w:rsidR="006279FB" w:rsidRDefault="006279FB" w:rsidP="001269D3">
            <w:pPr>
              <w:pStyle w:val="a1"/>
              <w:spacing w:before="0" w:after="0"/>
              <w:jc w:val="left"/>
            </w:pPr>
            <w:r>
              <w:t>NTSCF</w:t>
            </w:r>
            <w:r w:rsidRPr="005F2BC9">
              <w:t xml:space="preserve"> </w:t>
            </w:r>
            <w:r>
              <w:t>f</w:t>
            </w:r>
            <w:r w:rsidRPr="005F2BC9">
              <w:t>lag</w:t>
            </w:r>
          </w:p>
        </w:tc>
      </w:tr>
      <w:tr w:rsidR="006279FB" w:rsidRPr="006157D5" w14:paraId="16155A72" w14:textId="77777777" w:rsidTr="00AD3E8B">
        <w:trPr>
          <w:cantSplit/>
          <w:trHeight w:val="435"/>
        </w:trPr>
        <w:tc>
          <w:tcPr>
            <w:tcW w:w="1129" w:type="dxa"/>
            <w:vMerge/>
            <w:shd w:val="pct10" w:color="auto" w:fill="FFFFFF"/>
          </w:tcPr>
          <w:p w14:paraId="0FCECE51"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BCDA27D" w14:textId="45D46BD8" w:rsidR="006279FB" w:rsidRDefault="006279FB" w:rsidP="001269D3">
            <w:pPr>
              <w:pStyle w:val="a1"/>
              <w:spacing w:before="0" w:after="0"/>
              <w:jc w:val="left"/>
              <w:rPr>
                <w:lang w:eastAsia="ja-JP"/>
              </w:rPr>
            </w:pPr>
            <w:r>
              <w:rPr>
                <w:lang w:eastAsia="ja-JP"/>
              </w:rPr>
              <w:t>PROTOCONV</w:t>
            </w:r>
            <w:r w:rsidRPr="00951D93">
              <w:rPr>
                <w:lang w:eastAsia="ja-JP"/>
              </w:rPr>
              <w:t>_FLAG_TSCF</w:t>
            </w:r>
            <w:r>
              <w:rPr>
                <w:lang w:eastAsia="ja-JP"/>
              </w:rPr>
              <w:t xml:space="preserve"> = (1U)</w:t>
            </w:r>
          </w:p>
        </w:tc>
        <w:tc>
          <w:tcPr>
            <w:tcW w:w="3411" w:type="dxa"/>
            <w:tcBorders>
              <w:left w:val="single" w:sz="4" w:space="0" w:color="auto"/>
              <w:bottom w:val="single" w:sz="4" w:space="0" w:color="auto"/>
            </w:tcBorders>
          </w:tcPr>
          <w:p w14:paraId="6ADF5D90" w14:textId="17026854" w:rsidR="006279FB" w:rsidRDefault="006279FB" w:rsidP="001269D3">
            <w:pPr>
              <w:pStyle w:val="a1"/>
              <w:spacing w:before="0" w:after="0"/>
              <w:jc w:val="left"/>
            </w:pPr>
            <w:r>
              <w:t>TSCF</w:t>
            </w:r>
            <w:r w:rsidRPr="005F2BC9">
              <w:t xml:space="preserve"> </w:t>
            </w:r>
            <w:r>
              <w:t>f</w:t>
            </w:r>
            <w:r w:rsidRPr="005F2BC9">
              <w:t>lag</w:t>
            </w:r>
          </w:p>
        </w:tc>
      </w:tr>
      <w:tr w:rsidR="006279FB" w:rsidRPr="006157D5" w14:paraId="4F1D4A25" w14:textId="77777777" w:rsidTr="00AD3E8B">
        <w:trPr>
          <w:cantSplit/>
          <w:trHeight w:val="435"/>
        </w:trPr>
        <w:tc>
          <w:tcPr>
            <w:tcW w:w="1129" w:type="dxa"/>
            <w:vMerge/>
            <w:shd w:val="pct10" w:color="auto" w:fill="FFFFFF"/>
          </w:tcPr>
          <w:p w14:paraId="40CF461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6AC1CAEE" w14:textId="60350A76" w:rsidR="006279FB" w:rsidRDefault="006279FB" w:rsidP="001269D3">
            <w:pPr>
              <w:pStyle w:val="a1"/>
              <w:spacing w:before="0" w:after="0"/>
              <w:jc w:val="left"/>
              <w:rPr>
                <w:lang w:eastAsia="ja-JP"/>
              </w:rPr>
            </w:pPr>
            <w:r>
              <w:rPr>
                <w:lang w:eastAsia="ja-JP"/>
              </w:rPr>
              <w:t>PROTOCONV</w:t>
            </w:r>
            <w:r w:rsidRPr="000456CF">
              <w:rPr>
                <w:lang w:eastAsia="ja-JP"/>
              </w:rPr>
              <w:t>_AVTP_NONE</w:t>
            </w:r>
            <w:r w:rsidRPr="00932789">
              <w:rPr>
                <w:lang w:eastAsia="ja-JP"/>
              </w:rPr>
              <w:t xml:space="preserve"> = (</w:t>
            </w:r>
            <w:r>
              <w:rPr>
                <w:lang w:eastAsia="ja-JP"/>
              </w:rPr>
              <w:t>2</w:t>
            </w:r>
            <w:r w:rsidRPr="00932789">
              <w:rPr>
                <w:lang w:eastAsia="ja-JP"/>
              </w:rPr>
              <w:t>U)</w:t>
            </w:r>
          </w:p>
        </w:tc>
        <w:tc>
          <w:tcPr>
            <w:tcW w:w="3411" w:type="dxa"/>
            <w:tcBorders>
              <w:left w:val="single" w:sz="4" w:space="0" w:color="auto"/>
              <w:bottom w:val="single" w:sz="4" w:space="0" w:color="auto"/>
            </w:tcBorders>
          </w:tcPr>
          <w:p w14:paraId="27930B17" w14:textId="6DDF2C81" w:rsidR="006279FB" w:rsidRDefault="006279FB" w:rsidP="001269D3">
            <w:pPr>
              <w:pStyle w:val="a1"/>
              <w:spacing w:before="0" w:after="0"/>
              <w:jc w:val="left"/>
            </w:pPr>
            <w:r>
              <w:rPr>
                <w:lang w:eastAsia="ja-JP"/>
              </w:rPr>
              <w:t>AVTP exclude flag</w:t>
            </w:r>
          </w:p>
        </w:tc>
      </w:tr>
      <w:tr w:rsidR="006279FB" w:rsidRPr="006157D5" w14:paraId="067E3F19" w14:textId="77777777" w:rsidTr="00AD3E8B">
        <w:trPr>
          <w:cantSplit/>
          <w:trHeight w:val="435"/>
        </w:trPr>
        <w:tc>
          <w:tcPr>
            <w:tcW w:w="1129" w:type="dxa"/>
            <w:vMerge/>
            <w:shd w:val="pct10" w:color="auto" w:fill="FFFFFF"/>
          </w:tcPr>
          <w:p w14:paraId="4EED505A"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7319883A" w14:textId="6BE3336D" w:rsidR="006279FB" w:rsidRPr="00514C45" w:rsidRDefault="006279FB" w:rsidP="001269D3">
            <w:pPr>
              <w:pStyle w:val="a1"/>
              <w:rPr>
                <w:lang w:val="en-US"/>
              </w:rPr>
            </w:pPr>
            <w:r w:rsidRPr="002306CA">
              <w:rPr>
                <w:lang w:eastAsia="ja-JP"/>
              </w:rPr>
              <w:t>PROTOCONV_MIXBUF_MAX</w:t>
            </w:r>
            <w:r>
              <w:rPr>
                <w:lang w:eastAsia="ja-JP"/>
              </w:rPr>
              <w:t xml:space="preserve"> = </w:t>
            </w:r>
            <w:r w:rsidR="00A23955" w:rsidRPr="00A23955">
              <w:rPr>
                <w:lang w:val="en-US"/>
              </w:rPr>
              <w:t>MIX_RX_BUF_NUM</w:t>
            </w:r>
          </w:p>
          <w:p w14:paraId="0130614B" w14:textId="3C9427A7" w:rsidR="006279FB" w:rsidRDefault="006279FB" w:rsidP="001269D3">
            <w:pPr>
              <w:pStyle w:val="a1"/>
              <w:spacing w:before="0" w:after="0"/>
              <w:jc w:val="left"/>
              <w:rPr>
                <w:lang w:eastAsia="ja-JP"/>
              </w:rPr>
            </w:pPr>
          </w:p>
        </w:tc>
        <w:tc>
          <w:tcPr>
            <w:tcW w:w="3411" w:type="dxa"/>
            <w:tcBorders>
              <w:left w:val="single" w:sz="4" w:space="0" w:color="auto"/>
              <w:bottom w:val="single" w:sz="4" w:space="0" w:color="auto"/>
            </w:tcBorders>
          </w:tcPr>
          <w:p w14:paraId="3811307F" w14:textId="52A7402F" w:rsidR="006279FB" w:rsidRPr="00A23955" w:rsidRDefault="006279FB" w:rsidP="00A23955">
            <w:pPr>
              <w:pStyle w:val="a1"/>
              <w:spacing w:before="0" w:after="0"/>
              <w:jc w:val="left"/>
              <w:rPr>
                <w:lang w:eastAsia="ja-JP"/>
              </w:rPr>
            </w:pPr>
            <w:r>
              <w:rPr>
                <w:lang w:eastAsia="ja-JP"/>
              </w:rPr>
              <w:t>The maximum number of Mix Buffers</w:t>
            </w:r>
          </w:p>
        </w:tc>
      </w:tr>
      <w:tr w:rsidR="006279FB" w:rsidRPr="006157D5" w14:paraId="3CE547D9" w14:textId="77777777" w:rsidTr="00AD3E8B">
        <w:trPr>
          <w:cantSplit/>
          <w:trHeight w:val="435"/>
        </w:trPr>
        <w:tc>
          <w:tcPr>
            <w:tcW w:w="1129" w:type="dxa"/>
            <w:vMerge/>
            <w:shd w:val="pct10" w:color="auto" w:fill="FFFFFF"/>
          </w:tcPr>
          <w:p w14:paraId="0EEAAF91"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6E721822" w14:textId="77777777" w:rsidR="006279FB" w:rsidRDefault="006279FB" w:rsidP="001269D3">
            <w:pPr>
              <w:pStyle w:val="a1"/>
              <w:spacing w:before="0" w:after="0"/>
              <w:jc w:val="left"/>
            </w:pPr>
            <w:r w:rsidRPr="00C11C83">
              <w:t>R_</w:t>
            </w:r>
            <w:r>
              <w:t>PROTOCONV</w:t>
            </w:r>
            <w:r w:rsidRPr="00C11C83">
              <w:t>_INIT_SID</w:t>
            </w:r>
          </w:p>
          <w:p w14:paraId="5C5DF7D2" w14:textId="2A14CBFC" w:rsidR="006279FB" w:rsidRPr="00D46B12" w:rsidRDefault="006279FB" w:rsidP="001269D3">
            <w:pPr>
              <w:pStyle w:val="a1"/>
              <w:spacing w:before="0" w:after="0"/>
              <w:jc w:val="left"/>
              <w:rPr>
                <w:lang w:val="en-US" w:eastAsia="ja-JP"/>
              </w:rPr>
            </w:pPr>
            <w:r w:rsidRPr="00C11C83">
              <w:t>= (uint8)0x00U</w:t>
            </w:r>
          </w:p>
        </w:tc>
        <w:tc>
          <w:tcPr>
            <w:tcW w:w="3411" w:type="dxa"/>
            <w:tcBorders>
              <w:left w:val="single" w:sz="4" w:space="0" w:color="auto"/>
              <w:bottom w:val="single" w:sz="4" w:space="0" w:color="auto"/>
            </w:tcBorders>
          </w:tcPr>
          <w:p w14:paraId="1BF90FF1" w14:textId="038F90D9" w:rsidR="006279FB" w:rsidRDefault="006279FB" w:rsidP="001269D3">
            <w:pPr>
              <w:pStyle w:val="a1"/>
              <w:spacing w:before="0" w:after="0"/>
              <w:jc w:val="left"/>
            </w:pPr>
            <w:r w:rsidRPr="00DC4C1E">
              <w:t>Service ID for R_</w:t>
            </w:r>
            <w:r>
              <w:t>ProtoConv</w:t>
            </w:r>
            <w:r w:rsidRPr="00DC4C1E">
              <w:t>_Init</w:t>
            </w:r>
          </w:p>
        </w:tc>
      </w:tr>
      <w:tr w:rsidR="006279FB" w:rsidRPr="006157D5" w14:paraId="2D314539" w14:textId="77777777" w:rsidTr="00AD3E8B">
        <w:trPr>
          <w:cantSplit/>
          <w:trHeight w:val="435"/>
        </w:trPr>
        <w:tc>
          <w:tcPr>
            <w:tcW w:w="1129" w:type="dxa"/>
            <w:vMerge/>
            <w:shd w:val="pct10" w:color="auto" w:fill="FFFFFF"/>
          </w:tcPr>
          <w:p w14:paraId="4276041B"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F518311" w14:textId="77777777" w:rsidR="006279FB" w:rsidRPr="00446F5B" w:rsidRDefault="006279FB" w:rsidP="001269D3">
            <w:pPr>
              <w:pStyle w:val="a1"/>
              <w:rPr>
                <w:lang w:val="en-US"/>
              </w:rPr>
            </w:pPr>
            <w:r w:rsidRPr="00446F5B">
              <w:rPr>
                <w:lang w:val="en-US"/>
              </w:rPr>
              <w:t>R_PROTOCONV_CANTOETHTS_SID</w:t>
            </w:r>
          </w:p>
          <w:p w14:paraId="448850BB" w14:textId="28295878" w:rsidR="006279FB" w:rsidRPr="00C11C83" w:rsidRDefault="006279FB" w:rsidP="001269D3">
            <w:pPr>
              <w:pStyle w:val="a1"/>
              <w:spacing w:before="0" w:after="0"/>
              <w:jc w:val="left"/>
            </w:pPr>
            <w:r w:rsidRPr="00C11C83">
              <w:t>= (uint8</w:t>
            </w:r>
            <w:r>
              <w:rPr>
                <w:lang w:val="en-US"/>
              </w:rPr>
              <w:t>)0</w:t>
            </w:r>
            <w:r w:rsidRPr="00C11C83">
              <w:t>x01U</w:t>
            </w:r>
          </w:p>
        </w:tc>
        <w:tc>
          <w:tcPr>
            <w:tcW w:w="3411" w:type="dxa"/>
            <w:tcBorders>
              <w:left w:val="single" w:sz="4" w:space="0" w:color="auto"/>
              <w:bottom w:val="single" w:sz="4" w:space="0" w:color="auto"/>
            </w:tcBorders>
          </w:tcPr>
          <w:p w14:paraId="3C8DF65E" w14:textId="1F8659EC" w:rsidR="006279FB" w:rsidRPr="00DC4C1E" w:rsidRDefault="006279FB" w:rsidP="001269D3">
            <w:pPr>
              <w:pStyle w:val="a1"/>
              <w:spacing w:before="0" w:after="0"/>
              <w:jc w:val="left"/>
            </w:pPr>
            <w:r w:rsidRPr="00DC4C1E">
              <w:t>Service ID for R_</w:t>
            </w:r>
            <w:r>
              <w:t>ProtoConv</w:t>
            </w:r>
            <w:r w:rsidRPr="00DC4C1E">
              <w:t>_CantoEth</w:t>
            </w:r>
            <w:r>
              <w:t>TS</w:t>
            </w:r>
          </w:p>
        </w:tc>
      </w:tr>
      <w:tr w:rsidR="006279FB" w:rsidRPr="006157D5" w14:paraId="135B9BB2" w14:textId="77777777" w:rsidTr="00AD3E8B">
        <w:trPr>
          <w:cantSplit/>
          <w:trHeight w:val="435"/>
        </w:trPr>
        <w:tc>
          <w:tcPr>
            <w:tcW w:w="1129" w:type="dxa"/>
            <w:vMerge/>
            <w:shd w:val="pct10" w:color="auto" w:fill="FFFFFF"/>
          </w:tcPr>
          <w:p w14:paraId="3082E635"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25F8460" w14:textId="77777777" w:rsidR="006279FB" w:rsidRDefault="006279FB" w:rsidP="001269D3">
            <w:pPr>
              <w:pStyle w:val="a1"/>
              <w:spacing w:before="0" w:after="0"/>
              <w:jc w:val="left"/>
            </w:pPr>
            <w:r w:rsidRPr="00C11C83">
              <w:t>R_</w:t>
            </w:r>
            <w:r>
              <w:t>PROTOCONV</w:t>
            </w:r>
            <w:r w:rsidRPr="00C11C83">
              <w:t>_CANTOETH_SID</w:t>
            </w:r>
          </w:p>
          <w:p w14:paraId="28C6453D" w14:textId="7242A922" w:rsidR="006279FB" w:rsidRPr="00951D93" w:rsidRDefault="006279FB" w:rsidP="001269D3">
            <w:pPr>
              <w:pStyle w:val="a1"/>
              <w:spacing w:before="0" w:after="0"/>
              <w:jc w:val="left"/>
              <w:rPr>
                <w:lang w:eastAsia="ja-JP"/>
              </w:rPr>
            </w:pPr>
            <w:r w:rsidRPr="00C11C83">
              <w:t>= (uint8</w:t>
            </w:r>
            <w:r>
              <w:rPr>
                <w:lang w:val="en-US"/>
              </w:rPr>
              <w:t>)0</w:t>
            </w:r>
            <w:r w:rsidRPr="00C11C83">
              <w:t>x0</w:t>
            </w:r>
            <w:r>
              <w:t>2</w:t>
            </w:r>
            <w:r w:rsidRPr="00C11C83">
              <w:t xml:space="preserve">U </w:t>
            </w:r>
          </w:p>
        </w:tc>
        <w:tc>
          <w:tcPr>
            <w:tcW w:w="3411" w:type="dxa"/>
            <w:tcBorders>
              <w:left w:val="single" w:sz="4" w:space="0" w:color="auto"/>
              <w:bottom w:val="single" w:sz="4" w:space="0" w:color="auto"/>
            </w:tcBorders>
          </w:tcPr>
          <w:p w14:paraId="595B01A9" w14:textId="61A67004" w:rsidR="006279FB" w:rsidRDefault="006279FB" w:rsidP="001269D3">
            <w:pPr>
              <w:pStyle w:val="a1"/>
              <w:spacing w:before="0" w:after="0"/>
              <w:jc w:val="left"/>
            </w:pPr>
            <w:r w:rsidRPr="00DC4C1E">
              <w:t>Service ID for R_</w:t>
            </w:r>
            <w:r>
              <w:t>ProtoConv</w:t>
            </w:r>
            <w:r w:rsidRPr="00DC4C1E">
              <w:t>_CantoEth</w:t>
            </w:r>
          </w:p>
        </w:tc>
      </w:tr>
      <w:tr w:rsidR="006279FB" w:rsidRPr="006157D5" w14:paraId="66E14288" w14:textId="77777777" w:rsidTr="00AD3E8B">
        <w:trPr>
          <w:cantSplit/>
          <w:trHeight w:val="435"/>
        </w:trPr>
        <w:tc>
          <w:tcPr>
            <w:tcW w:w="1129" w:type="dxa"/>
            <w:vMerge/>
            <w:shd w:val="pct10" w:color="auto" w:fill="FFFFFF"/>
          </w:tcPr>
          <w:p w14:paraId="41933E0D"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587F5B29" w14:textId="77777777" w:rsidR="006279FB" w:rsidRDefault="006279FB" w:rsidP="001269D3">
            <w:pPr>
              <w:pStyle w:val="a1"/>
              <w:rPr>
                <w:lang w:val="en-US"/>
              </w:rPr>
            </w:pPr>
            <w:r w:rsidRPr="00446F5B">
              <w:rPr>
                <w:lang w:val="en-US"/>
              </w:rPr>
              <w:t>R_PROTOCONV_LINTOETH_SID</w:t>
            </w:r>
          </w:p>
          <w:p w14:paraId="48C05901" w14:textId="29C598E9" w:rsidR="006279FB" w:rsidRPr="00C11C83" w:rsidRDefault="006279FB" w:rsidP="001269D3">
            <w:pPr>
              <w:pStyle w:val="a1"/>
            </w:pPr>
            <w:r w:rsidRPr="00C11C83">
              <w:t>= (uint8</w:t>
            </w:r>
            <w:r>
              <w:rPr>
                <w:lang w:val="en-US"/>
              </w:rPr>
              <w:t>)0</w:t>
            </w:r>
            <w:r w:rsidRPr="00C11C83">
              <w:t>x0</w:t>
            </w:r>
            <w:r>
              <w:t>3U</w:t>
            </w:r>
          </w:p>
        </w:tc>
        <w:tc>
          <w:tcPr>
            <w:tcW w:w="3411" w:type="dxa"/>
            <w:tcBorders>
              <w:left w:val="single" w:sz="4" w:space="0" w:color="auto"/>
              <w:bottom w:val="single" w:sz="4" w:space="0" w:color="auto"/>
            </w:tcBorders>
          </w:tcPr>
          <w:p w14:paraId="162364DD" w14:textId="6FA74924" w:rsidR="006279FB" w:rsidRPr="00DC4C1E" w:rsidRDefault="006279FB" w:rsidP="001269D3">
            <w:pPr>
              <w:pStyle w:val="a1"/>
              <w:spacing w:before="0" w:after="0"/>
              <w:jc w:val="left"/>
            </w:pPr>
            <w:r w:rsidRPr="00DC4C1E">
              <w:t>Service ID for R_</w:t>
            </w:r>
            <w:r>
              <w:t>ProtoConv</w:t>
            </w:r>
            <w:r w:rsidRPr="00DC4C1E">
              <w:t>_</w:t>
            </w:r>
            <w:r>
              <w:t>Li</w:t>
            </w:r>
            <w:r w:rsidRPr="00DC4C1E">
              <w:t>ntoEth</w:t>
            </w:r>
          </w:p>
        </w:tc>
      </w:tr>
      <w:tr w:rsidR="006279FB" w:rsidRPr="006157D5" w14:paraId="67593FC3" w14:textId="77777777" w:rsidTr="00AD3E8B">
        <w:trPr>
          <w:cantSplit/>
          <w:trHeight w:val="435"/>
        </w:trPr>
        <w:tc>
          <w:tcPr>
            <w:tcW w:w="1129" w:type="dxa"/>
            <w:vMerge/>
            <w:shd w:val="pct10" w:color="auto" w:fill="FFFFFF"/>
          </w:tcPr>
          <w:p w14:paraId="0778A598"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5A0AD3C" w14:textId="77777777" w:rsidR="006279FB" w:rsidRDefault="006279FB" w:rsidP="001269D3">
            <w:pPr>
              <w:pStyle w:val="a1"/>
              <w:rPr>
                <w:lang w:val="en-US"/>
              </w:rPr>
            </w:pPr>
            <w:r w:rsidRPr="00446F5B">
              <w:rPr>
                <w:lang w:val="en-US"/>
              </w:rPr>
              <w:t>R_PROTOCONV_</w:t>
            </w:r>
            <w:r>
              <w:rPr>
                <w:lang w:val="en-US"/>
              </w:rPr>
              <w:t>PORT</w:t>
            </w:r>
            <w:r w:rsidRPr="00446F5B">
              <w:rPr>
                <w:lang w:val="en-US"/>
              </w:rPr>
              <w:t>TOETH_SID</w:t>
            </w:r>
          </w:p>
          <w:p w14:paraId="3A757AAE" w14:textId="682DD074" w:rsidR="006279FB" w:rsidRPr="00C11C83" w:rsidRDefault="006279FB" w:rsidP="001269D3">
            <w:pPr>
              <w:pStyle w:val="a1"/>
            </w:pPr>
            <w:r w:rsidRPr="00C11C83">
              <w:t>= (uint8</w:t>
            </w:r>
            <w:r>
              <w:rPr>
                <w:lang w:val="en-US"/>
              </w:rPr>
              <w:t>)0</w:t>
            </w:r>
            <w:r w:rsidRPr="00C11C83">
              <w:t>x0</w:t>
            </w:r>
            <w:r>
              <w:t>4</w:t>
            </w:r>
            <w:r w:rsidRPr="00C11C83">
              <w:t>U</w:t>
            </w:r>
          </w:p>
        </w:tc>
        <w:tc>
          <w:tcPr>
            <w:tcW w:w="3411" w:type="dxa"/>
            <w:tcBorders>
              <w:left w:val="single" w:sz="4" w:space="0" w:color="auto"/>
              <w:bottom w:val="single" w:sz="4" w:space="0" w:color="auto"/>
            </w:tcBorders>
          </w:tcPr>
          <w:p w14:paraId="47F04378" w14:textId="37C76748" w:rsidR="006279FB" w:rsidRPr="00446F5B" w:rsidRDefault="006279FB" w:rsidP="001269D3">
            <w:pPr>
              <w:pStyle w:val="a1"/>
              <w:jc w:val="left"/>
              <w:rPr>
                <w:lang w:val="en-US"/>
              </w:rPr>
            </w:pPr>
            <w:r w:rsidRPr="00DC4C1E">
              <w:t xml:space="preserve">Service ID for </w:t>
            </w:r>
            <w:r w:rsidRPr="00446F5B">
              <w:rPr>
                <w:lang w:val="en-US"/>
              </w:rPr>
              <w:t>R_ProtoConv_PorttoEth</w:t>
            </w:r>
          </w:p>
        </w:tc>
      </w:tr>
      <w:tr w:rsidR="006279FB" w:rsidRPr="006157D5" w14:paraId="7D4359AB" w14:textId="77777777" w:rsidTr="00AD3E8B">
        <w:trPr>
          <w:cantSplit/>
          <w:trHeight w:val="435"/>
        </w:trPr>
        <w:tc>
          <w:tcPr>
            <w:tcW w:w="1129" w:type="dxa"/>
            <w:vMerge/>
            <w:shd w:val="pct10" w:color="auto" w:fill="FFFFFF"/>
          </w:tcPr>
          <w:p w14:paraId="3C7B4B85"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3102FFB" w14:textId="77777777" w:rsidR="006279FB" w:rsidRDefault="006279FB" w:rsidP="001269D3">
            <w:pPr>
              <w:pStyle w:val="a1"/>
              <w:spacing w:before="0" w:after="0"/>
              <w:jc w:val="left"/>
              <w:rPr>
                <w:lang w:val="en-US"/>
              </w:rPr>
            </w:pPr>
            <w:r w:rsidRPr="000B41CE">
              <w:rPr>
                <w:lang w:val="en-US"/>
              </w:rPr>
              <w:t>R_PROTOCONV_TRIGGERXTOETHTX_SID</w:t>
            </w:r>
          </w:p>
          <w:p w14:paraId="610D09A0" w14:textId="5F0D90B1" w:rsidR="006279FB" w:rsidRPr="00C11C83" w:rsidRDefault="006279FB" w:rsidP="001269D3">
            <w:pPr>
              <w:pStyle w:val="a1"/>
              <w:spacing w:before="0" w:after="0"/>
              <w:jc w:val="left"/>
            </w:pPr>
            <w:r w:rsidRPr="00C11C83">
              <w:t>= (uint8</w:t>
            </w:r>
            <w:r>
              <w:rPr>
                <w:lang w:val="en-US"/>
              </w:rPr>
              <w:t>)0</w:t>
            </w:r>
            <w:r w:rsidRPr="00C11C83">
              <w:t>x0</w:t>
            </w:r>
            <w:r>
              <w:t>5</w:t>
            </w:r>
            <w:r w:rsidRPr="00C11C83">
              <w:t>U</w:t>
            </w:r>
          </w:p>
        </w:tc>
        <w:tc>
          <w:tcPr>
            <w:tcW w:w="3411" w:type="dxa"/>
            <w:tcBorders>
              <w:left w:val="single" w:sz="4" w:space="0" w:color="auto"/>
              <w:bottom w:val="single" w:sz="4" w:space="0" w:color="auto"/>
            </w:tcBorders>
          </w:tcPr>
          <w:p w14:paraId="4C3736EF" w14:textId="60A7B695" w:rsidR="006279FB" w:rsidRPr="000B41CE" w:rsidRDefault="006279FB" w:rsidP="001269D3">
            <w:pPr>
              <w:pStyle w:val="a1"/>
              <w:jc w:val="left"/>
              <w:rPr>
                <w:lang w:val="en-US"/>
              </w:rPr>
            </w:pPr>
            <w:r w:rsidRPr="00DC4C1E">
              <w:t xml:space="preserve">Service ID for </w:t>
            </w:r>
            <w:r w:rsidRPr="000B41CE">
              <w:rPr>
                <w:lang w:val="en-US"/>
              </w:rPr>
              <w:t>R_ProtoConv_TriggerXtoEthTx</w:t>
            </w:r>
          </w:p>
        </w:tc>
      </w:tr>
      <w:tr w:rsidR="006279FB" w:rsidRPr="006157D5" w14:paraId="70F77ABB" w14:textId="77777777" w:rsidTr="00AD3E8B">
        <w:trPr>
          <w:cantSplit/>
          <w:trHeight w:val="435"/>
        </w:trPr>
        <w:tc>
          <w:tcPr>
            <w:tcW w:w="1129" w:type="dxa"/>
            <w:vMerge/>
            <w:shd w:val="pct10" w:color="auto" w:fill="FFFFFF"/>
          </w:tcPr>
          <w:p w14:paraId="6EF2629B"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655129DA" w14:textId="77777777" w:rsidR="006279FB" w:rsidRDefault="006279FB" w:rsidP="001269D3">
            <w:pPr>
              <w:pStyle w:val="a1"/>
              <w:spacing w:before="0" w:after="0"/>
              <w:jc w:val="left"/>
            </w:pPr>
            <w:r w:rsidRPr="00C11C83">
              <w:t>R_</w:t>
            </w:r>
            <w:r>
              <w:t>PROTOCONV</w:t>
            </w:r>
            <w:r w:rsidRPr="00C11C83">
              <w:t>_MAINFUNCTION_SID</w:t>
            </w:r>
          </w:p>
          <w:p w14:paraId="63BDBD35" w14:textId="75BF7FC3" w:rsidR="006279FB" w:rsidRPr="00951D93" w:rsidRDefault="006279FB" w:rsidP="001269D3">
            <w:pPr>
              <w:pStyle w:val="a1"/>
              <w:spacing w:before="0" w:after="0"/>
              <w:jc w:val="left"/>
              <w:rPr>
                <w:lang w:eastAsia="ja-JP"/>
              </w:rPr>
            </w:pPr>
            <w:r w:rsidRPr="00C11C83">
              <w:t>= (uint8)0x0</w:t>
            </w:r>
            <w:r>
              <w:t>6</w:t>
            </w:r>
            <w:r w:rsidRPr="00C11C83">
              <w:t>U</w:t>
            </w:r>
          </w:p>
        </w:tc>
        <w:tc>
          <w:tcPr>
            <w:tcW w:w="3411" w:type="dxa"/>
            <w:tcBorders>
              <w:left w:val="single" w:sz="4" w:space="0" w:color="auto"/>
              <w:bottom w:val="single" w:sz="4" w:space="0" w:color="auto"/>
            </w:tcBorders>
          </w:tcPr>
          <w:p w14:paraId="01107F7C" w14:textId="3E3684F8" w:rsidR="006279FB" w:rsidRDefault="006279FB" w:rsidP="001269D3">
            <w:pPr>
              <w:pStyle w:val="a1"/>
              <w:spacing w:before="0" w:after="0"/>
              <w:jc w:val="left"/>
            </w:pPr>
            <w:r w:rsidRPr="00DC4C1E">
              <w:t>Service ID for R_</w:t>
            </w:r>
            <w:r>
              <w:t>ProtoConv</w:t>
            </w:r>
            <w:r w:rsidRPr="00DC4C1E">
              <w:t>_MainFunction</w:t>
            </w:r>
          </w:p>
        </w:tc>
      </w:tr>
      <w:tr w:rsidR="006279FB" w:rsidRPr="006157D5" w14:paraId="4E09B79E" w14:textId="77777777" w:rsidTr="00AD3E8B">
        <w:trPr>
          <w:cantSplit/>
          <w:trHeight w:val="308"/>
        </w:trPr>
        <w:tc>
          <w:tcPr>
            <w:tcW w:w="1129" w:type="dxa"/>
            <w:vMerge/>
            <w:shd w:val="pct10" w:color="auto" w:fill="FFFFFF"/>
          </w:tcPr>
          <w:p w14:paraId="521AAA89"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AD19592" w14:textId="77777777" w:rsidR="00AD3E8B" w:rsidRDefault="006279FB" w:rsidP="001269D3">
            <w:pPr>
              <w:pStyle w:val="a1"/>
              <w:spacing w:before="0" w:after="0"/>
              <w:jc w:val="left"/>
            </w:pPr>
            <w:r w:rsidRPr="00C11C83">
              <w:t>R_</w:t>
            </w:r>
            <w:r>
              <w:t>PROTOCONV</w:t>
            </w:r>
            <w:r w:rsidRPr="00C11C83">
              <w:t>_ETHTO</w:t>
            </w:r>
            <w:r>
              <w:t>X</w:t>
            </w:r>
            <w:r w:rsidRPr="00C11C83">
              <w:t>_SID</w:t>
            </w:r>
          </w:p>
          <w:p w14:paraId="640D3331" w14:textId="67D328D0" w:rsidR="006279FB" w:rsidRPr="00951D93" w:rsidRDefault="006279FB" w:rsidP="001269D3">
            <w:pPr>
              <w:pStyle w:val="a1"/>
              <w:spacing w:before="0" w:after="0"/>
              <w:jc w:val="left"/>
              <w:rPr>
                <w:lang w:eastAsia="ja-JP"/>
              </w:rPr>
            </w:pPr>
            <w:r w:rsidRPr="00C11C83">
              <w:t>= (uint8)0x0</w:t>
            </w:r>
            <w:r>
              <w:t>7</w:t>
            </w:r>
            <w:r w:rsidRPr="00C11C83">
              <w:t>U</w:t>
            </w:r>
          </w:p>
        </w:tc>
        <w:tc>
          <w:tcPr>
            <w:tcW w:w="3411" w:type="dxa"/>
            <w:tcBorders>
              <w:left w:val="single" w:sz="4" w:space="0" w:color="auto"/>
              <w:bottom w:val="single" w:sz="4" w:space="0" w:color="auto"/>
            </w:tcBorders>
          </w:tcPr>
          <w:p w14:paraId="6971CE71" w14:textId="12CF0C46" w:rsidR="006279FB" w:rsidRPr="00D46B12" w:rsidRDefault="006279FB" w:rsidP="001269D3">
            <w:pPr>
              <w:pStyle w:val="a1"/>
              <w:spacing w:before="0" w:after="0"/>
              <w:jc w:val="left"/>
              <w:rPr>
                <w:lang w:val="en-US"/>
              </w:rPr>
            </w:pPr>
            <w:r w:rsidRPr="00DC4C1E">
              <w:t>Service ID for R_</w:t>
            </w:r>
            <w:r>
              <w:t>ProtoConv</w:t>
            </w:r>
            <w:r w:rsidRPr="00DC4C1E">
              <w:t>_Ethto</w:t>
            </w:r>
            <w:r>
              <w:t>X</w:t>
            </w:r>
          </w:p>
        </w:tc>
      </w:tr>
      <w:tr w:rsidR="006279FB" w:rsidRPr="006157D5" w14:paraId="37C7FCA6" w14:textId="77777777" w:rsidTr="00AD3E8B">
        <w:trPr>
          <w:cantSplit/>
          <w:trHeight w:val="435"/>
        </w:trPr>
        <w:tc>
          <w:tcPr>
            <w:tcW w:w="1129" w:type="dxa"/>
            <w:vMerge/>
            <w:shd w:val="pct10" w:color="auto" w:fill="FFFFFF"/>
          </w:tcPr>
          <w:p w14:paraId="3FE722FB"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9747EBE" w14:textId="77777777" w:rsidR="00AD3E8B" w:rsidRDefault="006279FB" w:rsidP="001269D3">
            <w:pPr>
              <w:pStyle w:val="a1"/>
              <w:spacing w:before="0" w:after="0"/>
              <w:jc w:val="left"/>
              <w:rPr>
                <w:lang w:eastAsia="ja-JP"/>
              </w:rPr>
            </w:pPr>
            <w:r w:rsidRPr="00DC4C1E">
              <w:rPr>
                <w:lang w:eastAsia="ja-JP"/>
              </w:rPr>
              <w:t>R_</w:t>
            </w:r>
            <w:r>
              <w:rPr>
                <w:lang w:eastAsia="ja-JP"/>
              </w:rPr>
              <w:t>PROTOCONV</w:t>
            </w:r>
            <w:r w:rsidRPr="00DC4C1E">
              <w:rPr>
                <w:lang w:eastAsia="ja-JP"/>
              </w:rPr>
              <w:t>_GETSENDSTATUS_SID</w:t>
            </w:r>
          </w:p>
          <w:p w14:paraId="2135D3B9" w14:textId="30BC2895" w:rsidR="006279FB" w:rsidRPr="00951D93" w:rsidRDefault="006279FB" w:rsidP="001269D3">
            <w:pPr>
              <w:pStyle w:val="a1"/>
              <w:spacing w:before="0" w:after="0"/>
              <w:jc w:val="left"/>
              <w:rPr>
                <w:lang w:eastAsia="ja-JP"/>
              </w:rPr>
            </w:pPr>
            <w:r w:rsidRPr="00DC4C1E">
              <w:rPr>
                <w:lang w:eastAsia="ja-JP"/>
              </w:rPr>
              <w:t>= (uint8)0x0</w:t>
            </w:r>
            <w:r>
              <w:rPr>
                <w:lang w:eastAsia="ja-JP"/>
              </w:rPr>
              <w:t>8</w:t>
            </w:r>
            <w:r w:rsidRPr="00DC4C1E">
              <w:rPr>
                <w:lang w:eastAsia="ja-JP"/>
              </w:rPr>
              <w:t>U</w:t>
            </w:r>
          </w:p>
        </w:tc>
        <w:tc>
          <w:tcPr>
            <w:tcW w:w="3411" w:type="dxa"/>
            <w:tcBorders>
              <w:left w:val="single" w:sz="4" w:space="0" w:color="auto"/>
              <w:bottom w:val="single" w:sz="4" w:space="0" w:color="auto"/>
            </w:tcBorders>
          </w:tcPr>
          <w:p w14:paraId="29082033" w14:textId="47647A5D" w:rsidR="006279FB" w:rsidRDefault="006279FB" w:rsidP="001269D3">
            <w:pPr>
              <w:pStyle w:val="a1"/>
              <w:spacing w:before="0" w:after="0"/>
              <w:jc w:val="left"/>
            </w:pPr>
            <w:r w:rsidRPr="00DC4C1E">
              <w:t>Service ID for R_</w:t>
            </w:r>
            <w:r>
              <w:t>ProtoConv</w:t>
            </w:r>
            <w:r w:rsidRPr="00DC4C1E">
              <w:t>_GetSendStatus</w:t>
            </w:r>
          </w:p>
        </w:tc>
      </w:tr>
      <w:tr w:rsidR="006279FB" w:rsidRPr="006157D5" w14:paraId="792EA60F" w14:textId="77777777" w:rsidTr="00AD3E8B">
        <w:trPr>
          <w:cantSplit/>
          <w:trHeight w:val="435"/>
        </w:trPr>
        <w:tc>
          <w:tcPr>
            <w:tcW w:w="1129" w:type="dxa"/>
            <w:vMerge/>
            <w:shd w:val="pct10" w:color="auto" w:fill="FFFFFF"/>
          </w:tcPr>
          <w:p w14:paraId="1478482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A026E6D" w14:textId="77777777" w:rsidR="006279FB" w:rsidRPr="00251A72" w:rsidRDefault="006279FB" w:rsidP="001269D3">
            <w:pPr>
              <w:pStyle w:val="a1"/>
              <w:rPr>
                <w:lang w:val="en-US"/>
              </w:rPr>
            </w:pPr>
            <w:r w:rsidRPr="00251A72">
              <w:rPr>
                <w:lang w:val="en-US"/>
              </w:rPr>
              <w:t>R_PROTOCONV_UPDATESENDSTATUS_SID</w:t>
            </w:r>
          </w:p>
          <w:p w14:paraId="6575BDC9" w14:textId="6364FF85" w:rsidR="006279FB" w:rsidRPr="00DC4C1E" w:rsidRDefault="006279FB" w:rsidP="001269D3">
            <w:pPr>
              <w:pStyle w:val="a1"/>
              <w:spacing w:before="0" w:after="0"/>
              <w:jc w:val="left"/>
              <w:rPr>
                <w:lang w:eastAsia="ja-JP"/>
              </w:rPr>
            </w:pPr>
            <w:r w:rsidRPr="00C11C83">
              <w:t>= (uint8</w:t>
            </w:r>
            <w:r>
              <w:rPr>
                <w:lang w:val="en-US"/>
              </w:rPr>
              <w:t>)</w:t>
            </w:r>
            <w:r w:rsidRPr="00C11C83">
              <w:t>x0</w:t>
            </w:r>
            <w:r>
              <w:t>9</w:t>
            </w:r>
            <w:r w:rsidRPr="00C11C83">
              <w:t xml:space="preserve">U </w:t>
            </w:r>
          </w:p>
        </w:tc>
        <w:tc>
          <w:tcPr>
            <w:tcW w:w="3411" w:type="dxa"/>
            <w:tcBorders>
              <w:left w:val="single" w:sz="4" w:space="0" w:color="auto"/>
              <w:bottom w:val="single" w:sz="4" w:space="0" w:color="auto"/>
            </w:tcBorders>
          </w:tcPr>
          <w:p w14:paraId="70FEC73F" w14:textId="5FD3B657" w:rsidR="006279FB" w:rsidRPr="00251A72" w:rsidRDefault="006279FB" w:rsidP="001269D3">
            <w:pPr>
              <w:pStyle w:val="a1"/>
              <w:jc w:val="left"/>
              <w:rPr>
                <w:lang w:val="en-US"/>
              </w:rPr>
            </w:pPr>
            <w:r w:rsidRPr="00DC4C1E">
              <w:t xml:space="preserve">Service ID for </w:t>
            </w:r>
            <w:r w:rsidRPr="00251A72">
              <w:rPr>
                <w:lang w:val="en-US"/>
              </w:rPr>
              <w:t>R_ProtoConv_UpdateSendStatus</w:t>
            </w:r>
          </w:p>
        </w:tc>
      </w:tr>
      <w:tr w:rsidR="006279FB" w:rsidRPr="006157D5" w14:paraId="7D593093" w14:textId="77777777" w:rsidTr="00AD3E8B">
        <w:trPr>
          <w:cantSplit/>
          <w:trHeight w:val="435"/>
        </w:trPr>
        <w:tc>
          <w:tcPr>
            <w:tcW w:w="1129" w:type="dxa"/>
            <w:vMerge/>
            <w:shd w:val="pct10" w:color="auto" w:fill="FFFFFF"/>
          </w:tcPr>
          <w:p w14:paraId="1A99D445"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2960D92" w14:textId="77777777" w:rsidR="006279FB" w:rsidRPr="000B41CE" w:rsidRDefault="006279FB" w:rsidP="001269D3">
            <w:pPr>
              <w:pStyle w:val="a1"/>
            </w:pPr>
            <w:r w:rsidRPr="000B41CE">
              <w:t>R_PROTOCONV_ENQUEUECAN_SID</w:t>
            </w:r>
          </w:p>
          <w:p w14:paraId="1A71186F" w14:textId="6517780D" w:rsidR="006279FB" w:rsidRPr="00251A72" w:rsidRDefault="006279FB" w:rsidP="001269D3">
            <w:pPr>
              <w:pStyle w:val="a1"/>
              <w:rPr>
                <w:lang w:val="en-US"/>
              </w:rPr>
            </w:pPr>
            <w:r w:rsidRPr="00C11C83">
              <w:t>= (uint8</w:t>
            </w:r>
            <w:r>
              <w:rPr>
                <w:lang w:val="en-US"/>
              </w:rPr>
              <w:t>)</w:t>
            </w:r>
            <w:r w:rsidRPr="00C11C83">
              <w:t>x</w:t>
            </w:r>
            <w:r>
              <w:t>0A</w:t>
            </w:r>
            <w:r w:rsidRPr="00C11C83">
              <w:t>U</w:t>
            </w:r>
          </w:p>
        </w:tc>
        <w:tc>
          <w:tcPr>
            <w:tcW w:w="3411" w:type="dxa"/>
            <w:tcBorders>
              <w:left w:val="single" w:sz="4" w:space="0" w:color="auto"/>
              <w:bottom w:val="single" w:sz="4" w:space="0" w:color="auto"/>
            </w:tcBorders>
          </w:tcPr>
          <w:p w14:paraId="7FC32B18" w14:textId="08AB14F1" w:rsidR="006279FB" w:rsidRPr="007D41F2" w:rsidRDefault="006279FB" w:rsidP="001269D3">
            <w:pPr>
              <w:pStyle w:val="a1"/>
              <w:jc w:val="left"/>
              <w:rPr>
                <w:lang w:val="en-US"/>
              </w:rPr>
            </w:pPr>
            <w:r w:rsidRPr="00DC4C1E">
              <w:t>Service ID for</w:t>
            </w:r>
            <w:r w:rsidRPr="000B41CE">
              <w:rPr>
                <w:rFonts w:ascii="Consolas" w:eastAsia="Times New Roman" w:hAnsi="Consolas"/>
                <w:color w:val="6A9955"/>
                <w:kern w:val="0"/>
                <w:sz w:val="21"/>
                <w:szCs w:val="21"/>
                <w:lang w:eastAsia="en-US"/>
              </w:rPr>
              <w:t xml:space="preserve"> </w:t>
            </w:r>
            <w:r w:rsidRPr="000B41CE">
              <w:rPr>
                <w:lang w:val="en-US"/>
              </w:rPr>
              <w:t>R_ProtoConv_EnqueueCan</w:t>
            </w:r>
          </w:p>
        </w:tc>
      </w:tr>
      <w:tr w:rsidR="006279FB" w:rsidRPr="006157D5" w14:paraId="73FE685C" w14:textId="77777777" w:rsidTr="00AD3E8B">
        <w:trPr>
          <w:cantSplit/>
          <w:trHeight w:val="435"/>
        </w:trPr>
        <w:tc>
          <w:tcPr>
            <w:tcW w:w="1129" w:type="dxa"/>
            <w:vMerge/>
            <w:shd w:val="pct10" w:color="auto" w:fill="FFFFFF"/>
          </w:tcPr>
          <w:p w14:paraId="572B324D"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0E6823FD" w14:textId="4F28E06E" w:rsidR="006279FB" w:rsidRPr="000B41CE" w:rsidRDefault="006279FB" w:rsidP="001269D3">
            <w:pPr>
              <w:pStyle w:val="a1"/>
            </w:pPr>
            <w:r w:rsidRPr="000B41CE">
              <w:t>R_PROTOCONV_ENQUEUELIN_SID</w:t>
            </w:r>
          </w:p>
          <w:p w14:paraId="2F35953B" w14:textId="41F386FB" w:rsidR="006279FB" w:rsidRPr="00251A72" w:rsidRDefault="006279FB" w:rsidP="001269D3">
            <w:pPr>
              <w:pStyle w:val="a1"/>
              <w:rPr>
                <w:lang w:val="en-US"/>
              </w:rPr>
            </w:pPr>
            <w:r w:rsidRPr="00C11C83">
              <w:t>= (uint8</w:t>
            </w:r>
            <w:r>
              <w:rPr>
                <w:lang w:val="en-US"/>
              </w:rPr>
              <w:t>)</w:t>
            </w:r>
            <w:r w:rsidRPr="00C11C83">
              <w:t>x0</w:t>
            </w:r>
            <w:r>
              <w:t>B</w:t>
            </w:r>
            <w:r w:rsidRPr="00C11C83">
              <w:t xml:space="preserve">U </w:t>
            </w:r>
          </w:p>
        </w:tc>
        <w:tc>
          <w:tcPr>
            <w:tcW w:w="3411" w:type="dxa"/>
            <w:tcBorders>
              <w:left w:val="single" w:sz="4" w:space="0" w:color="auto"/>
              <w:bottom w:val="single" w:sz="4" w:space="0" w:color="auto"/>
            </w:tcBorders>
          </w:tcPr>
          <w:p w14:paraId="35AAC96F" w14:textId="264F2750" w:rsidR="006279FB" w:rsidRPr="007D41F2" w:rsidRDefault="006279FB" w:rsidP="001269D3">
            <w:pPr>
              <w:pStyle w:val="a1"/>
              <w:jc w:val="left"/>
              <w:rPr>
                <w:lang w:val="en-US"/>
              </w:rPr>
            </w:pPr>
            <w:r w:rsidRPr="00DC4C1E">
              <w:t>Service ID for</w:t>
            </w:r>
            <w:r w:rsidRPr="000B41CE">
              <w:rPr>
                <w:rFonts w:ascii="Consolas" w:eastAsia="Times New Roman" w:hAnsi="Consolas"/>
                <w:color w:val="6A9955"/>
                <w:kern w:val="0"/>
                <w:sz w:val="21"/>
                <w:szCs w:val="21"/>
                <w:lang w:eastAsia="en-US"/>
              </w:rPr>
              <w:t xml:space="preserve"> </w:t>
            </w:r>
            <w:r w:rsidRPr="000B41CE">
              <w:rPr>
                <w:lang w:val="en-US"/>
              </w:rPr>
              <w:t>R_ProtoConv_EnqueueLin</w:t>
            </w:r>
          </w:p>
        </w:tc>
      </w:tr>
      <w:tr w:rsidR="006279FB" w:rsidRPr="006157D5" w14:paraId="66529775" w14:textId="77777777" w:rsidTr="00AD3E8B">
        <w:trPr>
          <w:cantSplit/>
          <w:trHeight w:val="435"/>
        </w:trPr>
        <w:tc>
          <w:tcPr>
            <w:tcW w:w="1129" w:type="dxa"/>
            <w:vMerge/>
            <w:shd w:val="pct10" w:color="auto" w:fill="FFFFFF"/>
          </w:tcPr>
          <w:p w14:paraId="3FA3B1B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D38E522" w14:textId="77777777" w:rsidR="006279FB" w:rsidRPr="000B41CE" w:rsidRDefault="006279FB" w:rsidP="001269D3">
            <w:pPr>
              <w:pStyle w:val="a1"/>
            </w:pPr>
            <w:r w:rsidRPr="000B41CE">
              <w:t>R_PROTOCONV_ENQUEUEPORT_SID</w:t>
            </w:r>
          </w:p>
          <w:p w14:paraId="05E6A75C" w14:textId="061829E4" w:rsidR="006279FB" w:rsidRPr="00251A72" w:rsidRDefault="006279FB" w:rsidP="001269D3">
            <w:pPr>
              <w:pStyle w:val="a1"/>
              <w:rPr>
                <w:lang w:val="en-US"/>
              </w:rPr>
            </w:pPr>
            <w:r w:rsidRPr="00C11C83">
              <w:t>= (uint8</w:t>
            </w:r>
            <w:r>
              <w:rPr>
                <w:lang w:val="en-US"/>
              </w:rPr>
              <w:t>)</w:t>
            </w:r>
            <w:r w:rsidRPr="00C11C83">
              <w:t>x0</w:t>
            </w:r>
            <w:r>
              <w:t>C</w:t>
            </w:r>
            <w:r w:rsidRPr="00C11C83">
              <w:t xml:space="preserve">U </w:t>
            </w:r>
          </w:p>
        </w:tc>
        <w:tc>
          <w:tcPr>
            <w:tcW w:w="3411" w:type="dxa"/>
            <w:tcBorders>
              <w:left w:val="single" w:sz="4" w:space="0" w:color="auto"/>
              <w:bottom w:val="single" w:sz="4" w:space="0" w:color="auto"/>
            </w:tcBorders>
          </w:tcPr>
          <w:p w14:paraId="7CAF2605" w14:textId="45A3DFA9" w:rsidR="006279FB" w:rsidRPr="007D41F2" w:rsidRDefault="006279FB" w:rsidP="001269D3">
            <w:pPr>
              <w:pStyle w:val="a1"/>
              <w:jc w:val="left"/>
              <w:rPr>
                <w:lang w:val="en-US"/>
              </w:rPr>
            </w:pPr>
            <w:r w:rsidRPr="00DC4C1E">
              <w:t>Service ID for</w:t>
            </w:r>
            <w:r w:rsidRPr="000B41CE">
              <w:rPr>
                <w:rFonts w:ascii="Consolas" w:eastAsia="Times New Roman" w:hAnsi="Consolas"/>
                <w:color w:val="6A9955"/>
                <w:kern w:val="0"/>
                <w:sz w:val="21"/>
                <w:szCs w:val="21"/>
                <w:lang w:eastAsia="en-US"/>
              </w:rPr>
              <w:t xml:space="preserve"> </w:t>
            </w:r>
            <w:r w:rsidRPr="000B41CE">
              <w:rPr>
                <w:lang w:val="en-US"/>
              </w:rPr>
              <w:t>R_ProtoConv_EnqueuePort</w:t>
            </w:r>
          </w:p>
        </w:tc>
      </w:tr>
      <w:tr w:rsidR="006279FB" w:rsidRPr="006157D5" w14:paraId="78218B7B" w14:textId="77777777" w:rsidTr="00AD3E8B">
        <w:trPr>
          <w:cantSplit/>
          <w:trHeight w:val="435"/>
        </w:trPr>
        <w:tc>
          <w:tcPr>
            <w:tcW w:w="1129" w:type="dxa"/>
            <w:vMerge/>
            <w:shd w:val="pct10" w:color="auto" w:fill="FFFFFF"/>
          </w:tcPr>
          <w:p w14:paraId="6274948D"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2BBA75E3" w14:textId="77777777" w:rsidR="006279FB" w:rsidRPr="000B41CE" w:rsidRDefault="006279FB" w:rsidP="001269D3">
            <w:pPr>
              <w:pStyle w:val="a1"/>
            </w:pPr>
            <w:r w:rsidRPr="000B41CE">
              <w:t>R_PROTOCONV_ENQUEUEETH_SID</w:t>
            </w:r>
          </w:p>
          <w:p w14:paraId="2D73C116" w14:textId="25702319" w:rsidR="006279FB" w:rsidRPr="00251A72" w:rsidRDefault="006279FB" w:rsidP="001269D3">
            <w:pPr>
              <w:pStyle w:val="a1"/>
              <w:rPr>
                <w:lang w:val="en-US"/>
              </w:rPr>
            </w:pPr>
            <w:r w:rsidRPr="00C11C83">
              <w:t>= (uint8</w:t>
            </w:r>
            <w:r>
              <w:rPr>
                <w:lang w:val="en-US"/>
              </w:rPr>
              <w:t>)</w:t>
            </w:r>
            <w:r w:rsidRPr="00C11C83">
              <w:t>x0</w:t>
            </w:r>
            <w:r>
              <w:t>D</w:t>
            </w:r>
            <w:r w:rsidRPr="00C11C83">
              <w:t xml:space="preserve">U </w:t>
            </w:r>
          </w:p>
        </w:tc>
        <w:tc>
          <w:tcPr>
            <w:tcW w:w="3411" w:type="dxa"/>
            <w:tcBorders>
              <w:left w:val="single" w:sz="4" w:space="0" w:color="auto"/>
              <w:bottom w:val="single" w:sz="4" w:space="0" w:color="auto"/>
            </w:tcBorders>
          </w:tcPr>
          <w:p w14:paraId="4CC336FE" w14:textId="3AC827B1" w:rsidR="006279FB" w:rsidRPr="007D41F2" w:rsidRDefault="006279FB" w:rsidP="001269D3">
            <w:pPr>
              <w:pStyle w:val="a1"/>
              <w:jc w:val="left"/>
              <w:rPr>
                <w:lang w:val="en-US"/>
              </w:rPr>
            </w:pPr>
            <w:r w:rsidRPr="00DC4C1E">
              <w:t>Service ID for</w:t>
            </w:r>
            <w:r w:rsidRPr="000B41CE">
              <w:rPr>
                <w:rFonts w:ascii="Consolas" w:eastAsia="Times New Roman" w:hAnsi="Consolas"/>
                <w:color w:val="6A9955"/>
                <w:kern w:val="0"/>
                <w:sz w:val="21"/>
                <w:szCs w:val="21"/>
                <w:lang w:eastAsia="en-US"/>
              </w:rPr>
              <w:t xml:space="preserve"> </w:t>
            </w:r>
            <w:r w:rsidRPr="000B41CE">
              <w:rPr>
                <w:lang w:val="en-US"/>
              </w:rPr>
              <w:t>R_ProtoConv_EnqueueEth</w:t>
            </w:r>
          </w:p>
        </w:tc>
      </w:tr>
      <w:tr w:rsidR="006279FB" w:rsidRPr="006157D5" w14:paraId="3D122F6B" w14:textId="77777777" w:rsidTr="00AD3E8B">
        <w:trPr>
          <w:cantSplit/>
          <w:trHeight w:val="435"/>
        </w:trPr>
        <w:tc>
          <w:tcPr>
            <w:tcW w:w="1129" w:type="dxa"/>
            <w:vMerge/>
            <w:shd w:val="pct10" w:color="auto" w:fill="FFFFFF"/>
          </w:tcPr>
          <w:p w14:paraId="14245EDF"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4AF82FFF" w14:textId="77777777" w:rsidR="006279FB" w:rsidRPr="000B41CE" w:rsidRDefault="006279FB" w:rsidP="001269D3">
            <w:pPr>
              <w:pStyle w:val="a1"/>
            </w:pPr>
            <w:r w:rsidRPr="000B41CE">
              <w:t>R_PROTOCONV_DEQUEUEETH_SID</w:t>
            </w:r>
          </w:p>
          <w:p w14:paraId="525856D8" w14:textId="4A6594CD" w:rsidR="006279FB" w:rsidRPr="00251A72" w:rsidRDefault="006279FB" w:rsidP="001269D3">
            <w:pPr>
              <w:pStyle w:val="a1"/>
              <w:rPr>
                <w:lang w:val="en-US"/>
              </w:rPr>
            </w:pPr>
            <w:r w:rsidRPr="00C11C83">
              <w:t>= (uint8</w:t>
            </w:r>
            <w:r>
              <w:rPr>
                <w:lang w:val="en-US"/>
              </w:rPr>
              <w:t>)</w:t>
            </w:r>
            <w:r w:rsidRPr="00C11C83">
              <w:t>x0</w:t>
            </w:r>
            <w:r>
              <w:t>E</w:t>
            </w:r>
            <w:r w:rsidRPr="00C11C83">
              <w:t xml:space="preserve">U </w:t>
            </w:r>
          </w:p>
        </w:tc>
        <w:tc>
          <w:tcPr>
            <w:tcW w:w="3411" w:type="dxa"/>
            <w:tcBorders>
              <w:left w:val="single" w:sz="4" w:space="0" w:color="auto"/>
              <w:bottom w:val="single" w:sz="4" w:space="0" w:color="auto"/>
            </w:tcBorders>
          </w:tcPr>
          <w:p w14:paraId="22088CE7" w14:textId="2BA78E37" w:rsidR="006279FB" w:rsidRPr="007D41F2" w:rsidRDefault="006279FB" w:rsidP="001269D3">
            <w:pPr>
              <w:pStyle w:val="a1"/>
              <w:jc w:val="left"/>
              <w:rPr>
                <w:lang w:val="en-US"/>
              </w:rPr>
            </w:pPr>
            <w:r w:rsidRPr="00DC4C1E">
              <w:t>Service ID for</w:t>
            </w:r>
            <w:r w:rsidRPr="000B41CE">
              <w:rPr>
                <w:rFonts w:ascii="Consolas" w:eastAsia="Times New Roman" w:hAnsi="Consolas"/>
                <w:color w:val="6A9955"/>
                <w:kern w:val="0"/>
                <w:sz w:val="21"/>
                <w:szCs w:val="21"/>
                <w:lang w:eastAsia="en-US"/>
              </w:rPr>
              <w:t xml:space="preserve"> </w:t>
            </w:r>
            <w:r w:rsidRPr="000B41CE">
              <w:rPr>
                <w:lang w:val="en-US"/>
              </w:rPr>
              <w:t>R_ProtoConv_DequeueEth</w:t>
            </w:r>
          </w:p>
        </w:tc>
      </w:tr>
      <w:tr w:rsidR="006279FB" w:rsidRPr="006157D5" w14:paraId="42974E9D" w14:textId="77777777" w:rsidTr="00AD3E8B">
        <w:trPr>
          <w:cantSplit/>
          <w:trHeight w:val="435"/>
        </w:trPr>
        <w:tc>
          <w:tcPr>
            <w:tcW w:w="1129" w:type="dxa"/>
            <w:vMerge/>
            <w:shd w:val="pct10" w:color="auto" w:fill="FFFFFF"/>
          </w:tcPr>
          <w:p w14:paraId="5685B81E" w14:textId="77777777" w:rsidR="006279FB" w:rsidRPr="006157D5" w:rsidRDefault="006279FB" w:rsidP="001269D3">
            <w:pPr>
              <w:rPr>
                <w:rFonts w:eastAsia="Meiryo UI" w:cs="Arial"/>
                <w:b/>
                <w:bCs/>
                <w:szCs w:val="20"/>
                <w:lang w:val="en-GB"/>
              </w:rPr>
            </w:pPr>
          </w:p>
        </w:tc>
        <w:tc>
          <w:tcPr>
            <w:tcW w:w="5671" w:type="dxa"/>
            <w:tcBorders>
              <w:bottom w:val="single" w:sz="4" w:space="0" w:color="auto"/>
              <w:right w:val="single" w:sz="4" w:space="0" w:color="auto"/>
            </w:tcBorders>
          </w:tcPr>
          <w:p w14:paraId="151B53A5" w14:textId="77777777" w:rsidR="006279FB" w:rsidRPr="000B41CE" w:rsidRDefault="006279FB" w:rsidP="001269D3">
            <w:pPr>
              <w:pStyle w:val="a1"/>
            </w:pPr>
            <w:r w:rsidRPr="000B41CE">
              <w:t>R_PROTOCONV_TRIGGERQUEUEDATAXTOETH_SID</w:t>
            </w:r>
          </w:p>
          <w:p w14:paraId="62F535FB" w14:textId="47B4CBAF" w:rsidR="006279FB" w:rsidRPr="00251A72" w:rsidRDefault="006279FB" w:rsidP="001269D3">
            <w:pPr>
              <w:pStyle w:val="a1"/>
              <w:rPr>
                <w:lang w:val="en-US"/>
              </w:rPr>
            </w:pPr>
            <w:r w:rsidRPr="00C11C83">
              <w:t>= (uint8</w:t>
            </w:r>
            <w:r>
              <w:rPr>
                <w:lang w:val="en-US"/>
              </w:rPr>
              <w:t>)</w:t>
            </w:r>
            <w:r w:rsidRPr="00C11C83">
              <w:t>x0</w:t>
            </w:r>
            <w:r>
              <w:t>F</w:t>
            </w:r>
            <w:r w:rsidRPr="00C11C83">
              <w:t xml:space="preserve">U </w:t>
            </w:r>
          </w:p>
        </w:tc>
        <w:tc>
          <w:tcPr>
            <w:tcW w:w="3411" w:type="dxa"/>
            <w:tcBorders>
              <w:left w:val="single" w:sz="4" w:space="0" w:color="auto"/>
              <w:bottom w:val="single" w:sz="4" w:space="0" w:color="auto"/>
            </w:tcBorders>
          </w:tcPr>
          <w:p w14:paraId="7424CB47" w14:textId="7C0C91DD" w:rsidR="006279FB" w:rsidRPr="000B41CE" w:rsidRDefault="006279FB" w:rsidP="001269D3">
            <w:pPr>
              <w:pStyle w:val="a1"/>
              <w:jc w:val="left"/>
            </w:pPr>
            <w:r w:rsidRPr="00DC4C1E">
              <w:t>Service ID for</w:t>
            </w:r>
            <w:r w:rsidRPr="000B41CE">
              <w:rPr>
                <w:rFonts w:ascii="Consolas" w:eastAsia="Times New Roman" w:hAnsi="Consolas"/>
                <w:color w:val="569CD6"/>
                <w:kern w:val="0"/>
                <w:sz w:val="21"/>
                <w:szCs w:val="21"/>
                <w:lang w:eastAsia="en-US"/>
              </w:rPr>
              <w:t xml:space="preserve"> </w:t>
            </w:r>
            <w:r w:rsidRPr="000B41CE">
              <w:t>R_ProtoConv_TriggerQueueDataXtoEth</w:t>
            </w:r>
          </w:p>
        </w:tc>
      </w:tr>
      <w:tr w:rsidR="001269D3" w:rsidRPr="006157D5" w14:paraId="10459938" w14:textId="77777777" w:rsidTr="00AD3E8B">
        <w:trPr>
          <w:trHeight w:val="280"/>
        </w:trPr>
        <w:tc>
          <w:tcPr>
            <w:tcW w:w="1129" w:type="dxa"/>
            <w:shd w:val="pct10" w:color="auto" w:fill="FFFFFF"/>
          </w:tcPr>
          <w:p w14:paraId="0FEB6B48" w14:textId="77777777" w:rsidR="001269D3" w:rsidRPr="006157D5" w:rsidRDefault="001269D3" w:rsidP="001269D3">
            <w:pPr>
              <w:rPr>
                <w:rFonts w:eastAsia="Meiryo UI" w:cs="Arial"/>
                <w:b/>
                <w:bCs/>
                <w:szCs w:val="20"/>
                <w:lang w:val="en-GB"/>
              </w:rPr>
            </w:pPr>
            <w:r w:rsidRPr="006157D5">
              <w:rPr>
                <w:rFonts w:eastAsia="Meiryo UI" w:cs="Arial"/>
                <w:b/>
                <w:bCs/>
                <w:szCs w:val="20"/>
                <w:lang w:val="en-GB"/>
              </w:rPr>
              <w:t>Description</w:t>
            </w:r>
          </w:p>
        </w:tc>
        <w:tc>
          <w:tcPr>
            <w:tcW w:w="9082" w:type="dxa"/>
            <w:gridSpan w:val="2"/>
          </w:tcPr>
          <w:p w14:paraId="557F50A4" w14:textId="2AE7D65E" w:rsidR="001269D3" w:rsidRPr="004263D9" w:rsidRDefault="001269D3" w:rsidP="001269D3">
            <w:pPr>
              <w:pStyle w:val="a1"/>
              <w:rPr>
                <w:lang w:val="en-US"/>
              </w:rPr>
            </w:pPr>
            <w:r>
              <w:t xml:space="preserve">Protocol Global </w:t>
            </w:r>
            <w:r w:rsidRPr="004263D9">
              <w:rPr>
                <w:lang w:val="en-US"/>
              </w:rPr>
              <w:t xml:space="preserve">Macro </w:t>
            </w:r>
            <w:r>
              <w:rPr>
                <w:lang w:val="en-US"/>
              </w:rPr>
              <w:t>D</w:t>
            </w:r>
            <w:r w:rsidRPr="004263D9">
              <w:rPr>
                <w:lang w:val="en-US"/>
              </w:rPr>
              <w:t>efinitions</w:t>
            </w:r>
          </w:p>
        </w:tc>
      </w:tr>
    </w:tbl>
    <w:p w14:paraId="6E3CA217" w14:textId="622C89B2" w:rsidR="00C6287A" w:rsidRDefault="006E4A0D" w:rsidP="00D10EB4">
      <w:pPr>
        <w:pStyle w:val="Heading3"/>
        <w:rPr>
          <w:lang w:val="en-GB"/>
        </w:rPr>
      </w:pPr>
      <w:bookmarkStart w:id="301" w:name="_Toc199754101"/>
      <w:bookmarkStart w:id="302" w:name="_Ref122096642"/>
      <w:bookmarkEnd w:id="301"/>
      <w:r>
        <w:rPr>
          <w:lang w:val="en-GB"/>
        </w:rPr>
        <w:br w:type="column"/>
      </w:r>
      <w:bookmarkStart w:id="303" w:name="_Toc203383994"/>
      <w:r w:rsidR="00C6287A">
        <w:rPr>
          <w:rFonts w:hint="eastAsia"/>
          <w:lang w:val="en-GB"/>
        </w:rPr>
        <w:lastRenderedPageBreak/>
        <w:t>E</w:t>
      </w:r>
      <w:r w:rsidR="00C6287A">
        <w:rPr>
          <w:lang w:val="en-GB"/>
        </w:rPr>
        <w:t>rror code definition</w:t>
      </w:r>
      <w:bookmarkEnd w:id="303"/>
    </w:p>
    <w:bookmarkEnd w:id="302"/>
    <w:p w14:paraId="150622FA" w14:textId="0F356293" w:rsidR="00FA3462" w:rsidRPr="00CE183E" w:rsidRDefault="00FA346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79</w:t>
      </w:r>
      <w:r w:rsidR="009D560C">
        <w:rPr>
          <w:noProof/>
        </w:rPr>
        <w:fldChar w:fldCharType="end"/>
      </w:r>
      <w:r w:rsidR="00CF1318">
        <w:rPr>
          <w:noProof/>
        </w:rPr>
        <w:t>:</w:t>
      </w:r>
      <w:r>
        <w:rPr>
          <w:rFonts w:hint="eastAsia"/>
          <w:noProof/>
        </w:rPr>
        <w:t xml:space="preserve"> </w:t>
      </w:r>
      <w:r>
        <w:t xml:space="preserve">Error code </w:t>
      </w:r>
      <w:r w:rsidR="00A312E1">
        <w:t>definition</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418"/>
        <w:gridCol w:w="4201"/>
        <w:gridCol w:w="4270"/>
      </w:tblGrid>
      <w:tr w:rsidR="00FA3462" w:rsidRPr="00FA3462" w14:paraId="4A48D042" w14:textId="77777777" w:rsidTr="001A06C2">
        <w:trPr>
          <w:trHeight w:val="275"/>
        </w:trPr>
        <w:tc>
          <w:tcPr>
            <w:tcW w:w="717" w:type="pct"/>
            <w:shd w:val="pct10" w:color="auto" w:fill="FFFFFF"/>
          </w:tcPr>
          <w:p w14:paraId="5484FD5F" w14:textId="77777777" w:rsidR="00FA3462" w:rsidRPr="00FA3462" w:rsidRDefault="00FA3462" w:rsidP="000D256D">
            <w:pPr>
              <w:widowControl w:val="0"/>
              <w:rPr>
                <w:rFonts w:eastAsia="Meiryo UI" w:cs="Arial"/>
                <w:b/>
                <w:bCs/>
                <w:strike/>
                <w:szCs w:val="20"/>
                <w:lang w:val="en-GB"/>
              </w:rPr>
            </w:pPr>
            <w:r w:rsidRPr="00FA3462">
              <w:rPr>
                <w:rFonts w:eastAsia="Meiryo UI" w:cs="Arial"/>
                <w:b/>
                <w:bCs/>
                <w:szCs w:val="20"/>
                <w:lang w:val="en-GB"/>
              </w:rPr>
              <w:t>Location</w:t>
            </w:r>
          </w:p>
        </w:tc>
        <w:tc>
          <w:tcPr>
            <w:tcW w:w="4283" w:type="pct"/>
            <w:gridSpan w:val="2"/>
          </w:tcPr>
          <w:p w14:paraId="0CF91289" w14:textId="1F7CF574" w:rsidR="00FA3462" w:rsidRPr="00FA3462" w:rsidRDefault="00147573" w:rsidP="00032018">
            <w:pPr>
              <w:widowControl w:val="0"/>
              <w:tabs>
                <w:tab w:val="left" w:pos="864"/>
              </w:tabs>
              <w:overflowPunct w:val="0"/>
              <w:autoSpaceDE w:val="0"/>
              <w:autoSpaceDN w:val="0"/>
              <w:adjustRightInd w:val="0"/>
              <w:textAlignment w:val="baseline"/>
              <w:rPr>
                <w:rFonts w:cs="Arial"/>
                <w:strike/>
                <w:szCs w:val="20"/>
                <w:lang w:val="x-none"/>
              </w:rPr>
            </w:pPr>
            <w:r>
              <w:rPr>
                <w:szCs w:val="16"/>
                <w:lang w:eastAsia="x-none"/>
              </w:rPr>
              <w:t>Std_Types.h</w:t>
            </w:r>
          </w:p>
        </w:tc>
      </w:tr>
      <w:tr w:rsidR="00031E11" w:rsidRPr="00FA3462" w14:paraId="3EC532AC" w14:textId="77777777" w:rsidTr="00D46B12">
        <w:trPr>
          <w:trHeight w:val="275"/>
        </w:trPr>
        <w:tc>
          <w:tcPr>
            <w:tcW w:w="717" w:type="pct"/>
            <w:vMerge w:val="restart"/>
            <w:shd w:val="pct10" w:color="auto" w:fill="FFFFFF"/>
          </w:tcPr>
          <w:p w14:paraId="02C75FA4" w14:textId="77625DF0" w:rsidR="00031E11" w:rsidRPr="00FA3462" w:rsidRDefault="00031E11" w:rsidP="000D256D">
            <w:pPr>
              <w:widowControl w:val="0"/>
              <w:rPr>
                <w:rFonts w:eastAsia="Meiryo UI" w:cs="Arial"/>
                <w:b/>
                <w:bCs/>
                <w:szCs w:val="20"/>
                <w:lang w:val="en-GB"/>
              </w:rPr>
            </w:pPr>
            <w:r w:rsidRPr="00FA3462">
              <w:rPr>
                <w:rFonts w:eastAsia="Meiryo UI" w:cs="Arial" w:hint="eastAsia"/>
                <w:b/>
                <w:bCs/>
                <w:szCs w:val="20"/>
                <w:lang w:val="en-GB"/>
              </w:rPr>
              <w:t>d</w:t>
            </w:r>
            <w:r w:rsidRPr="00FA3462">
              <w:rPr>
                <w:rFonts w:eastAsia="Meiryo UI" w:cs="Arial"/>
                <w:b/>
                <w:bCs/>
                <w:szCs w:val="20"/>
                <w:lang w:val="en-GB"/>
              </w:rPr>
              <w:t>efine</w:t>
            </w:r>
          </w:p>
        </w:tc>
        <w:tc>
          <w:tcPr>
            <w:tcW w:w="2124" w:type="pct"/>
          </w:tcPr>
          <w:p w14:paraId="2DB712D2" w14:textId="051FCBE5" w:rsidR="00031E11" w:rsidRPr="00FA3462" w:rsidRDefault="00031E11" w:rsidP="00032018">
            <w:pPr>
              <w:widowControl w:val="0"/>
              <w:tabs>
                <w:tab w:val="left" w:pos="864"/>
              </w:tabs>
              <w:overflowPunct w:val="0"/>
              <w:autoSpaceDE w:val="0"/>
              <w:autoSpaceDN w:val="0"/>
              <w:adjustRightInd w:val="0"/>
              <w:textAlignment w:val="baseline"/>
              <w:rPr>
                <w:szCs w:val="16"/>
                <w:lang w:val="x-none" w:eastAsia="x-none"/>
              </w:rPr>
            </w:pPr>
            <w:r w:rsidRPr="00FA3462">
              <w:rPr>
                <w:rFonts w:eastAsia="Meiryo UI" w:cs="Arial"/>
                <w:szCs w:val="20"/>
                <w:lang w:val="en-GB"/>
              </w:rPr>
              <w:t>E_OK = (0U)</w:t>
            </w:r>
          </w:p>
        </w:tc>
        <w:tc>
          <w:tcPr>
            <w:tcW w:w="2159" w:type="pct"/>
          </w:tcPr>
          <w:p w14:paraId="35ACBC6B" w14:textId="2FDDD31B" w:rsidR="00031E11" w:rsidRPr="00FA3462" w:rsidRDefault="00031E11" w:rsidP="00032018">
            <w:pPr>
              <w:widowControl w:val="0"/>
              <w:tabs>
                <w:tab w:val="left" w:pos="864"/>
              </w:tabs>
              <w:overflowPunct w:val="0"/>
              <w:autoSpaceDE w:val="0"/>
              <w:autoSpaceDN w:val="0"/>
              <w:adjustRightInd w:val="0"/>
              <w:textAlignment w:val="baseline"/>
              <w:rPr>
                <w:szCs w:val="16"/>
                <w:lang w:val="x-none" w:eastAsia="x-none"/>
              </w:rPr>
            </w:pPr>
            <w:r w:rsidRPr="00FA3462">
              <w:t>Successful Completion</w:t>
            </w:r>
          </w:p>
        </w:tc>
      </w:tr>
      <w:tr w:rsidR="00031E11" w:rsidRPr="00FA3462" w14:paraId="1E6A36BA" w14:textId="77777777" w:rsidTr="00D46B12">
        <w:trPr>
          <w:trHeight w:val="275"/>
        </w:trPr>
        <w:tc>
          <w:tcPr>
            <w:tcW w:w="717" w:type="pct"/>
            <w:vMerge/>
            <w:shd w:val="pct10" w:color="auto" w:fill="FFFFFF"/>
          </w:tcPr>
          <w:p w14:paraId="3AE8E542" w14:textId="7B219122" w:rsidR="00031E11" w:rsidRPr="00FA3462" w:rsidRDefault="00031E11" w:rsidP="00220AA3">
            <w:pPr>
              <w:widowControl w:val="0"/>
              <w:rPr>
                <w:rFonts w:eastAsia="Meiryo UI" w:cs="Arial"/>
                <w:b/>
                <w:bCs/>
                <w:szCs w:val="20"/>
                <w:lang w:val="en-GB"/>
              </w:rPr>
            </w:pPr>
          </w:p>
        </w:tc>
        <w:tc>
          <w:tcPr>
            <w:tcW w:w="2124" w:type="pct"/>
          </w:tcPr>
          <w:p w14:paraId="13AFF26A" w14:textId="6BF86E26" w:rsidR="00031E11" w:rsidRPr="00FA3462" w:rsidRDefault="00031E11" w:rsidP="00032018">
            <w:pPr>
              <w:widowControl w:val="0"/>
              <w:tabs>
                <w:tab w:val="left" w:pos="864"/>
              </w:tabs>
              <w:overflowPunct w:val="0"/>
              <w:autoSpaceDE w:val="0"/>
              <w:autoSpaceDN w:val="0"/>
              <w:adjustRightInd w:val="0"/>
              <w:textAlignment w:val="baseline"/>
              <w:rPr>
                <w:szCs w:val="16"/>
                <w:lang w:val="x-none" w:eastAsia="x-none"/>
              </w:rPr>
            </w:pPr>
            <w:r>
              <w:rPr>
                <w:rFonts w:eastAsia="Meiryo UI" w:cs="Arial"/>
                <w:szCs w:val="20"/>
                <w:lang w:val="en-GB"/>
              </w:rPr>
              <w:t>E_NOT_OK = (1U)</w:t>
            </w:r>
          </w:p>
        </w:tc>
        <w:tc>
          <w:tcPr>
            <w:tcW w:w="2159" w:type="pct"/>
          </w:tcPr>
          <w:p w14:paraId="5FF39363" w14:textId="34A6A29D" w:rsidR="00031E11" w:rsidRPr="00FA3462" w:rsidRDefault="00031E11" w:rsidP="00032018">
            <w:pPr>
              <w:widowControl w:val="0"/>
              <w:tabs>
                <w:tab w:val="left" w:pos="864"/>
              </w:tabs>
              <w:overflowPunct w:val="0"/>
              <w:autoSpaceDE w:val="0"/>
              <w:autoSpaceDN w:val="0"/>
              <w:adjustRightInd w:val="0"/>
              <w:textAlignment w:val="baseline"/>
              <w:rPr>
                <w:szCs w:val="16"/>
                <w:lang w:val="x-none" w:eastAsia="x-none"/>
              </w:rPr>
            </w:pPr>
            <w:r>
              <w:t>Uns</w:t>
            </w:r>
            <w:r w:rsidRPr="00FA3462">
              <w:t>uccessful Completion</w:t>
            </w:r>
          </w:p>
        </w:tc>
      </w:tr>
      <w:tr w:rsidR="00147573" w:rsidRPr="00FA3462" w14:paraId="6DB99394" w14:textId="77777777" w:rsidTr="001A06C2">
        <w:trPr>
          <w:trHeight w:val="275"/>
        </w:trPr>
        <w:tc>
          <w:tcPr>
            <w:tcW w:w="717" w:type="pct"/>
            <w:shd w:val="pct10" w:color="auto" w:fill="FFFFFF"/>
          </w:tcPr>
          <w:p w14:paraId="15FC6F8D" w14:textId="585BA6C7" w:rsidR="00147573" w:rsidRPr="00FA3462" w:rsidRDefault="00147573" w:rsidP="000D256D">
            <w:pPr>
              <w:widowControl w:val="0"/>
              <w:rPr>
                <w:rFonts w:eastAsia="Meiryo UI" w:cs="Arial"/>
                <w:b/>
                <w:bCs/>
                <w:szCs w:val="20"/>
                <w:lang w:val="en-GB"/>
              </w:rPr>
            </w:pPr>
            <w:r w:rsidRPr="00FA3462">
              <w:rPr>
                <w:rFonts w:eastAsia="Meiryo UI" w:cs="Arial"/>
                <w:b/>
                <w:bCs/>
                <w:szCs w:val="20"/>
                <w:lang w:val="en-GB"/>
              </w:rPr>
              <w:t>Location</w:t>
            </w:r>
          </w:p>
        </w:tc>
        <w:tc>
          <w:tcPr>
            <w:tcW w:w="4283" w:type="pct"/>
            <w:gridSpan w:val="2"/>
          </w:tcPr>
          <w:p w14:paraId="10502574" w14:textId="286E9058" w:rsidR="00147573" w:rsidRPr="00FA3462" w:rsidRDefault="00DC4C1E" w:rsidP="00032018">
            <w:pPr>
              <w:widowControl w:val="0"/>
              <w:tabs>
                <w:tab w:val="left" w:pos="864"/>
              </w:tabs>
              <w:overflowPunct w:val="0"/>
              <w:autoSpaceDE w:val="0"/>
              <w:autoSpaceDN w:val="0"/>
              <w:adjustRightInd w:val="0"/>
              <w:textAlignment w:val="baseline"/>
              <w:rPr>
                <w:szCs w:val="16"/>
                <w:lang w:val="x-none" w:eastAsia="x-none"/>
              </w:rPr>
            </w:pPr>
            <w:r w:rsidRPr="00316F0E">
              <w:t>CDD_</w:t>
            </w:r>
            <w:r w:rsidR="000F4E6D">
              <w:t>ProtoConv</w:t>
            </w:r>
            <w:r w:rsidRPr="00316F0E">
              <w:t>.h</w:t>
            </w:r>
          </w:p>
        </w:tc>
      </w:tr>
      <w:tr w:rsidR="00AD3E8B" w:rsidRPr="00FA3462" w14:paraId="0AD55B61" w14:textId="77777777" w:rsidTr="00D331A9">
        <w:trPr>
          <w:trHeight w:val="435"/>
        </w:trPr>
        <w:tc>
          <w:tcPr>
            <w:tcW w:w="717" w:type="pct"/>
            <w:vMerge w:val="restart"/>
            <w:shd w:val="pct10" w:color="auto" w:fill="FFFFFF"/>
          </w:tcPr>
          <w:p w14:paraId="666A608C" w14:textId="77777777" w:rsidR="00AD3E8B" w:rsidRPr="00FA3462" w:rsidRDefault="00AD3E8B" w:rsidP="000D256D">
            <w:pPr>
              <w:widowControl w:val="0"/>
              <w:rPr>
                <w:rFonts w:eastAsia="Meiryo UI" w:cs="Arial"/>
                <w:b/>
                <w:bCs/>
                <w:szCs w:val="20"/>
                <w:lang w:val="en-GB"/>
              </w:rPr>
            </w:pPr>
            <w:r w:rsidRPr="00FA3462">
              <w:rPr>
                <w:rFonts w:eastAsia="Meiryo UI" w:cs="Arial" w:hint="eastAsia"/>
                <w:b/>
                <w:bCs/>
                <w:szCs w:val="20"/>
                <w:lang w:val="en-GB"/>
              </w:rPr>
              <w:t>d</w:t>
            </w:r>
            <w:r w:rsidRPr="00FA3462">
              <w:rPr>
                <w:rFonts w:eastAsia="Meiryo UI" w:cs="Arial"/>
                <w:b/>
                <w:bCs/>
                <w:szCs w:val="20"/>
                <w:lang w:val="en-GB"/>
              </w:rPr>
              <w:t>efine</w:t>
            </w:r>
          </w:p>
        </w:tc>
        <w:tc>
          <w:tcPr>
            <w:tcW w:w="2124" w:type="pct"/>
          </w:tcPr>
          <w:p w14:paraId="79AB7C92" w14:textId="1FD12EFA"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_E_PARAM_POINTER</w:t>
            </w:r>
          </w:p>
          <w:p w14:paraId="1A06BC45" w14:textId="17E13364" w:rsidR="00AD3E8B" w:rsidRPr="00FA3462" w:rsidRDefault="00AD3E8B" w:rsidP="00032018">
            <w:pPr>
              <w:widowControl w:val="0"/>
              <w:tabs>
                <w:tab w:val="left" w:pos="864"/>
              </w:tabs>
              <w:overflowPunct w:val="0"/>
              <w:autoSpaceDE w:val="0"/>
              <w:autoSpaceDN w:val="0"/>
              <w:adjustRightInd w:val="0"/>
              <w:jc w:val="left"/>
              <w:textAlignment w:val="baseline"/>
              <w:rPr>
                <w:rFonts w:eastAsia="Meiryo UI" w:cs="Arial"/>
                <w:szCs w:val="20"/>
                <w:lang w:val="en-GB"/>
              </w:rPr>
            </w:pPr>
            <w:r w:rsidRPr="00DC41DF">
              <w:t>= (uint8)0x02U /* 2U */</w:t>
            </w:r>
          </w:p>
        </w:tc>
        <w:tc>
          <w:tcPr>
            <w:tcW w:w="2159" w:type="pct"/>
          </w:tcPr>
          <w:p w14:paraId="0F715BA4" w14:textId="56949AF2" w:rsidR="00AD3E8B" w:rsidRPr="00FA3462" w:rsidRDefault="00AD3E8B" w:rsidP="00032018">
            <w:pPr>
              <w:widowControl w:val="0"/>
              <w:tabs>
                <w:tab w:val="left" w:pos="864"/>
              </w:tabs>
              <w:overflowPunct w:val="0"/>
              <w:autoSpaceDE w:val="0"/>
              <w:autoSpaceDN w:val="0"/>
              <w:adjustRightInd w:val="0"/>
              <w:textAlignment w:val="baseline"/>
              <w:rPr>
                <w:szCs w:val="16"/>
                <w:lang w:val="x-none" w:eastAsia="x-none"/>
              </w:rPr>
            </w:pPr>
            <w:r>
              <w:t xml:space="preserve">Null </w:t>
            </w:r>
            <w:r w:rsidRPr="00FA3462">
              <w:rPr>
                <w:rFonts w:hint="eastAsia"/>
              </w:rPr>
              <w:t>P</w:t>
            </w:r>
            <w:r w:rsidRPr="00FA3462">
              <w:t>arameter Error</w:t>
            </w:r>
            <w:r>
              <w:t xml:space="preserve"> (Null Pointer)</w:t>
            </w:r>
          </w:p>
        </w:tc>
      </w:tr>
      <w:tr w:rsidR="00AD3E8B" w:rsidRPr="00FA3462" w14:paraId="32233367" w14:textId="77777777" w:rsidTr="00D331A9">
        <w:trPr>
          <w:trHeight w:val="435"/>
        </w:trPr>
        <w:tc>
          <w:tcPr>
            <w:tcW w:w="717" w:type="pct"/>
            <w:vMerge/>
            <w:shd w:val="pct10" w:color="auto" w:fill="FFFFFF"/>
          </w:tcPr>
          <w:p w14:paraId="2F992AF5" w14:textId="77777777" w:rsidR="00AD3E8B" w:rsidRPr="00FA3462" w:rsidRDefault="00AD3E8B" w:rsidP="00220AA3">
            <w:pPr>
              <w:widowControl w:val="0"/>
              <w:rPr>
                <w:rFonts w:eastAsia="Meiryo UI" w:cs="Arial"/>
                <w:b/>
                <w:bCs/>
                <w:szCs w:val="20"/>
                <w:lang w:val="en-GB"/>
              </w:rPr>
            </w:pPr>
          </w:p>
        </w:tc>
        <w:tc>
          <w:tcPr>
            <w:tcW w:w="2124" w:type="pct"/>
          </w:tcPr>
          <w:p w14:paraId="15D788C4" w14:textId="2E022FC7"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_E_UNINIT</w:t>
            </w:r>
          </w:p>
          <w:p w14:paraId="2211CB5A" w14:textId="581B398D" w:rsidR="00AD3E8B" w:rsidRPr="00FA3462" w:rsidRDefault="00AD3E8B" w:rsidP="00032018">
            <w:pPr>
              <w:widowControl w:val="0"/>
              <w:tabs>
                <w:tab w:val="left" w:pos="864"/>
              </w:tabs>
              <w:overflowPunct w:val="0"/>
              <w:autoSpaceDE w:val="0"/>
              <w:autoSpaceDN w:val="0"/>
              <w:adjustRightInd w:val="0"/>
              <w:jc w:val="left"/>
              <w:textAlignment w:val="baseline"/>
              <w:rPr>
                <w:rFonts w:eastAsia="Meiryo UI" w:cs="Arial"/>
                <w:szCs w:val="20"/>
                <w:lang w:val="en-GB"/>
              </w:rPr>
            </w:pPr>
            <w:r w:rsidRPr="00DC41DF">
              <w:t>= (uint80x03U /* 3U */</w:t>
            </w:r>
          </w:p>
        </w:tc>
        <w:tc>
          <w:tcPr>
            <w:tcW w:w="2159" w:type="pct"/>
          </w:tcPr>
          <w:p w14:paraId="1FB30713" w14:textId="1D8B9A70" w:rsidR="00AD3E8B" w:rsidRPr="00FA3462" w:rsidRDefault="00AD3E8B" w:rsidP="00032018">
            <w:pPr>
              <w:widowControl w:val="0"/>
              <w:tabs>
                <w:tab w:val="left" w:pos="864"/>
              </w:tabs>
              <w:overflowPunct w:val="0"/>
              <w:autoSpaceDE w:val="0"/>
              <w:autoSpaceDN w:val="0"/>
              <w:adjustRightInd w:val="0"/>
              <w:textAlignment w:val="baseline"/>
            </w:pPr>
            <w:r w:rsidRPr="00FA3462">
              <w:t>Initialization API unexecuted</w:t>
            </w:r>
          </w:p>
        </w:tc>
      </w:tr>
      <w:tr w:rsidR="00AD3E8B" w:rsidRPr="00FA3462" w14:paraId="3D7AED54" w14:textId="77777777" w:rsidTr="00D331A9">
        <w:trPr>
          <w:trHeight w:val="435"/>
        </w:trPr>
        <w:tc>
          <w:tcPr>
            <w:tcW w:w="717" w:type="pct"/>
            <w:vMerge/>
            <w:shd w:val="pct10" w:color="auto" w:fill="FFFFFF"/>
          </w:tcPr>
          <w:p w14:paraId="361F3F94" w14:textId="77777777" w:rsidR="00AD3E8B" w:rsidRPr="00FA3462" w:rsidRDefault="00AD3E8B" w:rsidP="00220AA3">
            <w:pPr>
              <w:widowControl w:val="0"/>
              <w:rPr>
                <w:rFonts w:eastAsia="Meiryo UI" w:cs="Arial"/>
                <w:b/>
                <w:bCs/>
                <w:szCs w:val="20"/>
                <w:lang w:val="en-GB"/>
              </w:rPr>
            </w:pPr>
          </w:p>
        </w:tc>
        <w:tc>
          <w:tcPr>
            <w:tcW w:w="2124" w:type="pct"/>
          </w:tcPr>
          <w:p w14:paraId="51CA48B4" w14:textId="1B92D7E4"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_E_INV_PARAM</w:t>
            </w:r>
          </w:p>
          <w:p w14:paraId="67D6D21A" w14:textId="13346563" w:rsidR="00AD3E8B" w:rsidRPr="00FA3462" w:rsidRDefault="00AD3E8B" w:rsidP="00032018">
            <w:pPr>
              <w:widowControl w:val="0"/>
              <w:tabs>
                <w:tab w:val="left" w:pos="864"/>
              </w:tabs>
              <w:overflowPunct w:val="0"/>
              <w:autoSpaceDE w:val="0"/>
              <w:autoSpaceDN w:val="0"/>
              <w:adjustRightInd w:val="0"/>
              <w:jc w:val="left"/>
              <w:textAlignment w:val="baseline"/>
              <w:rPr>
                <w:szCs w:val="16"/>
                <w:lang w:val="x-none" w:eastAsia="x-none"/>
              </w:rPr>
            </w:pPr>
            <w:r w:rsidRPr="00DC41DF">
              <w:t>= (uint8)0x04U /* 4U */</w:t>
            </w:r>
          </w:p>
        </w:tc>
        <w:tc>
          <w:tcPr>
            <w:tcW w:w="2159" w:type="pct"/>
          </w:tcPr>
          <w:p w14:paraId="37471845" w14:textId="2A64D8FD" w:rsidR="00AD3E8B" w:rsidRPr="00FA3462" w:rsidRDefault="00AD3E8B" w:rsidP="00032018">
            <w:pPr>
              <w:widowControl w:val="0"/>
              <w:tabs>
                <w:tab w:val="left" w:pos="864"/>
              </w:tabs>
              <w:overflowPunct w:val="0"/>
              <w:autoSpaceDE w:val="0"/>
              <w:autoSpaceDN w:val="0"/>
              <w:adjustRightInd w:val="0"/>
              <w:textAlignment w:val="baseline"/>
              <w:rPr>
                <w:szCs w:val="16"/>
                <w:lang w:val="x-none" w:eastAsia="x-none"/>
              </w:rPr>
            </w:pPr>
            <w:r>
              <w:t xml:space="preserve">Invalid </w:t>
            </w:r>
            <w:r w:rsidRPr="00FA3462">
              <w:rPr>
                <w:rFonts w:hint="eastAsia"/>
              </w:rPr>
              <w:t>P</w:t>
            </w:r>
            <w:r w:rsidRPr="00FA3462">
              <w:t>arameter Error</w:t>
            </w:r>
          </w:p>
        </w:tc>
      </w:tr>
      <w:tr w:rsidR="00AD3E8B" w:rsidRPr="00FA3462" w14:paraId="1D736EE1" w14:textId="77777777" w:rsidTr="00D331A9">
        <w:trPr>
          <w:trHeight w:val="435"/>
        </w:trPr>
        <w:tc>
          <w:tcPr>
            <w:tcW w:w="717" w:type="pct"/>
            <w:vMerge/>
            <w:shd w:val="pct10" w:color="auto" w:fill="FFFFFF"/>
          </w:tcPr>
          <w:p w14:paraId="2FEF7653" w14:textId="77777777" w:rsidR="00AD3E8B" w:rsidRPr="00FA3462" w:rsidRDefault="00AD3E8B" w:rsidP="00220AA3">
            <w:pPr>
              <w:widowControl w:val="0"/>
              <w:rPr>
                <w:rFonts w:eastAsia="Meiryo UI" w:cs="Arial"/>
                <w:b/>
                <w:bCs/>
                <w:szCs w:val="20"/>
                <w:lang w:val="en-GB"/>
              </w:rPr>
            </w:pPr>
          </w:p>
        </w:tc>
        <w:tc>
          <w:tcPr>
            <w:tcW w:w="2124" w:type="pct"/>
          </w:tcPr>
          <w:p w14:paraId="1DB4AD35" w14:textId="77777777"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_E_ALREADY_INITIALIZED</w:t>
            </w:r>
          </w:p>
          <w:p w14:paraId="109B1A95" w14:textId="37658C7E"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(uint8)0x0</w:t>
            </w:r>
            <w:r>
              <w:t>5</w:t>
            </w:r>
            <w:r w:rsidRPr="00DC41DF">
              <w:t>U /* </w:t>
            </w:r>
            <w:r>
              <w:t>5</w:t>
            </w:r>
            <w:r w:rsidRPr="00DC41DF">
              <w:t>U */</w:t>
            </w:r>
          </w:p>
        </w:tc>
        <w:tc>
          <w:tcPr>
            <w:tcW w:w="2159" w:type="pct"/>
          </w:tcPr>
          <w:p w14:paraId="29578419" w14:textId="6370E674" w:rsidR="00AD3E8B" w:rsidRPr="00FA3462" w:rsidRDefault="00AD3E8B" w:rsidP="00032018">
            <w:pPr>
              <w:widowControl w:val="0"/>
              <w:tabs>
                <w:tab w:val="left" w:pos="864"/>
              </w:tabs>
              <w:overflowPunct w:val="0"/>
              <w:autoSpaceDE w:val="0"/>
              <w:autoSpaceDN w:val="0"/>
              <w:adjustRightInd w:val="0"/>
              <w:textAlignment w:val="baseline"/>
            </w:pPr>
            <w:r w:rsidRPr="00FA3462">
              <w:rPr>
                <w:rFonts w:hint="eastAsia"/>
              </w:rPr>
              <w:t>I</w:t>
            </w:r>
            <w:r w:rsidRPr="00FA3462">
              <w:t>nvalid Call</w:t>
            </w:r>
          </w:p>
        </w:tc>
      </w:tr>
      <w:tr w:rsidR="00AD3E8B" w:rsidRPr="00FA3462" w14:paraId="727CC9D4" w14:textId="77777777" w:rsidTr="00D331A9">
        <w:trPr>
          <w:trHeight w:val="435"/>
        </w:trPr>
        <w:tc>
          <w:tcPr>
            <w:tcW w:w="717" w:type="pct"/>
            <w:vMerge/>
            <w:shd w:val="pct10" w:color="auto" w:fill="FFFFFF"/>
          </w:tcPr>
          <w:p w14:paraId="4F976C11" w14:textId="77777777" w:rsidR="00AD3E8B" w:rsidRPr="00FA3462" w:rsidRDefault="00AD3E8B" w:rsidP="00220AA3">
            <w:pPr>
              <w:widowControl w:val="0"/>
              <w:rPr>
                <w:rFonts w:eastAsia="Meiryo UI" w:cs="Arial"/>
                <w:b/>
                <w:bCs/>
                <w:szCs w:val="20"/>
                <w:lang w:val="en-GB"/>
              </w:rPr>
            </w:pPr>
          </w:p>
        </w:tc>
        <w:tc>
          <w:tcPr>
            <w:tcW w:w="2124" w:type="pct"/>
          </w:tcPr>
          <w:p w14:paraId="6B4FA25E" w14:textId="693AEB57"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_E_MATCH</w:t>
            </w:r>
          </w:p>
          <w:p w14:paraId="7F19AE86" w14:textId="552451D1"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(uint8)0x0</w:t>
            </w:r>
            <w:r>
              <w:t>6</w:t>
            </w:r>
            <w:r w:rsidRPr="00DC41DF">
              <w:t>U /* </w:t>
            </w:r>
            <w:r>
              <w:t>6</w:t>
            </w:r>
            <w:r w:rsidRPr="00DC41DF">
              <w:t>U */</w:t>
            </w:r>
          </w:p>
        </w:tc>
        <w:tc>
          <w:tcPr>
            <w:tcW w:w="2159" w:type="pct"/>
          </w:tcPr>
          <w:p w14:paraId="17494F88" w14:textId="2CF37EB6" w:rsidR="00AD3E8B" w:rsidRPr="00FA3462" w:rsidRDefault="00AD3E8B" w:rsidP="00032018">
            <w:pPr>
              <w:widowControl w:val="0"/>
              <w:tabs>
                <w:tab w:val="left" w:pos="864"/>
              </w:tabs>
              <w:overflowPunct w:val="0"/>
              <w:autoSpaceDE w:val="0"/>
              <w:autoSpaceDN w:val="0"/>
              <w:adjustRightInd w:val="0"/>
              <w:textAlignment w:val="baseline"/>
            </w:pPr>
            <w:r w:rsidRPr="00BC2C7F">
              <w:t>Unmatched Routing Table Error</w:t>
            </w:r>
          </w:p>
        </w:tc>
      </w:tr>
      <w:tr w:rsidR="00AD3E8B" w:rsidRPr="00FA3462" w14:paraId="7AEBF466" w14:textId="77777777" w:rsidTr="00D331A9">
        <w:trPr>
          <w:trHeight w:val="435"/>
        </w:trPr>
        <w:tc>
          <w:tcPr>
            <w:tcW w:w="717" w:type="pct"/>
            <w:vMerge/>
            <w:shd w:val="pct10" w:color="auto" w:fill="FFFFFF"/>
          </w:tcPr>
          <w:p w14:paraId="70715F43" w14:textId="77777777" w:rsidR="00AD3E8B" w:rsidRPr="00FA3462" w:rsidRDefault="00AD3E8B" w:rsidP="00220AA3">
            <w:pPr>
              <w:widowControl w:val="0"/>
              <w:rPr>
                <w:rFonts w:eastAsia="Meiryo UI" w:cs="Arial"/>
                <w:b/>
                <w:bCs/>
                <w:szCs w:val="20"/>
                <w:lang w:val="en-GB"/>
              </w:rPr>
            </w:pPr>
          </w:p>
        </w:tc>
        <w:tc>
          <w:tcPr>
            <w:tcW w:w="2124" w:type="pct"/>
          </w:tcPr>
          <w:p w14:paraId="61BA70DC" w14:textId="3F719BA8"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_E_TRANS</w:t>
            </w:r>
          </w:p>
          <w:p w14:paraId="48609004" w14:textId="73F070CA" w:rsidR="00AD3E8B" w:rsidRPr="00FA3462" w:rsidRDefault="00AD3E8B" w:rsidP="00032018">
            <w:pPr>
              <w:widowControl w:val="0"/>
              <w:tabs>
                <w:tab w:val="left" w:pos="864"/>
              </w:tabs>
              <w:overflowPunct w:val="0"/>
              <w:autoSpaceDE w:val="0"/>
              <w:autoSpaceDN w:val="0"/>
              <w:adjustRightInd w:val="0"/>
              <w:jc w:val="left"/>
              <w:textAlignment w:val="baseline"/>
              <w:rPr>
                <w:szCs w:val="16"/>
                <w:lang w:val="x-none" w:eastAsia="x-none"/>
              </w:rPr>
            </w:pPr>
            <w:r w:rsidRPr="00DC41DF">
              <w:t>= (uint8)0x0</w:t>
            </w:r>
            <w:r>
              <w:t>7</w:t>
            </w:r>
            <w:r w:rsidRPr="00DC41DF">
              <w:t>U /* </w:t>
            </w:r>
            <w:r>
              <w:t>7</w:t>
            </w:r>
            <w:r w:rsidRPr="00DC41DF">
              <w:t>U */</w:t>
            </w:r>
          </w:p>
        </w:tc>
        <w:tc>
          <w:tcPr>
            <w:tcW w:w="2159" w:type="pct"/>
          </w:tcPr>
          <w:p w14:paraId="3B81BAE7" w14:textId="14AE7521" w:rsidR="00AD3E8B" w:rsidRPr="00FA3462" w:rsidRDefault="00AD3E8B" w:rsidP="00032018">
            <w:pPr>
              <w:widowControl w:val="0"/>
              <w:tabs>
                <w:tab w:val="left" w:pos="864"/>
              </w:tabs>
              <w:overflowPunct w:val="0"/>
              <w:autoSpaceDE w:val="0"/>
              <w:autoSpaceDN w:val="0"/>
              <w:adjustRightInd w:val="0"/>
              <w:textAlignment w:val="baseline"/>
              <w:rPr>
                <w:szCs w:val="16"/>
                <w:lang w:val="x-none" w:eastAsia="x-none"/>
              </w:rPr>
            </w:pPr>
            <w:r w:rsidRPr="00FA3462">
              <w:t>Transmi</w:t>
            </w:r>
            <w:r>
              <w:t>t</w:t>
            </w:r>
            <w:r w:rsidRPr="00FA3462">
              <w:t xml:space="preserve"> error</w:t>
            </w:r>
          </w:p>
        </w:tc>
      </w:tr>
      <w:tr w:rsidR="00AD3E8B" w:rsidRPr="00FA3462" w14:paraId="22D38335" w14:textId="77777777" w:rsidTr="00D331A9">
        <w:trPr>
          <w:trHeight w:val="435"/>
        </w:trPr>
        <w:tc>
          <w:tcPr>
            <w:tcW w:w="717" w:type="pct"/>
            <w:vMerge/>
            <w:shd w:val="pct10" w:color="auto" w:fill="FFFFFF"/>
          </w:tcPr>
          <w:p w14:paraId="4E5B4979" w14:textId="77777777" w:rsidR="00AD3E8B" w:rsidRPr="00FA3462" w:rsidRDefault="00AD3E8B" w:rsidP="00220AA3">
            <w:pPr>
              <w:widowControl w:val="0"/>
              <w:rPr>
                <w:rFonts w:eastAsia="Meiryo UI" w:cs="Arial"/>
                <w:b/>
                <w:bCs/>
                <w:szCs w:val="20"/>
                <w:lang w:val="en-GB"/>
              </w:rPr>
            </w:pPr>
          </w:p>
        </w:tc>
        <w:tc>
          <w:tcPr>
            <w:tcW w:w="2124" w:type="pct"/>
          </w:tcPr>
          <w:p w14:paraId="140BD029" w14:textId="77777777"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_E_PARAM_DATA_LENGTH</w:t>
            </w:r>
          </w:p>
          <w:p w14:paraId="1F1E878B" w14:textId="4DCB8721"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(uint8)0x0</w:t>
            </w:r>
            <w:r>
              <w:t>8</w:t>
            </w:r>
            <w:r w:rsidRPr="00DC41DF">
              <w:t>U /* </w:t>
            </w:r>
            <w:r>
              <w:t>8</w:t>
            </w:r>
            <w:r w:rsidRPr="00DC41DF">
              <w:t>U*/</w:t>
            </w:r>
          </w:p>
        </w:tc>
        <w:tc>
          <w:tcPr>
            <w:tcW w:w="2159" w:type="pct"/>
          </w:tcPr>
          <w:p w14:paraId="71429824" w14:textId="1BD9DC71" w:rsidR="00AD3E8B" w:rsidRPr="00FA3462" w:rsidRDefault="00AD3E8B" w:rsidP="00032018">
            <w:pPr>
              <w:widowControl w:val="0"/>
              <w:tabs>
                <w:tab w:val="left" w:pos="864"/>
              </w:tabs>
              <w:overflowPunct w:val="0"/>
              <w:autoSpaceDE w:val="0"/>
              <w:autoSpaceDN w:val="0"/>
              <w:adjustRightInd w:val="0"/>
              <w:textAlignment w:val="baseline"/>
            </w:pPr>
            <w:r w:rsidRPr="008F2D1F">
              <w:t>Format Error</w:t>
            </w:r>
          </w:p>
        </w:tc>
      </w:tr>
      <w:tr w:rsidR="00AD3E8B" w:rsidRPr="00FA3462" w14:paraId="41073A46" w14:textId="77777777" w:rsidTr="00D331A9">
        <w:trPr>
          <w:trHeight w:val="435"/>
        </w:trPr>
        <w:tc>
          <w:tcPr>
            <w:tcW w:w="717" w:type="pct"/>
            <w:vMerge/>
            <w:shd w:val="pct10" w:color="auto" w:fill="FFFFFF"/>
          </w:tcPr>
          <w:p w14:paraId="275D51E9" w14:textId="77777777" w:rsidR="00AD3E8B" w:rsidRPr="00FA3462" w:rsidRDefault="00AD3E8B" w:rsidP="00220AA3">
            <w:pPr>
              <w:widowControl w:val="0"/>
              <w:rPr>
                <w:rFonts w:eastAsia="Meiryo UI" w:cs="Arial"/>
                <w:b/>
                <w:bCs/>
                <w:szCs w:val="20"/>
                <w:lang w:val="en-GB"/>
              </w:rPr>
            </w:pPr>
          </w:p>
        </w:tc>
        <w:tc>
          <w:tcPr>
            <w:tcW w:w="2124" w:type="pct"/>
          </w:tcPr>
          <w:p w14:paraId="39B8C5BB" w14:textId="1E4F2AB1"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_E_PACKEDCAN</w:t>
            </w:r>
          </w:p>
          <w:p w14:paraId="421C2053" w14:textId="0C4E5581"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w:t>
            </w:r>
            <w:r>
              <w:t>09</w:t>
            </w:r>
            <w:r w:rsidRPr="00DC41DF">
              <w:t>U /* </w:t>
            </w:r>
            <w:r>
              <w:t>9</w:t>
            </w:r>
            <w:r w:rsidRPr="00DC41DF">
              <w:t>U*/</w:t>
            </w:r>
          </w:p>
        </w:tc>
        <w:tc>
          <w:tcPr>
            <w:tcW w:w="2159" w:type="pct"/>
          </w:tcPr>
          <w:p w14:paraId="4C10F155" w14:textId="2E2071C5" w:rsidR="00AD3E8B" w:rsidRPr="00FA3462" w:rsidRDefault="00AD3E8B" w:rsidP="00032018">
            <w:pPr>
              <w:widowControl w:val="0"/>
              <w:tabs>
                <w:tab w:val="left" w:pos="864"/>
              </w:tabs>
              <w:overflowPunct w:val="0"/>
              <w:autoSpaceDE w:val="0"/>
              <w:autoSpaceDN w:val="0"/>
              <w:adjustRightInd w:val="0"/>
              <w:textAlignment w:val="baseline"/>
            </w:pPr>
            <w:r w:rsidRPr="008F2D1F">
              <w:t>Packed CAN Frame Error</w:t>
            </w:r>
          </w:p>
        </w:tc>
      </w:tr>
      <w:tr w:rsidR="00AD3E8B" w:rsidRPr="00FA3462" w14:paraId="0FD82E70" w14:textId="77777777" w:rsidTr="00D331A9">
        <w:trPr>
          <w:trHeight w:val="435"/>
        </w:trPr>
        <w:tc>
          <w:tcPr>
            <w:tcW w:w="717" w:type="pct"/>
            <w:vMerge/>
            <w:shd w:val="pct10" w:color="auto" w:fill="FFFFFF"/>
          </w:tcPr>
          <w:p w14:paraId="412A971D" w14:textId="77777777" w:rsidR="00AD3E8B" w:rsidRPr="00FA3462" w:rsidRDefault="00AD3E8B" w:rsidP="000B41CE">
            <w:pPr>
              <w:widowControl w:val="0"/>
              <w:rPr>
                <w:rFonts w:eastAsia="Meiryo UI" w:cs="Arial"/>
                <w:b/>
                <w:bCs/>
                <w:szCs w:val="20"/>
                <w:lang w:val="en-GB"/>
              </w:rPr>
            </w:pPr>
          </w:p>
        </w:tc>
        <w:tc>
          <w:tcPr>
            <w:tcW w:w="2124" w:type="pct"/>
          </w:tcPr>
          <w:p w14:paraId="1C9AE500" w14:textId="2F92E804" w:rsidR="00AD3E8B" w:rsidRDefault="00AD3E8B" w:rsidP="000B41CE">
            <w:pPr>
              <w:widowControl w:val="0"/>
              <w:tabs>
                <w:tab w:val="left" w:pos="864"/>
              </w:tabs>
              <w:overflowPunct w:val="0"/>
              <w:autoSpaceDE w:val="0"/>
              <w:autoSpaceDN w:val="0"/>
              <w:adjustRightInd w:val="0"/>
              <w:jc w:val="left"/>
              <w:textAlignment w:val="baseline"/>
            </w:pPr>
            <w:r>
              <w:t>PROTOCONV</w:t>
            </w:r>
            <w:r w:rsidRPr="00DC41DF">
              <w:t>_E_PACKED</w:t>
            </w:r>
            <w:r>
              <w:t>LI</w:t>
            </w:r>
            <w:r w:rsidRPr="00DC41DF">
              <w:t>N</w:t>
            </w:r>
          </w:p>
          <w:p w14:paraId="19F40715" w14:textId="6A27DBBF" w:rsidR="00AD3E8B" w:rsidRDefault="00AD3E8B" w:rsidP="000B41CE">
            <w:pPr>
              <w:widowControl w:val="0"/>
              <w:tabs>
                <w:tab w:val="left" w:pos="864"/>
              </w:tabs>
              <w:overflowPunct w:val="0"/>
              <w:autoSpaceDE w:val="0"/>
              <w:autoSpaceDN w:val="0"/>
              <w:adjustRightInd w:val="0"/>
              <w:jc w:val="left"/>
              <w:textAlignment w:val="baseline"/>
            </w:pPr>
            <w:r w:rsidRPr="00DC41DF">
              <w:t>= (uint8)0x0</w:t>
            </w:r>
            <w:r>
              <w:t>A</w:t>
            </w:r>
            <w:r w:rsidRPr="00DC41DF">
              <w:t>U /* </w:t>
            </w:r>
            <w:r>
              <w:t>10</w:t>
            </w:r>
            <w:r w:rsidRPr="00DC41DF">
              <w:t>U*/</w:t>
            </w:r>
          </w:p>
        </w:tc>
        <w:tc>
          <w:tcPr>
            <w:tcW w:w="2159" w:type="pct"/>
          </w:tcPr>
          <w:p w14:paraId="41C07869" w14:textId="0A0348A4" w:rsidR="00AD3E8B" w:rsidRPr="008F2D1F" w:rsidRDefault="00AD3E8B" w:rsidP="000B41CE">
            <w:pPr>
              <w:widowControl w:val="0"/>
              <w:tabs>
                <w:tab w:val="left" w:pos="864"/>
              </w:tabs>
              <w:overflowPunct w:val="0"/>
              <w:autoSpaceDE w:val="0"/>
              <w:autoSpaceDN w:val="0"/>
              <w:adjustRightInd w:val="0"/>
              <w:textAlignment w:val="baseline"/>
            </w:pPr>
            <w:r w:rsidRPr="008F2D1F">
              <w:t xml:space="preserve">Packed </w:t>
            </w:r>
            <w:r>
              <w:t>LI</w:t>
            </w:r>
            <w:r w:rsidRPr="008F2D1F">
              <w:t>N Frame Error</w:t>
            </w:r>
          </w:p>
        </w:tc>
      </w:tr>
      <w:tr w:rsidR="00AD3E8B" w:rsidRPr="00FA3462" w14:paraId="7FDB9BFB" w14:textId="77777777" w:rsidTr="00D331A9">
        <w:trPr>
          <w:trHeight w:val="435"/>
        </w:trPr>
        <w:tc>
          <w:tcPr>
            <w:tcW w:w="717" w:type="pct"/>
            <w:vMerge/>
            <w:shd w:val="pct10" w:color="auto" w:fill="FFFFFF"/>
          </w:tcPr>
          <w:p w14:paraId="0F9A2985" w14:textId="77777777" w:rsidR="00AD3E8B" w:rsidRPr="00FA3462" w:rsidRDefault="00AD3E8B" w:rsidP="000B41CE">
            <w:pPr>
              <w:widowControl w:val="0"/>
              <w:rPr>
                <w:rFonts w:eastAsia="Meiryo UI" w:cs="Arial"/>
                <w:b/>
                <w:bCs/>
                <w:szCs w:val="20"/>
                <w:lang w:val="en-GB"/>
              </w:rPr>
            </w:pPr>
          </w:p>
        </w:tc>
        <w:tc>
          <w:tcPr>
            <w:tcW w:w="2124" w:type="pct"/>
          </w:tcPr>
          <w:p w14:paraId="59164069" w14:textId="14B2DEE5" w:rsidR="00AD3E8B" w:rsidRDefault="00AD3E8B" w:rsidP="000B41CE">
            <w:pPr>
              <w:widowControl w:val="0"/>
              <w:tabs>
                <w:tab w:val="left" w:pos="864"/>
              </w:tabs>
              <w:overflowPunct w:val="0"/>
              <w:autoSpaceDE w:val="0"/>
              <w:autoSpaceDN w:val="0"/>
              <w:adjustRightInd w:val="0"/>
              <w:jc w:val="left"/>
              <w:textAlignment w:val="baseline"/>
            </w:pPr>
            <w:r>
              <w:t>PROTOCONV</w:t>
            </w:r>
            <w:r w:rsidRPr="00DC41DF">
              <w:t>_E_PACKED</w:t>
            </w:r>
            <w:r>
              <w:t>PORT</w:t>
            </w:r>
          </w:p>
          <w:p w14:paraId="283792A2" w14:textId="6D7189EA" w:rsidR="00AD3E8B" w:rsidRDefault="00AD3E8B" w:rsidP="000B41CE">
            <w:pPr>
              <w:widowControl w:val="0"/>
              <w:tabs>
                <w:tab w:val="left" w:pos="864"/>
              </w:tabs>
              <w:overflowPunct w:val="0"/>
              <w:autoSpaceDE w:val="0"/>
              <w:autoSpaceDN w:val="0"/>
              <w:adjustRightInd w:val="0"/>
              <w:jc w:val="left"/>
              <w:textAlignment w:val="baseline"/>
            </w:pPr>
            <w:r w:rsidRPr="00DC41DF">
              <w:t>= (uint8)0x0</w:t>
            </w:r>
            <w:r>
              <w:t>B</w:t>
            </w:r>
            <w:r w:rsidRPr="00DC41DF">
              <w:t>U /* </w:t>
            </w:r>
            <w:r>
              <w:t>11</w:t>
            </w:r>
            <w:r w:rsidRPr="00DC41DF">
              <w:t>U*/</w:t>
            </w:r>
          </w:p>
        </w:tc>
        <w:tc>
          <w:tcPr>
            <w:tcW w:w="2159" w:type="pct"/>
          </w:tcPr>
          <w:p w14:paraId="770116FB" w14:textId="6DA0C23F" w:rsidR="00AD3E8B" w:rsidRPr="008F2D1F" w:rsidRDefault="00AD3E8B" w:rsidP="000B41CE">
            <w:pPr>
              <w:widowControl w:val="0"/>
              <w:tabs>
                <w:tab w:val="left" w:pos="864"/>
              </w:tabs>
              <w:overflowPunct w:val="0"/>
              <w:autoSpaceDE w:val="0"/>
              <w:autoSpaceDN w:val="0"/>
              <w:adjustRightInd w:val="0"/>
              <w:textAlignment w:val="baseline"/>
            </w:pPr>
            <w:r w:rsidRPr="008F2D1F">
              <w:t xml:space="preserve">Packed </w:t>
            </w:r>
            <w:r>
              <w:t>Port</w:t>
            </w:r>
            <w:r w:rsidRPr="008F2D1F">
              <w:t xml:space="preserve"> Frame Error</w:t>
            </w:r>
          </w:p>
        </w:tc>
      </w:tr>
      <w:tr w:rsidR="00AD3E8B" w:rsidRPr="00FA3462" w14:paraId="445FE3F9" w14:textId="77777777" w:rsidTr="00D331A9">
        <w:trPr>
          <w:trHeight w:val="435"/>
        </w:trPr>
        <w:tc>
          <w:tcPr>
            <w:tcW w:w="717" w:type="pct"/>
            <w:vMerge/>
            <w:shd w:val="pct10" w:color="auto" w:fill="FFFFFF"/>
          </w:tcPr>
          <w:p w14:paraId="6A9C7491" w14:textId="77777777" w:rsidR="00AD3E8B" w:rsidRPr="00FA3462" w:rsidRDefault="00AD3E8B" w:rsidP="000B41CE">
            <w:pPr>
              <w:widowControl w:val="0"/>
              <w:rPr>
                <w:rFonts w:eastAsia="Meiryo UI" w:cs="Arial"/>
                <w:b/>
                <w:bCs/>
                <w:szCs w:val="20"/>
                <w:lang w:val="en-GB"/>
              </w:rPr>
            </w:pPr>
          </w:p>
        </w:tc>
        <w:tc>
          <w:tcPr>
            <w:tcW w:w="2124" w:type="pct"/>
          </w:tcPr>
          <w:p w14:paraId="1BCD94C4" w14:textId="6F3760BD" w:rsidR="00AD3E8B" w:rsidRDefault="00AD3E8B" w:rsidP="000B41CE">
            <w:pPr>
              <w:widowControl w:val="0"/>
              <w:tabs>
                <w:tab w:val="left" w:pos="864"/>
              </w:tabs>
              <w:overflowPunct w:val="0"/>
              <w:autoSpaceDE w:val="0"/>
              <w:autoSpaceDN w:val="0"/>
              <w:adjustRightInd w:val="0"/>
              <w:jc w:val="left"/>
              <w:textAlignment w:val="baseline"/>
            </w:pPr>
            <w:r>
              <w:t>PROTOCONV</w:t>
            </w:r>
            <w:r w:rsidRPr="00DC41DF">
              <w:t>_E_PACKED</w:t>
            </w:r>
            <w:r>
              <w:t>MSG</w:t>
            </w:r>
          </w:p>
          <w:p w14:paraId="0F30C27C" w14:textId="75FD76B5" w:rsidR="00AD3E8B" w:rsidRDefault="00AD3E8B" w:rsidP="000B41CE">
            <w:pPr>
              <w:widowControl w:val="0"/>
              <w:tabs>
                <w:tab w:val="left" w:pos="864"/>
              </w:tabs>
              <w:overflowPunct w:val="0"/>
              <w:autoSpaceDE w:val="0"/>
              <w:autoSpaceDN w:val="0"/>
              <w:adjustRightInd w:val="0"/>
              <w:jc w:val="left"/>
              <w:textAlignment w:val="baseline"/>
            </w:pPr>
            <w:r w:rsidRPr="00DC41DF">
              <w:t>= (uint8)0x0</w:t>
            </w:r>
            <w:r>
              <w:t>C</w:t>
            </w:r>
            <w:r w:rsidRPr="00DC41DF">
              <w:t>U /* </w:t>
            </w:r>
            <w:r>
              <w:t>12</w:t>
            </w:r>
            <w:r w:rsidRPr="00DC41DF">
              <w:t>U*/</w:t>
            </w:r>
          </w:p>
        </w:tc>
        <w:tc>
          <w:tcPr>
            <w:tcW w:w="2159" w:type="pct"/>
          </w:tcPr>
          <w:p w14:paraId="5CA1C06C" w14:textId="2D5A12BE" w:rsidR="00AD3E8B" w:rsidRPr="008F2D1F" w:rsidRDefault="00AD3E8B" w:rsidP="000B41CE">
            <w:pPr>
              <w:widowControl w:val="0"/>
              <w:tabs>
                <w:tab w:val="left" w:pos="864"/>
              </w:tabs>
              <w:overflowPunct w:val="0"/>
              <w:autoSpaceDE w:val="0"/>
              <w:autoSpaceDN w:val="0"/>
              <w:adjustRightInd w:val="0"/>
              <w:textAlignment w:val="baseline"/>
            </w:pPr>
            <w:r w:rsidRPr="008F2D1F">
              <w:t xml:space="preserve">Packed </w:t>
            </w:r>
            <w:r w:rsidRPr="000B41CE">
              <w:t>CAN/LIN/Port</w:t>
            </w:r>
            <w:r>
              <w:t xml:space="preserve"> </w:t>
            </w:r>
            <w:r w:rsidRPr="008F2D1F">
              <w:t>Frame Error</w:t>
            </w:r>
          </w:p>
        </w:tc>
      </w:tr>
      <w:tr w:rsidR="00AD3E8B" w:rsidRPr="00FA3462" w14:paraId="659016B7" w14:textId="77777777" w:rsidTr="00D331A9">
        <w:trPr>
          <w:trHeight w:val="435"/>
        </w:trPr>
        <w:tc>
          <w:tcPr>
            <w:tcW w:w="717" w:type="pct"/>
            <w:vMerge/>
            <w:shd w:val="pct10" w:color="auto" w:fill="FFFFFF"/>
          </w:tcPr>
          <w:p w14:paraId="215EFC86" w14:textId="77777777" w:rsidR="00AD3E8B" w:rsidRPr="00FA3462" w:rsidRDefault="00AD3E8B" w:rsidP="00220AA3">
            <w:pPr>
              <w:widowControl w:val="0"/>
              <w:rPr>
                <w:rFonts w:eastAsia="Meiryo UI" w:cs="Arial"/>
                <w:b/>
                <w:bCs/>
                <w:szCs w:val="20"/>
                <w:lang w:val="en-GB"/>
              </w:rPr>
            </w:pPr>
          </w:p>
        </w:tc>
        <w:tc>
          <w:tcPr>
            <w:tcW w:w="2124" w:type="pct"/>
          </w:tcPr>
          <w:p w14:paraId="0C7D4C31" w14:textId="616EAE6B"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_E_IPCKSUM</w:t>
            </w:r>
          </w:p>
          <w:p w14:paraId="540A74C0" w14:textId="27E56A5D"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(uint8)0x0DU /* 13U*/</w:t>
            </w:r>
          </w:p>
        </w:tc>
        <w:tc>
          <w:tcPr>
            <w:tcW w:w="2159" w:type="pct"/>
          </w:tcPr>
          <w:p w14:paraId="302DBBF3" w14:textId="272E42DC" w:rsidR="00AD3E8B" w:rsidRPr="00FA3462" w:rsidRDefault="00AD3E8B" w:rsidP="00032018">
            <w:pPr>
              <w:widowControl w:val="0"/>
              <w:tabs>
                <w:tab w:val="left" w:pos="864"/>
              </w:tabs>
              <w:overflowPunct w:val="0"/>
              <w:autoSpaceDE w:val="0"/>
              <w:autoSpaceDN w:val="0"/>
              <w:adjustRightInd w:val="0"/>
              <w:textAlignment w:val="baseline"/>
            </w:pPr>
            <w:r w:rsidRPr="008F2D1F">
              <w:t>IP Header Checksum Error</w:t>
            </w:r>
          </w:p>
        </w:tc>
      </w:tr>
      <w:tr w:rsidR="00AD3E8B" w:rsidRPr="00FA3462" w14:paraId="28A78EA6" w14:textId="77777777" w:rsidTr="00D331A9">
        <w:trPr>
          <w:trHeight w:val="435"/>
        </w:trPr>
        <w:tc>
          <w:tcPr>
            <w:tcW w:w="717" w:type="pct"/>
            <w:vMerge/>
            <w:shd w:val="pct10" w:color="auto" w:fill="FFFFFF"/>
          </w:tcPr>
          <w:p w14:paraId="1475D6E0" w14:textId="77777777" w:rsidR="00AD3E8B" w:rsidRPr="00FA3462" w:rsidRDefault="00AD3E8B" w:rsidP="00220AA3">
            <w:pPr>
              <w:widowControl w:val="0"/>
              <w:rPr>
                <w:rFonts w:eastAsia="Meiryo UI" w:cs="Arial"/>
                <w:b/>
                <w:bCs/>
                <w:szCs w:val="20"/>
                <w:lang w:val="en-GB"/>
              </w:rPr>
            </w:pPr>
          </w:p>
        </w:tc>
        <w:tc>
          <w:tcPr>
            <w:tcW w:w="2124" w:type="pct"/>
          </w:tcPr>
          <w:p w14:paraId="67612825" w14:textId="4B90D61C" w:rsidR="00AD3E8B" w:rsidRDefault="00AD3E8B" w:rsidP="00032018">
            <w:pPr>
              <w:widowControl w:val="0"/>
              <w:tabs>
                <w:tab w:val="left" w:pos="864"/>
              </w:tabs>
              <w:overflowPunct w:val="0"/>
              <w:autoSpaceDE w:val="0"/>
              <w:autoSpaceDN w:val="0"/>
              <w:adjustRightInd w:val="0"/>
              <w:jc w:val="left"/>
              <w:textAlignment w:val="baseline"/>
            </w:pPr>
            <w:r>
              <w:t>PROTOCONV</w:t>
            </w:r>
            <w:r w:rsidRPr="00DC41DF">
              <w:t>_E_UDPCKSUM</w:t>
            </w:r>
          </w:p>
          <w:p w14:paraId="07C1052D" w14:textId="18290E01" w:rsidR="00AD3E8B" w:rsidRPr="00FA3462" w:rsidRDefault="00AD3E8B" w:rsidP="00032018">
            <w:pPr>
              <w:widowControl w:val="0"/>
              <w:tabs>
                <w:tab w:val="left" w:pos="864"/>
              </w:tabs>
              <w:overflowPunct w:val="0"/>
              <w:autoSpaceDE w:val="0"/>
              <w:autoSpaceDN w:val="0"/>
              <w:adjustRightInd w:val="0"/>
              <w:jc w:val="left"/>
              <w:textAlignment w:val="baseline"/>
            </w:pPr>
            <w:r w:rsidRPr="00DC41DF">
              <w:t>= (uint8)0x0EU /* 14U*/</w:t>
            </w:r>
          </w:p>
        </w:tc>
        <w:tc>
          <w:tcPr>
            <w:tcW w:w="2159" w:type="pct"/>
          </w:tcPr>
          <w:p w14:paraId="12F052DC" w14:textId="12C7C3F3" w:rsidR="00AD3E8B" w:rsidRPr="00FA3462" w:rsidRDefault="00AD3E8B" w:rsidP="00032018">
            <w:pPr>
              <w:widowControl w:val="0"/>
              <w:tabs>
                <w:tab w:val="left" w:pos="864"/>
              </w:tabs>
              <w:overflowPunct w:val="0"/>
              <w:autoSpaceDE w:val="0"/>
              <w:autoSpaceDN w:val="0"/>
              <w:adjustRightInd w:val="0"/>
              <w:textAlignment w:val="baseline"/>
            </w:pPr>
            <w:r w:rsidRPr="008F2D1F">
              <w:t>UDP Header Checksum Error</w:t>
            </w:r>
          </w:p>
        </w:tc>
      </w:tr>
      <w:tr w:rsidR="00AD3E8B" w:rsidRPr="00FA3462" w14:paraId="5D365F78" w14:textId="77777777" w:rsidTr="00D331A9">
        <w:trPr>
          <w:trHeight w:val="435"/>
        </w:trPr>
        <w:tc>
          <w:tcPr>
            <w:tcW w:w="717" w:type="pct"/>
            <w:vMerge/>
            <w:shd w:val="pct10" w:color="auto" w:fill="FFFFFF"/>
          </w:tcPr>
          <w:p w14:paraId="5DEBC9AE" w14:textId="77777777" w:rsidR="00AD3E8B" w:rsidRPr="00FA3462" w:rsidRDefault="00AD3E8B" w:rsidP="00153CC9">
            <w:pPr>
              <w:widowControl w:val="0"/>
              <w:rPr>
                <w:rFonts w:eastAsia="Meiryo UI" w:cs="Arial"/>
                <w:b/>
                <w:bCs/>
                <w:szCs w:val="20"/>
                <w:lang w:val="en-GB"/>
              </w:rPr>
            </w:pPr>
          </w:p>
        </w:tc>
        <w:tc>
          <w:tcPr>
            <w:tcW w:w="2124" w:type="pct"/>
          </w:tcPr>
          <w:p w14:paraId="1DEF8A38" w14:textId="77777777" w:rsidR="00AD3E8B" w:rsidRPr="000C0163" w:rsidRDefault="00AD3E8B" w:rsidP="00153CC9">
            <w:pPr>
              <w:widowControl w:val="0"/>
              <w:tabs>
                <w:tab w:val="left" w:pos="864"/>
              </w:tabs>
              <w:overflowPunct w:val="0"/>
              <w:autoSpaceDE w:val="0"/>
              <w:autoSpaceDN w:val="0"/>
              <w:adjustRightInd w:val="0"/>
              <w:jc w:val="left"/>
              <w:textAlignment w:val="baseline"/>
            </w:pPr>
            <w:r w:rsidRPr="000C0163">
              <w:t>PROTOCONV_E_NOTFRAME</w:t>
            </w:r>
          </w:p>
          <w:p w14:paraId="39A4EFBA" w14:textId="3AC67A07" w:rsidR="00AD3E8B" w:rsidRDefault="00AD3E8B" w:rsidP="00153CC9">
            <w:pPr>
              <w:widowControl w:val="0"/>
              <w:tabs>
                <w:tab w:val="left" w:pos="864"/>
              </w:tabs>
              <w:overflowPunct w:val="0"/>
              <w:autoSpaceDE w:val="0"/>
              <w:autoSpaceDN w:val="0"/>
              <w:adjustRightInd w:val="0"/>
              <w:jc w:val="left"/>
              <w:textAlignment w:val="baseline"/>
            </w:pPr>
            <w:r w:rsidRPr="00DC41DF">
              <w:t>= (uint8)0x0</w:t>
            </w:r>
            <w:r>
              <w:t>F</w:t>
            </w:r>
            <w:r w:rsidRPr="00DC41DF">
              <w:t>U /* 1</w:t>
            </w:r>
            <w:r>
              <w:t>5</w:t>
            </w:r>
            <w:r w:rsidRPr="00DC41DF">
              <w:t>U*/</w:t>
            </w:r>
          </w:p>
        </w:tc>
        <w:tc>
          <w:tcPr>
            <w:tcW w:w="2159" w:type="pct"/>
          </w:tcPr>
          <w:p w14:paraId="078D9268" w14:textId="5472CC82" w:rsidR="00AD3E8B" w:rsidRPr="008F2D1F" w:rsidRDefault="00AD3E8B" w:rsidP="00153CC9">
            <w:pPr>
              <w:widowControl w:val="0"/>
              <w:tabs>
                <w:tab w:val="left" w:pos="864"/>
              </w:tabs>
              <w:overflowPunct w:val="0"/>
              <w:autoSpaceDE w:val="0"/>
              <w:autoSpaceDN w:val="0"/>
              <w:adjustRightInd w:val="0"/>
              <w:textAlignment w:val="baseline"/>
            </w:pPr>
            <w:r>
              <w:t>No</w:t>
            </w:r>
            <w:r w:rsidRPr="008F2D1F">
              <w:t xml:space="preserve"> </w:t>
            </w:r>
            <w:r w:rsidRPr="000B41CE">
              <w:t>CAN/LIN/Port</w:t>
            </w:r>
            <w:r>
              <w:t xml:space="preserve"> </w:t>
            </w:r>
            <w:r w:rsidRPr="008F2D1F">
              <w:t>Frame Error</w:t>
            </w:r>
          </w:p>
        </w:tc>
      </w:tr>
      <w:tr w:rsidR="00AD3E8B" w:rsidRPr="00FA3462" w14:paraId="5AC2B452" w14:textId="77777777" w:rsidTr="00D331A9">
        <w:trPr>
          <w:trHeight w:val="435"/>
        </w:trPr>
        <w:tc>
          <w:tcPr>
            <w:tcW w:w="717" w:type="pct"/>
            <w:vMerge/>
            <w:shd w:val="pct10" w:color="auto" w:fill="FFFFFF"/>
          </w:tcPr>
          <w:p w14:paraId="3F185025" w14:textId="77777777" w:rsidR="00AD3E8B" w:rsidRPr="00FA3462" w:rsidRDefault="00AD3E8B" w:rsidP="00153CC9">
            <w:pPr>
              <w:widowControl w:val="0"/>
              <w:rPr>
                <w:rFonts w:eastAsia="Meiryo UI" w:cs="Arial"/>
                <w:b/>
                <w:bCs/>
                <w:szCs w:val="20"/>
                <w:lang w:val="en-GB"/>
              </w:rPr>
            </w:pPr>
          </w:p>
        </w:tc>
        <w:tc>
          <w:tcPr>
            <w:tcW w:w="2124" w:type="pct"/>
          </w:tcPr>
          <w:p w14:paraId="2EDCE061" w14:textId="652FA196" w:rsidR="00AD3E8B" w:rsidRDefault="00AD3E8B" w:rsidP="00153CC9">
            <w:pPr>
              <w:widowControl w:val="0"/>
              <w:tabs>
                <w:tab w:val="left" w:pos="864"/>
              </w:tabs>
              <w:overflowPunct w:val="0"/>
              <w:autoSpaceDE w:val="0"/>
              <w:autoSpaceDN w:val="0"/>
              <w:adjustRightInd w:val="0"/>
              <w:jc w:val="left"/>
              <w:textAlignment w:val="baseline"/>
            </w:pPr>
            <w:r>
              <w:t>PROTOCONV</w:t>
            </w:r>
            <w:r w:rsidRPr="000A6273">
              <w:t>_E_BSWNOTIFY</w:t>
            </w:r>
          </w:p>
          <w:p w14:paraId="22C76D1E" w14:textId="454AD082" w:rsidR="00AD3E8B" w:rsidRPr="00FA3462" w:rsidRDefault="00AD3E8B" w:rsidP="00153CC9">
            <w:pPr>
              <w:widowControl w:val="0"/>
              <w:tabs>
                <w:tab w:val="left" w:pos="864"/>
              </w:tabs>
              <w:overflowPunct w:val="0"/>
              <w:autoSpaceDE w:val="0"/>
              <w:autoSpaceDN w:val="0"/>
              <w:adjustRightInd w:val="0"/>
              <w:jc w:val="left"/>
              <w:textAlignment w:val="baseline"/>
            </w:pPr>
            <w:r w:rsidRPr="000A6273">
              <w:t>= (uint80x010U /* 16U*/</w:t>
            </w:r>
          </w:p>
        </w:tc>
        <w:tc>
          <w:tcPr>
            <w:tcW w:w="2159" w:type="pct"/>
          </w:tcPr>
          <w:p w14:paraId="57B1CAEC" w14:textId="622DD3FB" w:rsidR="00AD3E8B" w:rsidRPr="00FA3462" w:rsidRDefault="00AD3E8B" w:rsidP="00153CC9">
            <w:pPr>
              <w:widowControl w:val="0"/>
              <w:tabs>
                <w:tab w:val="left" w:pos="864"/>
              </w:tabs>
              <w:overflowPunct w:val="0"/>
              <w:autoSpaceDE w:val="0"/>
              <w:autoSpaceDN w:val="0"/>
              <w:adjustRightInd w:val="0"/>
              <w:textAlignment w:val="baseline"/>
            </w:pPr>
            <w:r w:rsidRPr="008F2D1F">
              <w:t>BSW Notification Error</w:t>
            </w:r>
          </w:p>
        </w:tc>
      </w:tr>
      <w:tr w:rsidR="00AD3E8B" w:rsidRPr="00FA3462" w14:paraId="072FEB43" w14:textId="77777777" w:rsidTr="00D331A9">
        <w:trPr>
          <w:trHeight w:val="435"/>
        </w:trPr>
        <w:tc>
          <w:tcPr>
            <w:tcW w:w="717" w:type="pct"/>
            <w:vMerge/>
            <w:shd w:val="pct10" w:color="auto" w:fill="FFFFFF"/>
          </w:tcPr>
          <w:p w14:paraId="7A8C9FE7" w14:textId="77777777" w:rsidR="00AD3E8B" w:rsidRPr="00FA3462" w:rsidRDefault="00AD3E8B" w:rsidP="00153CC9">
            <w:pPr>
              <w:widowControl w:val="0"/>
              <w:rPr>
                <w:rFonts w:eastAsia="Meiryo UI" w:cs="Arial"/>
                <w:b/>
                <w:bCs/>
                <w:szCs w:val="20"/>
                <w:lang w:val="en-GB"/>
              </w:rPr>
            </w:pPr>
          </w:p>
        </w:tc>
        <w:tc>
          <w:tcPr>
            <w:tcW w:w="2124" w:type="pct"/>
          </w:tcPr>
          <w:p w14:paraId="09C8EC90" w14:textId="74A30DC4" w:rsidR="00AD3E8B" w:rsidRDefault="00AD3E8B" w:rsidP="00153CC9">
            <w:pPr>
              <w:widowControl w:val="0"/>
              <w:tabs>
                <w:tab w:val="left" w:pos="864"/>
              </w:tabs>
              <w:overflowPunct w:val="0"/>
              <w:autoSpaceDE w:val="0"/>
              <w:autoSpaceDN w:val="0"/>
              <w:adjustRightInd w:val="0"/>
              <w:jc w:val="left"/>
              <w:textAlignment w:val="baseline"/>
            </w:pPr>
            <w:r>
              <w:t>PROTOCONV</w:t>
            </w:r>
            <w:r w:rsidRPr="000A6273">
              <w:t>_E_FILTER</w:t>
            </w:r>
          </w:p>
          <w:p w14:paraId="7FDF5341" w14:textId="7D8BEB12" w:rsidR="00AD3E8B" w:rsidRPr="00FA3462" w:rsidRDefault="00AD3E8B" w:rsidP="00153CC9">
            <w:pPr>
              <w:widowControl w:val="0"/>
              <w:tabs>
                <w:tab w:val="left" w:pos="864"/>
              </w:tabs>
              <w:overflowPunct w:val="0"/>
              <w:autoSpaceDE w:val="0"/>
              <w:autoSpaceDN w:val="0"/>
              <w:adjustRightInd w:val="0"/>
              <w:jc w:val="left"/>
              <w:textAlignment w:val="baseline"/>
            </w:pPr>
            <w:r w:rsidRPr="000A6273">
              <w:t>= (uint8)0x11U /* 17U*/</w:t>
            </w:r>
          </w:p>
        </w:tc>
        <w:tc>
          <w:tcPr>
            <w:tcW w:w="2159" w:type="pct"/>
          </w:tcPr>
          <w:p w14:paraId="3589EC02" w14:textId="20F8DAF3" w:rsidR="00AD3E8B" w:rsidRPr="00FA3462" w:rsidRDefault="00AD3E8B" w:rsidP="00153CC9">
            <w:pPr>
              <w:widowControl w:val="0"/>
              <w:tabs>
                <w:tab w:val="left" w:pos="864"/>
              </w:tabs>
              <w:overflowPunct w:val="0"/>
              <w:autoSpaceDE w:val="0"/>
              <w:autoSpaceDN w:val="0"/>
              <w:adjustRightInd w:val="0"/>
              <w:textAlignment w:val="baseline"/>
            </w:pPr>
            <w:r w:rsidRPr="008F2D1F">
              <w:t>CAN</w:t>
            </w:r>
            <w:r>
              <w:t>/LIN/Port</w:t>
            </w:r>
            <w:r w:rsidRPr="008F2D1F">
              <w:t xml:space="preserve"> frame Discarding Error</w:t>
            </w:r>
          </w:p>
        </w:tc>
      </w:tr>
      <w:tr w:rsidR="00AD3E8B" w:rsidRPr="00FA3462" w14:paraId="74A4B9FB" w14:textId="77777777" w:rsidTr="00D331A9">
        <w:trPr>
          <w:trHeight w:val="435"/>
        </w:trPr>
        <w:tc>
          <w:tcPr>
            <w:tcW w:w="717" w:type="pct"/>
            <w:vMerge/>
            <w:shd w:val="pct10" w:color="auto" w:fill="FFFFFF"/>
          </w:tcPr>
          <w:p w14:paraId="4D535497" w14:textId="77777777" w:rsidR="00AD3E8B" w:rsidRPr="00FA3462" w:rsidRDefault="00AD3E8B" w:rsidP="00153CC9">
            <w:pPr>
              <w:widowControl w:val="0"/>
              <w:rPr>
                <w:rFonts w:eastAsia="Meiryo UI" w:cs="Arial"/>
                <w:b/>
                <w:bCs/>
                <w:szCs w:val="20"/>
                <w:lang w:val="en-GB"/>
              </w:rPr>
            </w:pPr>
          </w:p>
        </w:tc>
        <w:tc>
          <w:tcPr>
            <w:tcW w:w="2124" w:type="pct"/>
          </w:tcPr>
          <w:p w14:paraId="29EE974A" w14:textId="3D063E2E" w:rsidR="00AD3E8B" w:rsidRDefault="00AD3E8B" w:rsidP="00153CC9">
            <w:pPr>
              <w:widowControl w:val="0"/>
              <w:tabs>
                <w:tab w:val="left" w:pos="864"/>
              </w:tabs>
              <w:overflowPunct w:val="0"/>
              <w:autoSpaceDE w:val="0"/>
              <w:autoSpaceDN w:val="0"/>
              <w:adjustRightInd w:val="0"/>
              <w:jc w:val="left"/>
              <w:textAlignment w:val="baseline"/>
            </w:pPr>
            <w:r>
              <w:t>PROTOCONV</w:t>
            </w:r>
            <w:r w:rsidRPr="00482AE5">
              <w:t>_E_PARAM_CONFIG</w:t>
            </w:r>
          </w:p>
          <w:p w14:paraId="10E0F16F" w14:textId="356EF6D1" w:rsidR="00AD3E8B" w:rsidRPr="00FA3462" w:rsidRDefault="00AD3E8B" w:rsidP="00153CC9">
            <w:pPr>
              <w:widowControl w:val="0"/>
              <w:tabs>
                <w:tab w:val="left" w:pos="864"/>
              </w:tabs>
              <w:overflowPunct w:val="0"/>
              <w:autoSpaceDE w:val="0"/>
              <w:autoSpaceDN w:val="0"/>
              <w:adjustRightInd w:val="0"/>
              <w:jc w:val="left"/>
              <w:textAlignment w:val="baseline"/>
              <w:rPr>
                <w:szCs w:val="16"/>
                <w:lang w:val="x-none" w:eastAsia="x-none"/>
              </w:rPr>
            </w:pPr>
            <w:r w:rsidRPr="00482AE5">
              <w:t>= (uint8)0x</w:t>
            </w:r>
            <w:r>
              <w:t>12</w:t>
            </w:r>
            <w:r w:rsidRPr="00482AE5">
              <w:t>U /* </w:t>
            </w:r>
            <w:r>
              <w:t>18</w:t>
            </w:r>
            <w:r w:rsidRPr="00482AE5">
              <w:t>U*/</w:t>
            </w:r>
          </w:p>
        </w:tc>
        <w:tc>
          <w:tcPr>
            <w:tcW w:w="2159" w:type="pct"/>
          </w:tcPr>
          <w:p w14:paraId="209AFB3B" w14:textId="019B1027" w:rsidR="00AD3E8B" w:rsidRPr="00FA3462" w:rsidRDefault="00AD3E8B" w:rsidP="00153CC9">
            <w:pPr>
              <w:widowControl w:val="0"/>
              <w:tabs>
                <w:tab w:val="left" w:pos="864"/>
              </w:tabs>
              <w:overflowPunct w:val="0"/>
              <w:autoSpaceDE w:val="0"/>
              <w:autoSpaceDN w:val="0"/>
              <w:adjustRightInd w:val="0"/>
              <w:textAlignment w:val="baseline"/>
            </w:pPr>
            <w:r w:rsidRPr="00FA3462">
              <w:t xml:space="preserve">Config Error </w:t>
            </w:r>
            <w:r w:rsidRPr="00FA3462">
              <w:rPr>
                <w:rFonts w:hint="eastAsia"/>
              </w:rPr>
              <w:t>(</w:t>
            </w:r>
            <w:r w:rsidRPr="00FA3462">
              <w:t>NULL Pointer</w:t>
            </w:r>
            <w:r w:rsidRPr="00FA3462">
              <w:rPr>
                <w:rFonts w:hint="eastAsia"/>
              </w:rPr>
              <w:t>)</w:t>
            </w:r>
          </w:p>
        </w:tc>
      </w:tr>
      <w:tr w:rsidR="00AD3E8B" w:rsidRPr="00FA3462" w14:paraId="7F70ABFF" w14:textId="77777777" w:rsidTr="00D331A9">
        <w:trPr>
          <w:trHeight w:val="435"/>
        </w:trPr>
        <w:tc>
          <w:tcPr>
            <w:tcW w:w="717" w:type="pct"/>
            <w:vMerge/>
            <w:shd w:val="pct10" w:color="auto" w:fill="FFFFFF"/>
          </w:tcPr>
          <w:p w14:paraId="581769FE" w14:textId="77777777" w:rsidR="00AD3E8B" w:rsidRPr="00FA3462" w:rsidRDefault="00AD3E8B" w:rsidP="00153CC9">
            <w:pPr>
              <w:widowControl w:val="0"/>
              <w:rPr>
                <w:rFonts w:eastAsia="Meiryo UI" w:cs="Arial"/>
                <w:b/>
                <w:bCs/>
                <w:szCs w:val="20"/>
                <w:lang w:val="en-GB"/>
              </w:rPr>
            </w:pPr>
          </w:p>
        </w:tc>
        <w:tc>
          <w:tcPr>
            <w:tcW w:w="2124" w:type="pct"/>
          </w:tcPr>
          <w:p w14:paraId="7F63D6DD" w14:textId="77777777" w:rsidR="00AD3E8B" w:rsidRDefault="00AD3E8B" w:rsidP="00153CC9">
            <w:pPr>
              <w:widowControl w:val="0"/>
              <w:tabs>
                <w:tab w:val="left" w:pos="864"/>
              </w:tabs>
              <w:overflowPunct w:val="0"/>
              <w:autoSpaceDE w:val="0"/>
              <w:autoSpaceDN w:val="0"/>
              <w:adjustRightInd w:val="0"/>
              <w:jc w:val="left"/>
              <w:textAlignment w:val="baseline"/>
            </w:pPr>
            <w:r w:rsidRPr="00153CC9">
              <w:t>PROTOCONV_E_FIFO_FULL</w:t>
            </w:r>
          </w:p>
          <w:p w14:paraId="154A278B" w14:textId="7299F2C5" w:rsidR="00AD3E8B" w:rsidRDefault="00AD3E8B" w:rsidP="00153CC9">
            <w:pPr>
              <w:widowControl w:val="0"/>
              <w:tabs>
                <w:tab w:val="left" w:pos="864"/>
              </w:tabs>
              <w:overflowPunct w:val="0"/>
              <w:autoSpaceDE w:val="0"/>
              <w:autoSpaceDN w:val="0"/>
              <w:adjustRightInd w:val="0"/>
              <w:jc w:val="left"/>
              <w:textAlignment w:val="baseline"/>
            </w:pPr>
            <w:r w:rsidRPr="00482AE5">
              <w:t>= (uint8)0x</w:t>
            </w:r>
            <w:r>
              <w:t>13</w:t>
            </w:r>
            <w:r w:rsidRPr="00482AE5">
              <w:t>U /* </w:t>
            </w:r>
            <w:r>
              <w:t>19</w:t>
            </w:r>
            <w:r w:rsidRPr="00482AE5">
              <w:t>U*</w:t>
            </w:r>
          </w:p>
        </w:tc>
        <w:tc>
          <w:tcPr>
            <w:tcW w:w="2159" w:type="pct"/>
          </w:tcPr>
          <w:p w14:paraId="58DBB30C" w14:textId="2610D65D" w:rsidR="00AD3E8B" w:rsidRPr="00531580" w:rsidRDefault="00AD3E8B" w:rsidP="00153CC9">
            <w:pPr>
              <w:widowControl w:val="0"/>
              <w:tabs>
                <w:tab w:val="left" w:pos="864"/>
              </w:tabs>
              <w:overflowPunct w:val="0"/>
              <w:autoSpaceDE w:val="0"/>
              <w:autoSpaceDN w:val="0"/>
              <w:adjustRightInd w:val="0"/>
              <w:textAlignment w:val="baseline"/>
            </w:pPr>
            <w:r>
              <w:t>U</w:t>
            </w:r>
            <w:r w:rsidRPr="00531580">
              <w:t>nexpectedly full</w:t>
            </w:r>
            <w:r>
              <w:t xml:space="preserve"> FIFO memory error</w:t>
            </w:r>
          </w:p>
        </w:tc>
      </w:tr>
      <w:tr w:rsidR="00AD3E8B" w:rsidRPr="00FA3462" w14:paraId="37F2D6A2" w14:textId="77777777" w:rsidTr="00D331A9">
        <w:trPr>
          <w:trHeight w:val="435"/>
        </w:trPr>
        <w:tc>
          <w:tcPr>
            <w:tcW w:w="717" w:type="pct"/>
            <w:vMerge/>
            <w:shd w:val="pct10" w:color="auto" w:fill="FFFFFF"/>
          </w:tcPr>
          <w:p w14:paraId="7B609835" w14:textId="77777777" w:rsidR="00AD3E8B" w:rsidRPr="00FA3462" w:rsidRDefault="00AD3E8B" w:rsidP="00153CC9">
            <w:pPr>
              <w:widowControl w:val="0"/>
              <w:rPr>
                <w:rFonts w:eastAsia="Meiryo UI" w:cs="Arial"/>
                <w:b/>
                <w:bCs/>
                <w:szCs w:val="20"/>
                <w:lang w:val="en-GB"/>
              </w:rPr>
            </w:pPr>
          </w:p>
        </w:tc>
        <w:tc>
          <w:tcPr>
            <w:tcW w:w="2124" w:type="pct"/>
          </w:tcPr>
          <w:p w14:paraId="241E551D" w14:textId="77777777" w:rsidR="00AD3E8B" w:rsidRDefault="00AD3E8B" w:rsidP="00153CC9">
            <w:pPr>
              <w:widowControl w:val="0"/>
              <w:tabs>
                <w:tab w:val="left" w:pos="864"/>
              </w:tabs>
              <w:overflowPunct w:val="0"/>
              <w:autoSpaceDE w:val="0"/>
              <w:autoSpaceDN w:val="0"/>
              <w:adjustRightInd w:val="0"/>
              <w:jc w:val="left"/>
              <w:textAlignment w:val="baseline"/>
            </w:pPr>
            <w:r w:rsidRPr="00153CC9">
              <w:t>PROTOCONV_E_FIFO_EMPTY</w:t>
            </w:r>
          </w:p>
          <w:p w14:paraId="43BC331F" w14:textId="7685511C" w:rsidR="00AD3E8B" w:rsidRDefault="00AD3E8B" w:rsidP="00153CC9">
            <w:pPr>
              <w:widowControl w:val="0"/>
              <w:tabs>
                <w:tab w:val="left" w:pos="864"/>
              </w:tabs>
              <w:overflowPunct w:val="0"/>
              <w:autoSpaceDE w:val="0"/>
              <w:autoSpaceDN w:val="0"/>
              <w:adjustRightInd w:val="0"/>
              <w:jc w:val="left"/>
              <w:textAlignment w:val="baseline"/>
            </w:pPr>
            <w:r w:rsidRPr="00482AE5">
              <w:t>= (uint8)0x</w:t>
            </w:r>
            <w:r>
              <w:t>14</w:t>
            </w:r>
            <w:r w:rsidRPr="00482AE5">
              <w:t>U /* </w:t>
            </w:r>
            <w:r>
              <w:t>20</w:t>
            </w:r>
            <w:r w:rsidRPr="00482AE5">
              <w:t>U*</w:t>
            </w:r>
          </w:p>
        </w:tc>
        <w:tc>
          <w:tcPr>
            <w:tcW w:w="2159" w:type="pct"/>
          </w:tcPr>
          <w:p w14:paraId="26020E7F" w14:textId="5646A50B" w:rsidR="00AD3E8B" w:rsidRPr="00531580" w:rsidRDefault="00AD3E8B" w:rsidP="00153CC9">
            <w:pPr>
              <w:widowControl w:val="0"/>
              <w:tabs>
                <w:tab w:val="left" w:pos="864"/>
              </w:tabs>
              <w:overflowPunct w:val="0"/>
              <w:autoSpaceDE w:val="0"/>
              <w:autoSpaceDN w:val="0"/>
              <w:adjustRightInd w:val="0"/>
              <w:textAlignment w:val="baseline"/>
            </w:pPr>
            <w:r>
              <w:t>U</w:t>
            </w:r>
            <w:r w:rsidRPr="00531580">
              <w:t xml:space="preserve">nexpectedly </w:t>
            </w:r>
            <w:r>
              <w:t>empty FIFO memory error</w:t>
            </w:r>
          </w:p>
        </w:tc>
      </w:tr>
      <w:tr w:rsidR="00AD3E8B" w:rsidRPr="00FA3462" w14:paraId="1DBD4ACB" w14:textId="77777777" w:rsidTr="00D331A9">
        <w:trPr>
          <w:trHeight w:val="435"/>
        </w:trPr>
        <w:tc>
          <w:tcPr>
            <w:tcW w:w="717" w:type="pct"/>
            <w:vMerge/>
            <w:shd w:val="pct10" w:color="auto" w:fill="FFFFFF"/>
          </w:tcPr>
          <w:p w14:paraId="69C715DF" w14:textId="77777777" w:rsidR="00AD3E8B" w:rsidRPr="00FA3462" w:rsidRDefault="00AD3E8B" w:rsidP="00153CC9">
            <w:pPr>
              <w:widowControl w:val="0"/>
              <w:rPr>
                <w:rFonts w:eastAsia="Meiryo UI" w:cs="Arial"/>
                <w:b/>
                <w:bCs/>
                <w:szCs w:val="20"/>
                <w:lang w:val="en-GB"/>
              </w:rPr>
            </w:pPr>
          </w:p>
        </w:tc>
        <w:tc>
          <w:tcPr>
            <w:tcW w:w="2124" w:type="pct"/>
          </w:tcPr>
          <w:p w14:paraId="1B0AB763" w14:textId="77777777" w:rsidR="00AD3E8B" w:rsidRPr="00AD3E8B" w:rsidRDefault="00AD3E8B" w:rsidP="00AD3E8B">
            <w:pPr>
              <w:widowControl w:val="0"/>
              <w:tabs>
                <w:tab w:val="left" w:pos="864"/>
              </w:tabs>
              <w:overflowPunct w:val="0"/>
              <w:autoSpaceDE w:val="0"/>
              <w:autoSpaceDN w:val="0"/>
              <w:adjustRightInd w:val="0"/>
              <w:jc w:val="left"/>
              <w:textAlignment w:val="baseline"/>
            </w:pPr>
            <w:r w:rsidRPr="00AD3E8B">
              <w:t>PROTOCONV_E_CFG_ACFTYPE</w:t>
            </w:r>
          </w:p>
          <w:p w14:paraId="159EEE3F" w14:textId="0E49FBB1" w:rsidR="00AD3E8B" w:rsidRPr="00153CC9" w:rsidRDefault="00AD3E8B" w:rsidP="00153CC9">
            <w:pPr>
              <w:widowControl w:val="0"/>
              <w:tabs>
                <w:tab w:val="left" w:pos="864"/>
              </w:tabs>
              <w:overflowPunct w:val="0"/>
              <w:autoSpaceDE w:val="0"/>
              <w:autoSpaceDN w:val="0"/>
              <w:adjustRightInd w:val="0"/>
              <w:jc w:val="left"/>
              <w:textAlignment w:val="baseline"/>
            </w:pPr>
            <w:r w:rsidRPr="00482AE5">
              <w:t>= (uint8)0x</w:t>
            </w:r>
            <w:r>
              <w:t>15</w:t>
            </w:r>
            <w:r w:rsidRPr="00482AE5">
              <w:t>U /* </w:t>
            </w:r>
            <w:r>
              <w:t>21</w:t>
            </w:r>
            <w:r w:rsidRPr="00482AE5">
              <w:t>U*</w:t>
            </w:r>
          </w:p>
        </w:tc>
        <w:tc>
          <w:tcPr>
            <w:tcW w:w="2159" w:type="pct"/>
          </w:tcPr>
          <w:p w14:paraId="0D269F63" w14:textId="4D3AEC02" w:rsidR="00AD3E8B" w:rsidRDefault="00AD3E8B" w:rsidP="00153CC9">
            <w:pPr>
              <w:widowControl w:val="0"/>
              <w:tabs>
                <w:tab w:val="left" w:pos="864"/>
              </w:tabs>
              <w:overflowPunct w:val="0"/>
              <w:autoSpaceDE w:val="0"/>
              <w:autoSpaceDN w:val="0"/>
              <w:adjustRightInd w:val="0"/>
              <w:textAlignment w:val="baseline"/>
            </w:pPr>
            <w:r>
              <w:t>I</w:t>
            </w:r>
            <w:r w:rsidRPr="00AD3E8B">
              <w:t>ncorrect or non-supported ACF type</w:t>
            </w:r>
          </w:p>
        </w:tc>
      </w:tr>
      <w:tr w:rsidR="00153CC9" w:rsidRPr="00FA3462" w14:paraId="0BDB8419" w14:textId="77777777" w:rsidTr="001A06C2">
        <w:trPr>
          <w:trHeight w:val="280"/>
        </w:trPr>
        <w:tc>
          <w:tcPr>
            <w:tcW w:w="717" w:type="pct"/>
            <w:shd w:val="pct10" w:color="auto" w:fill="FFFFFF"/>
          </w:tcPr>
          <w:p w14:paraId="03FD9CB1" w14:textId="77777777" w:rsidR="00153CC9" w:rsidRPr="00FA3462" w:rsidRDefault="00153CC9" w:rsidP="00153CC9">
            <w:pPr>
              <w:widowControl w:val="0"/>
              <w:rPr>
                <w:rFonts w:eastAsia="Meiryo UI" w:cs="Arial"/>
                <w:b/>
                <w:bCs/>
                <w:szCs w:val="20"/>
                <w:lang w:val="en-GB"/>
              </w:rPr>
            </w:pPr>
            <w:r w:rsidRPr="00FA3462">
              <w:rPr>
                <w:rFonts w:eastAsia="Meiryo UI" w:cs="Arial"/>
                <w:b/>
                <w:bCs/>
                <w:szCs w:val="20"/>
                <w:lang w:val="en-GB"/>
              </w:rPr>
              <w:t>Description</w:t>
            </w:r>
          </w:p>
        </w:tc>
        <w:tc>
          <w:tcPr>
            <w:tcW w:w="4283" w:type="pct"/>
            <w:gridSpan w:val="2"/>
          </w:tcPr>
          <w:p w14:paraId="3370DD03" w14:textId="77777777" w:rsidR="00153CC9" w:rsidRPr="00FA3462" w:rsidRDefault="00153CC9" w:rsidP="00153CC9">
            <w:pPr>
              <w:widowControl w:val="0"/>
              <w:tabs>
                <w:tab w:val="left" w:pos="864"/>
              </w:tabs>
              <w:overflowPunct w:val="0"/>
              <w:autoSpaceDE w:val="0"/>
              <w:autoSpaceDN w:val="0"/>
              <w:adjustRightInd w:val="0"/>
              <w:textAlignment w:val="baseline"/>
              <w:rPr>
                <w:szCs w:val="16"/>
                <w:lang w:val="x-none" w:eastAsia="x-none"/>
              </w:rPr>
            </w:pPr>
            <w:r w:rsidRPr="00FA3462">
              <w:rPr>
                <w:szCs w:val="16"/>
                <w:lang w:val="x-none" w:eastAsia="x-none"/>
              </w:rPr>
              <w:t>Definition (Error code)</w:t>
            </w:r>
          </w:p>
        </w:tc>
      </w:tr>
    </w:tbl>
    <w:p w14:paraId="5A923BE1" w14:textId="77777777" w:rsidR="003D7C23" w:rsidRDefault="003D7C23" w:rsidP="003D7C23"/>
    <w:p w14:paraId="0BF829BB" w14:textId="3710152F" w:rsidR="00A96F88" w:rsidRDefault="003D7C23" w:rsidP="00D10EB4">
      <w:pPr>
        <w:pStyle w:val="Heading3"/>
      </w:pPr>
      <w:r>
        <w:br w:type="column"/>
      </w:r>
      <w:bookmarkStart w:id="304" w:name="_Toc203383995"/>
      <w:r w:rsidR="00A96F88">
        <w:lastRenderedPageBreak/>
        <w:t>Enumeration</w:t>
      </w:r>
      <w:bookmarkEnd w:id="304"/>
    </w:p>
    <w:p w14:paraId="47860F4A" w14:textId="6D6217A4" w:rsidR="00AE4F2F" w:rsidRDefault="00AE4F2F" w:rsidP="00D10EB4">
      <w:pPr>
        <w:pStyle w:val="Heading4"/>
      </w:pPr>
      <w:bookmarkStart w:id="305" w:name="_Hlk91000750"/>
      <w:r>
        <w:rPr>
          <w:rFonts w:hint="eastAsia"/>
        </w:rPr>
        <w:t>R</w:t>
      </w:r>
      <w:r>
        <w:t>_</w:t>
      </w:r>
      <w:r w:rsidR="000F4E6D">
        <w:t>ProtoConv</w:t>
      </w:r>
      <w:r>
        <w:t>_ConvModeType</w:t>
      </w:r>
    </w:p>
    <w:bookmarkEnd w:id="305"/>
    <w:p w14:paraId="371EF7F5" w14:textId="0E136451" w:rsidR="00A96F88" w:rsidRDefault="00A96F8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rsidR="002E349F">
        <w:noBreakHyphen/>
      </w:r>
      <w:r w:rsidR="009D560C">
        <w:fldChar w:fldCharType="begin"/>
      </w:r>
      <w:r w:rsidR="009D560C">
        <w:instrText xml:space="preserve"> SEQ Table \* ARABIC \s 1 </w:instrText>
      </w:r>
      <w:r w:rsidR="009D560C">
        <w:fldChar w:fldCharType="separate"/>
      </w:r>
      <w:r w:rsidR="009D560C">
        <w:rPr>
          <w:noProof/>
        </w:rPr>
        <w:t>80</w:t>
      </w:r>
      <w:r w:rsidR="009D560C">
        <w:rPr>
          <w:noProof/>
        </w:rPr>
        <w:fldChar w:fldCharType="end"/>
      </w:r>
      <w:r w:rsidR="00AD425E">
        <w:rPr>
          <w:noProof/>
        </w:rPr>
        <w:t>:</w:t>
      </w:r>
      <w:r w:rsidRPr="00460EFA">
        <w:t xml:space="preserve"> </w:t>
      </w:r>
      <w:r w:rsidRPr="00591368">
        <w:t>R_</w:t>
      </w:r>
      <w:r w:rsidR="000F4E6D">
        <w:t>ProtoConv</w:t>
      </w:r>
      <w:r w:rsidRPr="00591368">
        <w:t>_ConvModeType</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802"/>
        <w:gridCol w:w="4434"/>
        <w:gridCol w:w="3653"/>
      </w:tblGrid>
      <w:tr w:rsidR="00A96F88" w:rsidRPr="006157D5" w14:paraId="458BF59D" w14:textId="77777777" w:rsidTr="00253894">
        <w:trPr>
          <w:trHeight w:val="275"/>
        </w:trPr>
        <w:tc>
          <w:tcPr>
            <w:tcW w:w="911" w:type="pct"/>
            <w:shd w:val="pct10" w:color="auto" w:fill="FFFFFF"/>
          </w:tcPr>
          <w:p w14:paraId="3A1B35D1" w14:textId="77777777" w:rsidR="00A96F88" w:rsidRPr="006157D5" w:rsidRDefault="00A96F88" w:rsidP="000D256D">
            <w:pPr>
              <w:jc w:val="left"/>
              <w:rPr>
                <w:rFonts w:eastAsia="Meiryo UI" w:cs="Arial"/>
                <w:b/>
                <w:bCs/>
                <w:strike/>
                <w:szCs w:val="20"/>
                <w:lang w:val="en-GB"/>
              </w:rPr>
            </w:pPr>
            <w:r w:rsidRPr="006157D5">
              <w:rPr>
                <w:rFonts w:eastAsia="Meiryo UI" w:cs="Arial"/>
                <w:b/>
                <w:bCs/>
                <w:szCs w:val="20"/>
                <w:lang w:val="en-GB"/>
              </w:rPr>
              <w:t>Location</w:t>
            </w:r>
          </w:p>
        </w:tc>
        <w:tc>
          <w:tcPr>
            <w:tcW w:w="4089" w:type="pct"/>
            <w:gridSpan w:val="2"/>
          </w:tcPr>
          <w:p w14:paraId="40EC552A" w14:textId="27386584" w:rsidR="00A96F88" w:rsidRPr="006157D5" w:rsidRDefault="00A96F88" w:rsidP="00032018">
            <w:pPr>
              <w:pStyle w:val="a1"/>
              <w:spacing w:before="0" w:after="0"/>
              <w:jc w:val="left"/>
              <w:rPr>
                <w:rFonts w:cs="Arial"/>
                <w:strike/>
                <w:szCs w:val="20"/>
                <w:lang w:eastAsia="ja-JP"/>
              </w:rPr>
            </w:pPr>
            <w:r w:rsidRPr="00316F0E">
              <w:t>CDD_</w:t>
            </w:r>
            <w:r w:rsidR="000F4E6D">
              <w:t>ProtoConv</w:t>
            </w:r>
            <w:r w:rsidRPr="00316F0E">
              <w:t>.h</w:t>
            </w:r>
          </w:p>
        </w:tc>
      </w:tr>
      <w:tr w:rsidR="00A96F88" w:rsidRPr="006157D5" w14:paraId="338042EE" w14:textId="77777777" w:rsidTr="00253894">
        <w:trPr>
          <w:cantSplit/>
          <w:trHeight w:val="435"/>
        </w:trPr>
        <w:tc>
          <w:tcPr>
            <w:tcW w:w="911" w:type="pct"/>
            <w:vMerge w:val="restart"/>
            <w:shd w:val="pct10" w:color="auto" w:fill="FFFFFF"/>
          </w:tcPr>
          <w:p w14:paraId="255A5B35" w14:textId="77777777" w:rsidR="00A96F88" w:rsidRPr="006157D5" w:rsidRDefault="00A96F88" w:rsidP="000D256D">
            <w:pPr>
              <w:jc w:val="left"/>
              <w:rPr>
                <w:rFonts w:eastAsia="Meiryo UI" w:cs="Arial"/>
                <w:b/>
                <w:bCs/>
                <w:szCs w:val="20"/>
                <w:lang w:val="en-GB"/>
              </w:rPr>
            </w:pPr>
            <w:r w:rsidRPr="006157D5">
              <w:rPr>
                <w:rFonts w:eastAsia="Meiryo UI" w:cs="Arial" w:hint="eastAsia"/>
                <w:b/>
                <w:bCs/>
                <w:szCs w:val="20"/>
                <w:lang w:val="en-GB"/>
              </w:rPr>
              <w:t>define</w:t>
            </w:r>
          </w:p>
        </w:tc>
        <w:tc>
          <w:tcPr>
            <w:tcW w:w="2242" w:type="pct"/>
            <w:tcBorders>
              <w:bottom w:val="single" w:sz="4" w:space="0" w:color="auto"/>
              <w:right w:val="single" w:sz="4" w:space="0" w:color="auto"/>
            </w:tcBorders>
          </w:tcPr>
          <w:p w14:paraId="1669CB8F" w14:textId="16D266C6" w:rsidR="00A96F88" w:rsidRPr="006B57D7" w:rsidRDefault="000F4E6D" w:rsidP="00032018">
            <w:pPr>
              <w:pStyle w:val="a1"/>
              <w:spacing w:before="0" w:after="0"/>
              <w:jc w:val="left"/>
            </w:pPr>
            <w:r>
              <w:t>PROTOCONV</w:t>
            </w:r>
            <w:r w:rsidR="00A96F88" w:rsidRPr="00591FA1">
              <w:t>_BASIC</w:t>
            </w:r>
            <w:r w:rsidR="00A96F88">
              <w:t xml:space="preserve">MODE </w:t>
            </w:r>
            <w:r w:rsidR="00A96F88" w:rsidRPr="00591FA1">
              <w:t>= (0U)</w:t>
            </w:r>
          </w:p>
        </w:tc>
        <w:tc>
          <w:tcPr>
            <w:tcW w:w="1847" w:type="pct"/>
            <w:tcBorders>
              <w:left w:val="single" w:sz="4" w:space="0" w:color="auto"/>
              <w:bottom w:val="single" w:sz="4" w:space="0" w:color="auto"/>
            </w:tcBorders>
          </w:tcPr>
          <w:p w14:paraId="73B2F57A" w14:textId="77777777" w:rsidR="00A96F88" w:rsidRPr="006B57D7" w:rsidRDefault="00A96F88" w:rsidP="00032018">
            <w:pPr>
              <w:pStyle w:val="a1"/>
              <w:spacing w:before="0" w:after="0"/>
              <w:jc w:val="left"/>
            </w:pPr>
            <w:r w:rsidRPr="00591FA1">
              <w:t>Basic Type</w:t>
            </w:r>
          </w:p>
        </w:tc>
      </w:tr>
      <w:tr w:rsidR="00A96F88" w:rsidRPr="006157D5" w14:paraId="096786D5" w14:textId="77777777" w:rsidTr="00253894">
        <w:trPr>
          <w:cantSplit/>
          <w:trHeight w:val="435"/>
        </w:trPr>
        <w:tc>
          <w:tcPr>
            <w:tcW w:w="911" w:type="pct"/>
            <w:vMerge/>
            <w:shd w:val="pct10" w:color="auto" w:fill="FFFFFF"/>
          </w:tcPr>
          <w:p w14:paraId="5A9476CE" w14:textId="77777777" w:rsidR="00A96F88" w:rsidRPr="006157D5" w:rsidRDefault="00A96F88" w:rsidP="00220AA3">
            <w:pPr>
              <w:jc w:val="left"/>
              <w:rPr>
                <w:rFonts w:eastAsia="Meiryo UI" w:cs="Arial"/>
                <w:b/>
                <w:bCs/>
                <w:szCs w:val="20"/>
                <w:lang w:val="en-GB"/>
              </w:rPr>
            </w:pPr>
          </w:p>
        </w:tc>
        <w:tc>
          <w:tcPr>
            <w:tcW w:w="2242" w:type="pct"/>
            <w:tcBorders>
              <w:bottom w:val="single" w:sz="4" w:space="0" w:color="auto"/>
              <w:right w:val="single" w:sz="4" w:space="0" w:color="auto"/>
            </w:tcBorders>
          </w:tcPr>
          <w:p w14:paraId="0C9EAE95" w14:textId="20B30295" w:rsidR="00A96F88" w:rsidRPr="00132BF5" w:rsidRDefault="000F4E6D" w:rsidP="00032018">
            <w:pPr>
              <w:pStyle w:val="a1"/>
              <w:spacing w:before="0" w:after="0"/>
              <w:jc w:val="left"/>
            </w:pPr>
            <w:r>
              <w:t>PROTOCONV</w:t>
            </w:r>
            <w:r w:rsidR="00A96F88" w:rsidRPr="00591FA1">
              <w:t>_BUFFER</w:t>
            </w:r>
            <w:r w:rsidR="00A96F88">
              <w:t xml:space="preserve">MODE </w:t>
            </w:r>
            <w:r w:rsidR="00A96F88" w:rsidRPr="00591FA1">
              <w:t>= (1U)</w:t>
            </w:r>
          </w:p>
        </w:tc>
        <w:tc>
          <w:tcPr>
            <w:tcW w:w="1847" w:type="pct"/>
            <w:tcBorders>
              <w:left w:val="single" w:sz="4" w:space="0" w:color="auto"/>
              <w:bottom w:val="single" w:sz="4" w:space="0" w:color="auto"/>
            </w:tcBorders>
          </w:tcPr>
          <w:p w14:paraId="3E9C3344" w14:textId="77777777" w:rsidR="00A96F88" w:rsidRPr="006B57D7" w:rsidRDefault="00A96F88" w:rsidP="00032018">
            <w:pPr>
              <w:pStyle w:val="a1"/>
              <w:spacing w:before="0" w:after="0"/>
              <w:jc w:val="left"/>
            </w:pPr>
            <w:r w:rsidRPr="00591FA1">
              <w:t>Buffer Type</w:t>
            </w:r>
          </w:p>
        </w:tc>
      </w:tr>
      <w:tr w:rsidR="00A96F88" w:rsidRPr="006157D5" w14:paraId="30176ACE" w14:textId="77777777" w:rsidTr="00253894">
        <w:trPr>
          <w:trHeight w:val="280"/>
        </w:trPr>
        <w:tc>
          <w:tcPr>
            <w:tcW w:w="911" w:type="pct"/>
            <w:shd w:val="pct10" w:color="auto" w:fill="FFFFFF"/>
          </w:tcPr>
          <w:p w14:paraId="677A6711" w14:textId="77777777" w:rsidR="00A96F88" w:rsidRPr="006157D5" w:rsidRDefault="00A96F88" w:rsidP="000D256D">
            <w:pPr>
              <w:jc w:val="left"/>
              <w:rPr>
                <w:rFonts w:eastAsia="Meiryo UI" w:cs="Arial"/>
                <w:b/>
                <w:bCs/>
                <w:szCs w:val="20"/>
                <w:lang w:val="en-GB"/>
              </w:rPr>
            </w:pPr>
            <w:r w:rsidRPr="006157D5">
              <w:rPr>
                <w:rFonts w:eastAsia="Meiryo UI" w:cs="Arial"/>
                <w:b/>
                <w:bCs/>
                <w:szCs w:val="20"/>
                <w:lang w:val="en-GB"/>
              </w:rPr>
              <w:t>Description</w:t>
            </w:r>
          </w:p>
        </w:tc>
        <w:tc>
          <w:tcPr>
            <w:tcW w:w="4089" w:type="pct"/>
            <w:gridSpan w:val="2"/>
          </w:tcPr>
          <w:p w14:paraId="5DD0D8BB" w14:textId="2F954983" w:rsidR="00A96F88" w:rsidRPr="006B57D7" w:rsidRDefault="0045362C" w:rsidP="00032018">
            <w:pPr>
              <w:pStyle w:val="a1"/>
              <w:spacing w:before="0" w:after="0"/>
              <w:jc w:val="left"/>
            </w:pPr>
            <w:r>
              <w:t>Protocol Conversion</w:t>
            </w:r>
            <w:r w:rsidR="00A96F88" w:rsidRPr="00B37A00">
              <w:t xml:space="preserve"> </w:t>
            </w:r>
            <w:r w:rsidR="00A96F88">
              <w:t>Type Enumeration</w:t>
            </w:r>
            <w:r w:rsidR="00A42A44">
              <w:t xml:space="preserve"> in CAN/LIN/Port to Ethernet Conversion</w:t>
            </w:r>
          </w:p>
        </w:tc>
      </w:tr>
    </w:tbl>
    <w:p w14:paraId="19A842B9" w14:textId="77777777" w:rsidR="00DF1D6D" w:rsidRDefault="00DF1D6D" w:rsidP="00DF1D6D"/>
    <w:p w14:paraId="07509B33" w14:textId="7D237E8C" w:rsidR="00DF1D6D" w:rsidRDefault="00DF1D6D" w:rsidP="00D10EB4">
      <w:pPr>
        <w:pStyle w:val="Heading4"/>
      </w:pPr>
      <w:r w:rsidRPr="00DF1D6D">
        <w:t>R_ProtoConv_FrameType</w:t>
      </w:r>
    </w:p>
    <w:p w14:paraId="3A5EB072" w14:textId="18FC32C6" w:rsidR="00DF1D6D" w:rsidRDefault="00DF1D6D"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81</w:t>
      </w:r>
      <w:r w:rsidR="009D560C">
        <w:rPr>
          <w:noProof/>
        </w:rPr>
        <w:fldChar w:fldCharType="end"/>
      </w:r>
      <w:r>
        <w:rPr>
          <w:noProof/>
        </w:rPr>
        <w:t>:</w:t>
      </w:r>
      <w:r w:rsidRPr="00460EFA">
        <w:t xml:space="preserve"> </w:t>
      </w:r>
      <w:r w:rsidRPr="00591368">
        <w:t>R_</w:t>
      </w:r>
      <w:r>
        <w:t>ProtoConv</w:t>
      </w:r>
      <w:r w:rsidRPr="00591368">
        <w:t>_</w:t>
      </w:r>
      <w:r w:rsidR="00F46F82">
        <w:t>Frame</w:t>
      </w:r>
      <w:r w:rsidRPr="00591368">
        <w:t>Type</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802"/>
        <w:gridCol w:w="4434"/>
        <w:gridCol w:w="3653"/>
      </w:tblGrid>
      <w:tr w:rsidR="00DF1D6D" w:rsidRPr="006157D5" w14:paraId="3DE1C02B" w14:textId="77777777" w:rsidTr="00B33DF2">
        <w:trPr>
          <w:trHeight w:val="275"/>
        </w:trPr>
        <w:tc>
          <w:tcPr>
            <w:tcW w:w="911" w:type="pct"/>
            <w:shd w:val="pct10" w:color="auto" w:fill="FFFFFF"/>
          </w:tcPr>
          <w:p w14:paraId="5DA3D2BD" w14:textId="77777777" w:rsidR="00DF1D6D" w:rsidRPr="006157D5" w:rsidRDefault="00DF1D6D" w:rsidP="00B33DF2">
            <w:pPr>
              <w:jc w:val="left"/>
              <w:rPr>
                <w:rFonts w:eastAsia="Meiryo UI" w:cs="Arial"/>
                <w:b/>
                <w:bCs/>
                <w:strike/>
                <w:szCs w:val="20"/>
                <w:lang w:val="en-GB"/>
              </w:rPr>
            </w:pPr>
            <w:r w:rsidRPr="006157D5">
              <w:rPr>
                <w:rFonts w:eastAsia="Meiryo UI" w:cs="Arial"/>
                <w:b/>
                <w:bCs/>
                <w:szCs w:val="20"/>
                <w:lang w:val="en-GB"/>
              </w:rPr>
              <w:t>Location</w:t>
            </w:r>
          </w:p>
        </w:tc>
        <w:tc>
          <w:tcPr>
            <w:tcW w:w="4089" w:type="pct"/>
            <w:gridSpan w:val="2"/>
          </w:tcPr>
          <w:p w14:paraId="70D887E1" w14:textId="77777777" w:rsidR="00DF1D6D" w:rsidRPr="006157D5" w:rsidRDefault="00DF1D6D" w:rsidP="00B33DF2">
            <w:pPr>
              <w:pStyle w:val="a1"/>
              <w:spacing w:before="0" w:after="0"/>
              <w:jc w:val="left"/>
              <w:rPr>
                <w:rFonts w:cs="Arial"/>
                <w:strike/>
                <w:szCs w:val="20"/>
                <w:lang w:eastAsia="ja-JP"/>
              </w:rPr>
            </w:pPr>
            <w:r w:rsidRPr="00316F0E">
              <w:t>CDD_</w:t>
            </w:r>
            <w:r>
              <w:t>ProtoConv</w:t>
            </w:r>
            <w:r w:rsidRPr="00316F0E">
              <w:t>.h</w:t>
            </w:r>
          </w:p>
        </w:tc>
      </w:tr>
      <w:tr w:rsidR="00DF1D6D" w:rsidRPr="006157D5" w14:paraId="7B0CEC33" w14:textId="77777777" w:rsidTr="00B33DF2">
        <w:trPr>
          <w:cantSplit/>
          <w:trHeight w:val="435"/>
        </w:trPr>
        <w:tc>
          <w:tcPr>
            <w:tcW w:w="911" w:type="pct"/>
            <w:vMerge w:val="restart"/>
            <w:shd w:val="pct10" w:color="auto" w:fill="FFFFFF"/>
          </w:tcPr>
          <w:p w14:paraId="18960E29" w14:textId="77777777" w:rsidR="00DF1D6D" w:rsidRPr="006157D5" w:rsidRDefault="00DF1D6D" w:rsidP="00B33DF2">
            <w:pPr>
              <w:jc w:val="left"/>
              <w:rPr>
                <w:rFonts w:eastAsia="Meiryo UI" w:cs="Arial"/>
                <w:b/>
                <w:bCs/>
                <w:szCs w:val="20"/>
                <w:lang w:val="en-GB"/>
              </w:rPr>
            </w:pPr>
            <w:r w:rsidRPr="006157D5">
              <w:rPr>
                <w:rFonts w:eastAsia="Meiryo UI" w:cs="Arial" w:hint="eastAsia"/>
                <w:b/>
                <w:bCs/>
                <w:szCs w:val="20"/>
                <w:lang w:val="en-GB"/>
              </w:rPr>
              <w:t>define</w:t>
            </w:r>
          </w:p>
        </w:tc>
        <w:tc>
          <w:tcPr>
            <w:tcW w:w="2242" w:type="pct"/>
            <w:tcBorders>
              <w:bottom w:val="single" w:sz="4" w:space="0" w:color="auto"/>
              <w:right w:val="single" w:sz="4" w:space="0" w:color="auto"/>
            </w:tcBorders>
          </w:tcPr>
          <w:p w14:paraId="4FA9FAE2" w14:textId="61056E21" w:rsidR="00DF1D6D" w:rsidRPr="00DF1D6D" w:rsidRDefault="00DF1D6D" w:rsidP="00DF1D6D">
            <w:pPr>
              <w:pStyle w:val="a1"/>
              <w:rPr>
                <w:lang w:val="en-US"/>
              </w:rPr>
            </w:pPr>
            <w:r w:rsidRPr="00DF1D6D">
              <w:rPr>
                <w:lang w:val="en-US"/>
              </w:rPr>
              <w:t>PROTOCONV_NORMAL_FRAME</w:t>
            </w:r>
            <w:r>
              <w:rPr>
                <w:lang w:val="en-US"/>
              </w:rPr>
              <w:t xml:space="preserve"> </w:t>
            </w:r>
            <w:r w:rsidRPr="00591FA1">
              <w:t>= (0U)</w:t>
            </w:r>
          </w:p>
        </w:tc>
        <w:tc>
          <w:tcPr>
            <w:tcW w:w="1847" w:type="pct"/>
            <w:tcBorders>
              <w:left w:val="single" w:sz="4" w:space="0" w:color="auto"/>
              <w:bottom w:val="single" w:sz="4" w:space="0" w:color="auto"/>
            </w:tcBorders>
          </w:tcPr>
          <w:p w14:paraId="470A8E96" w14:textId="462BFC61" w:rsidR="00DF1D6D" w:rsidRPr="006B57D7" w:rsidRDefault="00DF1D6D" w:rsidP="00B33DF2">
            <w:pPr>
              <w:pStyle w:val="a1"/>
              <w:spacing w:before="0" w:after="0"/>
              <w:jc w:val="left"/>
            </w:pPr>
            <w:r>
              <w:t>Normal Frame</w:t>
            </w:r>
            <w:r w:rsidRPr="00591FA1">
              <w:t xml:space="preserve"> Type</w:t>
            </w:r>
          </w:p>
        </w:tc>
      </w:tr>
      <w:tr w:rsidR="00DF1D6D" w:rsidRPr="006157D5" w14:paraId="49434335" w14:textId="77777777" w:rsidTr="00B33DF2">
        <w:trPr>
          <w:cantSplit/>
          <w:trHeight w:val="435"/>
        </w:trPr>
        <w:tc>
          <w:tcPr>
            <w:tcW w:w="911" w:type="pct"/>
            <w:vMerge/>
            <w:shd w:val="pct10" w:color="auto" w:fill="FFFFFF"/>
          </w:tcPr>
          <w:p w14:paraId="39CE6D51" w14:textId="77777777" w:rsidR="00DF1D6D" w:rsidRPr="006157D5" w:rsidRDefault="00DF1D6D" w:rsidP="00B33DF2">
            <w:pPr>
              <w:jc w:val="left"/>
              <w:rPr>
                <w:rFonts w:eastAsia="Meiryo UI" w:cs="Arial"/>
                <w:b/>
                <w:bCs/>
                <w:szCs w:val="20"/>
                <w:lang w:val="en-GB"/>
              </w:rPr>
            </w:pPr>
          </w:p>
        </w:tc>
        <w:tc>
          <w:tcPr>
            <w:tcW w:w="2242" w:type="pct"/>
            <w:tcBorders>
              <w:bottom w:val="single" w:sz="4" w:space="0" w:color="auto"/>
              <w:right w:val="single" w:sz="4" w:space="0" w:color="auto"/>
            </w:tcBorders>
          </w:tcPr>
          <w:p w14:paraId="3F44A1F4" w14:textId="538215E2" w:rsidR="00DF1D6D" w:rsidRPr="00DF1D6D" w:rsidRDefault="00DF1D6D" w:rsidP="00DF1D6D">
            <w:pPr>
              <w:pStyle w:val="a1"/>
              <w:rPr>
                <w:lang w:val="en-US"/>
              </w:rPr>
            </w:pPr>
            <w:r w:rsidRPr="00DF1D6D">
              <w:rPr>
                <w:lang w:val="en-US"/>
              </w:rPr>
              <w:t>PROTOCONV_EMERGENCY_FRAME</w:t>
            </w:r>
            <w:r>
              <w:rPr>
                <w:lang w:val="en-US"/>
              </w:rPr>
              <w:t xml:space="preserve"> </w:t>
            </w:r>
            <w:r w:rsidRPr="00591FA1">
              <w:t>= (1U)</w:t>
            </w:r>
          </w:p>
        </w:tc>
        <w:tc>
          <w:tcPr>
            <w:tcW w:w="1847" w:type="pct"/>
            <w:tcBorders>
              <w:left w:val="single" w:sz="4" w:space="0" w:color="auto"/>
              <w:bottom w:val="single" w:sz="4" w:space="0" w:color="auto"/>
            </w:tcBorders>
          </w:tcPr>
          <w:p w14:paraId="4705EC33" w14:textId="04DB519E" w:rsidR="00DF1D6D" w:rsidRPr="006B57D7" w:rsidRDefault="00DF1D6D" w:rsidP="00B33DF2">
            <w:pPr>
              <w:pStyle w:val="a1"/>
              <w:spacing w:before="0" w:after="0"/>
              <w:jc w:val="left"/>
            </w:pPr>
            <w:r>
              <w:t>Emergency Frame</w:t>
            </w:r>
            <w:r w:rsidRPr="00591FA1">
              <w:t xml:space="preserve"> Type</w:t>
            </w:r>
          </w:p>
        </w:tc>
      </w:tr>
      <w:tr w:rsidR="00DF1D6D" w:rsidRPr="006157D5" w14:paraId="71B0AE1D" w14:textId="77777777" w:rsidTr="00B33DF2">
        <w:trPr>
          <w:trHeight w:val="280"/>
        </w:trPr>
        <w:tc>
          <w:tcPr>
            <w:tcW w:w="911" w:type="pct"/>
            <w:shd w:val="pct10" w:color="auto" w:fill="FFFFFF"/>
          </w:tcPr>
          <w:p w14:paraId="787CDCFC" w14:textId="77777777" w:rsidR="00DF1D6D" w:rsidRPr="006157D5" w:rsidRDefault="00DF1D6D" w:rsidP="00B33DF2">
            <w:pPr>
              <w:jc w:val="left"/>
              <w:rPr>
                <w:rFonts w:eastAsia="Meiryo UI" w:cs="Arial"/>
                <w:b/>
                <w:bCs/>
                <w:szCs w:val="20"/>
                <w:lang w:val="en-GB"/>
              </w:rPr>
            </w:pPr>
            <w:r w:rsidRPr="006157D5">
              <w:rPr>
                <w:rFonts w:eastAsia="Meiryo UI" w:cs="Arial"/>
                <w:b/>
                <w:bCs/>
                <w:szCs w:val="20"/>
                <w:lang w:val="en-GB"/>
              </w:rPr>
              <w:t>Description</w:t>
            </w:r>
          </w:p>
        </w:tc>
        <w:tc>
          <w:tcPr>
            <w:tcW w:w="4089" w:type="pct"/>
            <w:gridSpan w:val="2"/>
          </w:tcPr>
          <w:p w14:paraId="6936ADA6" w14:textId="3070D250" w:rsidR="00DF1D6D" w:rsidRPr="006B57D7" w:rsidRDefault="00DF1D6D" w:rsidP="00B33DF2">
            <w:pPr>
              <w:pStyle w:val="a1"/>
              <w:spacing w:before="0" w:after="0"/>
              <w:jc w:val="left"/>
            </w:pPr>
            <w:r>
              <w:t>Frame Type Enumeration</w:t>
            </w:r>
            <w:r w:rsidR="00A42A44">
              <w:t xml:space="preserve"> in CAN/LIN/Port to Ethernet Conversion</w:t>
            </w:r>
          </w:p>
        </w:tc>
      </w:tr>
    </w:tbl>
    <w:p w14:paraId="4EDD2020" w14:textId="77777777" w:rsidR="00A42A44" w:rsidRDefault="00A42A44" w:rsidP="00032018">
      <w:pPr>
        <w:spacing w:after="120"/>
      </w:pPr>
    </w:p>
    <w:p w14:paraId="14265102" w14:textId="27ACA29A" w:rsidR="00A42A44" w:rsidRDefault="00A42A44" w:rsidP="00D10EB4">
      <w:pPr>
        <w:pStyle w:val="Heading4"/>
      </w:pPr>
      <w:r w:rsidRPr="00A42A44">
        <w:t>R_ProtoConv_EthFormatType</w:t>
      </w:r>
    </w:p>
    <w:p w14:paraId="1CFE63FD" w14:textId="1E348403" w:rsidR="00A42A44" w:rsidRDefault="00A42A4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82</w:t>
      </w:r>
      <w:r w:rsidR="009D560C">
        <w:rPr>
          <w:noProof/>
        </w:rPr>
        <w:fldChar w:fldCharType="end"/>
      </w:r>
      <w:r>
        <w:rPr>
          <w:noProof/>
        </w:rPr>
        <w:t>:</w:t>
      </w:r>
      <w:r w:rsidRPr="00460EFA">
        <w:t xml:space="preserve"> </w:t>
      </w:r>
      <w:r w:rsidRPr="00591368">
        <w:t>R_</w:t>
      </w:r>
      <w:r>
        <w:t>ProtoConv</w:t>
      </w:r>
      <w:r w:rsidRPr="00591368">
        <w:t>_</w:t>
      </w:r>
      <w:r w:rsidRPr="00A42A44">
        <w:rPr>
          <w:rFonts w:eastAsia="MS Mincho"/>
          <w:kern w:val="0"/>
          <w:lang w:eastAsia="en-US"/>
        </w:rPr>
        <w:t>EthFormatType</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802"/>
        <w:gridCol w:w="4434"/>
        <w:gridCol w:w="3653"/>
      </w:tblGrid>
      <w:tr w:rsidR="00A42A44" w:rsidRPr="006157D5" w14:paraId="08A774AE" w14:textId="77777777" w:rsidTr="00CE2576">
        <w:trPr>
          <w:trHeight w:val="275"/>
        </w:trPr>
        <w:tc>
          <w:tcPr>
            <w:tcW w:w="911" w:type="pct"/>
            <w:shd w:val="pct10" w:color="auto" w:fill="FFFFFF"/>
          </w:tcPr>
          <w:p w14:paraId="664EA578" w14:textId="77777777" w:rsidR="00A42A44" w:rsidRPr="006157D5" w:rsidRDefault="00A42A44" w:rsidP="00CE2576">
            <w:pPr>
              <w:jc w:val="left"/>
              <w:rPr>
                <w:rFonts w:eastAsia="Meiryo UI" w:cs="Arial"/>
                <w:b/>
                <w:bCs/>
                <w:strike/>
                <w:szCs w:val="20"/>
                <w:lang w:val="en-GB"/>
              </w:rPr>
            </w:pPr>
            <w:r w:rsidRPr="006157D5">
              <w:rPr>
                <w:rFonts w:eastAsia="Meiryo UI" w:cs="Arial"/>
                <w:b/>
                <w:bCs/>
                <w:szCs w:val="20"/>
                <w:lang w:val="en-GB"/>
              </w:rPr>
              <w:t>Location</w:t>
            </w:r>
          </w:p>
        </w:tc>
        <w:tc>
          <w:tcPr>
            <w:tcW w:w="4089" w:type="pct"/>
            <w:gridSpan w:val="2"/>
          </w:tcPr>
          <w:p w14:paraId="722ECE26" w14:textId="77777777" w:rsidR="00A42A44" w:rsidRPr="006157D5" w:rsidRDefault="00A42A44" w:rsidP="00CE2576">
            <w:pPr>
              <w:pStyle w:val="a1"/>
              <w:spacing w:before="0" w:after="0"/>
              <w:jc w:val="left"/>
              <w:rPr>
                <w:rFonts w:cs="Arial"/>
                <w:strike/>
                <w:szCs w:val="20"/>
                <w:lang w:eastAsia="ja-JP"/>
              </w:rPr>
            </w:pPr>
            <w:r w:rsidRPr="00316F0E">
              <w:t>CDD_</w:t>
            </w:r>
            <w:r>
              <w:t>ProtoConv</w:t>
            </w:r>
            <w:r w:rsidRPr="00316F0E">
              <w:t>.h</w:t>
            </w:r>
          </w:p>
        </w:tc>
      </w:tr>
      <w:tr w:rsidR="00A42A44" w:rsidRPr="006157D5" w14:paraId="1F466956" w14:textId="77777777" w:rsidTr="00CE2576">
        <w:trPr>
          <w:cantSplit/>
          <w:trHeight w:val="435"/>
        </w:trPr>
        <w:tc>
          <w:tcPr>
            <w:tcW w:w="911" w:type="pct"/>
            <w:vMerge w:val="restart"/>
            <w:shd w:val="pct10" w:color="auto" w:fill="FFFFFF"/>
          </w:tcPr>
          <w:p w14:paraId="1B33E7D8" w14:textId="77777777" w:rsidR="00A42A44" w:rsidRPr="006157D5" w:rsidRDefault="00A42A44" w:rsidP="00CE2576">
            <w:pPr>
              <w:jc w:val="left"/>
              <w:rPr>
                <w:rFonts w:eastAsia="Meiryo UI" w:cs="Arial"/>
                <w:b/>
                <w:bCs/>
                <w:szCs w:val="20"/>
                <w:lang w:val="en-GB"/>
              </w:rPr>
            </w:pPr>
            <w:r w:rsidRPr="006157D5">
              <w:rPr>
                <w:rFonts w:eastAsia="Meiryo UI" w:cs="Arial" w:hint="eastAsia"/>
                <w:b/>
                <w:bCs/>
                <w:szCs w:val="20"/>
                <w:lang w:val="en-GB"/>
              </w:rPr>
              <w:t>define</w:t>
            </w:r>
          </w:p>
        </w:tc>
        <w:tc>
          <w:tcPr>
            <w:tcW w:w="2242" w:type="pct"/>
            <w:tcBorders>
              <w:bottom w:val="single" w:sz="4" w:space="0" w:color="auto"/>
              <w:right w:val="single" w:sz="4" w:space="0" w:color="auto"/>
            </w:tcBorders>
          </w:tcPr>
          <w:p w14:paraId="3151F886" w14:textId="4DECCF14" w:rsidR="00A42A44" w:rsidRPr="00A42A44" w:rsidRDefault="00A42A44" w:rsidP="00A42A44">
            <w:pPr>
              <w:pStyle w:val="a1"/>
              <w:rPr>
                <w:lang w:val="en-US"/>
              </w:rPr>
            </w:pPr>
            <w:r w:rsidRPr="00A42A44">
              <w:rPr>
                <w:lang w:val="en-US"/>
              </w:rPr>
              <w:t>PROTOCONV_IEEE1722_ACF</w:t>
            </w:r>
            <w:r>
              <w:rPr>
                <w:lang w:val="en-US"/>
              </w:rPr>
              <w:t xml:space="preserve"> </w:t>
            </w:r>
            <w:r w:rsidRPr="00591FA1">
              <w:t>= (0U)</w:t>
            </w:r>
          </w:p>
        </w:tc>
        <w:tc>
          <w:tcPr>
            <w:tcW w:w="1847" w:type="pct"/>
            <w:tcBorders>
              <w:left w:val="single" w:sz="4" w:space="0" w:color="auto"/>
              <w:bottom w:val="single" w:sz="4" w:space="0" w:color="auto"/>
            </w:tcBorders>
          </w:tcPr>
          <w:p w14:paraId="30B80938" w14:textId="101CFC26" w:rsidR="00A42A44" w:rsidRPr="006B57D7" w:rsidRDefault="00A42A44" w:rsidP="00CE2576">
            <w:pPr>
              <w:pStyle w:val="a1"/>
              <w:spacing w:before="0" w:after="0"/>
              <w:jc w:val="left"/>
            </w:pPr>
            <w:r>
              <w:t>ACF Frame</w:t>
            </w:r>
            <w:r w:rsidRPr="00591FA1">
              <w:t xml:space="preserve"> Type</w:t>
            </w:r>
          </w:p>
        </w:tc>
      </w:tr>
      <w:tr w:rsidR="00A42A44" w:rsidRPr="006157D5" w14:paraId="7E4B12C3" w14:textId="77777777" w:rsidTr="00CE2576">
        <w:trPr>
          <w:cantSplit/>
          <w:trHeight w:val="435"/>
        </w:trPr>
        <w:tc>
          <w:tcPr>
            <w:tcW w:w="911" w:type="pct"/>
            <w:vMerge/>
            <w:shd w:val="pct10" w:color="auto" w:fill="FFFFFF"/>
          </w:tcPr>
          <w:p w14:paraId="6B43C05C" w14:textId="77777777" w:rsidR="00A42A44" w:rsidRPr="006157D5" w:rsidRDefault="00A42A44" w:rsidP="00CE2576">
            <w:pPr>
              <w:jc w:val="left"/>
              <w:rPr>
                <w:rFonts w:eastAsia="Meiryo UI" w:cs="Arial"/>
                <w:b/>
                <w:bCs/>
                <w:szCs w:val="20"/>
                <w:lang w:val="en-GB"/>
              </w:rPr>
            </w:pPr>
          </w:p>
        </w:tc>
        <w:tc>
          <w:tcPr>
            <w:tcW w:w="2242" w:type="pct"/>
            <w:tcBorders>
              <w:bottom w:val="single" w:sz="4" w:space="0" w:color="auto"/>
              <w:right w:val="single" w:sz="4" w:space="0" w:color="auto"/>
            </w:tcBorders>
          </w:tcPr>
          <w:p w14:paraId="21378B80" w14:textId="511AA190" w:rsidR="00A42A44" w:rsidRPr="00132BF5" w:rsidRDefault="00A42A44" w:rsidP="00A42A44">
            <w:pPr>
              <w:pStyle w:val="a1"/>
            </w:pPr>
            <w:r w:rsidRPr="00A42A44">
              <w:rPr>
                <w:lang w:val="en-US"/>
              </w:rPr>
              <w:t>PROTOCONV_IPDUM_FORMAT</w:t>
            </w:r>
            <w:r>
              <w:rPr>
                <w:lang w:val="en-US"/>
              </w:rPr>
              <w:t xml:space="preserve"> </w:t>
            </w:r>
            <w:r w:rsidRPr="00591FA1">
              <w:t>= (1U)</w:t>
            </w:r>
          </w:p>
        </w:tc>
        <w:tc>
          <w:tcPr>
            <w:tcW w:w="1847" w:type="pct"/>
            <w:tcBorders>
              <w:left w:val="single" w:sz="4" w:space="0" w:color="auto"/>
              <w:bottom w:val="single" w:sz="4" w:space="0" w:color="auto"/>
            </w:tcBorders>
          </w:tcPr>
          <w:p w14:paraId="6AEF6D90" w14:textId="6277B3C4" w:rsidR="00A42A44" w:rsidRPr="006B57D7" w:rsidRDefault="00A42A44" w:rsidP="00CE2576">
            <w:pPr>
              <w:pStyle w:val="a1"/>
              <w:spacing w:before="0" w:after="0"/>
              <w:jc w:val="left"/>
            </w:pPr>
            <w:r>
              <w:t>IPDU-M Frame</w:t>
            </w:r>
            <w:r w:rsidRPr="00591FA1">
              <w:t xml:space="preserve"> Type</w:t>
            </w:r>
          </w:p>
        </w:tc>
      </w:tr>
      <w:tr w:rsidR="00A42A44" w:rsidRPr="006157D5" w14:paraId="00241A72" w14:textId="77777777" w:rsidTr="00CE2576">
        <w:trPr>
          <w:trHeight w:val="280"/>
        </w:trPr>
        <w:tc>
          <w:tcPr>
            <w:tcW w:w="911" w:type="pct"/>
            <w:shd w:val="pct10" w:color="auto" w:fill="FFFFFF"/>
          </w:tcPr>
          <w:p w14:paraId="211BC0F2" w14:textId="77777777" w:rsidR="00A42A44" w:rsidRPr="006157D5" w:rsidRDefault="00A42A44" w:rsidP="00CE2576">
            <w:pPr>
              <w:jc w:val="left"/>
              <w:rPr>
                <w:rFonts w:eastAsia="Meiryo UI" w:cs="Arial"/>
                <w:b/>
                <w:bCs/>
                <w:szCs w:val="20"/>
                <w:lang w:val="en-GB"/>
              </w:rPr>
            </w:pPr>
            <w:r w:rsidRPr="006157D5">
              <w:rPr>
                <w:rFonts w:eastAsia="Meiryo UI" w:cs="Arial"/>
                <w:b/>
                <w:bCs/>
                <w:szCs w:val="20"/>
                <w:lang w:val="en-GB"/>
              </w:rPr>
              <w:t>Description</w:t>
            </w:r>
          </w:p>
        </w:tc>
        <w:tc>
          <w:tcPr>
            <w:tcW w:w="4089" w:type="pct"/>
            <w:gridSpan w:val="2"/>
          </w:tcPr>
          <w:p w14:paraId="40C5D25D" w14:textId="733D6525" w:rsidR="00A42A44" w:rsidRPr="006B57D7" w:rsidRDefault="00A42A44" w:rsidP="00CE2576">
            <w:pPr>
              <w:pStyle w:val="a1"/>
              <w:spacing w:before="0" w:after="0"/>
              <w:jc w:val="left"/>
            </w:pPr>
            <w:r>
              <w:t xml:space="preserve">Ethernet </w:t>
            </w:r>
            <w:r w:rsidR="00CE405D">
              <w:t>F</w:t>
            </w:r>
            <w:r>
              <w:t>rame Type Enumeration in Ethernet to CAN/LIN/Port Conversion</w:t>
            </w:r>
          </w:p>
        </w:tc>
      </w:tr>
    </w:tbl>
    <w:p w14:paraId="04174708" w14:textId="77777777" w:rsidR="00A42A44" w:rsidRDefault="00A42A44" w:rsidP="00A42A44"/>
    <w:p w14:paraId="0C0CB98E" w14:textId="095FA4EE" w:rsidR="00A42A44" w:rsidRDefault="00CE405D" w:rsidP="00D10EB4">
      <w:pPr>
        <w:pStyle w:val="Heading4"/>
      </w:pPr>
      <w:r w:rsidRPr="00CE405D">
        <w:t>R_ProtoConv_PduEthtoXType</w:t>
      </w:r>
    </w:p>
    <w:p w14:paraId="5F372E8C" w14:textId="5FB935C3" w:rsidR="00A42A44" w:rsidRDefault="00A42A4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83</w:t>
      </w:r>
      <w:r w:rsidR="009D560C">
        <w:rPr>
          <w:noProof/>
        </w:rPr>
        <w:fldChar w:fldCharType="end"/>
      </w:r>
      <w:r>
        <w:rPr>
          <w:noProof/>
        </w:rPr>
        <w:t>:</w:t>
      </w:r>
      <w:r w:rsidRPr="00460EFA">
        <w:t xml:space="preserve"> </w:t>
      </w:r>
      <w:r w:rsidRPr="00591368">
        <w:t>R_</w:t>
      </w:r>
      <w:r>
        <w:t>ProtoConv</w:t>
      </w:r>
      <w:r w:rsidRPr="00591368">
        <w:t>_</w:t>
      </w:r>
      <w:r w:rsidR="00CE405D" w:rsidRPr="00CE405D">
        <w:rPr>
          <w:rFonts w:eastAsia="MS Mincho"/>
          <w:kern w:val="0"/>
          <w:lang w:eastAsia="en-US"/>
        </w:rPr>
        <w:t>PduEthtoXType</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802"/>
        <w:gridCol w:w="3815"/>
        <w:gridCol w:w="4272"/>
      </w:tblGrid>
      <w:tr w:rsidR="00A42A44" w:rsidRPr="006157D5" w14:paraId="2B862223" w14:textId="77777777" w:rsidTr="00CE2576">
        <w:trPr>
          <w:trHeight w:val="275"/>
        </w:trPr>
        <w:tc>
          <w:tcPr>
            <w:tcW w:w="911" w:type="pct"/>
            <w:shd w:val="pct10" w:color="auto" w:fill="FFFFFF"/>
          </w:tcPr>
          <w:p w14:paraId="6301A017" w14:textId="77777777" w:rsidR="00A42A44" w:rsidRPr="006157D5" w:rsidRDefault="00A42A44" w:rsidP="00CE2576">
            <w:pPr>
              <w:jc w:val="left"/>
              <w:rPr>
                <w:rFonts w:eastAsia="Meiryo UI" w:cs="Arial"/>
                <w:b/>
                <w:bCs/>
                <w:strike/>
                <w:szCs w:val="20"/>
                <w:lang w:val="en-GB"/>
              </w:rPr>
            </w:pPr>
            <w:r w:rsidRPr="006157D5">
              <w:rPr>
                <w:rFonts w:eastAsia="Meiryo UI" w:cs="Arial"/>
                <w:b/>
                <w:bCs/>
                <w:szCs w:val="20"/>
                <w:lang w:val="en-GB"/>
              </w:rPr>
              <w:t>Location</w:t>
            </w:r>
          </w:p>
        </w:tc>
        <w:tc>
          <w:tcPr>
            <w:tcW w:w="4089" w:type="pct"/>
            <w:gridSpan w:val="2"/>
          </w:tcPr>
          <w:p w14:paraId="506771D0" w14:textId="77777777" w:rsidR="00A42A44" w:rsidRPr="006157D5" w:rsidRDefault="00A42A44" w:rsidP="00CE2576">
            <w:pPr>
              <w:pStyle w:val="a1"/>
              <w:spacing w:before="0" w:after="0"/>
              <w:jc w:val="left"/>
              <w:rPr>
                <w:rFonts w:cs="Arial"/>
                <w:strike/>
                <w:szCs w:val="20"/>
                <w:lang w:eastAsia="ja-JP"/>
              </w:rPr>
            </w:pPr>
            <w:r w:rsidRPr="00316F0E">
              <w:t>CDD_</w:t>
            </w:r>
            <w:r>
              <w:t>ProtoConv</w:t>
            </w:r>
            <w:r w:rsidRPr="00316F0E">
              <w:t>.h</w:t>
            </w:r>
          </w:p>
        </w:tc>
      </w:tr>
      <w:tr w:rsidR="00A42A44" w:rsidRPr="006157D5" w14:paraId="32817147" w14:textId="77777777" w:rsidTr="00CE405D">
        <w:trPr>
          <w:cantSplit/>
          <w:trHeight w:val="435"/>
        </w:trPr>
        <w:tc>
          <w:tcPr>
            <w:tcW w:w="911" w:type="pct"/>
            <w:vMerge w:val="restart"/>
            <w:shd w:val="pct10" w:color="auto" w:fill="FFFFFF"/>
          </w:tcPr>
          <w:p w14:paraId="53D86FEE" w14:textId="77777777" w:rsidR="00A42A44" w:rsidRPr="006157D5" w:rsidRDefault="00A42A44" w:rsidP="00CE2576">
            <w:pPr>
              <w:jc w:val="left"/>
              <w:rPr>
                <w:rFonts w:eastAsia="Meiryo UI" w:cs="Arial"/>
                <w:b/>
                <w:bCs/>
                <w:szCs w:val="20"/>
                <w:lang w:val="en-GB"/>
              </w:rPr>
            </w:pPr>
            <w:r w:rsidRPr="006157D5">
              <w:rPr>
                <w:rFonts w:eastAsia="Meiryo UI" w:cs="Arial" w:hint="eastAsia"/>
                <w:b/>
                <w:bCs/>
                <w:szCs w:val="20"/>
                <w:lang w:val="en-GB"/>
              </w:rPr>
              <w:t>define</w:t>
            </w:r>
          </w:p>
        </w:tc>
        <w:tc>
          <w:tcPr>
            <w:tcW w:w="1929" w:type="pct"/>
            <w:tcBorders>
              <w:bottom w:val="single" w:sz="4" w:space="0" w:color="auto"/>
              <w:right w:val="single" w:sz="4" w:space="0" w:color="auto"/>
            </w:tcBorders>
          </w:tcPr>
          <w:p w14:paraId="314AE7C9" w14:textId="1A81562F" w:rsidR="00A42A44" w:rsidRPr="00CE405D" w:rsidRDefault="00CE405D" w:rsidP="00CE2576">
            <w:pPr>
              <w:pStyle w:val="a1"/>
            </w:pPr>
            <w:r w:rsidRPr="00CE405D">
              <w:t>PROTOCONV_PDUETHTOCAN</w:t>
            </w:r>
            <w:r>
              <w:t xml:space="preserve"> </w:t>
            </w:r>
            <w:r w:rsidR="00A42A44" w:rsidRPr="00591FA1">
              <w:t>= (0U)</w:t>
            </w:r>
          </w:p>
        </w:tc>
        <w:tc>
          <w:tcPr>
            <w:tcW w:w="2160" w:type="pct"/>
            <w:tcBorders>
              <w:left w:val="single" w:sz="4" w:space="0" w:color="auto"/>
              <w:bottom w:val="single" w:sz="4" w:space="0" w:color="auto"/>
            </w:tcBorders>
          </w:tcPr>
          <w:p w14:paraId="21AADA32" w14:textId="60FB3ED4" w:rsidR="00A42A44" w:rsidRPr="006B57D7" w:rsidRDefault="00CE405D" w:rsidP="00CE2576">
            <w:pPr>
              <w:pStyle w:val="a1"/>
              <w:spacing w:before="0" w:after="0"/>
              <w:jc w:val="left"/>
            </w:pPr>
            <w:r>
              <w:t>PDU Ethernet Frame to CAN Conversion Type</w:t>
            </w:r>
          </w:p>
        </w:tc>
      </w:tr>
      <w:tr w:rsidR="00A42A44" w:rsidRPr="006157D5" w14:paraId="47E6C0E5" w14:textId="77777777" w:rsidTr="00CE405D">
        <w:trPr>
          <w:cantSplit/>
          <w:trHeight w:val="435"/>
        </w:trPr>
        <w:tc>
          <w:tcPr>
            <w:tcW w:w="911" w:type="pct"/>
            <w:vMerge/>
            <w:shd w:val="pct10" w:color="auto" w:fill="FFFFFF"/>
          </w:tcPr>
          <w:p w14:paraId="2AE384B7" w14:textId="77777777" w:rsidR="00A42A44" w:rsidRPr="006157D5" w:rsidRDefault="00A42A44" w:rsidP="00CE2576">
            <w:pPr>
              <w:jc w:val="left"/>
              <w:rPr>
                <w:rFonts w:eastAsia="Meiryo UI" w:cs="Arial"/>
                <w:b/>
                <w:bCs/>
                <w:szCs w:val="20"/>
                <w:lang w:val="en-GB"/>
              </w:rPr>
            </w:pPr>
          </w:p>
        </w:tc>
        <w:tc>
          <w:tcPr>
            <w:tcW w:w="1929" w:type="pct"/>
            <w:tcBorders>
              <w:bottom w:val="single" w:sz="4" w:space="0" w:color="auto"/>
              <w:right w:val="single" w:sz="4" w:space="0" w:color="auto"/>
            </w:tcBorders>
          </w:tcPr>
          <w:p w14:paraId="756724BD" w14:textId="60E2DA31" w:rsidR="00A42A44" w:rsidRPr="00CE405D" w:rsidRDefault="00CE405D" w:rsidP="00CE2576">
            <w:pPr>
              <w:pStyle w:val="a1"/>
            </w:pPr>
            <w:r w:rsidRPr="00CE405D">
              <w:t>PROTOCONV_PDUETHTOLIN</w:t>
            </w:r>
            <w:r>
              <w:t xml:space="preserve"> </w:t>
            </w:r>
            <w:r w:rsidR="00A42A44" w:rsidRPr="00591FA1">
              <w:t>= (1U)</w:t>
            </w:r>
          </w:p>
        </w:tc>
        <w:tc>
          <w:tcPr>
            <w:tcW w:w="2160" w:type="pct"/>
            <w:tcBorders>
              <w:left w:val="single" w:sz="4" w:space="0" w:color="auto"/>
              <w:bottom w:val="single" w:sz="4" w:space="0" w:color="auto"/>
            </w:tcBorders>
          </w:tcPr>
          <w:p w14:paraId="10F952B6" w14:textId="378AFEAD" w:rsidR="00A42A44" w:rsidRPr="006B57D7" w:rsidRDefault="00CE405D" w:rsidP="00CE2576">
            <w:pPr>
              <w:pStyle w:val="a1"/>
              <w:spacing w:before="0" w:after="0"/>
              <w:jc w:val="left"/>
            </w:pPr>
            <w:r>
              <w:t>PDU Ethernet Frame to LIN Conversion Type</w:t>
            </w:r>
          </w:p>
        </w:tc>
      </w:tr>
      <w:tr w:rsidR="00CE405D" w:rsidRPr="006157D5" w14:paraId="12A6A704" w14:textId="77777777" w:rsidTr="00CE2576">
        <w:trPr>
          <w:trHeight w:val="280"/>
        </w:trPr>
        <w:tc>
          <w:tcPr>
            <w:tcW w:w="911" w:type="pct"/>
            <w:shd w:val="pct10" w:color="auto" w:fill="FFFFFF"/>
          </w:tcPr>
          <w:p w14:paraId="2ED7A9FC" w14:textId="77777777" w:rsidR="00CE405D" w:rsidRPr="006157D5" w:rsidRDefault="00CE405D" w:rsidP="00CE405D">
            <w:pPr>
              <w:jc w:val="left"/>
              <w:rPr>
                <w:rFonts w:eastAsia="Meiryo UI" w:cs="Arial"/>
                <w:b/>
                <w:bCs/>
                <w:szCs w:val="20"/>
                <w:lang w:val="en-GB"/>
              </w:rPr>
            </w:pPr>
            <w:r w:rsidRPr="006157D5">
              <w:rPr>
                <w:rFonts w:eastAsia="Meiryo UI" w:cs="Arial"/>
                <w:b/>
                <w:bCs/>
                <w:szCs w:val="20"/>
                <w:lang w:val="en-GB"/>
              </w:rPr>
              <w:t>Description</w:t>
            </w:r>
          </w:p>
        </w:tc>
        <w:tc>
          <w:tcPr>
            <w:tcW w:w="4089" w:type="pct"/>
            <w:gridSpan w:val="2"/>
          </w:tcPr>
          <w:p w14:paraId="22A0ECBC" w14:textId="55BAAB36" w:rsidR="00CE405D" w:rsidRPr="006B57D7" w:rsidRDefault="00CE405D" w:rsidP="00CE405D">
            <w:pPr>
              <w:pStyle w:val="a1"/>
              <w:spacing w:before="0" w:after="0"/>
              <w:jc w:val="left"/>
            </w:pPr>
            <w:r>
              <w:t>Converted Module Type Enumeration in IPDU-M Ethernet to CAN/LIN Conversion</w:t>
            </w:r>
          </w:p>
        </w:tc>
      </w:tr>
    </w:tbl>
    <w:p w14:paraId="1E61F934" w14:textId="6A3F1457" w:rsidR="00A42A44" w:rsidRDefault="00A42A44" w:rsidP="00A42A44">
      <w:pPr>
        <w:spacing w:after="120"/>
        <w:rPr>
          <w:rFonts w:eastAsia="MS Mincho"/>
          <w:b/>
          <w:kern w:val="0"/>
          <w:sz w:val="24"/>
          <w:szCs w:val="20"/>
          <w:lang w:eastAsia="en-US"/>
        </w:rPr>
      </w:pPr>
    </w:p>
    <w:p w14:paraId="7E054CCC" w14:textId="3B66D42A" w:rsidR="006D22FD" w:rsidRDefault="006D22FD" w:rsidP="005C5110">
      <w:pPr>
        <w:pStyle w:val="Heading4"/>
      </w:pPr>
      <w:bookmarkStart w:id="306" w:name="_Ref190710037"/>
      <w:r w:rsidRPr="006D22FD">
        <w:t>R_ProtoConv_FifoFlagType</w:t>
      </w:r>
      <w:bookmarkEnd w:id="306"/>
    </w:p>
    <w:p w14:paraId="2C601C2E" w14:textId="5F506F67" w:rsidR="006D22FD" w:rsidRDefault="006D22FD" w:rsidP="006D22FD">
      <w:pPr>
        <w:pStyle w:val="Caption"/>
      </w:pPr>
      <w:r>
        <w:t xml:space="preserve">Table </w:t>
      </w:r>
      <w:r w:rsidR="009D560C">
        <w:fldChar w:fldCharType="begin"/>
      </w:r>
      <w:r w:rsidR="009D560C">
        <w:instrText xml:space="preserve"> STYLEREF 1 \s </w:instrText>
      </w:r>
      <w:r w:rsidR="009D560C">
        <w:fldChar w:fldCharType="separate"/>
      </w:r>
      <w:r w:rsidR="009D560C">
        <w:rPr>
          <w:noProof/>
        </w:rPr>
        <w:t>2</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84</w:t>
      </w:r>
      <w:r w:rsidR="009D560C">
        <w:rPr>
          <w:noProof/>
        </w:rPr>
        <w:fldChar w:fldCharType="end"/>
      </w:r>
      <w:r>
        <w:rPr>
          <w:noProof/>
        </w:rPr>
        <w:t>:</w:t>
      </w:r>
      <w:r w:rsidRPr="00460EFA">
        <w:t xml:space="preserve"> </w:t>
      </w:r>
      <w:r w:rsidRPr="006D22FD">
        <w:rPr>
          <w:rFonts w:eastAsia="MS Mincho"/>
          <w:kern w:val="0"/>
          <w:lang w:eastAsia="en-US"/>
        </w:rPr>
        <w:t>R_ProtoConv_FifoFlagType</w:t>
      </w:r>
    </w:p>
    <w:tbl>
      <w:tblPr>
        <w:tblW w:w="4934"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802"/>
        <w:gridCol w:w="3815"/>
        <w:gridCol w:w="4272"/>
      </w:tblGrid>
      <w:tr w:rsidR="006D22FD" w:rsidRPr="006157D5" w14:paraId="144F3BFD" w14:textId="77777777" w:rsidTr="00F70D9C">
        <w:trPr>
          <w:trHeight w:val="275"/>
        </w:trPr>
        <w:tc>
          <w:tcPr>
            <w:tcW w:w="911" w:type="pct"/>
            <w:shd w:val="pct10" w:color="auto" w:fill="FFFFFF"/>
          </w:tcPr>
          <w:p w14:paraId="7E25E41A" w14:textId="77777777" w:rsidR="006D22FD" w:rsidRPr="006157D5" w:rsidRDefault="006D22FD" w:rsidP="006D22FD">
            <w:pPr>
              <w:jc w:val="left"/>
              <w:rPr>
                <w:rFonts w:eastAsia="Meiryo UI" w:cs="Arial"/>
                <w:b/>
                <w:bCs/>
                <w:strike/>
                <w:szCs w:val="20"/>
                <w:lang w:val="en-GB"/>
              </w:rPr>
            </w:pPr>
            <w:r w:rsidRPr="006157D5">
              <w:rPr>
                <w:rFonts w:eastAsia="Meiryo UI" w:cs="Arial"/>
                <w:b/>
                <w:bCs/>
                <w:szCs w:val="20"/>
                <w:lang w:val="en-GB"/>
              </w:rPr>
              <w:t>Location</w:t>
            </w:r>
          </w:p>
        </w:tc>
        <w:tc>
          <w:tcPr>
            <w:tcW w:w="4089" w:type="pct"/>
            <w:gridSpan w:val="2"/>
          </w:tcPr>
          <w:p w14:paraId="0EACC005" w14:textId="06916D3D" w:rsidR="006D22FD" w:rsidRPr="006157D5" w:rsidRDefault="006D22FD" w:rsidP="006D22FD">
            <w:pPr>
              <w:pStyle w:val="a1"/>
              <w:spacing w:before="0" w:after="0"/>
              <w:jc w:val="left"/>
              <w:rPr>
                <w:rFonts w:cs="Arial"/>
                <w:strike/>
                <w:szCs w:val="20"/>
                <w:lang w:eastAsia="ja-JP"/>
              </w:rPr>
            </w:pPr>
            <w:r w:rsidRPr="007C6B23">
              <w:t>CDD_ProtoConv_Fifo.c</w:t>
            </w:r>
          </w:p>
        </w:tc>
      </w:tr>
      <w:tr w:rsidR="006D22FD" w:rsidRPr="006157D5" w14:paraId="2A61F2BC" w14:textId="77777777" w:rsidTr="00F70D9C">
        <w:trPr>
          <w:cantSplit/>
          <w:trHeight w:val="435"/>
        </w:trPr>
        <w:tc>
          <w:tcPr>
            <w:tcW w:w="911" w:type="pct"/>
            <w:vMerge w:val="restart"/>
            <w:shd w:val="pct10" w:color="auto" w:fill="FFFFFF"/>
          </w:tcPr>
          <w:p w14:paraId="3EBD06EB" w14:textId="77777777" w:rsidR="006D22FD" w:rsidRPr="006157D5" w:rsidRDefault="006D22FD" w:rsidP="00F70D9C">
            <w:pPr>
              <w:jc w:val="left"/>
              <w:rPr>
                <w:rFonts w:eastAsia="Meiryo UI" w:cs="Arial"/>
                <w:b/>
                <w:bCs/>
                <w:szCs w:val="20"/>
                <w:lang w:val="en-GB"/>
              </w:rPr>
            </w:pPr>
            <w:r w:rsidRPr="006157D5">
              <w:rPr>
                <w:rFonts w:eastAsia="Meiryo UI" w:cs="Arial" w:hint="eastAsia"/>
                <w:b/>
                <w:bCs/>
                <w:szCs w:val="20"/>
                <w:lang w:val="en-GB"/>
              </w:rPr>
              <w:t>define</w:t>
            </w:r>
          </w:p>
        </w:tc>
        <w:tc>
          <w:tcPr>
            <w:tcW w:w="1929" w:type="pct"/>
            <w:tcBorders>
              <w:bottom w:val="single" w:sz="4" w:space="0" w:color="auto"/>
              <w:right w:val="single" w:sz="4" w:space="0" w:color="auto"/>
            </w:tcBorders>
          </w:tcPr>
          <w:p w14:paraId="74BF2D13" w14:textId="095CFA70" w:rsidR="006D22FD" w:rsidRPr="006D22FD" w:rsidRDefault="006D22FD" w:rsidP="00F70D9C">
            <w:pPr>
              <w:pStyle w:val="a1"/>
              <w:rPr>
                <w:lang w:val="en-US"/>
              </w:rPr>
            </w:pPr>
            <w:r w:rsidRPr="006D22FD">
              <w:rPr>
                <w:lang w:val="en-US"/>
              </w:rPr>
              <w:t>PROTOCONV_FIFO_EMPTY</w:t>
            </w:r>
            <w:r>
              <w:rPr>
                <w:lang w:val="en-US"/>
              </w:rPr>
              <w:t xml:space="preserve"> = (0U)</w:t>
            </w:r>
          </w:p>
        </w:tc>
        <w:tc>
          <w:tcPr>
            <w:tcW w:w="2160" w:type="pct"/>
            <w:tcBorders>
              <w:left w:val="single" w:sz="4" w:space="0" w:color="auto"/>
              <w:bottom w:val="single" w:sz="4" w:space="0" w:color="auto"/>
            </w:tcBorders>
          </w:tcPr>
          <w:p w14:paraId="65312B95" w14:textId="2C614B7D" w:rsidR="006D22FD" w:rsidRPr="006B57D7" w:rsidRDefault="006D22FD" w:rsidP="00F70D9C">
            <w:pPr>
              <w:pStyle w:val="a1"/>
              <w:spacing w:before="0" w:after="0"/>
              <w:jc w:val="left"/>
            </w:pPr>
            <w:r>
              <w:t xml:space="preserve">Empty FIFO memory </w:t>
            </w:r>
          </w:p>
        </w:tc>
      </w:tr>
      <w:tr w:rsidR="006D22FD" w:rsidRPr="006157D5" w14:paraId="7B4C6F23" w14:textId="77777777" w:rsidTr="00F70D9C">
        <w:trPr>
          <w:cantSplit/>
          <w:trHeight w:val="435"/>
        </w:trPr>
        <w:tc>
          <w:tcPr>
            <w:tcW w:w="911" w:type="pct"/>
            <w:vMerge/>
            <w:shd w:val="pct10" w:color="auto" w:fill="FFFFFF"/>
          </w:tcPr>
          <w:p w14:paraId="0AA9D697" w14:textId="77777777" w:rsidR="006D22FD" w:rsidRPr="006157D5" w:rsidRDefault="006D22FD" w:rsidP="006D22FD">
            <w:pPr>
              <w:jc w:val="left"/>
              <w:rPr>
                <w:rFonts w:eastAsia="Meiryo UI" w:cs="Arial"/>
                <w:b/>
                <w:bCs/>
                <w:szCs w:val="20"/>
                <w:lang w:val="en-GB"/>
              </w:rPr>
            </w:pPr>
          </w:p>
        </w:tc>
        <w:tc>
          <w:tcPr>
            <w:tcW w:w="1929" w:type="pct"/>
            <w:tcBorders>
              <w:bottom w:val="single" w:sz="4" w:space="0" w:color="auto"/>
              <w:right w:val="single" w:sz="4" w:space="0" w:color="auto"/>
            </w:tcBorders>
          </w:tcPr>
          <w:p w14:paraId="309A0C7D" w14:textId="52645692" w:rsidR="006D22FD" w:rsidRPr="006D22FD" w:rsidRDefault="006D22FD" w:rsidP="006D22FD">
            <w:pPr>
              <w:pStyle w:val="a1"/>
              <w:rPr>
                <w:lang w:val="en-US"/>
              </w:rPr>
            </w:pPr>
            <w:r w:rsidRPr="006D22FD">
              <w:rPr>
                <w:lang w:val="en-US"/>
              </w:rPr>
              <w:t>PROTOCONV_FIFO_AVAILABLE</w:t>
            </w:r>
            <w:r>
              <w:rPr>
                <w:lang w:val="en-US"/>
              </w:rPr>
              <w:t xml:space="preserve"> </w:t>
            </w:r>
            <w:r w:rsidRPr="00591FA1">
              <w:t>= (1U)</w:t>
            </w:r>
          </w:p>
        </w:tc>
        <w:tc>
          <w:tcPr>
            <w:tcW w:w="2160" w:type="pct"/>
            <w:tcBorders>
              <w:left w:val="single" w:sz="4" w:space="0" w:color="auto"/>
              <w:bottom w:val="single" w:sz="4" w:space="0" w:color="auto"/>
            </w:tcBorders>
          </w:tcPr>
          <w:p w14:paraId="20DDE2A4" w14:textId="1959D69F" w:rsidR="006D22FD" w:rsidRPr="006B57D7" w:rsidRDefault="006D22FD" w:rsidP="006D22FD">
            <w:pPr>
              <w:pStyle w:val="a1"/>
              <w:spacing w:before="0" w:after="0"/>
              <w:jc w:val="left"/>
            </w:pPr>
            <w:r>
              <w:t xml:space="preserve">Available FIFO memory </w:t>
            </w:r>
          </w:p>
        </w:tc>
      </w:tr>
      <w:tr w:rsidR="006D22FD" w:rsidRPr="006157D5" w14:paraId="5BBE2872" w14:textId="77777777" w:rsidTr="00F70D9C">
        <w:trPr>
          <w:cantSplit/>
          <w:trHeight w:val="435"/>
        </w:trPr>
        <w:tc>
          <w:tcPr>
            <w:tcW w:w="911" w:type="pct"/>
            <w:vMerge/>
            <w:shd w:val="pct10" w:color="auto" w:fill="FFFFFF"/>
          </w:tcPr>
          <w:p w14:paraId="56E57E39" w14:textId="77777777" w:rsidR="006D22FD" w:rsidRPr="006157D5" w:rsidRDefault="006D22FD" w:rsidP="006D22FD">
            <w:pPr>
              <w:jc w:val="left"/>
              <w:rPr>
                <w:rFonts w:eastAsia="Meiryo UI" w:cs="Arial"/>
                <w:b/>
                <w:bCs/>
                <w:szCs w:val="20"/>
                <w:lang w:val="en-GB"/>
              </w:rPr>
            </w:pPr>
          </w:p>
        </w:tc>
        <w:tc>
          <w:tcPr>
            <w:tcW w:w="1929" w:type="pct"/>
            <w:tcBorders>
              <w:bottom w:val="single" w:sz="4" w:space="0" w:color="auto"/>
              <w:right w:val="single" w:sz="4" w:space="0" w:color="auto"/>
            </w:tcBorders>
          </w:tcPr>
          <w:p w14:paraId="3D283E2E" w14:textId="65802B75" w:rsidR="006D22FD" w:rsidRPr="006D22FD" w:rsidRDefault="006D22FD" w:rsidP="006D22FD">
            <w:pPr>
              <w:pStyle w:val="a1"/>
            </w:pPr>
            <w:r w:rsidRPr="006D22FD">
              <w:t>PROTOCONV_FIFO_FULL</w:t>
            </w:r>
            <w:r>
              <w:t xml:space="preserve"> =(2U)</w:t>
            </w:r>
          </w:p>
        </w:tc>
        <w:tc>
          <w:tcPr>
            <w:tcW w:w="2160" w:type="pct"/>
            <w:tcBorders>
              <w:left w:val="single" w:sz="4" w:space="0" w:color="auto"/>
              <w:bottom w:val="single" w:sz="4" w:space="0" w:color="auto"/>
            </w:tcBorders>
          </w:tcPr>
          <w:p w14:paraId="4BE643A7" w14:textId="588665E7" w:rsidR="006D22FD" w:rsidRDefault="006D22FD" w:rsidP="006D22FD">
            <w:pPr>
              <w:pStyle w:val="a1"/>
              <w:spacing w:before="0" w:after="0"/>
              <w:jc w:val="left"/>
            </w:pPr>
            <w:r>
              <w:t xml:space="preserve">Full FIFO memory </w:t>
            </w:r>
          </w:p>
        </w:tc>
      </w:tr>
      <w:tr w:rsidR="006D22FD" w:rsidRPr="006157D5" w14:paraId="7D18B6BB" w14:textId="77777777" w:rsidTr="00F70D9C">
        <w:trPr>
          <w:trHeight w:val="280"/>
        </w:trPr>
        <w:tc>
          <w:tcPr>
            <w:tcW w:w="911" w:type="pct"/>
            <w:shd w:val="pct10" w:color="auto" w:fill="FFFFFF"/>
          </w:tcPr>
          <w:p w14:paraId="3E508F72" w14:textId="77777777" w:rsidR="006D22FD" w:rsidRPr="006157D5" w:rsidRDefault="006D22FD" w:rsidP="006D22FD">
            <w:pPr>
              <w:jc w:val="left"/>
              <w:rPr>
                <w:rFonts w:eastAsia="Meiryo UI" w:cs="Arial"/>
                <w:b/>
                <w:bCs/>
                <w:szCs w:val="20"/>
                <w:lang w:val="en-GB"/>
              </w:rPr>
            </w:pPr>
            <w:r w:rsidRPr="006157D5">
              <w:rPr>
                <w:rFonts w:eastAsia="Meiryo UI" w:cs="Arial"/>
                <w:b/>
                <w:bCs/>
                <w:szCs w:val="20"/>
                <w:lang w:val="en-GB"/>
              </w:rPr>
              <w:t>Description</w:t>
            </w:r>
          </w:p>
        </w:tc>
        <w:tc>
          <w:tcPr>
            <w:tcW w:w="4089" w:type="pct"/>
            <w:gridSpan w:val="2"/>
          </w:tcPr>
          <w:p w14:paraId="339BDA76" w14:textId="4174B1F8" w:rsidR="006D22FD" w:rsidRPr="006B57D7" w:rsidRDefault="006D22FD" w:rsidP="006D22FD">
            <w:pPr>
              <w:pStyle w:val="a1"/>
              <w:spacing w:before="0" w:after="0"/>
              <w:jc w:val="left"/>
            </w:pPr>
            <w:r>
              <w:t>FIFO Flag</w:t>
            </w:r>
            <w:r w:rsidRPr="00B37A00">
              <w:t xml:space="preserve"> </w:t>
            </w:r>
            <w:r>
              <w:t>Type Enumeration in FIFO memory management</w:t>
            </w:r>
          </w:p>
        </w:tc>
      </w:tr>
    </w:tbl>
    <w:p w14:paraId="2D60982D" w14:textId="3008E04D" w:rsidR="00A925F7" w:rsidRPr="00A925F7" w:rsidRDefault="0008344C" w:rsidP="00684CC4">
      <w:pPr>
        <w:pStyle w:val="Heading1"/>
      </w:pPr>
      <w:bookmarkStart w:id="307" w:name="_Toc203383996"/>
      <w:r w:rsidRPr="00A925F7">
        <w:lastRenderedPageBreak/>
        <w:t>Sub-Component Design</w:t>
      </w:r>
      <w:bookmarkEnd w:id="307"/>
    </w:p>
    <w:p w14:paraId="2959F270" w14:textId="5C70FD69" w:rsidR="0008344C" w:rsidRDefault="00A20DFA" w:rsidP="00D10EB4">
      <w:pPr>
        <w:pStyle w:val="Heading2"/>
      </w:pPr>
      <w:bookmarkStart w:id="308" w:name="_Toc203383997"/>
      <w:r w:rsidRPr="00A20DFA">
        <w:t>Initialization Function</w:t>
      </w:r>
      <w:r w:rsidR="00140816" w:rsidRPr="00A20DFA">
        <w:t xml:space="preserve"> Design</w:t>
      </w:r>
      <w:bookmarkEnd w:id="308"/>
    </w:p>
    <w:p w14:paraId="75B69981" w14:textId="57009F0E" w:rsidR="008939B7" w:rsidRPr="00B3632B" w:rsidRDefault="008939B7" w:rsidP="00D10EB4">
      <w:pPr>
        <w:pStyle w:val="Heading3"/>
      </w:pPr>
      <w:bookmarkStart w:id="309" w:name="_Toc203383998"/>
      <w:r>
        <w:t>Features</w:t>
      </w:r>
      <w:bookmarkEnd w:id="309"/>
    </w:p>
    <w:p w14:paraId="569E139C" w14:textId="33F17909" w:rsidR="008C7AB8" w:rsidRDefault="00CA3CD0" w:rsidP="009B17EB">
      <w:pPr>
        <w:pStyle w:val="TraceID"/>
      </w:pPr>
      <w:r>
        <w:t>[</w:t>
      </w:r>
      <w:r w:rsidR="00B06E63" w:rsidRPr="00B06E63">
        <w:t>iso26-18_p6_7.4.4]</w:t>
      </w:r>
      <w:r w:rsidR="00B06E63">
        <w:t>; [iso26-18_p6_7.4.5] a</w:t>
      </w:r>
    </w:p>
    <w:p w14:paraId="44093574" w14:textId="6E7779A4" w:rsidR="00251C23" w:rsidRDefault="00251C23"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1</w:t>
      </w:r>
      <w:r w:rsidR="009D560C">
        <w:rPr>
          <w:noProof/>
        </w:rPr>
        <w:fldChar w:fldCharType="end"/>
      </w:r>
      <w:r w:rsidR="00773260">
        <w:rPr>
          <w:noProof/>
        </w:rPr>
        <w:t>:</w:t>
      </w:r>
      <w:r>
        <w:t xml:space="preserve"> </w:t>
      </w:r>
      <w:r w:rsidRPr="00251C23">
        <w:t>Function List</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583"/>
        <w:gridCol w:w="1260"/>
        <w:gridCol w:w="5513"/>
      </w:tblGrid>
      <w:tr w:rsidR="00A20DFA" w:rsidRPr="00A20DFA" w14:paraId="288ADDEB" w14:textId="77777777" w:rsidTr="00235CCD">
        <w:trPr>
          <w:trHeight w:val="295"/>
          <w:jc w:val="center"/>
        </w:trPr>
        <w:tc>
          <w:tcPr>
            <w:tcW w:w="562" w:type="dxa"/>
            <w:shd w:val="clear" w:color="auto" w:fill="D9D9D9"/>
          </w:tcPr>
          <w:p w14:paraId="225BCFA9" w14:textId="77777777" w:rsidR="00A20DFA" w:rsidRPr="00A20DFA" w:rsidRDefault="00A20DFA" w:rsidP="00032018">
            <w:pPr>
              <w:tabs>
                <w:tab w:val="left" w:pos="864"/>
              </w:tabs>
              <w:overflowPunct w:val="0"/>
              <w:autoSpaceDE w:val="0"/>
              <w:autoSpaceDN w:val="0"/>
              <w:adjustRightInd w:val="0"/>
              <w:jc w:val="left"/>
              <w:textAlignment w:val="baseline"/>
              <w:rPr>
                <w:rFonts w:eastAsia="Meiryo UI"/>
                <w:b/>
                <w:szCs w:val="20"/>
                <w:lang w:val="en-GB"/>
              </w:rPr>
            </w:pPr>
            <w:r w:rsidRPr="00A20DFA">
              <w:rPr>
                <w:rFonts w:eastAsia="Meiryo UI"/>
                <w:b/>
                <w:szCs w:val="20"/>
                <w:lang w:val="en-GB"/>
              </w:rPr>
              <w:t>No.</w:t>
            </w:r>
          </w:p>
        </w:tc>
        <w:tc>
          <w:tcPr>
            <w:tcW w:w="2583" w:type="dxa"/>
            <w:shd w:val="clear" w:color="auto" w:fill="D9D9D9"/>
          </w:tcPr>
          <w:p w14:paraId="373A4902" w14:textId="77777777" w:rsidR="00A20DFA" w:rsidRPr="00A20DFA" w:rsidRDefault="00A20DFA" w:rsidP="00032018">
            <w:pPr>
              <w:tabs>
                <w:tab w:val="left" w:pos="864"/>
              </w:tabs>
              <w:overflowPunct w:val="0"/>
              <w:autoSpaceDE w:val="0"/>
              <w:autoSpaceDN w:val="0"/>
              <w:adjustRightInd w:val="0"/>
              <w:jc w:val="left"/>
              <w:textAlignment w:val="baseline"/>
              <w:rPr>
                <w:rFonts w:eastAsia="Meiryo UI"/>
                <w:b/>
                <w:szCs w:val="20"/>
                <w:lang w:val="en-GB"/>
              </w:rPr>
            </w:pPr>
            <w:r w:rsidRPr="00A20DFA">
              <w:rPr>
                <w:rFonts w:eastAsia="Meiryo UI"/>
                <w:b/>
                <w:szCs w:val="20"/>
                <w:lang w:val="en-GB"/>
              </w:rPr>
              <w:t>Interface Name</w:t>
            </w:r>
          </w:p>
        </w:tc>
        <w:tc>
          <w:tcPr>
            <w:tcW w:w="1260" w:type="dxa"/>
            <w:shd w:val="clear" w:color="auto" w:fill="D9D9D9"/>
          </w:tcPr>
          <w:p w14:paraId="520F978F" w14:textId="77777777" w:rsidR="00A20DFA" w:rsidRPr="00A20DFA" w:rsidRDefault="00A20DFA" w:rsidP="00032018">
            <w:pPr>
              <w:tabs>
                <w:tab w:val="left" w:pos="864"/>
              </w:tabs>
              <w:overflowPunct w:val="0"/>
              <w:autoSpaceDE w:val="0"/>
              <w:autoSpaceDN w:val="0"/>
              <w:adjustRightInd w:val="0"/>
              <w:jc w:val="left"/>
              <w:textAlignment w:val="baseline"/>
              <w:rPr>
                <w:rFonts w:eastAsia="Meiryo UI"/>
                <w:b/>
                <w:szCs w:val="20"/>
                <w:lang w:val="en-GB"/>
              </w:rPr>
            </w:pPr>
            <w:r w:rsidRPr="00A20DFA">
              <w:rPr>
                <w:rFonts w:eastAsia="Meiryo UI"/>
                <w:b/>
                <w:szCs w:val="20"/>
                <w:lang w:val="en-GB"/>
              </w:rPr>
              <w:t>ASIL level</w:t>
            </w:r>
          </w:p>
        </w:tc>
        <w:tc>
          <w:tcPr>
            <w:tcW w:w="5513" w:type="dxa"/>
            <w:shd w:val="clear" w:color="auto" w:fill="D9D9D9"/>
          </w:tcPr>
          <w:p w14:paraId="3B362DE1" w14:textId="77777777" w:rsidR="00A20DFA" w:rsidRPr="00A20DFA" w:rsidRDefault="00A20DFA" w:rsidP="00032018">
            <w:pPr>
              <w:tabs>
                <w:tab w:val="left" w:pos="864"/>
              </w:tabs>
              <w:overflowPunct w:val="0"/>
              <w:autoSpaceDE w:val="0"/>
              <w:autoSpaceDN w:val="0"/>
              <w:adjustRightInd w:val="0"/>
              <w:jc w:val="left"/>
              <w:textAlignment w:val="baseline"/>
              <w:rPr>
                <w:rFonts w:eastAsia="Meiryo UI"/>
                <w:b/>
                <w:szCs w:val="20"/>
                <w:lang w:val="en-GB"/>
              </w:rPr>
            </w:pPr>
            <w:r w:rsidRPr="00A20DFA">
              <w:rPr>
                <w:rFonts w:eastAsia="Meiryo UI"/>
                <w:b/>
                <w:szCs w:val="20"/>
                <w:lang w:val="en-GB"/>
              </w:rPr>
              <w:t>Description</w:t>
            </w:r>
          </w:p>
        </w:tc>
      </w:tr>
      <w:tr w:rsidR="00A20DFA" w:rsidRPr="00A20DFA" w14:paraId="2351A4D5" w14:textId="77777777" w:rsidTr="00235CCD">
        <w:trPr>
          <w:trHeight w:val="295"/>
          <w:jc w:val="center"/>
        </w:trPr>
        <w:tc>
          <w:tcPr>
            <w:tcW w:w="562" w:type="dxa"/>
          </w:tcPr>
          <w:p w14:paraId="7270374A" w14:textId="77777777" w:rsidR="00A20DFA" w:rsidRPr="00A20DFA" w:rsidRDefault="00A20DFA" w:rsidP="00032018">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(1)</w:t>
            </w:r>
          </w:p>
        </w:tc>
        <w:tc>
          <w:tcPr>
            <w:tcW w:w="2583" w:type="dxa"/>
          </w:tcPr>
          <w:p w14:paraId="5606178E" w14:textId="339DE313" w:rsidR="00A20DFA" w:rsidRPr="00D8358F" w:rsidRDefault="0034277A" w:rsidP="00032018">
            <w:pPr>
              <w:tabs>
                <w:tab w:val="left" w:pos="864"/>
              </w:tabs>
              <w:overflowPunct w:val="0"/>
              <w:autoSpaceDE w:val="0"/>
              <w:autoSpaceDN w:val="0"/>
              <w:adjustRightInd w:val="0"/>
              <w:jc w:val="left"/>
              <w:textAlignment w:val="baseline"/>
              <w:rPr>
                <w:szCs w:val="16"/>
                <w:lang w:eastAsia="x-none"/>
              </w:rPr>
            </w:pPr>
            <w:r w:rsidRPr="0034277A">
              <w:rPr>
                <w:szCs w:val="16"/>
                <w:lang w:eastAsia="x-none"/>
              </w:rPr>
              <w:t>ProtoConv_Init</w:t>
            </w:r>
          </w:p>
        </w:tc>
        <w:tc>
          <w:tcPr>
            <w:tcW w:w="1260" w:type="dxa"/>
          </w:tcPr>
          <w:p w14:paraId="42C27E39" w14:textId="77777777" w:rsidR="00A20DFA" w:rsidRPr="00A20DFA" w:rsidRDefault="00A20DFA" w:rsidP="00032018">
            <w:pPr>
              <w:tabs>
                <w:tab w:val="left" w:pos="864"/>
              </w:tabs>
              <w:overflowPunct w:val="0"/>
              <w:autoSpaceDE w:val="0"/>
              <w:autoSpaceDN w:val="0"/>
              <w:adjustRightInd w:val="0"/>
              <w:jc w:val="left"/>
              <w:textAlignment w:val="baseline"/>
              <w:rPr>
                <w:szCs w:val="16"/>
                <w:lang w:val="x-none" w:eastAsia="x-none"/>
              </w:rPr>
            </w:pPr>
            <w:r w:rsidRPr="00A20DFA">
              <w:rPr>
                <w:szCs w:val="16"/>
                <w:lang w:val="x-none" w:eastAsia="x-none"/>
              </w:rPr>
              <w:t xml:space="preserve">ASIL </w:t>
            </w:r>
            <w:r w:rsidRPr="00A20DFA">
              <w:rPr>
                <w:rFonts w:hint="eastAsia"/>
                <w:szCs w:val="16"/>
                <w:lang w:val="x-none" w:eastAsia="x-none"/>
              </w:rPr>
              <w:t>D</w:t>
            </w:r>
          </w:p>
        </w:tc>
        <w:tc>
          <w:tcPr>
            <w:tcW w:w="5513" w:type="dxa"/>
          </w:tcPr>
          <w:p w14:paraId="3A71302B" w14:textId="4A0DD665" w:rsidR="00A20DFA" w:rsidRPr="00A20DFA" w:rsidRDefault="0036770F" w:rsidP="00032018">
            <w:pPr>
              <w:tabs>
                <w:tab w:val="left" w:pos="864"/>
              </w:tabs>
              <w:overflowPunct w:val="0"/>
              <w:autoSpaceDE w:val="0"/>
              <w:autoSpaceDN w:val="0"/>
              <w:adjustRightInd w:val="0"/>
              <w:jc w:val="left"/>
              <w:textAlignment w:val="baseline"/>
              <w:rPr>
                <w:szCs w:val="16"/>
                <w:lang w:val="x-none" w:eastAsia="x-none"/>
              </w:rPr>
            </w:pPr>
            <w:r w:rsidRPr="0036770F">
              <w:rPr>
                <w:szCs w:val="16"/>
                <w:lang w:val="x-none" w:eastAsia="x-none"/>
              </w:rPr>
              <w:t xml:space="preserve">Initialize </w:t>
            </w:r>
            <w:r w:rsidR="0034277A">
              <w:rPr>
                <w:szCs w:val="16"/>
                <w:lang w:val="x-none" w:eastAsia="x-none"/>
              </w:rPr>
              <w:t>Protocol</w:t>
            </w:r>
            <w:r w:rsidR="000032BB">
              <w:rPr>
                <w:szCs w:val="16"/>
                <w:lang w:val="x-none" w:eastAsia="x-none"/>
              </w:rPr>
              <w:t xml:space="preserve"> </w:t>
            </w:r>
            <w:r w:rsidRPr="0036770F">
              <w:rPr>
                <w:szCs w:val="16"/>
                <w:lang w:val="x-none" w:eastAsia="x-none"/>
              </w:rPr>
              <w:t>Conversion.</w:t>
            </w:r>
          </w:p>
        </w:tc>
      </w:tr>
    </w:tbl>
    <w:p w14:paraId="62A525EA" w14:textId="72C83DD2" w:rsidR="0008344C" w:rsidRDefault="00140816" w:rsidP="00D10EB4">
      <w:pPr>
        <w:pStyle w:val="Heading3"/>
      </w:pPr>
      <w:bookmarkStart w:id="310" w:name="_Toc203383999"/>
      <w:r w:rsidRPr="00A20DFA">
        <w:t>Interfaces</w:t>
      </w:r>
      <w:bookmarkEnd w:id="310"/>
    </w:p>
    <w:p w14:paraId="3740E554" w14:textId="3A91A865" w:rsidR="00121F7A" w:rsidRDefault="0034277A" w:rsidP="00D10EB4">
      <w:pPr>
        <w:pStyle w:val="Heading4"/>
        <w:rPr>
          <w:lang w:val="en-GB"/>
        </w:rPr>
      </w:pPr>
      <w:r w:rsidRPr="0034277A">
        <w:t>ProtoConv_Init</w:t>
      </w:r>
    </w:p>
    <w:p w14:paraId="4FAAA327" w14:textId="4AAED2FD" w:rsidR="00121F7A" w:rsidRPr="00251C23" w:rsidRDefault="00121F7A" w:rsidP="00BE5228">
      <w:pPr>
        <w:pStyle w:val="ReqID"/>
        <w:rPr>
          <w:lang w:val="en-US"/>
        </w:rPr>
      </w:pPr>
      <w:r w:rsidRPr="00696D29">
        <w:t>[</w:t>
      </w:r>
      <w:r>
        <w:t>Gen5GW</w:t>
      </w:r>
      <w:r w:rsidRPr="00696D29">
        <w:t>_</w:t>
      </w:r>
      <w:r>
        <w:t>ProtoConv</w:t>
      </w:r>
      <w:r w:rsidRPr="00696D29">
        <w:t>_AD_C_</w:t>
      </w:r>
      <w:r>
        <w:t>1</w:t>
      </w:r>
      <w:r w:rsidR="00FF1556">
        <w:t>1</w:t>
      </w:r>
      <w:r>
        <w:t>_0</w:t>
      </w:r>
      <w:r w:rsidRPr="00696D29">
        <w:t>0</w:t>
      </w:r>
      <w:r>
        <w:t>1</w:t>
      </w:r>
      <w:r w:rsidRPr="00696D29">
        <w:t>]</w:t>
      </w:r>
    </w:p>
    <w:p w14:paraId="6041EEA0" w14:textId="722FC685" w:rsidR="00121F7A" w:rsidRDefault="00121F7A"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w:t>
      </w:r>
      <w:r w:rsidR="009D560C">
        <w:rPr>
          <w:noProof/>
        </w:rPr>
        <w:fldChar w:fldCharType="end"/>
      </w:r>
      <w:r>
        <w:rPr>
          <w:noProof/>
        </w:rPr>
        <w:t>:</w:t>
      </w:r>
      <w:r>
        <w:t xml:space="preserve"> </w:t>
      </w:r>
      <w:r w:rsidR="0034277A" w:rsidRPr="0034277A">
        <w:rPr>
          <w:szCs w:val="16"/>
          <w:lang w:eastAsia="x-none"/>
        </w:rPr>
        <w:t>ProtoConv_Init</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678"/>
        <w:gridCol w:w="3403"/>
        <w:gridCol w:w="1025"/>
        <w:gridCol w:w="843"/>
        <w:gridCol w:w="3082"/>
      </w:tblGrid>
      <w:tr w:rsidR="00121F7A" w:rsidRPr="00773260" w14:paraId="5181D7D9" w14:textId="77777777" w:rsidTr="00554D7C">
        <w:trPr>
          <w:trHeight w:val="287"/>
        </w:trPr>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5C6C59B3" w14:textId="77777777" w:rsidR="00121F7A" w:rsidRPr="00773260" w:rsidRDefault="00121F7A" w:rsidP="00B33DF2">
            <w:pPr>
              <w:jc w:val="left"/>
              <w:rPr>
                <w:rFonts w:cs="Arial"/>
                <w:szCs w:val="20"/>
              </w:rPr>
            </w:pPr>
            <w:r w:rsidRPr="00773260">
              <w:rPr>
                <w:rFonts w:cs="Arial"/>
                <w:b/>
                <w:bCs/>
                <w:szCs w:val="20"/>
              </w:rPr>
              <w:t>Function Name</w:t>
            </w:r>
          </w:p>
        </w:tc>
        <w:tc>
          <w:tcPr>
            <w:tcW w:w="4163" w:type="pct"/>
            <w:gridSpan w:val="4"/>
            <w:tcBorders>
              <w:top w:val="single" w:sz="4" w:space="0" w:color="auto"/>
              <w:left w:val="single" w:sz="4" w:space="0" w:color="auto"/>
              <w:bottom w:val="single" w:sz="4" w:space="0" w:color="auto"/>
              <w:right w:val="single" w:sz="4" w:space="0" w:color="auto"/>
            </w:tcBorders>
          </w:tcPr>
          <w:p w14:paraId="43B9FF3E" w14:textId="7E30D25C" w:rsidR="00121F7A" w:rsidRPr="00773260" w:rsidRDefault="0034277A" w:rsidP="00B33DF2">
            <w:pPr>
              <w:jc w:val="left"/>
            </w:pPr>
            <w:r w:rsidRPr="0034277A">
              <w:rPr>
                <w:szCs w:val="16"/>
                <w:lang w:eastAsia="x-none"/>
              </w:rPr>
              <w:t>ProtoConv_Init</w:t>
            </w:r>
          </w:p>
        </w:tc>
      </w:tr>
      <w:tr w:rsidR="00121F7A" w:rsidRPr="00773260" w14:paraId="654A9B47" w14:textId="77777777" w:rsidTr="00554D7C">
        <w:trPr>
          <w:trHeight w:val="287"/>
        </w:trPr>
        <w:tc>
          <w:tcPr>
            <w:tcW w:w="837" w:type="pct"/>
            <w:tcBorders>
              <w:top w:val="single" w:sz="4" w:space="0" w:color="auto"/>
              <w:left w:val="single" w:sz="4" w:space="0" w:color="auto"/>
              <w:bottom w:val="single" w:sz="4" w:space="0" w:color="auto"/>
              <w:right w:val="single" w:sz="4" w:space="0" w:color="auto"/>
            </w:tcBorders>
            <w:shd w:val="clear" w:color="auto" w:fill="D9D9D9"/>
          </w:tcPr>
          <w:p w14:paraId="7D427000" w14:textId="77777777" w:rsidR="00121F7A" w:rsidRPr="00773260" w:rsidRDefault="00121F7A" w:rsidP="00B33DF2">
            <w:pPr>
              <w:jc w:val="left"/>
              <w:rPr>
                <w:rFonts w:eastAsia="Meiryo UI" w:cstheme="majorHAnsi"/>
                <w:szCs w:val="20"/>
                <w:lang w:val="en-GB"/>
              </w:rPr>
            </w:pPr>
            <w:r w:rsidRPr="00773260">
              <w:rPr>
                <w:rFonts w:eastAsia="Meiryo UI" w:cstheme="majorHAnsi"/>
                <w:b/>
                <w:bCs/>
                <w:szCs w:val="20"/>
                <w:lang w:val="en-GB"/>
              </w:rPr>
              <w:t>ASIL Level</w:t>
            </w:r>
          </w:p>
        </w:tc>
        <w:tc>
          <w:tcPr>
            <w:tcW w:w="1696" w:type="pct"/>
            <w:tcBorders>
              <w:top w:val="single" w:sz="4" w:space="0" w:color="auto"/>
              <w:left w:val="single" w:sz="4" w:space="0" w:color="auto"/>
              <w:bottom w:val="single" w:sz="4" w:space="0" w:color="auto"/>
              <w:right w:val="single" w:sz="4" w:space="0" w:color="auto"/>
            </w:tcBorders>
          </w:tcPr>
          <w:p w14:paraId="78CFBDD6" w14:textId="77777777" w:rsidR="00121F7A" w:rsidRPr="00773260" w:rsidRDefault="00121F7A" w:rsidP="00B33DF2">
            <w:pPr>
              <w:jc w:val="left"/>
              <w:rPr>
                <w:lang w:val="en-GB"/>
              </w:rPr>
            </w:pPr>
            <w:r w:rsidRPr="00773260">
              <w:rPr>
                <w:lang w:val="en-GB"/>
              </w:rPr>
              <w:t>ASIL D</w:t>
            </w:r>
          </w:p>
        </w:tc>
        <w:tc>
          <w:tcPr>
            <w:tcW w:w="511" w:type="pct"/>
            <w:tcBorders>
              <w:top w:val="single" w:sz="4" w:space="0" w:color="auto"/>
              <w:left w:val="single" w:sz="4" w:space="0" w:color="auto"/>
              <w:bottom w:val="single" w:sz="4" w:space="0" w:color="auto"/>
              <w:right w:val="single" w:sz="4" w:space="0" w:color="auto"/>
            </w:tcBorders>
            <w:shd w:val="pct20" w:color="auto" w:fill="auto"/>
          </w:tcPr>
          <w:p w14:paraId="54B2B519" w14:textId="77777777" w:rsidR="00121F7A" w:rsidRPr="00773260" w:rsidRDefault="00121F7A" w:rsidP="00B33DF2">
            <w:pPr>
              <w:jc w:val="left"/>
              <w:rPr>
                <w:rFonts w:eastAsia="Meiryo UI" w:cstheme="majorHAnsi"/>
                <w:b/>
                <w:szCs w:val="20"/>
                <w:lang w:val="en-GB"/>
              </w:rPr>
            </w:pPr>
            <w:r w:rsidRPr="00773260">
              <w:rPr>
                <w:rFonts w:eastAsia="Meiryo UI" w:cstheme="majorHAnsi"/>
                <w:b/>
                <w:szCs w:val="20"/>
                <w:lang w:val="en-GB"/>
              </w:rPr>
              <w:t>Status</w:t>
            </w:r>
          </w:p>
        </w:tc>
        <w:tc>
          <w:tcPr>
            <w:tcW w:w="1955" w:type="pct"/>
            <w:gridSpan w:val="2"/>
            <w:tcBorders>
              <w:top w:val="single" w:sz="4" w:space="0" w:color="auto"/>
              <w:left w:val="single" w:sz="4" w:space="0" w:color="auto"/>
              <w:bottom w:val="single" w:sz="4" w:space="0" w:color="auto"/>
              <w:right w:val="single" w:sz="4" w:space="0" w:color="auto"/>
            </w:tcBorders>
          </w:tcPr>
          <w:p w14:paraId="66DA71BF" w14:textId="77777777" w:rsidR="00121F7A" w:rsidRPr="00773260" w:rsidRDefault="00121F7A" w:rsidP="00B33DF2">
            <w:pPr>
              <w:jc w:val="left"/>
              <w:rPr>
                <w:lang w:val="en-GB"/>
              </w:rPr>
            </w:pPr>
            <w:r w:rsidRPr="00773260">
              <w:rPr>
                <w:lang w:val="en-GB"/>
              </w:rPr>
              <w:t>New</w:t>
            </w:r>
          </w:p>
        </w:tc>
      </w:tr>
      <w:tr w:rsidR="00121F7A" w:rsidRPr="00773260" w14:paraId="021133DD"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7A33EC66" w14:textId="77777777" w:rsidR="00121F7A" w:rsidRPr="00773260" w:rsidRDefault="00121F7A" w:rsidP="00B33DF2">
            <w:pPr>
              <w:jc w:val="left"/>
              <w:rPr>
                <w:rFonts w:cs="Arial"/>
                <w:b/>
                <w:bCs/>
                <w:szCs w:val="20"/>
              </w:rPr>
            </w:pPr>
            <w:r w:rsidRPr="00773260">
              <w:rPr>
                <w:rFonts w:cs="Arial"/>
                <w:b/>
                <w:bCs/>
                <w:szCs w:val="20"/>
              </w:rPr>
              <w:t>Syntax</w:t>
            </w:r>
          </w:p>
        </w:tc>
        <w:tc>
          <w:tcPr>
            <w:tcW w:w="4163" w:type="pct"/>
            <w:gridSpan w:val="4"/>
            <w:tcBorders>
              <w:top w:val="single" w:sz="4" w:space="0" w:color="auto"/>
              <w:left w:val="single" w:sz="4" w:space="0" w:color="auto"/>
              <w:bottom w:val="single" w:sz="4" w:space="0" w:color="auto"/>
              <w:right w:val="single" w:sz="4" w:space="0" w:color="auto"/>
            </w:tcBorders>
          </w:tcPr>
          <w:p w14:paraId="3500FDB1" w14:textId="73858838" w:rsidR="00121F7A" w:rsidRPr="00773260" w:rsidRDefault="00554D7C" w:rsidP="00B33DF2">
            <w:pPr>
              <w:jc w:val="left"/>
            </w:pPr>
            <w:r>
              <w:t>void</w:t>
            </w:r>
            <w:r w:rsidR="0034277A" w:rsidRPr="0034277A">
              <w:rPr>
                <w:szCs w:val="16"/>
                <w:lang w:eastAsia="x-none"/>
              </w:rPr>
              <w:t xml:space="preserve"> ProtoConv_Init</w:t>
            </w:r>
            <w:r w:rsidR="009F5BD6" w:rsidRPr="009F5BD6">
              <w:t>(const R_ProtoConv_CfgType *pConfig)</w:t>
            </w:r>
          </w:p>
        </w:tc>
      </w:tr>
      <w:tr w:rsidR="00121F7A" w:rsidRPr="00773260" w14:paraId="31AAE6B9"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68FF607A" w14:textId="77777777" w:rsidR="00121F7A" w:rsidRPr="00773260" w:rsidRDefault="00121F7A" w:rsidP="00B33DF2">
            <w:pPr>
              <w:jc w:val="left"/>
              <w:rPr>
                <w:rFonts w:cs="Arial"/>
                <w:b/>
                <w:bCs/>
                <w:szCs w:val="20"/>
              </w:rPr>
            </w:pPr>
            <w:r w:rsidRPr="00773260">
              <w:rPr>
                <w:rFonts w:cs="Arial"/>
                <w:b/>
                <w:bCs/>
                <w:szCs w:val="20"/>
              </w:rPr>
              <w:t>Sync/Async</w:t>
            </w:r>
          </w:p>
        </w:tc>
        <w:tc>
          <w:tcPr>
            <w:tcW w:w="4163" w:type="pct"/>
            <w:gridSpan w:val="4"/>
            <w:tcBorders>
              <w:top w:val="single" w:sz="4" w:space="0" w:color="auto"/>
              <w:left w:val="single" w:sz="4" w:space="0" w:color="auto"/>
              <w:bottom w:val="single" w:sz="4" w:space="0" w:color="auto"/>
              <w:right w:val="single" w:sz="4" w:space="0" w:color="auto"/>
            </w:tcBorders>
          </w:tcPr>
          <w:p w14:paraId="28251532" w14:textId="77777777" w:rsidR="00121F7A" w:rsidRPr="00773260" w:rsidRDefault="00121F7A" w:rsidP="00B33DF2">
            <w:pPr>
              <w:jc w:val="left"/>
            </w:pPr>
            <w:r w:rsidRPr="00773260">
              <w:t>Synchronous</w:t>
            </w:r>
          </w:p>
        </w:tc>
      </w:tr>
      <w:tr w:rsidR="00121F7A" w:rsidRPr="00773260" w14:paraId="04236F26" w14:textId="77777777" w:rsidTr="00554D7C">
        <w:trPr>
          <w:trHeight w:val="170"/>
        </w:trPr>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04620C98" w14:textId="77777777" w:rsidR="00121F7A" w:rsidRPr="00773260" w:rsidRDefault="00121F7A" w:rsidP="00B33DF2">
            <w:pPr>
              <w:jc w:val="left"/>
              <w:rPr>
                <w:rFonts w:cs="Arial"/>
                <w:b/>
                <w:bCs/>
                <w:szCs w:val="20"/>
              </w:rPr>
            </w:pPr>
            <w:r w:rsidRPr="00773260">
              <w:rPr>
                <w:rFonts w:cs="Arial"/>
                <w:b/>
                <w:bCs/>
                <w:szCs w:val="20"/>
              </w:rPr>
              <w:t>Reentrancy</w:t>
            </w:r>
          </w:p>
        </w:tc>
        <w:tc>
          <w:tcPr>
            <w:tcW w:w="4163" w:type="pct"/>
            <w:gridSpan w:val="4"/>
            <w:tcBorders>
              <w:top w:val="single" w:sz="4" w:space="0" w:color="auto"/>
              <w:left w:val="single" w:sz="4" w:space="0" w:color="auto"/>
              <w:bottom w:val="single" w:sz="4" w:space="0" w:color="auto"/>
              <w:right w:val="single" w:sz="4" w:space="0" w:color="auto"/>
            </w:tcBorders>
          </w:tcPr>
          <w:p w14:paraId="4089DE56" w14:textId="77777777" w:rsidR="00121F7A" w:rsidRPr="00773260" w:rsidRDefault="00121F7A" w:rsidP="00B33DF2">
            <w:pPr>
              <w:jc w:val="left"/>
              <w:rPr>
                <w:rFonts w:eastAsia="Meiryo UI" w:cstheme="majorHAnsi"/>
                <w:lang w:val="en-GB"/>
              </w:rPr>
            </w:pPr>
            <w:r w:rsidRPr="00773260">
              <w:t>Non-Reentrant</w:t>
            </w:r>
          </w:p>
        </w:tc>
      </w:tr>
      <w:tr w:rsidR="00121F7A" w:rsidRPr="00773260" w14:paraId="499403A8" w14:textId="77777777" w:rsidTr="00554D7C">
        <w:trPr>
          <w:trHeight w:val="170"/>
        </w:trPr>
        <w:tc>
          <w:tcPr>
            <w:tcW w:w="837" w:type="pct"/>
            <w:tcBorders>
              <w:top w:val="single" w:sz="4" w:space="0" w:color="auto"/>
              <w:left w:val="single" w:sz="4" w:space="0" w:color="auto"/>
              <w:bottom w:val="single" w:sz="4" w:space="0" w:color="auto"/>
              <w:right w:val="single" w:sz="4" w:space="0" w:color="auto"/>
            </w:tcBorders>
            <w:shd w:val="clear" w:color="auto" w:fill="D9D9D9"/>
          </w:tcPr>
          <w:p w14:paraId="5E6BB97A" w14:textId="77777777" w:rsidR="00121F7A" w:rsidRPr="00773260" w:rsidRDefault="00121F7A" w:rsidP="00B33DF2">
            <w:pPr>
              <w:jc w:val="left"/>
              <w:rPr>
                <w:rFonts w:cs="Arial"/>
                <w:b/>
                <w:bCs/>
                <w:szCs w:val="20"/>
              </w:rPr>
            </w:pPr>
            <w:r w:rsidRPr="00773260">
              <w:rPr>
                <w:rFonts w:cs="Arial"/>
                <w:b/>
                <w:bCs/>
                <w:szCs w:val="20"/>
              </w:rPr>
              <w:t>Interrupt State</w:t>
            </w:r>
          </w:p>
        </w:tc>
        <w:tc>
          <w:tcPr>
            <w:tcW w:w="4163" w:type="pct"/>
            <w:gridSpan w:val="4"/>
            <w:tcBorders>
              <w:top w:val="single" w:sz="4" w:space="0" w:color="auto"/>
              <w:left w:val="single" w:sz="4" w:space="0" w:color="auto"/>
              <w:bottom w:val="single" w:sz="4" w:space="0" w:color="auto"/>
              <w:right w:val="single" w:sz="4" w:space="0" w:color="auto"/>
            </w:tcBorders>
          </w:tcPr>
          <w:p w14:paraId="65B771C2" w14:textId="77777777" w:rsidR="00121F7A" w:rsidRPr="00773260" w:rsidRDefault="00121F7A" w:rsidP="00B33DF2">
            <w:pPr>
              <w:jc w:val="left"/>
            </w:pPr>
            <w:r w:rsidRPr="00773260">
              <w:t>Runs in the interrupt enable state</w:t>
            </w:r>
          </w:p>
        </w:tc>
      </w:tr>
      <w:tr w:rsidR="00121F7A" w:rsidRPr="00773260" w14:paraId="38C689C0" w14:textId="77777777" w:rsidTr="00554D7C">
        <w:trPr>
          <w:trHeight w:val="20"/>
        </w:trPr>
        <w:tc>
          <w:tcPr>
            <w:tcW w:w="837" w:type="pct"/>
            <w:vMerge w:val="restart"/>
            <w:tcBorders>
              <w:top w:val="single" w:sz="4" w:space="0" w:color="auto"/>
              <w:left w:val="single" w:sz="4" w:space="0" w:color="auto"/>
              <w:right w:val="single" w:sz="4" w:space="0" w:color="auto"/>
            </w:tcBorders>
            <w:shd w:val="clear" w:color="auto" w:fill="D9D9D9"/>
            <w:hideMark/>
          </w:tcPr>
          <w:p w14:paraId="4E5D1840" w14:textId="77777777" w:rsidR="00121F7A" w:rsidRPr="00773260" w:rsidRDefault="00121F7A" w:rsidP="00B33DF2">
            <w:pPr>
              <w:jc w:val="left"/>
              <w:rPr>
                <w:rFonts w:eastAsia="Meiryo UI" w:cstheme="majorHAnsi"/>
                <w:b/>
                <w:bCs/>
                <w:szCs w:val="20"/>
                <w:lang w:val="en-GB"/>
              </w:rPr>
            </w:pPr>
            <w:r w:rsidRPr="00773260">
              <w:rPr>
                <w:rFonts w:eastAsia="Meiryo UI" w:cstheme="majorHAnsi"/>
                <w:b/>
                <w:bCs/>
                <w:szCs w:val="20"/>
                <w:lang w:val="en-GB"/>
              </w:rPr>
              <w:t>Parameters (In)</w:t>
            </w:r>
          </w:p>
        </w:tc>
        <w:tc>
          <w:tcPr>
            <w:tcW w:w="2207" w:type="pct"/>
            <w:gridSpan w:val="2"/>
            <w:vMerge w:val="restart"/>
            <w:tcBorders>
              <w:top w:val="single" w:sz="4" w:space="0" w:color="auto"/>
              <w:left w:val="single" w:sz="4" w:space="0" w:color="auto"/>
              <w:right w:val="single" w:sz="4" w:space="0" w:color="auto"/>
            </w:tcBorders>
          </w:tcPr>
          <w:p w14:paraId="64782F62" w14:textId="77777777" w:rsidR="00121F7A" w:rsidRPr="00773260" w:rsidRDefault="00121F7A" w:rsidP="00B33DF2">
            <w:pPr>
              <w:jc w:val="left"/>
              <w:rPr>
                <w:rFonts w:eastAsia="Meiryo UI" w:cstheme="majorHAnsi"/>
                <w:lang w:val="en-GB"/>
              </w:rPr>
            </w:pPr>
            <w:r w:rsidRPr="00773260">
              <w:t>const R_</w:t>
            </w:r>
            <w:r>
              <w:t>ProtoConv</w:t>
            </w:r>
            <w:r w:rsidRPr="00773260">
              <w:t>_CfgType *pConfig</w:t>
            </w:r>
          </w:p>
        </w:tc>
        <w:tc>
          <w:tcPr>
            <w:tcW w:w="1955" w:type="pct"/>
            <w:gridSpan w:val="2"/>
            <w:tcBorders>
              <w:top w:val="single" w:sz="4" w:space="0" w:color="auto"/>
              <w:left w:val="single" w:sz="4" w:space="0" w:color="auto"/>
              <w:bottom w:val="single" w:sz="4" w:space="0" w:color="auto"/>
              <w:right w:val="single" w:sz="4" w:space="0" w:color="auto"/>
            </w:tcBorders>
            <w:vAlign w:val="center"/>
          </w:tcPr>
          <w:p w14:paraId="71BE9E29" w14:textId="77777777" w:rsidR="00121F7A" w:rsidRPr="00773260" w:rsidRDefault="00121F7A" w:rsidP="00B33DF2">
            <w:pPr>
              <w:jc w:val="left"/>
              <w:rPr>
                <w:rFonts w:eastAsia="Meiryo UI" w:cstheme="majorHAnsi"/>
                <w:lang w:val="en-GB"/>
              </w:rPr>
            </w:pPr>
            <w:r w:rsidRPr="00773260">
              <w:rPr>
                <w:rFonts w:eastAsia="Meiryo UI" w:cstheme="majorHAnsi"/>
                <w:lang w:val="en-GB"/>
              </w:rPr>
              <w:t>Pointer to initialization config.</w:t>
            </w:r>
          </w:p>
        </w:tc>
      </w:tr>
      <w:tr w:rsidR="00121F7A" w:rsidRPr="00773260" w14:paraId="0EBF5135" w14:textId="77777777" w:rsidTr="00554D7C">
        <w:tc>
          <w:tcPr>
            <w:tcW w:w="837" w:type="pct"/>
            <w:vMerge/>
            <w:tcBorders>
              <w:left w:val="single" w:sz="4" w:space="0" w:color="auto"/>
              <w:bottom w:val="single" w:sz="4" w:space="0" w:color="auto"/>
              <w:right w:val="single" w:sz="4" w:space="0" w:color="auto"/>
            </w:tcBorders>
            <w:shd w:val="clear" w:color="auto" w:fill="D9D9D9"/>
          </w:tcPr>
          <w:p w14:paraId="339F5228" w14:textId="77777777" w:rsidR="00121F7A" w:rsidRPr="00773260" w:rsidRDefault="00121F7A" w:rsidP="00B33DF2">
            <w:pPr>
              <w:jc w:val="left"/>
              <w:rPr>
                <w:rFonts w:eastAsia="Meiryo UI" w:cstheme="majorHAnsi"/>
                <w:b/>
                <w:bCs/>
                <w:szCs w:val="20"/>
                <w:lang w:val="en-GB"/>
              </w:rPr>
            </w:pPr>
          </w:p>
        </w:tc>
        <w:tc>
          <w:tcPr>
            <w:tcW w:w="2207" w:type="pct"/>
            <w:gridSpan w:val="2"/>
            <w:vMerge/>
            <w:tcBorders>
              <w:left w:val="single" w:sz="4" w:space="0" w:color="auto"/>
              <w:bottom w:val="single" w:sz="4" w:space="0" w:color="auto"/>
              <w:right w:val="single" w:sz="4" w:space="0" w:color="auto"/>
            </w:tcBorders>
          </w:tcPr>
          <w:p w14:paraId="021FA658" w14:textId="77777777" w:rsidR="00121F7A" w:rsidRPr="00773260" w:rsidRDefault="00121F7A" w:rsidP="00B33DF2">
            <w:pPr>
              <w:jc w:val="left"/>
              <w:rPr>
                <w:rFonts w:eastAsia="Meiryo UI" w:cstheme="majorHAnsi"/>
                <w:szCs w:val="20"/>
                <w:lang w:val="en-GB"/>
              </w:rPr>
            </w:pPr>
          </w:p>
        </w:tc>
        <w:tc>
          <w:tcPr>
            <w:tcW w:w="420" w:type="pct"/>
            <w:tcBorders>
              <w:top w:val="single" w:sz="4" w:space="0" w:color="auto"/>
              <w:left w:val="single" w:sz="4" w:space="0" w:color="auto"/>
              <w:bottom w:val="single" w:sz="4" w:space="0" w:color="auto"/>
              <w:right w:val="single" w:sz="4" w:space="0" w:color="auto"/>
            </w:tcBorders>
            <w:shd w:val="clear" w:color="auto" w:fill="D9D9D9"/>
          </w:tcPr>
          <w:p w14:paraId="133D4155" w14:textId="77777777" w:rsidR="00121F7A" w:rsidRPr="00773260" w:rsidRDefault="00121F7A" w:rsidP="00B33DF2">
            <w:pPr>
              <w:jc w:val="left"/>
              <w:rPr>
                <w:rFonts w:eastAsia="Meiryo UI" w:cstheme="majorHAnsi"/>
                <w:b/>
                <w:szCs w:val="20"/>
                <w:lang w:val="en-GB"/>
              </w:rPr>
            </w:pPr>
            <w:r w:rsidRPr="00773260">
              <w:rPr>
                <w:rFonts w:eastAsia="Meiryo UI" w:cstheme="majorHAnsi"/>
                <w:b/>
                <w:szCs w:val="20"/>
                <w:lang w:val="en-GB"/>
              </w:rPr>
              <w:t>Range</w:t>
            </w:r>
          </w:p>
        </w:tc>
        <w:tc>
          <w:tcPr>
            <w:tcW w:w="1535" w:type="pct"/>
            <w:tcBorders>
              <w:top w:val="single" w:sz="4" w:space="0" w:color="auto"/>
              <w:left w:val="single" w:sz="4" w:space="0" w:color="auto"/>
              <w:bottom w:val="single" w:sz="4" w:space="0" w:color="auto"/>
              <w:right w:val="single" w:sz="4" w:space="0" w:color="auto"/>
            </w:tcBorders>
          </w:tcPr>
          <w:p w14:paraId="300018AC" w14:textId="77777777" w:rsidR="00121F7A" w:rsidRPr="00773260" w:rsidRDefault="00121F7A" w:rsidP="00B33DF2">
            <w:pPr>
              <w:jc w:val="left"/>
              <w:rPr>
                <w:lang w:val="en-GB"/>
              </w:rPr>
            </w:pPr>
            <w:r w:rsidRPr="00773260">
              <w:rPr>
                <w:lang w:val="en-GB"/>
              </w:rPr>
              <w:t xml:space="preserve">Not </w:t>
            </w:r>
            <w:r>
              <w:rPr>
                <w:lang w:val="en-GB"/>
              </w:rPr>
              <w:t>NULL_PTR</w:t>
            </w:r>
          </w:p>
        </w:tc>
      </w:tr>
      <w:tr w:rsidR="00121F7A" w:rsidRPr="00773260" w14:paraId="2D44E368"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5C9B261C" w14:textId="77777777" w:rsidR="00121F7A" w:rsidRPr="00773260" w:rsidRDefault="00121F7A" w:rsidP="00B33DF2">
            <w:pPr>
              <w:jc w:val="left"/>
              <w:rPr>
                <w:rFonts w:eastAsia="Meiryo UI" w:cstheme="majorHAnsi"/>
                <w:b/>
                <w:bCs/>
                <w:szCs w:val="20"/>
                <w:lang w:val="en-GB"/>
              </w:rPr>
            </w:pPr>
            <w:r w:rsidRPr="00773260">
              <w:rPr>
                <w:rFonts w:eastAsia="Meiryo UI" w:cstheme="majorHAnsi"/>
                <w:b/>
                <w:bCs/>
                <w:szCs w:val="20"/>
                <w:lang w:val="en-GB"/>
              </w:rPr>
              <w:t>Parameters (In-Out)</w:t>
            </w:r>
          </w:p>
        </w:tc>
        <w:tc>
          <w:tcPr>
            <w:tcW w:w="2207" w:type="pct"/>
            <w:gridSpan w:val="2"/>
            <w:tcBorders>
              <w:top w:val="single" w:sz="4" w:space="0" w:color="auto"/>
              <w:left w:val="single" w:sz="4" w:space="0" w:color="auto"/>
              <w:bottom w:val="single" w:sz="4" w:space="0" w:color="auto"/>
              <w:right w:val="single" w:sz="4" w:space="0" w:color="auto"/>
            </w:tcBorders>
          </w:tcPr>
          <w:p w14:paraId="4711E16E" w14:textId="77777777" w:rsidR="00121F7A" w:rsidRPr="00773260" w:rsidRDefault="00121F7A" w:rsidP="00B33DF2">
            <w:pPr>
              <w:jc w:val="left"/>
              <w:rPr>
                <w:rFonts w:eastAsia="Meiryo UI" w:cstheme="majorHAnsi"/>
                <w:lang w:val="en-GB"/>
              </w:rPr>
            </w:pPr>
            <w:r w:rsidRPr="00773260">
              <w:t>N/A</w:t>
            </w:r>
          </w:p>
        </w:tc>
        <w:tc>
          <w:tcPr>
            <w:tcW w:w="1955" w:type="pct"/>
            <w:gridSpan w:val="2"/>
            <w:tcBorders>
              <w:top w:val="single" w:sz="4" w:space="0" w:color="auto"/>
              <w:left w:val="single" w:sz="4" w:space="0" w:color="auto"/>
              <w:bottom w:val="single" w:sz="4" w:space="0" w:color="auto"/>
              <w:right w:val="single" w:sz="4" w:space="0" w:color="auto"/>
            </w:tcBorders>
          </w:tcPr>
          <w:p w14:paraId="140209F6" w14:textId="77777777" w:rsidR="00121F7A" w:rsidRPr="00773260" w:rsidRDefault="00121F7A" w:rsidP="00B33DF2">
            <w:pPr>
              <w:jc w:val="left"/>
              <w:rPr>
                <w:rFonts w:eastAsia="Meiryo UI" w:cstheme="majorHAnsi"/>
                <w:lang w:val="en-GB"/>
              </w:rPr>
            </w:pPr>
            <w:r w:rsidRPr="00773260">
              <w:rPr>
                <w:lang w:val="en-GB"/>
              </w:rPr>
              <w:t>-</w:t>
            </w:r>
          </w:p>
        </w:tc>
      </w:tr>
      <w:tr w:rsidR="00121F7A" w:rsidRPr="00773260" w14:paraId="5E4911E7"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46D4D9BC" w14:textId="77777777" w:rsidR="00121F7A" w:rsidRPr="00773260" w:rsidRDefault="00121F7A" w:rsidP="00B33DF2">
            <w:pPr>
              <w:jc w:val="left"/>
              <w:rPr>
                <w:rFonts w:eastAsia="Meiryo UI" w:cstheme="majorHAnsi"/>
                <w:b/>
                <w:bCs/>
                <w:szCs w:val="20"/>
                <w:lang w:val="en-GB"/>
              </w:rPr>
            </w:pPr>
            <w:r w:rsidRPr="00773260">
              <w:rPr>
                <w:rFonts w:eastAsia="Meiryo UI" w:cstheme="majorHAnsi"/>
                <w:b/>
                <w:bCs/>
                <w:szCs w:val="20"/>
                <w:lang w:val="en-GB"/>
              </w:rPr>
              <w:t>Parameters (Out)</w:t>
            </w:r>
          </w:p>
        </w:tc>
        <w:tc>
          <w:tcPr>
            <w:tcW w:w="2207" w:type="pct"/>
            <w:gridSpan w:val="2"/>
            <w:tcBorders>
              <w:top w:val="single" w:sz="4" w:space="0" w:color="auto"/>
              <w:left w:val="single" w:sz="4" w:space="0" w:color="auto"/>
              <w:bottom w:val="single" w:sz="4" w:space="0" w:color="auto"/>
              <w:right w:val="single" w:sz="4" w:space="0" w:color="auto"/>
            </w:tcBorders>
          </w:tcPr>
          <w:p w14:paraId="6EB1C9AD" w14:textId="77777777" w:rsidR="00121F7A" w:rsidRPr="00773260" w:rsidRDefault="00121F7A" w:rsidP="00B33DF2">
            <w:pPr>
              <w:jc w:val="left"/>
              <w:rPr>
                <w:rFonts w:eastAsia="Meiryo UI" w:cstheme="majorHAnsi"/>
                <w:lang w:val="en-GB"/>
              </w:rPr>
            </w:pPr>
            <w:r w:rsidRPr="00773260">
              <w:t>N/A</w:t>
            </w:r>
          </w:p>
        </w:tc>
        <w:tc>
          <w:tcPr>
            <w:tcW w:w="1955" w:type="pct"/>
            <w:gridSpan w:val="2"/>
            <w:tcBorders>
              <w:top w:val="single" w:sz="4" w:space="0" w:color="auto"/>
              <w:left w:val="single" w:sz="4" w:space="0" w:color="auto"/>
              <w:bottom w:val="single" w:sz="4" w:space="0" w:color="auto"/>
              <w:right w:val="single" w:sz="4" w:space="0" w:color="auto"/>
            </w:tcBorders>
          </w:tcPr>
          <w:p w14:paraId="3592DD85" w14:textId="77777777" w:rsidR="00121F7A" w:rsidRPr="00773260" w:rsidRDefault="00121F7A" w:rsidP="00B33DF2">
            <w:pPr>
              <w:jc w:val="left"/>
              <w:rPr>
                <w:rFonts w:eastAsia="Meiryo UI" w:cstheme="majorHAnsi"/>
                <w:lang w:val="en-GB"/>
              </w:rPr>
            </w:pPr>
            <w:r w:rsidRPr="00773260">
              <w:rPr>
                <w:lang w:val="en-GB"/>
              </w:rPr>
              <w:t>-</w:t>
            </w:r>
          </w:p>
        </w:tc>
      </w:tr>
      <w:tr w:rsidR="00554D7C" w:rsidRPr="00773260" w14:paraId="74C8D419"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3440BBE9" w14:textId="77777777" w:rsidR="00554D7C" w:rsidRPr="00773260" w:rsidRDefault="00554D7C" w:rsidP="00B33DF2">
            <w:pPr>
              <w:jc w:val="left"/>
              <w:rPr>
                <w:rFonts w:eastAsia="Meiryo UI" w:cstheme="majorHAnsi"/>
                <w:b/>
                <w:bCs/>
                <w:szCs w:val="20"/>
                <w:lang w:val="en-GB"/>
              </w:rPr>
            </w:pPr>
            <w:r w:rsidRPr="00773260">
              <w:rPr>
                <w:rFonts w:eastAsia="Meiryo UI" w:cstheme="majorHAnsi"/>
                <w:b/>
                <w:bCs/>
                <w:szCs w:val="20"/>
                <w:lang w:val="en-GB"/>
              </w:rPr>
              <w:t>Return Value</w:t>
            </w:r>
          </w:p>
        </w:tc>
        <w:tc>
          <w:tcPr>
            <w:tcW w:w="4163" w:type="pct"/>
            <w:gridSpan w:val="4"/>
            <w:tcBorders>
              <w:top w:val="single" w:sz="4" w:space="0" w:color="auto"/>
              <w:left w:val="single" w:sz="4" w:space="0" w:color="auto"/>
              <w:bottom w:val="single" w:sz="4" w:space="0" w:color="auto"/>
              <w:right w:val="single" w:sz="4" w:space="0" w:color="auto"/>
            </w:tcBorders>
          </w:tcPr>
          <w:p w14:paraId="3B2AD20B" w14:textId="39DF3D79" w:rsidR="00554D7C" w:rsidRPr="00773260" w:rsidRDefault="00554D7C" w:rsidP="00B33DF2">
            <w:pPr>
              <w:jc w:val="left"/>
              <w:rPr>
                <w:lang w:val="en-GB"/>
              </w:rPr>
            </w:pPr>
            <w:r>
              <w:t>N/A</w:t>
            </w:r>
          </w:p>
        </w:tc>
      </w:tr>
      <w:tr w:rsidR="00121F7A" w:rsidRPr="00773260" w14:paraId="31F818CE"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577DB6B2" w14:textId="77777777" w:rsidR="00121F7A" w:rsidRPr="00773260" w:rsidRDefault="00121F7A" w:rsidP="00B33DF2">
            <w:pPr>
              <w:jc w:val="left"/>
              <w:rPr>
                <w:rFonts w:cs="Arial"/>
                <w:b/>
                <w:bCs/>
                <w:szCs w:val="20"/>
              </w:rPr>
            </w:pPr>
            <w:r w:rsidRPr="00773260">
              <w:rPr>
                <w:rFonts w:cs="Arial"/>
                <w:b/>
                <w:bCs/>
                <w:szCs w:val="20"/>
              </w:rPr>
              <w:t>Description</w:t>
            </w:r>
          </w:p>
        </w:tc>
        <w:tc>
          <w:tcPr>
            <w:tcW w:w="4163" w:type="pct"/>
            <w:gridSpan w:val="4"/>
            <w:tcBorders>
              <w:top w:val="single" w:sz="4" w:space="0" w:color="auto"/>
              <w:left w:val="single" w:sz="4" w:space="0" w:color="auto"/>
              <w:bottom w:val="single" w:sz="4" w:space="0" w:color="auto"/>
              <w:right w:val="single" w:sz="4" w:space="0" w:color="auto"/>
            </w:tcBorders>
          </w:tcPr>
          <w:p w14:paraId="7D1BC01A" w14:textId="739C8115" w:rsidR="00444ACD" w:rsidRPr="00444ACD" w:rsidRDefault="00444ACD" w:rsidP="00444ACD">
            <w:pPr>
              <w:jc w:val="left"/>
            </w:pPr>
            <w:r w:rsidRPr="00773260">
              <w:t xml:space="preserve">If the </w:t>
            </w:r>
            <w:r>
              <w:t xml:space="preserve">member </w:t>
            </w:r>
            <w:r w:rsidRPr="00444ACD">
              <w:t>ulIntegrityCheck</w:t>
            </w:r>
            <w:r>
              <w:t xml:space="preserve"> of the </w:t>
            </w:r>
            <w:r w:rsidRPr="00773260">
              <w:t xml:space="preserve">argument pConfig is invalid, </w:t>
            </w:r>
            <w:r>
              <w:t>return</w:t>
            </w:r>
            <w:r w:rsidRPr="006F260B">
              <w:rPr>
                <w:rFonts w:hint="eastAsia"/>
                <w:szCs w:val="20"/>
                <w:lang w:val="en-GB"/>
              </w:rPr>
              <w:t xml:space="preserve"> E_</w:t>
            </w:r>
            <w:r w:rsidRPr="006F260B">
              <w:rPr>
                <w:szCs w:val="20"/>
                <w:lang w:val="en-GB"/>
              </w:rPr>
              <w:t>NOT_</w:t>
            </w:r>
            <w:r w:rsidRPr="006F260B">
              <w:rPr>
                <w:rFonts w:hint="eastAsia"/>
                <w:szCs w:val="20"/>
                <w:lang w:val="en-GB"/>
              </w:rPr>
              <w:t>OK</w:t>
            </w:r>
            <w:r w:rsidRPr="006F260B">
              <w:rPr>
                <w:szCs w:val="20"/>
                <w:lang w:val="en-GB"/>
              </w:rPr>
              <w:t xml:space="preserve">, report DET error </w:t>
            </w:r>
            <w:r>
              <w:rPr>
                <w:rFonts w:cs="Arial"/>
                <w:color w:val="000000"/>
                <w:szCs w:val="20"/>
              </w:rPr>
              <w:t>PROTOCONV_E_CFG</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and exit</w:t>
            </w:r>
            <w:r>
              <w:rPr>
                <w:szCs w:val="20"/>
              </w:rPr>
              <w:t>.</w:t>
            </w:r>
          </w:p>
          <w:p w14:paraId="69225A2F" w14:textId="77777777" w:rsidR="00444ACD" w:rsidRDefault="00444ACD" w:rsidP="00444ACD">
            <w:pPr>
              <w:jc w:val="left"/>
              <w:rPr>
                <w:szCs w:val="20"/>
              </w:rPr>
            </w:pPr>
          </w:p>
          <w:p w14:paraId="6AD6375B" w14:textId="508951D3" w:rsidR="00444ACD" w:rsidRDefault="00444ACD" w:rsidP="009B094F">
            <w:pPr>
              <w:jc w:val="left"/>
              <w:rPr>
                <w:szCs w:val="20"/>
              </w:rPr>
            </w:pPr>
            <w:r w:rsidRPr="00773260">
              <w:t xml:space="preserve">If </w:t>
            </w:r>
            <w:r w:rsidR="009F5BD6">
              <w:t>any of the</w:t>
            </w:r>
            <w:r w:rsidRPr="00773260">
              <w:t xml:space="preserve"> </w:t>
            </w:r>
            <w:r w:rsidR="009F5BD6" w:rsidRPr="00773260">
              <w:t xml:space="preserve">member </w:t>
            </w:r>
            <w:r w:rsidRPr="00773260">
              <w:t>pointer</w:t>
            </w:r>
            <w:r w:rsidR="009F5BD6">
              <w:t>s</w:t>
            </w:r>
            <w:r w:rsidRPr="00773260">
              <w:t xml:space="preserve"> of argument pConfig is </w:t>
            </w:r>
            <w:r>
              <w:t>NULL_PTR</w:t>
            </w:r>
            <w:r w:rsidRPr="00773260">
              <w:t xml:space="preserve">, </w:t>
            </w:r>
            <w:r>
              <w:t>return</w:t>
            </w:r>
            <w:r w:rsidRPr="006F260B">
              <w:rPr>
                <w:rFonts w:hint="eastAsia"/>
                <w:szCs w:val="20"/>
                <w:lang w:val="en-GB"/>
              </w:rPr>
              <w:t xml:space="preserve"> E_</w:t>
            </w:r>
            <w:r w:rsidRPr="006F260B">
              <w:rPr>
                <w:szCs w:val="20"/>
                <w:lang w:val="en-GB"/>
              </w:rPr>
              <w:t>NOT_</w:t>
            </w:r>
            <w:r w:rsidRPr="006F260B">
              <w:rPr>
                <w:rFonts w:hint="eastAsia"/>
                <w:szCs w:val="20"/>
                <w:lang w:val="en-GB"/>
              </w:rPr>
              <w:t>OK</w:t>
            </w:r>
            <w:r w:rsidRPr="006F260B">
              <w:rPr>
                <w:szCs w:val="20"/>
                <w:lang w:val="en-GB"/>
              </w:rPr>
              <w:t xml:space="preserve">, report DET error </w:t>
            </w:r>
            <w:r>
              <w:rPr>
                <w:rFonts w:cs="Arial"/>
                <w:color w:val="000000"/>
                <w:szCs w:val="20"/>
              </w:rPr>
              <w:t>PROTOCONV_E_PARAM_CONFIG</w:t>
            </w:r>
            <w:r w:rsidRPr="006F260B">
              <w:rPr>
                <w:szCs w:val="20"/>
              </w:rPr>
              <w:t xml:space="preserve"> (if </w:t>
            </w:r>
            <w:r>
              <w:rPr>
                <w:szCs w:val="20"/>
              </w:rPr>
              <w:t>PROTOCONV</w:t>
            </w:r>
            <w:r w:rsidRPr="006F260B">
              <w:rPr>
                <w:szCs w:val="20"/>
              </w:rPr>
              <w:t>_DEV_ERROR_DETECT == STD_ON)</w:t>
            </w:r>
            <w:r w:rsidRPr="006F260B" w:rsidDel="008357DE">
              <w:rPr>
                <w:szCs w:val="20"/>
              </w:rPr>
              <w:t xml:space="preserve"> </w:t>
            </w:r>
            <w:r w:rsidRPr="006F260B">
              <w:rPr>
                <w:szCs w:val="20"/>
              </w:rPr>
              <w:t>and exit</w:t>
            </w:r>
            <w:r>
              <w:rPr>
                <w:szCs w:val="20"/>
              </w:rPr>
              <w:t>.</w:t>
            </w:r>
          </w:p>
          <w:p w14:paraId="6EF6C1C3" w14:textId="77777777" w:rsidR="00254526" w:rsidRDefault="00254526" w:rsidP="00254526">
            <w:pPr>
              <w:jc w:val="left"/>
              <w:rPr>
                <w:szCs w:val="20"/>
              </w:rPr>
            </w:pPr>
          </w:p>
          <w:p w14:paraId="0B744650" w14:textId="4F50E4E9" w:rsidR="00254526" w:rsidRDefault="00254526" w:rsidP="00254526">
            <w:pPr>
              <w:jc w:val="left"/>
            </w:pPr>
            <w:r>
              <w:t>If E_OK is returned</w:t>
            </w:r>
            <w:r w:rsidR="00FD2E53">
              <w:t>, execute</w:t>
            </w:r>
            <w:r w:rsidR="0034277A">
              <w:t xml:space="preserve"> </w:t>
            </w:r>
            <w:r w:rsidR="0034277A" w:rsidRPr="0034277A">
              <w:t>ProtoConv_XtoEthInit</w:t>
            </w:r>
            <w:r w:rsidRPr="00773260">
              <w:t xml:space="preserve">() and return its return </w:t>
            </w:r>
            <w:r>
              <w:t>value.</w:t>
            </w:r>
          </w:p>
          <w:p w14:paraId="194FD96E" w14:textId="77777777" w:rsidR="002A6F3C" w:rsidRDefault="00254526" w:rsidP="002A6F3C">
            <w:pPr>
              <w:jc w:val="left"/>
            </w:pPr>
            <w:r>
              <w:t>If E_OK is returned</w:t>
            </w:r>
            <w:r w:rsidR="00FD2E53">
              <w:t xml:space="preserve">, execute </w:t>
            </w:r>
            <w:r w:rsidRPr="00254526">
              <w:t>ProtoConv_EthtoXInit</w:t>
            </w:r>
            <w:r w:rsidRPr="00773260">
              <w:t>() and return its return value</w:t>
            </w:r>
            <w:r w:rsidR="002A6F3C">
              <w:t>.</w:t>
            </w:r>
          </w:p>
          <w:p w14:paraId="531D9C0A" w14:textId="20CD5113" w:rsidR="002A6F3C" w:rsidRPr="00773260" w:rsidRDefault="002A6F3C" w:rsidP="002A6F3C">
            <w:pPr>
              <w:jc w:val="left"/>
            </w:pPr>
            <w:r>
              <w:t xml:space="preserve">If E_OK is returned, execute </w:t>
            </w:r>
            <w:r w:rsidRPr="002A6F3C">
              <w:t>ProtoConv_FifoInit</w:t>
            </w:r>
            <w:r w:rsidRPr="00773260">
              <w:t>(</w:t>
            </w:r>
            <w:r>
              <w:t>) and end the process.</w:t>
            </w:r>
          </w:p>
        </w:tc>
      </w:tr>
      <w:tr w:rsidR="00121F7A" w:rsidRPr="00773260" w14:paraId="15EFB348"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15DC6344" w14:textId="77777777" w:rsidR="00121F7A" w:rsidRPr="00773260" w:rsidRDefault="00121F7A" w:rsidP="00B33DF2">
            <w:pPr>
              <w:jc w:val="left"/>
              <w:rPr>
                <w:rFonts w:cs="Arial"/>
                <w:b/>
                <w:bCs/>
                <w:szCs w:val="20"/>
              </w:rPr>
            </w:pPr>
            <w:r w:rsidRPr="00773260">
              <w:rPr>
                <w:rFonts w:cs="Arial"/>
                <w:b/>
                <w:bCs/>
                <w:szCs w:val="20"/>
              </w:rPr>
              <w:t>Preconditions</w:t>
            </w:r>
          </w:p>
        </w:tc>
        <w:tc>
          <w:tcPr>
            <w:tcW w:w="4163" w:type="pct"/>
            <w:gridSpan w:val="4"/>
            <w:tcBorders>
              <w:top w:val="single" w:sz="4" w:space="0" w:color="auto"/>
              <w:left w:val="single" w:sz="4" w:space="0" w:color="auto"/>
              <w:bottom w:val="single" w:sz="4" w:space="0" w:color="auto"/>
              <w:right w:val="single" w:sz="4" w:space="0" w:color="auto"/>
            </w:tcBorders>
          </w:tcPr>
          <w:p w14:paraId="42D8E5AB" w14:textId="77777777" w:rsidR="00121F7A" w:rsidRPr="00773260" w:rsidRDefault="00121F7A" w:rsidP="00B33DF2">
            <w:pPr>
              <w:jc w:val="left"/>
            </w:pPr>
            <w:r w:rsidRPr="00773260">
              <w:t>Uninitialized state</w:t>
            </w:r>
          </w:p>
        </w:tc>
      </w:tr>
      <w:tr w:rsidR="00121F7A" w:rsidRPr="00773260" w14:paraId="604488E9" w14:textId="77777777" w:rsidTr="00554D7C">
        <w:tc>
          <w:tcPr>
            <w:tcW w:w="837" w:type="pct"/>
            <w:tcBorders>
              <w:top w:val="single" w:sz="4" w:space="0" w:color="auto"/>
              <w:left w:val="single" w:sz="4" w:space="0" w:color="auto"/>
              <w:bottom w:val="single" w:sz="4" w:space="0" w:color="auto"/>
              <w:right w:val="single" w:sz="4" w:space="0" w:color="auto"/>
            </w:tcBorders>
            <w:shd w:val="clear" w:color="auto" w:fill="D9D9D9"/>
            <w:hideMark/>
          </w:tcPr>
          <w:p w14:paraId="27BD82B0" w14:textId="77777777" w:rsidR="00121F7A" w:rsidRPr="00773260" w:rsidRDefault="00121F7A" w:rsidP="00B33DF2">
            <w:pPr>
              <w:jc w:val="left"/>
              <w:rPr>
                <w:rFonts w:cs="Arial"/>
                <w:b/>
                <w:bCs/>
                <w:szCs w:val="20"/>
              </w:rPr>
            </w:pPr>
            <w:r w:rsidRPr="00773260">
              <w:rPr>
                <w:rFonts w:cs="Arial"/>
                <w:b/>
                <w:bCs/>
                <w:szCs w:val="20"/>
              </w:rPr>
              <w:t>Remarks</w:t>
            </w:r>
          </w:p>
        </w:tc>
        <w:tc>
          <w:tcPr>
            <w:tcW w:w="4163" w:type="pct"/>
            <w:gridSpan w:val="4"/>
            <w:tcBorders>
              <w:top w:val="single" w:sz="4" w:space="0" w:color="auto"/>
              <w:left w:val="single" w:sz="4" w:space="0" w:color="auto"/>
              <w:bottom w:val="single" w:sz="4" w:space="0" w:color="auto"/>
              <w:right w:val="single" w:sz="4" w:space="0" w:color="auto"/>
            </w:tcBorders>
          </w:tcPr>
          <w:p w14:paraId="2C4B4FE3" w14:textId="77777777" w:rsidR="00121F7A" w:rsidRPr="00773260" w:rsidRDefault="00121F7A" w:rsidP="00B33DF2">
            <w:pPr>
              <w:jc w:val="left"/>
            </w:pPr>
            <w:r w:rsidRPr="00773260">
              <w:t>N/A</w:t>
            </w:r>
          </w:p>
        </w:tc>
      </w:tr>
      <w:tr w:rsidR="009B094F" w:rsidRPr="00773260" w14:paraId="0927180E" w14:textId="77777777" w:rsidTr="00554D7C">
        <w:trPr>
          <w:trHeight w:val="47"/>
        </w:trPr>
        <w:tc>
          <w:tcPr>
            <w:tcW w:w="837" w:type="pct"/>
            <w:tcBorders>
              <w:top w:val="single" w:sz="4" w:space="0" w:color="auto"/>
              <w:left w:val="single" w:sz="4" w:space="0" w:color="auto"/>
              <w:right w:val="single" w:sz="4" w:space="0" w:color="auto"/>
            </w:tcBorders>
            <w:shd w:val="clear" w:color="auto" w:fill="D9D9D9"/>
          </w:tcPr>
          <w:p w14:paraId="40453D7E" w14:textId="77777777" w:rsidR="009B094F" w:rsidRPr="00773260" w:rsidRDefault="009B094F" w:rsidP="003D7C23">
            <w:pPr>
              <w:jc w:val="left"/>
              <w:rPr>
                <w:rFonts w:cs="Arial"/>
                <w:b/>
                <w:bCs/>
                <w:szCs w:val="20"/>
              </w:rPr>
            </w:pPr>
            <w:r w:rsidRPr="006F260B">
              <w:rPr>
                <w:rFonts w:cs="Arial"/>
                <w:b/>
                <w:bCs/>
                <w:szCs w:val="20"/>
              </w:rPr>
              <w:t>DET/DEM Errors Handled</w:t>
            </w:r>
          </w:p>
        </w:tc>
        <w:tc>
          <w:tcPr>
            <w:tcW w:w="4163" w:type="pct"/>
            <w:gridSpan w:val="4"/>
            <w:tcBorders>
              <w:top w:val="single" w:sz="4" w:space="0" w:color="auto"/>
              <w:left w:val="single" w:sz="4" w:space="0" w:color="auto"/>
              <w:bottom w:val="single" w:sz="4" w:space="0" w:color="auto"/>
              <w:right w:val="single" w:sz="4" w:space="0" w:color="auto"/>
            </w:tcBorders>
          </w:tcPr>
          <w:p w14:paraId="42EFEB6A" w14:textId="04F6FE15" w:rsidR="009B094F" w:rsidRPr="00773260" w:rsidRDefault="009B094F" w:rsidP="003D7C23">
            <w:pPr>
              <w:jc w:val="left"/>
            </w:pPr>
            <w:r>
              <w:t>N/A</w:t>
            </w:r>
          </w:p>
        </w:tc>
      </w:tr>
    </w:tbl>
    <w:p w14:paraId="60335C26" w14:textId="77777777" w:rsidR="0017000B" w:rsidRDefault="0017000B" w:rsidP="0017000B">
      <w:pPr>
        <w:pStyle w:val="RefIDs"/>
        <w:rPr>
          <w:lang w:eastAsia="en-US"/>
        </w:rPr>
      </w:pPr>
      <w:bookmarkStart w:id="311" w:name="_Toc142063219"/>
      <w:bookmarkStart w:id="312" w:name="_Toc142064446"/>
      <w:bookmarkStart w:id="313" w:name="_Toc142665191"/>
      <w:bookmarkStart w:id="314" w:name="_Toc144543525"/>
      <w:bookmarkStart w:id="315" w:name="_Toc144543654"/>
      <w:bookmarkStart w:id="316" w:name="_Toc144543783"/>
      <w:bookmarkStart w:id="317" w:name="_Toc144821908"/>
      <w:bookmarkEnd w:id="311"/>
      <w:bookmarkEnd w:id="312"/>
      <w:bookmarkEnd w:id="313"/>
      <w:bookmarkEnd w:id="314"/>
      <w:bookmarkEnd w:id="315"/>
      <w:bookmarkEnd w:id="316"/>
      <w:bookmarkEnd w:id="317"/>
      <w:r w:rsidRPr="00696D29">
        <w:rPr>
          <w:lang w:eastAsia="en-US"/>
        </w:rPr>
        <w:t xml:space="preserve">[Covers: </w:t>
      </w:r>
      <w:r w:rsidRPr="00883E84">
        <w:rPr>
          <w:lang w:eastAsia="en-US"/>
        </w:rPr>
        <w:t>req-8552172-00903609</w:t>
      </w:r>
      <w:r w:rsidRPr="00696D29">
        <w:rPr>
          <w:lang w:eastAsia="en-US"/>
        </w:rPr>
        <w:t>]</w:t>
      </w:r>
    </w:p>
    <w:p w14:paraId="2D630595" w14:textId="77777777" w:rsidR="0017000B" w:rsidRPr="002C15F8" w:rsidRDefault="0017000B" w:rsidP="0017000B">
      <w:pPr>
        <w:pStyle w:val="RefIDs"/>
        <w:rPr>
          <w:lang w:eastAsia="en-US"/>
        </w:rPr>
      </w:pPr>
      <w:r w:rsidRPr="002C15F8">
        <w:rPr>
          <w:lang w:eastAsia="en-US"/>
        </w:rPr>
        <w:t xml:space="preserve">[Covers: </w:t>
      </w:r>
      <w:r w:rsidRPr="00883E84">
        <w:rPr>
          <w:lang w:eastAsia="en-US"/>
        </w:rPr>
        <w:t>req-8552172-00904663</w:t>
      </w:r>
      <w:r w:rsidRPr="002C15F8">
        <w:rPr>
          <w:lang w:eastAsia="en-US"/>
        </w:rPr>
        <w:t>]</w:t>
      </w:r>
    </w:p>
    <w:p w14:paraId="4AD9EE8F" w14:textId="77777777" w:rsidR="0017000B" w:rsidRPr="002C15F8" w:rsidRDefault="0017000B" w:rsidP="0017000B">
      <w:pPr>
        <w:pStyle w:val="RefIDs"/>
        <w:rPr>
          <w:lang w:eastAsia="en-US"/>
        </w:rPr>
      </w:pPr>
      <w:r w:rsidRPr="002C15F8">
        <w:rPr>
          <w:lang w:eastAsia="en-US"/>
        </w:rPr>
        <w:t xml:space="preserve">[Covers: </w:t>
      </w:r>
      <w:r w:rsidRPr="00883E84">
        <w:rPr>
          <w:lang w:eastAsia="en-US"/>
        </w:rPr>
        <w:t>req-8552172-00904664</w:t>
      </w:r>
      <w:r w:rsidRPr="002C15F8">
        <w:rPr>
          <w:lang w:eastAsia="en-US"/>
        </w:rPr>
        <w:t>]</w:t>
      </w:r>
    </w:p>
    <w:p w14:paraId="25A1BE17" w14:textId="77777777" w:rsidR="0017000B" w:rsidRPr="002C15F8" w:rsidRDefault="0017000B" w:rsidP="0017000B">
      <w:pPr>
        <w:pStyle w:val="RefIDs"/>
        <w:rPr>
          <w:lang w:eastAsia="en-US"/>
        </w:rPr>
      </w:pPr>
      <w:r w:rsidRPr="002C15F8">
        <w:rPr>
          <w:lang w:eastAsia="en-US"/>
        </w:rPr>
        <w:lastRenderedPageBreak/>
        <w:t xml:space="preserve">[Covers: </w:t>
      </w:r>
      <w:r w:rsidRPr="00883E84">
        <w:rPr>
          <w:lang w:eastAsia="en-US"/>
        </w:rPr>
        <w:t>req-8552172-00904665</w:t>
      </w:r>
      <w:r w:rsidRPr="002C15F8">
        <w:rPr>
          <w:lang w:eastAsia="en-US"/>
        </w:rPr>
        <w:t>]</w:t>
      </w:r>
    </w:p>
    <w:p w14:paraId="678BA0C7" w14:textId="77777777" w:rsidR="003949F1" w:rsidRPr="002C15F8" w:rsidRDefault="0017000B" w:rsidP="003949F1">
      <w:pPr>
        <w:pStyle w:val="RefIDs"/>
        <w:rPr>
          <w:lang w:eastAsia="en-US"/>
        </w:rPr>
      </w:pPr>
      <w:r w:rsidRPr="002C15F8">
        <w:rPr>
          <w:lang w:eastAsia="en-US"/>
        </w:rPr>
        <w:t xml:space="preserve">[Covers: </w:t>
      </w:r>
      <w:r>
        <w:rPr>
          <w:lang w:eastAsia="en-US"/>
        </w:rPr>
        <w:t>req-8552172-00904666</w:t>
      </w:r>
      <w:r>
        <w:t>]</w:t>
      </w:r>
    </w:p>
    <w:p w14:paraId="72A3E41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1472DCA4"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15874ABC" w14:textId="77777777" w:rsidR="003949F1" w:rsidRDefault="003949F1" w:rsidP="003949F1">
      <w:pPr>
        <w:pStyle w:val="RefIDs"/>
        <w:rPr>
          <w:lang w:eastAsia="en-US"/>
        </w:rPr>
      </w:pPr>
      <w:r>
        <w:rPr>
          <w:lang w:eastAsia="en-US"/>
        </w:rPr>
        <w:t>[Covers: req-8552172-00528003]</w:t>
      </w:r>
    </w:p>
    <w:p w14:paraId="024AC8E5" w14:textId="77777777" w:rsidR="003949F1" w:rsidRDefault="003949F1" w:rsidP="003949F1">
      <w:pPr>
        <w:pStyle w:val="RefIDs"/>
        <w:rPr>
          <w:lang w:eastAsia="en-US"/>
        </w:rPr>
      </w:pPr>
      <w:r>
        <w:rPr>
          <w:lang w:eastAsia="en-US"/>
        </w:rPr>
        <w:t>[Covers: req-8552172-00528002]</w:t>
      </w:r>
    </w:p>
    <w:p w14:paraId="0A09AE52" w14:textId="77777777" w:rsidR="003949F1" w:rsidRDefault="003949F1" w:rsidP="003949F1">
      <w:pPr>
        <w:pStyle w:val="RefIDs"/>
        <w:rPr>
          <w:lang w:eastAsia="en-US"/>
        </w:rPr>
      </w:pPr>
      <w:r>
        <w:rPr>
          <w:lang w:eastAsia="en-US"/>
        </w:rPr>
        <w:t>[Covers: req-8552172-00528006]</w:t>
      </w:r>
    </w:p>
    <w:p w14:paraId="30712AF4" w14:textId="77777777" w:rsidR="003949F1" w:rsidRDefault="003949F1" w:rsidP="003949F1">
      <w:pPr>
        <w:pStyle w:val="RefIDs"/>
        <w:rPr>
          <w:lang w:eastAsia="en-US"/>
        </w:rPr>
      </w:pPr>
      <w:r>
        <w:rPr>
          <w:lang w:eastAsia="en-US"/>
        </w:rPr>
        <w:t xml:space="preserve">[Covers: </w:t>
      </w:r>
      <w:r w:rsidRPr="00C136B3">
        <w:t>req-8552172-00527993</w:t>
      </w:r>
      <w:r>
        <w:t>]</w:t>
      </w:r>
    </w:p>
    <w:p w14:paraId="10911DE3" w14:textId="77777777" w:rsidR="003F2B48" w:rsidRDefault="003949F1" w:rsidP="003F2B48">
      <w:pPr>
        <w:pStyle w:val="RefIDs"/>
        <w:rPr>
          <w:lang w:eastAsia="en-US"/>
        </w:rPr>
      </w:pPr>
      <w:r>
        <w:rPr>
          <w:lang w:eastAsia="en-US"/>
        </w:rPr>
        <w:t>[Covers: req-8552172-00527980]</w:t>
      </w:r>
    </w:p>
    <w:p w14:paraId="1CA0FA57" w14:textId="77777777" w:rsidR="009404D3" w:rsidRDefault="003F2B48" w:rsidP="009404D3">
      <w:pPr>
        <w:pStyle w:val="RefIDs"/>
        <w:rPr>
          <w:lang w:eastAsia="en-US"/>
        </w:rPr>
      </w:pPr>
      <w:r>
        <w:rPr>
          <w:lang w:eastAsia="en-US"/>
        </w:rPr>
        <w:t xml:space="preserve">[Covers: </w:t>
      </w:r>
      <w:r w:rsidRPr="003F2B48">
        <w:rPr>
          <w:lang w:eastAsia="en-US"/>
        </w:rPr>
        <w:t>req-8552172-00909163</w:t>
      </w:r>
      <w:r>
        <w:rPr>
          <w:lang w:eastAsia="en-US"/>
        </w:rPr>
        <w:t>]</w:t>
      </w:r>
    </w:p>
    <w:p w14:paraId="665E0CA3" w14:textId="7FAC0450" w:rsidR="0017000B" w:rsidRDefault="009404D3" w:rsidP="0017000B">
      <w:pPr>
        <w:pStyle w:val="RefIDs"/>
        <w:rPr>
          <w:lang w:eastAsia="en-US"/>
        </w:rPr>
      </w:pPr>
      <w:r>
        <w:rPr>
          <w:lang w:eastAsia="en-US"/>
        </w:rPr>
        <w:t xml:space="preserve">[Covers: </w:t>
      </w:r>
      <w:r w:rsidRPr="003F2B48">
        <w:rPr>
          <w:lang w:eastAsia="en-US"/>
        </w:rPr>
        <w:t>req-8552172-0090916</w:t>
      </w:r>
      <w:r>
        <w:rPr>
          <w:lang w:eastAsia="en-US"/>
        </w:rPr>
        <w:t>4]</w:t>
      </w:r>
    </w:p>
    <w:p w14:paraId="13103569" w14:textId="77777777" w:rsidR="004866F7" w:rsidRPr="00A20DFA" w:rsidRDefault="004866F7" w:rsidP="00CF00F4">
      <w:pPr>
        <w:pStyle w:val="Heading3"/>
      </w:pPr>
      <w:bookmarkStart w:id="318" w:name="_Toc203384000"/>
      <w:r w:rsidRPr="00A20DFA">
        <w:t>Error handling</w:t>
      </w:r>
      <w:bookmarkEnd w:id="318"/>
    </w:p>
    <w:p w14:paraId="6FDDBF3B" w14:textId="77777777" w:rsidR="004866F7" w:rsidRPr="00C115AD" w:rsidRDefault="004866F7" w:rsidP="004866F7">
      <w:pPr>
        <w:pStyle w:val="TraceID"/>
        <w:rPr>
          <w:rFonts w:eastAsia="Meiryo UI"/>
          <w:lang w:val="en-GB"/>
        </w:rPr>
      </w:pPr>
      <w:r>
        <w:t>[iso26-18_p6_7.4.12</w:t>
      </w:r>
      <w:r w:rsidRPr="006F1529">
        <w:t>]</w:t>
      </w:r>
    </w:p>
    <w:p w14:paraId="28FE27B8" w14:textId="3DA5E5AC" w:rsidR="004866F7" w:rsidRDefault="004866F7"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w:t>
      </w:r>
      <w:r w:rsidR="009D560C">
        <w:rPr>
          <w:noProof/>
        </w:rPr>
        <w:fldChar w:fldCharType="end"/>
      </w:r>
      <w:r>
        <w:rPr>
          <w:noProof/>
        </w:rPr>
        <w:t>:</w:t>
      </w:r>
      <w:r>
        <w:t xml:space="preserve"> Error Handling List</w:t>
      </w:r>
    </w:p>
    <w:tbl>
      <w:tblPr>
        <w:tblStyle w:val="TableGrid"/>
        <w:tblW w:w="5000" w:type="pct"/>
        <w:tblLayout w:type="fixed"/>
        <w:tblLook w:val="04A0" w:firstRow="1" w:lastRow="0" w:firstColumn="1" w:lastColumn="0" w:noHBand="0" w:noVBand="1"/>
      </w:tblPr>
      <w:tblGrid>
        <w:gridCol w:w="626"/>
        <w:gridCol w:w="3509"/>
        <w:gridCol w:w="4231"/>
        <w:gridCol w:w="1665"/>
      </w:tblGrid>
      <w:tr w:rsidR="004866F7" w:rsidRPr="00A95D63" w14:paraId="62A63715" w14:textId="77777777" w:rsidTr="00721D76">
        <w:trPr>
          <w:trHeight w:val="295"/>
        </w:trPr>
        <w:tc>
          <w:tcPr>
            <w:tcW w:w="312" w:type="pct"/>
            <w:shd w:val="clear" w:color="auto" w:fill="D9D9D9" w:themeFill="background1" w:themeFillShade="D9"/>
            <w:vAlign w:val="center"/>
          </w:tcPr>
          <w:p w14:paraId="394681A8" w14:textId="77777777" w:rsidR="004866F7" w:rsidRPr="00A95D63" w:rsidRDefault="004866F7" w:rsidP="000D256D">
            <w:pPr>
              <w:jc w:val="center"/>
              <w:rPr>
                <w:rFonts w:eastAsia="Meiryo UI" w:cs="Arial"/>
                <w:b/>
                <w:szCs w:val="20"/>
                <w:lang w:val="en-GB"/>
              </w:rPr>
            </w:pPr>
            <w:r w:rsidRPr="00A95D63">
              <w:rPr>
                <w:rFonts w:eastAsia="Meiryo UI" w:cs="Arial"/>
                <w:b/>
                <w:szCs w:val="20"/>
                <w:lang w:val="en-GB"/>
              </w:rPr>
              <w:t>No.</w:t>
            </w:r>
          </w:p>
        </w:tc>
        <w:tc>
          <w:tcPr>
            <w:tcW w:w="1749" w:type="pct"/>
            <w:shd w:val="clear" w:color="auto" w:fill="D9D9D9" w:themeFill="background1" w:themeFillShade="D9"/>
            <w:vAlign w:val="center"/>
          </w:tcPr>
          <w:p w14:paraId="60E8CC44" w14:textId="77777777" w:rsidR="004866F7" w:rsidRPr="00A95D63" w:rsidRDefault="004866F7" w:rsidP="00220AA3">
            <w:pPr>
              <w:jc w:val="left"/>
              <w:rPr>
                <w:rFonts w:eastAsia="Meiryo UI" w:cs="Arial"/>
                <w:b/>
                <w:szCs w:val="20"/>
                <w:lang w:val="en-GB"/>
              </w:rPr>
            </w:pPr>
            <w:r w:rsidRPr="00A95D63">
              <w:rPr>
                <w:rFonts w:eastAsia="Meiryo UI" w:cs="Arial"/>
                <w:b/>
                <w:szCs w:val="20"/>
                <w:lang w:val="en-GB"/>
              </w:rPr>
              <w:t>Error Name</w:t>
            </w:r>
          </w:p>
        </w:tc>
        <w:tc>
          <w:tcPr>
            <w:tcW w:w="2109" w:type="pct"/>
            <w:shd w:val="clear" w:color="auto" w:fill="D9D9D9" w:themeFill="background1" w:themeFillShade="D9"/>
            <w:vAlign w:val="center"/>
          </w:tcPr>
          <w:p w14:paraId="5DF13C6B" w14:textId="77777777" w:rsidR="004866F7" w:rsidRPr="00A95D63" w:rsidRDefault="004866F7" w:rsidP="00220AA3">
            <w:pPr>
              <w:jc w:val="left"/>
              <w:rPr>
                <w:rFonts w:eastAsia="Meiryo UI" w:cs="Arial"/>
                <w:b/>
                <w:szCs w:val="20"/>
                <w:lang w:val="en-GB"/>
              </w:rPr>
            </w:pPr>
            <w:r w:rsidRPr="00A95D63">
              <w:rPr>
                <w:rFonts w:eastAsia="Meiryo UI" w:cs="Arial"/>
                <w:b/>
                <w:szCs w:val="20"/>
                <w:lang w:val="en-GB"/>
              </w:rPr>
              <w:t>Error Factor</w:t>
            </w:r>
          </w:p>
        </w:tc>
        <w:tc>
          <w:tcPr>
            <w:tcW w:w="830" w:type="pct"/>
            <w:shd w:val="clear" w:color="auto" w:fill="D9D9D9" w:themeFill="background1" w:themeFillShade="D9"/>
            <w:vAlign w:val="center"/>
          </w:tcPr>
          <w:p w14:paraId="0AA7CE69" w14:textId="77777777" w:rsidR="004866F7" w:rsidRPr="00A95D63" w:rsidRDefault="004866F7" w:rsidP="00220AA3">
            <w:pPr>
              <w:jc w:val="left"/>
              <w:rPr>
                <w:rFonts w:eastAsia="Meiryo UI" w:cs="Arial"/>
                <w:b/>
                <w:szCs w:val="20"/>
                <w:lang w:val="en-GB"/>
              </w:rPr>
            </w:pPr>
            <w:r w:rsidRPr="00A95D63">
              <w:rPr>
                <w:rFonts w:eastAsia="Meiryo UI" w:cs="Arial"/>
                <w:b/>
                <w:szCs w:val="20"/>
                <w:lang w:val="en-GB"/>
              </w:rPr>
              <w:t>Error Handling</w:t>
            </w:r>
          </w:p>
        </w:tc>
      </w:tr>
      <w:tr w:rsidR="004866F7" w:rsidRPr="00A95D63" w14:paraId="1FFE795C" w14:textId="77777777" w:rsidTr="00721D76">
        <w:trPr>
          <w:trHeight w:val="295"/>
        </w:trPr>
        <w:tc>
          <w:tcPr>
            <w:tcW w:w="312" w:type="pct"/>
          </w:tcPr>
          <w:p w14:paraId="1D9C0F86" w14:textId="77777777" w:rsidR="004866F7" w:rsidRPr="00A95D63" w:rsidRDefault="004866F7" w:rsidP="000D256D">
            <w:pPr>
              <w:jc w:val="center"/>
              <w:rPr>
                <w:rFonts w:eastAsia="Meiryo UI" w:cs="Arial"/>
                <w:szCs w:val="20"/>
                <w:lang w:val="en-GB"/>
              </w:rPr>
            </w:pPr>
            <w:r w:rsidRPr="00A95D63">
              <w:rPr>
                <w:rFonts w:eastAsia="Meiryo UI" w:cs="Arial"/>
                <w:szCs w:val="20"/>
                <w:lang w:val="en-GB"/>
              </w:rPr>
              <w:t>(1)</w:t>
            </w:r>
          </w:p>
        </w:tc>
        <w:tc>
          <w:tcPr>
            <w:tcW w:w="1749" w:type="pct"/>
          </w:tcPr>
          <w:p w14:paraId="070C5AEE" w14:textId="77777777" w:rsidR="004866F7" w:rsidRPr="00AE4BFB" w:rsidRDefault="004866F7" w:rsidP="00220AA3">
            <w:pPr>
              <w:jc w:val="left"/>
              <w:rPr>
                <w:rFonts w:eastAsia="Meiryo UI" w:cs="Arial"/>
                <w:szCs w:val="20"/>
                <w:lang w:val="en-GB"/>
              </w:rPr>
            </w:pPr>
            <w:r>
              <w:rPr>
                <w:rFonts w:eastAsia="Meiryo UI" w:cs="Arial"/>
                <w:szCs w:val="20"/>
                <w:lang w:val="en-GB"/>
              </w:rPr>
              <w:t>E</w:t>
            </w:r>
            <w:r w:rsidRPr="00AE4BFB">
              <w:rPr>
                <w:rFonts w:eastAsia="Meiryo UI" w:cs="Arial"/>
                <w:szCs w:val="20"/>
                <w:lang w:val="en-GB"/>
              </w:rPr>
              <w:t>_OK</w:t>
            </w:r>
          </w:p>
        </w:tc>
        <w:tc>
          <w:tcPr>
            <w:tcW w:w="2109" w:type="pct"/>
          </w:tcPr>
          <w:p w14:paraId="00090860" w14:textId="77777777" w:rsidR="004866F7" w:rsidRPr="00A95D63" w:rsidRDefault="004866F7" w:rsidP="00032018">
            <w:pPr>
              <w:pStyle w:val="a1"/>
              <w:spacing w:before="0" w:after="0"/>
              <w:jc w:val="left"/>
            </w:pPr>
            <w:r w:rsidRPr="00105BC5">
              <w:t>Successful Completion</w:t>
            </w:r>
          </w:p>
        </w:tc>
        <w:tc>
          <w:tcPr>
            <w:tcW w:w="830" w:type="pct"/>
          </w:tcPr>
          <w:p w14:paraId="7592E8EB" w14:textId="77777777" w:rsidR="004866F7" w:rsidRPr="00A95D63" w:rsidRDefault="004866F7" w:rsidP="00032018">
            <w:pPr>
              <w:pStyle w:val="a1"/>
              <w:spacing w:before="0" w:after="0"/>
              <w:jc w:val="left"/>
              <w:rPr>
                <w:lang w:eastAsia="ja-JP"/>
              </w:rPr>
            </w:pPr>
            <w:r>
              <w:rPr>
                <w:rFonts w:hint="eastAsia"/>
                <w:lang w:eastAsia="ja-JP"/>
              </w:rPr>
              <w:t>-</w:t>
            </w:r>
          </w:p>
        </w:tc>
      </w:tr>
      <w:tr w:rsidR="004866F7" w:rsidRPr="00A95D63" w14:paraId="36BE5AE8" w14:textId="77777777" w:rsidTr="00721D76">
        <w:trPr>
          <w:trHeight w:val="295"/>
        </w:trPr>
        <w:tc>
          <w:tcPr>
            <w:tcW w:w="312" w:type="pct"/>
          </w:tcPr>
          <w:p w14:paraId="00827499" w14:textId="77777777" w:rsidR="004866F7" w:rsidRPr="00A95D63" w:rsidRDefault="004866F7" w:rsidP="000D256D">
            <w:pPr>
              <w:jc w:val="center"/>
              <w:rPr>
                <w:rFonts w:eastAsia="Meiryo UI" w:cs="Arial"/>
                <w:szCs w:val="20"/>
                <w:lang w:val="en-GB"/>
              </w:rPr>
            </w:pPr>
            <w:r>
              <w:rPr>
                <w:rFonts w:eastAsia="Meiryo UI" w:cs="Arial" w:hint="eastAsia"/>
                <w:szCs w:val="20"/>
                <w:lang w:val="en-GB"/>
              </w:rPr>
              <w:t>(</w:t>
            </w:r>
            <w:r>
              <w:rPr>
                <w:rFonts w:eastAsia="Meiryo UI" w:cs="Arial"/>
                <w:szCs w:val="20"/>
                <w:lang w:val="en-GB"/>
              </w:rPr>
              <w:t>2)</w:t>
            </w:r>
          </w:p>
        </w:tc>
        <w:tc>
          <w:tcPr>
            <w:tcW w:w="1749" w:type="pct"/>
          </w:tcPr>
          <w:p w14:paraId="27BFD193" w14:textId="77777777" w:rsidR="004866F7" w:rsidRDefault="004866F7" w:rsidP="00220AA3">
            <w:pPr>
              <w:jc w:val="left"/>
              <w:rPr>
                <w:rFonts w:eastAsia="Meiryo UI" w:cs="Arial"/>
                <w:szCs w:val="20"/>
                <w:lang w:val="en-GB"/>
              </w:rPr>
            </w:pPr>
            <w:r w:rsidRPr="00072026">
              <w:rPr>
                <w:rFonts w:eastAsia="Meiryo UI" w:cs="Arial"/>
                <w:szCs w:val="20"/>
                <w:lang w:val="en-GB"/>
              </w:rPr>
              <w:t>E_</w:t>
            </w:r>
            <w:r>
              <w:rPr>
                <w:rFonts w:eastAsia="Meiryo UI" w:cs="Arial"/>
                <w:szCs w:val="20"/>
                <w:lang w:val="en-GB"/>
              </w:rPr>
              <w:t>NOT_</w:t>
            </w:r>
            <w:r w:rsidRPr="00072026">
              <w:rPr>
                <w:rFonts w:eastAsia="Meiryo UI" w:cs="Arial"/>
                <w:szCs w:val="20"/>
                <w:lang w:val="en-GB"/>
              </w:rPr>
              <w:t>OK</w:t>
            </w:r>
          </w:p>
        </w:tc>
        <w:tc>
          <w:tcPr>
            <w:tcW w:w="2109" w:type="pct"/>
          </w:tcPr>
          <w:p w14:paraId="04D7AC87" w14:textId="77777777" w:rsidR="004866F7" w:rsidRPr="00105BC5" w:rsidRDefault="004866F7" w:rsidP="00032018">
            <w:pPr>
              <w:pStyle w:val="a1"/>
              <w:spacing w:before="0" w:after="0"/>
              <w:jc w:val="left"/>
            </w:pPr>
            <w:r>
              <w:rPr>
                <w:lang w:val="en-US"/>
              </w:rPr>
              <w:t>Uns</w:t>
            </w:r>
            <w:r w:rsidRPr="00072026">
              <w:t>uccessful Completion</w:t>
            </w:r>
          </w:p>
        </w:tc>
        <w:tc>
          <w:tcPr>
            <w:tcW w:w="830" w:type="pct"/>
          </w:tcPr>
          <w:p w14:paraId="610277E4" w14:textId="3444FC93" w:rsidR="004866F7" w:rsidRDefault="002E1367" w:rsidP="00032018">
            <w:pPr>
              <w:pStyle w:val="a1"/>
              <w:spacing w:before="0" w:after="0"/>
              <w:jc w:val="left"/>
              <w:rPr>
                <w:lang w:eastAsia="ja-JP"/>
              </w:rPr>
            </w:pPr>
            <w:r>
              <w:rPr>
                <w:lang w:eastAsia="ja-JP"/>
              </w:rPr>
              <w:t>-</w:t>
            </w:r>
          </w:p>
        </w:tc>
      </w:tr>
    </w:tbl>
    <w:p w14:paraId="15681104" w14:textId="78DFCD2F" w:rsidR="00D232C4" w:rsidRPr="00A925F7" w:rsidRDefault="009079EC" w:rsidP="00CF00F4">
      <w:pPr>
        <w:pStyle w:val="Heading2"/>
      </w:pPr>
      <w:bookmarkStart w:id="319" w:name="_Toc203384001"/>
      <w:r>
        <w:t>CAN/LIN/Port</w:t>
      </w:r>
      <w:r w:rsidR="00A925F7" w:rsidRPr="00A925F7">
        <w:t xml:space="preserve"> to Ethernet Conversion Function</w:t>
      </w:r>
      <w:r w:rsidR="006E0045" w:rsidRPr="00A925F7">
        <w:t xml:space="preserve"> Design</w:t>
      </w:r>
      <w:bookmarkEnd w:id="319"/>
    </w:p>
    <w:p w14:paraId="57288DB8" w14:textId="6199BB08" w:rsidR="00FC006F" w:rsidRDefault="006E0045" w:rsidP="001011B0">
      <w:pPr>
        <w:pStyle w:val="Heading3"/>
      </w:pPr>
      <w:bookmarkStart w:id="320" w:name="_Toc203384002"/>
      <w:r w:rsidRPr="00A925F7">
        <w:t>Features</w:t>
      </w:r>
      <w:bookmarkEnd w:id="320"/>
    </w:p>
    <w:p w14:paraId="1E74BE6C" w14:textId="372C2EFE" w:rsidR="00E042F2" w:rsidRPr="0017026D" w:rsidRDefault="0036770F" w:rsidP="0017026D">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4</w:t>
      </w:r>
      <w:r w:rsidR="009D560C">
        <w:rPr>
          <w:noProof/>
        </w:rPr>
        <w:fldChar w:fldCharType="end"/>
      </w:r>
      <w:r w:rsidR="00773260">
        <w:rPr>
          <w:noProof/>
        </w:rPr>
        <w:t>:</w:t>
      </w:r>
      <w:r w:rsidR="00251C23">
        <w:t xml:space="preserve"> </w:t>
      </w:r>
      <w:r w:rsidR="00251C23" w:rsidRPr="00251C23">
        <w:t>Function 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
        <w:gridCol w:w="3326"/>
        <w:gridCol w:w="1178"/>
        <w:gridCol w:w="5005"/>
      </w:tblGrid>
      <w:tr w:rsidR="00BF0839" w:rsidRPr="00BF6713" w14:paraId="68B12FBE" w14:textId="77777777" w:rsidTr="00BF0839">
        <w:trPr>
          <w:trHeight w:val="295"/>
          <w:jc w:val="center"/>
        </w:trPr>
        <w:tc>
          <w:tcPr>
            <w:tcW w:w="260" w:type="pct"/>
            <w:tcBorders>
              <w:tl2br w:val="nil"/>
            </w:tcBorders>
            <w:shd w:val="clear" w:color="auto" w:fill="D9D9D9"/>
          </w:tcPr>
          <w:p w14:paraId="6399015A" w14:textId="77777777" w:rsidR="00903C42" w:rsidRPr="00BE791A" w:rsidRDefault="00903C42" w:rsidP="001279C9">
            <w:pPr>
              <w:pStyle w:val="a1"/>
              <w:spacing w:before="0" w:after="0"/>
              <w:jc w:val="left"/>
              <w:rPr>
                <w:rFonts w:eastAsia="Meiryo UI" w:cstheme="majorHAnsi"/>
                <w:b/>
                <w:szCs w:val="20"/>
                <w:lang w:val="en-US" w:eastAsia="ja-JP"/>
              </w:rPr>
            </w:pPr>
            <w:r w:rsidRPr="00BE791A">
              <w:rPr>
                <w:rFonts w:eastAsia="Meiryo UI" w:cstheme="majorHAnsi"/>
                <w:b/>
                <w:szCs w:val="20"/>
              </w:rPr>
              <w:t>No.</w:t>
            </w:r>
          </w:p>
        </w:tc>
        <w:tc>
          <w:tcPr>
            <w:tcW w:w="1658" w:type="pct"/>
            <w:shd w:val="clear" w:color="auto" w:fill="D9D9D9"/>
          </w:tcPr>
          <w:p w14:paraId="7FD5C92F" w14:textId="77777777" w:rsidR="00903C42" w:rsidRPr="00BE791A" w:rsidRDefault="00903C42" w:rsidP="001279C9">
            <w:pPr>
              <w:jc w:val="left"/>
              <w:rPr>
                <w:rFonts w:eastAsia="Meiryo UI" w:cstheme="majorHAnsi"/>
                <w:b/>
                <w:szCs w:val="20"/>
              </w:rPr>
            </w:pPr>
            <w:r w:rsidRPr="00FD24B1">
              <w:rPr>
                <w:rFonts w:eastAsia="Meiryo UI"/>
                <w:b/>
                <w:szCs w:val="20"/>
                <w:lang w:val="en-GB"/>
              </w:rPr>
              <w:t>Interface Name</w:t>
            </w:r>
          </w:p>
        </w:tc>
        <w:tc>
          <w:tcPr>
            <w:tcW w:w="587" w:type="pct"/>
            <w:shd w:val="clear" w:color="auto" w:fill="D9D9D9"/>
          </w:tcPr>
          <w:p w14:paraId="47941B11" w14:textId="77777777" w:rsidR="00903C42" w:rsidRPr="00BE791A" w:rsidRDefault="00903C42" w:rsidP="001279C9">
            <w:pPr>
              <w:pStyle w:val="a1"/>
              <w:spacing w:before="0" w:after="0"/>
              <w:jc w:val="left"/>
              <w:rPr>
                <w:rFonts w:eastAsia="Meiryo UI" w:cstheme="majorHAnsi"/>
                <w:b/>
                <w:szCs w:val="20"/>
                <w:lang w:val="en-US" w:eastAsia="ja-JP"/>
              </w:rPr>
            </w:pPr>
            <w:r w:rsidRPr="00FD24B1">
              <w:rPr>
                <w:rFonts w:eastAsia="Meiryo UI"/>
                <w:b/>
                <w:szCs w:val="20"/>
                <w:lang w:val="en-GB"/>
              </w:rPr>
              <w:t>ASIL level</w:t>
            </w:r>
          </w:p>
        </w:tc>
        <w:tc>
          <w:tcPr>
            <w:tcW w:w="2495" w:type="pct"/>
            <w:shd w:val="clear" w:color="auto" w:fill="D9D9D9"/>
          </w:tcPr>
          <w:p w14:paraId="17DF32EB" w14:textId="77777777" w:rsidR="00903C42" w:rsidRPr="00BE791A" w:rsidRDefault="00903C42" w:rsidP="001279C9">
            <w:pPr>
              <w:pStyle w:val="a1"/>
              <w:spacing w:before="0" w:after="0"/>
              <w:jc w:val="left"/>
              <w:rPr>
                <w:rFonts w:eastAsia="Meiryo UI" w:cstheme="majorHAnsi"/>
                <w:b/>
                <w:szCs w:val="20"/>
              </w:rPr>
            </w:pPr>
            <w:r w:rsidRPr="00FD24B1">
              <w:rPr>
                <w:rFonts w:eastAsia="Meiryo UI"/>
                <w:b/>
                <w:szCs w:val="20"/>
                <w:lang w:val="en-GB"/>
              </w:rPr>
              <w:t>Description</w:t>
            </w:r>
          </w:p>
        </w:tc>
      </w:tr>
      <w:tr w:rsidR="00BF0839" w:rsidRPr="00BF6713" w14:paraId="20817150" w14:textId="77777777" w:rsidTr="00BF0839">
        <w:trPr>
          <w:trHeight w:val="295"/>
          <w:jc w:val="center"/>
        </w:trPr>
        <w:tc>
          <w:tcPr>
            <w:tcW w:w="260" w:type="pct"/>
          </w:tcPr>
          <w:p w14:paraId="70818C13"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34E79F00" w14:textId="51E96353" w:rsidR="00903C42" w:rsidRPr="00903C42" w:rsidRDefault="00903C42" w:rsidP="00903C42">
            <w:pPr>
              <w:pStyle w:val="a1"/>
              <w:rPr>
                <w:lang w:val="en-US"/>
              </w:rPr>
            </w:pPr>
            <w:r w:rsidRPr="00903C42">
              <w:rPr>
                <w:lang w:val="en-US"/>
              </w:rPr>
              <w:t>ProtoConv_XtoEthInit</w:t>
            </w:r>
          </w:p>
        </w:tc>
        <w:tc>
          <w:tcPr>
            <w:tcW w:w="587" w:type="pct"/>
          </w:tcPr>
          <w:p w14:paraId="34CBA4A2" w14:textId="77777777" w:rsidR="00903C42" w:rsidRPr="00BE791A" w:rsidRDefault="00903C42" w:rsidP="00903C42">
            <w:pPr>
              <w:pStyle w:val="a1"/>
              <w:tabs>
                <w:tab w:val="clear" w:pos="864"/>
              </w:tabs>
              <w:spacing w:before="0" w:after="0"/>
              <w:ind w:right="-4803"/>
              <w:jc w:val="left"/>
            </w:pPr>
            <w:r w:rsidRPr="00BE791A">
              <w:t>ASIL D</w:t>
            </w:r>
          </w:p>
        </w:tc>
        <w:tc>
          <w:tcPr>
            <w:tcW w:w="2495" w:type="pct"/>
          </w:tcPr>
          <w:p w14:paraId="0377A855" w14:textId="40AABA47" w:rsidR="00903C42" w:rsidRPr="00BE791A" w:rsidRDefault="00903C42" w:rsidP="00903C42">
            <w:pPr>
              <w:pStyle w:val="a1"/>
              <w:spacing w:before="0" w:after="0"/>
              <w:jc w:val="left"/>
            </w:pPr>
            <w:r>
              <w:t xml:space="preserve">Initialize </w:t>
            </w:r>
            <w:r w:rsidRPr="00A20DFA">
              <w:rPr>
                <w:rFonts w:hint="eastAsia"/>
              </w:rPr>
              <w:t>CAN</w:t>
            </w:r>
            <w:r>
              <w:t>/LIN/Port to Ethernet Conversion Function.</w:t>
            </w:r>
          </w:p>
        </w:tc>
      </w:tr>
      <w:tr w:rsidR="00BF0839" w:rsidRPr="00BF6713" w14:paraId="5CE8A40B" w14:textId="77777777" w:rsidTr="00BF0839">
        <w:trPr>
          <w:trHeight w:val="295"/>
          <w:jc w:val="center"/>
        </w:trPr>
        <w:tc>
          <w:tcPr>
            <w:tcW w:w="260" w:type="pct"/>
          </w:tcPr>
          <w:p w14:paraId="20E4D8E4" w14:textId="77777777" w:rsidR="00BF0839" w:rsidRPr="00BE791A" w:rsidRDefault="00BF0839"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0661599B" w14:textId="0A849633" w:rsidR="00BF0839" w:rsidRPr="00BE791A" w:rsidRDefault="00BF0839" w:rsidP="00BF0839">
            <w:pPr>
              <w:pStyle w:val="a1"/>
              <w:spacing w:before="0" w:after="0"/>
              <w:jc w:val="left"/>
              <w:rPr>
                <w:i/>
                <w:iCs/>
              </w:rPr>
            </w:pPr>
            <w:r>
              <w:t>ProtoConv</w:t>
            </w:r>
            <w:r w:rsidRPr="00205809">
              <w:t>_CantoEth</w:t>
            </w:r>
            <w:r>
              <w:t>TS</w:t>
            </w:r>
          </w:p>
        </w:tc>
        <w:tc>
          <w:tcPr>
            <w:tcW w:w="587" w:type="pct"/>
          </w:tcPr>
          <w:p w14:paraId="5FB73A51" w14:textId="0F0DA4AE" w:rsidR="00BF0839" w:rsidRPr="00BE791A" w:rsidRDefault="00BF0839" w:rsidP="00BF0839">
            <w:pPr>
              <w:pStyle w:val="a1"/>
              <w:spacing w:before="0" w:after="0"/>
              <w:jc w:val="left"/>
            </w:pPr>
            <w:r w:rsidRPr="00BE791A">
              <w:t>ASIL D</w:t>
            </w:r>
          </w:p>
        </w:tc>
        <w:tc>
          <w:tcPr>
            <w:tcW w:w="2495" w:type="pct"/>
          </w:tcPr>
          <w:p w14:paraId="1345194F" w14:textId="7B3869D2" w:rsidR="00BF0839" w:rsidRPr="00BE791A" w:rsidRDefault="00BF0839" w:rsidP="00BF0839">
            <w:pPr>
              <w:pStyle w:val="a1"/>
              <w:spacing w:before="0" w:after="0"/>
              <w:jc w:val="left"/>
            </w:pPr>
            <w:r w:rsidRPr="0036770F">
              <w:t>Convert CAN</w:t>
            </w:r>
            <w:r>
              <w:t>/CAN FD</w:t>
            </w:r>
            <w:r w:rsidRPr="0036770F">
              <w:t xml:space="preserve"> frame</w:t>
            </w:r>
            <w:r w:rsidRPr="00903C42">
              <w:t xml:space="preserve"> with Time</w:t>
            </w:r>
            <w:r>
              <w:t>S</w:t>
            </w:r>
            <w:r w:rsidRPr="00903C42">
              <w:t>tamp</w:t>
            </w:r>
            <w:r w:rsidRPr="0036770F">
              <w:t xml:space="preserve"> to Ethernet frame.</w:t>
            </w:r>
          </w:p>
        </w:tc>
      </w:tr>
      <w:tr w:rsidR="00BF0839" w:rsidRPr="00BF6713" w14:paraId="35295A96" w14:textId="77777777" w:rsidTr="00BF0839">
        <w:trPr>
          <w:trHeight w:val="295"/>
          <w:jc w:val="center"/>
        </w:trPr>
        <w:tc>
          <w:tcPr>
            <w:tcW w:w="260" w:type="pct"/>
          </w:tcPr>
          <w:p w14:paraId="63EA2A9D"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2971A31A" w14:textId="15023819" w:rsidR="00903C42" w:rsidRPr="00BE791A" w:rsidRDefault="00903C42" w:rsidP="00903C42">
            <w:pPr>
              <w:pStyle w:val="a1"/>
              <w:spacing w:before="0" w:after="0"/>
              <w:jc w:val="left"/>
            </w:pPr>
            <w:r>
              <w:t>ProtoConv</w:t>
            </w:r>
            <w:r w:rsidRPr="00205809">
              <w:t>_CantoEth</w:t>
            </w:r>
          </w:p>
        </w:tc>
        <w:tc>
          <w:tcPr>
            <w:tcW w:w="587" w:type="pct"/>
          </w:tcPr>
          <w:p w14:paraId="078ADCAA" w14:textId="4E313E2F" w:rsidR="00903C42" w:rsidRPr="00BE791A" w:rsidRDefault="00903C42" w:rsidP="00903C42">
            <w:pPr>
              <w:pStyle w:val="a1"/>
              <w:spacing w:before="0" w:after="0"/>
              <w:jc w:val="left"/>
            </w:pPr>
            <w:r>
              <w:rPr>
                <w:rFonts w:hint="eastAsia"/>
              </w:rPr>
              <w:t>A</w:t>
            </w:r>
            <w:r>
              <w:t>SIL D</w:t>
            </w:r>
          </w:p>
        </w:tc>
        <w:tc>
          <w:tcPr>
            <w:tcW w:w="2495" w:type="pct"/>
          </w:tcPr>
          <w:p w14:paraId="75400C6B" w14:textId="2C122F27" w:rsidR="00903C42" w:rsidRPr="00BE791A" w:rsidRDefault="00903C42" w:rsidP="00903C42">
            <w:pPr>
              <w:pStyle w:val="a1"/>
              <w:spacing w:before="0" w:after="0"/>
              <w:jc w:val="left"/>
            </w:pPr>
            <w:r w:rsidRPr="0036770F">
              <w:t>Convert CAN</w:t>
            </w:r>
            <w:r>
              <w:t>/CAN FD</w:t>
            </w:r>
            <w:r w:rsidRPr="0036770F">
              <w:t xml:space="preserve"> frame to Ethernet frame.</w:t>
            </w:r>
          </w:p>
        </w:tc>
      </w:tr>
      <w:tr w:rsidR="00BF0839" w:rsidRPr="00BF6713" w14:paraId="6F86BC0F" w14:textId="77777777" w:rsidTr="00BF0839">
        <w:trPr>
          <w:trHeight w:val="295"/>
          <w:jc w:val="center"/>
        </w:trPr>
        <w:tc>
          <w:tcPr>
            <w:tcW w:w="260" w:type="pct"/>
          </w:tcPr>
          <w:p w14:paraId="0E84EDC2"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1CA1E6F9" w14:textId="04AEF8D0" w:rsidR="00903C42" w:rsidRPr="00BE791A" w:rsidRDefault="00903C42" w:rsidP="00903C42">
            <w:pPr>
              <w:pStyle w:val="a1"/>
              <w:spacing w:before="0" w:after="0"/>
              <w:jc w:val="left"/>
            </w:pPr>
            <w:r w:rsidRPr="00D70F53">
              <w:t>ProtoConv_LintoEth</w:t>
            </w:r>
          </w:p>
        </w:tc>
        <w:tc>
          <w:tcPr>
            <w:tcW w:w="587" w:type="pct"/>
          </w:tcPr>
          <w:p w14:paraId="0A269A7A" w14:textId="60FE1BE1" w:rsidR="00903C42" w:rsidRPr="00BE791A" w:rsidRDefault="00903C42" w:rsidP="00903C42">
            <w:pPr>
              <w:pStyle w:val="a1"/>
              <w:spacing w:before="0" w:after="0"/>
              <w:jc w:val="left"/>
            </w:pPr>
            <w:r>
              <w:rPr>
                <w:rFonts w:hint="eastAsia"/>
              </w:rPr>
              <w:t>A</w:t>
            </w:r>
            <w:r>
              <w:t>SIL D</w:t>
            </w:r>
          </w:p>
        </w:tc>
        <w:tc>
          <w:tcPr>
            <w:tcW w:w="2495" w:type="pct"/>
          </w:tcPr>
          <w:p w14:paraId="060100C2" w14:textId="1F529B31" w:rsidR="00903C42" w:rsidRPr="00BE791A" w:rsidRDefault="00903C42" w:rsidP="00903C42">
            <w:pPr>
              <w:pStyle w:val="a1"/>
              <w:spacing w:before="0" w:after="0"/>
              <w:jc w:val="left"/>
            </w:pPr>
            <w:r w:rsidRPr="0036770F">
              <w:t xml:space="preserve">Convert </w:t>
            </w:r>
            <w:r>
              <w:t>LIN</w:t>
            </w:r>
            <w:r w:rsidRPr="0036770F">
              <w:t xml:space="preserve"> frame to Ethernet frame.</w:t>
            </w:r>
          </w:p>
        </w:tc>
      </w:tr>
      <w:tr w:rsidR="00BF0839" w:rsidRPr="00BF6713" w14:paraId="483C4864" w14:textId="77777777" w:rsidTr="00BF0839">
        <w:trPr>
          <w:trHeight w:val="295"/>
          <w:jc w:val="center"/>
        </w:trPr>
        <w:tc>
          <w:tcPr>
            <w:tcW w:w="260" w:type="pct"/>
          </w:tcPr>
          <w:p w14:paraId="1EE98463"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7F888408" w14:textId="49F8ABCB" w:rsidR="00903C42" w:rsidRPr="00BE791A" w:rsidRDefault="00903C42" w:rsidP="00903C42">
            <w:pPr>
              <w:pStyle w:val="a1"/>
              <w:spacing w:before="0" w:after="0"/>
              <w:jc w:val="left"/>
            </w:pPr>
            <w:r w:rsidRPr="00D70F53">
              <w:t>ProtoConv_</w:t>
            </w:r>
            <w:r>
              <w:t>Port</w:t>
            </w:r>
            <w:r w:rsidRPr="00D70F53">
              <w:t>toEth</w:t>
            </w:r>
          </w:p>
        </w:tc>
        <w:tc>
          <w:tcPr>
            <w:tcW w:w="587" w:type="pct"/>
          </w:tcPr>
          <w:p w14:paraId="333E1E58" w14:textId="2673F635" w:rsidR="00903C42" w:rsidRPr="00BE791A" w:rsidRDefault="00903C42" w:rsidP="00903C42">
            <w:pPr>
              <w:pStyle w:val="a1"/>
              <w:spacing w:before="0" w:after="0"/>
              <w:jc w:val="left"/>
            </w:pPr>
            <w:r>
              <w:rPr>
                <w:rFonts w:hint="eastAsia"/>
              </w:rPr>
              <w:t>A</w:t>
            </w:r>
            <w:r>
              <w:t>SIL D</w:t>
            </w:r>
          </w:p>
        </w:tc>
        <w:tc>
          <w:tcPr>
            <w:tcW w:w="2495" w:type="pct"/>
          </w:tcPr>
          <w:p w14:paraId="711EDE1F" w14:textId="3F187CB5" w:rsidR="00903C42" w:rsidRPr="00BE791A" w:rsidRDefault="00903C42" w:rsidP="00903C42">
            <w:pPr>
              <w:pStyle w:val="a1"/>
              <w:spacing w:before="0" w:after="0"/>
              <w:jc w:val="left"/>
            </w:pPr>
            <w:r w:rsidRPr="0036770F">
              <w:t xml:space="preserve">Convert </w:t>
            </w:r>
            <w:r>
              <w:t>Port</w:t>
            </w:r>
            <w:r w:rsidRPr="0036770F">
              <w:t xml:space="preserve"> frame to Ethernet frame.</w:t>
            </w:r>
          </w:p>
        </w:tc>
      </w:tr>
      <w:tr w:rsidR="00BF0839" w:rsidRPr="00BF6713" w14:paraId="7B5C2DBE" w14:textId="77777777" w:rsidTr="00BF0839">
        <w:trPr>
          <w:trHeight w:val="295"/>
          <w:jc w:val="center"/>
        </w:trPr>
        <w:tc>
          <w:tcPr>
            <w:tcW w:w="260" w:type="pct"/>
          </w:tcPr>
          <w:p w14:paraId="4BB20B5B"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086A7289" w14:textId="3455F1FA" w:rsidR="00903C42" w:rsidRPr="00F77D0E" w:rsidRDefault="00903C42" w:rsidP="001279C9">
            <w:pPr>
              <w:pStyle w:val="a1"/>
              <w:rPr>
                <w:lang w:val="en-US"/>
              </w:rPr>
            </w:pPr>
            <w:r w:rsidRPr="00F77D0E">
              <w:rPr>
                <w:lang w:val="en-US"/>
              </w:rPr>
              <w:t>ProtoConv_TriggerXtoEthTx</w:t>
            </w:r>
          </w:p>
        </w:tc>
        <w:tc>
          <w:tcPr>
            <w:tcW w:w="587" w:type="pct"/>
          </w:tcPr>
          <w:p w14:paraId="76B8A864" w14:textId="77777777" w:rsidR="00903C42" w:rsidRPr="00BE791A" w:rsidRDefault="00903C42" w:rsidP="001279C9">
            <w:pPr>
              <w:pStyle w:val="a1"/>
              <w:spacing w:before="0" w:after="0"/>
              <w:jc w:val="left"/>
            </w:pPr>
            <w:r w:rsidRPr="00447567">
              <w:rPr>
                <w:rFonts w:hint="eastAsia"/>
                <w:lang w:eastAsia="ja-JP"/>
              </w:rPr>
              <w:t>A</w:t>
            </w:r>
            <w:r w:rsidRPr="00447567">
              <w:rPr>
                <w:lang w:eastAsia="ja-JP"/>
              </w:rPr>
              <w:t>SIL D</w:t>
            </w:r>
          </w:p>
        </w:tc>
        <w:tc>
          <w:tcPr>
            <w:tcW w:w="2495" w:type="pct"/>
          </w:tcPr>
          <w:p w14:paraId="2520EE21" w14:textId="77777777" w:rsidR="00903C42" w:rsidRPr="00F77D0E" w:rsidRDefault="00903C42" w:rsidP="001279C9">
            <w:pPr>
              <w:pStyle w:val="a1"/>
              <w:rPr>
                <w:lang w:val="en-US"/>
              </w:rPr>
            </w:pPr>
            <w:r w:rsidRPr="00F77D0E">
              <w:rPr>
                <w:lang w:val="en-US"/>
              </w:rPr>
              <w:t xml:space="preserve">Trigger </w:t>
            </w:r>
            <w:r>
              <w:rPr>
                <w:lang w:val="en-US"/>
              </w:rPr>
              <w:t>CAN/LIN/Port</w:t>
            </w:r>
            <w:r w:rsidRPr="00F77D0E">
              <w:rPr>
                <w:lang w:val="en-US"/>
              </w:rPr>
              <w:t xml:space="preserve"> to Ethernet Transmi</w:t>
            </w:r>
            <w:r>
              <w:rPr>
                <w:lang w:val="en-US"/>
              </w:rPr>
              <w:t>ssion</w:t>
            </w:r>
          </w:p>
        </w:tc>
      </w:tr>
      <w:tr w:rsidR="00BF0839" w:rsidRPr="00BF6713" w14:paraId="1FBF2BC1" w14:textId="77777777" w:rsidTr="00BF0839">
        <w:trPr>
          <w:trHeight w:val="295"/>
          <w:jc w:val="center"/>
        </w:trPr>
        <w:tc>
          <w:tcPr>
            <w:tcW w:w="260" w:type="pct"/>
          </w:tcPr>
          <w:p w14:paraId="1A53D659"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1D52E5C8" w14:textId="706E8BA0" w:rsidR="00903C42" w:rsidRPr="00903C42" w:rsidRDefault="00903C42" w:rsidP="001279C9">
            <w:pPr>
              <w:pStyle w:val="a1"/>
              <w:rPr>
                <w:lang w:val="en-US"/>
              </w:rPr>
            </w:pPr>
            <w:r w:rsidRPr="00903C42">
              <w:rPr>
                <w:lang w:val="en-US"/>
              </w:rPr>
              <w:t>ProtoConv_MixtoEthMain</w:t>
            </w:r>
          </w:p>
        </w:tc>
        <w:tc>
          <w:tcPr>
            <w:tcW w:w="587" w:type="pct"/>
          </w:tcPr>
          <w:p w14:paraId="1045EE25" w14:textId="77777777" w:rsidR="00903C42" w:rsidRPr="00BE791A" w:rsidRDefault="00903C42" w:rsidP="001279C9">
            <w:pPr>
              <w:pStyle w:val="a1"/>
              <w:spacing w:before="0" w:after="0"/>
              <w:jc w:val="left"/>
            </w:pPr>
            <w:r w:rsidRPr="00447567">
              <w:rPr>
                <w:rFonts w:hint="eastAsia"/>
                <w:lang w:eastAsia="ja-JP"/>
              </w:rPr>
              <w:t>A</w:t>
            </w:r>
            <w:r w:rsidRPr="00447567">
              <w:rPr>
                <w:lang w:eastAsia="ja-JP"/>
              </w:rPr>
              <w:t>SIL D</w:t>
            </w:r>
          </w:p>
        </w:tc>
        <w:tc>
          <w:tcPr>
            <w:tcW w:w="2495" w:type="pct"/>
          </w:tcPr>
          <w:p w14:paraId="65CDB5AA" w14:textId="77777777" w:rsidR="00903C42" w:rsidRPr="00BE791A" w:rsidRDefault="00903C42" w:rsidP="001279C9">
            <w:pPr>
              <w:pStyle w:val="a1"/>
              <w:spacing w:before="0" w:after="0"/>
              <w:jc w:val="left"/>
            </w:pPr>
            <w:r>
              <w:rPr>
                <w:rFonts w:hint="eastAsia"/>
                <w:lang w:eastAsia="ja-JP"/>
              </w:rPr>
              <w:t>M</w:t>
            </w:r>
            <w:r>
              <w:rPr>
                <w:lang w:eastAsia="ja-JP"/>
              </w:rPr>
              <w:t>ain Function for polling.</w:t>
            </w:r>
          </w:p>
        </w:tc>
      </w:tr>
      <w:tr w:rsidR="00BF0839" w:rsidRPr="00BF6713" w14:paraId="14144E8B" w14:textId="77777777" w:rsidTr="00BF0839">
        <w:trPr>
          <w:trHeight w:val="295"/>
          <w:jc w:val="center"/>
        </w:trPr>
        <w:tc>
          <w:tcPr>
            <w:tcW w:w="260" w:type="pct"/>
          </w:tcPr>
          <w:p w14:paraId="6E019343" w14:textId="77777777" w:rsidR="00903C42" w:rsidRPr="00BE791A" w:rsidRDefault="00903C42"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4D7B6CD2" w14:textId="0A457D57" w:rsidR="00903C42" w:rsidRPr="00371F1D" w:rsidRDefault="00903C42" w:rsidP="001279C9">
            <w:pPr>
              <w:pStyle w:val="a1"/>
              <w:rPr>
                <w:lang w:val="en-US"/>
              </w:rPr>
            </w:pPr>
            <w:r w:rsidRPr="00F77D0E">
              <w:rPr>
                <w:lang w:val="en-US"/>
              </w:rPr>
              <w:t>ProtoConv_EnqueueCan</w:t>
            </w:r>
          </w:p>
        </w:tc>
        <w:tc>
          <w:tcPr>
            <w:tcW w:w="587" w:type="pct"/>
          </w:tcPr>
          <w:p w14:paraId="130A9B52" w14:textId="77777777" w:rsidR="00903C42" w:rsidRDefault="00903C42" w:rsidP="001279C9">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18F542E7" w14:textId="77777777" w:rsidR="00903C42" w:rsidRDefault="00903C42" w:rsidP="001279C9">
            <w:pPr>
              <w:pStyle w:val="a1"/>
              <w:spacing w:before="0" w:after="0"/>
              <w:jc w:val="left"/>
              <w:rPr>
                <w:lang w:eastAsia="ja-JP"/>
              </w:rPr>
            </w:pPr>
            <w:r>
              <w:rPr>
                <w:lang w:eastAsia="ja-JP"/>
              </w:rPr>
              <w:t>Enqueue CAN message to the pre-defined memory.</w:t>
            </w:r>
          </w:p>
        </w:tc>
      </w:tr>
      <w:tr w:rsidR="00BF0839" w:rsidRPr="00BF6713" w14:paraId="1FF0E795" w14:textId="77777777" w:rsidTr="00BF0839">
        <w:trPr>
          <w:trHeight w:val="295"/>
          <w:jc w:val="center"/>
        </w:trPr>
        <w:tc>
          <w:tcPr>
            <w:tcW w:w="260" w:type="pct"/>
          </w:tcPr>
          <w:p w14:paraId="6A15EDEE" w14:textId="77777777" w:rsidR="00D71ED7" w:rsidRPr="00BE791A" w:rsidRDefault="00D71ED7"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6655AF95" w14:textId="6538F1D8" w:rsidR="00D71ED7" w:rsidRPr="00371F1D" w:rsidRDefault="00D71ED7" w:rsidP="00D71ED7">
            <w:pPr>
              <w:pStyle w:val="a1"/>
              <w:rPr>
                <w:lang w:val="en-US"/>
              </w:rPr>
            </w:pPr>
            <w:r w:rsidRPr="00F77D0E">
              <w:t>ProtoConv_EnqueueLin</w:t>
            </w:r>
          </w:p>
        </w:tc>
        <w:tc>
          <w:tcPr>
            <w:tcW w:w="587" w:type="pct"/>
          </w:tcPr>
          <w:p w14:paraId="003DC518" w14:textId="4835B804" w:rsidR="00D71ED7" w:rsidRDefault="00D71ED7" w:rsidP="00D71ED7">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5CBED4A7" w14:textId="77777777" w:rsidR="00D71ED7" w:rsidRDefault="00D71ED7" w:rsidP="00D71ED7">
            <w:pPr>
              <w:pStyle w:val="a1"/>
              <w:spacing w:before="0" w:after="0"/>
              <w:jc w:val="left"/>
              <w:rPr>
                <w:lang w:eastAsia="ja-JP"/>
              </w:rPr>
            </w:pPr>
            <w:r>
              <w:rPr>
                <w:lang w:eastAsia="ja-JP"/>
              </w:rPr>
              <w:t>Enqueue LIN message to the pre-defined memory.</w:t>
            </w:r>
          </w:p>
        </w:tc>
      </w:tr>
      <w:tr w:rsidR="00BF0839" w:rsidRPr="00BF6713" w14:paraId="171CEB06" w14:textId="77777777" w:rsidTr="00BF0839">
        <w:trPr>
          <w:trHeight w:val="295"/>
          <w:jc w:val="center"/>
        </w:trPr>
        <w:tc>
          <w:tcPr>
            <w:tcW w:w="260" w:type="pct"/>
          </w:tcPr>
          <w:p w14:paraId="77F109FB" w14:textId="77777777" w:rsidR="00D71ED7" w:rsidRPr="00BE791A" w:rsidRDefault="00D71ED7"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7518CDA1" w14:textId="05D0FE59" w:rsidR="00D71ED7" w:rsidRPr="00371F1D" w:rsidRDefault="00D71ED7" w:rsidP="00D71ED7">
            <w:pPr>
              <w:pStyle w:val="a1"/>
              <w:rPr>
                <w:lang w:val="en-US"/>
              </w:rPr>
            </w:pPr>
            <w:r w:rsidRPr="00F77D0E">
              <w:t>ProtoConv_EnqueuePort</w:t>
            </w:r>
          </w:p>
        </w:tc>
        <w:tc>
          <w:tcPr>
            <w:tcW w:w="587" w:type="pct"/>
          </w:tcPr>
          <w:p w14:paraId="5395859C" w14:textId="52BFF148" w:rsidR="00D71ED7" w:rsidRDefault="00D71ED7" w:rsidP="00D71ED7">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2A338FB5" w14:textId="77777777" w:rsidR="00D71ED7" w:rsidRDefault="00D71ED7" w:rsidP="00D71ED7">
            <w:pPr>
              <w:pStyle w:val="a1"/>
              <w:spacing w:before="0" w:after="0"/>
              <w:jc w:val="left"/>
              <w:rPr>
                <w:lang w:eastAsia="ja-JP"/>
              </w:rPr>
            </w:pPr>
            <w:r>
              <w:rPr>
                <w:lang w:eastAsia="ja-JP"/>
              </w:rPr>
              <w:t>Enqueue Port message to the pre-defined memory.</w:t>
            </w:r>
          </w:p>
        </w:tc>
      </w:tr>
      <w:tr w:rsidR="00BF0839" w:rsidRPr="00BF6713" w14:paraId="77CF20AF" w14:textId="77777777" w:rsidTr="00BF0839">
        <w:trPr>
          <w:trHeight w:val="295"/>
          <w:jc w:val="center"/>
        </w:trPr>
        <w:tc>
          <w:tcPr>
            <w:tcW w:w="260" w:type="pct"/>
          </w:tcPr>
          <w:p w14:paraId="4B70F79B" w14:textId="77777777" w:rsidR="00D71ED7" w:rsidRPr="00BE791A" w:rsidRDefault="00D71ED7"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47D7D883" w14:textId="2CEB4886" w:rsidR="00D71ED7" w:rsidRPr="00371F1D" w:rsidRDefault="00D71ED7" w:rsidP="00D71ED7">
            <w:pPr>
              <w:pStyle w:val="a1"/>
              <w:rPr>
                <w:lang w:val="en-US"/>
              </w:rPr>
            </w:pPr>
            <w:r w:rsidRPr="00F77D0E">
              <w:rPr>
                <w:lang w:val="en-US"/>
              </w:rPr>
              <w:t>ProtoConv_TriggerQueueDataXtoEth</w:t>
            </w:r>
          </w:p>
        </w:tc>
        <w:tc>
          <w:tcPr>
            <w:tcW w:w="587" w:type="pct"/>
          </w:tcPr>
          <w:p w14:paraId="3E9A0650" w14:textId="77777777" w:rsidR="00D71ED7" w:rsidRDefault="00D71ED7" w:rsidP="00D71ED7">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35F0F40B" w14:textId="77777777" w:rsidR="00D71ED7" w:rsidRDefault="00D71ED7" w:rsidP="00D71ED7">
            <w:pPr>
              <w:pStyle w:val="a1"/>
              <w:spacing w:before="0" w:after="0"/>
              <w:jc w:val="left"/>
              <w:rPr>
                <w:lang w:eastAsia="ja-JP"/>
              </w:rPr>
            </w:pPr>
            <w:r w:rsidRPr="00F77D0E">
              <w:rPr>
                <w:lang w:val="en-US"/>
              </w:rPr>
              <w:t xml:space="preserve">Trigger </w:t>
            </w:r>
            <w:r>
              <w:rPr>
                <w:lang w:val="en-US"/>
              </w:rPr>
              <w:t>the queued CAN/LIN/Port</w:t>
            </w:r>
            <w:r w:rsidRPr="00F77D0E">
              <w:rPr>
                <w:lang w:val="en-US"/>
              </w:rPr>
              <w:t xml:space="preserve"> to Ethernet</w:t>
            </w:r>
            <w:r>
              <w:rPr>
                <w:lang w:val="en-US"/>
              </w:rPr>
              <w:t xml:space="preserve"> transmit.</w:t>
            </w:r>
          </w:p>
        </w:tc>
      </w:tr>
      <w:tr w:rsidR="00BF0839" w:rsidRPr="00BF6713" w14:paraId="469F3450" w14:textId="77777777" w:rsidTr="00BF0839">
        <w:trPr>
          <w:trHeight w:val="295"/>
          <w:jc w:val="center"/>
        </w:trPr>
        <w:tc>
          <w:tcPr>
            <w:tcW w:w="260" w:type="pct"/>
          </w:tcPr>
          <w:p w14:paraId="45451392" w14:textId="77777777" w:rsidR="00D71ED7" w:rsidRPr="00BE791A" w:rsidRDefault="00D71ED7"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060CAA80" w14:textId="662718F6" w:rsidR="00D71ED7" w:rsidRPr="001011B0" w:rsidRDefault="00D71ED7" w:rsidP="00D71ED7">
            <w:pPr>
              <w:pStyle w:val="a1"/>
            </w:pPr>
            <w:r w:rsidRPr="001011B0">
              <w:t>ProtoConv_CreateAndSendEthFrame</w:t>
            </w:r>
          </w:p>
        </w:tc>
        <w:tc>
          <w:tcPr>
            <w:tcW w:w="587" w:type="pct"/>
          </w:tcPr>
          <w:p w14:paraId="2EF5978A" w14:textId="21BD0196" w:rsidR="00D71ED7" w:rsidRPr="00447567" w:rsidRDefault="00D71ED7" w:rsidP="00D71ED7">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1EC354F6" w14:textId="7A9D26BA" w:rsidR="00D71ED7" w:rsidRPr="00F77D0E" w:rsidRDefault="00D71ED7" w:rsidP="00D71ED7">
            <w:pPr>
              <w:pStyle w:val="a1"/>
              <w:spacing w:before="0" w:after="0"/>
              <w:jc w:val="left"/>
              <w:rPr>
                <w:lang w:val="en-US"/>
              </w:rPr>
            </w:pPr>
            <w:r>
              <w:rPr>
                <w:lang w:val="en-US"/>
              </w:rPr>
              <w:t>Create a</w:t>
            </w:r>
            <w:r w:rsidR="000928AB">
              <w:rPr>
                <w:lang w:val="en-US"/>
              </w:rPr>
              <w:t>n</w:t>
            </w:r>
            <w:r>
              <w:rPr>
                <w:lang w:val="en-US"/>
              </w:rPr>
              <w:t>d send the converted Ethernet frame.</w:t>
            </w:r>
          </w:p>
        </w:tc>
      </w:tr>
      <w:tr w:rsidR="00BF0839" w:rsidRPr="00BF6713" w14:paraId="0992378A" w14:textId="77777777" w:rsidTr="00BF0839">
        <w:trPr>
          <w:trHeight w:val="295"/>
          <w:jc w:val="center"/>
        </w:trPr>
        <w:tc>
          <w:tcPr>
            <w:tcW w:w="260" w:type="pct"/>
          </w:tcPr>
          <w:p w14:paraId="177EAAC4" w14:textId="77777777" w:rsidR="00D71ED7" w:rsidRPr="00BE791A" w:rsidRDefault="00D71ED7" w:rsidP="00DE59DE">
            <w:pPr>
              <w:pStyle w:val="a1"/>
              <w:widowControl w:val="0"/>
              <w:numPr>
                <w:ilvl w:val="0"/>
                <w:numId w:val="28"/>
              </w:numPr>
              <w:spacing w:before="0" w:after="0"/>
              <w:jc w:val="left"/>
              <w:rPr>
                <w:rFonts w:eastAsia="Meiryo UI" w:cstheme="majorHAnsi"/>
                <w:szCs w:val="20"/>
                <w:lang w:eastAsia="ja-JP"/>
              </w:rPr>
            </w:pPr>
          </w:p>
        </w:tc>
        <w:tc>
          <w:tcPr>
            <w:tcW w:w="1658" w:type="pct"/>
          </w:tcPr>
          <w:p w14:paraId="7169EE00" w14:textId="532E6E42" w:rsidR="00D71ED7" w:rsidRPr="001011B0" w:rsidRDefault="00D71ED7" w:rsidP="00D71ED7">
            <w:pPr>
              <w:pStyle w:val="a1"/>
              <w:rPr>
                <w:lang w:val="en-US"/>
              </w:rPr>
            </w:pPr>
            <w:r w:rsidRPr="001011B0">
              <w:rPr>
                <w:lang w:val="en-US"/>
              </w:rPr>
              <w:t>ProtoConv_StorePdutoEthBufData</w:t>
            </w:r>
          </w:p>
        </w:tc>
        <w:tc>
          <w:tcPr>
            <w:tcW w:w="587" w:type="pct"/>
          </w:tcPr>
          <w:p w14:paraId="07DC7D2D" w14:textId="6AF2AC75" w:rsidR="00D71ED7" w:rsidRPr="00447567" w:rsidRDefault="00D71ED7" w:rsidP="00D71ED7">
            <w:pPr>
              <w:pStyle w:val="a1"/>
              <w:spacing w:before="0" w:after="0"/>
              <w:jc w:val="left"/>
              <w:rPr>
                <w:lang w:eastAsia="ja-JP"/>
              </w:rPr>
            </w:pPr>
            <w:r w:rsidRPr="00447567">
              <w:rPr>
                <w:rFonts w:hint="eastAsia"/>
                <w:lang w:eastAsia="ja-JP"/>
              </w:rPr>
              <w:t>A</w:t>
            </w:r>
            <w:r w:rsidRPr="00447567">
              <w:rPr>
                <w:lang w:eastAsia="ja-JP"/>
              </w:rPr>
              <w:t>SIL D</w:t>
            </w:r>
          </w:p>
        </w:tc>
        <w:tc>
          <w:tcPr>
            <w:tcW w:w="2495" w:type="pct"/>
          </w:tcPr>
          <w:p w14:paraId="30BACE89" w14:textId="21657E27" w:rsidR="00D71ED7" w:rsidRPr="00F77D0E" w:rsidRDefault="00D71ED7" w:rsidP="00D71ED7">
            <w:pPr>
              <w:pStyle w:val="a1"/>
              <w:spacing w:before="0" w:after="0"/>
              <w:jc w:val="left"/>
              <w:rPr>
                <w:lang w:val="en-US"/>
              </w:rPr>
            </w:pPr>
            <w:r>
              <w:rPr>
                <w:lang w:val="en-US"/>
              </w:rPr>
              <w:t>Store CAN/LIN/Port frames in IPDU-M format to Buffers</w:t>
            </w:r>
            <w:r w:rsidR="0020455D">
              <w:rPr>
                <w:lang w:val="en-US"/>
              </w:rPr>
              <w:t>.</w:t>
            </w:r>
          </w:p>
        </w:tc>
      </w:tr>
    </w:tbl>
    <w:p w14:paraId="219ECE62" w14:textId="157757EC" w:rsidR="007E45C0" w:rsidRPr="00A925F7" w:rsidRDefault="006E0045" w:rsidP="00CF00F4">
      <w:pPr>
        <w:pStyle w:val="Heading3"/>
      </w:pPr>
      <w:bookmarkStart w:id="321" w:name="_Toc203384003"/>
      <w:r w:rsidRPr="00A925F7">
        <w:t>Interfaces</w:t>
      </w:r>
      <w:bookmarkEnd w:id="321"/>
    </w:p>
    <w:p w14:paraId="52995608" w14:textId="175F7066" w:rsidR="003302AE" w:rsidRDefault="009079EC" w:rsidP="00CF00F4">
      <w:pPr>
        <w:pStyle w:val="Heading4"/>
        <w:rPr>
          <w:lang w:val="en-GB"/>
        </w:rPr>
      </w:pPr>
      <w:r w:rsidRPr="00903C42">
        <w:rPr>
          <w:szCs w:val="16"/>
          <w:lang w:eastAsia="x-none"/>
        </w:rPr>
        <w:t>ProtoConv_XtoEthInit</w:t>
      </w:r>
    </w:p>
    <w:p w14:paraId="6D0349DE" w14:textId="6E65228A" w:rsidR="00251C23" w:rsidRPr="00251C23" w:rsidRDefault="00251C23" w:rsidP="00BE5228">
      <w:pPr>
        <w:pStyle w:val="ReqID"/>
        <w:rPr>
          <w:lang w:val="en-US"/>
        </w:rPr>
      </w:pPr>
      <w:r w:rsidRPr="00696D29">
        <w:t>[</w:t>
      </w:r>
      <w:r w:rsidR="00CF5BF7">
        <w:t>Gen5GW</w:t>
      </w:r>
      <w:r w:rsidRPr="00696D29">
        <w:t>_</w:t>
      </w:r>
      <w:r w:rsidR="000F4E6D">
        <w:t>ProtoConv</w:t>
      </w:r>
      <w:r w:rsidRPr="00696D29">
        <w:t>_AD_C_</w:t>
      </w:r>
      <w:r>
        <w:t>12_0</w:t>
      </w:r>
      <w:r w:rsidRPr="00696D29">
        <w:t>0</w:t>
      </w:r>
      <w:r>
        <w:t>1</w:t>
      </w:r>
      <w:r w:rsidRPr="00696D29">
        <w:t>]</w:t>
      </w:r>
    </w:p>
    <w:p w14:paraId="4165757A" w14:textId="11C68555" w:rsidR="003D4FA8" w:rsidRDefault="003D4FA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5</w:t>
      </w:r>
      <w:r w:rsidR="009D560C">
        <w:rPr>
          <w:noProof/>
        </w:rPr>
        <w:fldChar w:fldCharType="end"/>
      </w:r>
      <w:r w:rsidR="00773260">
        <w:rPr>
          <w:noProof/>
        </w:rPr>
        <w:t>:</w:t>
      </w:r>
      <w:r>
        <w:t xml:space="preserve"> </w:t>
      </w:r>
      <w:r w:rsidR="009079EC" w:rsidRPr="00903C42">
        <w:rPr>
          <w:szCs w:val="16"/>
          <w:lang w:eastAsia="x-none"/>
        </w:rPr>
        <w:t>ProtoConv_XtoEthInit</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4"/>
        <w:gridCol w:w="2608"/>
        <w:gridCol w:w="1138"/>
        <w:gridCol w:w="993"/>
        <w:gridCol w:w="3228"/>
      </w:tblGrid>
      <w:tr w:rsidR="003D4FA8" w:rsidRPr="00773260" w14:paraId="3F5B63C5" w14:textId="77777777" w:rsidTr="009956C2">
        <w:trPr>
          <w:trHeight w:val="287"/>
        </w:trPr>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48DF84BA" w14:textId="77777777" w:rsidR="003D4FA8" w:rsidRPr="00773260" w:rsidRDefault="003D4FA8" w:rsidP="000D256D">
            <w:pPr>
              <w:jc w:val="left"/>
              <w:rPr>
                <w:rFonts w:cs="Arial"/>
                <w:szCs w:val="20"/>
              </w:rPr>
            </w:pPr>
            <w:r w:rsidRPr="00773260">
              <w:rPr>
                <w:rFonts w:cs="Arial"/>
                <w:b/>
                <w:bCs/>
                <w:szCs w:val="20"/>
              </w:rPr>
              <w:t>Function Name</w:t>
            </w:r>
          </w:p>
        </w:tc>
        <w:tc>
          <w:tcPr>
            <w:tcW w:w="3971" w:type="pct"/>
            <w:gridSpan w:val="4"/>
            <w:tcBorders>
              <w:top w:val="single" w:sz="4" w:space="0" w:color="auto"/>
              <w:left w:val="single" w:sz="4" w:space="0" w:color="auto"/>
              <w:bottom w:val="single" w:sz="4" w:space="0" w:color="auto"/>
              <w:right w:val="single" w:sz="4" w:space="0" w:color="auto"/>
            </w:tcBorders>
          </w:tcPr>
          <w:p w14:paraId="41F3C1B7" w14:textId="545CC696" w:rsidR="003D4FA8" w:rsidRPr="00773260" w:rsidRDefault="009079EC" w:rsidP="00220AA3">
            <w:pPr>
              <w:jc w:val="left"/>
            </w:pPr>
            <w:r w:rsidRPr="00903C42">
              <w:rPr>
                <w:szCs w:val="16"/>
                <w:lang w:eastAsia="x-none"/>
              </w:rPr>
              <w:t>ProtoConv_XtoEthInit</w:t>
            </w:r>
          </w:p>
        </w:tc>
      </w:tr>
      <w:tr w:rsidR="003D4FA8" w:rsidRPr="00773260" w14:paraId="2808B15C" w14:textId="77777777" w:rsidTr="00AF0A14">
        <w:trPr>
          <w:trHeight w:val="287"/>
        </w:trPr>
        <w:tc>
          <w:tcPr>
            <w:tcW w:w="1029" w:type="pct"/>
            <w:tcBorders>
              <w:top w:val="single" w:sz="4" w:space="0" w:color="auto"/>
              <w:left w:val="single" w:sz="4" w:space="0" w:color="auto"/>
              <w:bottom w:val="single" w:sz="4" w:space="0" w:color="auto"/>
              <w:right w:val="single" w:sz="4" w:space="0" w:color="auto"/>
            </w:tcBorders>
            <w:shd w:val="clear" w:color="auto" w:fill="D9D9D9"/>
          </w:tcPr>
          <w:p w14:paraId="300F51B0" w14:textId="77777777" w:rsidR="003D4FA8" w:rsidRPr="00773260" w:rsidRDefault="003D4FA8" w:rsidP="000D256D">
            <w:pPr>
              <w:jc w:val="left"/>
              <w:rPr>
                <w:rFonts w:eastAsia="Meiryo UI" w:cstheme="majorHAnsi"/>
                <w:szCs w:val="20"/>
                <w:lang w:val="en-GB"/>
              </w:rPr>
            </w:pPr>
            <w:r w:rsidRPr="00773260">
              <w:rPr>
                <w:rFonts w:eastAsia="Meiryo UI" w:cstheme="majorHAnsi"/>
                <w:b/>
                <w:bCs/>
                <w:szCs w:val="20"/>
                <w:lang w:val="en-GB"/>
              </w:rPr>
              <w:lastRenderedPageBreak/>
              <w:t>ASIL Level</w:t>
            </w:r>
          </w:p>
        </w:tc>
        <w:tc>
          <w:tcPr>
            <w:tcW w:w="1300" w:type="pct"/>
            <w:tcBorders>
              <w:top w:val="single" w:sz="4" w:space="0" w:color="auto"/>
              <w:left w:val="single" w:sz="4" w:space="0" w:color="auto"/>
              <w:bottom w:val="single" w:sz="4" w:space="0" w:color="auto"/>
              <w:right w:val="single" w:sz="4" w:space="0" w:color="auto"/>
            </w:tcBorders>
          </w:tcPr>
          <w:p w14:paraId="56BD8D99" w14:textId="77777777" w:rsidR="003D4FA8" w:rsidRPr="00773260" w:rsidRDefault="003D4FA8" w:rsidP="00220AA3">
            <w:pPr>
              <w:jc w:val="left"/>
              <w:rPr>
                <w:lang w:val="en-GB"/>
              </w:rPr>
            </w:pPr>
            <w:r w:rsidRPr="00773260">
              <w:rPr>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40EE1D6B" w14:textId="77777777" w:rsidR="003D4FA8" w:rsidRPr="00773260" w:rsidRDefault="003D4FA8" w:rsidP="00220AA3">
            <w:pPr>
              <w:jc w:val="left"/>
              <w:rPr>
                <w:rFonts w:eastAsia="Meiryo UI" w:cstheme="majorHAnsi"/>
                <w:b/>
                <w:szCs w:val="20"/>
                <w:lang w:val="en-GB"/>
              </w:rPr>
            </w:pPr>
            <w:r w:rsidRPr="00773260">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09EB6EDC" w14:textId="77777777" w:rsidR="003D4FA8" w:rsidRPr="00773260" w:rsidRDefault="003D4FA8" w:rsidP="00220AA3">
            <w:pPr>
              <w:jc w:val="left"/>
              <w:rPr>
                <w:lang w:val="en-GB"/>
              </w:rPr>
            </w:pPr>
            <w:r w:rsidRPr="00773260">
              <w:rPr>
                <w:lang w:val="en-GB"/>
              </w:rPr>
              <w:t>New</w:t>
            </w:r>
          </w:p>
        </w:tc>
      </w:tr>
      <w:tr w:rsidR="003D4FA8" w:rsidRPr="00773260" w14:paraId="6A00CDEE"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7088DC2D" w14:textId="77777777" w:rsidR="003D4FA8" w:rsidRPr="00773260" w:rsidRDefault="003D4FA8" w:rsidP="000D256D">
            <w:pPr>
              <w:jc w:val="left"/>
              <w:rPr>
                <w:rFonts w:cs="Arial"/>
                <w:b/>
                <w:bCs/>
                <w:szCs w:val="20"/>
              </w:rPr>
            </w:pPr>
            <w:r w:rsidRPr="00773260">
              <w:rPr>
                <w:rFonts w:cs="Arial"/>
                <w:b/>
                <w:bCs/>
                <w:szCs w:val="20"/>
              </w:rPr>
              <w:t>Syntax</w:t>
            </w:r>
          </w:p>
        </w:tc>
        <w:tc>
          <w:tcPr>
            <w:tcW w:w="3971" w:type="pct"/>
            <w:gridSpan w:val="4"/>
            <w:tcBorders>
              <w:top w:val="single" w:sz="4" w:space="0" w:color="auto"/>
              <w:left w:val="single" w:sz="4" w:space="0" w:color="auto"/>
              <w:bottom w:val="single" w:sz="4" w:space="0" w:color="auto"/>
              <w:right w:val="single" w:sz="4" w:space="0" w:color="auto"/>
            </w:tcBorders>
          </w:tcPr>
          <w:p w14:paraId="4D73AEAC" w14:textId="0E05C342" w:rsidR="003D4FA8" w:rsidRPr="00773260" w:rsidRDefault="002E1367" w:rsidP="00220AA3">
            <w:pPr>
              <w:jc w:val="left"/>
            </w:pPr>
            <w:r>
              <w:t>void</w:t>
            </w:r>
            <w:r w:rsidR="003D4FA8" w:rsidRPr="00773260">
              <w:t xml:space="preserve"> </w:t>
            </w:r>
            <w:r w:rsidR="000F4E6D">
              <w:t>ProtoConv</w:t>
            </w:r>
            <w:r w:rsidR="003D4FA8" w:rsidRPr="00773260">
              <w:t>_</w:t>
            </w:r>
            <w:r>
              <w:t>Xt</w:t>
            </w:r>
            <w:r w:rsidRPr="00773260">
              <w:t>oEthInit</w:t>
            </w:r>
            <w:r w:rsidR="003D4FA8" w:rsidRPr="00773260">
              <w:t>(const R_</w:t>
            </w:r>
            <w:r w:rsidR="000F4E6D">
              <w:t>ProtoConv</w:t>
            </w:r>
            <w:r w:rsidR="003D4FA8" w:rsidRPr="00773260">
              <w:t>_CfgType *</w:t>
            </w:r>
            <w:r w:rsidR="00902C0F" w:rsidRPr="00773260">
              <w:t>pConfig</w:t>
            </w:r>
            <w:r w:rsidR="003D4FA8" w:rsidRPr="00773260">
              <w:t>)</w:t>
            </w:r>
          </w:p>
        </w:tc>
      </w:tr>
      <w:tr w:rsidR="003D4FA8" w:rsidRPr="00773260" w14:paraId="28A82C83"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3BE90E4F" w14:textId="77777777" w:rsidR="003D4FA8" w:rsidRPr="00773260" w:rsidRDefault="003D4FA8" w:rsidP="000D256D">
            <w:pPr>
              <w:jc w:val="left"/>
              <w:rPr>
                <w:rFonts w:cs="Arial"/>
                <w:b/>
                <w:bCs/>
                <w:szCs w:val="20"/>
              </w:rPr>
            </w:pPr>
            <w:r w:rsidRPr="00773260">
              <w:rPr>
                <w:rFonts w:cs="Arial"/>
                <w:b/>
                <w:bCs/>
                <w:szCs w:val="20"/>
              </w:rPr>
              <w:t>Sync/Async</w:t>
            </w:r>
          </w:p>
        </w:tc>
        <w:tc>
          <w:tcPr>
            <w:tcW w:w="3971" w:type="pct"/>
            <w:gridSpan w:val="4"/>
            <w:tcBorders>
              <w:top w:val="single" w:sz="4" w:space="0" w:color="auto"/>
              <w:left w:val="single" w:sz="4" w:space="0" w:color="auto"/>
              <w:bottom w:val="single" w:sz="4" w:space="0" w:color="auto"/>
              <w:right w:val="single" w:sz="4" w:space="0" w:color="auto"/>
            </w:tcBorders>
          </w:tcPr>
          <w:p w14:paraId="76D6C749" w14:textId="77777777" w:rsidR="003D4FA8" w:rsidRPr="00773260" w:rsidRDefault="003D4FA8" w:rsidP="00220AA3">
            <w:pPr>
              <w:jc w:val="left"/>
            </w:pPr>
            <w:r w:rsidRPr="00773260">
              <w:t>Synchronous</w:t>
            </w:r>
          </w:p>
        </w:tc>
      </w:tr>
      <w:tr w:rsidR="003D4FA8" w:rsidRPr="00773260" w14:paraId="5816550D" w14:textId="77777777" w:rsidTr="009956C2">
        <w:trPr>
          <w:trHeight w:val="170"/>
        </w:trPr>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56C07422" w14:textId="77777777" w:rsidR="003D4FA8" w:rsidRPr="00773260" w:rsidRDefault="003D4FA8" w:rsidP="000D256D">
            <w:pPr>
              <w:jc w:val="left"/>
              <w:rPr>
                <w:rFonts w:cs="Arial"/>
                <w:b/>
                <w:bCs/>
                <w:szCs w:val="20"/>
              </w:rPr>
            </w:pPr>
            <w:r w:rsidRPr="00773260">
              <w:rPr>
                <w:rFonts w:cs="Arial"/>
                <w:b/>
                <w:bCs/>
                <w:szCs w:val="20"/>
              </w:rPr>
              <w:t>Reentrancy</w:t>
            </w:r>
          </w:p>
        </w:tc>
        <w:tc>
          <w:tcPr>
            <w:tcW w:w="3971" w:type="pct"/>
            <w:gridSpan w:val="4"/>
            <w:tcBorders>
              <w:top w:val="single" w:sz="4" w:space="0" w:color="auto"/>
              <w:left w:val="single" w:sz="4" w:space="0" w:color="auto"/>
              <w:bottom w:val="single" w:sz="4" w:space="0" w:color="auto"/>
              <w:right w:val="single" w:sz="4" w:space="0" w:color="auto"/>
            </w:tcBorders>
          </w:tcPr>
          <w:p w14:paraId="30340E53" w14:textId="77777777" w:rsidR="003D4FA8" w:rsidRPr="00773260" w:rsidRDefault="003D4FA8" w:rsidP="00220AA3">
            <w:pPr>
              <w:jc w:val="left"/>
              <w:rPr>
                <w:rFonts w:eastAsia="Meiryo UI" w:cstheme="majorHAnsi"/>
                <w:lang w:val="en-GB"/>
              </w:rPr>
            </w:pPr>
            <w:r w:rsidRPr="00773260">
              <w:t>Non-Reentrant</w:t>
            </w:r>
          </w:p>
        </w:tc>
      </w:tr>
      <w:tr w:rsidR="003D4FA8" w:rsidRPr="00773260" w14:paraId="2E6FCE09" w14:textId="77777777" w:rsidTr="009956C2">
        <w:trPr>
          <w:trHeight w:val="170"/>
        </w:trPr>
        <w:tc>
          <w:tcPr>
            <w:tcW w:w="1029" w:type="pct"/>
            <w:tcBorders>
              <w:top w:val="single" w:sz="4" w:space="0" w:color="auto"/>
              <w:left w:val="single" w:sz="4" w:space="0" w:color="auto"/>
              <w:bottom w:val="single" w:sz="4" w:space="0" w:color="auto"/>
              <w:right w:val="single" w:sz="4" w:space="0" w:color="auto"/>
            </w:tcBorders>
            <w:shd w:val="clear" w:color="auto" w:fill="D9D9D9"/>
          </w:tcPr>
          <w:p w14:paraId="6BC9B7D3" w14:textId="77777777" w:rsidR="003D4FA8" w:rsidRPr="00773260" w:rsidRDefault="003D4FA8" w:rsidP="000D256D">
            <w:pPr>
              <w:jc w:val="left"/>
              <w:rPr>
                <w:rFonts w:cs="Arial"/>
                <w:b/>
                <w:bCs/>
                <w:szCs w:val="20"/>
              </w:rPr>
            </w:pPr>
            <w:r w:rsidRPr="00773260">
              <w:rPr>
                <w:rFonts w:cs="Arial"/>
                <w:b/>
                <w:bCs/>
                <w:szCs w:val="20"/>
              </w:rPr>
              <w:t>Interrupt State</w:t>
            </w:r>
          </w:p>
        </w:tc>
        <w:tc>
          <w:tcPr>
            <w:tcW w:w="3971" w:type="pct"/>
            <w:gridSpan w:val="4"/>
            <w:tcBorders>
              <w:top w:val="single" w:sz="4" w:space="0" w:color="auto"/>
              <w:left w:val="single" w:sz="4" w:space="0" w:color="auto"/>
              <w:bottom w:val="single" w:sz="4" w:space="0" w:color="auto"/>
              <w:right w:val="single" w:sz="4" w:space="0" w:color="auto"/>
            </w:tcBorders>
          </w:tcPr>
          <w:p w14:paraId="349E0D45" w14:textId="77777777" w:rsidR="003D4FA8" w:rsidRPr="00773260" w:rsidRDefault="003D4FA8" w:rsidP="00220AA3">
            <w:pPr>
              <w:jc w:val="left"/>
            </w:pPr>
            <w:r w:rsidRPr="00773260">
              <w:t>Runs in the interrupt enable state</w:t>
            </w:r>
          </w:p>
        </w:tc>
      </w:tr>
      <w:tr w:rsidR="003D4FA8" w:rsidRPr="00773260" w14:paraId="6015A7D6" w14:textId="77777777" w:rsidTr="009956C2">
        <w:trPr>
          <w:trHeight w:val="20"/>
        </w:trPr>
        <w:tc>
          <w:tcPr>
            <w:tcW w:w="1029" w:type="pct"/>
            <w:vMerge w:val="restart"/>
            <w:tcBorders>
              <w:top w:val="single" w:sz="4" w:space="0" w:color="auto"/>
              <w:left w:val="single" w:sz="4" w:space="0" w:color="auto"/>
              <w:right w:val="single" w:sz="4" w:space="0" w:color="auto"/>
            </w:tcBorders>
            <w:shd w:val="clear" w:color="auto" w:fill="D9D9D9"/>
            <w:hideMark/>
          </w:tcPr>
          <w:p w14:paraId="123FEB11"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(In)</w:t>
            </w:r>
          </w:p>
        </w:tc>
        <w:tc>
          <w:tcPr>
            <w:tcW w:w="1867" w:type="pct"/>
            <w:gridSpan w:val="2"/>
            <w:vMerge w:val="restart"/>
            <w:tcBorders>
              <w:top w:val="single" w:sz="4" w:space="0" w:color="auto"/>
              <w:left w:val="single" w:sz="4" w:space="0" w:color="auto"/>
              <w:right w:val="single" w:sz="4" w:space="0" w:color="auto"/>
            </w:tcBorders>
          </w:tcPr>
          <w:p w14:paraId="39299CB4" w14:textId="76CB0441" w:rsidR="003D4FA8" w:rsidRPr="00773260" w:rsidRDefault="003D4FA8" w:rsidP="00220AA3">
            <w:pPr>
              <w:jc w:val="left"/>
              <w:rPr>
                <w:rFonts w:eastAsia="Meiryo UI" w:cstheme="majorHAnsi"/>
                <w:lang w:val="en-GB"/>
              </w:rPr>
            </w:pPr>
            <w:r w:rsidRPr="00773260">
              <w:t>const R_</w:t>
            </w:r>
            <w:r w:rsidR="000F4E6D">
              <w:t>ProtoConv</w:t>
            </w:r>
            <w:r w:rsidRPr="00773260">
              <w:t>_CfgType *</w:t>
            </w:r>
            <w:r w:rsidR="00902C0F" w:rsidRPr="00773260">
              <w:t>pConfig</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0C6D81B5" w14:textId="5D4F31F4" w:rsidR="00B07860" w:rsidRPr="00773260" w:rsidRDefault="00B07860" w:rsidP="00220AA3">
            <w:pPr>
              <w:jc w:val="left"/>
              <w:rPr>
                <w:rFonts w:eastAsia="Meiryo UI" w:cstheme="majorHAnsi"/>
                <w:lang w:val="en-GB"/>
              </w:rPr>
            </w:pPr>
            <w:r w:rsidRPr="00773260">
              <w:rPr>
                <w:rFonts w:eastAsia="Meiryo UI" w:cstheme="majorHAnsi"/>
                <w:lang w:val="en-GB"/>
              </w:rPr>
              <w:t>Pointer to initialization config.</w:t>
            </w:r>
          </w:p>
        </w:tc>
      </w:tr>
      <w:tr w:rsidR="003D4FA8" w:rsidRPr="00773260" w14:paraId="55382A1A" w14:textId="77777777" w:rsidTr="009956C2">
        <w:tc>
          <w:tcPr>
            <w:tcW w:w="1029" w:type="pct"/>
            <w:vMerge/>
            <w:tcBorders>
              <w:left w:val="single" w:sz="4" w:space="0" w:color="auto"/>
              <w:bottom w:val="single" w:sz="4" w:space="0" w:color="auto"/>
              <w:right w:val="single" w:sz="4" w:space="0" w:color="auto"/>
            </w:tcBorders>
            <w:shd w:val="clear" w:color="auto" w:fill="D9D9D9"/>
          </w:tcPr>
          <w:p w14:paraId="39D4A797" w14:textId="77777777" w:rsidR="003D4FA8" w:rsidRPr="00773260" w:rsidRDefault="003D4FA8" w:rsidP="00220AA3">
            <w:pPr>
              <w:jc w:val="left"/>
              <w:rPr>
                <w:rFonts w:eastAsia="Meiryo UI" w:cstheme="majorHAnsi"/>
                <w:b/>
                <w:bCs/>
                <w:szCs w:val="20"/>
                <w:lang w:val="en-GB"/>
              </w:rPr>
            </w:pPr>
          </w:p>
        </w:tc>
        <w:tc>
          <w:tcPr>
            <w:tcW w:w="1867" w:type="pct"/>
            <w:gridSpan w:val="2"/>
            <w:vMerge/>
            <w:tcBorders>
              <w:left w:val="single" w:sz="4" w:space="0" w:color="auto"/>
              <w:bottom w:val="single" w:sz="4" w:space="0" w:color="auto"/>
              <w:right w:val="single" w:sz="4" w:space="0" w:color="auto"/>
            </w:tcBorders>
          </w:tcPr>
          <w:p w14:paraId="2E2E2672" w14:textId="77777777" w:rsidR="003D4FA8" w:rsidRPr="00773260" w:rsidRDefault="003D4FA8"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3B85AE0B" w14:textId="77777777" w:rsidR="003D4FA8" w:rsidRPr="00773260" w:rsidRDefault="003D4FA8" w:rsidP="00220AA3">
            <w:pPr>
              <w:jc w:val="left"/>
              <w:rPr>
                <w:rFonts w:eastAsia="Meiryo UI" w:cstheme="majorHAnsi"/>
                <w:b/>
                <w:szCs w:val="20"/>
                <w:lang w:val="en-GB"/>
              </w:rPr>
            </w:pPr>
            <w:r w:rsidRPr="00773260">
              <w:rPr>
                <w:rFonts w:eastAsia="Meiryo UI" w:cstheme="majorHAnsi"/>
                <w:b/>
                <w:szCs w:val="20"/>
                <w:lang w:val="en-GB"/>
              </w:rPr>
              <w:t>Range</w:t>
            </w:r>
          </w:p>
        </w:tc>
        <w:tc>
          <w:tcPr>
            <w:tcW w:w="1609" w:type="pct"/>
            <w:tcBorders>
              <w:top w:val="single" w:sz="4" w:space="0" w:color="auto"/>
              <w:left w:val="single" w:sz="4" w:space="0" w:color="auto"/>
              <w:bottom w:val="single" w:sz="4" w:space="0" w:color="auto"/>
              <w:right w:val="single" w:sz="4" w:space="0" w:color="auto"/>
            </w:tcBorders>
          </w:tcPr>
          <w:p w14:paraId="1272B28B" w14:textId="0B33EE82" w:rsidR="003D4FA8" w:rsidRPr="00773260" w:rsidRDefault="003D4FA8" w:rsidP="00220AA3">
            <w:pPr>
              <w:jc w:val="left"/>
              <w:rPr>
                <w:lang w:val="en-GB"/>
              </w:rPr>
            </w:pPr>
            <w:r w:rsidRPr="00773260">
              <w:rPr>
                <w:lang w:val="en-GB"/>
              </w:rPr>
              <w:t xml:space="preserve">Not </w:t>
            </w:r>
            <w:r w:rsidR="001D57BD">
              <w:rPr>
                <w:lang w:val="en-GB"/>
              </w:rPr>
              <w:t>NULL_PTR</w:t>
            </w:r>
          </w:p>
        </w:tc>
      </w:tr>
      <w:tr w:rsidR="003D4FA8" w:rsidRPr="00773260" w14:paraId="2AF7F43D"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66B41CB5"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(In-Out)</w:t>
            </w:r>
          </w:p>
        </w:tc>
        <w:tc>
          <w:tcPr>
            <w:tcW w:w="1867" w:type="pct"/>
            <w:gridSpan w:val="2"/>
            <w:tcBorders>
              <w:top w:val="single" w:sz="4" w:space="0" w:color="auto"/>
              <w:left w:val="single" w:sz="4" w:space="0" w:color="auto"/>
              <w:bottom w:val="single" w:sz="4" w:space="0" w:color="auto"/>
              <w:right w:val="single" w:sz="4" w:space="0" w:color="auto"/>
            </w:tcBorders>
          </w:tcPr>
          <w:p w14:paraId="26BE2FDC" w14:textId="77777777" w:rsidR="003D4FA8" w:rsidRPr="00773260" w:rsidRDefault="003D4FA8" w:rsidP="00220AA3">
            <w:pPr>
              <w:jc w:val="left"/>
              <w:rPr>
                <w:rFonts w:eastAsia="Meiryo UI" w:cstheme="majorHAnsi"/>
                <w:lang w:val="en-GB"/>
              </w:rPr>
            </w:pPr>
            <w:r w:rsidRPr="00773260">
              <w:t>N/A</w:t>
            </w:r>
          </w:p>
        </w:tc>
        <w:tc>
          <w:tcPr>
            <w:tcW w:w="2104" w:type="pct"/>
            <w:gridSpan w:val="2"/>
            <w:tcBorders>
              <w:top w:val="single" w:sz="4" w:space="0" w:color="auto"/>
              <w:left w:val="single" w:sz="4" w:space="0" w:color="auto"/>
              <w:bottom w:val="single" w:sz="4" w:space="0" w:color="auto"/>
              <w:right w:val="single" w:sz="4" w:space="0" w:color="auto"/>
            </w:tcBorders>
          </w:tcPr>
          <w:p w14:paraId="693ED82C" w14:textId="77777777" w:rsidR="003D4FA8" w:rsidRPr="00773260" w:rsidRDefault="003D4FA8" w:rsidP="00220AA3">
            <w:pPr>
              <w:jc w:val="left"/>
              <w:rPr>
                <w:rFonts w:eastAsia="Meiryo UI" w:cstheme="majorHAnsi"/>
                <w:lang w:val="en-GB"/>
              </w:rPr>
            </w:pPr>
            <w:r w:rsidRPr="00773260">
              <w:rPr>
                <w:lang w:val="en-GB"/>
              </w:rPr>
              <w:t>-</w:t>
            </w:r>
          </w:p>
        </w:tc>
      </w:tr>
      <w:tr w:rsidR="003D4FA8" w:rsidRPr="00773260" w14:paraId="7903093F"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0561A35A"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(Out)</w:t>
            </w:r>
          </w:p>
        </w:tc>
        <w:tc>
          <w:tcPr>
            <w:tcW w:w="1867" w:type="pct"/>
            <w:gridSpan w:val="2"/>
            <w:tcBorders>
              <w:top w:val="single" w:sz="4" w:space="0" w:color="auto"/>
              <w:left w:val="single" w:sz="4" w:space="0" w:color="auto"/>
              <w:bottom w:val="single" w:sz="4" w:space="0" w:color="auto"/>
              <w:right w:val="single" w:sz="4" w:space="0" w:color="auto"/>
            </w:tcBorders>
          </w:tcPr>
          <w:p w14:paraId="0DC46959" w14:textId="77777777" w:rsidR="003D4FA8" w:rsidRPr="00773260" w:rsidRDefault="003D4FA8" w:rsidP="00220AA3">
            <w:pPr>
              <w:jc w:val="left"/>
              <w:rPr>
                <w:rFonts w:eastAsia="Meiryo UI" w:cstheme="majorHAnsi"/>
                <w:lang w:val="en-GB"/>
              </w:rPr>
            </w:pPr>
            <w:r w:rsidRPr="00773260">
              <w:t>N/A</w:t>
            </w:r>
          </w:p>
        </w:tc>
        <w:tc>
          <w:tcPr>
            <w:tcW w:w="2104" w:type="pct"/>
            <w:gridSpan w:val="2"/>
            <w:tcBorders>
              <w:top w:val="single" w:sz="4" w:space="0" w:color="auto"/>
              <w:left w:val="single" w:sz="4" w:space="0" w:color="auto"/>
              <w:bottom w:val="single" w:sz="4" w:space="0" w:color="auto"/>
              <w:right w:val="single" w:sz="4" w:space="0" w:color="auto"/>
            </w:tcBorders>
          </w:tcPr>
          <w:p w14:paraId="430A30E8" w14:textId="77777777" w:rsidR="003D4FA8" w:rsidRPr="00773260" w:rsidRDefault="003D4FA8" w:rsidP="00220AA3">
            <w:pPr>
              <w:jc w:val="left"/>
              <w:rPr>
                <w:rFonts w:eastAsia="Meiryo UI" w:cstheme="majorHAnsi"/>
                <w:lang w:val="en-GB"/>
              </w:rPr>
            </w:pPr>
            <w:r w:rsidRPr="00773260">
              <w:rPr>
                <w:lang w:val="en-GB"/>
              </w:rPr>
              <w:t>-</w:t>
            </w:r>
          </w:p>
        </w:tc>
      </w:tr>
      <w:tr w:rsidR="002E1367" w:rsidRPr="00773260" w14:paraId="12263538" w14:textId="77777777" w:rsidTr="002E1367">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0486B558" w14:textId="77777777" w:rsidR="002E1367" w:rsidRPr="00773260" w:rsidRDefault="002E1367" w:rsidP="000D256D">
            <w:pPr>
              <w:jc w:val="left"/>
              <w:rPr>
                <w:rFonts w:eastAsia="Meiryo UI" w:cstheme="majorHAnsi"/>
                <w:b/>
                <w:bCs/>
                <w:szCs w:val="20"/>
                <w:lang w:val="en-GB"/>
              </w:rPr>
            </w:pPr>
            <w:r w:rsidRPr="00773260">
              <w:rPr>
                <w:rFonts w:eastAsia="Meiryo UI" w:cstheme="majorHAnsi"/>
                <w:b/>
                <w:bCs/>
                <w:szCs w:val="20"/>
                <w:lang w:val="en-GB"/>
              </w:rPr>
              <w:t>Return Value</w:t>
            </w:r>
          </w:p>
        </w:tc>
        <w:tc>
          <w:tcPr>
            <w:tcW w:w="3971" w:type="pct"/>
            <w:gridSpan w:val="4"/>
            <w:tcBorders>
              <w:top w:val="single" w:sz="4" w:space="0" w:color="auto"/>
              <w:left w:val="single" w:sz="4" w:space="0" w:color="auto"/>
              <w:bottom w:val="single" w:sz="4" w:space="0" w:color="auto"/>
              <w:right w:val="single" w:sz="4" w:space="0" w:color="auto"/>
            </w:tcBorders>
          </w:tcPr>
          <w:p w14:paraId="787741DA" w14:textId="4AADB222" w:rsidR="002E1367" w:rsidRPr="00773260" w:rsidRDefault="002E1367" w:rsidP="00220AA3">
            <w:pPr>
              <w:jc w:val="left"/>
              <w:rPr>
                <w:lang w:val="en-GB"/>
              </w:rPr>
            </w:pPr>
            <w:r>
              <w:t>N/A</w:t>
            </w:r>
          </w:p>
        </w:tc>
      </w:tr>
      <w:tr w:rsidR="003D4FA8" w:rsidRPr="00773260" w14:paraId="566A83E1"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5ED463E8" w14:textId="77777777" w:rsidR="003D4FA8" w:rsidRPr="00773260" w:rsidRDefault="003D4FA8" w:rsidP="000D256D">
            <w:pPr>
              <w:jc w:val="left"/>
              <w:rPr>
                <w:rFonts w:cs="Arial"/>
                <w:b/>
                <w:bCs/>
                <w:szCs w:val="20"/>
              </w:rPr>
            </w:pPr>
            <w:r w:rsidRPr="00773260">
              <w:rPr>
                <w:rFonts w:cs="Arial"/>
                <w:b/>
                <w:bCs/>
                <w:szCs w:val="20"/>
              </w:rPr>
              <w:t>Description</w:t>
            </w:r>
          </w:p>
        </w:tc>
        <w:tc>
          <w:tcPr>
            <w:tcW w:w="3971" w:type="pct"/>
            <w:gridSpan w:val="4"/>
            <w:tcBorders>
              <w:top w:val="single" w:sz="4" w:space="0" w:color="auto"/>
              <w:left w:val="single" w:sz="4" w:space="0" w:color="auto"/>
              <w:bottom w:val="single" w:sz="4" w:space="0" w:color="auto"/>
              <w:right w:val="single" w:sz="4" w:space="0" w:color="auto"/>
            </w:tcBorders>
          </w:tcPr>
          <w:p w14:paraId="4B12F05F" w14:textId="36E49A4C" w:rsidR="002E1367" w:rsidRDefault="002E1367" w:rsidP="00220AA3">
            <w:pPr>
              <w:jc w:val="left"/>
              <w:rPr>
                <w:szCs w:val="20"/>
              </w:rPr>
            </w:pPr>
            <w:r>
              <w:rPr>
                <w:szCs w:val="20"/>
              </w:rPr>
              <w:t xml:space="preserve">The values of </w:t>
            </w:r>
            <w:r w:rsidRPr="00773260">
              <w:t>CAN</w:t>
            </w:r>
            <w:r>
              <w:t>/LIN</w:t>
            </w:r>
            <w:r w:rsidRPr="00773260">
              <w:t xml:space="preserve"> to Ethernet Routing Table</w:t>
            </w:r>
            <w:r>
              <w:t xml:space="preserve"> and Ethernet Destination Table</w:t>
            </w:r>
            <w:r w:rsidRPr="00773260">
              <w:t xml:space="preserve"> </w:t>
            </w:r>
            <w:r>
              <w:t>are</w:t>
            </w:r>
            <w:r w:rsidRPr="00773260">
              <w:t xml:space="preserve"> </w:t>
            </w:r>
            <w:r>
              <w:t>saved.</w:t>
            </w:r>
          </w:p>
          <w:p w14:paraId="098B4409" w14:textId="77777777" w:rsidR="007E7A9E" w:rsidRPr="00773260" w:rsidRDefault="007E7A9E" w:rsidP="00220AA3">
            <w:pPr>
              <w:jc w:val="left"/>
            </w:pPr>
            <w:r w:rsidRPr="00773260">
              <w:t>The set value of the argument pConfig is saved.</w:t>
            </w:r>
          </w:p>
          <w:p w14:paraId="75AAA647" w14:textId="17A20A6F" w:rsidR="007E7A9E" w:rsidRPr="00773260" w:rsidRDefault="007E7A9E" w:rsidP="00220AA3">
            <w:pPr>
              <w:jc w:val="left"/>
            </w:pPr>
            <w:r w:rsidRPr="00773260">
              <w:t>The value</w:t>
            </w:r>
            <w:r w:rsidR="004646FC">
              <w:t>s</w:t>
            </w:r>
            <w:r w:rsidRPr="00773260">
              <w:t xml:space="preserve"> of the address and size of the send/receive buffer area of the member of argument pConfig</w:t>
            </w:r>
            <w:r w:rsidR="00773260" w:rsidRPr="00773260">
              <w:t xml:space="preserve"> </w:t>
            </w:r>
            <w:r w:rsidR="00DA39F1">
              <w:t>i</w:t>
            </w:r>
            <w:r w:rsidRPr="00773260">
              <w:t>nitialize CAN Rx Buffer and Ethernet Tx Buffer for CAN to Ethernet conversion.</w:t>
            </w:r>
            <w:r w:rsidRPr="00773260">
              <w:br/>
              <w:t>Initialize buffering time and Ethernet destination information by the value of the member of pConfig argument.</w:t>
            </w:r>
          </w:p>
          <w:p w14:paraId="10E33991" w14:textId="4B40B277" w:rsidR="007E7A9E" w:rsidRPr="00773260" w:rsidRDefault="007E7A9E" w:rsidP="00220AA3">
            <w:pPr>
              <w:jc w:val="left"/>
            </w:pPr>
            <w:r w:rsidRPr="00773260">
              <w:t>Index sequence numbers.</w:t>
            </w:r>
          </w:p>
          <w:p w14:paraId="41B36AE7" w14:textId="128E854C" w:rsidR="005C10F3" w:rsidRPr="00773260" w:rsidRDefault="007E7A9E" w:rsidP="00220AA3">
            <w:pPr>
              <w:jc w:val="left"/>
            </w:pPr>
            <w:r w:rsidRPr="00773260">
              <w:t>Initialize Sequence Number for AVTP Header and Encapsulation Sequence Number.</w:t>
            </w:r>
          </w:p>
          <w:p w14:paraId="7C229993" w14:textId="5D482160" w:rsidR="007E7A9E" w:rsidRPr="00773260" w:rsidRDefault="007E7A9E" w:rsidP="00220AA3">
            <w:pPr>
              <w:jc w:val="left"/>
            </w:pPr>
            <w:r w:rsidRPr="00773260">
              <w:t>If the process ends normally, E_OK is returned.</w:t>
            </w:r>
          </w:p>
        </w:tc>
      </w:tr>
      <w:tr w:rsidR="003D4FA8" w:rsidRPr="00773260" w14:paraId="5643699B"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4F5222BB" w14:textId="77777777" w:rsidR="003D4FA8" w:rsidRPr="00773260" w:rsidRDefault="003D4FA8" w:rsidP="000D256D">
            <w:pPr>
              <w:jc w:val="left"/>
              <w:rPr>
                <w:rFonts w:cs="Arial"/>
                <w:b/>
                <w:bCs/>
                <w:szCs w:val="20"/>
              </w:rPr>
            </w:pPr>
            <w:r w:rsidRPr="00773260">
              <w:rPr>
                <w:rFonts w:cs="Arial"/>
                <w:b/>
                <w:bCs/>
                <w:szCs w:val="20"/>
              </w:rPr>
              <w:t>Preconditions</w:t>
            </w:r>
          </w:p>
        </w:tc>
        <w:tc>
          <w:tcPr>
            <w:tcW w:w="3971" w:type="pct"/>
            <w:gridSpan w:val="4"/>
            <w:tcBorders>
              <w:top w:val="single" w:sz="4" w:space="0" w:color="auto"/>
              <w:left w:val="single" w:sz="4" w:space="0" w:color="auto"/>
              <w:bottom w:val="single" w:sz="4" w:space="0" w:color="auto"/>
              <w:right w:val="single" w:sz="4" w:space="0" w:color="auto"/>
            </w:tcBorders>
          </w:tcPr>
          <w:p w14:paraId="1D0B5187" w14:textId="01FF5763" w:rsidR="007E7A9E" w:rsidRPr="00773260" w:rsidRDefault="007E7A9E" w:rsidP="00220AA3">
            <w:pPr>
              <w:jc w:val="left"/>
            </w:pPr>
            <w:r w:rsidRPr="00773260">
              <w:t>Uninitialized state</w:t>
            </w:r>
          </w:p>
        </w:tc>
      </w:tr>
      <w:tr w:rsidR="003D4FA8" w:rsidRPr="00773260" w14:paraId="3BA7D365" w14:textId="77777777" w:rsidTr="009956C2">
        <w:tc>
          <w:tcPr>
            <w:tcW w:w="1029" w:type="pct"/>
            <w:tcBorders>
              <w:top w:val="single" w:sz="4" w:space="0" w:color="auto"/>
              <w:left w:val="single" w:sz="4" w:space="0" w:color="auto"/>
              <w:bottom w:val="single" w:sz="4" w:space="0" w:color="auto"/>
              <w:right w:val="single" w:sz="4" w:space="0" w:color="auto"/>
            </w:tcBorders>
            <w:shd w:val="clear" w:color="auto" w:fill="D9D9D9"/>
            <w:hideMark/>
          </w:tcPr>
          <w:p w14:paraId="733736AC" w14:textId="77777777" w:rsidR="003D4FA8" w:rsidRPr="00773260" w:rsidRDefault="003D4FA8" w:rsidP="000D256D">
            <w:pPr>
              <w:jc w:val="left"/>
              <w:rPr>
                <w:rFonts w:cs="Arial"/>
                <w:b/>
                <w:bCs/>
                <w:szCs w:val="20"/>
              </w:rPr>
            </w:pPr>
            <w:r w:rsidRPr="00773260">
              <w:rPr>
                <w:rFonts w:cs="Arial"/>
                <w:b/>
                <w:bCs/>
                <w:szCs w:val="20"/>
              </w:rPr>
              <w:t>Remarks</w:t>
            </w:r>
          </w:p>
        </w:tc>
        <w:tc>
          <w:tcPr>
            <w:tcW w:w="3971" w:type="pct"/>
            <w:gridSpan w:val="4"/>
            <w:tcBorders>
              <w:top w:val="single" w:sz="4" w:space="0" w:color="auto"/>
              <w:left w:val="single" w:sz="4" w:space="0" w:color="auto"/>
              <w:bottom w:val="single" w:sz="4" w:space="0" w:color="auto"/>
              <w:right w:val="single" w:sz="4" w:space="0" w:color="auto"/>
            </w:tcBorders>
          </w:tcPr>
          <w:p w14:paraId="28395CBF" w14:textId="77777777" w:rsidR="003D4FA8" w:rsidRPr="00773260" w:rsidRDefault="003D4FA8" w:rsidP="00220AA3">
            <w:pPr>
              <w:jc w:val="left"/>
            </w:pPr>
            <w:r w:rsidRPr="00773260">
              <w:t>N/A</w:t>
            </w:r>
          </w:p>
        </w:tc>
      </w:tr>
      <w:tr w:rsidR="002E1367" w:rsidRPr="00773260" w14:paraId="7016D650" w14:textId="77777777" w:rsidTr="002E1367">
        <w:trPr>
          <w:trHeight w:val="47"/>
        </w:trPr>
        <w:tc>
          <w:tcPr>
            <w:tcW w:w="1029" w:type="pct"/>
            <w:tcBorders>
              <w:top w:val="single" w:sz="4" w:space="0" w:color="auto"/>
              <w:left w:val="single" w:sz="4" w:space="0" w:color="auto"/>
              <w:right w:val="single" w:sz="4" w:space="0" w:color="auto"/>
            </w:tcBorders>
            <w:shd w:val="clear" w:color="auto" w:fill="D9D9D9"/>
          </w:tcPr>
          <w:p w14:paraId="24F55E7D" w14:textId="6A246BE3" w:rsidR="002E1367" w:rsidRPr="00773260" w:rsidRDefault="002E1367" w:rsidP="000D256D">
            <w:pPr>
              <w:jc w:val="left"/>
              <w:rPr>
                <w:rFonts w:cs="Arial"/>
                <w:b/>
                <w:bCs/>
                <w:szCs w:val="20"/>
              </w:rPr>
            </w:pPr>
            <w:r w:rsidRPr="006F260B">
              <w:rPr>
                <w:rFonts w:cs="Arial"/>
                <w:b/>
                <w:bCs/>
                <w:szCs w:val="20"/>
              </w:rPr>
              <w:t>DET/DEM Errors Handled</w:t>
            </w:r>
          </w:p>
        </w:tc>
        <w:tc>
          <w:tcPr>
            <w:tcW w:w="3971" w:type="pct"/>
            <w:gridSpan w:val="4"/>
            <w:tcBorders>
              <w:top w:val="single" w:sz="4" w:space="0" w:color="auto"/>
              <w:left w:val="single" w:sz="4" w:space="0" w:color="auto"/>
              <w:bottom w:val="single" w:sz="4" w:space="0" w:color="auto"/>
              <w:right w:val="single" w:sz="4" w:space="0" w:color="auto"/>
            </w:tcBorders>
          </w:tcPr>
          <w:p w14:paraId="7436A9A3" w14:textId="5237544B" w:rsidR="002E1367" w:rsidRPr="00773260" w:rsidRDefault="002E1367" w:rsidP="00220AA3">
            <w:pPr>
              <w:jc w:val="left"/>
            </w:pPr>
            <w:r>
              <w:rPr>
                <w:rFonts w:cs="Arial"/>
                <w:color w:val="000000"/>
                <w:szCs w:val="20"/>
              </w:rPr>
              <w:t>N/A</w:t>
            </w:r>
          </w:p>
        </w:tc>
      </w:tr>
    </w:tbl>
    <w:p w14:paraId="7BEA7913" w14:textId="38A58DBC" w:rsidR="000F7883" w:rsidDel="00192EC9" w:rsidRDefault="000F7883" w:rsidP="000F7883">
      <w:pPr>
        <w:pStyle w:val="RefIDs"/>
        <w:rPr>
          <w:lang w:eastAsia="en-US"/>
        </w:rPr>
      </w:pPr>
      <w:r w:rsidRPr="00696D29" w:rsidDel="00192EC9">
        <w:rPr>
          <w:lang w:eastAsia="en-US"/>
        </w:rPr>
        <w:t xml:space="preserve">[Covers: </w:t>
      </w:r>
      <w:r w:rsidR="00883E84">
        <w:rPr>
          <w:lang w:eastAsia="en-US"/>
        </w:rPr>
        <w:t>req-8552172-00903609</w:t>
      </w:r>
      <w:r w:rsidRPr="00696D29" w:rsidDel="00192EC9">
        <w:rPr>
          <w:lang w:eastAsia="en-US"/>
        </w:rPr>
        <w:t>]</w:t>
      </w:r>
    </w:p>
    <w:p w14:paraId="71334DC7" w14:textId="77777777" w:rsidR="0017000B" w:rsidDel="00192EC9" w:rsidRDefault="00454CE6" w:rsidP="0017000B">
      <w:pPr>
        <w:pStyle w:val="RefIDs"/>
        <w:rPr>
          <w:lang w:eastAsia="en-US"/>
        </w:rPr>
      </w:pPr>
      <w:r w:rsidRPr="00454CE6">
        <w:rPr>
          <w:lang w:eastAsia="en-US"/>
        </w:rPr>
        <w:t>[Covers: req-8552172-00905312]</w:t>
      </w:r>
    </w:p>
    <w:p w14:paraId="7D902DFE" w14:textId="77777777" w:rsidR="003949F1" w:rsidRPr="002C15F8" w:rsidRDefault="0017000B" w:rsidP="003949F1">
      <w:pPr>
        <w:pStyle w:val="RefIDs"/>
        <w:rPr>
          <w:lang w:eastAsia="en-US"/>
        </w:rPr>
      </w:pPr>
      <w:r w:rsidRPr="00454CE6">
        <w:rPr>
          <w:lang w:eastAsia="en-US"/>
        </w:rPr>
        <w:t xml:space="preserve">[Covers: </w:t>
      </w:r>
      <w:r w:rsidRPr="0017000B">
        <w:rPr>
          <w:lang w:eastAsia="en-US"/>
        </w:rPr>
        <w:t>req-8552172-00909164</w:t>
      </w:r>
      <w:r w:rsidRPr="00454CE6">
        <w:rPr>
          <w:lang w:eastAsia="en-US"/>
        </w:rPr>
        <w:t>]</w:t>
      </w:r>
    </w:p>
    <w:p w14:paraId="1F415AC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2944D86B"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512F3CF6" w14:textId="77777777" w:rsidR="003949F1" w:rsidRDefault="003949F1" w:rsidP="003949F1">
      <w:pPr>
        <w:pStyle w:val="RefIDs"/>
        <w:rPr>
          <w:lang w:eastAsia="en-US"/>
        </w:rPr>
      </w:pPr>
      <w:r>
        <w:rPr>
          <w:lang w:eastAsia="en-US"/>
        </w:rPr>
        <w:t>[Covers: req-8552172-00528003]</w:t>
      </w:r>
    </w:p>
    <w:p w14:paraId="1C429D22" w14:textId="77777777" w:rsidR="003949F1" w:rsidRDefault="003949F1" w:rsidP="003949F1">
      <w:pPr>
        <w:pStyle w:val="RefIDs"/>
        <w:rPr>
          <w:lang w:eastAsia="en-US"/>
        </w:rPr>
      </w:pPr>
      <w:r>
        <w:rPr>
          <w:lang w:eastAsia="en-US"/>
        </w:rPr>
        <w:t>[Covers: req-8552172-00528002]</w:t>
      </w:r>
    </w:p>
    <w:p w14:paraId="4292ED2E" w14:textId="77777777" w:rsidR="003949F1" w:rsidRDefault="003949F1" w:rsidP="003949F1">
      <w:pPr>
        <w:pStyle w:val="RefIDs"/>
        <w:rPr>
          <w:lang w:eastAsia="en-US"/>
        </w:rPr>
      </w:pPr>
      <w:r>
        <w:rPr>
          <w:lang w:eastAsia="en-US"/>
        </w:rPr>
        <w:t>[Covers: req-8552172-00528006]</w:t>
      </w:r>
    </w:p>
    <w:p w14:paraId="19A1D0A9" w14:textId="77777777" w:rsidR="003949F1" w:rsidRDefault="003949F1" w:rsidP="003949F1">
      <w:pPr>
        <w:pStyle w:val="RefIDs"/>
        <w:rPr>
          <w:lang w:eastAsia="en-US"/>
        </w:rPr>
      </w:pPr>
      <w:r>
        <w:rPr>
          <w:lang w:eastAsia="en-US"/>
        </w:rPr>
        <w:t xml:space="preserve">[Covers: </w:t>
      </w:r>
      <w:r w:rsidRPr="00C136B3">
        <w:t>req-8552172-00527993</w:t>
      </w:r>
      <w:r>
        <w:t>]</w:t>
      </w:r>
    </w:p>
    <w:p w14:paraId="6FCE99CA" w14:textId="77777777" w:rsidR="003949F1" w:rsidRDefault="003949F1" w:rsidP="003949F1">
      <w:pPr>
        <w:pStyle w:val="RefIDs"/>
        <w:rPr>
          <w:lang w:eastAsia="en-US"/>
        </w:rPr>
      </w:pPr>
      <w:r>
        <w:rPr>
          <w:lang w:eastAsia="en-US"/>
        </w:rPr>
        <w:t>[Covers: req-8552172-00527980]</w:t>
      </w:r>
    </w:p>
    <w:p w14:paraId="59FEAC5F" w14:textId="63EED5A3" w:rsidR="00306575" w:rsidRDefault="00306575" w:rsidP="00D46B12">
      <w:pPr>
        <w:pStyle w:val="RefIDs"/>
        <w:rPr>
          <w:lang w:eastAsia="en-US"/>
        </w:rPr>
      </w:pPr>
    </w:p>
    <w:p w14:paraId="4962F1CF" w14:textId="45B94364" w:rsidR="009956C2" w:rsidRDefault="009956C2" w:rsidP="00CF00F4">
      <w:pPr>
        <w:pStyle w:val="Heading4"/>
        <w:rPr>
          <w:lang w:val="en-GB"/>
        </w:rPr>
      </w:pPr>
      <w:r>
        <w:rPr>
          <w:lang w:val="en-GB"/>
        </w:rPr>
        <w:t>ProtoConv</w:t>
      </w:r>
      <w:r w:rsidRPr="003D4FA8">
        <w:rPr>
          <w:lang w:val="en-GB"/>
        </w:rPr>
        <w:t>_CantoEth</w:t>
      </w:r>
      <w:r>
        <w:rPr>
          <w:lang w:val="en-GB"/>
        </w:rPr>
        <w:t>TS</w:t>
      </w:r>
    </w:p>
    <w:p w14:paraId="73E35C9A" w14:textId="43E6D252" w:rsidR="009956C2" w:rsidRPr="00251C23" w:rsidRDefault="009956C2" w:rsidP="00BE5228">
      <w:pPr>
        <w:pStyle w:val="ReqID"/>
        <w:rPr>
          <w:lang w:val="en-US"/>
        </w:rPr>
      </w:pPr>
      <w:r w:rsidRPr="00696D29">
        <w:t>[</w:t>
      </w:r>
      <w:r>
        <w:t>Gen5GW</w:t>
      </w:r>
      <w:r w:rsidRPr="00696D29">
        <w:t>_</w:t>
      </w:r>
      <w:r>
        <w:t>ProtoConv</w:t>
      </w:r>
      <w:r w:rsidRPr="00696D29">
        <w:t>_AD_C_</w:t>
      </w:r>
      <w:r>
        <w:t>1</w:t>
      </w:r>
      <w:r w:rsidR="00551662">
        <w:t>2</w:t>
      </w:r>
      <w:r>
        <w:t>_0</w:t>
      </w:r>
      <w:r w:rsidRPr="00696D29">
        <w:t>0</w:t>
      </w:r>
      <w:r>
        <w:t>2</w:t>
      </w:r>
      <w:r w:rsidRPr="00696D29">
        <w:t>]</w:t>
      </w:r>
    </w:p>
    <w:p w14:paraId="746467F1" w14:textId="1F6BA9C2" w:rsidR="009956C2" w:rsidRDefault="009956C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w:t>
      </w:r>
      <w:r w:rsidR="009D560C">
        <w:rPr>
          <w:noProof/>
        </w:rPr>
        <w:fldChar w:fldCharType="end"/>
      </w:r>
      <w:r>
        <w:rPr>
          <w:noProof/>
        </w:rPr>
        <w:t>:</w:t>
      </w:r>
      <w:r>
        <w:rPr>
          <w:rFonts w:hint="eastAsia"/>
        </w:rPr>
        <w:t xml:space="preserve"> </w:t>
      </w:r>
      <w:r>
        <w:t>ProtoConv</w:t>
      </w:r>
      <w:r w:rsidRPr="003D4FA8">
        <w:t>_CantoEth</w:t>
      </w:r>
      <w:r>
        <w:t>TS</w:t>
      </w:r>
    </w:p>
    <w:tbl>
      <w:tblPr>
        <w:tblpPr w:leftFromText="142" w:rightFromText="142" w:vertAnchor="text" w:horzAnchor="margin" w:tblpXSpec="center" w:tblpY="22"/>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52"/>
        <w:gridCol w:w="2732"/>
        <w:gridCol w:w="1135"/>
        <w:gridCol w:w="761"/>
        <w:gridCol w:w="113"/>
        <w:gridCol w:w="3488"/>
      </w:tblGrid>
      <w:tr w:rsidR="0047334B" w:rsidRPr="00773260" w14:paraId="5E4D1AB8" w14:textId="77777777" w:rsidTr="00892A1A">
        <w:trPr>
          <w:trHeight w:val="287"/>
        </w:trPr>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4AF48D40" w14:textId="77777777" w:rsidR="009956C2" w:rsidRPr="00773260" w:rsidRDefault="009956C2" w:rsidP="00B33DF2">
            <w:pPr>
              <w:jc w:val="left"/>
              <w:rPr>
                <w:rFonts w:cs="Arial"/>
                <w:szCs w:val="20"/>
              </w:rPr>
            </w:pPr>
            <w:r w:rsidRPr="00773260">
              <w:rPr>
                <w:rFonts w:cs="Arial"/>
                <w:b/>
                <w:bCs/>
                <w:szCs w:val="20"/>
              </w:rPr>
              <w:t>Function Name</w:t>
            </w:r>
          </w:p>
        </w:tc>
        <w:tc>
          <w:tcPr>
            <w:tcW w:w="4081" w:type="pct"/>
            <w:gridSpan w:val="5"/>
            <w:tcBorders>
              <w:top w:val="single" w:sz="4" w:space="0" w:color="auto"/>
              <w:left w:val="single" w:sz="4" w:space="0" w:color="auto"/>
              <w:bottom w:val="single" w:sz="4" w:space="0" w:color="auto"/>
              <w:right w:val="single" w:sz="4" w:space="0" w:color="auto"/>
            </w:tcBorders>
          </w:tcPr>
          <w:p w14:paraId="22DB9E1A" w14:textId="77777777" w:rsidR="009956C2" w:rsidRPr="00773260" w:rsidRDefault="009956C2" w:rsidP="00B33DF2">
            <w:pPr>
              <w:jc w:val="left"/>
            </w:pPr>
            <w:r>
              <w:t>ProtoConv</w:t>
            </w:r>
            <w:r w:rsidRPr="00773260">
              <w:t>_CantoEth</w:t>
            </w:r>
          </w:p>
        </w:tc>
      </w:tr>
      <w:tr w:rsidR="0047334B" w:rsidRPr="00773260" w14:paraId="52743BC7" w14:textId="77777777" w:rsidTr="00892A1A">
        <w:trPr>
          <w:trHeight w:val="287"/>
        </w:trPr>
        <w:tc>
          <w:tcPr>
            <w:tcW w:w="919" w:type="pct"/>
            <w:tcBorders>
              <w:top w:val="single" w:sz="4" w:space="0" w:color="auto"/>
              <w:left w:val="single" w:sz="4" w:space="0" w:color="auto"/>
              <w:bottom w:val="single" w:sz="4" w:space="0" w:color="auto"/>
              <w:right w:val="single" w:sz="4" w:space="0" w:color="auto"/>
            </w:tcBorders>
            <w:shd w:val="clear" w:color="auto" w:fill="D9D9D9"/>
          </w:tcPr>
          <w:p w14:paraId="4F06E56D" w14:textId="77777777" w:rsidR="009956C2" w:rsidRPr="00773260" w:rsidRDefault="009956C2" w:rsidP="00B33DF2">
            <w:pPr>
              <w:jc w:val="left"/>
              <w:rPr>
                <w:rFonts w:eastAsia="Meiryo UI" w:cstheme="majorHAnsi"/>
                <w:szCs w:val="20"/>
                <w:lang w:val="en-GB"/>
              </w:rPr>
            </w:pPr>
            <w:r w:rsidRPr="00773260">
              <w:rPr>
                <w:rFonts w:eastAsia="Meiryo UI" w:cstheme="majorHAnsi"/>
                <w:b/>
                <w:bCs/>
                <w:szCs w:val="20"/>
                <w:lang w:val="en-GB"/>
              </w:rPr>
              <w:t>ASIL Level</w:t>
            </w:r>
          </w:p>
        </w:tc>
        <w:tc>
          <w:tcPr>
            <w:tcW w:w="1355" w:type="pct"/>
            <w:tcBorders>
              <w:top w:val="single" w:sz="4" w:space="0" w:color="auto"/>
              <w:left w:val="single" w:sz="4" w:space="0" w:color="auto"/>
              <w:bottom w:val="single" w:sz="4" w:space="0" w:color="auto"/>
              <w:right w:val="single" w:sz="4" w:space="0" w:color="auto"/>
            </w:tcBorders>
          </w:tcPr>
          <w:p w14:paraId="569C659B" w14:textId="77777777" w:rsidR="009956C2" w:rsidRPr="00773260" w:rsidRDefault="009956C2" w:rsidP="00B33DF2">
            <w:pPr>
              <w:jc w:val="left"/>
              <w:rPr>
                <w:lang w:val="en-GB"/>
              </w:rPr>
            </w:pPr>
            <w:r w:rsidRPr="00773260">
              <w:rPr>
                <w:lang w:val="en-GB"/>
              </w:rPr>
              <w:t>ASIL D</w:t>
            </w:r>
          </w:p>
        </w:tc>
        <w:tc>
          <w:tcPr>
            <w:tcW w:w="563" w:type="pct"/>
            <w:tcBorders>
              <w:top w:val="single" w:sz="4" w:space="0" w:color="auto"/>
              <w:left w:val="single" w:sz="4" w:space="0" w:color="auto"/>
              <w:bottom w:val="single" w:sz="4" w:space="0" w:color="auto"/>
              <w:right w:val="single" w:sz="4" w:space="0" w:color="auto"/>
            </w:tcBorders>
            <w:shd w:val="pct20" w:color="auto" w:fill="auto"/>
          </w:tcPr>
          <w:p w14:paraId="48F2D170" w14:textId="77777777" w:rsidR="009956C2" w:rsidRPr="00773260" w:rsidRDefault="009956C2" w:rsidP="00B33DF2">
            <w:pPr>
              <w:jc w:val="left"/>
              <w:rPr>
                <w:rFonts w:eastAsia="Meiryo UI" w:cstheme="majorHAnsi"/>
                <w:b/>
                <w:szCs w:val="20"/>
                <w:lang w:val="en-GB"/>
              </w:rPr>
            </w:pPr>
            <w:r w:rsidRPr="00773260">
              <w:rPr>
                <w:rFonts w:eastAsia="Meiryo UI" w:cstheme="majorHAnsi"/>
                <w:b/>
                <w:szCs w:val="20"/>
                <w:lang w:val="en-GB"/>
              </w:rPr>
              <w:t>Status</w:t>
            </w:r>
          </w:p>
        </w:tc>
        <w:tc>
          <w:tcPr>
            <w:tcW w:w="2163" w:type="pct"/>
            <w:gridSpan w:val="3"/>
            <w:tcBorders>
              <w:top w:val="single" w:sz="4" w:space="0" w:color="auto"/>
              <w:left w:val="single" w:sz="4" w:space="0" w:color="auto"/>
              <w:bottom w:val="single" w:sz="4" w:space="0" w:color="auto"/>
              <w:right w:val="single" w:sz="4" w:space="0" w:color="auto"/>
            </w:tcBorders>
          </w:tcPr>
          <w:p w14:paraId="26597F45" w14:textId="77777777" w:rsidR="009956C2" w:rsidRPr="00773260" w:rsidRDefault="009956C2" w:rsidP="00B33DF2">
            <w:pPr>
              <w:jc w:val="left"/>
              <w:rPr>
                <w:lang w:val="en-GB"/>
              </w:rPr>
            </w:pPr>
            <w:r w:rsidRPr="00773260">
              <w:rPr>
                <w:lang w:val="en-GB"/>
              </w:rPr>
              <w:t>New</w:t>
            </w:r>
          </w:p>
        </w:tc>
      </w:tr>
      <w:tr w:rsidR="0047334B" w:rsidRPr="00773260" w14:paraId="363B3DD7"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50262698" w14:textId="77777777" w:rsidR="009956C2" w:rsidRPr="00773260" w:rsidRDefault="009956C2" w:rsidP="00B33DF2">
            <w:pPr>
              <w:jc w:val="left"/>
              <w:rPr>
                <w:rFonts w:cs="Arial"/>
                <w:b/>
                <w:bCs/>
                <w:szCs w:val="20"/>
              </w:rPr>
            </w:pPr>
            <w:r w:rsidRPr="00773260">
              <w:rPr>
                <w:rFonts w:cs="Arial"/>
                <w:b/>
                <w:bCs/>
                <w:szCs w:val="20"/>
              </w:rPr>
              <w:t>Syntax</w:t>
            </w:r>
          </w:p>
        </w:tc>
        <w:tc>
          <w:tcPr>
            <w:tcW w:w="4081" w:type="pct"/>
            <w:gridSpan w:val="5"/>
            <w:tcBorders>
              <w:top w:val="single" w:sz="4" w:space="0" w:color="auto"/>
              <w:left w:val="single" w:sz="4" w:space="0" w:color="auto"/>
              <w:bottom w:val="single" w:sz="4" w:space="0" w:color="auto"/>
              <w:right w:val="single" w:sz="4" w:space="0" w:color="auto"/>
            </w:tcBorders>
          </w:tcPr>
          <w:p w14:paraId="62A3853C" w14:textId="71ACACBC" w:rsidR="009956C2" w:rsidRPr="00773260" w:rsidRDefault="00995D2A" w:rsidP="0047334B">
            <w:pPr>
              <w:jc w:val="left"/>
            </w:pPr>
            <w:r w:rsidRPr="00995D2A">
              <w:t>Std_ReturnType R_ProtoConv_CantoEthTS(const uint8 ucBusIdx, const R_ProtoConv_CanFrameType *pCanFrame, const R_ProtoConv_TimeStampType *pTimeStamp)</w:t>
            </w:r>
          </w:p>
        </w:tc>
      </w:tr>
      <w:tr w:rsidR="0047334B" w:rsidRPr="00773260" w14:paraId="64CA082A"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19C0424A" w14:textId="77777777" w:rsidR="009956C2" w:rsidRPr="00773260" w:rsidRDefault="009956C2" w:rsidP="00B33DF2">
            <w:pPr>
              <w:jc w:val="left"/>
              <w:rPr>
                <w:rFonts w:cs="Arial"/>
                <w:b/>
                <w:bCs/>
                <w:szCs w:val="20"/>
              </w:rPr>
            </w:pPr>
            <w:r w:rsidRPr="00773260">
              <w:rPr>
                <w:rFonts w:cs="Arial"/>
                <w:b/>
                <w:bCs/>
                <w:szCs w:val="20"/>
              </w:rPr>
              <w:lastRenderedPageBreak/>
              <w:t>Sync/Async</w:t>
            </w:r>
          </w:p>
        </w:tc>
        <w:tc>
          <w:tcPr>
            <w:tcW w:w="4081" w:type="pct"/>
            <w:gridSpan w:val="5"/>
            <w:tcBorders>
              <w:top w:val="single" w:sz="4" w:space="0" w:color="auto"/>
              <w:left w:val="single" w:sz="4" w:space="0" w:color="auto"/>
              <w:bottom w:val="single" w:sz="4" w:space="0" w:color="auto"/>
              <w:right w:val="single" w:sz="4" w:space="0" w:color="auto"/>
            </w:tcBorders>
          </w:tcPr>
          <w:p w14:paraId="7FBBDAE9" w14:textId="77777777" w:rsidR="009956C2" w:rsidRPr="00773260" w:rsidRDefault="009956C2" w:rsidP="00B33DF2">
            <w:pPr>
              <w:jc w:val="left"/>
            </w:pPr>
            <w:r w:rsidRPr="00773260">
              <w:t>Synchronous</w:t>
            </w:r>
          </w:p>
        </w:tc>
      </w:tr>
      <w:tr w:rsidR="0047334B" w:rsidRPr="00773260" w14:paraId="078445C5" w14:textId="77777777" w:rsidTr="00892A1A">
        <w:trPr>
          <w:trHeight w:val="170"/>
        </w:trPr>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35A82646" w14:textId="77777777" w:rsidR="009956C2" w:rsidRPr="00773260" w:rsidRDefault="009956C2" w:rsidP="00B33DF2">
            <w:pPr>
              <w:jc w:val="left"/>
              <w:rPr>
                <w:rFonts w:cs="Arial"/>
                <w:b/>
                <w:bCs/>
                <w:szCs w:val="20"/>
              </w:rPr>
            </w:pPr>
            <w:r w:rsidRPr="00773260">
              <w:rPr>
                <w:rFonts w:cs="Arial"/>
                <w:b/>
                <w:bCs/>
                <w:szCs w:val="20"/>
              </w:rPr>
              <w:t>Reentrancy</w:t>
            </w:r>
          </w:p>
        </w:tc>
        <w:tc>
          <w:tcPr>
            <w:tcW w:w="4081" w:type="pct"/>
            <w:gridSpan w:val="5"/>
            <w:tcBorders>
              <w:top w:val="single" w:sz="4" w:space="0" w:color="auto"/>
              <w:left w:val="single" w:sz="4" w:space="0" w:color="auto"/>
              <w:bottom w:val="single" w:sz="4" w:space="0" w:color="auto"/>
              <w:right w:val="single" w:sz="4" w:space="0" w:color="auto"/>
            </w:tcBorders>
          </w:tcPr>
          <w:p w14:paraId="0ED11E4E" w14:textId="77777777" w:rsidR="009956C2" w:rsidRPr="00773260" w:rsidRDefault="009956C2" w:rsidP="00B33DF2">
            <w:pPr>
              <w:jc w:val="left"/>
              <w:rPr>
                <w:rFonts w:eastAsia="Meiryo UI" w:cstheme="majorHAnsi"/>
                <w:lang w:val="en-GB"/>
              </w:rPr>
            </w:pPr>
            <w:r w:rsidRPr="00773260">
              <w:t>Non-Reentrant</w:t>
            </w:r>
          </w:p>
        </w:tc>
      </w:tr>
      <w:tr w:rsidR="0047334B" w:rsidRPr="00773260" w14:paraId="39C441CA" w14:textId="77777777" w:rsidTr="00892A1A">
        <w:trPr>
          <w:trHeight w:val="170"/>
        </w:trPr>
        <w:tc>
          <w:tcPr>
            <w:tcW w:w="919" w:type="pct"/>
            <w:tcBorders>
              <w:top w:val="single" w:sz="4" w:space="0" w:color="auto"/>
              <w:left w:val="single" w:sz="4" w:space="0" w:color="auto"/>
              <w:bottom w:val="single" w:sz="4" w:space="0" w:color="auto"/>
              <w:right w:val="single" w:sz="4" w:space="0" w:color="auto"/>
            </w:tcBorders>
            <w:shd w:val="clear" w:color="auto" w:fill="D9D9D9"/>
          </w:tcPr>
          <w:p w14:paraId="78754937" w14:textId="77777777" w:rsidR="009956C2" w:rsidRPr="00773260" w:rsidRDefault="009956C2" w:rsidP="00B33DF2">
            <w:pPr>
              <w:jc w:val="left"/>
              <w:rPr>
                <w:rFonts w:cs="Arial"/>
                <w:b/>
                <w:bCs/>
                <w:szCs w:val="20"/>
              </w:rPr>
            </w:pPr>
            <w:r w:rsidRPr="00773260">
              <w:rPr>
                <w:rFonts w:cs="Arial"/>
                <w:b/>
                <w:bCs/>
                <w:szCs w:val="20"/>
              </w:rPr>
              <w:t>Interrupt State</w:t>
            </w:r>
          </w:p>
        </w:tc>
        <w:tc>
          <w:tcPr>
            <w:tcW w:w="4081" w:type="pct"/>
            <w:gridSpan w:val="5"/>
            <w:tcBorders>
              <w:top w:val="single" w:sz="4" w:space="0" w:color="auto"/>
              <w:left w:val="single" w:sz="4" w:space="0" w:color="auto"/>
              <w:bottom w:val="single" w:sz="4" w:space="0" w:color="auto"/>
              <w:right w:val="single" w:sz="4" w:space="0" w:color="auto"/>
            </w:tcBorders>
          </w:tcPr>
          <w:p w14:paraId="4686BB17" w14:textId="77777777" w:rsidR="009956C2" w:rsidRPr="00773260" w:rsidRDefault="009956C2" w:rsidP="00B33DF2">
            <w:pPr>
              <w:jc w:val="left"/>
            </w:pPr>
            <w:r w:rsidRPr="00773260">
              <w:t>Runs in the interrupt enable state</w:t>
            </w:r>
          </w:p>
        </w:tc>
      </w:tr>
      <w:tr w:rsidR="0047334B" w:rsidRPr="007F0552" w14:paraId="254FDA60" w14:textId="77777777" w:rsidTr="00892A1A">
        <w:tc>
          <w:tcPr>
            <w:tcW w:w="919" w:type="pct"/>
            <w:vMerge w:val="restart"/>
            <w:tcBorders>
              <w:top w:val="single" w:sz="4" w:space="0" w:color="auto"/>
              <w:left w:val="single" w:sz="4" w:space="0" w:color="auto"/>
              <w:right w:val="single" w:sz="4" w:space="0" w:color="auto"/>
            </w:tcBorders>
            <w:shd w:val="clear" w:color="auto" w:fill="D9D9D9"/>
            <w:hideMark/>
          </w:tcPr>
          <w:p w14:paraId="702FB12C" w14:textId="77777777" w:rsidR="0047334B" w:rsidRPr="00BE1FC7" w:rsidRDefault="0047334B" w:rsidP="0047334B">
            <w:pPr>
              <w:jc w:val="left"/>
              <w:rPr>
                <w:rFonts w:eastAsia="Meiryo UI" w:cstheme="majorHAnsi"/>
                <w:b/>
                <w:bCs/>
                <w:szCs w:val="20"/>
                <w:lang w:val="en-GB"/>
              </w:rPr>
            </w:pPr>
            <w:r w:rsidRPr="00BE1FC7">
              <w:rPr>
                <w:rFonts w:eastAsia="Meiryo UI" w:cstheme="majorHAnsi"/>
                <w:b/>
                <w:bCs/>
                <w:szCs w:val="20"/>
                <w:lang w:val="en-GB"/>
              </w:rPr>
              <w:t>Parameters (In)</w:t>
            </w:r>
          </w:p>
        </w:tc>
        <w:tc>
          <w:tcPr>
            <w:tcW w:w="1918" w:type="pct"/>
            <w:gridSpan w:val="2"/>
            <w:vMerge w:val="restart"/>
            <w:tcBorders>
              <w:top w:val="single" w:sz="4" w:space="0" w:color="auto"/>
              <w:left w:val="single" w:sz="4" w:space="0" w:color="auto"/>
              <w:right w:val="single" w:sz="4" w:space="0" w:color="auto"/>
            </w:tcBorders>
          </w:tcPr>
          <w:p w14:paraId="70ACCE2F" w14:textId="77777777" w:rsidR="0047334B" w:rsidRPr="00AF622B" w:rsidRDefault="0047334B" w:rsidP="0047334B">
            <w:pPr>
              <w:jc w:val="left"/>
              <w:rPr>
                <w:szCs w:val="20"/>
              </w:rPr>
            </w:pPr>
            <w:r w:rsidRPr="00AF622B">
              <w:rPr>
                <w:szCs w:val="20"/>
              </w:rPr>
              <w:t>const uint8 ucBusIdx</w:t>
            </w:r>
          </w:p>
        </w:tc>
        <w:tc>
          <w:tcPr>
            <w:tcW w:w="2163" w:type="pct"/>
            <w:gridSpan w:val="3"/>
            <w:tcBorders>
              <w:top w:val="single" w:sz="4" w:space="0" w:color="auto"/>
              <w:left w:val="single" w:sz="4" w:space="0" w:color="auto"/>
              <w:bottom w:val="single" w:sz="4" w:space="0" w:color="auto"/>
              <w:right w:val="single" w:sz="4" w:space="0" w:color="auto"/>
            </w:tcBorders>
            <w:vAlign w:val="center"/>
          </w:tcPr>
          <w:p w14:paraId="306ECA33" w14:textId="77777777" w:rsidR="0047334B" w:rsidRPr="007F0552" w:rsidRDefault="0047334B" w:rsidP="0047334B">
            <w:pPr>
              <w:jc w:val="left"/>
              <w:rPr>
                <w:rFonts w:eastAsia="Meiryo UI" w:cstheme="majorHAnsi"/>
                <w:szCs w:val="20"/>
                <w:lang w:val="en-GB"/>
              </w:rPr>
            </w:pPr>
            <w:r>
              <w:rPr>
                <w:rFonts w:eastAsia="Meiryo UI" w:cstheme="majorHAnsi"/>
                <w:szCs w:val="20"/>
                <w:lang w:val="en-GB"/>
              </w:rPr>
              <w:t>Source Bus ID</w:t>
            </w:r>
          </w:p>
        </w:tc>
      </w:tr>
      <w:tr w:rsidR="0047334B" w:rsidRPr="00FF5497" w14:paraId="4F02CB83" w14:textId="77777777" w:rsidTr="00892A1A">
        <w:tc>
          <w:tcPr>
            <w:tcW w:w="919" w:type="pct"/>
            <w:vMerge/>
            <w:tcBorders>
              <w:left w:val="single" w:sz="4" w:space="0" w:color="auto"/>
              <w:bottom w:val="single" w:sz="4" w:space="0" w:color="auto"/>
              <w:right w:val="single" w:sz="4" w:space="0" w:color="auto"/>
            </w:tcBorders>
            <w:shd w:val="clear" w:color="auto" w:fill="D9D9D9"/>
          </w:tcPr>
          <w:p w14:paraId="0379522C" w14:textId="77777777" w:rsidR="0047334B" w:rsidRPr="00BE1FC7" w:rsidRDefault="0047334B" w:rsidP="0047334B">
            <w:pPr>
              <w:jc w:val="left"/>
              <w:rPr>
                <w:rFonts w:eastAsia="Meiryo UI" w:cstheme="majorHAnsi"/>
                <w:b/>
                <w:bCs/>
                <w:szCs w:val="20"/>
                <w:lang w:val="en-GB"/>
              </w:rPr>
            </w:pPr>
          </w:p>
        </w:tc>
        <w:tc>
          <w:tcPr>
            <w:tcW w:w="1918" w:type="pct"/>
            <w:gridSpan w:val="2"/>
            <w:vMerge/>
            <w:tcBorders>
              <w:left w:val="single" w:sz="4" w:space="0" w:color="auto"/>
              <w:bottom w:val="single" w:sz="4" w:space="0" w:color="auto"/>
              <w:right w:val="single" w:sz="4" w:space="0" w:color="auto"/>
            </w:tcBorders>
          </w:tcPr>
          <w:p w14:paraId="6052056C" w14:textId="77777777" w:rsidR="0047334B" w:rsidRPr="00BE1FC7" w:rsidRDefault="0047334B" w:rsidP="0047334B">
            <w:pPr>
              <w:jc w:val="left"/>
              <w:rPr>
                <w:rFonts w:eastAsia="Meiryo UI" w:cstheme="majorHAnsi"/>
                <w:szCs w:val="20"/>
                <w:lang w:val="en-GB"/>
              </w:rPr>
            </w:pPr>
          </w:p>
        </w:tc>
        <w:tc>
          <w:tcPr>
            <w:tcW w:w="377" w:type="pct"/>
            <w:tcBorders>
              <w:top w:val="single" w:sz="4" w:space="0" w:color="auto"/>
              <w:left w:val="single" w:sz="4" w:space="0" w:color="auto"/>
              <w:bottom w:val="single" w:sz="4" w:space="0" w:color="auto"/>
              <w:right w:val="single" w:sz="4" w:space="0" w:color="auto"/>
            </w:tcBorders>
            <w:shd w:val="clear" w:color="auto" w:fill="D9D9D9"/>
          </w:tcPr>
          <w:p w14:paraId="45A6FD37" w14:textId="77777777" w:rsidR="0047334B" w:rsidRPr="00BE1FC7" w:rsidRDefault="0047334B" w:rsidP="0047334B">
            <w:pPr>
              <w:jc w:val="left"/>
              <w:rPr>
                <w:rFonts w:eastAsia="Meiryo UI" w:cstheme="majorHAnsi"/>
                <w:b/>
                <w:szCs w:val="20"/>
                <w:lang w:val="en-GB"/>
              </w:rPr>
            </w:pPr>
            <w:r w:rsidRPr="00BE1FC7">
              <w:rPr>
                <w:rFonts w:eastAsia="Meiryo UI" w:cstheme="majorHAnsi"/>
                <w:b/>
                <w:szCs w:val="20"/>
                <w:lang w:val="en-GB"/>
              </w:rPr>
              <w:t>Range</w:t>
            </w:r>
          </w:p>
        </w:tc>
        <w:tc>
          <w:tcPr>
            <w:tcW w:w="1786" w:type="pct"/>
            <w:gridSpan w:val="2"/>
            <w:tcBorders>
              <w:top w:val="single" w:sz="4" w:space="0" w:color="auto"/>
              <w:left w:val="single" w:sz="4" w:space="0" w:color="auto"/>
              <w:bottom w:val="single" w:sz="4" w:space="0" w:color="auto"/>
              <w:right w:val="single" w:sz="4" w:space="0" w:color="auto"/>
            </w:tcBorders>
          </w:tcPr>
          <w:p w14:paraId="324CFFEC" w14:textId="6A11C947" w:rsidR="0047334B" w:rsidRPr="00FF5497" w:rsidRDefault="0047334B" w:rsidP="0047334B">
            <w:pPr>
              <w:jc w:val="left"/>
              <w:rPr>
                <w:szCs w:val="20"/>
                <w:lang w:val="en-GB"/>
              </w:rPr>
            </w:pPr>
            <w:r>
              <w:rPr>
                <w:szCs w:val="20"/>
                <w:lang w:val="en-GB"/>
              </w:rPr>
              <w:t xml:space="preserve">0 - </w:t>
            </w:r>
            <w:r w:rsidR="00E121EB">
              <w:rPr>
                <w:szCs w:val="20"/>
              </w:rPr>
              <w:t>(PROTOCONV_CAN_CH_NUM-1)</w:t>
            </w:r>
          </w:p>
        </w:tc>
      </w:tr>
      <w:tr w:rsidR="0047334B" w:rsidRPr="007F0552" w14:paraId="7730CC8A" w14:textId="77777777" w:rsidTr="00892A1A">
        <w:tc>
          <w:tcPr>
            <w:tcW w:w="919" w:type="pct"/>
            <w:vMerge w:val="restart"/>
            <w:tcBorders>
              <w:top w:val="single" w:sz="4" w:space="0" w:color="auto"/>
              <w:left w:val="single" w:sz="4" w:space="0" w:color="auto"/>
              <w:right w:val="single" w:sz="4" w:space="0" w:color="auto"/>
            </w:tcBorders>
            <w:shd w:val="clear" w:color="auto" w:fill="D9D9D9"/>
            <w:hideMark/>
          </w:tcPr>
          <w:p w14:paraId="39464512" w14:textId="77777777" w:rsidR="0047334B" w:rsidRPr="00BE1FC7" w:rsidRDefault="0047334B" w:rsidP="0047334B">
            <w:pPr>
              <w:jc w:val="left"/>
              <w:rPr>
                <w:rFonts w:eastAsia="Meiryo UI" w:cstheme="majorHAnsi"/>
                <w:b/>
                <w:bCs/>
                <w:szCs w:val="20"/>
                <w:lang w:val="en-GB"/>
              </w:rPr>
            </w:pPr>
            <w:r w:rsidRPr="00BE1FC7">
              <w:rPr>
                <w:rFonts w:eastAsia="Meiryo UI" w:cstheme="majorHAnsi"/>
                <w:b/>
                <w:bCs/>
                <w:szCs w:val="20"/>
                <w:lang w:val="en-GB"/>
              </w:rPr>
              <w:t>Parameters (In)</w:t>
            </w:r>
          </w:p>
        </w:tc>
        <w:tc>
          <w:tcPr>
            <w:tcW w:w="1918" w:type="pct"/>
            <w:gridSpan w:val="2"/>
            <w:vMerge w:val="restart"/>
            <w:tcBorders>
              <w:top w:val="single" w:sz="4" w:space="0" w:color="auto"/>
              <w:left w:val="single" w:sz="4" w:space="0" w:color="auto"/>
              <w:right w:val="single" w:sz="4" w:space="0" w:color="auto"/>
            </w:tcBorders>
          </w:tcPr>
          <w:p w14:paraId="57D48D44" w14:textId="5C573AA4" w:rsidR="0047334B" w:rsidRPr="00AF622B" w:rsidRDefault="00BE6E85" w:rsidP="0047334B">
            <w:pPr>
              <w:jc w:val="left"/>
              <w:rPr>
                <w:szCs w:val="20"/>
              </w:rPr>
            </w:pPr>
            <w:r w:rsidRPr="00FF5497">
              <w:rPr>
                <w:szCs w:val="20"/>
              </w:rPr>
              <w:t>const R_</w:t>
            </w:r>
            <w:r>
              <w:rPr>
                <w:szCs w:val="20"/>
              </w:rPr>
              <w:t>ProtoConv</w:t>
            </w:r>
            <w:r w:rsidRPr="00FF5497">
              <w:rPr>
                <w:szCs w:val="20"/>
              </w:rPr>
              <w:t>_CanFrameType *</w:t>
            </w:r>
            <w:r w:rsidRPr="007D3367">
              <w:rPr>
                <w:szCs w:val="20"/>
              </w:rPr>
              <w:t>pCanFrame</w:t>
            </w:r>
          </w:p>
        </w:tc>
        <w:tc>
          <w:tcPr>
            <w:tcW w:w="2163" w:type="pct"/>
            <w:gridSpan w:val="3"/>
            <w:tcBorders>
              <w:top w:val="single" w:sz="4" w:space="0" w:color="auto"/>
              <w:left w:val="single" w:sz="4" w:space="0" w:color="auto"/>
              <w:bottom w:val="single" w:sz="4" w:space="0" w:color="auto"/>
              <w:right w:val="single" w:sz="4" w:space="0" w:color="auto"/>
            </w:tcBorders>
            <w:vAlign w:val="center"/>
          </w:tcPr>
          <w:p w14:paraId="103C5FB8" w14:textId="58EEAE80" w:rsidR="0047334B" w:rsidRPr="007F0552" w:rsidRDefault="0047334B" w:rsidP="0047334B">
            <w:pPr>
              <w:jc w:val="left"/>
              <w:rPr>
                <w:rFonts w:eastAsia="Meiryo UI" w:cstheme="majorHAnsi"/>
                <w:szCs w:val="20"/>
                <w:lang w:val="en-GB"/>
              </w:rPr>
            </w:pPr>
            <w:r w:rsidRPr="00B214F4">
              <w:rPr>
                <w:rFonts w:eastAsia="Meiryo UI" w:cstheme="majorHAnsi"/>
                <w:szCs w:val="20"/>
                <w:lang w:val="en-GB"/>
              </w:rPr>
              <w:t xml:space="preserve">Address of buffer where </w:t>
            </w:r>
            <w:r w:rsidR="00BE6E85" w:rsidRPr="00B214F4">
              <w:rPr>
                <w:rFonts w:eastAsia="Meiryo UI" w:cstheme="majorHAnsi"/>
                <w:szCs w:val="20"/>
                <w:lang w:val="en-GB"/>
              </w:rPr>
              <w:t>CAN frames</w:t>
            </w:r>
            <w:r w:rsidR="00BE6E85">
              <w:rPr>
                <w:rFonts w:eastAsia="Meiryo UI" w:cstheme="majorHAnsi"/>
                <w:szCs w:val="20"/>
                <w:lang w:val="en-GB"/>
              </w:rPr>
              <w:t xml:space="preserve"> </w:t>
            </w:r>
            <w:r>
              <w:rPr>
                <w:rFonts w:eastAsia="Meiryo UI" w:cstheme="majorHAnsi"/>
                <w:szCs w:val="20"/>
                <w:lang w:val="en-GB"/>
              </w:rPr>
              <w:t>is</w:t>
            </w:r>
            <w:r w:rsidRPr="00B214F4">
              <w:rPr>
                <w:rFonts w:eastAsia="Meiryo UI" w:cstheme="majorHAnsi"/>
                <w:szCs w:val="20"/>
                <w:lang w:val="en-GB"/>
              </w:rPr>
              <w:t xml:space="preserve"> stored</w:t>
            </w:r>
          </w:p>
        </w:tc>
      </w:tr>
      <w:tr w:rsidR="0047334B" w:rsidRPr="00FF5497" w14:paraId="5D941B19" w14:textId="77777777" w:rsidTr="00892A1A">
        <w:tc>
          <w:tcPr>
            <w:tcW w:w="919" w:type="pct"/>
            <w:vMerge/>
            <w:tcBorders>
              <w:left w:val="single" w:sz="4" w:space="0" w:color="auto"/>
              <w:bottom w:val="single" w:sz="4" w:space="0" w:color="auto"/>
              <w:right w:val="single" w:sz="4" w:space="0" w:color="auto"/>
            </w:tcBorders>
            <w:shd w:val="clear" w:color="auto" w:fill="D9D9D9"/>
          </w:tcPr>
          <w:p w14:paraId="2623BAE7" w14:textId="77777777" w:rsidR="0047334B" w:rsidRPr="00BE1FC7" w:rsidRDefault="0047334B" w:rsidP="0047334B">
            <w:pPr>
              <w:jc w:val="left"/>
              <w:rPr>
                <w:rFonts w:eastAsia="Meiryo UI" w:cstheme="majorHAnsi"/>
                <w:b/>
                <w:bCs/>
                <w:szCs w:val="20"/>
                <w:lang w:val="en-GB"/>
              </w:rPr>
            </w:pPr>
          </w:p>
        </w:tc>
        <w:tc>
          <w:tcPr>
            <w:tcW w:w="1918" w:type="pct"/>
            <w:gridSpan w:val="2"/>
            <w:vMerge/>
            <w:tcBorders>
              <w:left w:val="single" w:sz="4" w:space="0" w:color="auto"/>
              <w:bottom w:val="single" w:sz="4" w:space="0" w:color="auto"/>
              <w:right w:val="single" w:sz="4" w:space="0" w:color="auto"/>
            </w:tcBorders>
          </w:tcPr>
          <w:p w14:paraId="43C5F1A1" w14:textId="77777777" w:rsidR="0047334B" w:rsidRPr="00BE1FC7" w:rsidRDefault="0047334B" w:rsidP="0047334B">
            <w:pPr>
              <w:jc w:val="left"/>
              <w:rPr>
                <w:rFonts w:eastAsia="Meiryo UI" w:cstheme="majorHAnsi"/>
                <w:szCs w:val="20"/>
                <w:lang w:val="en-GB"/>
              </w:rPr>
            </w:pPr>
          </w:p>
        </w:tc>
        <w:tc>
          <w:tcPr>
            <w:tcW w:w="377" w:type="pct"/>
            <w:tcBorders>
              <w:top w:val="single" w:sz="4" w:space="0" w:color="auto"/>
              <w:left w:val="single" w:sz="4" w:space="0" w:color="auto"/>
              <w:bottom w:val="single" w:sz="4" w:space="0" w:color="auto"/>
              <w:right w:val="single" w:sz="4" w:space="0" w:color="auto"/>
            </w:tcBorders>
            <w:shd w:val="clear" w:color="auto" w:fill="D9D9D9"/>
          </w:tcPr>
          <w:p w14:paraId="1BD392CB" w14:textId="77777777" w:rsidR="0047334B" w:rsidRPr="00BE1FC7" w:rsidRDefault="0047334B" w:rsidP="0047334B">
            <w:pPr>
              <w:jc w:val="left"/>
              <w:rPr>
                <w:rFonts w:eastAsia="Meiryo UI" w:cstheme="majorHAnsi"/>
                <w:b/>
                <w:szCs w:val="20"/>
                <w:lang w:val="en-GB"/>
              </w:rPr>
            </w:pPr>
            <w:r w:rsidRPr="00BE1FC7">
              <w:rPr>
                <w:rFonts w:eastAsia="Meiryo UI" w:cstheme="majorHAnsi"/>
                <w:b/>
                <w:szCs w:val="20"/>
                <w:lang w:val="en-GB"/>
              </w:rPr>
              <w:t>Range</w:t>
            </w:r>
          </w:p>
        </w:tc>
        <w:tc>
          <w:tcPr>
            <w:tcW w:w="1786" w:type="pct"/>
            <w:gridSpan w:val="2"/>
            <w:tcBorders>
              <w:top w:val="single" w:sz="4" w:space="0" w:color="auto"/>
              <w:left w:val="single" w:sz="4" w:space="0" w:color="auto"/>
              <w:bottom w:val="single" w:sz="4" w:space="0" w:color="auto"/>
              <w:right w:val="single" w:sz="4" w:space="0" w:color="auto"/>
            </w:tcBorders>
          </w:tcPr>
          <w:p w14:paraId="1EB33F67" w14:textId="77777777" w:rsidR="0047334B" w:rsidRPr="00FF5497" w:rsidRDefault="0047334B" w:rsidP="0047334B">
            <w:pPr>
              <w:jc w:val="left"/>
              <w:rPr>
                <w:szCs w:val="20"/>
                <w:lang w:val="en-GB"/>
              </w:rPr>
            </w:pPr>
            <w:r w:rsidRPr="00FF5497">
              <w:rPr>
                <w:szCs w:val="20"/>
                <w:lang w:val="en-GB"/>
              </w:rPr>
              <w:t xml:space="preserve">Not </w:t>
            </w:r>
            <w:r>
              <w:rPr>
                <w:szCs w:val="20"/>
                <w:lang w:val="en-GB"/>
              </w:rPr>
              <w:t>NULL_PTR</w:t>
            </w:r>
          </w:p>
        </w:tc>
      </w:tr>
      <w:tr w:rsidR="0047334B" w:rsidRPr="007F0552" w14:paraId="0F7A5715" w14:textId="77777777" w:rsidTr="00892A1A">
        <w:tc>
          <w:tcPr>
            <w:tcW w:w="919" w:type="pct"/>
            <w:vMerge w:val="restart"/>
            <w:tcBorders>
              <w:top w:val="single" w:sz="4" w:space="0" w:color="auto"/>
              <w:left w:val="single" w:sz="4" w:space="0" w:color="auto"/>
              <w:right w:val="single" w:sz="4" w:space="0" w:color="auto"/>
            </w:tcBorders>
            <w:shd w:val="clear" w:color="auto" w:fill="D9D9D9"/>
            <w:hideMark/>
          </w:tcPr>
          <w:p w14:paraId="15E06F44" w14:textId="77777777" w:rsidR="0047334B" w:rsidRPr="00BE1FC7" w:rsidRDefault="0047334B" w:rsidP="0047334B">
            <w:pPr>
              <w:jc w:val="left"/>
              <w:rPr>
                <w:rFonts w:eastAsia="Meiryo UI" w:cstheme="majorHAnsi"/>
                <w:b/>
                <w:bCs/>
                <w:szCs w:val="20"/>
                <w:lang w:val="en-GB"/>
              </w:rPr>
            </w:pPr>
            <w:r w:rsidRPr="00BE1FC7">
              <w:rPr>
                <w:rFonts w:eastAsia="Meiryo UI" w:cstheme="majorHAnsi"/>
                <w:b/>
                <w:bCs/>
                <w:szCs w:val="20"/>
                <w:lang w:val="en-GB"/>
              </w:rPr>
              <w:t>Parameters (In)</w:t>
            </w:r>
          </w:p>
        </w:tc>
        <w:tc>
          <w:tcPr>
            <w:tcW w:w="1918" w:type="pct"/>
            <w:gridSpan w:val="2"/>
            <w:vMerge w:val="restart"/>
            <w:tcBorders>
              <w:top w:val="single" w:sz="4" w:space="0" w:color="auto"/>
              <w:left w:val="single" w:sz="4" w:space="0" w:color="auto"/>
              <w:right w:val="single" w:sz="4" w:space="0" w:color="auto"/>
            </w:tcBorders>
          </w:tcPr>
          <w:p w14:paraId="5E194DBB" w14:textId="7DDF1377" w:rsidR="0047334B" w:rsidRPr="007D3367" w:rsidRDefault="00BE6E85" w:rsidP="0047334B">
            <w:pPr>
              <w:jc w:val="left"/>
              <w:rPr>
                <w:rFonts w:eastAsia="Meiryo UI" w:cstheme="majorHAnsi"/>
                <w:szCs w:val="20"/>
                <w:lang w:val="en-GB"/>
              </w:rPr>
            </w:pPr>
            <w:r w:rsidRPr="00AF622B">
              <w:rPr>
                <w:szCs w:val="20"/>
              </w:rPr>
              <w:t xml:space="preserve">const </w:t>
            </w:r>
            <w:r>
              <w:rPr>
                <w:szCs w:val="20"/>
              </w:rPr>
              <w:t>R_ProtoConv_TimeStampType</w:t>
            </w:r>
            <w:r w:rsidRPr="00AF622B">
              <w:rPr>
                <w:szCs w:val="20"/>
              </w:rPr>
              <w:t>*pTimeStamp</w:t>
            </w:r>
          </w:p>
        </w:tc>
        <w:tc>
          <w:tcPr>
            <w:tcW w:w="2163" w:type="pct"/>
            <w:gridSpan w:val="3"/>
            <w:tcBorders>
              <w:top w:val="single" w:sz="4" w:space="0" w:color="auto"/>
              <w:left w:val="single" w:sz="4" w:space="0" w:color="auto"/>
              <w:bottom w:val="single" w:sz="4" w:space="0" w:color="auto"/>
              <w:right w:val="single" w:sz="4" w:space="0" w:color="auto"/>
            </w:tcBorders>
            <w:vAlign w:val="center"/>
          </w:tcPr>
          <w:p w14:paraId="0BC7EA76" w14:textId="6C461DB6" w:rsidR="0047334B" w:rsidRPr="007F0552" w:rsidRDefault="0047334B" w:rsidP="0047334B">
            <w:pPr>
              <w:jc w:val="left"/>
              <w:rPr>
                <w:rFonts w:eastAsia="Meiryo UI" w:cstheme="majorHAnsi"/>
                <w:szCs w:val="20"/>
                <w:lang w:val="en-GB"/>
              </w:rPr>
            </w:pPr>
            <w:r w:rsidRPr="00B214F4">
              <w:rPr>
                <w:rFonts w:eastAsia="Meiryo UI" w:cstheme="majorHAnsi"/>
                <w:szCs w:val="20"/>
                <w:lang w:val="en-GB"/>
              </w:rPr>
              <w:t>Address of buffer where</w:t>
            </w:r>
            <w:r w:rsidR="00BE6E85">
              <w:rPr>
                <w:rFonts w:eastAsia="Meiryo UI" w:cstheme="majorHAnsi"/>
                <w:szCs w:val="20"/>
                <w:lang w:val="en-GB"/>
              </w:rPr>
              <w:t xml:space="preserve"> timestamp is </w:t>
            </w:r>
            <w:r w:rsidRPr="00B214F4">
              <w:rPr>
                <w:rFonts w:eastAsia="Meiryo UI" w:cstheme="majorHAnsi"/>
                <w:szCs w:val="20"/>
                <w:lang w:val="en-GB"/>
              </w:rPr>
              <w:t>stored</w:t>
            </w:r>
          </w:p>
        </w:tc>
      </w:tr>
      <w:tr w:rsidR="0047334B" w:rsidRPr="00FF5497" w14:paraId="10773809" w14:textId="77777777" w:rsidTr="00892A1A">
        <w:tc>
          <w:tcPr>
            <w:tcW w:w="919" w:type="pct"/>
            <w:vMerge/>
            <w:tcBorders>
              <w:left w:val="single" w:sz="4" w:space="0" w:color="auto"/>
              <w:bottom w:val="single" w:sz="4" w:space="0" w:color="auto"/>
              <w:right w:val="single" w:sz="4" w:space="0" w:color="auto"/>
            </w:tcBorders>
            <w:shd w:val="clear" w:color="auto" w:fill="D9D9D9"/>
          </w:tcPr>
          <w:p w14:paraId="636B8C88" w14:textId="77777777" w:rsidR="0047334B" w:rsidRPr="00BE1FC7" w:rsidRDefault="0047334B" w:rsidP="0047334B">
            <w:pPr>
              <w:jc w:val="left"/>
              <w:rPr>
                <w:rFonts w:eastAsia="Meiryo UI" w:cstheme="majorHAnsi"/>
                <w:b/>
                <w:bCs/>
                <w:szCs w:val="20"/>
                <w:lang w:val="en-GB"/>
              </w:rPr>
            </w:pPr>
          </w:p>
        </w:tc>
        <w:tc>
          <w:tcPr>
            <w:tcW w:w="1918" w:type="pct"/>
            <w:gridSpan w:val="2"/>
            <w:vMerge/>
            <w:tcBorders>
              <w:left w:val="single" w:sz="4" w:space="0" w:color="auto"/>
              <w:bottom w:val="single" w:sz="4" w:space="0" w:color="auto"/>
              <w:right w:val="single" w:sz="4" w:space="0" w:color="auto"/>
            </w:tcBorders>
          </w:tcPr>
          <w:p w14:paraId="2FFB1752" w14:textId="77777777" w:rsidR="0047334B" w:rsidRPr="00BE1FC7" w:rsidRDefault="0047334B" w:rsidP="0047334B">
            <w:pPr>
              <w:jc w:val="left"/>
              <w:rPr>
                <w:rFonts w:eastAsia="Meiryo UI" w:cstheme="majorHAnsi"/>
                <w:szCs w:val="20"/>
                <w:lang w:val="en-GB"/>
              </w:rPr>
            </w:pPr>
          </w:p>
        </w:tc>
        <w:tc>
          <w:tcPr>
            <w:tcW w:w="377" w:type="pct"/>
            <w:tcBorders>
              <w:top w:val="single" w:sz="4" w:space="0" w:color="auto"/>
              <w:left w:val="single" w:sz="4" w:space="0" w:color="auto"/>
              <w:bottom w:val="single" w:sz="4" w:space="0" w:color="auto"/>
              <w:right w:val="single" w:sz="4" w:space="0" w:color="auto"/>
            </w:tcBorders>
            <w:shd w:val="clear" w:color="auto" w:fill="D9D9D9"/>
          </w:tcPr>
          <w:p w14:paraId="4EBA7D6E" w14:textId="77777777" w:rsidR="0047334B" w:rsidRPr="00BE1FC7" w:rsidRDefault="0047334B" w:rsidP="0047334B">
            <w:pPr>
              <w:jc w:val="left"/>
              <w:rPr>
                <w:rFonts w:eastAsia="Meiryo UI" w:cstheme="majorHAnsi"/>
                <w:b/>
                <w:szCs w:val="20"/>
                <w:lang w:val="en-GB"/>
              </w:rPr>
            </w:pPr>
            <w:r w:rsidRPr="00BE1FC7">
              <w:rPr>
                <w:rFonts w:eastAsia="Meiryo UI" w:cstheme="majorHAnsi"/>
                <w:b/>
                <w:szCs w:val="20"/>
                <w:lang w:val="en-GB"/>
              </w:rPr>
              <w:t>Range</w:t>
            </w:r>
          </w:p>
        </w:tc>
        <w:tc>
          <w:tcPr>
            <w:tcW w:w="1786" w:type="pct"/>
            <w:gridSpan w:val="2"/>
            <w:tcBorders>
              <w:top w:val="single" w:sz="4" w:space="0" w:color="auto"/>
              <w:left w:val="single" w:sz="4" w:space="0" w:color="auto"/>
              <w:bottom w:val="single" w:sz="4" w:space="0" w:color="auto"/>
              <w:right w:val="single" w:sz="4" w:space="0" w:color="auto"/>
            </w:tcBorders>
          </w:tcPr>
          <w:p w14:paraId="636ABA3A" w14:textId="77777777" w:rsidR="0047334B" w:rsidRPr="00FF5497" w:rsidRDefault="0047334B" w:rsidP="0047334B">
            <w:pPr>
              <w:jc w:val="left"/>
              <w:rPr>
                <w:szCs w:val="20"/>
                <w:lang w:val="en-GB"/>
              </w:rPr>
            </w:pPr>
            <w:r w:rsidRPr="00FF5497">
              <w:rPr>
                <w:szCs w:val="20"/>
                <w:lang w:val="en-GB"/>
              </w:rPr>
              <w:t xml:space="preserve">Not </w:t>
            </w:r>
            <w:r>
              <w:rPr>
                <w:szCs w:val="20"/>
                <w:lang w:val="en-GB"/>
              </w:rPr>
              <w:t>NULL_PTR</w:t>
            </w:r>
          </w:p>
        </w:tc>
      </w:tr>
      <w:tr w:rsidR="0047334B" w:rsidRPr="00773260" w14:paraId="0629FB90"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2FA6A0E3" w14:textId="77777777" w:rsidR="009956C2" w:rsidRPr="00773260" w:rsidRDefault="009956C2" w:rsidP="00B33DF2">
            <w:pPr>
              <w:jc w:val="left"/>
              <w:rPr>
                <w:rFonts w:eastAsia="Meiryo UI" w:cstheme="majorHAnsi"/>
                <w:b/>
                <w:bCs/>
                <w:szCs w:val="20"/>
                <w:lang w:val="en-GB"/>
              </w:rPr>
            </w:pPr>
            <w:r w:rsidRPr="00773260">
              <w:rPr>
                <w:rFonts w:eastAsia="Meiryo UI" w:cstheme="majorHAnsi"/>
                <w:b/>
                <w:bCs/>
                <w:szCs w:val="20"/>
                <w:lang w:val="en-GB"/>
              </w:rPr>
              <w:t>Parameters (In-Out)</w:t>
            </w:r>
          </w:p>
        </w:tc>
        <w:tc>
          <w:tcPr>
            <w:tcW w:w="1918" w:type="pct"/>
            <w:gridSpan w:val="2"/>
            <w:tcBorders>
              <w:top w:val="single" w:sz="4" w:space="0" w:color="auto"/>
              <w:left w:val="single" w:sz="4" w:space="0" w:color="auto"/>
              <w:bottom w:val="single" w:sz="4" w:space="0" w:color="auto"/>
              <w:right w:val="single" w:sz="4" w:space="0" w:color="auto"/>
            </w:tcBorders>
          </w:tcPr>
          <w:p w14:paraId="2676EB80" w14:textId="77777777" w:rsidR="009956C2" w:rsidRPr="00773260" w:rsidRDefault="009956C2" w:rsidP="00B33DF2">
            <w:pPr>
              <w:jc w:val="left"/>
              <w:rPr>
                <w:rFonts w:eastAsia="Meiryo UI" w:cstheme="majorHAnsi"/>
                <w:lang w:val="en-GB"/>
              </w:rPr>
            </w:pPr>
            <w:r w:rsidRPr="00773260">
              <w:t>N/A</w:t>
            </w:r>
          </w:p>
        </w:tc>
        <w:tc>
          <w:tcPr>
            <w:tcW w:w="2163" w:type="pct"/>
            <w:gridSpan w:val="3"/>
            <w:tcBorders>
              <w:top w:val="single" w:sz="4" w:space="0" w:color="auto"/>
              <w:left w:val="single" w:sz="4" w:space="0" w:color="auto"/>
              <w:bottom w:val="single" w:sz="4" w:space="0" w:color="auto"/>
              <w:right w:val="single" w:sz="4" w:space="0" w:color="auto"/>
            </w:tcBorders>
          </w:tcPr>
          <w:p w14:paraId="3B354878" w14:textId="77777777" w:rsidR="009956C2" w:rsidRPr="00773260" w:rsidRDefault="009956C2" w:rsidP="00B33DF2">
            <w:pPr>
              <w:jc w:val="left"/>
              <w:rPr>
                <w:rFonts w:eastAsia="Meiryo UI" w:cstheme="majorHAnsi"/>
                <w:lang w:val="en-GB"/>
              </w:rPr>
            </w:pPr>
            <w:r w:rsidRPr="00773260">
              <w:rPr>
                <w:lang w:val="en-GB"/>
              </w:rPr>
              <w:t>-</w:t>
            </w:r>
          </w:p>
        </w:tc>
      </w:tr>
      <w:tr w:rsidR="0047334B" w:rsidRPr="00773260" w14:paraId="353ED718"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13A4803B" w14:textId="77777777" w:rsidR="009956C2" w:rsidRPr="00773260" w:rsidRDefault="009956C2" w:rsidP="00B33DF2">
            <w:pPr>
              <w:jc w:val="left"/>
              <w:rPr>
                <w:rFonts w:eastAsia="Meiryo UI" w:cstheme="majorHAnsi"/>
                <w:b/>
                <w:bCs/>
                <w:szCs w:val="20"/>
                <w:lang w:val="en-GB"/>
              </w:rPr>
            </w:pPr>
            <w:r w:rsidRPr="00773260">
              <w:rPr>
                <w:rFonts w:eastAsia="Meiryo UI" w:cstheme="majorHAnsi"/>
                <w:b/>
                <w:bCs/>
                <w:szCs w:val="20"/>
                <w:lang w:val="en-GB"/>
              </w:rPr>
              <w:t>Parameters (Out)</w:t>
            </w:r>
          </w:p>
        </w:tc>
        <w:tc>
          <w:tcPr>
            <w:tcW w:w="1918" w:type="pct"/>
            <w:gridSpan w:val="2"/>
            <w:tcBorders>
              <w:top w:val="single" w:sz="4" w:space="0" w:color="auto"/>
              <w:left w:val="single" w:sz="4" w:space="0" w:color="auto"/>
              <w:bottom w:val="single" w:sz="4" w:space="0" w:color="auto"/>
              <w:right w:val="single" w:sz="4" w:space="0" w:color="auto"/>
            </w:tcBorders>
          </w:tcPr>
          <w:p w14:paraId="28D824C3" w14:textId="77777777" w:rsidR="009956C2" w:rsidRPr="00773260" w:rsidRDefault="009956C2" w:rsidP="00B33DF2">
            <w:pPr>
              <w:jc w:val="left"/>
              <w:rPr>
                <w:rFonts w:eastAsia="Meiryo UI" w:cstheme="majorHAnsi"/>
                <w:lang w:val="en-GB"/>
              </w:rPr>
            </w:pPr>
            <w:r w:rsidRPr="00773260">
              <w:t>N/A</w:t>
            </w:r>
          </w:p>
        </w:tc>
        <w:tc>
          <w:tcPr>
            <w:tcW w:w="2163" w:type="pct"/>
            <w:gridSpan w:val="3"/>
            <w:tcBorders>
              <w:top w:val="single" w:sz="4" w:space="0" w:color="auto"/>
              <w:left w:val="single" w:sz="4" w:space="0" w:color="auto"/>
              <w:bottom w:val="single" w:sz="4" w:space="0" w:color="auto"/>
              <w:right w:val="single" w:sz="4" w:space="0" w:color="auto"/>
            </w:tcBorders>
          </w:tcPr>
          <w:p w14:paraId="070711B4" w14:textId="77777777" w:rsidR="009956C2" w:rsidRPr="00773260" w:rsidRDefault="009956C2" w:rsidP="00B33DF2">
            <w:pPr>
              <w:jc w:val="left"/>
              <w:rPr>
                <w:rFonts w:eastAsia="Meiryo UI" w:cstheme="majorHAnsi"/>
                <w:lang w:val="en-GB"/>
              </w:rPr>
            </w:pPr>
            <w:r w:rsidRPr="00773260">
              <w:rPr>
                <w:lang w:val="en-GB"/>
              </w:rPr>
              <w:t>-</w:t>
            </w:r>
          </w:p>
        </w:tc>
      </w:tr>
      <w:tr w:rsidR="0047334B" w:rsidRPr="00773260" w14:paraId="4CA9E3EF"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46CE901B" w14:textId="77777777" w:rsidR="009956C2" w:rsidRPr="00773260" w:rsidRDefault="009956C2" w:rsidP="00B33DF2">
            <w:pPr>
              <w:jc w:val="left"/>
              <w:rPr>
                <w:rFonts w:eastAsia="Meiryo UI" w:cstheme="majorHAnsi"/>
                <w:b/>
                <w:bCs/>
                <w:szCs w:val="20"/>
                <w:lang w:val="en-GB"/>
              </w:rPr>
            </w:pPr>
            <w:r w:rsidRPr="00773260">
              <w:rPr>
                <w:rFonts w:eastAsia="Meiryo UI" w:cstheme="majorHAnsi"/>
                <w:b/>
                <w:bCs/>
                <w:szCs w:val="20"/>
                <w:lang w:val="en-GB"/>
              </w:rPr>
              <w:t>Return Value</w:t>
            </w:r>
          </w:p>
        </w:tc>
        <w:tc>
          <w:tcPr>
            <w:tcW w:w="1918" w:type="pct"/>
            <w:gridSpan w:val="2"/>
            <w:tcBorders>
              <w:top w:val="single" w:sz="4" w:space="0" w:color="auto"/>
              <w:left w:val="single" w:sz="4" w:space="0" w:color="auto"/>
              <w:bottom w:val="single" w:sz="4" w:space="0" w:color="auto"/>
              <w:right w:val="single" w:sz="4" w:space="0" w:color="auto"/>
            </w:tcBorders>
          </w:tcPr>
          <w:p w14:paraId="7D7B3438" w14:textId="77777777" w:rsidR="009956C2" w:rsidRPr="00773260" w:rsidRDefault="009956C2" w:rsidP="00B33DF2">
            <w:pPr>
              <w:jc w:val="left"/>
              <w:rPr>
                <w:rFonts w:eastAsia="Meiryo UI" w:cstheme="majorHAnsi"/>
                <w:lang w:val="en-GB"/>
              </w:rPr>
            </w:pPr>
            <w:r w:rsidRPr="00DB7A19">
              <w:t>Std_ReturnType</w:t>
            </w:r>
          </w:p>
        </w:tc>
        <w:tc>
          <w:tcPr>
            <w:tcW w:w="2163" w:type="pct"/>
            <w:gridSpan w:val="3"/>
            <w:tcBorders>
              <w:top w:val="single" w:sz="4" w:space="0" w:color="auto"/>
              <w:left w:val="single" w:sz="4" w:space="0" w:color="auto"/>
              <w:bottom w:val="single" w:sz="4" w:space="0" w:color="auto"/>
              <w:right w:val="single" w:sz="4" w:space="0" w:color="auto"/>
            </w:tcBorders>
          </w:tcPr>
          <w:p w14:paraId="7A8F556E" w14:textId="77777777" w:rsidR="009956C2" w:rsidRDefault="009956C2" w:rsidP="00B33DF2">
            <w:pPr>
              <w:jc w:val="left"/>
              <w:rPr>
                <w:lang w:val="en-GB"/>
              </w:rPr>
            </w:pPr>
            <w:r w:rsidRPr="00773260">
              <w:rPr>
                <w:rFonts w:hint="eastAsia"/>
                <w:lang w:val="en-GB"/>
              </w:rPr>
              <w:t>E_OK</w:t>
            </w:r>
          </w:p>
          <w:p w14:paraId="67CD5E5C" w14:textId="77777777" w:rsidR="009956C2" w:rsidRPr="00773260" w:rsidRDefault="009956C2" w:rsidP="00B33DF2">
            <w:pPr>
              <w:jc w:val="left"/>
              <w:rPr>
                <w:lang w:val="en-GB"/>
              </w:rPr>
            </w:pPr>
            <w:r>
              <w:rPr>
                <w:lang w:val="en-GB"/>
              </w:rPr>
              <w:t>E_NOT_OK</w:t>
            </w:r>
          </w:p>
        </w:tc>
      </w:tr>
      <w:tr w:rsidR="0047334B" w:rsidRPr="00773260" w14:paraId="690DA3B5"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2C9A32F9" w14:textId="77777777" w:rsidR="009956C2" w:rsidRPr="00773260" w:rsidRDefault="009956C2" w:rsidP="00B33DF2">
            <w:pPr>
              <w:jc w:val="left"/>
              <w:rPr>
                <w:rFonts w:cs="Arial"/>
                <w:b/>
                <w:bCs/>
                <w:szCs w:val="20"/>
              </w:rPr>
            </w:pPr>
            <w:r w:rsidRPr="00773260">
              <w:rPr>
                <w:rFonts w:cs="Arial"/>
                <w:b/>
                <w:bCs/>
                <w:szCs w:val="20"/>
              </w:rPr>
              <w:t>Description</w:t>
            </w:r>
          </w:p>
        </w:tc>
        <w:tc>
          <w:tcPr>
            <w:tcW w:w="4081" w:type="pct"/>
            <w:gridSpan w:val="5"/>
            <w:tcBorders>
              <w:top w:val="single" w:sz="4" w:space="0" w:color="auto"/>
              <w:left w:val="single" w:sz="4" w:space="0" w:color="auto"/>
              <w:bottom w:val="single" w:sz="4" w:space="0" w:color="auto"/>
              <w:right w:val="single" w:sz="4" w:space="0" w:color="auto"/>
            </w:tcBorders>
          </w:tcPr>
          <w:p w14:paraId="722D47EC" w14:textId="77777777" w:rsidR="00995D2A" w:rsidRDefault="00995D2A" w:rsidP="00995D2A">
            <w:pPr>
              <w:jc w:val="left"/>
            </w:pPr>
            <w:r>
              <w:t>usBusIdx is the index of the bus and specifies the Can to Ethernet Routing Table to be searched. usBusIdx is also used as the value to be stored in the can_bus_id field of the ACF CAN format.</w:t>
            </w:r>
          </w:p>
          <w:p w14:paraId="4E2D1947" w14:textId="55DFE426" w:rsidR="00995D2A" w:rsidRDefault="00995D2A" w:rsidP="00995D2A">
            <w:pPr>
              <w:jc w:val="left"/>
            </w:pPr>
            <w:r>
              <w:t>pTimeStamp is the timestamp to be stored in the message_timestamp field of the ACF CAN format</w:t>
            </w:r>
            <w:r w:rsidR="00037062">
              <w:t>, n</w:t>
            </w:r>
            <w:r>
              <w:t>ot used for IPDU-M format.</w:t>
            </w:r>
          </w:p>
          <w:p w14:paraId="332F8C0A" w14:textId="77777777" w:rsidR="00995D2A" w:rsidRDefault="00995D2A" w:rsidP="00995D2A">
            <w:pPr>
              <w:jc w:val="left"/>
            </w:pPr>
          </w:p>
          <w:p w14:paraId="421C2DE7" w14:textId="77777777" w:rsidR="00995D2A" w:rsidRDefault="00995D2A" w:rsidP="00995D2A">
            <w:pPr>
              <w:jc w:val="left"/>
            </w:pPr>
            <w:r>
              <w:t>1-1. Get CAN frame information from Parameter pCanFrame.</w:t>
            </w:r>
          </w:p>
          <w:p w14:paraId="4E19E1B1" w14:textId="0D1BD371" w:rsidR="00995D2A" w:rsidRDefault="00995D2A" w:rsidP="00995D2A">
            <w:pPr>
              <w:jc w:val="left"/>
            </w:pPr>
            <w:r>
              <w:t xml:space="preserve">1-2. </w:t>
            </w:r>
            <w:r w:rsidR="00037062">
              <w:t>Search</w:t>
            </w:r>
            <w:r>
              <w:t xml:space="preserve"> the CAN to Ethernet Routing Table by the CAN ID of the CAN frame, and obtain the Ethernet destination information. If the CAN ID does not match the CAN to Ethernet Routing Table, returns E_NOT_OK, report DET error PROTOCONV_E_MATCH (if PROTOCONV_DEV_ERROR_DETECT == STD_ON) and process is terminated.</w:t>
            </w:r>
          </w:p>
          <w:p w14:paraId="51F416EC" w14:textId="77777777" w:rsidR="00995D2A" w:rsidRDefault="00995D2A" w:rsidP="00995D2A">
            <w:pPr>
              <w:jc w:val="left"/>
            </w:pPr>
          </w:p>
          <w:p w14:paraId="1C202A7D" w14:textId="77777777" w:rsidR="00995D2A" w:rsidRDefault="00995D2A" w:rsidP="00995D2A">
            <w:pPr>
              <w:jc w:val="left"/>
            </w:pPr>
            <w:r>
              <w:t>The following processing is performed according to the CAN to Ethernet conversion method.</w:t>
            </w:r>
          </w:p>
          <w:p w14:paraId="190AAD38" w14:textId="77777777" w:rsidR="00995D2A" w:rsidRDefault="00995D2A" w:rsidP="00995D2A">
            <w:pPr>
              <w:jc w:val="left"/>
            </w:pPr>
            <w:r>
              <w:t>[In case of Basic Type]</w:t>
            </w:r>
          </w:p>
          <w:p w14:paraId="49A3EC79" w14:textId="77777777" w:rsidR="00995D2A" w:rsidRDefault="00995D2A" w:rsidP="00995D2A">
            <w:pPr>
              <w:jc w:val="left"/>
            </w:pPr>
            <w:r>
              <w:t>2-1. Add CAN frame to CAN Rx Buffer.</w:t>
            </w:r>
          </w:p>
          <w:p w14:paraId="30B3C177" w14:textId="7F8B42B4" w:rsidR="00995D2A" w:rsidRDefault="00995D2A" w:rsidP="00995D2A">
            <w:pPr>
              <w:jc w:val="left"/>
            </w:pPr>
            <w:r>
              <w:t>2-2. Store Ethernet destination information as Ethernet header in Ethernet Tx Buffer.</w:t>
            </w:r>
          </w:p>
          <w:p w14:paraId="7B11AE18" w14:textId="1C8AFD7C" w:rsidR="00995D2A" w:rsidRDefault="00995D2A" w:rsidP="00995D2A">
            <w:pPr>
              <w:jc w:val="left"/>
            </w:pPr>
            <w:r>
              <w:t>2-3. Store the data in the Can Rx Buffer in the Ethernet Tx Buffer.</w:t>
            </w:r>
          </w:p>
          <w:p w14:paraId="7050D3F0" w14:textId="77777777" w:rsidR="00995D2A" w:rsidRDefault="00995D2A" w:rsidP="00995D2A">
            <w:pPr>
              <w:jc w:val="left"/>
            </w:pPr>
            <w:r>
              <w:t>2-4. Execute ProtoConv_EthTransmitUserDef(). NOTE2</w:t>
            </w:r>
          </w:p>
          <w:p w14:paraId="67DF9CE4" w14:textId="77777777" w:rsidR="00995D2A" w:rsidRDefault="00995D2A" w:rsidP="00995D2A">
            <w:pPr>
              <w:jc w:val="left"/>
            </w:pPr>
            <w:r>
              <w:t>2-5 END</w:t>
            </w:r>
          </w:p>
          <w:p w14:paraId="0892B6AA" w14:textId="77777777" w:rsidR="00995D2A" w:rsidRDefault="00995D2A" w:rsidP="00995D2A">
            <w:pPr>
              <w:jc w:val="left"/>
            </w:pPr>
          </w:p>
          <w:p w14:paraId="7F765771" w14:textId="77777777" w:rsidR="00995D2A" w:rsidRDefault="00995D2A" w:rsidP="00995D2A">
            <w:pPr>
              <w:jc w:val="left"/>
            </w:pPr>
            <w:r>
              <w:t>[In case of Buffer Type]</w:t>
            </w:r>
          </w:p>
          <w:p w14:paraId="7A059963" w14:textId="77777777" w:rsidR="00995D2A" w:rsidRDefault="00995D2A" w:rsidP="00995D2A">
            <w:pPr>
              <w:jc w:val="left"/>
            </w:pPr>
            <w:r>
              <w:t>[CAN frame is an Emergency frame]</w:t>
            </w:r>
          </w:p>
          <w:p w14:paraId="43DA573C" w14:textId="77777777" w:rsidR="00995D2A" w:rsidRDefault="00995D2A" w:rsidP="00995D2A">
            <w:pPr>
              <w:jc w:val="left"/>
            </w:pPr>
            <w:r>
              <w:t>2-1. Add CAN frame to CAN Rx Buffer.</w:t>
            </w:r>
          </w:p>
          <w:p w14:paraId="2A5184C5" w14:textId="1B2B4EE6" w:rsidR="00995D2A" w:rsidRDefault="00995D2A" w:rsidP="00995D2A">
            <w:pPr>
              <w:jc w:val="left"/>
            </w:pPr>
            <w:r>
              <w:t>2-2. Store Ethernet destination information as Ethernet header in Ethernet Tx Buffer.</w:t>
            </w:r>
          </w:p>
          <w:p w14:paraId="145F4998" w14:textId="677E80A7" w:rsidR="00995D2A" w:rsidRDefault="00995D2A" w:rsidP="00995D2A">
            <w:pPr>
              <w:jc w:val="left"/>
            </w:pPr>
            <w:r>
              <w:t>2-3. Store the data in the Can Rx Buffer in the Ethernet Tx Buffer.</w:t>
            </w:r>
          </w:p>
          <w:p w14:paraId="2696FF66" w14:textId="77777777" w:rsidR="00995D2A" w:rsidRDefault="00995D2A" w:rsidP="00995D2A">
            <w:pPr>
              <w:jc w:val="left"/>
            </w:pPr>
            <w:r>
              <w:t xml:space="preserve">2-4. Execute ProtoConv_EthTransmitUserDef().NOTE2 </w:t>
            </w:r>
          </w:p>
          <w:p w14:paraId="09D0A1DB" w14:textId="77777777" w:rsidR="00995D2A" w:rsidRDefault="00995D2A" w:rsidP="00995D2A">
            <w:pPr>
              <w:jc w:val="left"/>
            </w:pPr>
            <w:r>
              <w:t>2-5 END</w:t>
            </w:r>
          </w:p>
          <w:p w14:paraId="23DE1212" w14:textId="77777777" w:rsidR="00995D2A" w:rsidRDefault="00995D2A" w:rsidP="00995D2A">
            <w:pPr>
              <w:jc w:val="left"/>
            </w:pPr>
          </w:p>
          <w:p w14:paraId="19680945" w14:textId="77777777" w:rsidR="00995D2A" w:rsidRDefault="00995D2A" w:rsidP="00995D2A">
            <w:pPr>
              <w:jc w:val="left"/>
            </w:pPr>
            <w:r>
              <w:t>[CAN frame is not an Emergency frame]</w:t>
            </w:r>
          </w:p>
          <w:p w14:paraId="47384F8B" w14:textId="4302B2B4" w:rsidR="00995D2A" w:rsidRDefault="00995D2A" w:rsidP="00995D2A">
            <w:pPr>
              <w:jc w:val="left"/>
            </w:pPr>
            <w:r>
              <w:t>When Buffer overflow</w:t>
            </w:r>
            <w:r w:rsidR="00037062">
              <w:t>s</w:t>
            </w:r>
            <w:r>
              <w:t xml:space="preserve"> if adding the next CAN/CANFD frame to the Mix Rx buffer, perform Step 2-1 ~ 2-3 to send the frame that has already been stored.</w:t>
            </w:r>
          </w:p>
          <w:p w14:paraId="5650592B" w14:textId="598E6FBE" w:rsidR="00995D2A" w:rsidRDefault="00995D2A" w:rsidP="00995D2A">
            <w:pPr>
              <w:jc w:val="left"/>
            </w:pPr>
            <w:r>
              <w:t>2-1. Store Ethernet destination information as Ethernet header in Ethernet Tx Buffer.</w:t>
            </w:r>
          </w:p>
          <w:p w14:paraId="6379A002" w14:textId="4861A962" w:rsidR="00995D2A" w:rsidRDefault="00995D2A" w:rsidP="00995D2A">
            <w:pPr>
              <w:jc w:val="left"/>
            </w:pPr>
            <w:r>
              <w:t>2-2. Store the data in the Mix Rx Buffer to the Ethernet Tx Buffer.</w:t>
            </w:r>
          </w:p>
          <w:p w14:paraId="4BFC6151" w14:textId="77777777" w:rsidR="00995D2A" w:rsidRDefault="00995D2A" w:rsidP="00995D2A">
            <w:pPr>
              <w:jc w:val="left"/>
            </w:pPr>
            <w:r>
              <w:t>2-3. Execute ProtoConv_EthTransmitUserDef(). NOTE2</w:t>
            </w:r>
          </w:p>
          <w:p w14:paraId="2C2E2C2E" w14:textId="77777777" w:rsidR="00995D2A" w:rsidRDefault="00995D2A" w:rsidP="00995D2A">
            <w:pPr>
              <w:jc w:val="left"/>
            </w:pPr>
          </w:p>
          <w:p w14:paraId="0261ACB1" w14:textId="11C46142" w:rsidR="00995D2A" w:rsidRDefault="00995D2A" w:rsidP="00995D2A">
            <w:pPr>
              <w:jc w:val="left"/>
            </w:pPr>
            <w:r>
              <w:t>3-1. Add CAN frames to the Mix Rx Buffer.</w:t>
            </w:r>
          </w:p>
          <w:p w14:paraId="782ABCD1" w14:textId="77777777" w:rsidR="00995D2A" w:rsidRDefault="00995D2A" w:rsidP="00995D2A">
            <w:pPr>
              <w:jc w:val="left"/>
            </w:pPr>
            <w:r>
              <w:rPr>
                <w:rFonts w:hint="eastAsia"/>
              </w:rPr>
              <w:t>When one of the transmission conditions</w:t>
            </w:r>
            <w:r>
              <w:rPr>
                <w:rFonts w:hint="eastAsia"/>
              </w:rPr>
              <w:t>※</w:t>
            </w:r>
            <w:r>
              <w:rPr>
                <w:rFonts w:hint="eastAsia"/>
              </w:rPr>
              <w:t>1 is satisfied, perform Step 3-2 ~ 3-4 to send the Ethernet frame.</w:t>
            </w:r>
          </w:p>
          <w:p w14:paraId="1A9A98D0" w14:textId="77777777" w:rsidR="00995D2A" w:rsidRDefault="00995D2A" w:rsidP="00995D2A">
            <w:pPr>
              <w:jc w:val="left"/>
            </w:pPr>
            <w:r>
              <w:lastRenderedPageBreak/>
              <w:t>3-2. Stores the acquired Ethernet destination information as an Ethernet header in the Ethernet Tx Buffer.</w:t>
            </w:r>
          </w:p>
          <w:p w14:paraId="37E529EC" w14:textId="77777777" w:rsidR="00995D2A" w:rsidRDefault="00995D2A" w:rsidP="00995D2A">
            <w:pPr>
              <w:jc w:val="left"/>
            </w:pPr>
            <w:r>
              <w:t>3-3 Store the data in the Mix Rx Buffer is stored in the Ethernet Tx Buffer.</w:t>
            </w:r>
          </w:p>
          <w:p w14:paraId="6D860BB6" w14:textId="77777777" w:rsidR="00995D2A" w:rsidRDefault="00995D2A" w:rsidP="00995D2A">
            <w:pPr>
              <w:jc w:val="left"/>
            </w:pPr>
            <w:r>
              <w:t>3-4. Execute ProtoConv_EthTransmitUserDef(). NOTE2</w:t>
            </w:r>
          </w:p>
          <w:p w14:paraId="4A7C422C" w14:textId="77777777" w:rsidR="00995D2A" w:rsidRDefault="00995D2A" w:rsidP="00995D2A">
            <w:pPr>
              <w:jc w:val="left"/>
            </w:pPr>
          </w:p>
          <w:p w14:paraId="1C0371F8" w14:textId="77777777" w:rsidR="00995D2A" w:rsidRDefault="00995D2A" w:rsidP="00995D2A">
            <w:pPr>
              <w:jc w:val="left"/>
            </w:pPr>
            <w:r>
              <w:t>If the process ends normally, E_OK is returned.</w:t>
            </w:r>
          </w:p>
          <w:p w14:paraId="4B3804B8" w14:textId="77777777" w:rsidR="00995D2A" w:rsidRDefault="00995D2A" w:rsidP="00995D2A">
            <w:pPr>
              <w:jc w:val="left"/>
            </w:pPr>
          </w:p>
          <w:p w14:paraId="3F19E794" w14:textId="1B702D78" w:rsidR="00995D2A" w:rsidRDefault="00995D2A" w:rsidP="00995D2A">
            <w:pPr>
              <w:jc w:val="left"/>
            </w:pPr>
            <w:r>
              <w:t xml:space="preserve">NOTE1: When the TSCF format is generated, </w:t>
            </w:r>
            <w:r w:rsidR="00037062">
              <w:t>e</w:t>
            </w:r>
            <w:r>
              <w:t>xecute ProtoConv_GetTimeUserDef() to acquire the time used for the timestamp, and if the acquisition is successful, set the timestamp in the header information. If it fails, the timestamp invalidity flag is set in the header information.</w:t>
            </w:r>
          </w:p>
          <w:p w14:paraId="5FD5DF59" w14:textId="77777777" w:rsidR="00995D2A" w:rsidRDefault="00995D2A" w:rsidP="00995D2A">
            <w:pPr>
              <w:jc w:val="left"/>
            </w:pPr>
          </w:p>
          <w:p w14:paraId="2AE63738" w14:textId="50E3F3CD" w:rsidR="00995D2A" w:rsidRDefault="00995D2A" w:rsidP="00995D2A">
            <w:pPr>
              <w:jc w:val="left"/>
            </w:pPr>
            <w:r>
              <w:t>NOTE2: If the function ProtoConv_EthTransmitUserDef() returns an error, this API returns E_NOT_OK, report</w:t>
            </w:r>
            <w:r w:rsidR="00037062">
              <w:t>s</w:t>
            </w:r>
            <w:r>
              <w:t xml:space="preserve"> DET error PROTOCONV_E_TRANS (if PROTOCONV_DEV_ERROR_DETECT == STD_ON) and exits.</w:t>
            </w:r>
          </w:p>
          <w:p w14:paraId="5CE129AC" w14:textId="77777777" w:rsidR="00995D2A" w:rsidRDefault="00995D2A" w:rsidP="00995D2A">
            <w:pPr>
              <w:jc w:val="left"/>
            </w:pPr>
          </w:p>
          <w:p w14:paraId="45088C84" w14:textId="77777777" w:rsidR="00995D2A" w:rsidRDefault="00995D2A" w:rsidP="00995D2A">
            <w:pPr>
              <w:jc w:val="left"/>
            </w:pPr>
            <w:r>
              <w:t>NOTE3: The receive buffer add and transmit processes are interrupt disabled using ProtoConv_EnterCriticalUserDef() and ProtoConv_ExitCriticalUserDef().</w:t>
            </w:r>
          </w:p>
          <w:p w14:paraId="74038668" w14:textId="77777777" w:rsidR="00995D2A" w:rsidRDefault="00995D2A" w:rsidP="00995D2A">
            <w:pPr>
              <w:jc w:val="left"/>
            </w:pPr>
          </w:p>
          <w:p w14:paraId="0DAAB5D0" w14:textId="4648378C" w:rsidR="009956C2" w:rsidRPr="00773260" w:rsidRDefault="00995D2A" w:rsidP="00995D2A">
            <w:pPr>
              <w:jc w:val="left"/>
            </w:pPr>
            <w:r>
              <w:rPr>
                <w:rFonts w:hint="eastAsia"/>
              </w:rPr>
              <w:t>NOTE4: If a VLAN ID is set in the searched CAN to Ethernet Routing Table (VLAN ID</w:t>
            </w:r>
            <w:r>
              <w:rPr>
                <w:rFonts w:hint="eastAsia"/>
              </w:rPr>
              <w:t>≠</w:t>
            </w:r>
            <w:r>
              <w:rPr>
                <w:rFonts w:hint="eastAsia"/>
              </w:rPr>
              <w:t>0), the same VLAN ID is set in the Ethernet header.</w:t>
            </w:r>
          </w:p>
        </w:tc>
      </w:tr>
      <w:tr w:rsidR="0047334B" w:rsidRPr="00773260" w14:paraId="0A5285BC"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4B4E4AF8" w14:textId="77777777" w:rsidR="009956C2" w:rsidRPr="00773260" w:rsidRDefault="009956C2" w:rsidP="00B33DF2">
            <w:pPr>
              <w:jc w:val="left"/>
              <w:rPr>
                <w:rFonts w:cs="Arial"/>
                <w:b/>
                <w:bCs/>
                <w:szCs w:val="20"/>
              </w:rPr>
            </w:pPr>
            <w:r w:rsidRPr="00773260">
              <w:rPr>
                <w:rFonts w:cs="Arial"/>
                <w:b/>
                <w:bCs/>
                <w:szCs w:val="20"/>
              </w:rPr>
              <w:t>Preconditions</w:t>
            </w:r>
          </w:p>
        </w:tc>
        <w:tc>
          <w:tcPr>
            <w:tcW w:w="4081" w:type="pct"/>
            <w:gridSpan w:val="5"/>
            <w:tcBorders>
              <w:top w:val="single" w:sz="4" w:space="0" w:color="auto"/>
              <w:left w:val="single" w:sz="4" w:space="0" w:color="auto"/>
              <w:bottom w:val="single" w:sz="4" w:space="0" w:color="auto"/>
              <w:right w:val="single" w:sz="4" w:space="0" w:color="auto"/>
            </w:tcBorders>
          </w:tcPr>
          <w:p w14:paraId="159EDB5F" w14:textId="77777777" w:rsidR="009956C2" w:rsidRPr="00773260" w:rsidRDefault="009956C2" w:rsidP="00B33DF2">
            <w:pPr>
              <w:jc w:val="left"/>
            </w:pPr>
            <w:r w:rsidRPr="00773260">
              <w:t>Initialized state</w:t>
            </w:r>
          </w:p>
        </w:tc>
      </w:tr>
      <w:tr w:rsidR="0047334B" w:rsidRPr="00773260" w14:paraId="0FCB8CDB" w14:textId="77777777" w:rsidTr="00892A1A">
        <w:tc>
          <w:tcPr>
            <w:tcW w:w="919" w:type="pct"/>
            <w:tcBorders>
              <w:top w:val="single" w:sz="4" w:space="0" w:color="auto"/>
              <w:left w:val="single" w:sz="4" w:space="0" w:color="auto"/>
              <w:bottom w:val="single" w:sz="4" w:space="0" w:color="auto"/>
              <w:right w:val="single" w:sz="4" w:space="0" w:color="auto"/>
            </w:tcBorders>
            <w:shd w:val="clear" w:color="auto" w:fill="D9D9D9"/>
            <w:hideMark/>
          </w:tcPr>
          <w:p w14:paraId="1AE135F2" w14:textId="77777777" w:rsidR="009956C2" w:rsidRPr="00773260" w:rsidRDefault="009956C2" w:rsidP="00B33DF2">
            <w:pPr>
              <w:jc w:val="left"/>
              <w:rPr>
                <w:rFonts w:cs="Arial"/>
                <w:b/>
                <w:bCs/>
                <w:szCs w:val="20"/>
              </w:rPr>
            </w:pPr>
            <w:r w:rsidRPr="00773260">
              <w:rPr>
                <w:rFonts w:cs="Arial"/>
                <w:b/>
                <w:bCs/>
                <w:szCs w:val="20"/>
              </w:rPr>
              <w:t>Remarks</w:t>
            </w:r>
          </w:p>
        </w:tc>
        <w:tc>
          <w:tcPr>
            <w:tcW w:w="4081" w:type="pct"/>
            <w:gridSpan w:val="5"/>
            <w:tcBorders>
              <w:top w:val="single" w:sz="4" w:space="0" w:color="auto"/>
              <w:left w:val="single" w:sz="4" w:space="0" w:color="auto"/>
              <w:bottom w:val="single" w:sz="4" w:space="0" w:color="auto"/>
              <w:right w:val="single" w:sz="4" w:space="0" w:color="auto"/>
            </w:tcBorders>
          </w:tcPr>
          <w:p w14:paraId="01E6D6D0" w14:textId="58D4B905" w:rsidR="00037062" w:rsidRPr="00773260" w:rsidRDefault="00BA1F13" w:rsidP="00037062">
            <w:pPr>
              <w:jc w:val="left"/>
            </w:pPr>
            <w:r w:rsidRPr="00BA1F13">
              <w:rPr>
                <w:rFonts w:hint="eastAsia"/>
              </w:rPr>
              <w:t>※</w:t>
            </w:r>
            <w:r w:rsidRPr="00BA1F13">
              <w:rPr>
                <w:rFonts w:hint="eastAsia"/>
              </w:rPr>
              <w:t xml:space="preserve">1 For the transmission conditions, refer to </w:t>
            </w:r>
            <w:r w:rsidRPr="00BA1F13">
              <w:fldChar w:fldCharType="begin"/>
            </w:r>
            <w:r w:rsidRPr="00BA1F13">
              <w:instrText xml:space="preserve"> </w:instrText>
            </w:r>
            <w:r w:rsidRPr="00BA1F13">
              <w:rPr>
                <w:rFonts w:hint="eastAsia"/>
              </w:rPr>
              <w:instrText>REF _Ref190693340 \h</w:instrText>
            </w:r>
            <w:r w:rsidRPr="00BA1F13">
              <w:instrText xml:space="preserve">  \* MERGEFORMAT </w:instrText>
            </w:r>
            <w:r w:rsidRPr="00BA1F13">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6</w:t>
            </w:r>
            <w:r w:rsidR="009D560C" w:rsidRPr="00AF2D8E">
              <w:rPr>
                <w:szCs w:val="21"/>
              </w:rPr>
              <w:t>: Ethernet Conversion Type</w:t>
            </w:r>
            <w:r w:rsidRPr="00BA1F13">
              <w:fldChar w:fldCharType="end"/>
            </w:r>
          </w:p>
        </w:tc>
      </w:tr>
      <w:tr w:rsidR="00892A1A" w:rsidRPr="00773260" w14:paraId="2EB9CE98" w14:textId="77777777" w:rsidTr="00892A1A">
        <w:trPr>
          <w:trHeight w:val="64"/>
        </w:trPr>
        <w:tc>
          <w:tcPr>
            <w:tcW w:w="919" w:type="pct"/>
            <w:vMerge w:val="restart"/>
            <w:tcBorders>
              <w:top w:val="single" w:sz="4" w:space="0" w:color="auto"/>
              <w:left w:val="single" w:sz="4" w:space="0" w:color="auto"/>
              <w:right w:val="single" w:sz="4" w:space="0" w:color="auto"/>
            </w:tcBorders>
            <w:shd w:val="clear" w:color="auto" w:fill="D9D9D9"/>
          </w:tcPr>
          <w:p w14:paraId="0EE7763F" w14:textId="77777777" w:rsidR="00892A1A" w:rsidRPr="00773260" w:rsidRDefault="00892A1A" w:rsidP="00892A1A">
            <w:pPr>
              <w:jc w:val="left"/>
              <w:rPr>
                <w:rFonts w:cs="Arial"/>
                <w:b/>
                <w:bCs/>
                <w:szCs w:val="20"/>
              </w:rPr>
            </w:pPr>
            <w:r w:rsidRPr="006F260B">
              <w:rPr>
                <w:rFonts w:cs="Arial"/>
                <w:b/>
                <w:bCs/>
                <w:szCs w:val="20"/>
              </w:rPr>
              <w:t>DET/DEM Errors Handled</w:t>
            </w:r>
          </w:p>
        </w:tc>
        <w:tc>
          <w:tcPr>
            <w:tcW w:w="2351" w:type="pct"/>
            <w:gridSpan w:val="4"/>
            <w:tcBorders>
              <w:top w:val="single" w:sz="4" w:space="0" w:color="auto"/>
              <w:left w:val="single" w:sz="4" w:space="0" w:color="auto"/>
              <w:bottom w:val="single" w:sz="4" w:space="0" w:color="auto"/>
              <w:right w:val="single" w:sz="4" w:space="0" w:color="auto"/>
            </w:tcBorders>
          </w:tcPr>
          <w:p w14:paraId="60AFFA58" w14:textId="3646E0F6" w:rsidR="00892A1A" w:rsidRPr="00773260" w:rsidRDefault="00892A1A" w:rsidP="00892A1A">
            <w:pPr>
              <w:jc w:val="left"/>
            </w:pPr>
            <w:r>
              <w:rPr>
                <w:rFonts w:cs="Arial"/>
                <w:color w:val="000000"/>
                <w:szCs w:val="20"/>
              </w:rPr>
              <w:t>PROTOCONV</w:t>
            </w:r>
            <w:r w:rsidRPr="006E6BFD">
              <w:rPr>
                <w:rFonts w:cs="Arial"/>
                <w:color w:val="000000"/>
                <w:szCs w:val="20"/>
              </w:rPr>
              <w:t>_E_INV_PARAM</w:t>
            </w:r>
          </w:p>
        </w:tc>
        <w:tc>
          <w:tcPr>
            <w:tcW w:w="1730" w:type="pct"/>
            <w:tcBorders>
              <w:top w:val="single" w:sz="4" w:space="0" w:color="auto"/>
              <w:left w:val="single" w:sz="4" w:space="0" w:color="auto"/>
              <w:bottom w:val="single" w:sz="4" w:space="0" w:color="auto"/>
              <w:right w:val="single" w:sz="4" w:space="0" w:color="auto"/>
            </w:tcBorders>
          </w:tcPr>
          <w:p w14:paraId="5A23E94B" w14:textId="6D236BA2" w:rsidR="00892A1A" w:rsidRPr="00773260" w:rsidRDefault="00892A1A" w:rsidP="00892A1A">
            <w:pPr>
              <w:jc w:val="left"/>
            </w:pPr>
            <w:r>
              <w:rPr>
                <w:szCs w:val="20"/>
              </w:rPr>
              <w:t>Invalid</w:t>
            </w:r>
            <w:r w:rsidRPr="006E6BFD">
              <w:rPr>
                <w:szCs w:val="20"/>
              </w:rPr>
              <w:t xml:space="preserve"> parameter passed to the APIs</w:t>
            </w:r>
          </w:p>
        </w:tc>
      </w:tr>
      <w:tr w:rsidR="00892A1A" w:rsidRPr="00773260" w14:paraId="16D45654" w14:textId="77777777" w:rsidTr="00892A1A">
        <w:trPr>
          <w:trHeight w:val="62"/>
        </w:trPr>
        <w:tc>
          <w:tcPr>
            <w:tcW w:w="919" w:type="pct"/>
            <w:vMerge/>
            <w:tcBorders>
              <w:left w:val="single" w:sz="4" w:space="0" w:color="auto"/>
              <w:right w:val="single" w:sz="4" w:space="0" w:color="auto"/>
            </w:tcBorders>
            <w:shd w:val="clear" w:color="auto" w:fill="D9D9D9"/>
          </w:tcPr>
          <w:p w14:paraId="4D0DCB43" w14:textId="77777777" w:rsidR="00892A1A" w:rsidRPr="00773260" w:rsidRDefault="00892A1A" w:rsidP="00892A1A">
            <w:pPr>
              <w:jc w:val="left"/>
              <w:rPr>
                <w:rFonts w:cs="Arial"/>
                <w:b/>
                <w:bCs/>
                <w:szCs w:val="20"/>
              </w:rPr>
            </w:pPr>
          </w:p>
        </w:tc>
        <w:tc>
          <w:tcPr>
            <w:tcW w:w="2351" w:type="pct"/>
            <w:gridSpan w:val="4"/>
            <w:tcBorders>
              <w:top w:val="single" w:sz="4" w:space="0" w:color="auto"/>
              <w:left w:val="single" w:sz="4" w:space="0" w:color="auto"/>
              <w:bottom w:val="single" w:sz="4" w:space="0" w:color="auto"/>
              <w:right w:val="single" w:sz="4" w:space="0" w:color="auto"/>
            </w:tcBorders>
          </w:tcPr>
          <w:p w14:paraId="253BAC8C" w14:textId="0434A9B6" w:rsidR="00892A1A" w:rsidRPr="00773260" w:rsidRDefault="00892A1A" w:rsidP="00892A1A">
            <w:pPr>
              <w:jc w:val="left"/>
            </w:pPr>
            <w:r>
              <w:rPr>
                <w:rFonts w:cs="Arial"/>
                <w:color w:val="000000"/>
                <w:szCs w:val="20"/>
              </w:rPr>
              <w:t>PROTOCONV</w:t>
            </w:r>
            <w:r w:rsidRPr="00D46B12">
              <w:rPr>
                <w:rFonts w:cs="Arial"/>
                <w:color w:val="000000"/>
                <w:szCs w:val="20"/>
              </w:rPr>
              <w:t>_E_MATCH</w:t>
            </w:r>
          </w:p>
        </w:tc>
        <w:tc>
          <w:tcPr>
            <w:tcW w:w="1730" w:type="pct"/>
            <w:tcBorders>
              <w:top w:val="single" w:sz="4" w:space="0" w:color="auto"/>
              <w:left w:val="single" w:sz="4" w:space="0" w:color="auto"/>
              <w:bottom w:val="single" w:sz="4" w:space="0" w:color="auto"/>
              <w:right w:val="single" w:sz="4" w:space="0" w:color="auto"/>
            </w:tcBorders>
          </w:tcPr>
          <w:p w14:paraId="7D573D37" w14:textId="2CD97D99" w:rsidR="00892A1A" w:rsidRPr="00773260" w:rsidRDefault="00892A1A" w:rsidP="00892A1A">
            <w:pPr>
              <w:jc w:val="left"/>
            </w:pPr>
            <w:r w:rsidRPr="00D46B12">
              <w:rPr>
                <w:rFonts w:cs="Arial"/>
                <w:color w:val="000000"/>
                <w:szCs w:val="20"/>
              </w:rPr>
              <w:t>Unmatched Table Error (Routing Table)</w:t>
            </w:r>
          </w:p>
        </w:tc>
      </w:tr>
      <w:tr w:rsidR="00892A1A" w:rsidRPr="00773260" w14:paraId="1D0665AF" w14:textId="77777777" w:rsidTr="00892A1A">
        <w:trPr>
          <w:trHeight w:val="62"/>
        </w:trPr>
        <w:tc>
          <w:tcPr>
            <w:tcW w:w="919" w:type="pct"/>
            <w:vMerge/>
            <w:tcBorders>
              <w:left w:val="single" w:sz="4" w:space="0" w:color="auto"/>
              <w:right w:val="single" w:sz="4" w:space="0" w:color="auto"/>
            </w:tcBorders>
            <w:shd w:val="clear" w:color="auto" w:fill="D9D9D9"/>
          </w:tcPr>
          <w:p w14:paraId="0B1700B8" w14:textId="77777777" w:rsidR="00892A1A" w:rsidRPr="00773260" w:rsidRDefault="00892A1A" w:rsidP="00892A1A">
            <w:pPr>
              <w:jc w:val="left"/>
              <w:rPr>
                <w:rFonts w:cs="Arial"/>
                <w:b/>
                <w:bCs/>
                <w:szCs w:val="20"/>
              </w:rPr>
            </w:pPr>
          </w:p>
        </w:tc>
        <w:tc>
          <w:tcPr>
            <w:tcW w:w="2351" w:type="pct"/>
            <w:gridSpan w:val="4"/>
            <w:tcBorders>
              <w:top w:val="single" w:sz="4" w:space="0" w:color="auto"/>
              <w:left w:val="single" w:sz="4" w:space="0" w:color="auto"/>
              <w:bottom w:val="single" w:sz="4" w:space="0" w:color="auto"/>
              <w:right w:val="single" w:sz="4" w:space="0" w:color="auto"/>
            </w:tcBorders>
          </w:tcPr>
          <w:p w14:paraId="0C834A25" w14:textId="2EB42D20" w:rsidR="00892A1A" w:rsidRDefault="00892A1A" w:rsidP="00892A1A">
            <w:pPr>
              <w:jc w:val="left"/>
              <w:rPr>
                <w:rFonts w:cs="Arial"/>
                <w:color w:val="000000"/>
                <w:szCs w:val="20"/>
              </w:rPr>
            </w:pPr>
            <w:r>
              <w:rPr>
                <w:rFonts w:cs="Arial"/>
                <w:color w:val="000000"/>
                <w:szCs w:val="20"/>
              </w:rPr>
              <w:t>PROTOCONV</w:t>
            </w:r>
            <w:r w:rsidRPr="00D46B12">
              <w:rPr>
                <w:rFonts w:cs="Arial"/>
                <w:color w:val="000000"/>
                <w:szCs w:val="20"/>
              </w:rPr>
              <w:t>_E_TRANS</w:t>
            </w:r>
          </w:p>
        </w:tc>
        <w:tc>
          <w:tcPr>
            <w:tcW w:w="1730" w:type="pct"/>
            <w:tcBorders>
              <w:top w:val="single" w:sz="4" w:space="0" w:color="auto"/>
              <w:left w:val="single" w:sz="4" w:space="0" w:color="auto"/>
              <w:bottom w:val="single" w:sz="4" w:space="0" w:color="auto"/>
              <w:right w:val="single" w:sz="4" w:space="0" w:color="auto"/>
            </w:tcBorders>
          </w:tcPr>
          <w:p w14:paraId="23C022DE" w14:textId="5133F699" w:rsidR="00892A1A" w:rsidRDefault="00892A1A" w:rsidP="00892A1A">
            <w:pPr>
              <w:jc w:val="left"/>
              <w:rPr>
                <w:rFonts w:cs="Arial"/>
                <w:color w:val="000000"/>
                <w:szCs w:val="20"/>
              </w:rPr>
            </w:pPr>
            <w:r w:rsidRPr="00D46B12">
              <w:rPr>
                <w:rFonts w:cs="Arial"/>
                <w:color w:val="000000"/>
                <w:szCs w:val="20"/>
              </w:rPr>
              <w:t>Transmit Error</w:t>
            </w:r>
          </w:p>
        </w:tc>
      </w:tr>
    </w:tbl>
    <w:p w14:paraId="51E18B31" w14:textId="2C724CDC" w:rsidR="009956C2" w:rsidRPr="005C7B16" w:rsidRDefault="009956C2" w:rsidP="001341B7">
      <w:pPr>
        <w:pStyle w:val="RefIDs"/>
        <w:wordWrap/>
        <w:rPr>
          <w:lang w:eastAsia="en-US"/>
        </w:rPr>
      </w:pPr>
      <w:r w:rsidRPr="00696D29">
        <w:rPr>
          <w:lang w:eastAsia="en-US"/>
        </w:rPr>
        <w:t xml:space="preserve">[Covers: </w:t>
      </w:r>
      <w:r w:rsidR="00883E84">
        <w:rPr>
          <w:lang w:eastAsia="en-US"/>
        </w:rPr>
        <w:t>req-8552172-00903610</w:t>
      </w:r>
      <w:r w:rsidRPr="00696D29">
        <w:rPr>
          <w:lang w:eastAsia="en-US"/>
        </w:rPr>
        <w:t>]</w:t>
      </w:r>
    </w:p>
    <w:p w14:paraId="54A5B43C" w14:textId="6FD645CD" w:rsidR="009956C2" w:rsidRDefault="009956C2" w:rsidP="009956C2">
      <w:pPr>
        <w:pStyle w:val="RefIDs"/>
        <w:rPr>
          <w:lang w:eastAsia="en-US"/>
        </w:rPr>
      </w:pPr>
      <w:r w:rsidRPr="00696D29">
        <w:rPr>
          <w:lang w:eastAsia="en-US"/>
        </w:rPr>
        <w:t xml:space="preserve">[Covers: </w:t>
      </w:r>
      <w:r w:rsidR="00883E84">
        <w:rPr>
          <w:lang w:eastAsia="en-US"/>
        </w:rPr>
        <w:t>req-8552172-00904662</w:t>
      </w:r>
      <w:r w:rsidRPr="00696D29">
        <w:rPr>
          <w:lang w:eastAsia="en-US"/>
        </w:rPr>
        <w:t>]</w:t>
      </w:r>
    </w:p>
    <w:p w14:paraId="74004F0A" w14:textId="2FF82048" w:rsidR="009956C2" w:rsidRDefault="009956C2" w:rsidP="009956C2">
      <w:pPr>
        <w:pStyle w:val="RefIDs"/>
        <w:rPr>
          <w:lang w:eastAsia="en-US"/>
        </w:rPr>
      </w:pPr>
      <w:r w:rsidRPr="00006762">
        <w:rPr>
          <w:lang w:eastAsia="en-US"/>
        </w:rPr>
        <w:t xml:space="preserve">[Covers: </w:t>
      </w:r>
      <w:r w:rsidR="00883E84">
        <w:rPr>
          <w:lang w:eastAsia="en-US"/>
        </w:rPr>
        <w:t>req-8552172-00904667</w:t>
      </w:r>
      <w:r w:rsidRPr="00006762">
        <w:rPr>
          <w:lang w:eastAsia="en-US"/>
        </w:rPr>
        <w:t>]</w:t>
      </w:r>
    </w:p>
    <w:p w14:paraId="7EC9D7F7" w14:textId="77777777" w:rsidR="003949F1" w:rsidRPr="002C15F8" w:rsidRDefault="009956C2" w:rsidP="003949F1">
      <w:pPr>
        <w:pStyle w:val="RefIDs"/>
        <w:rPr>
          <w:lang w:eastAsia="en-US"/>
        </w:rPr>
      </w:pPr>
      <w:r>
        <w:rPr>
          <w:lang w:eastAsia="en-US"/>
        </w:rPr>
        <w:t xml:space="preserve">[Covers: </w:t>
      </w:r>
      <w:r w:rsidR="00504621">
        <w:rPr>
          <w:lang w:eastAsia="en-US"/>
        </w:rPr>
        <w:t>req-8552172-00905227</w:t>
      </w:r>
      <w:r w:rsidRPr="00006762">
        <w:rPr>
          <w:lang w:eastAsia="en-US"/>
        </w:rPr>
        <w:t>]</w:t>
      </w:r>
    </w:p>
    <w:p w14:paraId="206F0CA7"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5F452820"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7B213C12" w14:textId="77777777" w:rsidR="003949F1" w:rsidRDefault="003949F1" w:rsidP="003949F1">
      <w:pPr>
        <w:pStyle w:val="RefIDs"/>
        <w:rPr>
          <w:lang w:eastAsia="en-US"/>
        </w:rPr>
      </w:pPr>
      <w:r>
        <w:rPr>
          <w:lang w:eastAsia="en-US"/>
        </w:rPr>
        <w:t>[Covers: req-8552172-00528003]</w:t>
      </w:r>
    </w:p>
    <w:p w14:paraId="450A86AF" w14:textId="77777777" w:rsidR="003949F1" w:rsidRDefault="003949F1" w:rsidP="003949F1">
      <w:pPr>
        <w:pStyle w:val="RefIDs"/>
        <w:rPr>
          <w:lang w:eastAsia="en-US"/>
        </w:rPr>
      </w:pPr>
      <w:r>
        <w:rPr>
          <w:lang w:eastAsia="en-US"/>
        </w:rPr>
        <w:t>[Covers: req-8552172-00528002]</w:t>
      </w:r>
    </w:p>
    <w:p w14:paraId="3FDDC310" w14:textId="77777777" w:rsidR="003949F1" w:rsidRDefault="003949F1" w:rsidP="003949F1">
      <w:pPr>
        <w:pStyle w:val="RefIDs"/>
        <w:rPr>
          <w:lang w:eastAsia="en-US"/>
        </w:rPr>
      </w:pPr>
      <w:r>
        <w:rPr>
          <w:lang w:eastAsia="en-US"/>
        </w:rPr>
        <w:t>[Covers: req-8552172-00528006]</w:t>
      </w:r>
    </w:p>
    <w:p w14:paraId="39910E56" w14:textId="77777777" w:rsidR="003949F1" w:rsidRDefault="003949F1" w:rsidP="003949F1">
      <w:pPr>
        <w:pStyle w:val="RefIDs"/>
        <w:rPr>
          <w:lang w:eastAsia="en-US"/>
        </w:rPr>
      </w:pPr>
      <w:r>
        <w:rPr>
          <w:lang w:eastAsia="en-US"/>
        </w:rPr>
        <w:t xml:space="preserve">[Covers: </w:t>
      </w:r>
      <w:r w:rsidRPr="00C136B3">
        <w:t>req-8552172-00527993</w:t>
      </w:r>
      <w:r>
        <w:t>]</w:t>
      </w:r>
    </w:p>
    <w:p w14:paraId="49F11A6B" w14:textId="159DE1BF" w:rsidR="006E4A0D" w:rsidRDefault="003949F1" w:rsidP="001341B7">
      <w:pPr>
        <w:pStyle w:val="RefIDs"/>
        <w:rPr>
          <w:rFonts w:eastAsia="MS PGothic"/>
          <w:b w:val="0"/>
          <w:sz w:val="21"/>
          <w:szCs w:val="21"/>
          <w:lang w:eastAsia="en-US"/>
        </w:rPr>
      </w:pPr>
      <w:r>
        <w:rPr>
          <w:lang w:eastAsia="en-US"/>
        </w:rPr>
        <w:t>[Covers: req-8552172-00527980]</w:t>
      </w:r>
    </w:p>
    <w:p w14:paraId="7379BB88" w14:textId="71AE61F6" w:rsidR="003D4FA8" w:rsidRDefault="000F4E6D" w:rsidP="00CF00F4">
      <w:pPr>
        <w:pStyle w:val="Heading4"/>
        <w:rPr>
          <w:lang w:val="en-GB"/>
        </w:rPr>
      </w:pPr>
      <w:r>
        <w:rPr>
          <w:lang w:val="en-GB"/>
        </w:rPr>
        <w:t>ProtoConv</w:t>
      </w:r>
      <w:r w:rsidR="003D4FA8" w:rsidRPr="003D4FA8">
        <w:rPr>
          <w:lang w:val="en-GB"/>
        </w:rPr>
        <w:t>_CantoEth</w:t>
      </w:r>
    </w:p>
    <w:p w14:paraId="7201A621" w14:textId="17C2F3E2" w:rsidR="00251C23" w:rsidRPr="00251C23" w:rsidRDefault="00251C23" w:rsidP="00BE5228">
      <w:pPr>
        <w:pStyle w:val="ReqID"/>
        <w:rPr>
          <w:lang w:val="en-US"/>
        </w:rPr>
      </w:pPr>
      <w:r w:rsidRPr="00696D29">
        <w:t>[</w:t>
      </w:r>
      <w:r w:rsidR="00CF5BF7">
        <w:t>Gen5GW</w:t>
      </w:r>
      <w:r w:rsidRPr="00696D29">
        <w:t>_</w:t>
      </w:r>
      <w:r w:rsidR="000F4E6D">
        <w:t>ProtoConv</w:t>
      </w:r>
      <w:r w:rsidRPr="00696D29">
        <w:t>_AD_C_</w:t>
      </w:r>
      <w:r>
        <w:t>1</w:t>
      </w:r>
      <w:r w:rsidR="00551662">
        <w:t>2</w:t>
      </w:r>
      <w:r>
        <w:t>_0</w:t>
      </w:r>
      <w:r w:rsidRPr="00696D29">
        <w:t>0</w:t>
      </w:r>
      <w:r w:rsidR="007C0040">
        <w:t>3</w:t>
      </w:r>
      <w:r w:rsidRPr="00696D29">
        <w:t>]</w:t>
      </w:r>
    </w:p>
    <w:p w14:paraId="48D4D189" w14:textId="2121158C" w:rsidR="003D4FA8" w:rsidRDefault="003D4FA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7</w:t>
      </w:r>
      <w:r w:rsidR="009D560C">
        <w:rPr>
          <w:noProof/>
        </w:rPr>
        <w:fldChar w:fldCharType="end"/>
      </w:r>
      <w:r w:rsidR="00773260">
        <w:rPr>
          <w:noProof/>
        </w:rPr>
        <w:t>:</w:t>
      </w:r>
      <w:r>
        <w:rPr>
          <w:rFonts w:hint="eastAsia"/>
        </w:rPr>
        <w:t xml:space="preserve"> </w:t>
      </w:r>
      <w:r w:rsidR="000F4E6D">
        <w:t>ProtoConv</w:t>
      </w:r>
      <w:r w:rsidRPr="003D4FA8">
        <w:t>_CantoEth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00"/>
        <w:gridCol w:w="2413"/>
        <w:gridCol w:w="1162"/>
        <w:gridCol w:w="630"/>
        <w:gridCol w:w="181"/>
        <w:gridCol w:w="3645"/>
      </w:tblGrid>
      <w:tr w:rsidR="00773260" w:rsidRPr="00773260" w14:paraId="40B2F200" w14:textId="77777777" w:rsidTr="00C211A5">
        <w:trPr>
          <w:trHeight w:val="287"/>
        </w:trPr>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23F9E33B" w14:textId="77777777" w:rsidR="003D4FA8" w:rsidRPr="00773260" w:rsidRDefault="003D4FA8" w:rsidP="000D256D">
            <w:pPr>
              <w:jc w:val="left"/>
              <w:rPr>
                <w:rFonts w:cs="Arial"/>
                <w:szCs w:val="20"/>
              </w:rPr>
            </w:pPr>
            <w:r w:rsidRPr="00773260">
              <w:rPr>
                <w:rFonts w:cs="Arial"/>
                <w:b/>
                <w:bCs/>
                <w:szCs w:val="20"/>
              </w:rPr>
              <w:t>Function Name</w:t>
            </w:r>
          </w:p>
        </w:tc>
        <w:tc>
          <w:tcPr>
            <w:tcW w:w="4003" w:type="pct"/>
            <w:gridSpan w:val="5"/>
            <w:tcBorders>
              <w:top w:val="single" w:sz="4" w:space="0" w:color="auto"/>
              <w:left w:val="single" w:sz="4" w:space="0" w:color="auto"/>
              <w:bottom w:val="single" w:sz="4" w:space="0" w:color="auto"/>
              <w:right w:val="single" w:sz="4" w:space="0" w:color="auto"/>
            </w:tcBorders>
          </w:tcPr>
          <w:p w14:paraId="448F18B0" w14:textId="794F8F40" w:rsidR="003D4FA8" w:rsidRPr="00773260" w:rsidRDefault="000F4E6D" w:rsidP="00220AA3">
            <w:pPr>
              <w:jc w:val="left"/>
            </w:pPr>
            <w:r>
              <w:t>ProtoConv</w:t>
            </w:r>
            <w:r w:rsidR="003D4FA8" w:rsidRPr="00773260">
              <w:t>_CantoEth</w:t>
            </w:r>
          </w:p>
        </w:tc>
      </w:tr>
      <w:tr w:rsidR="00773260" w:rsidRPr="00773260" w14:paraId="6208B6F4" w14:textId="77777777" w:rsidTr="00E121EB">
        <w:trPr>
          <w:trHeight w:val="287"/>
        </w:trPr>
        <w:tc>
          <w:tcPr>
            <w:tcW w:w="997" w:type="pct"/>
            <w:tcBorders>
              <w:top w:val="single" w:sz="4" w:space="0" w:color="auto"/>
              <w:left w:val="single" w:sz="4" w:space="0" w:color="auto"/>
              <w:bottom w:val="single" w:sz="4" w:space="0" w:color="auto"/>
              <w:right w:val="single" w:sz="4" w:space="0" w:color="auto"/>
            </w:tcBorders>
            <w:shd w:val="clear" w:color="auto" w:fill="D9D9D9"/>
          </w:tcPr>
          <w:p w14:paraId="2BFAD094" w14:textId="77777777" w:rsidR="003D4FA8" w:rsidRPr="00773260" w:rsidRDefault="003D4FA8" w:rsidP="000D256D">
            <w:pPr>
              <w:jc w:val="left"/>
              <w:rPr>
                <w:rFonts w:eastAsia="Meiryo UI" w:cstheme="majorHAnsi"/>
                <w:szCs w:val="20"/>
                <w:lang w:val="en-GB"/>
              </w:rPr>
            </w:pPr>
            <w:r w:rsidRPr="00773260">
              <w:rPr>
                <w:rFonts w:eastAsia="Meiryo UI" w:cstheme="majorHAnsi"/>
                <w:b/>
                <w:bCs/>
                <w:szCs w:val="20"/>
                <w:lang w:val="en-GB"/>
              </w:rPr>
              <w:t>ASIL Level</w:t>
            </w:r>
          </w:p>
        </w:tc>
        <w:tc>
          <w:tcPr>
            <w:tcW w:w="1203" w:type="pct"/>
            <w:tcBorders>
              <w:top w:val="single" w:sz="4" w:space="0" w:color="auto"/>
              <w:left w:val="single" w:sz="4" w:space="0" w:color="auto"/>
              <w:bottom w:val="single" w:sz="4" w:space="0" w:color="auto"/>
              <w:right w:val="single" w:sz="4" w:space="0" w:color="auto"/>
            </w:tcBorders>
          </w:tcPr>
          <w:p w14:paraId="50208ACB" w14:textId="77777777" w:rsidR="003D4FA8" w:rsidRPr="00773260" w:rsidRDefault="003D4FA8" w:rsidP="00220AA3">
            <w:pPr>
              <w:jc w:val="left"/>
              <w:rPr>
                <w:lang w:val="en-GB"/>
              </w:rPr>
            </w:pPr>
            <w:r w:rsidRPr="00773260">
              <w:rPr>
                <w:lang w:val="en-GB"/>
              </w:rPr>
              <w:t>ASIL D</w:t>
            </w:r>
          </w:p>
        </w:tc>
        <w:tc>
          <w:tcPr>
            <w:tcW w:w="579" w:type="pct"/>
            <w:tcBorders>
              <w:top w:val="single" w:sz="4" w:space="0" w:color="auto"/>
              <w:left w:val="single" w:sz="4" w:space="0" w:color="auto"/>
              <w:bottom w:val="single" w:sz="4" w:space="0" w:color="auto"/>
              <w:right w:val="single" w:sz="4" w:space="0" w:color="auto"/>
            </w:tcBorders>
            <w:shd w:val="pct20" w:color="auto" w:fill="auto"/>
          </w:tcPr>
          <w:p w14:paraId="0B795D19" w14:textId="77777777" w:rsidR="003D4FA8" w:rsidRPr="00773260" w:rsidRDefault="003D4FA8" w:rsidP="00220AA3">
            <w:pPr>
              <w:jc w:val="left"/>
              <w:rPr>
                <w:rFonts w:eastAsia="Meiryo UI" w:cstheme="majorHAnsi"/>
                <w:b/>
                <w:szCs w:val="20"/>
                <w:lang w:val="en-GB"/>
              </w:rPr>
            </w:pPr>
            <w:r w:rsidRPr="00773260">
              <w:rPr>
                <w:rFonts w:eastAsia="Meiryo UI" w:cstheme="majorHAnsi"/>
                <w:b/>
                <w:szCs w:val="20"/>
                <w:lang w:val="en-GB"/>
              </w:rPr>
              <w:t>Status</w:t>
            </w:r>
          </w:p>
        </w:tc>
        <w:tc>
          <w:tcPr>
            <w:tcW w:w="2221" w:type="pct"/>
            <w:gridSpan w:val="3"/>
            <w:tcBorders>
              <w:top w:val="single" w:sz="4" w:space="0" w:color="auto"/>
              <w:left w:val="single" w:sz="4" w:space="0" w:color="auto"/>
              <w:bottom w:val="single" w:sz="4" w:space="0" w:color="auto"/>
              <w:right w:val="single" w:sz="4" w:space="0" w:color="auto"/>
            </w:tcBorders>
          </w:tcPr>
          <w:p w14:paraId="49F54945" w14:textId="77777777" w:rsidR="003D4FA8" w:rsidRPr="00773260" w:rsidRDefault="003D4FA8" w:rsidP="00220AA3">
            <w:pPr>
              <w:jc w:val="left"/>
              <w:rPr>
                <w:lang w:val="en-GB"/>
              </w:rPr>
            </w:pPr>
            <w:r w:rsidRPr="00773260">
              <w:rPr>
                <w:lang w:val="en-GB"/>
              </w:rPr>
              <w:t>New</w:t>
            </w:r>
          </w:p>
        </w:tc>
      </w:tr>
      <w:tr w:rsidR="00773260" w:rsidRPr="00773260" w14:paraId="0ADA6BF9" w14:textId="77777777" w:rsidTr="00C211A5">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035F9526" w14:textId="77777777" w:rsidR="003D4FA8" w:rsidRPr="00773260" w:rsidRDefault="003D4FA8" w:rsidP="000D256D">
            <w:pPr>
              <w:jc w:val="left"/>
              <w:rPr>
                <w:rFonts w:cs="Arial"/>
                <w:b/>
                <w:bCs/>
                <w:szCs w:val="20"/>
              </w:rPr>
            </w:pPr>
            <w:r w:rsidRPr="00773260">
              <w:rPr>
                <w:rFonts w:cs="Arial"/>
                <w:b/>
                <w:bCs/>
                <w:szCs w:val="20"/>
              </w:rPr>
              <w:t>Syntax</w:t>
            </w:r>
          </w:p>
        </w:tc>
        <w:tc>
          <w:tcPr>
            <w:tcW w:w="4003" w:type="pct"/>
            <w:gridSpan w:val="5"/>
            <w:tcBorders>
              <w:top w:val="single" w:sz="4" w:space="0" w:color="auto"/>
              <w:left w:val="single" w:sz="4" w:space="0" w:color="auto"/>
              <w:bottom w:val="single" w:sz="4" w:space="0" w:color="auto"/>
              <w:right w:val="single" w:sz="4" w:space="0" w:color="auto"/>
            </w:tcBorders>
          </w:tcPr>
          <w:p w14:paraId="04E97281" w14:textId="62BF11E9" w:rsidR="003D4FA8" w:rsidRPr="00773260" w:rsidRDefault="00C211A5" w:rsidP="00220AA3">
            <w:pPr>
              <w:jc w:val="left"/>
            </w:pPr>
            <w:r w:rsidRPr="00C211A5">
              <w:t>Std_ReturnType ProtoConv_CantoEth(const uint8 ucBusIdx, const R_ProtoConv_CanFrameType *pCanFrame)</w:t>
            </w:r>
          </w:p>
        </w:tc>
      </w:tr>
      <w:tr w:rsidR="00773260" w:rsidRPr="00773260" w14:paraId="6F23CE10" w14:textId="77777777" w:rsidTr="00C211A5">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786CF044" w14:textId="77777777" w:rsidR="003D4FA8" w:rsidRPr="00773260" w:rsidRDefault="003D4FA8" w:rsidP="000D256D">
            <w:pPr>
              <w:jc w:val="left"/>
              <w:rPr>
                <w:rFonts w:cs="Arial"/>
                <w:b/>
                <w:bCs/>
                <w:szCs w:val="20"/>
              </w:rPr>
            </w:pPr>
            <w:r w:rsidRPr="00773260">
              <w:rPr>
                <w:rFonts w:cs="Arial"/>
                <w:b/>
                <w:bCs/>
                <w:szCs w:val="20"/>
              </w:rPr>
              <w:t>Sync/Async</w:t>
            </w:r>
          </w:p>
        </w:tc>
        <w:tc>
          <w:tcPr>
            <w:tcW w:w="4003" w:type="pct"/>
            <w:gridSpan w:val="5"/>
            <w:tcBorders>
              <w:top w:val="single" w:sz="4" w:space="0" w:color="auto"/>
              <w:left w:val="single" w:sz="4" w:space="0" w:color="auto"/>
              <w:bottom w:val="single" w:sz="4" w:space="0" w:color="auto"/>
              <w:right w:val="single" w:sz="4" w:space="0" w:color="auto"/>
            </w:tcBorders>
          </w:tcPr>
          <w:p w14:paraId="064A657B" w14:textId="77777777" w:rsidR="003D4FA8" w:rsidRPr="00773260" w:rsidRDefault="003D4FA8" w:rsidP="00220AA3">
            <w:pPr>
              <w:jc w:val="left"/>
            </w:pPr>
            <w:r w:rsidRPr="00773260">
              <w:t>Synchronous</w:t>
            </w:r>
          </w:p>
        </w:tc>
      </w:tr>
      <w:tr w:rsidR="00773260" w:rsidRPr="00773260" w14:paraId="1563D55B" w14:textId="77777777" w:rsidTr="00C211A5">
        <w:trPr>
          <w:trHeight w:val="170"/>
        </w:trPr>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4BA5265C" w14:textId="77777777" w:rsidR="003D4FA8" w:rsidRPr="00773260" w:rsidRDefault="003D4FA8" w:rsidP="000D256D">
            <w:pPr>
              <w:jc w:val="left"/>
              <w:rPr>
                <w:rFonts w:cs="Arial"/>
                <w:b/>
                <w:bCs/>
                <w:szCs w:val="20"/>
              </w:rPr>
            </w:pPr>
            <w:r w:rsidRPr="00773260">
              <w:rPr>
                <w:rFonts w:cs="Arial"/>
                <w:b/>
                <w:bCs/>
                <w:szCs w:val="20"/>
              </w:rPr>
              <w:t>Reentrancy</w:t>
            </w:r>
          </w:p>
        </w:tc>
        <w:tc>
          <w:tcPr>
            <w:tcW w:w="4003" w:type="pct"/>
            <w:gridSpan w:val="5"/>
            <w:tcBorders>
              <w:top w:val="single" w:sz="4" w:space="0" w:color="auto"/>
              <w:left w:val="single" w:sz="4" w:space="0" w:color="auto"/>
              <w:bottom w:val="single" w:sz="4" w:space="0" w:color="auto"/>
              <w:right w:val="single" w:sz="4" w:space="0" w:color="auto"/>
            </w:tcBorders>
          </w:tcPr>
          <w:p w14:paraId="19BD7CA7" w14:textId="77777777" w:rsidR="003D4FA8" w:rsidRPr="00773260" w:rsidRDefault="003D4FA8" w:rsidP="00220AA3">
            <w:pPr>
              <w:jc w:val="left"/>
              <w:rPr>
                <w:rFonts w:eastAsia="Meiryo UI" w:cstheme="majorHAnsi"/>
                <w:lang w:val="en-GB"/>
              </w:rPr>
            </w:pPr>
            <w:r w:rsidRPr="00773260">
              <w:t>Non-Reentrant</w:t>
            </w:r>
          </w:p>
        </w:tc>
      </w:tr>
      <w:tr w:rsidR="00773260" w:rsidRPr="00773260" w14:paraId="5DEF9B7C" w14:textId="77777777" w:rsidTr="00C211A5">
        <w:trPr>
          <w:trHeight w:val="170"/>
        </w:trPr>
        <w:tc>
          <w:tcPr>
            <w:tcW w:w="997" w:type="pct"/>
            <w:tcBorders>
              <w:top w:val="single" w:sz="4" w:space="0" w:color="auto"/>
              <w:left w:val="single" w:sz="4" w:space="0" w:color="auto"/>
              <w:bottom w:val="single" w:sz="4" w:space="0" w:color="auto"/>
              <w:right w:val="single" w:sz="4" w:space="0" w:color="auto"/>
            </w:tcBorders>
            <w:shd w:val="clear" w:color="auto" w:fill="D9D9D9"/>
          </w:tcPr>
          <w:p w14:paraId="31FCD0DC" w14:textId="77777777" w:rsidR="003D4FA8" w:rsidRPr="00773260" w:rsidRDefault="003D4FA8" w:rsidP="000D256D">
            <w:pPr>
              <w:jc w:val="left"/>
              <w:rPr>
                <w:rFonts w:cs="Arial"/>
                <w:b/>
                <w:bCs/>
                <w:szCs w:val="20"/>
              </w:rPr>
            </w:pPr>
            <w:r w:rsidRPr="00773260">
              <w:rPr>
                <w:rFonts w:cs="Arial"/>
                <w:b/>
                <w:bCs/>
                <w:szCs w:val="20"/>
              </w:rPr>
              <w:lastRenderedPageBreak/>
              <w:t>Interrupt State</w:t>
            </w:r>
          </w:p>
        </w:tc>
        <w:tc>
          <w:tcPr>
            <w:tcW w:w="4003" w:type="pct"/>
            <w:gridSpan w:val="5"/>
            <w:tcBorders>
              <w:top w:val="single" w:sz="4" w:space="0" w:color="auto"/>
              <w:left w:val="single" w:sz="4" w:space="0" w:color="auto"/>
              <w:bottom w:val="single" w:sz="4" w:space="0" w:color="auto"/>
              <w:right w:val="single" w:sz="4" w:space="0" w:color="auto"/>
            </w:tcBorders>
          </w:tcPr>
          <w:p w14:paraId="4AE568BB" w14:textId="77777777" w:rsidR="003D4FA8" w:rsidRPr="00773260" w:rsidRDefault="003D4FA8" w:rsidP="00220AA3">
            <w:pPr>
              <w:jc w:val="left"/>
            </w:pPr>
            <w:r w:rsidRPr="00773260">
              <w:t>Runs in the interrupt enable state</w:t>
            </w:r>
          </w:p>
        </w:tc>
      </w:tr>
      <w:tr w:rsidR="00C211A5" w:rsidRPr="007F0552" w14:paraId="6A8F3A05" w14:textId="77777777" w:rsidTr="00E121EB">
        <w:tc>
          <w:tcPr>
            <w:tcW w:w="997" w:type="pct"/>
            <w:vMerge w:val="restart"/>
            <w:tcBorders>
              <w:top w:val="single" w:sz="4" w:space="0" w:color="auto"/>
              <w:left w:val="single" w:sz="4" w:space="0" w:color="auto"/>
              <w:right w:val="single" w:sz="4" w:space="0" w:color="auto"/>
            </w:tcBorders>
            <w:shd w:val="clear" w:color="auto" w:fill="D9D9D9"/>
            <w:hideMark/>
          </w:tcPr>
          <w:p w14:paraId="147E2D9B" w14:textId="77777777" w:rsidR="00C211A5" w:rsidRPr="00BE1FC7" w:rsidRDefault="00C211A5" w:rsidP="00C211A5">
            <w:pPr>
              <w:jc w:val="left"/>
              <w:rPr>
                <w:rFonts w:eastAsia="Meiryo UI" w:cstheme="majorHAnsi"/>
                <w:b/>
                <w:bCs/>
                <w:szCs w:val="20"/>
                <w:lang w:val="en-GB"/>
              </w:rPr>
            </w:pPr>
            <w:r w:rsidRPr="00BE1FC7">
              <w:rPr>
                <w:rFonts w:eastAsia="Meiryo UI" w:cstheme="majorHAnsi"/>
                <w:b/>
                <w:bCs/>
                <w:szCs w:val="20"/>
                <w:lang w:val="en-GB"/>
              </w:rPr>
              <w:t>Parameters (In)</w:t>
            </w:r>
          </w:p>
        </w:tc>
        <w:tc>
          <w:tcPr>
            <w:tcW w:w="1782" w:type="pct"/>
            <w:gridSpan w:val="2"/>
            <w:vMerge w:val="restart"/>
            <w:tcBorders>
              <w:top w:val="single" w:sz="4" w:space="0" w:color="auto"/>
              <w:left w:val="single" w:sz="4" w:space="0" w:color="auto"/>
              <w:right w:val="single" w:sz="4" w:space="0" w:color="auto"/>
            </w:tcBorders>
          </w:tcPr>
          <w:p w14:paraId="47A85026" w14:textId="77777777" w:rsidR="00C211A5" w:rsidRPr="00AF622B" w:rsidRDefault="00C211A5" w:rsidP="00C211A5">
            <w:pPr>
              <w:jc w:val="left"/>
              <w:rPr>
                <w:szCs w:val="20"/>
              </w:rPr>
            </w:pPr>
            <w:r w:rsidRPr="00AF622B">
              <w:rPr>
                <w:szCs w:val="20"/>
              </w:rPr>
              <w:t>const uint8 ucBusIdx</w:t>
            </w:r>
          </w:p>
        </w:tc>
        <w:tc>
          <w:tcPr>
            <w:tcW w:w="2221" w:type="pct"/>
            <w:gridSpan w:val="3"/>
            <w:tcBorders>
              <w:top w:val="single" w:sz="4" w:space="0" w:color="auto"/>
              <w:left w:val="single" w:sz="4" w:space="0" w:color="auto"/>
              <w:bottom w:val="single" w:sz="4" w:space="0" w:color="auto"/>
              <w:right w:val="single" w:sz="4" w:space="0" w:color="auto"/>
            </w:tcBorders>
            <w:vAlign w:val="center"/>
          </w:tcPr>
          <w:p w14:paraId="1F17AE87" w14:textId="77777777" w:rsidR="00C211A5" w:rsidRPr="007F0552" w:rsidRDefault="00C211A5" w:rsidP="00C211A5">
            <w:pPr>
              <w:jc w:val="left"/>
              <w:rPr>
                <w:rFonts w:eastAsia="Meiryo UI" w:cstheme="majorHAnsi"/>
                <w:szCs w:val="20"/>
                <w:lang w:val="en-GB"/>
              </w:rPr>
            </w:pPr>
            <w:r>
              <w:rPr>
                <w:rFonts w:eastAsia="Meiryo UI" w:cstheme="majorHAnsi"/>
                <w:szCs w:val="20"/>
                <w:lang w:val="en-GB"/>
              </w:rPr>
              <w:t>Source Bus ID</w:t>
            </w:r>
          </w:p>
        </w:tc>
      </w:tr>
      <w:tr w:rsidR="00C211A5" w:rsidRPr="00FF5497" w14:paraId="64BD7248" w14:textId="77777777" w:rsidTr="00E121EB">
        <w:tc>
          <w:tcPr>
            <w:tcW w:w="997" w:type="pct"/>
            <w:vMerge/>
            <w:tcBorders>
              <w:left w:val="single" w:sz="4" w:space="0" w:color="auto"/>
              <w:bottom w:val="single" w:sz="4" w:space="0" w:color="auto"/>
              <w:right w:val="single" w:sz="4" w:space="0" w:color="auto"/>
            </w:tcBorders>
            <w:shd w:val="clear" w:color="auto" w:fill="D9D9D9"/>
          </w:tcPr>
          <w:p w14:paraId="13B1CEE0" w14:textId="77777777" w:rsidR="00C211A5" w:rsidRPr="00BE1FC7" w:rsidRDefault="00C211A5" w:rsidP="00C211A5">
            <w:pPr>
              <w:jc w:val="left"/>
              <w:rPr>
                <w:rFonts w:eastAsia="Meiryo UI" w:cstheme="majorHAnsi"/>
                <w:b/>
                <w:bCs/>
                <w:szCs w:val="20"/>
                <w:lang w:val="en-GB"/>
              </w:rPr>
            </w:pPr>
          </w:p>
        </w:tc>
        <w:tc>
          <w:tcPr>
            <w:tcW w:w="1782" w:type="pct"/>
            <w:gridSpan w:val="2"/>
            <w:vMerge/>
            <w:tcBorders>
              <w:left w:val="single" w:sz="4" w:space="0" w:color="auto"/>
              <w:bottom w:val="single" w:sz="4" w:space="0" w:color="auto"/>
              <w:right w:val="single" w:sz="4" w:space="0" w:color="auto"/>
            </w:tcBorders>
          </w:tcPr>
          <w:p w14:paraId="275A20EC" w14:textId="77777777" w:rsidR="00C211A5" w:rsidRPr="00BE1FC7" w:rsidRDefault="00C211A5" w:rsidP="00C211A5">
            <w:pPr>
              <w:jc w:val="left"/>
              <w:rPr>
                <w:rFonts w:eastAsia="Meiryo UI" w:cstheme="majorHAnsi"/>
                <w:szCs w:val="20"/>
                <w:lang w:val="en-GB"/>
              </w:rPr>
            </w:pPr>
          </w:p>
        </w:tc>
        <w:tc>
          <w:tcPr>
            <w:tcW w:w="404" w:type="pct"/>
            <w:gridSpan w:val="2"/>
            <w:tcBorders>
              <w:top w:val="single" w:sz="4" w:space="0" w:color="auto"/>
              <w:left w:val="single" w:sz="4" w:space="0" w:color="auto"/>
              <w:bottom w:val="single" w:sz="4" w:space="0" w:color="auto"/>
              <w:right w:val="single" w:sz="4" w:space="0" w:color="auto"/>
            </w:tcBorders>
            <w:shd w:val="clear" w:color="auto" w:fill="D9D9D9"/>
          </w:tcPr>
          <w:p w14:paraId="47ADC464" w14:textId="77777777" w:rsidR="00C211A5" w:rsidRPr="00BE1FC7" w:rsidRDefault="00C211A5" w:rsidP="00C211A5">
            <w:pPr>
              <w:jc w:val="left"/>
              <w:rPr>
                <w:rFonts w:eastAsia="Meiryo UI" w:cstheme="majorHAnsi"/>
                <w:b/>
                <w:szCs w:val="20"/>
                <w:lang w:val="en-GB"/>
              </w:rPr>
            </w:pPr>
            <w:r w:rsidRPr="00BE1FC7">
              <w:rPr>
                <w:rFonts w:eastAsia="Meiryo UI" w:cstheme="majorHAnsi"/>
                <w:b/>
                <w:szCs w:val="20"/>
                <w:lang w:val="en-GB"/>
              </w:rPr>
              <w:t>Range</w:t>
            </w:r>
          </w:p>
        </w:tc>
        <w:tc>
          <w:tcPr>
            <w:tcW w:w="1817" w:type="pct"/>
            <w:tcBorders>
              <w:top w:val="single" w:sz="4" w:space="0" w:color="auto"/>
              <w:left w:val="single" w:sz="4" w:space="0" w:color="auto"/>
              <w:bottom w:val="single" w:sz="4" w:space="0" w:color="auto"/>
              <w:right w:val="single" w:sz="4" w:space="0" w:color="auto"/>
            </w:tcBorders>
          </w:tcPr>
          <w:p w14:paraId="7054152E" w14:textId="6FF0166E" w:rsidR="00C211A5" w:rsidRPr="00FF5497" w:rsidRDefault="00C211A5" w:rsidP="00C211A5">
            <w:pPr>
              <w:jc w:val="left"/>
              <w:rPr>
                <w:szCs w:val="20"/>
                <w:lang w:val="en-GB"/>
              </w:rPr>
            </w:pPr>
            <w:r>
              <w:rPr>
                <w:szCs w:val="20"/>
                <w:lang w:val="en-GB"/>
              </w:rPr>
              <w:t xml:space="preserve">0 - </w:t>
            </w:r>
            <w:r w:rsidR="00E121EB">
              <w:rPr>
                <w:szCs w:val="20"/>
              </w:rPr>
              <w:t>(PROTOCONV_CAN_CH_NUM-1)</w:t>
            </w:r>
          </w:p>
        </w:tc>
      </w:tr>
      <w:tr w:rsidR="00773260" w:rsidRPr="00773260" w14:paraId="6A32F8D4" w14:textId="77777777" w:rsidTr="00E121EB">
        <w:tc>
          <w:tcPr>
            <w:tcW w:w="997" w:type="pct"/>
            <w:vMerge w:val="restart"/>
            <w:tcBorders>
              <w:top w:val="single" w:sz="4" w:space="0" w:color="auto"/>
              <w:left w:val="single" w:sz="4" w:space="0" w:color="auto"/>
              <w:right w:val="single" w:sz="4" w:space="0" w:color="auto"/>
            </w:tcBorders>
            <w:shd w:val="clear" w:color="auto" w:fill="D9D9D9"/>
            <w:hideMark/>
          </w:tcPr>
          <w:p w14:paraId="4C2CBDD0"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(In)</w:t>
            </w:r>
          </w:p>
        </w:tc>
        <w:tc>
          <w:tcPr>
            <w:tcW w:w="1782" w:type="pct"/>
            <w:gridSpan w:val="2"/>
            <w:vMerge w:val="restart"/>
            <w:tcBorders>
              <w:top w:val="single" w:sz="4" w:space="0" w:color="auto"/>
              <w:left w:val="single" w:sz="4" w:space="0" w:color="auto"/>
              <w:right w:val="single" w:sz="4" w:space="0" w:color="auto"/>
            </w:tcBorders>
          </w:tcPr>
          <w:p w14:paraId="6B7A9F44" w14:textId="5DBFC6DE" w:rsidR="003D4FA8" w:rsidRPr="00773260" w:rsidRDefault="003D4FA8" w:rsidP="00220AA3">
            <w:pPr>
              <w:jc w:val="left"/>
              <w:rPr>
                <w:rFonts w:eastAsia="Meiryo UI" w:cstheme="majorHAnsi"/>
                <w:lang w:val="en-GB"/>
              </w:rPr>
            </w:pPr>
            <w:r w:rsidRPr="00773260">
              <w:t>const R_</w:t>
            </w:r>
            <w:r w:rsidR="000F4E6D">
              <w:t>ProtoConv</w:t>
            </w:r>
            <w:r w:rsidRPr="00773260">
              <w:t>_CanFrameType *</w:t>
            </w:r>
            <w:r w:rsidR="00902C0F" w:rsidRPr="00773260">
              <w:t>pCanFrame</w:t>
            </w:r>
          </w:p>
        </w:tc>
        <w:tc>
          <w:tcPr>
            <w:tcW w:w="2221" w:type="pct"/>
            <w:gridSpan w:val="3"/>
            <w:tcBorders>
              <w:top w:val="single" w:sz="4" w:space="0" w:color="auto"/>
              <w:left w:val="single" w:sz="4" w:space="0" w:color="auto"/>
              <w:bottom w:val="single" w:sz="4" w:space="0" w:color="auto"/>
              <w:right w:val="single" w:sz="4" w:space="0" w:color="auto"/>
            </w:tcBorders>
            <w:vAlign w:val="center"/>
          </w:tcPr>
          <w:p w14:paraId="5A3CD136" w14:textId="0A4FEAAC" w:rsidR="00E86D6F" w:rsidRPr="00773260" w:rsidRDefault="00E86D6F" w:rsidP="00220AA3">
            <w:pPr>
              <w:jc w:val="left"/>
              <w:rPr>
                <w:rFonts w:eastAsia="Meiryo UI" w:cstheme="majorHAnsi"/>
                <w:lang w:val="en-GB"/>
              </w:rPr>
            </w:pPr>
            <w:r w:rsidRPr="00773260">
              <w:rPr>
                <w:rFonts w:eastAsia="Meiryo UI" w:cstheme="majorHAnsi"/>
                <w:lang w:val="en-GB"/>
              </w:rPr>
              <w:t>Address of buffer where CAN frames are stored</w:t>
            </w:r>
          </w:p>
        </w:tc>
      </w:tr>
      <w:tr w:rsidR="00773260" w:rsidRPr="00773260" w14:paraId="7EF3D262" w14:textId="77777777" w:rsidTr="00E121EB">
        <w:tc>
          <w:tcPr>
            <w:tcW w:w="997" w:type="pct"/>
            <w:vMerge/>
            <w:tcBorders>
              <w:left w:val="single" w:sz="4" w:space="0" w:color="auto"/>
              <w:bottom w:val="single" w:sz="4" w:space="0" w:color="auto"/>
              <w:right w:val="single" w:sz="4" w:space="0" w:color="auto"/>
            </w:tcBorders>
            <w:shd w:val="clear" w:color="auto" w:fill="D9D9D9"/>
          </w:tcPr>
          <w:p w14:paraId="4080D2A7" w14:textId="77777777" w:rsidR="003D4FA8" w:rsidRPr="00773260" w:rsidRDefault="003D4FA8" w:rsidP="00220AA3">
            <w:pPr>
              <w:jc w:val="left"/>
              <w:rPr>
                <w:rFonts w:eastAsia="Meiryo UI" w:cstheme="majorHAnsi"/>
                <w:b/>
                <w:bCs/>
                <w:szCs w:val="20"/>
                <w:lang w:val="en-GB"/>
              </w:rPr>
            </w:pPr>
          </w:p>
        </w:tc>
        <w:tc>
          <w:tcPr>
            <w:tcW w:w="1782" w:type="pct"/>
            <w:gridSpan w:val="2"/>
            <w:vMerge/>
            <w:tcBorders>
              <w:left w:val="single" w:sz="4" w:space="0" w:color="auto"/>
              <w:bottom w:val="single" w:sz="4" w:space="0" w:color="auto"/>
              <w:right w:val="single" w:sz="4" w:space="0" w:color="auto"/>
            </w:tcBorders>
          </w:tcPr>
          <w:p w14:paraId="291E3141" w14:textId="77777777" w:rsidR="003D4FA8" w:rsidRPr="00773260" w:rsidRDefault="003D4FA8" w:rsidP="00220AA3">
            <w:pPr>
              <w:jc w:val="left"/>
              <w:rPr>
                <w:rFonts w:eastAsia="Meiryo UI" w:cstheme="majorHAnsi"/>
                <w:szCs w:val="20"/>
                <w:lang w:val="en-GB"/>
              </w:rPr>
            </w:pPr>
          </w:p>
        </w:tc>
        <w:tc>
          <w:tcPr>
            <w:tcW w:w="404" w:type="pct"/>
            <w:gridSpan w:val="2"/>
            <w:tcBorders>
              <w:top w:val="single" w:sz="4" w:space="0" w:color="auto"/>
              <w:left w:val="single" w:sz="4" w:space="0" w:color="auto"/>
              <w:bottom w:val="single" w:sz="4" w:space="0" w:color="auto"/>
              <w:right w:val="single" w:sz="4" w:space="0" w:color="auto"/>
            </w:tcBorders>
            <w:shd w:val="clear" w:color="auto" w:fill="D9D9D9"/>
          </w:tcPr>
          <w:p w14:paraId="06544343" w14:textId="77777777" w:rsidR="003D4FA8" w:rsidRPr="00773260" w:rsidRDefault="003D4FA8" w:rsidP="00220AA3">
            <w:pPr>
              <w:jc w:val="left"/>
              <w:rPr>
                <w:rFonts w:eastAsia="Meiryo UI" w:cstheme="majorHAnsi"/>
                <w:b/>
                <w:szCs w:val="20"/>
                <w:lang w:val="en-GB"/>
              </w:rPr>
            </w:pPr>
            <w:r w:rsidRPr="00773260">
              <w:rPr>
                <w:rFonts w:eastAsia="Meiryo UI" w:cstheme="majorHAnsi"/>
                <w:b/>
                <w:szCs w:val="20"/>
                <w:lang w:val="en-GB"/>
              </w:rPr>
              <w:t>Range</w:t>
            </w:r>
          </w:p>
        </w:tc>
        <w:tc>
          <w:tcPr>
            <w:tcW w:w="1817" w:type="pct"/>
            <w:tcBorders>
              <w:top w:val="single" w:sz="4" w:space="0" w:color="auto"/>
              <w:left w:val="single" w:sz="4" w:space="0" w:color="auto"/>
              <w:bottom w:val="single" w:sz="4" w:space="0" w:color="auto"/>
              <w:right w:val="single" w:sz="4" w:space="0" w:color="auto"/>
            </w:tcBorders>
          </w:tcPr>
          <w:p w14:paraId="69A5211A" w14:textId="3615866E" w:rsidR="003D4FA8" w:rsidRPr="00773260" w:rsidRDefault="003D4FA8" w:rsidP="00220AA3">
            <w:pPr>
              <w:jc w:val="left"/>
              <w:rPr>
                <w:lang w:val="en-GB"/>
              </w:rPr>
            </w:pPr>
            <w:r w:rsidRPr="00773260">
              <w:rPr>
                <w:lang w:val="en-GB"/>
              </w:rPr>
              <w:t xml:space="preserve">Not </w:t>
            </w:r>
            <w:r w:rsidR="001D57BD">
              <w:rPr>
                <w:lang w:val="en-GB"/>
              </w:rPr>
              <w:t>NULL_PTR</w:t>
            </w:r>
          </w:p>
        </w:tc>
      </w:tr>
      <w:tr w:rsidR="00773260" w:rsidRPr="00773260" w14:paraId="6D53DCFC" w14:textId="77777777" w:rsidTr="00E121EB">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6ADB080A"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(In-Out)</w:t>
            </w:r>
          </w:p>
        </w:tc>
        <w:tc>
          <w:tcPr>
            <w:tcW w:w="1782" w:type="pct"/>
            <w:gridSpan w:val="2"/>
            <w:tcBorders>
              <w:top w:val="single" w:sz="4" w:space="0" w:color="auto"/>
              <w:left w:val="single" w:sz="4" w:space="0" w:color="auto"/>
              <w:bottom w:val="single" w:sz="4" w:space="0" w:color="auto"/>
              <w:right w:val="single" w:sz="4" w:space="0" w:color="auto"/>
            </w:tcBorders>
          </w:tcPr>
          <w:p w14:paraId="6FD04D02" w14:textId="77777777" w:rsidR="003D4FA8" w:rsidRPr="00773260" w:rsidRDefault="003D4FA8" w:rsidP="00220AA3">
            <w:pPr>
              <w:jc w:val="left"/>
              <w:rPr>
                <w:rFonts w:eastAsia="Meiryo UI" w:cstheme="majorHAnsi"/>
                <w:lang w:val="en-GB"/>
              </w:rPr>
            </w:pPr>
            <w:r w:rsidRPr="00773260">
              <w:t>N/A</w:t>
            </w:r>
          </w:p>
        </w:tc>
        <w:tc>
          <w:tcPr>
            <w:tcW w:w="2221" w:type="pct"/>
            <w:gridSpan w:val="3"/>
            <w:tcBorders>
              <w:top w:val="single" w:sz="4" w:space="0" w:color="auto"/>
              <w:left w:val="single" w:sz="4" w:space="0" w:color="auto"/>
              <w:bottom w:val="single" w:sz="4" w:space="0" w:color="auto"/>
              <w:right w:val="single" w:sz="4" w:space="0" w:color="auto"/>
            </w:tcBorders>
          </w:tcPr>
          <w:p w14:paraId="25273CCA" w14:textId="77777777" w:rsidR="003D4FA8" w:rsidRPr="00773260" w:rsidRDefault="003D4FA8" w:rsidP="00220AA3">
            <w:pPr>
              <w:jc w:val="left"/>
              <w:rPr>
                <w:rFonts w:eastAsia="Meiryo UI" w:cstheme="majorHAnsi"/>
                <w:lang w:val="en-GB"/>
              </w:rPr>
            </w:pPr>
            <w:r w:rsidRPr="00773260">
              <w:rPr>
                <w:lang w:val="en-GB"/>
              </w:rPr>
              <w:t>-</w:t>
            </w:r>
          </w:p>
        </w:tc>
      </w:tr>
      <w:tr w:rsidR="00773260" w:rsidRPr="00773260" w14:paraId="15BB6F20" w14:textId="77777777" w:rsidTr="00E121EB">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455193F3"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Parameters (Out)</w:t>
            </w:r>
          </w:p>
        </w:tc>
        <w:tc>
          <w:tcPr>
            <w:tcW w:w="1782" w:type="pct"/>
            <w:gridSpan w:val="2"/>
            <w:tcBorders>
              <w:top w:val="single" w:sz="4" w:space="0" w:color="auto"/>
              <w:left w:val="single" w:sz="4" w:space="0" w:color="auto"/>
              <w:bottom w:val="single" w:sz="4" w:space="0" w:color="auto"/>
              <w:right w:val="single" w:sz="4" w:space="0" w:color="auto"/>
            </w:tcBorders>
          </w:tcPr>
          <w:p w14:paraId="65A5BA66" w14:textId="77777777" w:rsidR="003D4FA8" w:rsidRPr="00773260" w:rsidRDefault="003D4FA8" w:rsidP="00220AA3">
            <w:pPr>
              <w:jc w:val="left"/>
              <w:rPr>
                <w:rFonts w:eastAsia="Meiryo UI" w:cstheme="majorHAnsi"/>
                <w:lang w:val="en-GB"/>
              </w:rPr>
            </w:pPr>
            <w:r w:rsidRPr="00773260">
              <w:t>N/A</w:t>
            </w:r>
          </w:p>
        </w:tc>
        <w:tc>
          <w:tcPr>
            <w:tcW w:w="2221" w:type="pct"/>
            <w:gridSpan w:val="3"/>
            <w:tcBorders>
              <w:top w:val="single" w:sz="4" w:space="0" w:color="auto"/>
              <w:left w:val="single" w:sz="4" w:space="0" w:color="auto"/>
              <w:bottom w:val="single" w:sz="4" w:space="0" w:color="auto"/>
              <w:right w:val="single" w:sz="4" w:space="0" w:color="auto"/>
            </w:tcBorders>
          </w:tcPr>
          <w:p w14:paraId="21ECD531" w14:textId="77777777" w:rsidR="003D4FA8" w:rsidRPr="00773260" w:rsidRDefault="003D4FA8" w:rsidP="00220AA3">
            <w:pPr>
              <w:jc w:val="left"/>
              <w:rPr>
                <w:rFonts w:eastAsia="Meiryo UI" w:cstheme="majorHAnsi"/>
                <w:lang w:val="en-GB"/>
              </w:rPr>
            </w:pPr>
            <w:r w:rsidRPr="00773260">
              <w:rPr>
                <w:lang w:val="en-GB"/>
              </w:rPr>
              <w:t>-</w:t>
            </w:r>
          </w:p>
        </w:tc>
      </w:tr>
      <w:tr w:rsidR="00773260" w:rsidRPr="00773260" w14:paraId="17C1C144" w14:textId="77777777" w:rsidTr="00E121EB">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52A2EC8D" w14:textId="77777777" w:rsidR="003D4FA8" w:rsidRPr="00773260" w:rsidRDefault="003D4FA8" w:rsidP="000D256D">
            <w:pPr>
              <w:jc w:val="left"/>
              <w:rPr>
                <w:rFonts w:eastAsia="Meiryo UI" w:cstheme="majorHAnsi"/>
                <w:b/>
                <w:bCs/>
                <w:szCs w:val="20"/>
                <w:lang w:val="en-GB"/>
              </w:rPr>
            </w:pPr>
            <w:r w:rsidRPr="00773260">
              <w:rPr>
                <w:rFonts w:eastAsia="Meiryo UI" w:cstheme="majorHAnsi"/>
                <w:b/>
                <w:bCs/>
                <w:szCs w:val="20"/>
                <w:lang w:val="en-GB"/>
              </w:rPr>
              <w:t>Return Value</w:t>
            </w:r>
          </w:p>
        </w:tc>
        <w:tc>
          <w:tcPr>
            <w:tcW w:w="1782" w:type="pct"/>
            <w:gridSpan w:val="2"/>
            <w:tcBorders>
              <w:top w:val="single" w:sz="4" w:space="0" w:color="auto"/>
              <w:left w:val="single" w:sz="4" w:space="0" w:color="auto"/>
              <w:bottom w:val="single" w:sz="4" w:space="0" w:color="auto"/>
              <w:right w:val="single" w:sz="4" w:space="0" w:color="auto"/>
            </w:tcBorders>
          </w:tcPr>
          <w:p w14:paraId="4F59B377" w14:textId="72D2FFD3" w:rsidR="003D4FA8" w:rsidRPr="00773260" w:rsidRDefault="00D56C98" w:rsidP="00220AA3">
            <w:pPr>
              <w:jc w:val="left"/>
              <w:rPr>
                <w:rFonts w:eastAsia="Meiryo UI" w:cstheme="majorHAnsi"/>
                <w:lang w:val="en-GB"/>
              </w:rPr>
            </w:pPr>
            <w:r w:rsidRPr="00DB7A19">
              <w:t>Std_ReturnType</w:t>
            </w:r>
          </w:p>
        </w:tc>
        <w:tc>
          <w:tcPr>
            <w:tcW w:w="2221" w:type="pct"/>
            <w:gridSpan w:val="3"/>
            <w:tcBorders>
              <w:top w:val="single" w:sz="4" w:space="0" w:color="auto"/>
              <w:left w:val="single" w:sz="4" w:space="0" w:color="auto"/>
              <w:bottom w:val="single" w:sz="4" w:space="0" w:color="auto"/>
              <w:right w:val="single" w:sz="4" w:space="0" w:color="auto"/>
            </w:tcBorders>
          </w:tcPr>
          <w:p w14:paraId="049070A9" w14:textId="365DE665" w:rsidR="004C1F14" w:rsidRDefault="003D4FA8" w:rsidP="00220AA3">
            <w:pPr>
              <w:jc w:val="left"/>
              <w:rPr>
                <w:lang w:val="en-GB"/>
              </w:rPr>
            </w:pPr>
            <w:r w:rsidRPr="00773260">
              <w:rPr>
                <w:rFonts w:hint="eastAsia"/>
                <w:lang w:val="en-GB"/>
              </w:rPr>
              <w:t>E_OK</w:t>
            </w:r>
          </w:p>
          <w:p w14:paraId="1F8DA363" w14:textId="42EED7AA" w:rsidR="00DB0806" w:rsidRPr="00773260" w:rsidRDefault="00DB0806" w:rsidP="00220AA3">
            <w:pPr>
              <w:jc w:val="left"/>
              <w:rPr>
                <w:lang w:val="en-GB"/>
              </w:rPr>
            </w:pPr>
            <w:r>
              <w:rPr>
                <w:lang w:val="en-GB"/>
              </w:rPr>
              <w:t>E_NOT_OK</w:t>
            </w:r>
          </w:p>
        </w:tc>
      </w:tr>
      <w:tr w:rsidR="00773260" w:rsidRPr="00773260" w14:paraId="620C991E" w14:textId="77777777" w:rsidTr="00C211A5">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7F201F4C" w14:textId="77777777" w:rsidR="003D4FA8" w:rsidRPr="00773260" w:rsidRDefault="003D4FA8" w:rsidP="000D256D">
            <w:pPr>
              <w:jc w:val="left"/>
              <w:rPr>
                <w:rFonts w:cs="Arial"/>
                <w:b/>
                <w:bCs/>
                <w:szCs w:val="20"/>
              </w:rPr>
            </w:pPr>
            <w:r w:rsidRPr="00773260">
              <w:rPr>
                <w:rFonts w:cs="Arial"/>
                <w:b/>
                <w:bCs/>
                <w:szCs w:val="20"/>
              </w:rPr>
              <w:t>Description</w:t>
            </w:r>
          </w:p>
        </w:tc>
        <w:tc>
          <w:tcPr>
            <w:tcW w:w="4003" w:type="pct"/>
            <w:gridSpan w:val="5"/>
            <w:tcBorders>
              <w:top w:val="single" w:sz="4" w:space="0" w:color="auto"/>
              <w:left w:val="single" w:sz="4" w:space="0" w:color="auto"/>
              <w:bottom w:val="single" w:sz="4" w:space="0" w:color="auto"/>
              <w:right w:val="single" w:sz="4" w:space="0" w:color="auto"/>
            </w:tcBorders>
          </w:tcPr>
          <w:p w14:paraId="599A9056" w14:textId="77777777" w:rsidR="00BA1F13" w:rsidRDefault="00BA1F13" w:rsidP="00BA1F13">
            <w:pPr>
              <w:jc w:val="left"/>
            </w:pPr>
            <w:r>
              <w:t>This API is a Timestamp-less version of the API ProtoConv_CantoEthTS. The differences from ProtoConv_CantoEthTS are as follows</w:t>
            </w:r>
          </w:p>
          <w:p w14:paraId="19A023A3" w14:textId="77777777" w:rsidR="00BA1F13" w:rsidRDefault="00BA1F13" w:rsidP="00BA1F13">
            <w:pPr>
              <w:jc w:val="left"/>
            </w:pPr>
            <w:r>
              <w:t>- The parameter pTimeStamp is not present.</w:t>
            </w:r>
          </w:p>
          <w:p w14:paraId="23111984" w14:textId="2F83E960" w:rsidR="003D4FA8" w:rsidRPr="00773260" w:rsidRDefault="00BA1F13" w:rsidP="00BA1F13">
            <w:pPr>
              <w:jc w:val="left"/>
            </w:pPr>
            <w:r>
              <w:t>- In the case of ACF format, Store in the format of an Abbreviated CAN/CAN FD ACF message.</w:t>
            </w:r>
          </w:p>
        </w:tc>
      </w:tr>
      <w:tr w:rsidR="00773260" w:rsidRPr="00773260" w14:paraId="42805545" w14:textId="77777777" w:rsidTr="00C211A5">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185B0EA2" w14:textId="77777777" w:rsidR="003D4FA8" w:rsidRPr="00773260" w:rsidRDefault="003D4FA8" w:rsidP="000D256D">
            <w:pPr>
              <w:jc w:val="left"/>
              <w:rPr>
                <w:rFonts w:cs="Arial"/>
                <w:b/>
                <w:bCs/>
                <w:szCs w:val="20"/>
              </w:rPr>
            </w:pPr>
            <w:r w:rsidRPr="00773260">
              <w:rPr>
                <w:rFonts w:cs="Arial"/>
                <w:b/>
                <w:bCs/>
                <w:szCs w:val="20"/>
              </w:rPr>
              <w:t>Preconditions</w:t>
            </w:r>
          </w:p>
        </w:tc>
        <w:tc>
          <w:tcPr>
            <w:tcW w:w="4003" w:type="pct"/>
            <w:gridSpan w:val="5"/>
            <w:tcBorders>
              <w:top w:val="single" w:sz="4" w:space="0" w:color="auto"/>
              <w:left w:val="single" w:sz="4" w:space="0" w:color="auto"/>
              <w:bottom w:val="single" w:sz="4" w:space="0" w:color="auto"/>
              <w:right w:val="single" w:sz="4" w:space="0" w:color="auto"/>
            </w:tcBorders>
          </w:tcPr>
          <w:p w14:paraId="784D248E" w14:textId="34FA1E89" w:rsidR="00D1452B" w:rsidRPr="00773260" w:rsidRDefault="00D1452B" w:rsidP="00220AA3">
            <w:pPr>
              <w:jc w:val="left"/>
            </w:pPr>
            <w:r w:rsidRPr="00773260">
              <w:t>Initialized state</w:t>
            </w:r>
          </w:p>
        </w:tc>
      </w:tr>
      <w:tr w:rsidR="00BA1F13" w:rsidRPr="00773260" w14:paraId="6AF394E7" w14:textId="77777777" w:rsidTr="00C211A5">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5054114E" w14:textId="77777777" w:rsidR="00BA1F13" w:rsidRPr="00773260" w:rsidRDefault="00BA1F13" w:rsidP="00BA1F13">
            <w:pPr>
              <w:jc w:val="left"/>
              <w:rPr>
                <w:rFonts w:cs="Arial"/>
                <w:b/>
                <w:bCs/>
                <w:szCs w:val="20"/>
              </w:rPr>
            </w:pPr>
            <w:r w:rsidRPr="00773260">
              <w:rPr>
                <w:rFonts w:cs="Arial"/>
                <w:b/>
                <w:bCs/>
                <w:szCs w:val="20"/>
              </w:rPr>
              <w:t>Remarks</w:t>
            </w:r>
          </w:p>
        </w:tc>
        <w:tc>
          <w:tcPr>
            <w:tcW w:w="4003" w:type="pct"/>
            <w:gridSpan w:val="5"/>
            <w:tcBorders>
              <w:top w:val="single" w:sz="4" w:space="0" w:color="auto"/>
              <w:left w:val="single" w:sz="4" w:space="0" w:color="auto"/>
              <w:bottom w:val="single" w:sz="4" w:space="0" w:color="auto"/>
              <w:right w:val="single" w:sz="4" w:space="0" w:color="auto"/>
            </w:tcBorders>
          </w:tcPr>
          <w:p w14:paraId="4428C3FD" w14:textId="440C4D63" w:rsidR="00BA1F13" w:rsidRPr="00773260" w:rsidRDefault="00BA1F13" w:rsidP="00BA1F13">
            <w:pPr>
              <w:jc w:val="left"/>
            </w:pPr>
            <w:r w:rsidRPr="00BA1F13">
              <w:rPr>
                <w:rFonts w:hint="eastAsia"/>
              </w:rPr>
              <w:t>※</w:t>
            </w:r>
            <w:r w:rsidRPr="00BA1F13">
              <w:rPr>
                <w:rFonts w:hint="eastAsia"/>
              </w:rPr>
              <w:t xml:space="preserve">1 For the transmission conditions, refer to </w:t>
            </w:r>
            <w:r w:rsidRPr="00BA1F13">
              <w:fldChar w:fldCharType="begin"/>
            </w:r>
            <w:r w:rsidRPr="00BA1F13">
              <w:instrText xml:space="preserve"> </w:instrText>
            </w:r>
            <w:r w:rsidRPr="00BA1F13">
              <w:rPr>
                <w:rFonts w:hint="eastAsia"/>
              </w:rPr>
              <w:instrText>REF _Ref190693340 \h</w:instrText>
            </w:r>
            <w:r w:rsidRPr="00BA1F13">
              <w:instrText xml:space="preserve">  \* MERGEFORMAT </w:instrText>
            </w:r>
            <w:r w:rsidRPr="00BA1F13">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6</w:t>
            </w:r>
            <w:r w:rsidR="009D560C" w:rsidRPr="00AF2D8E">
              <w:rPr>
                <w:szCs w:val="21"/>
              </w:rPr>
              <w:t>: Ethernet Conversion Type</w:t>
            </w:r>
            <w:r w:rsidRPr="00BA1F13">
              <w:fldChar w:fldCharType="end"/>
            </w:r>
          </w:p>
        </w:tc>
      </w:tr>
      <w:tr w:rsidR="00892A1A" w:rsidRPr="00773260" w14:paraId="3CB5E368" w14:textId="77777777" w:rsidTr="00892A1A">
        <w:trPr>
          <w:trHeight w:val="64"/>
        </w:trPr>
        <w:tc>
          <w:tcPr>
            <w:tcW w:w="997" w:type="pct"/>
            <w:vMerge w:val="restart"/>
            <w:tcBorders>
              <w:top w:val="single" w:sz="4" w:space="0" w:color="auto"/>
              <w:left w:val="single" w:sz="4" w:space="0" w:color="auto"/>
              <w:right w:val="single" w:sz="4" w:space="0" w:color="auto"/>
            </w:tcBorders>
            <w:shd w:val="clear" w:color="auto" w:fill="D9D9D9"/>
          </w:tcPr>
          <w:p w14:paraId="22DDBCF8" w14:textId="25410F3A" w:rsidR="00892A1A" w:rsidRPr="00773260" w:rsidRDefault="00892A1A" w:rsidP="00892A1A">
            <w:pPr>
              <w:jc w:val="left"/>
              <w:rPr>
                <w:rFonts w:cs="Arial"/>
                <w:b/>
                <w:bCs/>
                <w:szCs w:val="20"/>
              </w:rPr>
            </w:pPr>
            <w:r w:rsidRPr="006F260B">
              <w:rPr>
                <w:rFonts w:cs="Arial"/>
                <w:b/>
                <w:bCs/>
                <w:szCs w:val="20"/>
              </w:rPr>
              <w:t>DET/DEM Errors Handled</w:t>
            </w:r>
          </w:p>
        </w:tc>
        <w:tc>
          <w:tcPr>
            <w:tcW w:w="2096" w:type="pct"/>
            <w:gridSpan w:val="3"/>
            <w:tcBorders>
              <w:top w:val="single" w:sz="4" w:space="0" w:color="auto"/>
              <w:left w:val="single" w:sz="4" w:space="0" w:color="auto"/>
              <w:bottom w:val="single" w:sz="4" w:space="0" w:color="auto"/>
              <w:right w:val="single" w:sz="4" w:space="0" w:color="auto"/>
            </w:tcBorders>
          </w:tcPr>
          <w:p w14:paraId="74060ADF" w14:textId="6B173923" w:rsidR="00892A1A" w:rsidRPr="00773260" w:rsidRDefault="00892A1A" w:rsidP="00892A1A">
            <w:pPr>
              <w:jc w:val="left"/>
            </w:pPr>
            <w:r>
              <w:rPr>
                <w:rFonts w:cs="Arial"/>
                <w:color w:val="000000"/>
                <w:szCs w:val="20"/>
              </w:rPr>
              <w:t>PROTOCONV</w:t>
            </w:r>
            <w:r w:rsidRPr="006E6BFD">
              <w:rPr>
                <w:rFonts w:cs="Arial"/>
                <w:color w:val="000000"/>
                <w:szCs w:val="20"/>
              </w:rPr>
              <w:t>_E_INV_PARAM</w:t>
            </w:r>
          </w:p>
        </w:tc>
        <w:tc>
          <w:tcPr>
            <w:tcW w:w="1907" w:type="pct"/>
            <w:gridSpan w:val="2"/>
            <w:tcBorders>
              <w:top w:val="single" w:sz="4" w:space="0" w:color="auto"/>
              <w:left w:val="single" w:sz="4" w:space="0" w:color="auto"/>
              <w:bottom w:val="single" w:sz="4" w:space="0" w:color="auto"/>
              <w:right w:val="single" w:sz="4" w:space="0" w:color="auto"/>
            </w:tcBorders>
          </w:tcPr>
          <w:p w14:paraId="2FA73556" w14:textId="66107ECE" w:rsidR="00892A1A" w:rsidRPr="00773260" w:rsidRDefault="00892A1A" w:rsidP="00892A1A">
            <w:pPr>
              <w:jc w:val="left"/>
            </w:pPr>
            <w:r>
              <w:rPr>
                <w:szCs w:val="20"/>
              </w:rPr>
              <w:t>Invalid</w:t>
            </w:r>
            <w:r w:rsidRPr="006E6BFD">
              <w:rPr>
                <w:szCs w:val="20"/>
              </w:rPr>
              <w:t xml:space="preserve"> parameter passed to the APIs</w:t>
            </w:r>
          </w:p>
        </w:tc>
      </w:tr>
      <w:tr w:rsidR="00892A1A" w:rsidRPr="00773260" w14:paraId="21FB2CB4" w14:textId="77777777" w:rsidTr="00892A1A">
        <w:trPr>
          <w:trHeight w:val="62"/>
        </w:trPr>
        <w:tc>
          <w:tcPr>
            <w:tcW w:w="997" w:type="pct"/>
            <w:vMerge/>
            <w:tcBorders>
              <w:left w:val="single" w:sz="4" w:space="0" w:color="auto"/>
              <w:right w:val="single" w:sz="4" w:space="0" w:color="auto"/>
            </w:tcBorders>
            <w:shd w:val="clear" w:color="auto" w:fill="D9D9D9"/>
          </w:tcPr>
          <w:p w14:paraId="2DBD44AF" w14:textId="77777777" w:rsidR="00892A1A" w:rsidRPr="00773260" w:rsidRDefault="00892A1A" w:rsidP="00892A1A">
            <w:pPr>
              <w:jc w:val="left"/>
              <w:rPr>
                <w:rFonts w:cs="Arial"/>
                <w:b/>
                <w:bCs/>
                <w:szCs w:val="20"/>
              </w:rPr>
            </w:pPr>
          </w:p>
        </w:tc>
        <w:tc>
          <w:tcPr>
            <w:tcW w:w="2096" w:type="pct"/>
            <w:gridSpan w:val="3"/>
            <w:tcBorders>
              <w:top w:val="single" w:sz="4" w:space="0" w:color="auto"/>
              <w:left w:val="single" w:sz="4" w:space="0" w:color="auto"/>
              <w:bottom w:val="single" w:sz="4" w:space="0" w:color="auto"/>
              <w:right w:val="single" w:sz="4" w:space="0" w:color="auto"/>
            </w:tcBorders>
          </w:tcPr>
          <w:p w14:paraId="2B53B69C" w14:textId="4C25E3EE" w:rsidR="00892A1A" w:rsidRPr="00773260" w:rsidRDefault="00892A1A" w:rsidP="00892A1A">
            <w:pPr>
              <w:jc w:val="left"/>
            </w:pPr>
            <w:r>
              <w:rPr>
                <w:rFonts w:cs="Arial"/>
                <w:color w:val="000000"/>
                <w:szCs w:val="20"/>
              </w:rPr>
              <w:t>PROTOCONV</w:t>
            </w:r>
            <w:r w:rsidRPr="00D46B12">
              <w:rPr>
                <w:rFonts w:cs="Arial"/>
                <w:color w:val="000000"/>
                <w:szCs w:val="20"/>
              </w:rPr>
              <w:t>_E_MATCH</w:t>
            </w:r>
          </w:p>
        </w:tc>
        <w:tc>
          <w:tcPr>
            <w:tcW w:w="1907" w:type="pct"/>
            <w:gridSpan w:val="2"/>
            <w:tcBorders>
              <w:top w:val="single" w:sz="4" w:space="0" w:color="auto"/>
              <w:left w:val="single" w:sz="4" w:space="0" w:color="auto"/>
              <w:bottom w:val="single" w:sz="4" w:space="0" w:color="auto"/>
              <w:right w:val="single" w:sz="4" w:space="0" w:color="auto"/>
            </w:tcBorders>
          </w:tcPr>
          <w:p w14:paraId="5100AD0A" w14:textId="4E2DD013" w:rsidR="00892A1A" w:rsidRPr="00773260" w:rsidRDefault="00892A1A" w:rsidP="00892A1A">
            <w:pPr>
              <w:jc w:val="left"/>
            </w:pPr>
            <w:r w:rsidRPr="00D46B12">
              <w:rPr>
                <w:rFonts w:cs="Arial"/>
                <w:color w:val="000000"/>
                <w:szCs w:val="20"/>
              </w:rPr>
              <w:t>Unmatched Table Error (Routing Table)</w:t>
            </w:r>
          </w:p>
        </w:tc>
      </w:tr>
      <w:tr w:rsidR="00892A1A" w:rsidRPr="00773260" w14:paraId="074AA05B" w14:textId="77777777" w:rsidTr="00892A1A">
        <w:trPr>
          <w:trHeight w:val="62"/>
        </w:trPr>
        <w:tc>
          <w:tcPr>
            <w:tcW w:w="997" w:type="pct"/>
            <w:vMerge/>
            <w:tcBorders>
              <w:left w:val="single" w:sz="4" w:space="0" w:color="auto"/>
              <w:right w:val="single" w:sz="4" w:space="0" w:color="auto"/>
            </w:tcBorders>
            <w:shd w:val="clear" w:color="auto" w:fill="D9D9D9"/>
          </w:tcPr>
          <w:p w14:paraId="3BEEC796" w14:textId="77777777" w:rsidR="00892A1A" w:rsidRPr="00773260" w:rsidRDefault="00892A1A" w:rsidP="00892A1A">
            <w:pPr>
              <w:jc w:val="left"/>
              <w:rPr>
                <w:rFonts w:cs="Arial"/>
                <w:b/>
                <w:bCs/>
                <w:szCs w:val="20"/>
              </w:rPr>
            </w:pPr>
          </w:p>
        </w:tc>
        <w:tc>
          <w:tcPr>
            <w:tcW w:w="2096" w:type="pct"/>
            <w:gridSpan w:val="3"/>
            <w:tcBorders>
              <w:top w:val="single" w:sz="4" w:space="0" w:color="auto"/>
              <w:left w:val="single" w:sz="4" w:space="0" w:color="auto"/>
              <w:bottom w:val="single" w:sz="4" w:space="0" w:color="auto"/>
              <w:right w:val="single" w:sz="4" w:space="0" w:color="auto"/>
            </w:tcBorders>
          </w:tcPr>
          <w:p w14:paraId="121D58D6" w14:textId="2BB12397" w:rsidR="00892A1A" w:rsidRPr="00773260" w:rsidRDefault="00892A1A" w:rsidP="00892A1A">
            <w:pPr>
              <w:jc w:val="left"/>
            </w:pPr>
            <w:r>
              <w:rPr>
                <w:rFonts w:cs="Arial"/>
                <w:color w:val="000000"/>
                <w:szCs w:val="20"/>
              </w:rPr>
              <w:t>PROTOCONV</w:t>
            </w:r>
            <w:r w:rsidRPr="00D46B12">
              <w:rPr>
                <w:rFonts w:cs="Arial"/>
                <w:color w:val="000000"/>
                <w:szCs w:val="20"/>
              </w:rPr>
              <w:t>_E_TRANS</w:t>
            </w:r>
          </w:p>
        </w:tc>
        <w:tc>
          <w:tcPr>
            <w:tcW w:w="1907" w:type="pct"/>
            <w:gridSpan w:val="2"/>
            <w:tcBorders>
              <w:top w:val="single" w:sz="4" w:space="0" w:color="auto"/>
              <w:left w:val="single" w:sz="4" w:space="0" w:color="auto"/>
              <w:bottom w:val="single" w:sz="4" w:space="0" w:color="auto"/>
              <w:right w:val="single" w:sz="4" w:space="0" w:color="auto"/>
            </w:tcBorders>
          </w:tcPr>
          <w:p w14:paraId="526BA94C" w14:textId="6A212D38" w:rsidR="00892A1A" w:rsidRPr="00773260" w:rsidRDefault="00892A1A" w:rsidP="00892A1A">
            <w:pPr>
              <w:jc w:val="left"/>
            </w:pPr>
            <w:r w:rsidRPr="00D46B12">
              <w:rPr>
                <w:rFonts w:cs="Arial"/>
                <w:color w:val="000000"/>
                <w:szCs w:val="20"/>
              </w:rPr>
              <w:t>Transmit Error</w:t>
            </w:r>
          </w:p>
        </w:tc>
      </w:tr>
    </w:tbl>
    <w:p w14:paraId="4E08263A" w14:textId="7780F8F6" w:rsidR="005C7B16" w:rsidRPr="005C7B16" w:rsidRDefault="00EF1243" w:rsidP="001341B7">
      <w:pPr>
        <w:pStyle w:val="RefIDs"/>
        <w:wordWrap/>
        <w:rPr>
          <w:lang w:eastAsia="en-US"/>
        </w:rPr>
      </w:pPr>
      <w:r w:rsidRPr="00696D29">
        <w:rPr>
          <w:lang w:eastAsia="en-US"/>
        </w:rPr>
        <w:t xml:space="preserve">[Covers: </w:t>
      </w:r>
      <w:r w:rsidR="00883E84">
        <w:rPr>
          <w:lang w:eastAsia="en-US"/>
        </w:rPr>
        <w:t>req-8552172-00903610</w:t>
      </w:r>
      <w:r w:rsidRPr="00696D29">
        <w:rPr>
          <w:lang w:eastAsia="en-US"/>
        </w:rPr>
        <w:t>]</w:t>
      </w:r>
    </w:p>
    <w:p w14:paraId="64A07090" w14:textId="6EABCFE0" w:rsidR="005C3F27" w:rsidRDefault="005C3F27" w:rsidP="005C3F27">
      <w:pPr>
        <w:pStyle w:val="RefIDs"/>
        <w:rPr>
          <w:lang w:eastAsia="en-US"/>
        </w:rPr>
      </w:pPr>
      <w:r w:rsidRPr="00696D29">
        <w:rPr>
          <w:lang w:eastAsia="en-US"/>
        </w:rPr>
        <w:t xml:space="preserve">[Covers: </w:t>
      </w:r>
      <w:r w:rsidR="00883E84">
        <w:rPr>
          <w:lang w:eastAsia="en-US"/>
        </w:rPr>
        <w:t>req-8552172-00904662</w:t>
      </w:r>
      <w:r w:rsidRPr="00696D29">
        <w:rPr>
          <w:lang w:eastAsia="en-US"/>
        </w:rPr>
        <w:t>]</w:t>
      </w:r>
    </w:p>
    <w:p w14:paraId="080C5C2C" w14:textId="2DD9C5E8" w:rsidR="00006762" w:rsidRDefault="00006762" w:rsidP="00006762">
      <w:pPr>
        <w:pStyle w:val="RefIDs"/>
        <w:rPr>
          <w:lang w:eastAsia="en-US"/>
        </w:rPr>
      </w:pPr>
      <w:r w:rsidRPr="00006762">
        <w:rPr>
          <w:lang w:eastAsia="en-US"/>
        </w:rPr>
        <w:t xml:space="preserve">[Covers: </w:t>
      </w:r>
      <w:r w:rsidR="00883E84">
        <w:rPr>
          <w:lang w:eastAsia="en-US"/>
        </w:rPr>
        <w:t>req-8552172-00904667</w:t>
      </w:r>
      <w:r w:rsidRPr="00006762">
        <w:rPr>
          <w:lang w:eastAsia="en-US"/>
        </w:rPr>
        <w:t>]</w:t>
      </w:r>
    </w:p>
    <w:p w14:paraId="5C70DD52" w14:textId="77777777" w:rsidR="003949F1" w:rsidRPr="002C15F8" w:rsidRDefault="00006762" w:rsidP="003949F1">
      <w:pPr>
        <w:pStyle w:val="RefIDs"/>
        <w:rPr>
          <w:lang w:eastAsia="en-US"/>
        </w:rPr>
      </w:pPr>
      <w:r>
        <w:rPr>
          <w:lang w:eastAsia="en-US"/>
        </w:rPr>
        <w:t xml:space="preserve">[Covers: </w:t>
      </w:r>
      <w:r w:rsidR="00504621">
        <w:rPr>
          <w:lang w:eastAsia="en-US"/>
        </w:rPr>
        <w:t>req-8552172-00905227</w:t>
      </w:r>
      <w:r w:rsidRPr="00006762">
        <w:rPr>
          <w:lang w:eastAsia="en-US"/>
        </w:rPr>
        <w:t>]</w:t>
      </w:r>
    </w:p>
    <w:p w14:paraId="70E77E4F"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7BE58FA3"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30C452A2" w14:textId="77777777" w:rsidR="003949F1" w:rsidRDefault="003949F1" w:rsidP="003949F1">
      <w:pPr>
        <w:pStyle w:val="RefIDs"/>
        <w:rPr>
          <w:lang w:eastAsia="en-US"/>
        </w:rPr>
      </w:pPr>
      <w:r>
        <w:rPr>
          <w:lang w:eastAsia="en-US"/>
        </w:rPr>
        <w:t>[Covers: req-8552172-00528003]</w:t>
      </w:r>
    </w:p>
    <w:p w14:paraId="76A2D269" w14:textId="77777777" w:rsidR="003949F1" w:rsidRDefault="003949F1" w:rsidP="003949F1">
      <w:pPr>
        <w:pStyle w:val="RefIDs"/>
        <w:rPr>
          <w:lang w:eastAsia="en-US"/>
        </w:rPr>
      </w:pPr>
      <w:r>
        <w:rPr>
          <w:lang w:eastAsia="en-US"/>
        </w:rPr>
        <w:t>[Covers: req-8552172-00528002]</w:t>
      </w:r>
    </w:p>
    <w:p w14:paraId="5F6F03DF" w14:textId="77777777" w:rsidR="003949F1" w:rsidRDefault="003949F1" w:rsidP="003949F1">
      <w:pPr>
        <w:pStyle w:val="RefIDs"/>
        <w:rPr>
          <w:lang w:eastAsia="en-US"/>
        </w:rPr>
      </w:pPr>
      <w:r>
        <w:rPr>
          <w:lang w:eastAsia="en-US"/>
        </w:rPr>
        <w:t>[Covers: req-8552172-00528006]</w:t>
      </w:r>
    </w:p>
    <w:p w14:paraId="40F47A6C" w14:textId="77777777" w:rsidR="003949F1" w:rsidRDefault="003949F1" w:rsidP="003949F1">
      <w:pPr>
        <w:pStyle w:val="RefIDs"/>
        <w:rPr>
          <w:lang w:eastAsia="en-US"/>
        </w:rPr>
      </w:pPr>
      <w:r>
        <w:rPr>
          <w:lang w:eastAsia="en-US"/>
        </w:rPr>
        <w:t xml:space="preserve">[Covers: </w:t>
      </w:r>
      <w:r w:rsidRPr="00C136B3">
        <w:t>req-8552172-00527993</w:t>
      </w:r>
      <w:r>
        <w:t>]</w:t>
      </w:r>
    </w:p>
    <w:p w14:paraId="7D6DF4B4" w14:textId="64EA19C0" w:rsidR="003D1C9A" w:rsidRPr="00F356F4" w:rsidRDefault="003949F1" w:rsidP="003D1C9A">
      <w:pPr>
        <w:pStyle w:val="RefIDs"/>
        <w:rPr>
          <w:lang w:eastAsia="en-US"/>
        </w:rPr>
      </w:pPr>
      <w:r>
        <w:rPr>
          <w:lang w:eastAsia="en-US"/>
        </w:rPr>
        <w:t>[Covers: req-8552172-00527980]</w:t>
      </w:r>
    </w:p>
    <w:p w14:paraId="43FE9FDD" w14:textId="77777777" w:rsidR="009079EC" w:rsidRDefault="009079EC" w:rsidP="009079EC">
      <w:pPr>
        <w:pStyle w:val="Heading4"/>
        <w:rPr>
          <w:lang w:val="en-GB"/>
        </w:rPr>
      </w:pPr>
      <w:r>
        <w:rPr>
          <w:lang w:val="en-GB"/>
        </w:rPr>
        <w:t>ProtoConv</w:t>
      </w:r>
      <w:r w:rsidRPr="003D4FA8">
        <w:rPr>
          <w:lang w:val="en-GB"/>
        </w:rPr>
        <w:t>_</w:t>
      </w:r>
      <w:r>
        <w:rPr>
          <w:lang w:val="en-GB"/>
        </w:rPr>
        <w:t>Li</w:t>
      </w:r>
      <w:r w:rsidRPr="003D4FA8">
        <w:rPr>
          <w:lang w:val="en-GB"/>
        </w:rPr>
        <w:t>ntoEth</w:t>
      </w:r>
    </w:p>
    <w:p w14:paraId="1A47B85B" w14:textId="4ACB8C3E" w:rsidR="009079EC" w:rsidRPr="00251C23" w:rsidRDefault="009079EC" w:rsidP="009079EC">
      <w:pPr>
        <w:pStyle w:val="ReqID"/>
        <w:rPr>
          <w:lang w:val="en-US"/>
        </w:rPr>
      </w:pPr>
      <w:r w:rsidRPr="00696D29">
        <w:t>[</w:t>
      </w:r>
      <w:r>
        <w:t>Gen5GW</w:t>
      </w:r>
      <w:r w:rsidRPr="00696D29">
        <w:t>_</w:t>
      </w:r>
      <w:r>
        <w:t>ProtoConv</w:t>
      </w:r>
      <w:r w:rsidRPr="00696D29">
        <w:t>_AD_C_</w:t>
      </w:r>
      <w:r>
        <w:t>1</w:t>
      </w:r>
      <w:r w:rsidR="00551662">
        <w:t>2</w:t>
      </w:r>
      <w:r>
        <w:t>_0</w:t>
      </w:r>
      <w:r w:rsidRPr="00696D29">
        <w:t>0</w:t>
      </w:r>
      <w:r w:rsidR="00A40002">
        <w:t>4</w:t>
      </w:r>
      <w:r w:rsidRPr="00696D29">
        <w:t>]</w:t>
      </w:r>
    </w:p>
    <w:p w14:paraId="4C783115" w14:textId="74C93F1A" w:rsidR="009079EC" w:rsidRDefault="009079EC"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8</w:t>
      </w:r>
      <w:r w:rsidR="009D560C">
        <w:rPr>
          <w:noProof/>
        </w:rPr>
        <w:fldChar w:fldCharType="end"/>
      </w:r>
      <w:r>
        <w:rPr>
          <w:noProof/>
        </w:rPr>
        <w:t>:</w:t>
      </w:r>
      <w:r>
        <w:rPr>
          <w:rFonts w:hint="eastAsia"/>
        </w:rPr>
        <w:t xml:space="preserve"> </w:t>
      </w:r>
      <w:r>
        <w:t>ProtoConv</w:t>
      </w:r>
      <w:r w:rsidRPr="003D4FA8">
        <w:t>_</w:t>
      </w:r>
      <w:r>
        <w:t>Li</w:t>
      </w:r>
      <w:r w:rsidRPr="003D4FA8">
        <w:t>ntoEth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01"/>
        <w:gridCol w:w="2413"/>
        <w:gridCol w:w="1340"/>
        <w:gridCol w:w="361"/>
        <w:gridCol w:w="449"/>
        <w:gridCol w:w="3467"/>
      </w:tblGrid>
      <w:tr w:rsidR="009079EC" w:rsidRPr="00773260" w14:paraId="6FEED32B" w14:textId="77777777" w:rsidTr="001279C9">
        <w:trPr>
          <w:trHeight w:val="287"/>
        </w:trPr>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39FFCB0C" w14:textId="77777777" w:rsidR="009079EC" w:rsidRPr="00773260" w:rsidRDefault="009079EC" w:rsidP="001279C9">
            <w:pPr>
              <w:jc w:val="left"/>
              <w:rPr>
                <w:rFonts w:cs="Arial"/>
                <w:szCs w:val="20"/>
              </w:rPr>
            </w:pPr>
            <w:r w:rsidRPr="00773260">
              <w:rPr>
                <w:rFonts w:cs="Arial"/>
                <w:b/>
                <w:bCs/>
                <w:szCs w:val="20"/>
              </w:rPr>
              <w:t>Function Name</w:t>
            </w:r>
          </w:p>
        </w:tc>
        <w:tc>
          <w:tcPr>
            <w:tcW w:w="4003" w:type="pct"/>
            <w:gridSpan w:val="5"/>
            <w:tcBorders>
              <w:top w:val="single" w:sz="4" w:space="0" w:color="auto"/>
              <w:left w:val="single" w:sz="4" w:space="0" w:color="auto"/>
              <w:bottom w:val="single" w:sz="4" w:space="0" w:color="auto"/>
              <w:right w:val="single" w:sz="4" w:space="0" w:color="auto"/>
            </w:tcBorders>
          </w:tcPr>
          <w:p w14:paraId="251D4BBA" w14:textId="77777777" w:rsidR="009079EC" w:rsidRPr="00773260" w:rsidRDefault="009079EC" w:rsidP="001279C9">
            <w:pPr>
              <w:jc w:val="left"/>
            </w:pPr>
            <w:r>
              <w:t>ProtoConv</w:t>
            </w:r>
            <w:r w:rsidRPr="00773260">
              <w:t>_</w:t>
            </w:r>
            <w:r>
              <w:t>Li</w:t>
            </w:r>
            <w:r w:rsidRPr="00773260">
              <w:t>ntoEth</w:t>
            </w:r>
          </w:p>
        </w:tc>
      </w:tr>
      <w:tr w:rsidR="009079EC" w:rsidRPr="00773260" w14:paraId="712775FC" w14:textId="77777777" w:rsidTr="001279C9">
        <w:trPr>
          <w:trHeight w:val="287"/>
        </w:trPr>
        <w:tc>
          <w:tcPr>
            <w:tcW w:w="997" w:type="pct"/>
            <w:tcBorders>
              <w:top w:val="single" w:sz="4" w:space="0" w:color="auto"/>
              <w:left w:val="single" w:sz="4" w:space="0" w:color="auto"/>
              <w:bottom w:val="single" w:sz="4" w:space="0" w:color="auto"/>
              <w:right w:val="single" w:sz="4" w:space="0" w:color="auto"/>
            </w:tcBorders>
            <w:shd w:val="clear" w:color="auto" w:fill="D9D9D9"/>
          </w:tcPr>
          <w:p w14:paraId="38280618" w14:textId="77777777" w:rsidR="009079EC" w:rsidRPr="00773260" w:rsidRDefault="009079EC" w:rsidP="001279C9">
            <w:pPr>
              <w:jc w:val="left"/>
              <w:rPr>
                <w:rFonts w:eastAsia="Meiryo UI" w:cstheme="majorHAnsi"/>
                <w:szCs w:val="20"/>
                <w:lang w:val="en-GB"/>
              </w:rPr>
            </w:pPr>
            <w:r w:rsidRPr="00773260">
              <w:rPr>
                <w:rFonts w:eastAsia="Meiryo UI" w:cstheme="majorHAnsi"/>
                <w:b/>
                <w:bCs/>
                <w:szCs w:val="20"/>
                <w:lang w:val="en-GB"/>
              </w:rPr>
              <w:t>ASIL Level</w:t>
            </w:r>
          </w:p>
        </w:tc>
        <w:tc>
          <w:tcPr>
            <w:tcW w:w="1203" w:type="pct"/>
            <w:tcBorders>
              <w:top w:val="single" w:sz="4" w:space="0" w:color="auto"/>
              <w:left w:val="single" w:sz="4" w:space="0" w:color="auto"/>
              <w:bottom w:val="single" w:sz="4" w:space="0" w:color="auto"/>
              <w:right w:val="single" w:sz="4" w:space="0" w:color="auto"/>
            </w:tcBorders>
          </w:tcPr>
          <w:p w14:paraId="727E88BA" w14:textId="77777777" w:rsidR="009079EC" w:rsidRPr="00773260" w:rsidRDefault="009079EC" w:rsidP="001279C9">
            <w:pPr>
              <w:jc w:val="left"/>
              <w:rPr>
                <w:lang w:val="en-GB"/>
              </w:rPr>
            </w:pPr>
            <w:r w:rsidRPr="00773260">
              <w:rPr>
                <w:lang w:val="en-GB"/>
              </w:rPr>
              <w:t>ASIL D</w:t>
            </w:r>
          </w:p>
        </w:tc>
        <w:tc>
          <w:tcPr>
            <w:tcW w:w="668" w:type="pct"/>
            <w:tcBorders>
              <w:top w:val="single" w:sz="4" w:space="0" w:color="auto"/>
              <w:left w:val="single" w:sz="4" w:space="0" w:color="auto"/>
              <w:bottom w:val="single" w:sz="4" w:space="0" w:color="auto"/>
              <w:right w:val="single" w:sz="4" w:space="0" w:color="auto"/>
            </w:tcBorders>
            <w:shd w:val="pct20" w:color="auto" w:fill="auto"/>
          </w:tcPr>
          <w:p w14:paraId="7B5048BE" w14:textId="77777777" w:rsidR="009079EC" w:rsidRPr="00773260" w:rsidRDefault="009079EC" w:rsidP="001279C9">
            <w:pPr>
              <w:jc w:val="left"/>
              <w:rPr>
                <w:rFonts w:eastAsia="Meiryo UI" w:cstheme="majorHAnsi"/>
                <w:b/>
                <w:szCs w:val="20"/>
                <w:lang w:val="en-GB"/>
              </w:rPr>
            </w:pPr>
            <w:r w:rsidRPr="00773260">
              <w:rPr>
                <w:rFonts w:eastAsia="Meiryo UI" w:cstheme="majorHAnsi"/>
                <w:b/>
                <w:szCs w:val="20"/>
                <w:lang w:val="en-GB"/>
              </w:rPr>
              <w:t>Status</w:t>
            </w:r>
          </w:p>
        </w:tc>
        <w:tc>
          <w:tcPr>
            <w:tcW w:w="2132" w:type="pct"/>
            <w:gridSpan w:val="3"/>
            <w:tcBorders>
              <w:top w:val="single" w:sz="4" w:space="0" w:color="auto"/>
              <w:left w:val="single" w:sz="4" w:space="0" w:color="auto"/>
              <w:bottom w:val="single" w:sz="4" w:space="0" w:color="auto"/>
              <w:right w:val="single" w:sz="4" w:space="0" w:color="auto"/>
            </w:tcBorders>
          </w:tcPr>
          <w:p w14:paraId="5203A6EB" w14:textId="77777777" w:rsidR="009079EC" w:rsidRPr="00773260" w:rsidRDefault="009079EC" w:rsidP="001279C9">
            <w:pPr>
              <w:jc w:val="left"/>
              <w:rPr>
                <w:lang w:val="en-GB"/>
              </w:rPr>
            </w:pPr>
            <w:r w:rsidRPr="00773260">
              <w:rPr>
                <w:lang w:val="en-GB"/>
              </w:rPr>
              <w:t>New</w:t>
            </w:r>
          </w:p>
        </w:tc>
      </w:tr>
      <w:tr w:rsidR="009079EC" w:rsidRPr="00773260" w14:paraId="3A7B450A"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11E644FA" w14:textId="77777777" w:rsidR="009079EC" w:rsidRPr="00773260" w:rsidRDefault="009079EC" w:rsidP="001279C9">
            <w:pPr>
              <w:jc w:val="left"/>
              <w:rPr>
                <w:rFonts w:cs="Arial"/>
                <w:b/>
                <w:bCs/>
                <w:szCs w:val="20"/>
              </w:rPr>
            </w:pPr>
            <w:r w:rsidRPr="00773260">
              <w:rPr>
                <w:rFonts w:cs="Arial"/>
                <w:b/>
                <w:bCs/>
                <w:szCs w:val="20"/>
              </w:rPr>
              <w:t>Syntax</w:t>
            </w:r>
          </w:p>
        </w:tc>
        <w:tc>
          <w:tcPr>
            <w:tcW w:w="4003" w:type="pct"/>
            <w:gridSpan w:val="5"/>
            <w:tcBorders>
              <w:top w:val="single" w:sz="4" w:space="0" w:color="auto"/>
              <w:left w:val="single" w:sz="4" w:space="0" w:color="auto"/>
              <w:bottom w:val="single" w:sz="4" w:space="0" w:color="auto"/>
              <w:right w:val="single" w:sz="4" w:space="0" w:color="auto"/>
            </w:tcBorders>
          </w:tcPr>
          <w:p w14:paraId="49F0EB2F" w14:textId="77777777" w:rsidR="009079EC" w:rsidRPr="00773260" w:rsidRDefault="009079EC" w:rsidP="001279C9">
            <w:pPr>
              <w:jc w:val="left"/>
            </w:pPr>
            <w:r w:rsidRPr="00292162">
              <w:t>Std_ReturnType ProtoConv_LintoEth(const uint8 ucBusIdx, const R_ProtoConv_LinFrameType *pLinFrame)</w:t>
            </w:r>
          </w:p>
        </w:tc>
      </w:tr>
      <w:tr w:rsidR="009079EC" w:rsidRPr="00773260" w14:paraId="6AFB1236"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261457BE" w14:textId="77777777" w:rsidR="009079EC" w:rsidRPr="00773260" w:rsidRDefault="009079EC" w:rsidP="001279C9">
            <w:pPr>
              <w:jc w:val="left"/>
              <w:rPr>
                <w:rFonts w:cs="Arial"/>
                <w:b/>
                <w:bCs/>
                <w:szCs w:val="20"/>
              </w:rPr>
            </w:pPr>
            <w:r w:rsidRPr="00773260">
              <w:rPr>
                <w:rFonts w:cs="Arial"/>
                <w:b/>
                <w:bCs/>
                <w:szCs w:val="20"/>
              </w:rPr>
              <w:t>Sync/Async</w:t>
            </w:r>
          </w:p>
        </w:tc>
        <w:tc>
          <w:tcPr>
            <w:tcW w:w="4003" w:type="pct"/>
            <w:gridSpan w:val="5"/>
            <w:tcBorders>
              <w:top w:val="single" w:sz="4" w:space="0" w:color="auto"/>
              <w:left w:val="single" w:sz="4" w:space="0" w:color="auto"/>
              <w:bottom w:val="single" w:sz="4" w:space="0" w:color="auto"/>
              <w:right w:val="single" w:sz="4" w:space="0" w:color="auto"/>
            </w:tcBorders>
          </w:tcPr>
          <w:p w14:paraId="7576D5F5" w14:textId="77777777" w:rsidR="009079EC" w:rsidRPr="00773260" w:rsidRDefault="009079EC" w:rsidP="001279C9">
            <w:pPr>
              <w:jc w:val="left"/>
            </w:pPr>
            <w:r w:rsidRPr="00773260">
              <w:t>Synchronous</w:t>
            </w:r>
          </w:p>
        </w:tc>
      </w:tr>
      <w:tr w:rsidR="009079EC" w:rsidRPr="00773260" w14:paraId="6E1D562C" w14:textId="77777777" w:rsidTr="001279C9">
        <w:trPr>
          <w:trHeight w:val="170"/>
        </w:trPr>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3CF68559" w14:textId="77777777" w:rsidR="009079EC" w:rsidRPr="00773260" w:rsidRDefault="009079EC" w:rsidP="001279C9">
            <w:pPr>
              <w:jc w:val="left"/>
              <w:rPr>
                <w:rFonts w:cs="Arial"/>
                <w:b/>
                <w:bCs/>
                <w:szCs w:val="20"/>
              </w:rPr>
            </w:pPr>
            <w:r w:rsidRPr="00773260">
              <w:rPr>
                <w:rFonts w:cs="Arial"/>
                <w:b/>
                <w:bCs/>
                <w:szCs w:val="20"/>
              </w:rPr>
              <w:t>Reentrancy</w:t>
            </w:r>
          </w:p>
        </w:tc>
        <w:tc>
          <w:tcPr>
            <w:tcW w:w="4003" w:type="pct"/>
            <w:gridSpan w:val="5"/>
            <w:tcBorders>
              <w:top w:val="single" w:sz="4" w:space="0" w:color="auto"/>
              <w:left w:val="single" w:sz="4" w:space="0" w:color="auto"/>
              <w:bottom w:val="single" w:sz="4" w:space="0" w:color="auto"/>
              <w:right w:val="single" w:sz="4" w:space="0" w:color="auto"/>
            </w:tcBorders>
          </w:tcPr>
          <w:p w14:paraId="5866782E" w14:textId="77777777" w:rsidR="009079EC" w:rsidRPr="00773260" w:rsidRDefault="009079EC" w:rsidP="001279C9">
            <w:pPr>
              <w:jc w:val="left"/>
              <w:rPr>
                <w:rFonts w:eastAsia="Meiryo UI" w:cstheme="majorHAnsi"/>
                <w:lang w:val="en-GB"/>
              </w:rPr>
            </w:pPr>
            <w:r w:rsidRPr="00773260">
              <w:t>Non-Reentrant</w:t>
            </w:r>
          </w:p>
        </w:tc>
      </w:tr>
      <w:tr w:rsidR="009079EC" w:rsidRPr="00773260" w14:paraId="4A1A6349" w14:textId="77777777" w:rsidTr="001279C9">
        <w:trPr>
          <w:trHeight w:val="170"/>
        </w:trPr>
        <w:tc>
          <w:tcPr>
            <w:tcW w:w="997" w:type="pct"/>
            <w:tcBorders>
              <w:top w:val="single" w:sz="4" w:space="0" w:color="auto"/>
              <w:left w:val="single" w:sz="4" w:space="0" w:color="auto"/>
              <w:bottom w:val="single" w:sz="4" w:space="0" w:color="auto"/>
              <w:right w:val="single" w:sz="4" w:space="0" w:color="auto"/>
            </w:tcBorders>
            <w:shd w:val="clear" w:color="auto" w:fill="D9D9D9"/>
          </w:tcPr>
          <w:p w14:paraId="767FD18A" w14:textId="77777777" w:rsidR="009079EC" w:rsidRPr="00773260" w:rsidRDefault="009079EC" w:rsidP="001279C9">
            <w:pPr>
              <w:jc w:val="left"/>
              <w:rPr>
                <w:rFonts w:cs="Arial"/>
                <w:b/>
                <w:bCs/>
                <w:szCs w:val="20"/>
              </w:rPr>
            </w:pPr>
            <w:r w:rsidRPr="00773260">
              <w:rPr>
                <w:rFonts w:cs="Arial"/>
                <w:b/>
                <w:bCs/>
                <w:szCs w:val="20"/>
              </w:rPr>
              <w:t>Interrupt State</w:t>
            </w:r>
          </w:p>
        </w:tc>
        <w:tc>
          <w:tcPr>
            <w:tcW w:w="4003" w:type="pct"/>
            <w:gridSpan w:val="5"/>
            <w:tcBorders>
              <w:top w:val="single" w:sz="4" w:space="0" w:color="auto"/>
              <w:left w:val="single" w:sz="4" w:space="0" w:color="auto"/>
              <w:bottom w:val="single" w:sz="4" w:space="0" w:color="auto"/>
              <w:right w:val="single" w:sz="4" w:space="0" w:color="auto"/>
            </w:tcBorders>
          </w:tcPr>
          <w:p w14:paraId="20968934" w14:textId="77777777" w:rsidR="009079EC" w:rsidRPr="00773260" w:rsidRDefault="009079EC" w:rsidP="001279C9">
            <w:pPr>
              <w:jc w:val="left"/>
            </w:pPr>
            <w:r w:rsidRPr="00773260">
              <w:t>Runs in the interrupt enable state</w:t>
            </w:r>
          </w:p>
        </w:tc>
      </w:tr>
      <w:tr w:rsidR="009079EC" w:rsidRPr="007F0552" w14:paraId="23496382" w14:textId="77777777" w:rsidTr="001279C9">
        <w:tc>
          <w:tcPr>
            <w:tcW w:w="997" w:type="pct"/>
            <w:vMerge w:val="restart"/>
            <w:tcBorders>
              <w:top w:val="single" w:sz="4" w:space="0" w:color="auto"/>
              <w:left w:val="single" w:sz="4" w:space="0" w:color="auto"/>
              <w:right w:val="single" w:sz="4" w:space="0" w:color="auto"/>
            </w:tcBorders>
            <w:shd w:val="clear" w:color="auto" w:fill="D9D9D9"/>
            <w:hideMark/>
          </w:tcPr>
          <w:p w14:paraId="715FC7BA" w14:textId="77777777" w:rsidR="009079EC" w:rsidRPr="00BE1FC7" w:rsidRDefault="009079EC" w:rsidP="001279C9">
            <w:pPr>
              <w:jc w:val="left"/>
              <w:rPr>
                <w:rFonts w:eastAsia="Meiryo UI" w:cstheme="majorHAnsi"/>
                <w:b/>
                <w:bCs/>
                <w:szCs w:val="20"/>
                <w:lang w:val="en-GB"/>
              </w:rPr>
            </w:pPr>
            <w:r w:rsidRPr="00BE1FC7">
              <w:rPr>
                <w:rFonts w:eastAsia="Meiryo UI" w:cstheme="majorHAnsi"/>
                <w:b/>
                <w:bCs/>
                <w:szCs w:val="20"/>
                <w:lang w:val="en-GB"/>
              </w:rPr>
              <w:t>Parameters (In)</w:t>
            </w:r>
          </w:p>
        </w:tc>
        <w:tc>
          <w:tcPr>
            <w:tcW w:w="1871" w:type="pct"/>
            <w:gridSpan w:val="2"/>
            <w:vMerge w:val="restart"/>
            <w:tcBorders>
              <w:top w:val="single" w:sz="4" w:space="0" w:color="auto"/>
              <w:left w:val="single" w:sz="4" w:space="0" w:color="auto"/>
              <w:right w:val="single" w:sz="4" w:space="0" w:color="auto"/>
            </w:tcBorders>
          </w:tcPr>
          <w:p w14:paraId="027E0D1B" w14:textId="77777777" w:rsidR="009079EC" w:rsidRPr="00AF622B" w:rsidRDefault="009079EC" w:rsidP="001279C9">
            <w:pPr>
              <w:jc w:val="left"/>
              <w:rPr>
                <w:szCs w:val="20"/>
              </w:rPr>
            </w:pPr>
            <w:r w:rsidRPr="00AF622B">
              <w:rPr>
                <w:szCs w:val="20"/>
              </w:rPr>
              <w:t>const uint8 ucBusIdx</w:t>
            </w:r>
          </w:p>
        </w:tc>
        <w:tc>
          <w:tcPr>
            <w:tcW w:w="2132" w:type="pct"/>
            <w:gridSpan w:val="3"/>
            <w:tcBorders>
              <w:top w:val="single" w:sz="4" w:space="0" w:color="auto"/>
              <w:left w:val="single" w:sz="4" w:space="0" w:color="auto"/>
              <w:bottom w:val="single" w:sz="4" w:space="0" w:color="auto"/>
              <w:right w:val="single" w:sz="4" w:space="0" w:color="auto"/>
            </w:tcBorders>
            <w:vAlign w:val="center"/>
          </w:tcPr>
          <w:p w14:paraId="38C972E4" w14:textId="77777777" w:rsidR="009079EC" w:rsidRPr="007F0552" w:rsidRDefault="009079EC" w:rsidP="001279C9">
            <w:pPr>
              <w:jc w:val="left"/>
              <w:rPr>
                <w:rFonts w:eastAsia="Meiryo UI" w:cstheme="majorHAnsi"/>
                <w:szCs w:val="20"/>
                <w:lang w:val="en-GB"/>
              </w:rPr>
            </w:pPr>
            <w:r>
              <w:rPr>
                <w:rFonts w:eastAsia="Meiryo UI" w:cstheme="majorHAnsi"/>
                <w:szCs w:val="20"/>
                <w:lang w:val="en-GB"/>
              </w:rPr>
              <w:t>Source Bus ID</w:t>
            </w:r>
          </w:p>
        </w:tc>
      </w:tr>
      <w:tr w:rsidR="009079EC" w:rsidRPr="00FF5497" w14:paraId="683A1259" w14:textId="77777777" w:rsidTr="001279C9">
        <w:tc>
          <w:tcPr>
            <w:tcW w:w="997" w:type="pct"/>
            <w:vMerge/>
            <w:tcBorders>
              <w:left w:val="single" w:sz="4" w:space="0" w:color="auto"/>
              <w:bottom w:val="single" w:sz="4" w:space="0" w:color="auto"/>
              <w:right w:val="single" w:sz="4" w:space="0" w:color="auto"/>
            </w:tcBorders>
            <w:shd w:val="clear" w:color="auto" w:fill="D9D9D9"/>
          </w:tcPr>
          <w:p w14:paraId="517B3211" w14:textId="77777777" w:rsidR="009079EC" w:rsidRPr="00BE1FC7" w:rsidRDefault="009079EC" w:rsidP="001279C9">
            <w:pPr>
              <w:jc w:val="left"/>
              <w:rPr>
                <w:rFonts w:eastAsia="Meiryo UI" w:cstheme="majorHAnsi"/>
                <w:b/>
                <w:bCs/>
                <w:szCs w:val="20"/>
                <w:lang w:val="en-GB"/>
              </w:rPr>
            </w:pPr>
          </w:p>
        </w:tc>
        <w:tc>
          <w:tcPr>
            <w:tcW w:w="1871" w:type="pct"/>
            <w:gridSpan w:val="2"/>
            <w:vMerge/>
            <w:tcBorders>
              <w:left w:val="single" w:sz="4" w:space="0" w:color="auto"/>
              <w:bottom w:val="single" w:sz="4" w:space="0" w:color="auto"/>
              <w:right w:val="single" w:sz="4" w:space="0" w:color="auto"/>
            </w:tcBorders>
          </w:tcPr>
          <w:p w14:paraId="7E3C86B8" w14:textId="77777777" w:rsidR="009079EC" w:rsidRPr="00BE1FC7" w:rsidRDefault="009079EC" w:rsidP="001279C9">
            <w:pPr>
              <w:jc w:val="left"/>
              <w:rPr>
                <w:rFonts w:eastAsia="Meiryo UI" w:cstheme="majorHAnsi"/>
                <w:szCs w:val="20"/>
                <w:lang w:val="en-GB"/>
              </w:rPr>
            </w:pPr>
          </w:p>
        </w:tc>
        <w:tc>
          <w:tcPr>
            <w:tcW w:w="404" w:type="pct"/>
            <w:gridSpan w:val="2"/>
            <w:tcBorders>
              <w:top w:val="single" w:sz="4" w:space="0" w:color="auto"/>
              <w:left w:val="single" w:sz="4" w:space="0" w:color="auto"/>
              <w:bottom w:val="single" w:sz="4" w:space="0" w:color="auto"/>
              <w:right w:val="single" w:sz="4" w:space="0" w:color="auto"/>
            </w:tcBorders>
            <w:shd w:val="clear" w:color="auto" w:fill="D9D9D9"/>
          </w:tcPr>
          <w:p w14:paraId="73094B29" w14:textId="77777777" w:rsidR="009079EC" w:rsidRPr="00BE1FC7" w:rsidRDefault="009079EC" w:rsidP="001279C9">
            <w:pPr>
              <w:jc w:val="left"/>
              <w:rPr>
                <w:rFonts w:eastAsia="Meiryo UI" w:cstheme="majorHAnsi"/>
                <w:b/>
                <w:szCs w:val="20"/>
                <w:lang w:val="en-GB"/>
              </w:rPr>
            </w:pPr>
            <w:r w:rsidRPr="00BE1FC7">
              <w:rPr>
                <w:rFonts w:eastAsia="Meiryo UI" w:cstheme="majorHAnsi"/>
                <w:b/>
                <w:szCs w:val="20"/>
                <w:lang w:val="en-GB"/>
              </w:rPr>
              <w:t>Range</w:t>
            </w:r>
          </w:p>
        </w:tc>
        <w:tc>
          <w:tcPr>
            <w:tcW w:w="1728" w:type="pct"/>
            <w:tcBorders>
              <w:top w:val="single" w:sz="4" w:space="0" w:color="auto"/>
              <w:left w:val="single" w:sz="4" w:space="0" w:color="auto"/>
              <w:bottom w:val="single" w:sz="4" w:space="0" w:color="auto"/>
              <w:right w:val="single" w:sz="4" w:space="0" w:color="auto"/>
            </w:tcBorders>
          </w:tcPr>
          <w:p w14:paraId="469549B9" w14:textId="47651FFB" w:rsidR="009079EC" w:rsidRPr="00FF5497" w:rsidRDefault="009079EC" w:rsidP="001279C9">
            <w:pPr>
              <w:jc w:val="left"/>
              <w:rPr>
                <w:szCs w:val="20"/>
                <w:lang w:val="en-GB"/>
              </w:rPr>
            </w:pPr>
            <w:r>
              <w:rPr>
                <w:szCs w:val="20"/>
                <w:lang w:val="en-GB"/>
              </w:rPr>
              <w:t xml:space="preserve">0 - </w:t>
            </w:r>
            <w:r w:rsidR="00E121EB">
              <w:rPr>
                <w:szCs w:val="20"/>
              </w:rPr>
              <w:t>(PROTOCONV_LIN_CH_NUM-1)</w:t>
            </w:r>
          </w:p>
        </w:tc>
      </w:tr>
      <w:tr w:rsidR="009079EC" w:rsidRPr="00773260" w14:paraId="472ED473" w14:textId="77777777" w:rsidTr="001279C9">
        <w:tc>
          <w:tcPr>
            <w:tcW w:w="997" w:type="pct"/>
            <w:vMerge w:val="restart"/>
            <w:tcBorders>
              <w:top w:val="single" w:sz="4" w:space="0" w:color="auto"/>
              <w:left w:val="single" w:sz="4" w:space="0" w:color="auto"/>
              <w:right w:val="single" w:sz="4" w:space="0" w:color="auto"/>
            </w:tcBorders>
            <w:shd w:val="clear" w:color="auto" w:fill="D9D9D9"/>
            <w:hideMark/>
          </w:tcPr>
          <w:p w14:paraId="16DEDFDD"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Parameters (In)</w:t>
            </w:r>
          </w:p>
        </w:tc>
        <w:tc>
          <w:tcPr>
            <w:tcW w:w="1871" w:type="pct"/>
            <w:gridSpan w:val="2"/>
            <w:vMerge w:val="restart"/>
            <w:tcBorders>
              <w:top w:val="single" w:sz="4" w:space="0" w:color="auto"/>
              <w:left w:val="single" w:sz="4" w:space="0" w:color="auto"/>
              <w:right w:val="single" w:sz="4" w:space="0" w:color="auto"/>
            </w:tcBorders>
          </w:tcPr>
          <w:p w14:paraId="7F3EDA9A" w14:textId="77777777" w:rsidR="009079EC" w:rsidRPr="00292162" w:rsidRDefault="009079EC" w:rsidP="001279C9">
            <w:pPr>
              <w:jc w:val="left"/>
            </w:pPr>
            <w:r w:rsidRPr="00292162">
              <w:t>const R_ProtoConv_LinFrameType *pLinFrame</w:t>
            </w:r>
          </w:p>
        </w:tc>
        <w:tc>
          <w:tcPr>
            <w:tcW w:w="2132" w:type="pct"/>
            <w:gridSpan w:val="3"/>
            <w:tcBorders>
              <w:top w:val="single" w:sz="4" w:space="0" w:color="auto"/>
              <w:left w:val="single" w:sz="4" w:space="0" w:color="auto"/>
              <w:bottom w:val="single" w:sz="4" w:space="0" w:color="auto"/>
              <w:right w:val="single" w:sz="4" w:space="0" w:color="auto"/>
            </w:tcBorders>
            <w:vAlign w:val="center"/>
          </w:tcPr>
          <w:p w14:paraId="2955446D" w14:textId="77777777" w:rsidR="009079EC" w:rsidRPr="00773260" w:rsidRDefault="009079EC" w:rsidP="001279C9">
            <w:pPr>
              <w:jc w:val="left"/>
              <w:rPr>
                <w:rFonts w:eastAsia="Meiryo UI" w:cstheme="majorHAnsi"/>
                <w:lang w:val="en-GB"/>
              </w:rPr>
            </w:pPr>
            <w:r w:rsidRPr="00773260">
              <w:rPr>
                <w:rFonts w:eastAsia="Meiryo UI" w:cstheme="majorHAnsi"/>
                <w:lang w:val="en-GB"/>
              </w:rPr>
              <w:t xml:space="preserve">Address of buffer where </w:t>
            </w:r>
            <w:r>
              <w:rPr>
                <w:rFonts w:eastAsia="Meiryo UI" w:cstheme="majorHAnsi"/>
                <w:lang w:val="en-GB"/>
              </w:rPr>
              <w:t>LI</w:t>
            </w:r>
            <w:r w:rsidRPr="00773260">
              <w:rPr>
                <w:rFonts w:eastAsia="Meiryo UI" w:cstheme="majorHAnsi"/>
                <w:lang w:val="en-GB"/>
              </w:rPr>
              <w:t>N frames are stored</w:t>
            </w:r>
          </w:p>
        </w:tc>
      </w:tr>
      <w:tr w:rsidR="009079EC" w:rsidRPr="00773260" w14:paraId="29067E7B" w14:textId="77777777" w:rsidTr="001279C9">
        <w:tc>
          <w:tcPr>
            <w:tcW w:w="997" w:type="pct"/>
            <w:vMerge/>
            <w:tcBorders>
              <w:left w:val="single" w:sz="4" w:space="0" w:color="auto"/>
              <w:bottom w:val="single" w:sz="4" w:space="0" w:color="auto"/>
              <w:right w:val="single" w:sz="4" w:space="0" w:color="auto"/>
            </w:tcBorders>
            <w:shd w:val="clear" w:color="auto" w:fill="D9D9D9"/>
          </w:tcPr>
          <w:p w14:paraId="6A992B39" w14:textId="77777777" w:rsidR="009079EC" w:rsidRPr="00773260" w:rsidRDefault="009079EC" w:rsidP="001279C9">
            <w:pPr>
              <w:jc w:val="left"/>
              <w:rPr>
                <w:rFonts w:eastAsia="Meiryo UI" w:cstheme="majorHAnsi"/>
                <w:b/>
                <w:bCs/>
                <w:szCs w:val="20"/>
                <w:lang w:val="en-GB"/>
              </w:rPr>
            </w:pPr>
          </w:p>
        </w:tc>
        <w:tc>
          <w:tcPr>
            <w:tcW w:w="1871" w:type="pct"/>
            <w:gridSpan w:val="2"/>
            <w:vMerge/>
            <w:tcBorders>
              <w:left w:val="single" w:sz="4" w:space="0" w:color="auto"/>
              <w:bottom w:val="single" w:sz="4" w:space="0" w:color="auto"/>
              <w:right w:val="single" w:sz="4" w:space="0" w:color="auto"/>
            </w:tcBorders>
          </w:tcPr>
          <w:p w14:paraId="111C15AF" w14:textId="77777777" w:rsidR="009079EC" w:rsidRPr="00773260" w:rsidRDefault="009079EC" w:rsidP="001279C9">
            <w:pPr>
              <w:jc w:val="left"/>
              <w:rPr>
                <w:rFonts w:eastAsia="Meiryo UI" w:cstheme="majorHAnsi"/>
                <w:szCs w:val="20"/>
                <w:lang w:val="en-GB"/>
              </w:rPr>
            </w:pPr>
          </w:p>
        </w:tc>
        <w:tc>
          <w:tcPr>
            <w:tcW w:w="404" w:type="pct"/>
            <w:gridSpan w:val="2"/>
            <w:tcBorders>
              <w:top w:val="single" w:sz="4" w:space="0" w:color="auto"/>
              <w:left w:val="single" w:sz="4" w:space="0" w:color="auto"/>
              <w:bottom w:val="single" w:sz="4" w:space="0" w:color="auto"/>
              <w:right w:val="single" w:sz="4" w:space="0" w:color="auto"/>
            </w:tcBorders>
            <w:shd w:val="clear" w:color="auto" w:fill="D9D9D9"/>
          </w:tcPr>
          <w:p w14:paraId="7D78843B" w14:textId="77777777" w:rsidR="009079EC" w:rsidRPr="00773260" w:rsidRDefault="009079EC" w:rsidP="001279C9">
            <w:pPr>
              <w:jc w:val="left"/>
              <w:rPr>
                <w:rFonts w:eastAsia="Meiryo UI" w:cstheme="majorHAnsi"/>
                <w:b/>
                <w:szCs w:val="20"/>
                <w:lang w:val="en-GB"/>
              </w:rPr>
            </w:pPr>
            <w:r w:rsidRPr="00773260">
              <w:rPr>
                <w:rFonts w:eastAsia="Meiryo UI" w:cstheme="majorHAnsi"/>
                <w:b/>
                <w:szCs w:val="20"/>
                <w:lang w:val="en-GB"/>
              </w:rPr>
              <w:t>Range</w:t>
            </w:r>
          </w:p>
        </w:tc>
        <w:tc>
          <w:tcPr>
            <w:tcW w:w="1728" w:type="pct"/>
            <w:tcBorders>
              <w:top w:val="single" w:sz="4" w:space="0" w:color="auto"/>
              <w:left w:val="single" w:sz="4" w:space="0" w:color="auto"/>
              <w:bottom w:val="single" w:sz="4" w:space="0" w:color="auto"/>
              <w:right w:val="single" w:sz="4" w:space="0" w:color="auto"/>
            </w:tcBorders>
          </w:tcPr>
          <w:p w14:paraId="1375CB57" w14:textId="77777777" w:rsidR="009079EC" w:rsidRPr="00773260" w:rsidRDefault="009079EC" w:rsidP="001279C9">
            <w:pPr>
              <w:jc w:val="left"/>
              <w:rPr>
                <w:lang w:val="en-GB"/>
              </w:rPr>
            </w:pPr>
            <w:r w:rsidRPr="00773260">
              <w:rPr>
                <w:lang w:val="en-GB"/>
              </w:rPr>
              <w:t xml:space="preserve">Not </w:t>
            </w:r>
            <w:r>
              <w:rPr>
                <w:lang w:val="en-GB"/>
              </w:rPr>
              <w:t>NULL_PTR</w:t>
            </w:r>
          </w:p>
        </w:tc>
      </w:tr>
      <w:tr w:rsidR="009079EC" w:rsidRPr="00773260" w14:paraId="13C9DA86"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792EFF29"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Parameters (In-Out)</w:t>
            </w:r>
          </w:p>
        </w:tc>
        <w:tc>
          <w:tcPr>
            <w:tcW w:w="1871" w:type="pct"/>
            <w:gridSpan w:val="2"/>
            <w:tcBorders>
              <w:top w:val="single" w:sz="4" w:space="0" w:color="auto"/>
              <w:left w:val="single" w:sz="4" w:space="0" w:color="auto"/>
              <w:bottom w:val="single" w:sz="4" w:space="0" w:color="auto"/>
              <w:right w:val="single" w:sz="4" w:space="0" w:color="auto"/>
            </w:tcBorders>
          </w:tcPr>
          <w:p w14:paraId="1AFFB6DE" w14:textId="77777777" w:rsidR="009079EC" w:rsidRPr="00773260" w:rsidRDefault="009079EC" w:rsidP="001279C9">
            <w:pPr>
              <w:jc w:val="left"/>
              <w:rPr>
                <w:rFonts w:eastAsia="Meiryo UI" w:cstheme="majorHAnsi"/>
                <w:lang w:val="en-GB"/>
              </w:rPr>
            </w:pPr>
            <w:r w:rsidRPr="00773260">
              <w:t>N/A</w:t>
            </w:r>
          </w:p>
        </w:tc>
        <w:tc>
          <w:tcPr>
            <w:tcW w:w="2132" w:type="pct"/>
            <w:gridSpan w:val="3"/>
            <w:tcBorders>
              <w:top w:val="single" w:sz="4" w:space="0" w:color="auto"/>
              <w:left w:val="single" w:sz="4" w:space="0" w:color="auto"/>
              <w:bottom w:val="single" w:sz="4" w:space="0" w:color="auto"/>
              <w:right w:val="single" w:sz="4" w:space="0" w:color="auto"/>
            </w:tcBorders>
          </w:tcPr>
          <w:p w14:paraId="5F171692" w14:textId="77777777" w:rsidR="009079EC" w:rsidRPr="00773260" w:rsidRDefault="009079EC" w:rsidP="001279C9">
            <w:pPr>
              <w:jc w:val="left"/>
              <w:rPr>
                <w:rFonts w:eastAsia="Meiryo UI" w:cstheme="majorHAnsi"/>
                <w:lang w:val="en-GB"/>
              </w:rPr>
            </w:pPr>
            <w:r w:rsidRPr="00773260">
              <w:rPr>
                <w:lang w:val="en-GB"/>
              </w:rPr>
              <w:t>-</w:t>
            </w:r>
          </w:p>
        </w:tc>
      </w:tr>
      <w:tr w:rsidR="009079EC" w:rsidRPr="00773260" w14:paraId="36208212"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41D10758"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Parameters (Out)</w:t>
            </w:r>
          </w:p>
        </w:tc>
        <w:tc>
          <w:tcPr>
            <w:tcW w:w="1871" w:type="pct"/>
            <w:gridSpan w:val="2"/>
            <w:tcBorders>
              <w:top w:val="single" w:sz="4" w:space="0" w:color="auto"/>
              <w:left w:val="single" w:sz="4" w:space="0" w:color="auto"/>
              <w:bottom w:val="single" w:sz="4" w:space="0" w:color="auto"/>
              <w:right w:val="single" w:sz="4" w:space="0" w:color="auto"/>
            </w:tcBorders>
          </w:tcPr>
          <w:p w14:paraId="0B138B72" w14:textId="77777777" w:rsidR="009079EC" w:rsidRPr="00773260" w:rsidRDefault="009079EC" w:rsidP="001279C9">
            <w:pPr>
              <w:jc w:val="left"/>
              <w:rPr>
                <w:rFonts w:eastAsia="Meiryo UI" w:cstheme="majorHAnsi"/>
                <w:lang w:val="en-GB"/>
              </w:rPr>
            </w:pPr>
            <w:r w:rsidRPr="00773260">
              <w:t>N/A</w:t>
            </w:r>
          </w:p>
        </w:tc>
        <w:tc>
          <w:tcPr>
            <w:tcW w:w="2132" w:type="pct"/>
            <w:gridSpan w:val="3"/>
            <w:tcBorders>
              <w:top w:val="single" w:sz="4" w:space="0" w:color="auto"/>
              <w:left w:val="single" w:sz="4" w:space="0" w:color="auto"/>
              <w:bottom w:val="single" w:sz="4" w:space="0" w:color="auto"/>
              <w:right w:val="single" w:sz="4" w:space="0" w:color="auto"/>
            </w:tcBorders>
          </w:tcPr>
          <w:p w14:paraId="07D94B0A" w14:textId="77777777" w:rsidR="009079EC" w:rsidRPr="00773260" w:rsidRDefault="009079EC" w:rsidP="001279C9">
            <w:pPr>
              <w:jc w:val="left"/>
              <w:rPr>
                <w:rFonts w:eastAsia="Meiryo UI" w:cstheme="majorHAnsi"/>
                <w:lang w:val="en-GB"/>
              </w:rPr>
            </w:pPr>
            <w:r w:rsidRPr="00773260">
              <w:rPr>
                <w:lang w:val="en-GB"/>
              </w:rPr>
              <w:t>-</w:t>
            </w:r>
          </w:p>
        </w:tc>
      </w:tr>
      <w:tr w:rsidR="009079EC" w:rsidRPr="00773260" w14:paraId="354FD400"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182AB24D"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Return Value</w:t>
            </w:r>
          </w:p>
        </w:tc>
        <w:tc>
          <w:tcPr>
            <w:tcW w:w="1871" w:type="pct"/>
            <w:gridSpan w:val="2"/>
            <w:tcBorders>
              <w:top w:val="single" w:sz="4" w:space="0" w:color="auto"/>
              <w:left w:val="single" w:sz="4" w:space="0" w:color="auto"/>
              <w:bottom w:val="single" w:sz="4" w:space="0" w:color="auto"/>
              <w:right w:val="single" w:sz="4" w:space="0" w:color="auto"/>
            </w:tcBorders>
          </w:tcPr>
          <w:p w14:paraId="3906EB92" w14:textId="77777777" w:rsidR="009079EC" w:rsidRPr="00773260" w:rsidRDefault="009079EC" w:rsidP="001279C9">
            <w:pPr>
              <w:jc w:val="left"/>
              <w:rPr>
                <w:rFonts w:eastAsia="Meiryo UI" w:cstheme="majorHAnsi"/>
                <w:lang w:val="en-GB"/>
              </w:rPr>
            </w:pPr>
            <w:r w:rsidRPr="00DB7A19">
              <w:t>Std_ReturnType</w:t>
            </w:r>
          </w:p>
        </w:tc>
        <w:tc>
          <w:tcPr>
            <w:tcW w:w="2132" w:type="pct"/>
            <w:gridSpan w:val="3"/>
            <w:tcBorders>
              <w:top w:val="single" w:sz="4" w:space="0" w:color="auto"/>
              <w:left w:val="single" w:sz="4" w:space="0" w:color="auto"/>
              <w:bottom w:val="single" w:sz="4" w:space="0" w:color="auto"/>
              <w:right w:val="single" w:sz="4" w:space="0" w:color="auto"/>
            </w:tcBorders>
          </w:tcPr>
          <w:p w14:paraId="59881156" w14:textId="77777777" w:rsidR="009079EC" w:rsidRDefault="009079EC" w:rsidP="001279C9">
            <w:pPr>
              <w:jc w:val="left"/>
              <w:rPr>
                <w:lang w:val="en-GB"/>
              </w:rPr>
            </w:pPr>
            <w:r w:rsidRPr="00773260">
              <w:rPr>
                <w:rFonts w:hint="eastAsia"/>
                <w:lang w:val="en-GB"/>
              </w:rPr>
              <w:t>E_OK</w:t>
            </w:r>
          </w:p>
          <w:p w14:paraId="540DED27" w14:textId="77777777" w:rsidR="009079EC" w:rsidRPr="00773260" w:rsidRDefault="009079EC" w:rsidP="001279C9">
            <w:pPr>
              <w:jc w:val="left"/>
              <w:rPr>
                <w:lang w:val="en-GB"/>
              </w:rPr>
            </w:pPr>
            <w:r>
              <w:rPr>
                <w:lang w:val="en-GB"/>
              </w:rPr>
              <w:t>E_NOT_OK</w:t>
            </w:r>
          </w:p>
        </w:tc>
      </w:tr>
      <w:tr w:rsidR="009079EC" w:rsidRPr="00773260" w14:paraId="27A513C9"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5284CDE1" w14:textId="77777777" w:rsidR="009079EC" w:rsidRPr="00773260" w:rsidRDefault="009079EC" w:rsidP="001279C9">
            <w:pPr>
              <w:jc w:val="left"/>
              <w:rPr>
                <w:rFonts w:cs="Arial"/>
                <w:b/>
                <w:bCs/>
                <w:szCs w:val="20"/>
              </w:rPr>
            </w:pPr>
            <w:r w:rsidRPr="00773260">
              <w:rPr>
                <w:rFonts w:cs="Arial"/>
                <w:b/>
                <w:bCs/>
                <w:szCs w:val="20"/>
              </w:rPr>
              <w:t>Description</w:t>
            </w:r>
          </w:p>
        </w:tc>
        <w:tc>
          <w:tcPr>
            <w:tcW w:w="4003" w:type="pct"/>
            <w:gridSpan w:val="5"/>
            <w:tcBorders>
              <w:top w:val="single" w:sz="4" w:space="0" w:color="auto"/>
              <w:left w:val="single" w:sz="4" w:space="0" w:color="auto"/>
              <w:bottom w:val="single" w:sz="4" w:space="0" w:color="auto"/>
              <w:right w:val="single" w:sz="4" w:space="0" w:color="auto"/>
            </w:tcBorders>
          </w:tcPr>
          <w:p w14:paraId="2790328C" w14:textId="77777777" w:rsidR="00BA1F13" w:rsidRDefault="00BA1F13" w:rsidP="00BA1F13">
            <w:pPr>
              <w:jc w:val="left"/>
            </w:pPr>
            <w:r>
              <w:t>usBusIdx is the index of the bus and specifies the Lin to Ethernet Routing Table to be searched. usBusIdx is also used as the value to be stored in the lin_bus_id field of the ACF LIN format.</w:t>
            </w:r>
          </w:p>
          <w:p w14:paraId="61EFDCFB" w14:textId="77777777" w:rsidR="00BA1F13" w:rsidRDefault="00BA1F13" w:rsidP="00BA1F13">
            <w:pPr>
              <w:jc w:val="left"/>
            </w:pPr>
          </w:p>
          <w:p w14:paraId="49FD64E5" w14:textId="77777777" w:rsidR="00BA1F13" w:rsidRDefault="00BA1F13" w:rsidP="00BA1F13">
            <w:pPr>
              <w:jc w:val="left"/>
            </w:pPr>
            <w:r>
              <w:t>1-1. Get LIN frame information from Parameter pLinFrame.</w:t>
            </w:r>
          </w:p>
          <w:p w14:paraId="19148B9F" w14:textId="5043D895" w:rsidR="00BA1F13" w:rsidRDefault="00BA1F13" w:rsidP="00BA1F13">
            <w:pPr>
              <w:jc w:val="left"/>
            </w:pPr>
            <w:r>
              <w:t>1-2. Search the LIN to Ethernet Routing Table by the LIN ID of the LIN frame, and obtain the Ethernet destination information. If the LIN ID does not match the LIN to Ethernet Routing Table, returns E_NOT_OK, report DET error PROTOCONV_E_MATCH (if PROTOCONV_DEV_ERROR_DETECT == STD_ON) and process is terminated.</w:t>
            </w:r>
          </w:p>
          <w:p w14:paraId="443D11DA" w14:textId="77777777" w:rsidR="00BA1F13" w:rsidRDefault="00BA1F13" w:rsidP="00BA1F13">
            <w:pPr>
              <w:jc w:val="left"/>
            </w:pPr>
          </w:p>
          <w:p w14:paraId="75E2AFC9" w14:textId="77777777" w:rsidR="00BA1F13" w:rsidRDefault="00BA1F13" w:rsidP="00BA1F13">
            <w:pPr>
              <w:jc w:val="left"/>
            </w:pPr>
            <w:r>
              <w:t>The following processing is performed according to the LIN to Ethernet conversion type.</w:t>
            </w:r>
          </w:p>
          <w:p w14:paraId="147E98D3" w14:textId="77777777" w:rsidR="00BA1F13" w:rsidRDefault="00BA1F13" w:rsidP="00BA1F13">
            <w:pPr>
              <w:jc w:val="left"/>
            </w:pPr>
            <w:r>
              <w:t>[In case of Basic Type]</w:t>
            </w:r>
          </w:p>
          <w:p w14:paraId="57B99238" w14:textId="77777777" w:rsidR="00BA1F13" w:rsidRDefault="00BA1F13" w:rsidP="00BA1F13">
            <w:pPr>
              <w:jc w:val="left"/>
            </w:pPr>
            <w:r>
              <w:t>2-1. Add LIN frame to LIN Rx Buffer.</w:t>
            </w:r>
          </w:p>
          <w:p w14:paraId="052B57B2" w14:textId="55D8B746" w:rsidR="00BA1F13" w:rsidRDefault="00BA1F13" w:rsidP="00BA1F13">
            <w:pPr>
              <w:jc w:val="left"/>
            </w:pPr>
            <w:r>
              <w:t>2-2. Store Ethernet destination information as Ethernet header in Ethernet Tx Buffer.</w:t>
            </w:r>
          </w:p>
          <w:p w14:paraId="6AD009F9" w14:textId="75FBEEE3" w:rsidR="00BA1F13" w:rsidRDefault="00BA1F13" w:rsidP="00BA1F13">
            <w:pPr>
              <w:jc w:val="left"/>
            </w:pPr>
            <w:r>
              <w:t>2-3. Storesthe data in the LIN Rx Buffer in the Ethernet Tx Buffer.</w:t>
            </w:r>
          </w:p>
          <w:p w14:paraId="4A1B8C25" w14:textId="77777777" w:rsidR="00BA1F13" w:rsidRDefault="00BA1F13" w:rsidP="00BA1F13">
            <w:pPr>
              <w:jc w:val="left"/>
            </w:pPr>
            <w:r>
              <w:t>2-4. Execute ProtoConv_EthTransmitUserDef() NOTE2</w:t>
            </w:r>
          </w:p>
          <w:p w14:paraId="1DDC367E" w14:textId="77777777" w:rsidR="00BA1F13" w:rsidRDefault="00BA1F13" w:rsidP="00BA1F13">
            <w:pPr>
              <w:jc w:val="left"/>
            </w:pPr>
            <w:r>
              <w:t>2-5. END</w:t>
            </w:r>
          </w:p>
          <w:p w14:paraId="24234B74" w14:textId="77777777" w:rsidR="00BA1F13" w:rsidRDefault="00BA1F13" w:rsidP="00BA1F13">
            <w:pPr>
              <w:jc w:val="left"/>
            </w:pPr>
          </w:p>
          <w:p w14:paraId="79126625" w14:textId="77777777" w:rsidR="00BA1F13" w:rsidRDefault="00BA1F13" w:rsidP="00BA1F13">
            <w:pPr>
              <w:jc w:val="left"/>
            </w:pPr>
            <w:r>
              <w:t>[In case of Buffer Type]</w:t>
            </w:r>
          </w:p>
          <w:p w14:paraId="51E5A4CF" w14:textId="77777777" w:rsidR="00BA1F13" w:rsidRDefault="00BA1F13" w:rsidP="00BA1F13">
            <w:pPr>
              <w:jc w:val="left"/>
            </w:pPr>
            <w:r>
              <w:t>[LIN frame is an Emergency frame]</w:t>
            </w:r>
          </w:p>
          <w:p w14:paraId="71F06D57" w14:textId="77777777" w:rsidR="00BA1F13" w:rsidRDefault="00BA1F13" w:rsidP="00BA1F13">
            <w:pPr>
              <w:jc w:val="left"/>
            </w:pPr>
            <w:r>
              <w:t>2-1. Add LIN frame to LIN Rx Buffer.</w:t>
            </w:r>
          </w:p>
          <w:p w14:paraId="2F9FA222" w14:textId="5D088156" w:rsidR="00BA1F13" w:rsidRDefault="00BA1F13" w:rsidP="00BA1F13">
            <w:pPr>
              <w:jc w:val="left"/>
            </w:pPr>
            <w:r>
              <w:t>2-2. Store Ethernet destination information as Ethernet header in Ethernet Tx Buffer.</w:t>
            </w:r>
          </w:p>
          <w:p w14:paraId="1A1BD230" w14:textId="2A569849" w:rsidR="00BA1F13" w:rsidRDefault="00BA1F13" w:rsidP="00BA1F13">
            <w:pPr>
              <w:jc w:val="left"/>
            </w:pPr>
            <w:r>
              <w:t>2-3. Store the data in the LIN Rx Buffer in the Ethernet Tx Buffer.</w:t>
            </w:r>
          </w:p>
          <w:p w14:paraId="385B3B21" w14:textId="77777777" w:rsidR="00BA1F13" w:rsidRDefault="00BA1F13" w:rsidP="00BA1F13">
            <w:pPr>
              <w:jc w:val="left"/>
            </w:pPr>
            <w:r>
              <w:t>2-4. Execute ProtoConv_EthTransmitUserDef() NOTE2</w:t>
            </w:r>
          </w:p>
          <w:p w14:paraId="1EF8239A" w14:textId="77777777" w:rsidR="00BA1F13" w:rsidRDefault="00BA1F13" w:rsidP="00BA1F13">
            <w:pPr>
              <w:jc w:val="left"/>
            </w:pPr>
            <w:r>
              <w:t>2-5. END</w:t>
            </w:r>
          </w:p>
          <w:p w14:paraId="307A90C8" w14:textId="77777777" w:rsidR="00BA1F13" w:rsidRDefault="00BA1F13" w:rsidP="00BA1F13">
            <w:pPr>
              <w:jc w:val="left"/>
            </w:pPr>
          </w:p>
          <w:p w14:paraId="69110738" w14:textId="77777777" w:rsidR="00BA1F13" w:rsidRDefault="00BA1F13" w:rsidP="00BA1F13">
            <w:pPr>
              <w:jc w:val="left"/>
            </w:pPr>
            <w:r>
              <w:t>[LIN frame is not an Emergency frame]</w:t>
            </w:r>
          </w:p>
          <w:p w14:paraId="4D4EE2E2" w14:textId="571CEC67" w:rsidR="00BA1F13" w:rsidRDefault="00BA1F13" w:rsidP="00BA1F13">
            <w:pPr>
              <w:jc w:val="left"/>
            </w:pPr>
            <w:r>
              <w:t>When Buffer overflows if adding the next LIN frame to the Mix Rx buffer, perform Step 2-1 ~ 2-3 to send the Ethernet frame that has already been stored.</w:t>
            </w:r>
          </w:p>
          <w:p w14:paraId="6662D563" w14:textId="0BA61AFD" w:rsidR="00BA1F13" w:rsidRDefault="00BA1F13" w:rsidP="00BA1F13">
            <w:pPr>
              <w:jc w:val="left"/>
            </w:pPr>
            <w:r>
              <w:t>2-1. Store the Ethernet destination information as Ethernet header in Ethernet Tx Buffer.</w:t>
            </w:r>
          </w:p>
          <w:p w14:paraId="78A11645" w14:textId="7E662124" w:rsidR="00BA1F13" w:rsidRDefault="00BA1F13" w:rsidP="00BA1F13">
            <w:pPr>
              <w:jc w:val="left"/>
            </w:pPr>
            <w:r>
              <w:t>2-2. Store the data in the Mix Rx Buffer to the Ethernet Tx Buffer.</w:t>
            </w:r>
          </w:p>
          <w:p w14:paraId="56E05711" w14:textId="77777777" w:rsidR="00BA1F13" w:rsidRDefault="00BA1F13" w:rsidP="00BA1F13">
            <w:pPr>
              <w:jc w:val="left"/>
            </w:pPr>
            <w:r>
              <w:t>2-3. Execute ProtoConv_EthTransmitUserDef(). NOTE2</w:t>
            </w:r>
          </w:p>
          <w:p w14:paraId="777906B5" w14:textId="77777777" w:rsidR="00BA1F13" w:rsidRDefault="00BA1F13" w:rsidP="00BA1F13">
            <w:pPr>
              <w:jc w:val="left"/>
            </w:pPr>
          </w:p>
          <w:p w14:paraId="79033E4B" w14:textId="2F125BFD" w:rsidR="00BA1F13" w:rsidRDefault="00BA1F13" w:rsidP="00BA1F13">
            <w:pPr>
              <w:jc w:val="left"/>
            </w:pPr>
            <w:r>
              <w:t>3-1. Add LIN frames to the Mix Rx Buffer.</w:t>
            </w:r>
          </w:p>
          <w:p w14:paraId="0C79BCDC" w14:textId="77777777" w:rsidR="00BA1F13" w:rsidRDefault="00BA1F13" w:rsidP="00BA1F13">
            <w:pPr>
              <w:jc w:val="left"/>
            </w:pPr>
            <w:r>
              <w:rPr>
                <w:rFonts w:hint="eastAsia"/>
              </w:rPr>
              <w:t>When one of the transmission conditions</w:t>
            </w:r>
            <w:r>
              <w:rPr>
                <w:rFonts w:hint="eastAsia"/>
              </w:rPr>
              <w:t>※</w:t>
            </w:r>
            <w:r>
              <w:rPr>
                <w:rFonts w:hint="eastAsia"/>
              </w:rPr>
              <w:t>1 is satisfied, perform Step 3-2 ~ 3- to send the Ethernet frame.</w:t>
            </w:r>
          </w:p>
          <w:p w14:paraId="354EEFE8" w14:textId="6E5FC0C4" w:rsidR="00BA1F13" w:rsidRDefault="00BA1F13" w:rsidP="00BA1F13">
            <w:pPr>
              <w:jc w:val="left"/>
            </w:pPr>
            <w:r>
              <w:t>3-2. Store the Ethernet destination information as an Ethernet header in the Ethernet Tx Buffer.</w:t>
            </w:r>
          </w:p>
          <w:p w14:paraId="305662A9" w14:textId="6A730075" w:rsidR="00BA1F13" w:rsidRDefault="00BA1F13" w:rsidP="00BA1F13">
            <w:pPr>
              <w:jc w:val="left"/>
            </w:pPr>
            <w:r>
              <w:t>3-3. Store the data in the Mix Rx Buffer is stored in the Ethernet Tx Buffer.</w:t>
            </w:r>
          </w:p>
          <w:p w14:paraId="7D13BCE4" w14:textId="77777777" w:rsidR="00BA1F13" w:rsidRDefault="00BA1F13" w:rsidP="00BA1F13">
            <w:pPr>
              <w:jc w:val="left"/>
            </w:pPr>
            <w:r>
              <w:t>3-4. Execute ProtoConv_EthTransmitUserDef(). NOTE2</w:t>
            </w:r>
          </w:p>
          <w:p w14:paraId="79426C50" w14:textId="77777777" w:rsidR="00BA1F13" w:rsidRDefault="00BA1F13" w:rsidP="00BA1F13">
            <w:pPr>
              <w:jc w:val="left"/>
            </w:pPr>
            <w:r>
              <w:t>3-5. END</w:t>
            </w:r>
          </w:p>
          <w:p w14:paraId="04423213" w14:textId="77777777" w:rsidR="00BA1F13" w:rsidRDefault="00BA1F13" w:rsidP="00BA1F13">
            <w:pPr>
              <w:jc w:val="left"/>
            </w:pPr>
          </w:p>
          <w:p w14:paraId="7A87C3DD" w14:textId="77777777" w:rsidR="00BA1F13" w:rsidRDefault="00BA1F13" w:rsidP="00BA1F13">
            <w:pPr>
              <w:jc w:val="left"/>
            </w:pPr>
            <w:r>
              <w:t>If the process ends normally, E_OK is returned.</w:t>
            </w:r>
          </w:p>
          <w:p w14:paraId="4571E1A2" w14:textId="77777777" w:rsidR="00BA1F13" w:rsidRDefault="00BA1F13" w:rsidP="00BA1F13">
            <w:pPr>
              <w:jc w:val="left"/>
            </w:pPr>
          </w:p>
          <w:p w14:paraId="3CE9D081" w14:textId="77777777" w:rsidR="00BA1F13" w:rsidRDefault="00BA1F13" w:rsidP="00BA1F13">
            <w:pPr>
              <w:jc w:val="left"/>
            </w:pPr>
            <w:r>
              <w:t>NOTE1: When the TSCF format is generated, Execute ProtoConv_GetTimeUserDef() to acquire the time used for the timestamp, and if the acquisition is successful, set the timestamp in the header information. If it fails, the timestamp invalidity flag is set in the header information.</w:t>
            </w:r>
          </w:p>
          <w:p w14:paraId="70F0B7BB" w14:textId="77777777" w:rsidR="00BA1F13" w:rsidRDefault="00BA1F13" w:rsidP="00BA1F13">
            <w:pPr>
              <w:jc w:val="left"/>
            </w:pPr>
          </w:p>
          <w:p w14:paraId="5DC57D17" w14:textId="77777777" w:rsidR="00BA1F13" w:rsidRDefault="00BA1F13" w:rsidP="00BA1F13">
            <w:pPr>
              <w:jc w:val="left"/>
            </w:pPr>
            <w:r>
              <w:lastRenderedPageBreak/>
              <w:t>NOTE2: If the function ProtoConv_EthTransmitUserDef() returns an error, this API returns E_NOT_OK, report DET error PROTOCONV_E_TRANS (if PROTOCONV_DEV_ERROR_DETECT == STD_ON) and exits.</w:t>
            </w:r>
          </w:p>
          <w:p w14:paraId="7C5CB471" w14:textId="77777777" w:rsidR="00BA1F13" w:rsidRDefault="00BA1F13" w:rsidP="00BA1F13">
            <w:pPr>
              <w:jc w:val="left"/>
            </w:pPr>
          </w:p>
          <w:p w14:paraId="0B835222" w14:textId="77777777" w:rsidR="00BA1F13" w:rsidRDefault="00BA1F13" w:rsidP="00BA1F13">
            <w:pPr>
              <w:jc w:val="left"/>
            </w:pPr>
            <w:r>
              <w:t>NOTE3: The receive buffer add and transmit processes are interrupt disabled using ProtoConv_EnterCriticalUserDef() and ProtoConv_ExitCriticalUserDef().</w:t>
            </w:r>
          </w:p>
          <w:p w14:paraId="47F2983A" w14:textId="77777777" w:rsidR="00BA1F13" w:rsidRDefault="00BA1F13" w:rsidP="00BA1F13">
            <w:pPr>
              <w:jc w:val="left"/>
            </w:pPr>
          </w:p>
          <w:p w14:paraId="0472153A" w14:textId="40C6B38D" w:rsidR="009079EC" w:rsidRPr="00773260" w:rsidRDefault="00BA1F13" w:rsidP="00BA1F13">
            <w:pPr>
              <w:jc w:val="left"/>
            </w:pPr>
            <w:r>
              <w:rPr>
                <w:rFonts w:hint="eastAsia"/>
              </w:rPr>
              <w:t>NOTE4: If a VLAN ID is set in the searched LIN to Ethernet Routing Table (VLAN ID</w:t>
            </w:r>
            <w:r>
              <w:rPr>
                <w:rFonts w:hint="eastAsia"/>
              </w:rPr>
              <w:t>≠</w:t>
            </w:r>
            <w:r>
              <w:rPr>
                <w:rFonts w:hint="eastAsia"/>
              </w:rPr>
              <w:t>0), the same VLAN ID is set in the Ethernet header.</w:t>
            </w:r>
          </w:p>
        </w:tc>
      </w:tr>
      <w:tr w:rsidR="009079EC" w:rsidRPr="00773260" w14:paraId="1DC33DDD"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02F4C4F7" w14:textId="77777777" w:rsidR="009079EC" w:rsidRPr="00773260" w:rsidRDefault="009079EC" w:rsidP="001279C9">
            <w:pPr>
              <w:jc w:val="left"/>
              <w:rPr>
                <w:rFonts w:cs="Arial"/>
                <w:b/>
                <w:bCs/>
                <w:szCs w:val="20"/>
              </w:rPr>
            </w:pPr>
            <w:r w:rsidRPr="00773260">
              <w:rPr>
                <w:rFonts w:cs="Arial"/>
                <w:b/>
                <w:bCs/>
                <w:szCs w:val="20"/>
              </w:rPr>
              <w:t>Preconditions</w:t>
            </w:r>
          </w:p>
        </w:tc>
        <w:tc>
          <w:tcPr>
            <w:tcW w:w="4003" w:type="pct"/>
            <w:gridSpan w:val="5"/>
            <w:tcBorders>
              <w:top w:val="single" w:sz="4" w:space="0" w:color="auto"/>
              <w:left w:val="single" w:sz="4" w:space="0" w:color="auto"/>
              <w:bottom w:val="single" w:sz="4" w:space="0" w:color="auto"/>
              <w:right w:val="single" w:sz="4" w:space="0" w:color="auto"/>
            </w:tcBorders>
          </w:tcPr>
          <w:p w14:paraId="0334DB07" w14:textId="77777777" w:rsidR="009079EC" w:rsidRPr="00773260" w:rsidRDefault="009079EC" w:rsidP="001279C9">
            <w:pPr>
              <w:jc w:val="left"/>
            </w:pPr>
            <w:r w:rsidRPr="00773260">
              <w:t>Initialized state</w:t>
            </w:r>
          </w:p>
        </w:tc>
      </w:tr>
      <w:tr w:rsidR="00BA1F13" w:rsidRPr="00773260" w14:paraId="21009C14" w14:textId="77777777" w:rsidTr="001279C9">
        <w:tc>
          <w:tcPr>
            <w:tcW w:w="997" w:type="pct"/>
            <w:tcBorders>
              <w:top w:val="single" w:sz="4" w:space="0" w:color="auto"/>
              <w:left w:val="single" w:sz="4" w:space="0" w:color="auto"/>
              <w:bottom w:val="single" w:sz="4" w:space="0" w:color="auto"/>
              <w:right w:val="single" w:sz="4" w:space="0" w:color="auto"/>
            </w:tcBorders>
            <w:shd w:val="clear" w:color="auto" w:fill="D9D9D9"/>
            <w:hideMark/>
          </w:tcPr>
          <w:p w14:paraId="6629191A" w14:textId="77777777" w:rsidR="00BA1F13" w:rsidRPr="00773260" w:rsidRDefault="00BA1F13" w:rsidP="00BA1F13">
            <w:pPr>
              <w:jc w:val="left"/>
              <w:rPr>
                <w:rFonts w:cs="Arial"/>
                <w:b/>
                <w:bCs/>
                <w:szCs w:val="20"/>
              </w:rPr>
            </w:pPr>
            <w:r w:rsidRPr="00773260">
              <w:rPr>
                <w:rFonts w:cs="Arial"/>
                <w:b/>
                <w:bCs/>
                <w:szCs w:val="20"/>
              </w:rPr>
              <w:t>Remarks</w:t>
            </w:r>
          </w:p>
        </w:tc>
        <w:tc>
          <w:tcPr>
            <w:tcW w:w="4003" w:type="pct"/>
            <w:gridSpan w:val="5"/>
            <w:tcBorders>
              <w:top w:val="single" w:sz="4" w:space="0" w:color="auto"/>
              <w:left w:val="single" w:sz="4" w:space="0" w:color="auto"/>
              <w:bottom w:val="single" w:sz="4" w:space="0" w:color="auto"/>
              <w:right w:val="single" w:sz="4" w:space="0" w:color="auto"/>
            </w:tcBorders>
          </w:tcPr>
          <w:p w14:paraId="19F9D8D8" w14:textId="56AE088A" w:rsidR="00BA1F13" w:rsidRPr="00773260" w:rsidRDefault="00BA1F13" w:rsidP="00BA1F13">
            <w:pPr>
              <w:jc w:val="left"/>
            </w:pPr>
            <w:r w:rsidRPr="00BA1F13">
              <w:rPr>
                <w:rFonts w:hint="eastAsia"/>
              </w:rPr>
              <w:t>※</w:t>
            </w:r>
            <w:r w:rsidRPr="00BA1F13">
              <w:rPr>
                <w:rFonts w:hint="eastAsia"/>
              </w:rPr>
              <w:t xml:space="preserve">1 For the transmission conditions, refer to </w:t>
            </w:r>
            <w:r w:rsidRPr="00BA1F13">
              <w:fldChar w:fldCharType="begin"/>
            </w:r>
            <w:r w:rsidRPr="00BA1F13">
              <w:instrText xml:space="preserve"> </w:instrText>
            </w:r>
            <w:r w:rsidRPr="00BA1F13">
              <w:rPr>
                <w:rFonts w:hint="eastAsia"/>
              </w:rPr>
              <w:instrText>REF _Ref187673338 \h</w:instrText>
            </w:r>
            <w:r w:rsidRPr="00BA1F13">
              <w:instrText xml:space="preserve">  \* MERGEFORMAT </w:instrText>
            </w:r>
            <w:r w:rsidRPr="00BA1F13">
              <w:fldChar w:fldCharType="separate"/>
            </w:r>
            <w:r w:rsidR="009D560C" w:rsidRPr="00AF2D8E">
              <w:rPr>
                <w:szCs w:val="21"/>
              </w:rPr>
              <w:t xml:space="preserve">Table </w:t>
            </w:r>
            <w:r w:rsidR="009D560C" w:rsidRPr="00AF2D8E">
              <w:rPr>
                <w:noProof/>
                <w:szCs w:val="21"/>
              </w:rPr>
              <w:t>2</w:t>
            </w:r>
            <w:r w:rsidR="009D560C" w:rsidRPr="00AF2D8E">
              <w:rPr>
                <w:noProof/>
                <w:szCs w:val="21"/>
              </w:rPr>
              <w:noBreakHyphen/>
              <w:t>10</w:t>
            </w:r>
            <w:r w:rsidR="009D560C" w:rsidRPr="00AF2D8E">
              <w:rPr>
                <w:szCs w:val="21"/>
              </w:rPr>
              <w:t>: Ethernet Conversion Type</w:t>
            </w:r>
            <w:r w:rsidRPr="00BA1F13">
              <w:fldChar w:fldCharType="end"/>
            </w:r>
          </w:p>
        </w:tc>
      </w:tr>
      <w:tr w:rsidR="00892A1A" w:rsidRPr="00773260" w14:paraId="7490E290" w14:textId="77777777" w:rsidTr="00892A1A">
        <w:trPr>
          <w:trHeight w:val="64"/>
        </w:trPr>
        <w:tc>
          <w:tcPr>
            <w:tcW w:w="997" w:type="pct"/>
            <w:vMerge w:val="restart"/>
            <w:tcBorders>
              <w:top w:val="single" w:sz="4" w:space="0" w:color="auto"/>
              <w:left w:val="single" w:sz="4" w:space="0" w:color="auto"/>
              <w:right w:val="single" w:sz="4" w:space="0" w:color="auto"/>
            </w:tcBorders>
            <w:shd w:val="clear" w:color="auto" w:fill="D9D9D9"/>
          </w:tcPr>
          <w:p w14:paraId="2F707B4A" w14:textId="77777777" w:rsidR="00892A1A" w:rsidRPr="00773260" w:rsidRDefault="00892A1A" w:rsidP="00892A1A">
            <w:pPr>
              <w:jc w:val="left"/>
              <w:rPr>
                <w:rFonts w:cs="Arial"/>
                <w:b/>
                <w:bCs/>
                <w:szCs w:val="20"/>
              </w:rPr>
            </w:pPr>
            <w:r w:rsidRPr="006F260B">
              <w:rPr>
                <w:rFonts w:cs="Arial"/>
                <w:b/>
                <w:bCs/>
                <w:szCs w:val="20"/>
              </w:rPr>
              <w:t>DET/DEM Errors Handled</w:t>
            </w:r>
          </w:p>
        </w:tc>
        <w:tc>
          <w:tcPr>
            <w:tcW w:w="2051" w:type="pct"/>
            <w:gridSpan w:val="3"/>
            <w:tcBorders>
              <w:top w:val="single" w:sz="4" w:space="0" w:color="auto"/>
              <w:left w:val="single" w:sz="4" w:space="0" w:color="auto"/>
              <w:bottom w:val="single" w:sz="4" w:space="0" w:color="auto"/>
              <w:right w:val="single" w:sz="4" w:space="0" w:color="auto"/>
            </w:tcBorders>
          </w:tcPr>
          <w:p w14:paraId="09369F6D" w14:textId="20F508E1" w:rsidR="00892A1A" w:rsidRPr="00773260" w:rsidRDefault="00892A1A" w:rsidP="00892A1A">
            <w:pPr>
              <w:jc w:val="left"/>
            </w:pPr>
            <w:r>
              <w:rPr>
                <w:rFonts w:cs="Arial"/>
                <w:color w:val="000000"/>
                <w:szCs w:val="20"/>
              </w:rPr>
              <w:t>PROTOCONV</w:t>
            </w:r>
            <w:r w:rsidRPr="006E6BFD">
              <w:rPr>
                <w:rFonts w:cs="Arial"/>
                <w:color w:val="000000"/>
                <w:szCs w:val="20"/>
              </w:rPr>
              <w:t>_E_INV_PARAM</w:t>
            </w:r>
          </w:p>
        </w:tc>
        <w:tc>
          <w:tcPr>
            <w:tcW w:w="1952" w:type="pct"/>
            <w:gridSpan w:val="2"/>
            <w:tcBorders>
              <w:top w:val="single" w:sz="4" w:space="0" w:color="auto"/>
              <w:left w:val="single" w:sz="4" w:space="0" w:color="auto"/>
              <w:bottom w:val="single" w:sz="4" w:space="0" w:color="auto"/>
              <w:right w:val="single" w:sz="4" w:space="0" w:color="auto"/>
            </w:tcBorders>
          </w:tcPr>
          <w:p w14:paraId="0F8ECE66" w14:textId="23047E45" w:rsidR="00892A1A" w:rsidRPr="00773260" w:rsidRDefault="00892A1A" w:rsidP="00892A1A">
            <w:pPr>
              <w:jc w:val="left"/>
            </w:pPr>
            <w:r>
              <w:rPr>
                <w:szCs w:val="20"/>
              </w:rPr>
              <w:t>Invalid</w:t>
            </w:r>
            <w:r w:rsidRPr="006E6BFD">
              <w:rPr>
                <w:szCs w:val="20"/>
              </w:rPr>
              <w:t xml:space="preserve"> parameter passed to the APIs</w:t>
            </w:r>
          </w:p>
        </w:tc>
      </w:tr>
      <w:tr w:rsidR="00892A1A" w:rsidRPr="00773260" w14:paraId="6EBBD090" w14:textId="77777777" w:rsidTr="00892A1A">
        <w:trPr>
          <w:trHeight w:val="62"/>
        </w:trPr>
        <w:tc>
          <w:tcPr>
            <w:tcW w:w="997" w:type="pct"/>
            <w:vMerge/>
            <w:tcBorders>
              <w:left w:val="single" w:sz="4" w:space="0" w:color="auto"/>
              <w:right w:val="single" w:sz="4" w:space="0" w:color="auto"/>
            </w:tcBorders>
            <w:shd w:val="clear" w:color="auto" w:fill="D9D9D9"/>
          </w:tcPr>
          <w:p w14:paraId="7550A166" w14:textId="77777777" w:rsidR="00892A1A" w:rsidRPr="00773260" w:rsidRDefault="00892A1A" w:rsidP="00892A1A">
            <w:pPr>
              <w:jc w:val="left"/>
              <w:rPr>
                <w:rFonts w:cs="Arial"/>
                <w:b/>
                <w:bCs/>
                <w:szCs w:val="20"/>
              </w:rPr>
            </w:pPr>
          </w:p>
        </w:tc>
        <w:tc>
          <w:tcPr>
            <w:tcW w:w="2051" w:type="pct"/>
            <w:gridSpan w:val="3"/>
            <w:tcBorders>
              <w:top w:val="single" w:sz="4" w:space="0" w:color="auto"/>
              <w:left w:val="single" w:sz="4" w:space="0" w:color="auto"/>
              <w:bottom w:val="single" w:sz="4" w:space="0" w:color="auto"/>
              <w:right w:val="single" w:sz="4" w:space="0" w:color="auto"/>
            </w:tcBorders>
          </w:tcPr>
          <w:p w14:paraId="314CC642" w14:textId="306F2BD3" w:rsidR="00892A1A" w:rsidRPr="00773260" w:rsidRDefault="00892A1A" w:rsidP="00892A1A">
            <w:pPr>
              <w:jc w:val="left"/>
            </w:pPr>
            <w:r>
              <w:rPr>
                <w:rFonts w:cs="Arial"/>
                <w:color w:val="000000"/>
                <w:szCs w:val="20"/>
              </w:rPr>
              <w:t>PROTOCONV</w:t>
            </w:r>
            <w:r w:rsidRPr="00D46B12">
              <w:rPr>
                <w:rFonts w:cs="Arial"/>
                <w:color w:val="000000"/>
                <w:szCs w:val="20"/>
              </w:rPr>
              <w:t>_E_MATCH</w:t>
            </w:r>
          </w:p>
        </w:tc>
        <w:tc>
          <w:tcPr>
            <w:tcW w:w="1952" w:type="pct"/>
            <w:gridSpan w:val="2"/>
            <w:tcBorders>
              <w:top w:val="single" w:sz="4" w:space="0" w:color="auto"/>
              <w:left w:val="single" w:sz="4" w:space="0" w:color="auto"/>
              <w:bottom w:val="single" w:sz="4" w:space="0" w:color="auto"/>
              <w:right w:val="single" w:sz="4" w:space="0" w:color="auto"/>
            </w:tcBorders>
          </w:tcPr>
          <w:p w14:paraId="695EA3B9" w14:textId="3FA9B647" w:rsidR="00892A1A" w:rsidRPr="00773260" w:rsidRDefault="00892A1A" w:rsidP="00892A1A">
            <w:pPr>
              <w:jc w:val="left"/>
            </w:pPr>
            <w:r w:rsidRPr="00D46B12">
              <w:rPr>
                <w:rFonts w:cs="Arial"/>
                <w:color w:val="000000"/>
                <w:szCs w:val="20"/>
              </w:rPr>
              <w:t>Unmatched Table Error (Routing Table)</w:t>
            </w:r>
          </w:p>
        </w:tc>
      </w:tr>
      <w:tr w:rsidR="00892A1A" w:rsidRPr="00773260" w14:paraId="2C5EB17D" w14:textId="77777777" w:rsidTr="00892A1A">
        <w:trPr>
          <w:trHeight w:val="62"/>
        </w:trPr>
        <w:tc>
          <w:tcPr>
            <w:tcW w:w="997" w:type="pct"/>
            <w:vMerge/>
            <w:tcBorders>
              <w:left w:val="single" w:sz="4" w:space="0" w:color="auto"/>
              <w:right w:val="single" w:sz="4" w:space="0" w:color="auto"/>
            </w:tcBorders>
            <w:shd w:val="clear" w:color="auto" w:fill="D9D9D9"/>
          </w:tcPr>
          <w:p w14:paraId="363D14C8" w14:textId="77777777" w:rsidR="00892A1A" w:rsidRPr="00773260" w:rsidRDefault="00892A1A" w:rsidP="00892A1A">
            <w:pPr>
              <w:jc w:val="left"/>
              <w:rPr>
                <w:rFonts w:cs="Arial"/>
                <w:b/>
                <w:bCs/>
                <w:szCs w:val="20"/>
              </w:rPr>
            </w:pPr>
          </w:p>
        </w:tc>
        <w:tc>
          <w:tcPr>
            <w:tcW w:w="2051" w:type="pct"/>
            <w:gridSpan w:val="3"/>
            <w:tcBorders>
              <w:top w:val="single" w:sz="4" w:space="0" w:color="auto"/>
              <w:left w:val="single" w:sz="4" w:space="0" w:color="auto"/>
              <w:bottom w:val="single" w:sz="4" w:space="0" w:color="auto"/>
              <w:right w:val="single" w:sz="4" w:space="0" w:color="auto"/>
            </w:tcBorders>
          </w:tcPr>
          <w:p w14:paraId="605308DB" w14:textId="0146A29D" w:rsidR="00892A1A" w:rsidRPr="00773260" w:rsidRDefault="00892A1A" w:rsidP="00892A1A">
            <w:pPr>
              <w:jc w:val="left"/>
            </w:pPr>
            <w:r>
              <w:rPr>
                <w:rFonts w:cs="Arial"/>
                <w:color w:val="000000"/>
                <w:szCs w:val="20"/>
              </w:rPr>
              <w:t>PROTOCONV</w:t>
            </w:r>
            <w:r w:rsidRPr="00D46B12">
              <w:rPr>
                <w:rFonts w:cs="Arial"/>
                <w:color w:val="000000"/>
                <w:szCs w:val="20"/>
              </w:rPr>
              <w:t>_E_TRANS</w:t>
            </w:r>
          </w:p>
        </w:tc>
        <w:tc>
          <w:tcPr>
            <w:tcW w:w="1952" w:type="pct"/>
            <w:gridSpan w:val="2"/>
            <w:tcBorders>
              <w:top w:val="single" w:sz="4" w:space="0" w:color="auto"/>
              <w:left w:val="single" w:sz="4" w:space="0" w:color="auto"/>
              <w:bottom w:val="single" w:sz="4" w:space="0" w:color="auto"/>
              <w:right w:val="single" w:sz="4" w:space="0" w:color="auto"/>
            </w:tcBorders>
          </w:tcPr>
          <w:p w14:paraId="6C87AF58" w14:textId="5B6ABD78" w:rsidR="00892A1A" w:rsidRPr="00773260" w:rsidRDefault="00892A1A" w:rsidP="00892A1A">
            <w:pPr>
              <w:jc w:val="left"/>
            </w:pPr>
            <w:r w:rsidRPr="00D46B12">
              <w:rPr>
                <w:rFonts w:cs="Arial"/>
                <w:color w:val="000000"/>
                <w:szCs w:val="20"/>
              </w:rPr>
              <w:t>Transmit Error</w:t>
            </w:r>
          </w:p>
        </w:tc>
      </w:tr>
    </w:tbl>
    <w:p w14:paraId="73408818" w14:textId="77777777" w:rsidR="009079EC" w:rsidRPr="00164A74" w:rsidRDefault="009079EC" w:rsidP="009079EC">
      <w:pPr>
        <w:pStyle w:val="RefIDs"/>
        <w:wordWrap/>
        <w:rPr>
          <w:lang w:eastAsia="en-US"/>
        </w:rPr>
      </w:pPr>
      <w:r w:rsidRPr="00696D29">
        <w:rPr>
          <w:lang w:eastAsia="en-US"/>
        </w:rPr>
        <w:t xml:space="preserve">[Covers: </w:t>
      </w:r>
      <w:r>
        <w:rPr>
          <w:lang w:eastAsia="en-US"/>
        </w:rPr>
        <w:t>req-8552172-00903611</w:t>
      </w:r>
      <w:r w:rsidRPr="00696D29">
        <w:rPr>
          <w:lang w:eastAsia="en-US"/>
        </w:rPr>
        <w:t>]</w:t>
      </w:r>
    </w:p>
    <w:p w14:paraId="24B0FE10" w14:textId="77777777" w:rsidR="009079EC" w:rsidRDefault="009079EC" w:rsidP="009079EC">
      <w:pPr>
        <w:pStyle w:val="RefIDs"/>
        <w:rPr>
          <w:lang w:eastAsia="en-US"/>
        </w:rPr>
      </w:pPr>
      <w:r w:rsidRPr="00696D29">
        <w:rPr>
          <w:lang w:eastAsia="en-US"/>
        </w:rPr>
        <w:t xml:space="preserve">[Covers: </w:t>
      </w:r>
      <w:r>
        <w:rPr>
          <w:lang w:eastAsia="en-US"/>
        </w:rPr>
        <w:t>req-8552172-00904662</w:t>
      </w:r>
      <w:r w:rsidRPr="00696D29">
        <w:rPr>
          <w:lang w:eastAsia="en-US"/>
        </w:rPr>
        <w:t>]</w:t>
      </w:r>
    </w:p>
    <w:p w14:paraId="350F5FE3" w14:textId="77777777" w:rsidR="009079EC" w:rsidRDefault="009079EC" w:rsidP="009079EC">
      <w:pPr>
        <w:pStyle w:val="RefIDs"/>
        <w:rPr>
          <w:lang w:eastAsia="en-US"/>
        </w:rPr>
      </w:pPr>
      <w:r w:rsidRPr="00006762">
        <w:rPr>
          <w:lang w:eastAsia="en-US"/>
        </w:rPr>
        <w:t xml:space="preserve">[Covers: </w:t>
      </w:r>
      <w:r>
        <w:rPr>
          <w:lang w:eastAsia="en-US"/>
        </w:rPr>
        <w:t>req-8552172-00904667</w:t>
      </w:r>
      <w:r w:rsidRPr="00006762">
        <w:rPr>
          <w:lang w:eastAsia="en-US"/>
        </w:rPr>
        <w:t>]</w:t>
      </w:r>
    </w:p>
    <w:p w14:paraId="57B9F9EC" w14:textId="77777777" w:rsidR="003949F1" w:rsidRPr="002C15F8" w:rsidRDefault="009079EC" w:rsidP="003949F1">
      <w:pPr>
        <w:pStyle w:val="RefIDs"/>
        <w:rPr>
          <w:lang w:eastAsia="en-US"/>
        </w:rPr>
      </w:pPr>
      <w:r>
        <w:rPr>
          <w:lang w:eastAsia="en-US"/>
        </w:rPr>
        <w:t>[Covers: req-8552172-00905227</w:t>
      </w:r>
      <w:r w:rsidRPr="00006762">
        <w:rPr>
          <w:lang w:eastAsia="en-US"/>
        </w:rPr>
        <w:t>]</w:t>
      </w:r>
    </w:p>
    <w:p w14:paraId="14B5ADDA"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18DB32E1"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2C3B9B6F" w14:textId="77777777" w:rsidR="003949F1" w:rsidRDefault="003949F1" w:rsidP="003949F1">
      <w:pPr>
        <w:pStyle w:val="RefIDs"/>
        <w:rPr>
          <w:lang w:eastAsia="en-US"/>
        </w:rPr>
      </w:pPr>
      <w:r>
        <w:rPr>
          <w:lang w:eastAsia="en-US"/>
        </w:rPr>
        <w:t>[Covers: req-8552172-00528003]</w:t>
      </w:r>
    </w:p>
    <w:p w14:paraId="05C6C5EC" w14:textId="77777777" w:rsidR="003949F1" w:rsidRDefault="003949F1" w:rsidP="003949F1">
      <w:pPr>
        <w:pStyle w:val="RefIDs"/>
        <w:rPr>
          <w:lang w:eastAsia="en-US"/>
        </w:rPr>
      </w:pPr>
      <w:r>
        <w:rPr>
          <w:lang w:eastAsia="en-US"/>
        </w:rPr>
        <w:t>[Covers: req-8552172-00528002]</w:t>
      </w:r>
    </w:p>
    <w:p w14:paraId="35A3A4FC" w14:textId="77777777" w:rsidR="003949F1" w:rsidRDefault="003949F1" w:rsidP="003949F1">
      <w:pPr>
        <w:pStyle w:val="RefIDs"/>
        <w:rPr>
          <w:lang w:eastAsia="en-US"/>
        </w:rPr>
      </w:pPr>
      <w:r>
        <w:rPr>
          <w:lang w:eastAsia="en-US"/>
        </w:rPr>
        <w:t>[Covers: req-8552172-00528006]</w:t>
      </w:r>
    </w:p>
    <w:p w14:paraId="61FD1E81" w14:textId="77777777" w:rsidR="003949F1" w:rsidRDefault="003949F1" w:rsidP="003949F1">
      <w:pPr>
        <w:pStyle w:val="RefIDs"/>
        <w:rPr>
          <w:lang w:eastAsia="en-US"/>
        </w:rPr>
      </w:pPr>
      <w:r>
        <w:rPr>
          <w:lang w:eastAsia="en-US"/>
        </w:rPr>
        <w:t xml:space="preserve">[Covers: </w:t>
      </w:r>
      <w:r w:rsidRPr="00C136B3">
        <w:t>req-8552172-00527993</w:t>
      </w:r>
      <w:r>
        <w:t>]</w:t>
      </w:r>
    </w:p>
    <w:p w14:paraId="4688153A" w14:textId="77777777" w:rsidR="003949F1" w:rsidRDefault="003949F1" w:rsidP="003949F1">
      <w:pPr>
        <w:pStyle w:val="RefIDs"/>
        <w:rPr>
          <w:lang w:eastAsia="en-US"/>
        </w:rPr>
      </w:pPr>
      <w:r>
        <w:rPr>
          <w:lang w:eastAsia="en-US"/>
        </w:rPr>
        <w:t>[Covers: req-8552172-00527980]</w:t>
      </w:r>
    </w:p>
    <w:p w14:paraId="5E30AADE" w14:textId="01C96B90" w:rsidR="009079EC" w:rsidRDefault="009079EC" w:rsidP="00FA7BF8">
      <w:pPr>
        <w:pStyle w:val="Heading4"/>
      </w:pPr>
      <w:r>
        <w:t>ProtoConv</w:t>
      </w:r>
      <w:r w:rsidRPr="003D4FA8">
        <w:t>_</w:t>
      </w:r>
      <w:r>
        <w:t>Port</w:t>
      </w:r>
      <w:r w:rsidRPr="003D4FA8">
        <w:t>toEth</w:t>
      </w:r>
    </w:p>
    <w:p w14:paraId="0C17FCF7" w14:textId="304BBA37" w:rsidR="009079EC" w:rsidRPr="00251C23" w:rsidRDefault="009079EC" w:rsidP="009079EC">
      <w:pPr>
        <w:pStyle w:val="ReqID"/>
        <w:rPr>
          <w:lang w:val="en-US"/>
        </w:rPr>
      </w:pPr>
      <w:r w:rsidRPr="00696D29">
        <w:t>[</w:t>
      </w:r>
      <w:r>
        <w:t>Gen5GW</w:t>
      </w:r>
      <w:r w:rsidRPr="00696D29">
        <w:t>_</w:t>
      </w:r>
      <w:r>
        <w:t>ProtoConv</w:t>
      </w:r>
      <w:r w:rsidRPr="00696D29">
        <w:t>_AD_C_</w:t>
      </w:r>
      <w:r>
        <w:t>1</w:t>
      </w:r>
      <w:r w:rsidR="00551662">
        <w:t>2</w:t>
      </w:r>
      <w:r>
        <w:t>_0</w:t>
      </w:r>
      <w:r w:rsidRPr="00696D29">
        <w:t>0</w:t>
      </w:r>
      <w:r w:rsidR="00660CB6">
        <w:t>5</w:t>
      </w:r>
      <w:r w:rsidRPr="00696D29">
        <w:t>]</w:t>
      </w:r>
    </w:p>
    <w:p w14:paraId="0F503BF1" w14:textId="14FC1B23" w:rsidR="009079EC" w:rsidRDefault="009079EC"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9</w:t>
      </w:r>
      <w:r w:rsidR="009D560C">
        <w:rPr>
          <w:noProof/>
        </w:rPr>
        <w:fldChar w:fldCharType="end"/>
      </w:r>
      <w:r>
        <w:rPr>
          <w:noProof/>
        </w:rPr>
        <w:t>:</w:t>
      </w:r>
      <w:r>
        <w:rPr>
          <w:rFonts w:hint="eastAsia"/>
        </w:rPr>
        <w:t xml:space="preserve"> </w:t>
      </w:r>
      <w:r>
        <w:t>ProtoConv</w:t>
      </w:r>
      <w:r w:rsidRPr="003D4FA8">
        <w:t>_</w:t>
      </w:r>
      <w:r>
        <w:t>Port</w:t>
      </w:r>
      <w:r w:rsidRPr="003D4FA8">
        <w:rPr>
          <w:lang w:val="en-GB"/>
        </w:rPr>
        <w:t>toEth</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772"/>
        <w:gridCol w:w="2378"/>
        <w:gridCol w:w="12"/>
        <w:gridCol w:w="752"/>
        <w:gridCol w:w="128"/>
        <w:gridCol w:w="26"/>
        <w:gridCol w:w="1296"/>
        <w:gridCol w:w="3667"/>
      </w:tblGrid>
      <w:tr w:rsidR="009079EC" w:rsidRPr="00773260" w14:paraId="78048FF7" w14:textId="77777777" w:rsidTr="00222872">
        <w:trPr>
          <w:trHeight w:val="287"/>
        </w:trPr>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14184679" w14:textId="77777777" w:rsidR="009079EC" w:rsidRPr="00773260" w:rsidRDefault="009079EC" w:rsidP="001279C9">
            <w:pPr>
              <w:jc w:val="left"/>
              <w:rPr>
                <w:rFonts w:cs="Arial"/>
                <w:szCs w:val="20"/>
              </w:rPr>
            </w:pPr>
            <w:r w:rsidRPr="00773260">
              <w:rPr>
                <w:rFonts w:cs="Arial"/>
                <w:b/>
                <w:bCs/>
                <w:szCs w:val="20"/>
              </w:rPr>
              <w:t>Function Name</w:t>
            </w:r>
          </w:p>
        </w:tc>
        <w:tc>
          <w:tcPr>
            <w:tcW w:w="4117" w:type="pct"/>
            <w:gridSpan w:val="7"/>
            <w:tcBorders>
              <w:top w:val="single" w:sz="4" w:space="0" w:color="auto"/>
              <w:left w:val="single" w:sz="4" w:space="0" w:color="auto"/>
              <w:bottom w:val="single" w:sz="4" w:space="0" w:color="auto"/>
              <w:right w:val="single" w:sz="4" w:space="0" w:color="auto"/>
            </w:tcBorders>
          </w:tcPr>
          <w:p w14:paraId="02545319" w14:textId="77777777" w:rsidR="009079EC" w:rsidRPr="00773260" w:rsidRDefault="009079EC" w:rsidP="001279C9">
            <w:pPr>
              <w:jc w:val="left"/>
            </w:pPr>
            <w:r>
              <w:t>ProtoConv</w:t>
            </w:r>
            <w:r w:rsidRPr="00773260">
              <w:t>_</w:t>
            </w:r>
            <w:r>
              <w:t>Li</w:t>
            </w:r>
            <w:r w:rsidRPr="00773260">
              <w:t>ntoEth</w:t>
            </w:r>
          </w:p>
        </w:tc>
      </w:tr>
      <w:tr w:rsidR="009079EC" w:rsidRPr="00773260" w14:paraId="4D442CD2" w14:textId="77777777" w:rsidTr="00222872">
        <w:trPr>
          <w:trHeight w:val="287"/>
        </w:trPr>
        <w:tc>
          <w:tcPr>
            <w:tcW w:w="883" w:type="pct"/>
            <w:tcBorders>
              <w:top w:val="single" w:sz="4" w:space="0" w:color="auto"/>
              <w:left w:val="single" w:sz="4" w:space="0" w:color="auto"/>
              <w:bottom w:val="single" w:sz="4" w:space="0" w:color="auto"/>
              <w:right w:val="single" w:sz="4" w:space="0" w:color="auto"/>
            </w:tcBorders>
            <w:shd w:val="clear" w:color="auto" w:fill="D9D9D9"/>
          </w:tcPr>
          <w:p w14:paraId="6213E52D" w14:textId="77777777" w:rsidR="009079EC" w:rsidRPr="00773260" w:rsidRDefault="009079EC" w:rsidP="001279C9">
            <w:pPr>
              <w:jc w:val="left"/>
              <w:rPr>
                <w:rFonts w:eastAsia="Meiryo UI" w:cstheme="majorHAnsi"/>
                <w:szCs w:val="20"/>
                <w:lang w:val="en-GB"/>
              </w:rPr>
            </w:pPr>
            <w:r w:rsidRPr="00773260">
              <w:rPr>
                <w:rFonts w:eastAsia="Meiryo UI" w:cstheme="majorHAnsi"/>
                <w:b/>
                <w:bCs/>
                <w:szCs w:val="20"/>
                <w:lang w:val="en-GB"/>
              </w:rPr>
              <w:t>ASIL Level</w:t>
            </w:r>
          </w:p>
        </w:tc>
        <w:tc>
          <w:tcPr>
            <w:tcW w:w="1191" w:type="pct"/>
            <w:gridSpan w:val="2"/>
            <w:tcBorders>
              <w:top w:val="single" w:sz="4" w:space="0" w:color="auto"/>
              <w:left w:val="single" w:sz="4" w:space="0" w:color="auto"/>
              <w:bottom w:val="single" w:sz="4" w:space="0" w:color="auto"/>
              <w:right w:val="single" w:sz="4" w:space="0" w:color="auto"/>
            </w:tcBorders>
          </w:tcPr>
          <w:p w14:paraId="304BD63A" w14:textId="77777777" w:rsidR="009079EC" w:rsidRPr="00773260" w:rsidRDefault="009079EC" w:rsidP="001279C9">
            <w:pPr>
              <w:jc w:val="left"/>
              <w:rPr>
                <w:lang w:val="en-GB"/>
              </w:rPr>
            </w:pPr>
            <w:r w:rsidRPr="00773260">
              <w:rPr>
                <w:lang w:val="en-GB"/>
              </w:rPr>
              <w:t>ASIL D</w:t>
            </w:r>
          </w:p>
        </w:tc>
        <w:tc>
          <w:tcPr>
            <w:tcW w:w="375" w:type="pct"/>
            <w:tcBorders>
              <w:top w:val="single" w:sz="4" w:space="0" w:color="auto"/>
              <w:left w:val="single" w:sz="4" w:space="0" w:color="auto"/>
              <w:bottom w:val="single" w:sz="4" w:space="0" w:color="auto"/>
              <w:right w:val="single" w:sz="4" w:space="0" w:color="auto"/>
            </w:tcBorders>
            <w:shd w:val="pct20" w:color="auto" w:fill="auto"/>
          </w:tcPr>
          <w:p w14:paraId="6866319B" w14:textId="77777777" w:rsidR="009079EC" w:rsidRPr="00773260" w:rsidRDefault="009079EC" w:rsidP="001279C9">
            <w:pPr>
              <w:jc w:val="left"/>
              <w:rPr>
                <w:rFonts w:eastAsia="Meiryo UI" w:cstheme="majorHAnsi"/>
                <w:b/>
                <w:szCs w:val="20"/>
                <w:lang w:val="en-GB"/>
              </w:rPr>
            </w:pPr>
            <w:r w:rsidRPr="00773260">
              <w:rPr>
                <w:rFonts w:eastAsia="Meiryo UI" w:cstheme="majorHAnsi"/>
                <w:b/>
                <w:szCs w:val="20"/>
                <w:lang w:val="en-GB"/>
              </w:rPr>
              <w:t>Status</w:t>
            </w:r>
          </w:p>
        </w:tc>
        <w:tc>
          <w:tcPr>
            <w:tcW w:w="2551" w:type="pct"/>
            <w:gridSpan w:val="4"/>
            <w:tcBorders>
              <w:top w:val="single" w:sz="4" w:space="0" w:color="auto"/>
              <w:left w:val="single" w:sz="4" w:space="0" w:color="auto"/>
              <w:bottom w:val="single" w:sz="4" w:space="0" w:color="auto"/>
              <w:right w:val="single" w:sz="4" w:space="0" w:color="auto"/>
            </w:tcBorders>
          </w:tcPr>
          <w:p w14:paraId="3389EC8A" w14:textId="77777777" w:rsidR="009079EC" w:rsidRPr="00773260" w:rsidRDefault="009079EC" w:rsidP="001279C9">
            <w:pPr>
              <w:jc w:val="left"/>
              <w:rPr>
                <w:lang w:val="en-GB"/>
              </w:rPr>
            </w:pPr>
            <w:r w:rsidRPr="00773260">
              <w:rPr>
                <w:lang w:val="en-GB"/>
              </w:rPr>
              <w:t>New</w:t>
            </w:r>
          </w:p>
        </w:tc>
      </w:tr>
      <w:tr w:rsidR="009079EC" w:rsidRPr="00773260" w14:paraId="64BB48CF"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4B784117" w14:textId="77777777" w:rsidR="009079EC" w:rsidRPr="00773260" w:rsidRDefault="009079EC" w:rsidP="001279C9">
            <w:pPr>
              <w:jc w:val="left"/>
              <w:rPr>
                <w:rFonts w:cs="Arial"/>
                <w:b/>
                <w:bCs/>
                <w:szCs w:val="20"/>
              </w:rPr>
            </w:pPr>
            <w:r w:rsidRPr="00773260">
              <w:rPr>
                <w:rFonts w:cs="Arial"/>
                <w:b/>
                <w:bCs/>
                <w:szCs w:val="20"/>
              </w:rPr>
              <w:t>Syntax</w:t>
            </w:r>
          </w:p>
        </w:tc>
        <w:tc>
          <w:tcPr>
            <w:tcW w:w="4117" w:type="pct"/>
            <w:gridSpan w:val="7"/>
            <w:tcBorders>
              <w:top w:val="single" w:sz="4" w:space="0" w:color="auto"/>
              <w:left w:val="single" w:sz="4" w:space="0" w:color="auto"/>
              <w:bottom w:val="single" w:sz="4" w:space="0" w:color="auto"/>
              <w:right w:val="single" w:sz="4" w:space="0" w:color="auto"/>
            </w:tcBorders>
          </w:tcPr>
          <w:p w14:paraId="5F65F029" w14:textId="14018684" w:rsidR="009079EC" w:rsidRPr="00773260" w:rsidRDefault="009079EC" w:rsidP="00212EE2">
            <w:pPr>
              <w:jc w:val="left"/>
            </w:pPr>
            <w:r w:rsidRPr="00076E89">
              <w:t>Std_ReturnType ProtoConv_PorttoEth(const uint16 usLength, const uint8 *pPortData, const uint32 ulDestIdx</w:t>
            </w:r>
            <w:r w:rsidR="00212EE2">
              <w:t xml:space="preserve">, </w:t>
            </w:r>
            <w:r w:rsidR="00212EE2" w:rsidRPr="00212EE2">
              <w:t>const R_ProtoConv_FrameType enTypeFlags</w:t>
            </w:r>
            <w:r w:rsidRPr="00076E89">
              <w:t>)</w:t>
            </w:r>
          </w:p>
        </w:tc>
      </w:tr>
      <w:tr w:rsidR="009079EC" w:rsidRPr="00773260" w14:paraId="5B090BE9"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7FE506F6" w14:textId="77777777" w:rsidR="009079EC" w:rsidRPr="00773260" w:rsidRDefault="009079EC" w:rsidP="001279C9">
            <w:pPr>
              <w:jc w:val="left"/>
              <w:rPr>
                <w:rFonts w:cs="Arial"/>
                <w:b/>
                <w:bCs/>
                <w:szCs w:val="20"/>
              </w:rPr>
            </w:pPr>
            <w:r w:rsidRPr="00773260">
              <w:rPr>
                <w:rFonts w:cs="Arial"/>
                <w:b/>
                <w:bCs/>
                <w:szCs w:val="20"/>
              </w:rPr>
              <w:t>Sync/Async</w:t>
            </w:r>
          </w:p>
        </w:tc>
        <w:tc>
          <w:tcPr>
            <w:tcW w:w="4117" w:type="pct"/>
            <w:gridSpan w:val="7"/>
            <w:tcBorders>
              <w:top w:val="single" w:sz="4" w:space="0" w:color="auto"/>
              <w:left w:val="single" w:sz="4" w:space="0" w:color="auto"/>
              <w:bottom w:val="single" w:sz="4" w:space="0" w:color="auto"/>
              <w:right w:val="single" w:sz="4" w:space="0" w:color="auto"/>
            </w:tcBorders>
          </w:tcPr>
          <w:p w14:paraId="1048FC70" w14:textId="77777777" w:rsidR="009079EC" w:rsidRPr="00773260" w:rsidRDefault="009079EC" w:rsidP="001279C9">
            <w:pPr>
              <w:jc w:val="left"/>
            </w:pPr>
            <w:r w:rsidRPr="00773260">
              <w:t>Synchronous</w:t>
            </w:r>
          </w:p>
        </w:tc>
      </w:tr>
      <w:tr w:rsidR="009079EC" w:rsidRPr="00773260" w14:paraId="0340DE90" w14:textId="77777777" w:rsidTr="00222872">
        <w:trPr>
          <w:trHeight w:val="170"/>
        </w:trPr>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051ABE78" w14:textId="77777777" w:rsidR="009079EC" w:rsidRPr="00773260" w:rsidRDefault="009079EC" w:rsidP="001279C9">
            <w:pPr>
              <w:jc w:val="left"/>
              <w:rPr>
                <w:rFonts w:cs="Arial"/>
                <w:b/>
                <w:bCs/>
                <w:szCs w:val="20"/>
              </w:rPr>
            </w:pPr>
            <w:r w:rsidRPr="00773260">
              <w:rPr>
                <w:rFonts w:cs="Arial"/>
                <w:b/>
                <w:bCs/>
                <w:szCs w:val="20"/>
              </w:rPr>
              <w:t>Reentrancy</w:t>
            </w:r>
          </w:p>
        </w:tc>
        <w:tc>
          <w:tcPr>
            <w:tcW w:w="4117" w:type="pct"/>
            <w:gridSpan w:val="7"/>
            <w:tcBorders>
              <w:top w:val="single" w:sz="4" w:space="0" w:color="auto"/>
              <w:left w:val="single" w:sz="4" w:space="0" w:color="auto"/>
              <w:bottom w:val="single" w:sz="4" w:space="0" w:color="auto"/>
              <w:right w:val="single" w:sz="4" w:space="0" w:color="auto"/>
            </w:tcBorders>
          </w:tcPr>
          <w:p w14:paraId="6E09A662" w14:textId="77777777" w:rsidR="009079EC" w:rsidRPr="00773260" w:rsidRDefault="009079EC" w:rsidP="001279C9">
            <w:pPr>
              <w:jc w:val="left"/>
              <w:rPr>
                <w:rFonts w:eastAsia="Meiryo UI" w:cstheme="majorHAnsi"/>
                <w:lang w:val="en-GB"/>
              </w:rPr>
            </w:pPr>
            <w:r w:rsidRPr="00773260">
              <w:t>Non-Reentrant</w:t>
            </w:r>
          </w:p>
        </w:tc>
      </w:tr>
      <w:tr w:rsidR="009079EC" w:rsidRPr="00773260" w14:paraId="02C366DC" w14:textId="77777777" w:rsidTr="00222872">
        <w:trPr>
          <w:trHeight w:val="170"/>
        </w:trPr>
        <w:tc>
          <w:tcPr>
            <w:tcW w:w="883" w:type="pct"/>
            <w:tcBorders>
              <w:top w:val="single" w:sz="4" w:space="0" w:color="auto"/>
              <w:left w:val="single" w:sz="4" w:space="0" w:color="auto"/>
              <w:bottom w:val="single" w:sz="4" w:space="0" w:color="auto"/>
              <w:right w:val="single" w:sz="4" w:space="0" w:color="auto"/>
            </w:tcBorders>
            <w:shd w:val="clear" w:color="auto" w:fill="D9D9D9"/>
          </w:tcPr>
          <w:p w14:paraId="6AA6EF96" w14:textId="77777777" w:rsidR="009079EC" w:rsidRPr="00773260" w:rsidRDefault="009079EC" w:rsidP="001279C9">
            <w:pPr>
              <w:jc w:val="left"/>
              <w:rPr>
                <w:rFonts w:cs="Arial"/>
                <w:b/>
                <w:bCs/>
                <w:szCs w:val="20"/>
              </w:rPr>
            </w:pPr>
            <w:r w:rsidRPr="00773260">
              <w:rPr>
                <w:rFonts w:cs="Arial"/>
                <w:b/>
                <w:bCs/>
                <w:szCs w:val="20"/>
              </w:rPr>
              <w:t>Interrupt State</w:t>
            </w:r>
          </w:p>
        </w:tc>
        <w:tc>
          <w:tcPr>
            <w:tcW w:w="4117" w:type="pct"/>
            <w:gridSpan w:val="7"/>
            <w:tcBorders>
              <w:top w:val="single" w:sz="4" w:space="0" w:color="auto"/>
              <w:left w:val="single" w:sz="4" w:space="0" w:color="auto"/>
              <w:bottom w:val="single" w:sz="4" w:space="0" w:color="auto"/>
              <w:right w:val="single" w:sz="4" w:space="0" w:color="auto"/>
            </w:tcBorders>
          </w:tcPr>
          <w:p w14:paraId="21422CF5" w14:textId="77777777" w:rsidR="009079EC" w:rsidRPr="00773260" w:rsidRDefault="009079EC" w:rsidP="001279C9">
            <w:pPr>
              <w:jc w:val="left"/>
            </w:pPr>
            <w:r w:rsidRPr="00773260">
              <w:t>Runs in the interrupt enable state</w:t>
            </w:r>
          </w:p>
        </w:tc>
      </w:tr>
      <w:tr w:rsidR="009079EC" w:rsidRPr="007F0552" w14:paraId="768E73D7" w14:textId="77777777" w:rsidTr="00222872">
        <w:tc>
          <w:tcPr>
            <w:tcW w:w="883" w:type="pct"/>
            <w:vMerge w:val="restart"/>
            <w:tcBorders>
              <w:top w:val="single" w:sz="4" w:space="0" w:color="auto"/>
              <w:left w:val="single" w:sz="4" w:space="0" w:color="auto"/>
              <w:right w:val="single" w:sz="4" w:space="0" w:color="auto"/>
            </w:tcBorders>
            <w:shd w:val="clear" w:color="auto" w:fill="D9D9D9"/>
            <w:hideMark/>
          </w:tcPr>
          <w:p w14:paraId="1D4DADB6" w14:textId="77777777" w:rsidR="009079EC" w:rsidRPr="00BE1FC7" w:rsidRDefault="009079EC" w:rsidP="001279C9">
            <w:pPr>
              <w:jc w:val="left"/>
              <w:rPr>
                <w:rFonts w:eastAsia="Meiryo UI" w:cstheme="majorHAnsi"/>
                <w:b/>
                <w:bCs/>
                <w:szCs w:val="20"/>
                <w:lang w:val="en-GB"/>
              </w:rPr>
            </w:pPr>
            <w:r w:rsidRPr="00BE1FC7">
              <w:rPr>
                <w:rFonts w:eastAsia="Meiryo UI" w:cstheme="majorHAnsi"/>
                <w:b/>
                <w:bCs/>
                <w:szCs w:val="20"/>
                <w:lang w:val="en-GB"/>
              </w:rPr>
              <w:t>Parameters (In)</w:t>
            </w:r>
          </w:p>
        </w:tc>
        <w:tc>
          <w:tcPr>
            <w:tcW w:w="1185" w:type="pct"/>
            <w:vMerge w:val="restart"/>
            <w:tcBorders>
              <w:top w:val="single" w:sz="4" w:space="0" w:color="auto"/>
              <w:left w:val="single" w:sz="4" w:space="0" w:color="auto"/>
              <w:right w:val="single" w:sz="4" w:space="0" w:color="auto"/>
            </w:tcBorders>
          </w:tcPr>
          <w:p w14:paraId="480DE3E7" w14:textId="77777777" w:rsidR="009079EC" w:rsidRPr="00EF61C1" w:rsidRDefault="009079EC" w:rsidP="001279C9">
            <w:pPr>
              <w:jc w:val="left"/>
              <w:rPr>
                <w:szCs w:val="20"/>
              </w:rPr>
            </w:pPr>
            <w:r w:rsidRPr="00EF61C1">
              <w:rPr>
                <w:szCs w:val="20"/>
              </w:rPr>
              <w:t>const uint16 usLength</w:t>
            </w:r>
          </w:p>
          <w:p w14:paraId="57ECFC05" w14:textId="77777777" w:rsidR="009079EC" w:rsidRPr="007D3367" w:rsidRDefault="009079EC" w:rsidP="001279C9">
            <w:pPr>
              <w:jc w:val="left"/>
              <w:rPr>
                <w:rFonts w:eastAsia="Meiryo UI" w:cstheme="majorHAnsi"/>
                <w:szCs w:val="20"/>
                <w:lang w:val="en-GB"/>
              </w:rPr>
            </w:pPr>
          </w:p>
        </w:tc>
        <w:tc>
          <w:tcPr>
            <w:tcW w:w="2932" w:type="pct"/>
            <w:gridSpan w:val="6"/>
            <w:tcBorders>
              <w:top w:val="single" w:sz="4" w:space="0" w:color="auto"/>
              <w:left w:val="single" w:sz="4" w:space="0" w:color="auto"/>
              <w:bottom w:val="single" w:sz="4" w:space="0" w:color="auto"/>
              <w:right w:val="single" w:sz="4" w:space="0" w:color="auto"/>
            </w:tcBorders>
            <w:vAlign w:val="center"/>
          </w:tcPr>
          <w:p w14:paraId="398D2342" w14:textId="77777777" w:rsidR="009079EC" w:rsidRPr="007F0552" w:rsidRDefault="009079EC" w:rsidP="001279C9">
            <w:pPr>
              <w:jc w:val="left"/>
              <w:rPr>
                <w:rFonts w:eastAsia="Meiryo UI" w:cstheme="majorHAnsi"/>
                <w:szCs w:val="20"/>
                <w:lang w:val="en-GB"/>
              </w:rPr>
            </w:pPr>
            <w:r>
              <w:rPr>
                <w:rFonts w:eastAsia="Meiryo UI" w:cstheme="majorHAnsi"/>
                <w:szCs w:val="20"/>
                <w:lang w:val="en-GB"/>
              </w:rPr>
              <w:t>Data Length</w:t>
            </w:r>
          </w:p>
        </w:tc>
      </w:tr>
      <w:tr w:rsidR="009079EC" w:rsidRPr="00FF5497" w14:paraId="0A3080EA" w14:textId="77777777" w:rsidTr="00222872">
        <w:tc>
          <w:tcPr>
            <w:tcW w:w="883" w:type="pct"/>
            <w:vMerge/>
            <w:tcBorders>
              <w:left w:val="single" w:sz="4" w:space="0" w:color="auto"/>
              <w:bottom w:val="single" w:sz="4" w:space="0" w:color="auto"/>
              <w:right w:val="single" w:sz="4" w:space="0" w:color="auto"/>
            </w:tcBorders>
            <w:shd w:val="clear" w:color="auto" w:fill="D9D9D9"/>
          </w:tcPr>
          <w:p w14:paraId="51FEE947" w14:textId="77777777" w:rsidR="009079EC" w:rsidRPr="00BE1FC7" w:rsidRDefault="009079EC" w:rsidP="001279C9">
            <w:pPr>
              <w:jc w:val="left"/>
              <w:rPr>
                <w:rFonts w:eastAsia="Meiryo UI" w:cstheme="majorHAnsi"/>
                <w:b/>
                <w:bCs/>
                <w:szCs w:val="20"/>
                <w:lang w:val="en-GB"/>
              </w:rPr>
            </w:pPr>
          </w:p>
        </w:tc>
        <w:tc>
          <w:tcPr>
            <w:tcW w:w="1185" w:type="pct"/>
            <w:vMerge/>
            <w:tcBorders>
              <w:left w:val="single" w:sz="4" w:space="0" w:color="auto"/>
              <w:bottom w:val="single" w:sz="4" w:space="0" w:color="auto"/>
              <w:right w:val="single" w:sz="4" w:space="0" w:color="auto"/>
            </w:tcBorders>
          </w:tcPr>
          <w:p w14:paraId="3B483178" w14:textId="77777777" w:rsidR="009079EC" w:rsidRPr="00BE1FC7" w:rsidRDefault="009079EC" w:rsidP="001279C9">
            <w:pPr>
              <w:jc w:val="left"/>
              <w:rPr>
                <w:rFonts w:eastAsia="Meiryo UI" w:cstheme="majorHAnsi"/>
                <w:szCs w:val="20"/>
                <w:lang w:val="en-GB"/>
              </w:rPr>
            </w:pPr>
          </w:p>
        </w:tc>
        <w:tc>
          <w:tcPr>
            <w:tcW w:w="445" w:type="pct"/>
            <w:gridSpan w:val="3"/>
            <w:tcBorders>
              <w:top w:val="single" w:sz="4" w:space="0" w:color="auto"/>
              <w:left w:val="single" w:sz="4" w:space="0" w:color="auto"/>
              <w:bottom w:val="single" w:sz="4" w:space="0" w:color="auto"/>
              <w:right w:val="single" w:sz="4" w:space="0" w:color="auto"/>
            </w:tcBorders>
            <w:shd w:val="clear" w:color="auto" w:fill="D9D9D9"/>
          </w:tcPr>
          <w:p w14:paraId="5B9E98EA" w14:textId="77777777" w:rsidR="009079EC" w:rsidRPr="00BE1FC7" w:rsidRDefault="009079EC" w:rsidP="001279C9">
            <w:pPr>
              <w:jc w:val="left"/>
              <w:rPr>
                <w:rFonts w:eastAsia="Meiryo UI" w:cstheme="majorHAnsi"/>
                <w:b/>
                <w:szCs w:val="20"/>
                <w:lang w:val="en-GB"/>
              </w:rPr>
            </w:pPr>
            <w:r w:rsidRPr="00BE1FC7">
              <w:rPr>
                <w:rFonts w:eastAsia="Meiryo UI" w:cstheme="majorHAnsi"/>
                <w:b/>
                <w:szCs w:val="20"/>
                <w:lang w:val="en-GB"/>
              </w:rPr>
              <w:t>Range</w:t>
            </w:r>
          </w:p>
        </w:tc>
        <w:tc>
          <w:tcPr>
            <w:tcW w:w="2487" w:type="pct"/>
            <w:gridSpan w:val="3"/>
            <w:tcBorders>
              <w:top w:val="single" w:sz="4" w:space="0" w:color="auto"/>
              <w:left w:val="single" w:sz="4" w:space="0" w:color="auto"/>
              <w:bottom w:val="single" w:sz="4" w:space="0" w:color="auto"/>
              <w:right w:val="single" w:sz="4" w:space="0" w:color="auto"/>
            </w:tcBorders>
          </w:tcPr>
          <w:p w14:paraId="6E5D3E6B" w14:textId="77777777" w:rsidR="009079EC" w:rsidRPr="00FF5497" w:rsidRDefault="009079EC" w:rsidP="001279C9">
            <w:pPr>
              <w:jc w:val="left"/>
              <w:rPr>
                <w:szCs w:val="20"/>
                <w:lang w:val="en-GB"/>
              </w:rPr>
            </w:pPr>
            <w:r w:rsidRPr="00EF61C1">
              <w:rPr>
                <w:szCs w:val="20"/>
              </w:rPr>
              <w:t>MIN_PORT_TOTAL_SIZE</w:t>
            </w:r>
            <w:r>
              <w:rPr>
                <w:szCs w:val="20"/>
              </w:rPr>
              <w:t xml:space="preserve"> - </w:t>
            </w:r>
            <w:r w:rsidRPr="00EF61C1">
              <w:rPr>
                <w:szCs w:val="20"/>
              </w:rPr>
              <w:t>MAX_PORT_TOTAL_SIZE</w:t>
            </w:r>
          </w:p>
        </w:tc>
      </w:tr>
      <w:tr w:rsidR="009079EC" w:rsidRPr="007F0552" w14:paraId="24811F50" w14:textId="77777777" w:rsidTr="00222872">
        <w:tc>
          <w:tcPr>
            <w:tcW w:w="883" w:type="pct"/>
            <w:vMerge w:val="restart"/>
            <w:tcBorders>
              <w:top w:val="single" w:sz="4" w:space="0" w:color="auto"/>
              <w:left w:val="single" w:sz="4" w:space="0" w:color="auto"/>
              <w:right w:val="single" w:sz="4" w:space="0" w:color="auto"/>
            </w:tcBorders>
            <w:shd w:val="clear" w:color="auto" w:fill="D9D9D9"/>
            <w:hideMark/>
          </w:tcPr>
          <w:p w14:paraId="01CE562C" w14:textId="77777777" w:rsidR="009079EC" w:rsidRPr="00BE1FC7" w:rsidRDefault="009079EC" w:rsidP="001279C9">
            <w:pPr>
              <w:jc w:val="left"/>
              <w:rPr>
                <w:rFonts w:eastAsia="Meiryo UI" w:cstheme="majorHAnsi"/>
                <w:b/>
                <w:bCs/>
                <w:szCs w:val="20"/>
                <w:lang w:val="en-GB"/>
              </w:rPr>
            </w:pPr>
            <w:r w:rsidRPr="00BE1FC7">
              <w:rPr>
                <w:rFonts w:eastAsia="Meiryo UI" w:cstheme="majorHAnsi"/>
                <w:b/>
                <w:bCs/>
                <w:szCs w:val="20"/>
                <w:lang w:val="en-GB"/>
              </w:rPr>
              <w:t>Parameters (In)</w:t>
            </w:r>
          </w:p>
        </w:tc>
        <w:tc>
          <w:tcPr>
            <w:tcW w:w="1185" w:type="pct"/>
            <w:vMerge w:val="restart"/>
            <w:tcBorders>
              <w:top w:val="single" w:sz="4" w:space="0" w:color="auto"/>
              <w:left w:val="single" w:sz="4" w:space="0" w:color="auto"/>
              <w:right w:val="single" w:sz="4" w:space="0" w:color="auto"/>
            </w:tcBorders>
          </w:tcPr>
          <w:p w14:paraId="63CC7C32" w14:textId="77777777" w:rsidR="009079EC" w:rsidRPr="00EF61C1" w:rsidRDefault="009079EC" w:rsidP="001279C9">
            <w:pPr>
              <w:jc w:val="left"/>
              <w:rPr>
                <w:szCs w:val="20"/>
              </w:rPr>
            </w:pPr>
            <w:r w:rsidRPr="00EF61C1">
              <w:rPr>
                <w:szCs w:val="20"/>
              </w:rPr>
              <w:t>const uint8 *pPortData</w:t>
            </w:r>
          </w:p>
          <w:p w14:paraId="36C57C6F" w14:textId="77777777" w:rsidR="009079EC" w:rsidRPr="007D3367" w:rsidRDefault="009079EC" w:rsidP="001279C9">
            <w:pPr>
              <w:jc w:val="left"/>
              <w:rPr>
                <w:rFonts w:eastAsia="Meiryo UI" w:cstheme="majorHAnsi"/>
                <w:szCs w:val="20"/>
                <w:lang w:val="en-GB"/>
              </w:rPr>
            </w:pPr>
          </w:p>
        </w:tc>
        <w:tc>
          <w:tcPr>
            <w:tcW w:w="2932" w:type="pct"/>
            <w:gridSpan w:val="6"/>
            <w:tcBorders>
              <w:top w:val="single" w:sz="4" w:space="0" w:color="auto"/>
              <w:left w:val="single" w:sz="4" w:space="0" w:color="auto"/>
              <w:bottom w:val="single" w:sz="4" w:space="0" w:color="auto"/>
              <w:right w:val="single" w:sz="4" w:space="0" w:color="auto"/>
            </w:tcBorders>
            <w:vAlign w:val="center"/>
          </w:tcPr>
          <w:p w14:paraId="514378E1" w14:textId="77777777" w:rsidR="009079EC" w:rsidRPr="007F0552" w:rsidRDefault="009079EC" w:rsidP="001279C9">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Port Data</w:t>
            </w:r>
            <w:r w:rsidRPr="00B214F4">
              <w:rPr>
                <w:rFonts w:eastAsia="Meiryo UI" w:cstheme="majorHAnsi"/>
                <w:szCs w:val="20"/>
                <w:lang w:val="en-GB"/>
              </w:rPr>
              <w:t xml:space="preserve"> </w:t>
            </w:r>
            <w:r>
              <w:rPr>
                <w:rFonts w:eastAsia="Meiryo UI" w:cstheme="majorHAnsi"/>
                <w:szCs w:val="20"/>
                <w:lang w:val="en-GB"/>
              </w:rPr>
              <w:t>are</w:t>
            </w:r>
            <w:r w:rsidRPr="00B214F4">
              <w:rPr>
                <w:rFonts w:eastAsia="Meiryo UI" w:cstheme="majorHAnsi"/>
                <w:szCs w:val="20"/>
                <w:lang w:val="en-GB"/>
              </w:rPr>
              <w:t xml:space="preserve"> stored</w:t>
            </w:r>
          </w:p>
        </w:tc>
      </w:tr>
      <w:tr w:rsidR="009079EC" w:rsidRPr="00FF5497" w14:paraId="1B5654D7" w14:textId="77777777" w:rsidTr="00222872">
        <w:tc>
          <w:tcPr>
            <w:tcW w:w="883" w:type="pct"/>
            <w:vMerge/>
            <w:tcBorders>
              <w:left w:val="single" w:sz="4" w:space="0" w:color="auto"/>
              <w:bottom w:val="single" w:sz="4" w:space="0" w:color="auto"/>
              <w:right w:val="single" w:sz="4" w:space="0" w:color="auto"/>
            </w:tcBorders>
            <w:shd w:val="clear" w:color="auto" w:fill="D9D9D9"/>
          </w:tcPr>
          <w:p w14:paraId="089B1629" w14:textId="77777777" w:rsidR="009079EC" w:rsidRPr="00BE1FC7" w:rsidRDefault="009079EC" w:rsidP="001279C9">
            <w:pPr>
              <w:jc w:val="left"/>
              <w:rPr>
                <w:rFonts w:eastAsia="Meiryo UI" w:cstheme="majorHAnsi"/>
                <w:b/>
                <w:bCs/>
                <w:szCs w:val="20"/>
                <w:lang w:val="en-GB"/>
              </w:rPr>
            </w:pPr>
          </w:p>
        </w:tc>
        <w:tc>
          <w:tcPr>
            <w:tcW w:w="1185" w:type="pct"/>
            <w:vMerge/>
            <w:tcBorders>
              <w:left w:val="single" w:sz="4" w:space="0" w:color="auto"/>
              <w:bottom w:val="single" w:sz="4" w:space="0" w:color="auto"/>
              <w:right w:val="single" w:sz="4" w:space="0" w:color="auto"/>
            </w:tcBorders>
          </w:tcPr>
          <w:p w14:paraId="40ADCB0E" w14:textId="77777777" w:rsidR="009079EC" w:rsidRPr="00BE1FC7" w:rsidRDefault="009079EC" w:rsidP="001279C9">
            <w:pPr>
              <w:jc w:val="left"/>
              <w:rPr>
                <w:rFonts w:eastAsia="Meiryo UI" w:cstheme="majorHAnsi"/>
                <w:szCs w:val="20"/>
                <w:lang w:val="en-GB"/>
              </w:rPr>
            </w:pPr>
          </w:p>
        </w:tc>
        <w:tc>
          <w:tcPr>
            <w:tcW w:w="445" w:type="pct"/>
            <w:gridSpan w:val="3"/>
            <w:tcBorders>
              <w:top w:val="single" w:sz="4" w:space="0" w:color="auto"/>
              <w:left w:val="single" w:sz="4" w:space="0" w:color="auto"/>
              <w:bottom w:val="single" w:sz="4" w:space="0" w:color="auto"/>
              <w:right w:val="single" w:sz="4" w:space="0" w:color="auto"/>
            </w:tcBorders>
            <w:shd w:val="clear" w:color="auto" w:fill="D9D9D9"/>
          </w:tcPr>
          <w:p w14:paraId="6653BFB6" w14:textId="77777777" w:rsidR="009079EC" w:rsidRPr="00BE1FC7" w:rsidRDefault="009079EC" w:rsidP="001279C9">
            <w:pPr>
              <w:jc w:val="left"/>
              <w:rPr>
                <w:rFonts w:eastAsia="Meiryo UI" w:cstheme="majorHAnsi"/>
                <w:b/>
                <w:szCs w:val="20"/>
                <w:lang w:val="en-GB"/>
              </w:rPr>
            </w:pPr>
            <w:r w:rsidRPr="00BE1FC7">
              <w:rPr>
                <w:rFonts w:eastAsia="Meiryo UI" w:cstheme="majorHAnsi"/>
                <w:b/>
                <w:szCs w:val="20"/>
                <w:lang w:val="en-GB"/>
              </w:rPr>
              <w:t>Range</w:t>
            </w:r>
          </w:p>
        </w:tc>
        <w:tc>
          <w:tcPr>
            <w:tcW w:w="2487" w:type="pct"/>
            <w:gridSpan w:val="3"/>
            <w:tcBorders>
              <w:top w:val="single" w:sz="4" w:space="0" w:color="auto"/>
              <w:left w:val="single" w:sz="4" w:space="0" w:color="auto"/>
              <w:bottom w:val="single" w:sz="4" w:space="0" w:color="auto"/>
              <w:right w:val="single" w:sz="4" w:space="0" w:color="auto"/>
            </w:tcBorders>
          </w:tcPr>
          <w:p w14:paraId="35EE8AF9" w14:textId="77777777" w:rsidR="009079EC" w:rsidRPr="00FF5497" w:rsidRDefault="009079EC" w:rsidP="001279C9">
            <w:pPr>
              <w:jc w:val="left"/>
              <w:rPr>
                <w:szCs w:val="20"/>
                <w:lang w:val="en-GB"/>
              </w:rPr>
            </w:pPr>
            <w:r w:rsidRPr="00FF5497">
              <w:rPr>
                <w:szCs w:val="20"/>
                <w:lang w:val="en-GB"/>
              </w:rPr>
              <w:t xml:space="preserve">Not </w:t>
            </w:r>
            <w:r>
              <w:rPr>
                <w:szCs w:val="20"/>
                <w:lang w:val="en-GB"/>
              </w:rPr>
              <w:t>NULL_PTR</w:t>
            </w:r>
          </w:p>
        </w:tc>
      </w:tr>
      <w:tr w:rsidR="00212EE2" w:rsidRPr="007F0552" w14:paraId="3DBFB5D9" w14:textId="77777777" w:rsidTr="00222872">
        <w:tc>
          <w:tcPr>
            <w:tcW w:w="883" w:type="pct"/>
            <w:vMerge w:val="restart"/>
            <w:tcBorders>
              <w:top w:val="single" w:sz="4" w:space="0" w:color="auto"/>
              <w:left w:val="single" w:sz="4" w:space="0" w:color="auto"/>
              <w:right w:val="single" w:sz="4" w:space="0" w:color="auto"/>
            </w:tcBorders>
            <w:shd w:val="clear" w:color="auto" w:fill="D9D9D9"/>
            <w:hideMark/>
          </w:tcPr>
          <w:p w14:paraId="3A31D735" w14:textId="77777777" w:rsidR="00212EE2" w:rsidRPr="00BE1FC7" w:rsidRDefault="00212EE2" w:rsidP="00212EE2">
            <w:pPr>
              <w:jc w:val="left"/>
              <w:rPr>
                <w:rFonts w:eastAsia="Meiryo UI" w:cstheme="majorHAnsi"/>
                <w:b/>
                <w:bCs/>
                <w:szCs w:val="20"/>
                <w:lang w:val="en-GB"/>
              </w:rPr>
            </w:pPr>
            <w:r w:rsidRPr="00BE1FC7">
              <w:rPr>
                <w:rFonts w:eastAsia="Meiryo UI" w:cstheme="majorHAnsi"/>
                <w:b/>
                <w:bCs/>
                <w:szCs w:val="20"/>
                <w:lang w:val="en-GB"/>
              </w:rPr>
              <w:t>Parameters (In)</w:t>
            </w:r>
          </w:p>
        </w:tc>
        <w:tc>
          <w:tcPr>
            <w:tcW w:w="1191" w:type="pct"/>
            <w:gridSpan w:val="2"/>
            <w:vMerge w:val="restart"/>
            <w:tcBorders>
              <w:top w:val="single" w:sz="4" w:space="0" w:color="auto"/>
              <w:left w:val="single" w:sz="4" w:space="0" w:color="auto"/>
              <w:right w:val="single" w:sz="4" w:space="0" w:color="auto"/>
            </w:tcBorders>
          </w:tcPr>
          <w:p w14:paraId="2519EB7D" w14:textId="77777777" w:rsidR="00212EE2" w:rsidRPr="001D1576" w:rsidRDefault="00212EE2" w:rsidP="00212EE2">
            <w:pPr>
              <w:jc w:val="left"/>
              <w:rPr>
                <w:szCs w:val="20"/>
              </w:rPr>
            </w:pPr>
            <w:r w:rsidRPr="00EF61C1">
              <w:rPr>
                <w:szCs w:val="20"/>
              </w:rPr>
              <w:t>const uint32 ulDestIdx</w:t>
            </w:r>
          </w:p>
        </w:tc>
        <w:tc>
          <w:tcPr>
            <w:tcW w:w="2926" w:type="pct"/>
            <w:gridSpan w:val="5"/>
            <w:tcBorders>
              <w:top w:val="single" w:sz="4" w:space="0" w:color="auto"/>
              <w:left w:val="single" w:sz="4" w:space="0" w:color="auto"/>
              <w:bottom w:val="single" w:sz="4" w:space="0" w:color="auto"/>
              <w:right w:val="single" w:sz="4" w:space="0" w:color="auto"/>
            </w:tcBorders>
            <w:vAlign w:val="center"/>
          </w:tcPr>
          <w:p w14:paraId="6E6BEF14" w14:textId="77777777" w:rsidR="00212EE2" w:rsidRPr="007F0552" w:rsidRDefault="00212EE2" w:rsidP="00212EE2">
            <w:pPr>
              <w:jc w:val="left"/>
              <w:rPr>
                <w:rFonts w:eastAsia="Meiryo UI" w:cstheme="majorHAnsi"/>
                <w:szCs w:val="20"/>
                <w:lang w:val="en-GB"/>
              </w:rPr>
            </w:pPr>
            <w:r>
              <w:rPr>
                <w:rFonts w:eastAsia="Meiryo UI" w:cstheme="majorHAnsi"/>
                <w:szCs w:val="20"/>
                <w:lang w:val="en-GB"/>
              </w:rPr>
              <w:t>Index of Destination Rooting Table</w:t>
            </w:r>
          </w:p>
        </w:tc>
      </w:tr>
      <w:tr w:rsidR="00212EE2" w:rsidRPr="001D1576" w14:paraId="6A1AEF35" w14:textId="77777777" w:rsidTr="00222872">
        <w:tc>
          <w:tcPr>
            <w:tcW w:w="883" w:type="pct"/>
            <w:vMerge/>
            <w:tcBorders>
              <w:left w:val="single" w:sz="4" w:space="0" w:color="auto"/>
              <w:bottom w:val="single" w:sz="4" w:space="0" w:color="auto"/>
              <w:right w:val="single" w:sz="4" w:space="0" w:color="auto"/>
            </w:tcBorders>
            <w:shd w:val="clear" w:color="auto" w:fill="D9D9D9"/>
          </w:tcPr>
          <w:p w14:paraId="7EB008BD" w14:textId="77777777" w:rsidR="00212EE2" w:rsidRPr="00BE1FC7" w:rsidRDefault="00212EE2" w:rsidP="00212EE2">
            <w:pPr>
              <w:jc w:val="left"/>
              <w:rPr>
                <w:rFonts w:eastAsia="Meiryo UI" w:cstheme="majorHAnsi"/>
                <w:b/>
                <w:bCs/>
                <w:szCs w:val="20"/>
                <w:lang w:val="en-GB"/>
              </w:rPr>
            </w:pPr>
          </w:p>
        </w:tc>
        <w:tc>
          <w:tcPr>
            <w:tcW w:w="1191" w:type="pct"/>
            <w:gridSpan w:val="2"/>
            <w:vMerge/>
            <w:tcBorders>
              <w:left w:val="single" w:sz="4" w:space="0" w:color="auto"/>
              <w:bottom w:val="single" w:sz="4" w:space="0" w:color="auto"/>
              <w:right w:val="single" w:sz="4" w:space="0" w:color="auto"/>
            </w:tcBorders>
          </w:tcPr>
          <w:p w14:paraId="424C42BB" w14:textId="77777777" w:rsidR="00212EE2" w:rsidRPr="00BE1FC7" w:rsidRDefault="00212EE2" w:rsidP="00212EE2">
            <w:pPr>
              <w:jc w:val="left"/>
              <w:rPr>
                <w:rFonts w:eastAsia="Meiryo UI" w:cstheme="majorHAnsi"/>
                <w:szCs w:val="20"/>
                <w:lang w:val="en-GB"/>
              </w:rPr>
            </w:pPr>
          </w:p>
        </w:tc>
        <w:tc>
          <w:tcPr>
            <w:tcW w:w="452" w:type="pct"/>
            <w:gridSpan w:val="3"/>
            <w:tcBorders>
              <w:top w:val="single" w:sz="4" w:space="0" w:color="auto"/>
              <w:left w:val="single" w:sz="4" w:space="0" w:color="auto"/>
              <w:bottom w:val="single" w:sz="4" w:space="0" w:color="auto"/>
              <w:right w:val="single" w:sz="4" w:space="0" w:color="auto"/>
            </w:tcBorders>
            <w:shd w:val="clear" w:color="auto" w:fill="D9D9D9"/>
          </w:tcPr>
          <w:p w14:paraId="02A8D462" w14:textId="77777777" w:rsidR="00212EE2" w:rsidRPr="00BE1FC7" w:rsidRDefault="00212EE2" w:rsidP="00212EE2">
            <w:pPr>
              <w:jc w:val="left"/>
              <w:rPr>
                <w:rFonts w:eastAsia="Meiryo UI" w:cstheme="majorHAnsi"/>
                <w:b/>
                <w:szCs w:val="20"/>
                <w:lang w:val="en-GB"/>
              </w:rPr>
            </w:pPr>
            <w:r w:rsidRPr="00BE1FC7">
              <w:rPr>
                <w:rFonts w:eastAsia="Meiryo UI" w:cstheme="majorHAnsi"/>
                <w:b/>
                <w:szCs w:val="20"/>
                <w:lang w:val="en-GB"/>
              </w:rPr>
              <w:t>Range</w:t>
            </w:r>
          </w:p>
        </w:tc>
        <w:tc>
          <w:tcPr>
            <w:tcW w:w="2474" w:type="pct"/>
            <w:gridSpan w:val="2"/>
            <w:tcBorders>
              <w:top w:val="single" w:sz="4" w:space="0" w:color="auto"/>
              <w:left w:val="single" w:sz="4" w:space="0" w:color="auto"/>
              <w:bottom w:val="single" w:sz="4" w:space="0" w:color="auto"/>
              <w:right w:val="single" w:sz="4" w:space="0" w:color="auto"/>
            </w:tcBorders>
          </w:tcPr>
          <w:p w14:paraId="21E85BEA" w14:textId="063BB2D0" w:rsidR="00212EE2" w:rsidRPr="001D1576" w:rsidRDefault="00212EE2" w:rsidP="00212EE2">
            <w:pPr>
              <w:jc w:val="left"/>
              <w:rPr>
                <w:szCs w:val="20"/>
              </w:rPr>
            </w:pPr>
            <w:r>
              <w:rPr>
                <w:szCs w:val="20"/>
                <w:lang w:val="en-GB"/>
              </w:rPr>
              <w:t xml:space="preserve">0 - </w:t>
            </w:r>
            <w:r w:rsidR="00CA12FB">
              <w:rPr>
                <w:szCs w:val="20"/>
              </w:rPr>
              <w:t>(XTOETH_DEST_TABLE_ENTRY_NUM-1)</w:t>
            </w:r>
          </w:p>
        </w:tc>
      </w:tr>
      <w:tr w:rsidR="00212EE2" w:rsidRPr="007F0552" w14:paraId="27C8F1AB" w14:textId="77777777" w:rsidTr="00222872">
        <w:tc>
          <w:tcPr>
            <w:tcW w:w="883" w:type="pct"/>
            <w:vMerge w:val="restart"/>
            <w:tcBorders>
              <w:top w:val="single" w:sz="4" w:space="0" w:color="auto"/>
              <w:left w:val="single" w:sz="4" w:space="0" w:color="auto"/>
              <w:right w:val="single" w:sz="4" w:space="0" w:color="auto"/>
            </w:tcBorders>
            <w:shd w:val="clear" w:color="auto" w:fill="D9D9D9"/>
            <w:hideMark/>
          </w:tcPr>
          <w:p w14:paraId="45A0CB6D" w14:textId="77777777" w:rsidR="00212EE2" w:rsidRPr="00BE1FC7" w:rsidRDefault="00212EE2" w:rsidP="00212EE2">
            <w:pPr>
              <w:jc w:val="left"/>
              <w:rPr>
                <w:rFonts w:eastAsia="Meiryo UI" w:cstheme="majorHAnsi"/>
                <w:b/>
                <w:bCs/>
                <w:szCs w:val="20"/>
                <w:lang w:val="en-GB"/>
              </w:rPr>
            </w:pPr>
            <w:r w:rsidRPr="00BE1FC7">
              <w:rPr>
                <w:rFonts w:eastAsia="Meiryo UI" w:cstheme="majorHAnsi"/>
                <w:b/>
                <w:bCs/>
                <w:szCs w:val="20"/>
                <w:lang w:val="en-GB"/>
              </w:rPr>
              <w:lastRenderedPageBreak/>
              <w:t>Parameters (In)</w:t>
            </w:r>
          </w:p>
        </w:tc>
        <w:tc>
          <w:tcPr>
            <w:tcW w:w="1191" w:type="pct"/>
            <w:gridSpan w:val="2"/>
            <w:vMerge w:val="restart"/>
            <w:tcBorders>
              <w:top w:val="single" w:sz="4" w:space="0" w:color="auto"/>
              <w:left w:val="single" w:sz="4" w:space="0" w:color="auto"/>
              <w:right w:val="single" w:sz="4" w:space="0" w:color="auto"/>
            </w:tcBorders>
          </w:tcPr>
          <w:p w14:paraId="44A8E85E" w14:textId="77777777" w:rsidR="00212EE2" w:rsidRPr="001D1576" w:rsidRDefault="00212EE2" w:rsidP="00212EE2">
            <w:pPr>
              <w:jc w:val="left"/>
              <w:rPr>
                <w:szCs w:val="20"/>
              </w:rPr>
            </w:pPr>
            <w:r w:rsidRPr="008A7145">
              <w:rPr>
                <w:szCs w:val="20"/>
              </w:rPr>
              <w:t>const R_ProtoConv_FrameType enTypeFlags</w:t>
            </w:r>
          </w:p>
        </w:tc>
        <w:tc>
          <w:tcPr>
            <w:tcW w:w="2926" w:type="pct"/>
            <w:gridSpan w:val="5"/>
            <w:tcBorders>
              <w:top w:val="single" w:sz="4" w:space="0" w:color="auto"/>
              <w:left w:val="single" w:sz="4" w:space="0" w:color="auto"/>
              <w:bottom w:val="single" w:sz="4" w:space="0" w:color="auto"/>
              <w:right w:val="single" w:sz="4" w:space="0" w:color="auto"/>
            </w:tcBorders>
            <w:vAlign w:val="center"/>
          </w:tcPr>
          <w:p w14:paraId="1EE73AD6" w14:textId="77777777" w:rsidR="00212EE2" w:rsidRPr="007F0552" w:rsidRDefault="00212EE2" w:rsidP="00212EE2">
            <w:pPr>
              <w:jc w:val="left"/>
              <w:rPr>
                <w:rFonts w:eastAsia="Meiryo UI" w:cstheme="majorHAnsi"/>
                <w:szCs w:val="20"/>
                <w:lang w:val="en-GB"/>
              </w:rPr>
            </w:pPr>
            <w:r>
              <w:rPr>
                <w:rFonts w:eastAsia="Meiryo UI" w:cstheme="majorHAnsi"/>
                <w:szCs w:val="20"/>
                <w:lang w:val="en-GB"/>
              </w:rPr>
              <w:t>Frame Type</w:t>
            </w:r>
          </w:p>
        </w:tc>
      </w:tr>
      <w:tr w:rsidR="00212EE2" w:rsidRPr="001D1576" w14:paraId="6502833C" w14:textId="77777777" w:rsidTr="00222872">
        <w:tc>
          <w:tcPr>
            <w:tcW w:w="883" w:type="pct"/>
            <w:vMerge/>
            <w:tcBorders>
              <w:left w:val="single" w:sz="4" w:space="0" w:color="auto"/>
              <w:bottom w:val="single" w:sz="4" w:space="0" w:color="auto"/>
              <w:right w:val="single" w:sz="4" w:space="0" w:color="auto"/>
            </w:tcBorders>
            <w:shd w:val="clear" w:color="auto" w:fill="D9D9D9"/>
          </w:tcPr>
          <w:p w14:paraId="62EC035D" w14:textId="77777777" w:rsidR="00212EE2" w:rsidRPr="00BE1FC7" w:rsidRDefault="00212EE2" w:rsidP="00212EE2">
            <w:pPr>
              <w:jc w:val="left"/>
              <w:rPr>
                <w:rFonts w:eastAsia="Meiryo UI" w:cstheme="majorHAnsi"/>
                <w:b/>
                <w:bCs/>
                <w:szCs w:val="20"/>
                <w:lang w:val="en-GB"/>
              </w:rPr>
            </w:pPr>
          </w:p>
        </w:tc>
        <w:tc>
          <w:tcPr>
            <w:tcW w:w="1191" w:type="pct"/>
            <w:gridSpan w:val="2"/>
            <w:vMerge/>
            <w:tcBorders>
              <w:left w:val="single" w:sz="4" w:space="0" w:color="auto"/>
              <w:bottom w:val="single" w:sz="4" w:space="0" w:color="auto"/>
              <w:right w:val="single" w:sz="4" w:space="0" w:color="auto"/>
            </w:tcBorders>
          </w:tcPr>
          <w:p w14:paraId="1349E340" w14:textId="77777777" w:rsidR="00212EE2" w:rsidRPr="00BE1FC7" w:rsidRDefault="00212EE2" w:rsidP="00212EE2">
            <w:pPr>
              <w:jc w:val="left"/>
              <w:rPr>
                <w:rFonts w:eastAsia="Meiryo UI" w:cstheme="majorHAnsi"/>
                <w:szCs w:val="20"/>
                <w:lang w:val="en-GB"/>
              </w:rPr>
            </w:pPr>
          </w:p>
        </w:tc>
        <w:tc>
          <w:tcPr>
            <w:tcW w:w="452" w:type="pct"/>
            <w:gridSpan w:val="3"/>
            <w:tcBorders>
              <w:top w:val="single" w:sz="4" w:space="0" w:color="auto"/>
              <w:left w:val="single" w:sz="4" w:space="0" w:color="auto"/>
              <w:bottom w:val="single" w:sz="4" w:space="0" w:color="auto"/>
              <w:right w:val="single" w:sz="4" w:space="0" w:color="auto"/>
            </w:tcBorders>
            <w:shd w:val="clear" w:color="auto" w:fill="D9D9D9"/>
          </w:tcPr>
          <w:p w14:paraId="149FC746" w14:textId="77777777" w:rsidR="00212EE2" w:rsidRPr="00BE1FC7" w:rsidRDefault="00212EE2" w:rsidP="00212EE2">
            <w:pPr>
              <w:jc w:val="left"/>
              <w:rPr>
                <w:rFonts w:eastAsia="Meiryo UI" w:cstheme="majorHAnsi"/>
                <w:b/>
                <w:szCs w:val="20"/>
                <w:lang w:val="en-GB"/>
              </w:rPr>
            </w:pPr>
            <w:r w:rsidRPr="00BE1FC7">
              <w:rPr>
                <w:rFonts w:eastAsia="Meiryo UI" w:cstheme="majorHAnsi"/>
                <w:b/>
                <w:szCs w:val="20"/>
                <w:lang w:val="en-GB"/>
              </w:rPr>
              <w:t>Range</w:t>
            </w:r>
          </w:p>
        </w:tc>
        <w:tc>
          <w:tcPr>
            <w:tcW w:w="2474" w:type="pct"/>
            <w:gridSpan w:val="2"/>
            <w:tcBorders>
              <w:top w:val="single" w:sz="4" w:space="0" w:color="auto"/>
              <w:left w:val="single" w:sz="4" w:space="0" w:color="auto"/>
              <w:bottom w:val="single" w:sz="4" w:space="0" w:color="auto"/>
              <w:right w:val="single" w:sz="4" w:space="0" w:color="auto"/>
            </w:tcBorders>
          </w:tcPr>
          <w:p w14:paraId="50AC84AC" w14:textId="77777777" w:rsidR="00212EE2" w:rsidRPr="008A7145" w:rsidRDefault="00212EE2" w:rsidP="00212EE2">
            <w:pPr>
              <w:jc w:val="left"/>
              <w:rPr>
                <w:szCs w:val="20"/>
              </w:rPr>
            </w:pPr>
            <w:r w:rsidRPr="008A7145">
              <w:rPr>
                <w:szCs w:val="20"/>
              </w:rPr>
              <w:t>PROTOCONV_NORMAL_FRAME</w:t>
            </w:r>
            <w:r>
              <w:rPr>
                <w:szCs w:val="20"/>
              </w:rPr>
              <w:t xml:space="preserve"> or</w:t>
            </w:r>
          </w:p>
          <w:p w14:paraId="056A95D3" w14:textId="77777777" w:rsidR="00212EE2" w:rsidRPr="001D1576" w:rsidRDefault="00212EE2" w:rsidP="00212EE2">
            <w:pPr>
              <w:jc w:val="left"/>
              <w:rPr>
                <w:szCs w:val="20"/>
              </w:rPr>
            </w:pPr>
            <w:r w:rsidRPr="008A7145">
              <w:rPr>
                <w:szCs w:val="20"/>
              </w:rPr>
              <w:t>PROTOCONV_EMERGENCY_FRAME</w:t>
            </w:r>
          </w:p>
        </w:tc>
      </w:tr>
      <w:tr w:rsidR="009079EC" w:rsidRPr="00773260" w14:paraId="6BD8B3E3"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0507F6AD"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Parameters (In-Out)</w:t>
            </w:r>
          </w:p>
        </w:tc>
        <w:tc>
          <w:tcPr>
            <w:tcW w:w="1185" w:type="pct"/>
            <w:tcBorders>
              <w:top w:val="single" w:sz="4" w:space="0" w:color="auto"/>
              <w:left w:val="single" w:sz="4" w:space="0" w:color="auto"/>
              <w:bottom w:val="single" w:sz="4" w:space="0" w:color="auto"/>
              <w:right w:val="single" w:sz="4" w:space="0" w:color="auto"/>
            </w:tcBorders>
          </w:tcPr>
          <w:p w14:paraId="1D8F05F8" w14:textId="77777777" w:rsidR="009079EC" w:rsidRPr="00773260" w:rsidRDefault="009079EC" w:rsidP="001279C9">
            <w:pPr>
              <w:jc w:val="left"/>
              <w:rPr>
                <w:rFonts w:eastAsia="Meiryo UI" w:cstheme="majorHAnsi"/>
                <w:lang w:val="en-GB"/>
              </w:rPr>
            </w:pPr>
            <w:r w:rsidRPr="00773260">
              <w:t>N/A</w:t>
            </w:r>
          </w:p>
        </w:tc>
        <w:tc>
          <w:tcPr>
            <w:tcW w:w="2932" w:type="pct"/>
            <w:gridSpan w:val="6"/>
            <w:tcBorders>
              <w:top w:val="single" w:sz="4" w:space="0" w:color="auto"/>
              <w:left w:val="single" w:sz="4" w:space="0" w:color="auto"/>
              <w:bottom w:val="single" w:sz="4" w:space="0" w:color="auto"/>
              <w:right w:val="single" w:sz="4" w:space="0" w:color="auto"/>
            </w:tcBorders>
          </w:tcPr>
          <w:p w14:paraId="12E4BAA3" w14:textId="77777777" w:rsidR="009079EC" w:rsidRPr="00773260" w:rsidRDefault="009079EC" w:rsidP="001279C9">
            <w:pPr>
              <w:jc w:val="left"/>
              <w:rPr>
                <w:rFonts w:eastAsia="Meiryo UI" w:cstheme="majorHAnsi"/>
                <w:lang w:val="en-GB"/>
              </w:rPr>
            </w:pPr>
            <w:r w:rsidRPr="00773260">
              <w:rPr>
                <w:lang w:val="en-GB"/>
              </w:rPr>
              <w:t>-</w:t>
            </w:r>
          </w:p>
        </w:tc>
      </w:tr>
      <w:tr w:rsidR="009079EC" w:rsidRPr="00773260" w14:paraId="696091C1"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7379FFE7"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Parameters (Out)</w:t>
            </w:r>
          </w:p>
        </w:tc>
        <w:tc>
          <w:tcPr>
            <w:tcW w:w="1185" w:type="pct"/>
            <w:tcBorders>
              <w:top w:val="single" w:sz="4" w:space="0" w:color="auto"/>
              <w:left w:val="single" w:sz="4" w:space="0" w:color="auto"/>
              <w:bottom w:val="single" w:sz="4" w:space="0" w:color="auto"/>
              <w:right w:val="single" w:sz="4" w:space="0" w:color="auto"/>
            </w:tcBorders>
          </w:tcPr>
          <w:p w14:paraId="2A5B2540" w14:textId="77777777" w:rsidR="009079EC" w:rsidRPr="00773260" w:rsidRDefault="009079EC" w:rsidP="001279C9">
            <w:pPr>
              <w:jc w:val="left"/>
              <w:rPr>
                <w:rFonts w:eastAsia="Meiryo UI" w:cstheme="majorHAnsi"/>
                <w:lang w:val="en-GB"/>
              </w:rPr>
            </w:pPr>
            <w:r w:rsidRPr="00773260">
              <w:t>N/A</w:t>
            </w:r>
          </w:p>
        </w:tc>
        <w:tc>
          <w:tcPr>
            <w:tcW w:w="2932" w:type="pct"/>
            <w:gridSpan w:val="6"/>
            <w:tcBorders>
              <w:top w:val="single" w:sz="4" w:space="0" w:color="auto"/>
              <w:left w:val="single" w:sz="4" w:space="0" w:color="auto"/>
              <w:bottom w:val="single" w:sz="4" w:space="0" w:color="auto"/>
              <w:right w:val="single" w:sz="4" w:space="0" w:color="auto"/>
            </w:tcBorders>
          </w:tcPr>
          <w:p w14:paraId="05B0C41F" w14:textId="77777777" w:rsidR="009079EC" w:rsidRPr="00773260" w:rsidRDefault="009079EC" w:rsidP="001279C9">
            <w:pPr>
              <w:jc w:val="left"/>
              <w:rPr>
                <w:rFonts w:eastAsia="Meiryo UI" w:cstheme="majorHAnsi"/>
                <w:lang w:val="en-GB"/>
              </w:rPr>
            </w:pPr>
            <w:r w:rsidRPr="00773260">
              <w:rPr>
                <w:lang w:val="en-GB"/>
              </w:rPr>
              <w:t>-</w:t>
            </w:r>
          </w:p>
        </w:tc>
      </w:tr>
      <w:tr w:rsidR="009079EC" w:rsidRPr="00773260" w14:paraId="6B528EB5"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38C497AB" w14:textId="77777777" w:rsidR="009079EC" w:rsidRPr="00773260" w:rsidRDefault="009079EC" w:rsidP="001279C9">
            <w:pPr>
              <w:jc w:val="left"/>
              <w:rPr>
                <w:rFonts w:eastAsia="Meiryo UI" w:cstheme="majorHAnsi"/>
                <w:b/>
                <w:bCs/>
                <w:szCs w:val="20"/>
                <w:lang w:val="en-GB"/>
              </w:rPr>
            </w:pPr>
            <w:r w:rsidRPr="00773260">
              <w:rPr>
                <w:rFonts w:eastAsia="Meiryo UI" w:cstheme="majorHAnsi"/>
                <w:b/>
                <w:bCs/>
                <w:szCs w:val="20"/>
                <w:lang w:val="en-GB"/>
              </w:rPr>
              <w:t>Return Value</w:t>
            </w:r>
          </w:p>
        </w:tc>
        <w:tc>
          <w:tcPr>
            <w:tcW w:w="1185" w:type="pct"/>
            <w:tcBorders>
              <w:top w:val="single" w:sz="4" w:space="0" w:color="auto"/>
              <w:left w:val="single" w:sz="4" w:space="0" w:color="auto"/>
              <w:bottom w:val="single" w:sz="4" w:space="0" w:color="auto"/>
              <w:right w:val="single" w:sz="4" w:space="0" w:color="auto"/>
            </w:tcBorders>
          </w:tcPr>
          <w:p w14:paraId="68FB4CF1" w14:textId="77777777" w:rsidR="009079EC" w:rsidRPr="00773260" w:rsidRDefault="009079EC" w:rsidP="001279C9">
            <w:pPr>
              <w:jc w:val="left"/>
              <w:rPr>
                <w:rFonts w:eastAsia="Meiryo UI" w:cstheme="majorHAnsi"/>
                <w:lang w:val="en-GB"/>
              </w:rPr>
            </w:pPr>
            <w:r w:rsidRPr="00DB7A19">
              <w:t>Std_ReturnType</w:t>
            </w:r>
          </w:p>
        </w:tc>
        <w:tc>
          <w:tcPr>
            <w:tcW w:w="2932" w:type="pct"/>
            <w:gridSpan w:val="6"/>
            <w:tcBorders>
              <w:top w:val="single" w:sz="4" w:space="0" w:color="auto"/>
              <w:left w:val="single" w:sz="4" w:space="0" w:color="auto"/>
              <w:bottom w:val="single" w:sz="4" w:space="0" w:color="auto"/>
              <w:right w:val="single" w:sz="4" w:space="0" w:color="auto"/>
            </w:tcBorders>
          </w:tcPr>
          <w:p w14:paraId="0BC3A0E1" w14:textId="77777777" w:rsidR="009079EC" w:rsidRDefault="009079EC" w:rsidP="001279C9">
            <w:pPr>
              <w:jc w:val="left"/>
              <w:rPr>
                <w:lang w:val="en-GB"/>
              </w:rPr>
            </w:pPr>
            <w:r w:rsidRPr="00773260">
              <w:rPr>
                <w:rFonts w:hint="eastAsia"/>
                <w:lang w:val="en-GB"/>
              </w:rPr>
              <w:t>E_OK</w:t>
            </w:r>
          </w:p>
          <w:p w14:paraId="6AFF9DB8" w14:textId="77777777" w:rsidR="009079EC" w:rsidRPr="00773260" w:rsidRDefault="009079EC" w:rsidP="001279C9">
            <w:pPr>
              <w:jc w:val="left"/>
              <w:rPr>
                <w:lang w:val="en-GB"/>
              </w:rPr>
            </w:pPr>
            <w:r>
              <w:rPr>
                <w:lang w:val="en-GB"/>
              </w:rPr>
              <w:t>E_NOT_OK</w:t>
            </w:r>
          </w:p>
        </w:tc>
      </w:tr>
      <w:tr w:rsidR="009079EC" w:rsidRPr="00773260" w14:paraId="7AF7D102"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5939A120" w14:textId="77777777" w:rsidR="009079EC" w:rsidRPr="00773260" w:rsidRDefault="009079EC" w:rsidP="001279C9">
            <w:pPr>
              <w:jc w:val="left"/>
              <w:rPr>
                <w:rFonts w:cs="Arial"/>
                <w:b/>
                <w:bCs/>
                <w:szCs w:val="20"/>
              </w:rPr>
            </w:pPr>
            <w:r w:rsidRPr="00773260">
              <w:rPr>
                <w:rFonts w:cs="Arial"/>
                <w:b/>
                <w:bCs/>
                <w:szCs w:val="20"/>
              </w:rPr>
              <w:t>Description</w:t>
            </w:r>
          </w:p>
        </w:tc>
        <w:tc>
          <w:tcPr>
            <w:tcW w:w="4117" w:type="pct"/>
            <w:gridSpan w:val="7"/>
            <w:tcBorders>
              <w:top w:val="single" w:sz="4" w:space="0" w:color="auto"/>
              <w:left w:val="single" w:sz="4" w:space="0" w:color="auto"/>
              <w:bottom w:val="single" w:sz="4" w:space="0" w:color="auto"/>
              <w:right w:val="single" w:sz="4" w:space="0" w:color="auto"/>
            </w:tcBorders>
          </w:tcPr>
          <w:p w14:paraId="35EC23D8" w14:textId="77777777" w:rsidR="00DE74F2" w:rsidRDefault="00DE74F2" w:rsidP="00DE74F2">
            <w:pPr>
              <w:jc w:val="left"/>
            </w:pPr>
            <w:r>
              <w:t xml:space="preserve">1-1. Get PORT data information from Parameter usLength, pPortData, </w:t>
            </w:r>
          </w:p>
          <w:p w14:paraId="3F27DE86" w14:textId="77777777" w:rsidR="00DE74F2" w:rsidRDefault="00DE74F2" w:rsidP="00DE74F2">
            <w:pPr>
              <w:jc w:val="left"/>
            </w:pPr>
            <w:r>
              <w:t>1-2. Obtain the Ethernet destination information by retrieving the argument ulDestIdx.</w:t>
            </w:r>
          </w:p>
          <w:p w14:paraId="77909856" w14:textId="77777777" w:rsidR="00DE74F2" w:rsidRDefault="00DE74F2" w:rsidP="00DE74F2">
            <w:pPr>
              <w:jc w:val="left"/>
            </w:pPr>
          </w:p>
          <w:p w14:paraId="01311D66" w14:textId="77777777" w:rsidR="00DE74F2" w:rsidRDefault="00DE74F2" w:rsidP="00DE74F2">
            <w:pPr>
              <w:jc w:val="left"/>
            </w:pPr>
            <w:r>
              <w:t>The following processing is performed according to the PORT to Ethernet conversion type.</w:t>
            </w:r>
          </w:p>
          <w:p w14:paraId="544172CC" w14:textId="77777777" w:rsidR="00DE74F2" w:rsidRDefault="00DE74F2" w:rsidP="00DE74F2">
            <w:pPr>
              <w:jc w:val="left"/>
            </w:pPr>
            <w:r>
              <w:t>[In case of Basic Type]</w:t>
            </w:r>
          </w:p>
          <w:p w14:paraId="6DDDE469" w14:textId="77777777" w:rsidR="00DE74F2" w:rsidRDefault="00DE74F2" w:rsidP="00DE74F2">
            <w:pPr>
              <w:jc w:val="left"/>
            </w:pPr>
            <w:r>
              <w:t>2-1. Add PORT frame to PORT Rx Buffer.</w:t>
            </w:r>
          </w:p>
          <w:p w14:paraId="74906F73" w14:textId="198C990B" w:rsidR="00DE74F2" w:rsidRDefault="00DE74F2" w:rsidP="00DE74F2">
            <w:pPr>
              <w:jc w:val="left"/>
            </w:pPr>
            <w:r>
              <w:t>2-2. Store Ethernet destination information as Ethernet header in Ethernet Tx Buffer.</w:t>
            </w:r>
          </w:p>
          <w:p w14:paraId="641090C7" w14:textId="41D80CBE" w:rsidR="00DE74F2" w:rsidRDefault="00DE74F2" w:rsidP="00DE74F2">
            <w:pPr>
              <w:jc w:val="left"/>
            </w:pPr>
            <w:r>
              <w:t>2-3. Store the data in the PORT Rx Buffer in the Ethernet Tx Buffer.</w:t>
            </w:r>
          </w:p>
          <w:p w14:paraId="6A8F01D3" w14:textId="77777777" w:rsidR="00DE74F2" w:rsidRDefault="00DE74F2" w:rsidP="00DE74F2">
            <w:pPr>
              <w:jc w:val="left"/>
            </w:pPr>
            <w:r>
              <w:t>2-4. Execute ProtoConv_EthTransmitUserDef() NOTE2</w:t>
            </w:r>
          </w:p>
          <w:p w14:paraId="0B45EC33" w14:textId="77777777" w:rsidR="00DE74F2" w:rsidRDefault="00DE74F2" w:rsidP="00DE74F2">
            <w:pPr>
              <w:jc w:val="left"/>
            </w:pPr>
            <w:r>
              <w:t>2-5. END</w:t>
            </w:r>
          </w:p>
          <w:p w14:paraId="14830D43" w14:textId="77777777" w:rsidR="00DE74F2" w:rsidRDefault="00DE74F2" w:rsidP="00DE74F2">
            <w:pPr>
              <w:jc w:val="left"/>
            </w:pPr>
          </w:p>
          <w:p w14:paraId="02A087AE" w14:textId="77777777" w:rsidR="00DE74F2" w:rsidRDefault="00DE74F2" w:rsidP="00DE74F2">
            <w:pPr>
              <w:jc w:val="left"/>
            </w:pPr>
            <w:r>
              <w:t>[In case of Buffer Type]</w:t>
            </w:r>
          </w:p>
          <w:p w14:paraId="6381C47F" w14:textId="77777777" w:rsidR="00DE74F2" w:rsidRDefault="00DE74F2" w:rsidP="00DE74F2">
            <w:pPr>
              <w:jc w:val="left"/>
            </w:pPr>
            <w:r>
              <w:t>[PORT frame is an Emergency frame]</w:t>
            </w:r>
          </w:p>
          <w:p w14:paraId="045C3561" w14:textId="77777777" w:rsidR="00DE74F2" w:rsidRDefault="00DE74F2" w:rsidP="00DE74F2">
            <w:pPr>
              <w:jc w:val="left"/>
            </w:pPr>
            <w:r>
              <w:t>2-1. Add PORT frame to PORT Rx Buffer.</w:t>
            </w:r>
          </w:p>
          <w:p w14:paraId="60786A4E" w14:textId="186DB562" w:rsidR="00DE74F2" w:rsidRDefault="00DE74F2" w:rsidP="00DE74F2">
            <w:pPr>
              <w:jc w:val="left"/>
            </w:pPr>
            <w:r>
              <w:t>2-2. Store Ethernet destination information as Ethernet header in Ethernet Tx Buffer.</w:t>
            </w:r>
          </w:p>
          <w:p w14:paraId="069328A7" w14:textId="43D43AB5" w:rsidR="00DE74F2" w:rsidRDefault="00DE74F2" w:rsidP="00DE74F2">
            <w:pPr>
              <w:jc w:val="left"/>
            </w:pPr>
            <w:r>
              <w:t>2-3. Store the data in the PORT Rx Buffer in the Ethernet Tx Buffer.</w:t>
            </w:r>
          </w:p>
          <w:p w14:paraId="568B3AE0" w14:textId="77777777" w:rsidR="00DE74F2" w:rsidRDefault="00DE74F2" w:rsidP="00DE74F2">
            <w:pPr>
              <w:jc w:val="left"/>
            </w:pPr>
            <w:r>
              <w:t>2-4. Execute ProtoConv_EthTransmitUserDef() NOTE2</w:t>
            </w:r>
          </w:p>
          <w:p w14:paraId="365E83A9" w14:textId="77777777" w:rsidR="00DE74F2" w:rsidRDefault="00DE74F2" w:rsidP="00DE74F2">
            <w:pPr>
              <w:jc w:val="left"/>
            </w:pPr>
            <w:r>
              <w:t>2-5. END</w:t>
            </w:r>
          </w:p>
          <w:p w14:paraId="62EDAD87" w14:textId="77777777" w:rsidR="00DE74F2" w:rsidRDefault="00DE74F2" w:rsidP="00DE74F2">
            <w:pPr>
              <w:jc w:val="left"/>
            </w:pPr>
          </w:p>
          <w:p w14:paraId="53270AA7" w14:textId="77777777" w:rsidR="00DE74F2" w:rsidRDefault="00DE74F2" w:rsidP="00DE74F2">
            <w:pPr>
              <w:jc w:val="left"/>
            </w:pPr>
            <w:r>
              <w:t>[PORT frame is not an Emergency frame]</w:t>
            </w:r>
          </w:p>
          <w:p w14:paraId="1BD0971D" w14:textId="3FDCFDE2" w:rsidR="00DE74F2" w:rsidRDefault="00DE74F2" w:rsidP="00DE74F2">
            <w:pPr>
              <w:jc w:val="left"/>
            </w:pPr>
            <w:r>
              <w:t>When Buffer overflows if adding the next PORT frame to the Mix Rx buffer, Step 2-1 ~ 2-3 is performed to send the Ethernet frame that has already been stored.</w:t>
            </w:r>
          </w:p>
          <w:p w14:paraId="2C420356" w14:textId="1C048F8F" w:rsidR="00DE74F2" w:rsidRDefault="00DE74F2" w:rsidP="00DE74F2">
            <w:pPr>
              <w:jc w:val="left"/>
            </w:pPr>
            <w:r>
              <w:t>2-1. Store the Ethernet destination information as Ethernet header in Ethernet Tx Buffer.</w:t>
            </w:r>
          </w:p>
          <w:p w14:paraId="7B86BEE0" w14:textId="76042D39" w:rsidR="00DE74F2" w:rsidRDefault="00DE74F2" w:rsidP="00DE74F2">
            <w:pPr>
              <w:jc w:val="left"/>
            </w:pPr>
            <w:r>
              <w:t>2-2. Store the data in the Mix Rx Buffer to the Ethernet Tx Buffer.</w:t>
            </w:r>
          </w:p>
          <w:p w14:paraId="7B557FE6" w14:textId="77777777" w:rsidR="00DE74F2" w:rsidRDefault="00DE74F2" w:rsidP="00DE74F2">
            <w:pPr>
              <w:jc w:val="left"/>
            </w:pPr>
            <w:r>
              <w:t>2-3. Execute ProtoConv_EthTransmitUserDef(). NOTE2</w:t>
            </w:r>
          </w:p>
          <w:p w14:paraId="1A188362" w14:textId="77777777" w:rsidR="00DE74F2" w:rsidRDefault="00DE74F2" w:rsidP="00DE74F2">
            <w:pPr>
              <w:jc w:val="left"/>
            </w:pPr>
          </w:p>
          <w:p w14:paraId="3974FE93" w14:textId="1947E077" w:rsidR="00DE74F2" w:rsidRDefault="00DE74F2" w:rsidP="00DE74F2">
            <w:pPr>
              <w:jc w:val="left"/>
            </w:pPr>
            <w:r>
              <w:t>3-1. Add PORT frames to the Mix Rx Buffer.</w:t>
            </w:r>
          </w:p>
          <w:p w14:paraId="58571B2D" w14:textId="77777777" w:rsidR="00DE74F2" w:rsidRDefault="00DE74F2" w:rsidP="00DE74F2">
            <w:pPr>
              <w:jc w:val="left"/>
            </w:pPr>
            <w:r>
              <w:rPr>
                <w:rFonts w:hint="eastAsia"/>
              </w:rPr>
              <w:t>When one of the transmission conditions</w:t>
            </w:r>
            <w:r>
              <w:rPr>
                <w:rFonts w:hint="eastAsia"/>
              </w:rPr>
              <w:t>※</w:t>
            </w:r>
            <w:r>
              <w:rPr>
                <w:rFonts w:hint="eastAsia"/>
              </w:rPr>
              <w:t>1 is satisfied, Step 3-2 ~ 3-4 is performed to send the Ethernet frame.</w:t>
            </w:r>
          </w:p>
          <w:p w14:paraId="20BA7C05" w14:textId="757AF956" w:rsidR="00DE74F2" w:rsidRDefault="00DE74F2" w:rsidP="00DE74F2">
            <w:pPr>
              <w:jc w:val="left"/>
            </w:pPr>
            <w:r>
              <w:t>3-2. Store the Ethernet destination information as an Ethernet header in the Ethernet Tx Buffer.</w:t>
            </w:r>
          </w:p>
          <w:p w14:paraId="2D348A29" w14:textId="09BC5CB8" w:rsidR="00DE74F2" w:rsidRDefault="00DE74F2" w:rsidP="00DE74F2">
            <w:pPr>
              <w:jc w:val="left"/>
            </w:pPr>
            <w:r>
              <w:t>3-3. Store the data in the Mix Rx Buffer is stored in the Ethernet Tx Buffer.</w:t>
            </w:r>
          </w:p>
          <w:p w14:paraId="53A4FF2A" w14:textId="77777777" w:rsidR="00DE74F2" w:rsidRDefault="00DE74F2" w:rsidP="00DE74F2">
            <w:pPr>
              <w:jc w:val="left"/>
            </w:pPr>
            <w:r>
              <w:t>3-4. Execute ProtoConv_EthTransmitUserDef(). NOTE2</w:t>
            </w:r>
          </w:p>
          <w:p w14:paraId="7BDDD7E7" w14:textId="77777777" w:rsidR="00DE74F2" w:rsidRDefault="00DE74F2" w:rsidP="00DE74F2">
            <w:pPr>
              <w:jc w:val="left"/>
            </w:pPr>
            <w:r>
              <w:t>3-5. END</w:t>
            </w:r>
          </w:p>
          <w:p w14:paraId="08B0BD78" w14:textId="77777777" w:rsidR="00DE74F2" w:rsidRDefault="00DE74F2" w:rsidP="00DE74F2">
            <w:pPr>
              <w:jc w:val="left"/>
            </w:pPr>
          </w:p>
          <w:p w14:paraId="7F616481" w14:textId="77777777" w:rsidR="00DE74F2" w:rsidRDefault="00DE74F2" w:rsidP="00DE74F2">
            <w:pPr>
              <w:jc w:val="left"/>
            </w:pPr>
            <w:r>
              <w:t>If the process ends normally, E_OK is returned.</w:t>
            </w:r>
          </w:p>
          <w:p w14:paraId="5659A6BE" w14:textId="77777777" w:rsidR="00DE74F2" w:rsidRDefault="00DE74F2" w:rsidP="00DE74F2">
            <w:pPr>
              <w:jc w:val="left"/>
            </w:pPr>
          </w:p>
          <w:p w14:paraId="485EA6DB" w14:textId="77777777" w:rsidR="00DE74F2" w:rsidRDefault="00DE74F2" w:rsidP="00DE74F2">
            <w:pPr>
              <w:jc w:val="left"/>
            </w:pPr>
            <w:r>
              <w:t>NOTE1: When the TSCF format is generated, Execute ProtoConv_GetTimeUserDef() to acquire the time used for the timestamp, and if the acquisition is successful, set the timestamp in the header information. If it fails, the timestamp invalidity flag is set in the header information.</w:t>
            </w:r>
          </w:p>
          <w:p w14:paraId="7234059C" w14:textId="77777777" w:rsidR="00DE74F2" w:rsidRDefault="00DE74F2" w:rsidP="00DE74F2">
            <w:pPr>
              <w:jc w:val="left"/>
            </w:pPr>
          </w:p>
          <w:p w14:paraId="50C81AA5" w14:textId="77777777" w:rsidR="00DE74F2" w:rsidRDefault="00DE74F2" w:rsidP="00DE74F2">
            <w:pPr>
              <w:jc w:val="left"/>
            </w:pPr>
            <w:r>
              <w:t>NOTE2: If the function ProtoConv_EthTransmitUserDef() returns an error, this API returns E_NOT_OK, report DET error PROTOCONV_E_TRANS (if PROTOCONV_DEV_ERROR_DETECT == STD_ON) and exits.</w:t>
            </w:r>
          </w:p>
          <w:p w14:paraId="27B31837" w14:textId="77777777" w:rsidR="00DE74F2" w:rsidRDefault="00DE74F2" w:rsidP="00DE74F2">
            <w:pPr>
              <w:jc w:val="left"/>
            </w:pPr>
          </w:p>
          <w:p w14:paraId="1CB4BB84" w14:textId="77777777" w:rsidR="00DE74F2" w:rsidRDefault="00DE74F2" w:rsidP="00DE74F2">
            <w:pPr>
              <w:jc w:val="left"/>
            </w:pPr>
            <w:r>
              <w:t>NOTE3: The receive buffer add and transmit processes are interrupt disabled using ProtoConv_EnterCriticalUserDef() and ProtoConv_ExitCriticalUserDef().</w:t>
            </w:r>
          </w:p>
          <w:p w14:paraId="5C8A8002" w14:textId="77777777" w:rsidR="00DE74F2" w:rsidRDefault="00DE74F2" w:rsidP="00DE74F2">
            <w:pPr>
              <w:jc w:val="left"/>
            </w:pPr>
          </w:p>
          <w:p w14:paraId="3CB15ADE" w14:textId="485DAA63" w:rsidR="009079EC" w:rsidRPr="00773260" w:rsidRDefault="00DE74F2" w:rsidP="00DE74F2">
            <w:pPr>
              <w:jc w:val="left"/>
            </w:pPr>
            <w:r>
              <w:rPr>
                <w:rFonts w:hint="eastAsia"/>
              </w:rPr>
              <w:lastRenderedPageBreak/>
              <w:t>NOTE4: If a VLAN ID is set in the searched LIN to Ethernet Routing Table (VLAN ID</w:t>
            </w:r>
            <w:r>
              <w:rPr>
                <w:rFonts w:hint="eastAsia"/>
              </w:rPr>
              <w:t>≠</w:t>
            </w:r>
            <w:r>
              <w:rPr>
                <w:rFonts w:hint="eastAsia"/>
              </w:rPr>
              <w:t>0), the same VLAN ID is set in the Ethernet header.</w:t>
            </w:r>
          </w:p>
        </w:tc>
      </w:tr>
      <w:tr w:rsidR="009079EC" w:rsidRPr="00773260" w14:paraId="22060755"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101A3C2E" w14:textId="77777777" w:rsidR="009079EC" w:rsidRPr="00773260" w:rsidRDefault="009079EC" w:rsidP="001279C9">
            <w:pPr>
              <w:jc w:val="left"/>
              <w:rPr>
                <w:rFonts w:cs="Arial"/>
                <w:b/>
                <w:bCs/>
                <w:szCs w:val="20"/>
              </w:rPr>
            </w:pPr>
            <w:r w:rsidRPr="00773260">
              <w:rPr>
                <w:rFonts w:cs="Arial"/>
                <w:b/>
                <w:bCs/>
                <w:szCs w:val="20"/>
              </w:rPr>
              <w:t>Preconditions</w:t>
            </w:r>
          </w:p>
        </w:tc>
        <w:tc>
          <w:tcPr>
            <w:tcW w:w="4117" w:type="pct"/>
            <w:gridSpan w:val="7"/>
            <w:tcBorders>
              <w:top w:val="single" w:sz="4" w:space="0" w:color="auto"/>
              <w:left w:val="single" w:sz="4" w:space="0" w:color="auto"/>
              <w:bottom w:val="single" w:sz="4" w:space="0" w:color="auto"/>
              <w:right w:val="single" w:sz="4" w:space="0" w:color="auto"/>
            </w:tcBorders>
          </w:tcPr>
          <w:p w14:paraId="59836D54" w14:textId="77777777" w:rsidR="009079EC" w:rsidRPr="00773260" w:rsidRDefault="009079EC" w:rsidP="001279C9">
            <w:pPr>
              <w:jc w:val="left"/>
            </w:pPr>
            <w:r w:rsidRPr="00773260">
              <w:t>Initialized state</w:t>
            </w:r>
          </w:p>
        </w:tc>
      </w:tr>
      <w:tr w:rsidR="009079EC" w:rsidRPr="00773260" w14:paraId="588F0CE7" w14:textId="77777777" w:rsidTr="00222872">
        <w:tc>
          <w:tcPr>
            <w:tcW w:w="883" w:type="pct"/>
            <w:tcBorders>
              <w:top w:val="single" w:sz="4" w:space="0" w:color="auto"/>
              <w:left w:val="single" w:sz="4" w:space="0" w:color="auto"/>
              <w:bottom w:val="single" w:sz="4" w:space="0" w:color="auto"/>
              <w:right w:val="single" w:sz="4" w:space="0" w:color="auto"/>
            </w:tcBorders>
            <w:shd w:val="clear" w:color="auto" w:fill="D9D9D9"/>
            <w:hideMark/>
          </w:tcPr>
          <w:p w14:paraId="5C541D39" w14:textId="77777777" w:rsidR="009079EC" w:rsidRPr="00773260" w:rsidRDefault="009079EC" w:rsidP="001279C9">
            <w:pPr>
              <w:jc w:val="left"/>
              <w:rPr>
                <w:rFonts w:cs="Arial"/>
                <w:b/>
                <w:bCs/>
                <w:szCs w:val="20"/>
              </w:rPr>
            </w:pPr>
            <w:r w:rsidRPr="00773260">
              <w:rPr>
                <w:rFonts w:cs="Arial"/>
                <w:b/>
                <w:bCs/>
                <w:szCs w:val="20"/>
              </w:rPr>
              <w:t>Remarks</w:t>
            </w:r>
          </w:p>
        </w:tc>
        <w:tc>
          <w:tcPr>
            <w:tcW w:w="4117" w:type="pct"/>
            <w:gridSpan w:val="7"/>
            <w:tcBorders>
              <w:top w:val="single" w:sz="4" w:space="0" w:color="auto"/>
              <w:left w:val="single" w:sz="4" w:space="0" w:color="auto"/>
              <w:bottom w:val="single" w:sz="4" w:space="0" w:color="auto"/>
              <w:right w:val="single" w:sz="4" w:space="0" w:color="auto"/>
            </w:tcBorders>
          </w:tcPr>
          <w:p w14:paraId="21F1E947" w14:textId="77777777" w:rsidR="009079EC" w:rsidRPr="00773260" w:rsidRDefault="009079EC" w:rsidP="001279C9">
            <w:pPr>
              <w:jc w:val="left"/>
            </w:pPr>
            <w:r w:rsidRPr="0058719C">
              <w:t>For Port, Basic and buffer mode is the same</w:t>
            </w:r>
            <w:r>
              <w:t xml:space="preserve"> process.</w:t>
            </w:r>
          </w:p>
        </w:tc>
      </w:tr>
      <w:tr w:rsidR="00892A1A" w:rsidRPr="00773260" w14:paraId="572AE0F3" w14:textId="77777777" w:rsidTr="00222872">
        <w:trPr>
          <w:trHeight w:val="64"/>
        </w:trPr>
        <w:tc>
          <w:tcPr>
            <w:tcW w:w="883" w:type="pct"/>
            <w:vMerge w:val="restart"/>
            <w:tcBorders>
              <w:top w:val="single" w:sz="4" w:space="0" w:color="auto"/>
              <w:left w:val="single" w:sz="4" w:space="0" w:color="auto"/>
              <w:right w:val="single" w:sz="4" w:space="0" w:color="auto"/>
            </w:tcBorders>
            <w:shd w:val="clear" w:color="auto" w:fill="D9D9D9"/>
          </w:tcPr>
          <w:p w14:paraId="02EED808" w14:textId="77777777" w:rsidR="00892A1A" w:rsidRPr="00773260" w:rsidRDefault="00892A1A" w:rsidP="00892A1A">
            <w:pPr>
              <w:jc w:val="left"/>
              <w:rPr>
                <w:rFonts w:cs="Arial"/>
                <w:b/>
                <w:bCs/>
                <w:szCs w:val="20"/>
              </w:rPr>
            </w:pPr>
            <w:r w:rsidRPr="006F260B">
              <w:rPr>
                <w:rFonts w:cs="Arial"/>
                <w:b/>
                <w:bCs/>
                <w:szCs w:val="20"/>
              </w:rPr>
              <w:t>DET/DEM Errors Handled</w:t>
            </w:r>
          </w:p>
        </w:tc>
        <w:tc>
          <w:tcPr>
            <w:tcW w:w="2289" w:type="pct"/>
            <w:gridSpan w:val="6"/>
            <w:tcBorders>
              <w:top w:val="single" w:sz="4" w:space="0" w:color="auto"/>
              <w:left w:val="single" w:sz="4" w:space="0" w:color="auto"/>
              <w:bottom w:val="single" w:sz="4" w:space="0" w:color="auto"/>
              <w:right w:val="single" w:sz="4" w:space="0" w:color="auto"/>
            </w:tcBorders>
          </w:tcPr>
          <w:p w14:paraId="1FE263C7" w14:textId="3960000F" w:rsidR="00892A1A" w:rsidRPr="00773260" w:rsidRDefault="00892A1A" w:rsidP="00892A1A">
            <w:pPr>
              <w:jc w:val="left"/>
            </w:pPr>
            <w:r>
              <w:rPr>
                <w:rFonts w:cs="Arial"/>
                <w:color w:val="000000"/>
                <w:szCs w:val="20"/>
              </w:rPr>
              <w:t>PROTOCONV</w:t>
            </w:r>
            <w:r w:rsidRPr="006E6BFD">
              <w:rPr>
                <w:rFonts w:cs="Arial"/>
                <w:color w:val="000000"/>
                <w:szCs w:val="20"/>
              </w:rPr>
              <w:t>_E_INV_PARAM</w:t>
            </w:r>
          </w:p>
        </w:tc>
        <w:tc>
          <w:tcPr>
            <w:tcW w:w="1828" w:type="pct"/>
            <w:tcBorders>
              <w:top w:val="single" w:sz="4" w:space="0" w:color="auto"/>
              <w:left w:val="single" w:sz="4" w:space="0" w:color="auto"/>
              <w:bottom w:val="single" w:sz="4" w:space="0" w:color="auto"/>
              <w:right w:val="single" w:sz="4" w:space="0" w:color="auto"/>
            </w:tcBorders>
          </w:tcPr>
          <w:p w14:paraId="4B1A9DF7" w14:textId="191D23E5" w:rsidR="00892A1A" w:rsidRPr="00773260" w:rsidRDefault="00892A1A" w:rsidP="00892A1A">
            <w:pPr>
              <w:jc w:val="left"/>
            </w:pPr>
            <w:r>
              <w:rPr>
                <w:szCs w:val="20"/>
              </w:rPr>
              <w:t>Invalid</w:t>
            </w:r>
            <w:r w:rsidRPr="006E6BFD">
              <w:rPr>
                <w:szCs w:val="20"/>
              </w:rPr>
              <w:t xml:space="preserve"> parameter passed to the APIs</w:t>
            </w:r>
          </w:p>
        </w:tc>
      </w:tr>
      <w:tr w:rsidR="00892A1A" w:rsidRPr="00773260" w14:paraId="67403137" w14:textId="77777777" w:rsidTr="00222872">
        <w:trPr>
          <w:trHeight w:val="62"/>
        </w:trPr>
        <w:tc>
          <w:tcPr>
            <w:tcW w:w="883" w:type="pct"/>
            <w:vMerge/>
            <w:tcBorders>
              <w:left w:val="single" w:sz="4" w:space="0" w:color="auto"/>
              <w:right w:val="single" w:sz="4" w:space="0" w:color="auto"/>
            </w:tcBorders>
            <w:shd w:val="clear" w:color="auto" w:fill="D9D9D9"/>
          </w:tcPr>
          <w:p w14:paraId="2304AA6A" w14:textId="77777777" w:rsidR="00892A1A" w:rsidRPr="00773260" w:rsidRDefault="00892A1A" w:rsidP="00892A1A">
            <w:pPr>
              <w:jc w:val="left"/>
              <w:rPr>
                <w:rFonts w:cs="Arial"/>
                <w:b/>
                <w:bCs/>
                <w:szCs w:val="20"/>
              </w:rPr>
            </w:pPr>
          </w:p>
        </w:tc>
        <w:tc>
          <w:tcPr>
            <w:tcW w:w="2289" w:type="pct"/>
            <w:gridSpan w:val="6"/>
            <w:tcBorders>
              <w:top w:val="single" w:sz="4" w:space="0" w:color="auto"/>
              <w:left w:val="single" w:sz="4" w:space="0" w:color="auto"/>
              <w:bottom w:val="single" w:sz="4" w:space="0" w:color="auto"/>
              <w:right w:val="single" w:sz="4" w:space="0" w:color="auto"/>
            </w:tcBorders>
          </w:tcPr>
          <w:p w14:paraId="050A59B6" w14:textId="4EFD301C" w:rsidR="00892A1A" w:rsidRPr="00773260" w:rsidRDefault="00892A1A" w:rsidP="00892A1A">
            <w:pPr>
              <w:jc w:val="left"/>
            </w:pPr>
            <w:r>
              <w:rPr>
                <w:rFonts w:cs="Arial"/>
                <w:color w:val="000000"/>
                <w:szCs w:val="20"/>
              </w:rPr>
              <w:t>PROTOCONV</w:t>
            </w:r>
            <w:r w:rsidRPr="00D46B12">
              <w:rPr>
                <w:rFonts w:cs="Arial"/>
                <w:color w:val="000000"/>
                <w:szCs w:val="20"/>
              </w:rPr>
              <w:t>_E_MATCH</w:t>
            </w:r>
          </w:p>
        </w:tc>
        <w:tc>
          <w:tcPr>
            <w:tcW w:w="1828" w:type="pct"/>
            <w:tcBorders>
              <w:top w:val="single" w:sz="4" w:space="0" w:color="auto"/>
              <w:left w:val="single" w:sz="4" w:space="0" w:color="auto"/>
              <w:bottom w:val="single" w:sz="4" w:space="0" w:color="auto"/>
              <w:right w:val="single" w:sz="4" w:space="0" w:color="auto"/>
            </w:tcBorders>
          </w:tcPr>
          <w:p w14:paraId="79204D3E" w14:textId="3A01E819" w:rsidR="00892A1A" w:rsidRPr="00773260" w:rsidRDefault="00892A1A" w:rsidP="00892A1A">
            <w:pPr>
              <w:jc w:val="left"/>
            </w:pPr>
            <w:r w:rsidRPr="00D46B12">
              <w:rPr>
                <w:rFonts w:cs="Arial"/>
                <w:color w:val="000000"/>
                <w:szCs w:val="20"/>
              </w:rPr>
              <w:t>Unmatched Table Error (Routing Table)</w:t>
            </w:r>
          </w:p>
        </w:tc>
      </w:tr>
      <w:tr w:rsidR="00892A1A" w:rsidRPr="00773260" w14:paraId="22030100" w14:textId="77777777" w:rsidTr="00222872">
        <w:trPr>
          <w:trHeight w:val="62"/>
        </w:trPr>
        <w:tc>
          <w:tcPr>
            <w:tcW w:w="883" w:type="pct"/>
            <w:vMerge/>
            <w:tcBorders>
              <w:left w:val="single" w:sz="4" w:space="0" w:color="auto"/>
              <w:right w:val="single" w:sz="4" w:space="0" w:color="auto"/>
            </w:tcBorders>
            <w:shd w:val="clear" w:color="auto" w:fill="D9D9D9"/>
          </w:tcPr>
          <w:p w14:paraId="048F9251" w14:textId="77777777" w:rsidR="00892A1A" w:rsidRPr="00773260" w:rsidRDefault="00892A1A" w:rsidP="00892A1A">
            <w:pPr>
              <w:jc w:val="left"/>
              <w:rPr>
                <w:rFonts w:cs="Arial"/>
                <w:b/>
                <w:bCs/>
                <w:szCs w:val="20"/>
              </w:rPr>
            </w:pPr>
          </w:p>
        </w:tc>
        <w:tc>
          <w:tcPr>
            <w:tcW w:w="2289" w:type="pct"/>
            <w:gridSpan w:val="6"/>
            <w:tcBorders>
              <w:top w:val="single" w:sz="4" w:space="0" w:color="auto"/>
              <w:left w:val="single" w:sz="4" w:space="0" w:color="auto"/>
              <w:bottom w:val="single" w:sz="4" w:space="0" w:color="auto"/>
              <w:right w:val="single" w:sz="4" w:space="0" w:color="auto"/>
            </w:tcBorders>
          </w:tcPr>
          <w:p w14:paraId="12ECE94C" w14:textId="7631D8E7" w:rsidR="00892A1A" w:rsidRDefault="00892A1A" w:rsidP="00892A1A">
            <w:pPr>
              <w:jc w:val="left"/>
              <w:rPr>
                <w:rFonts w:cs="Arial"/>
                <w:color w:val="000000"/>
                <w:szCs w:val="20"/>
              </w:rPr>
            </w:pPr>
            <w:r>
              <w:rPr>
                <w:rFonts w:cs="Arial"/>
                <w:color w:val="000000"/>
                <w:szCs w:val="20"/>
              </w:rPr>
              <w:t>PROTOCONV</w:t>
            </w:r>
            <w:r w:rsidRPr="00D46B12">
              <w:rPr>
                <w:rFonts w:cs="Arial"/>
                <w:color w:val="000000"/>
                <w:szCs w:val="20"/>
              </w:rPr>
              <w:t>_E_TRANS</w:t>
            </w:r>
          </w:p>
        </w:tc>
        <w:tc>
          <w:tcPr>
            <w:tcW w:w="1828" w:type="pct"/>
            <w:tcBorders>
              <w:top w:val="single" w:sz="4" w:space="0" w:color="auto"/>
              <w:left w:val="single" w:sz="4" w:space="0" w:color="auto"/>
              <w:bottom w:val="single" w:sz="4" w:space="0" w:color="auto"/>
              <w:right w:val="single" w:sz="4" w:space="0" w:color="auto"/>
            </w:tcBorders>
          </w:tcPr>
          <w:p w14:paraId="25BEC11B" w14:textId="715AFD3E" w:rsidR="00892A1A" w:rsidRDefault="00892A1A" w:rsidP="00892A1A">
            <w:pPr>
              <w:jc w:val="left"/>
              <w:rPr>
                <w:rFonts w:cs="Arial"/>
                <w:color w:val="000000"/>
                <w:szCs w:val="20"/>
              </w:rPr>
            </w:pPr>
            <w:r w:rsidRPr="00D46B12">
              <w:rPr>
                <w:rFonts w:cs="Arial"/>
                <w:color w:val="000000"/>
                <w:szCs w:val="20"/>
              </w:rPr>
              <w:t>Transmit Error</w:t>
            </w:r>
          </w:p>
        </w:tc>
      </w:tr>
    </w:tbl>
    <w:p w14:paraId="26A29457" w14:textId="76F5A8A1" w:rsidR="009079EC" w:rsidRPr="005C7B16" w:rsidRDefault="009079EC" w:rsidP="00FA7BF8">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46218D12" w14:textId="77777777" w:rsidR="009079EC" w:rsidRDefault="009079EC" w:rsidP="009079EC">
      <w:pPr>
        <w:pStyle w:val="RefIDs"/>
        <w:rPr>
          <w:lang w:eastAsia="en-US"/>
        </w:rPr>
      </w:pPr>
      <w:r w:rsidRPr="00696D29">
        <w:rPr>
          <w:lang w:eastAsia="en-US"/>
        </w:rPr>
        <w:t xml:space="preserve">[Covers: </w:t>
      </w:r>
      <w:r>
        <w:rPr>
          <w:lang w:eastAsia="en-US"/>
        </w:rPr>
        <w:t>req-8552172-00904662</w:t>
      </w:r>
      <w:r w:rsidRPr="00696D29">
        <w:rPr>
          <w:lang w:eastAsia="en-US"/>
        </w:rPr>
        <w:t>]</w:t>
      </w:r>
    </w:p>
    <w:p w14:paraId="102DBF9D" w14:textId="77777777" w:rsidR="009079EC" w:rsidRDefault="009079EC" w:rsidP="009079EC">
      <w:pPr>
        <w:pStyle w:val="RefIDs"/>
        <w:rPr>
          <w:lang w:eastAsia="en-US"/>
        </w:rPr>
      </w:pPr>
      <w:r w:rsidRPr="00006762">
        <w:rPr>
          <w:lang w:eastAsia="en-US"/>
        </w:rPr>
        <w:t xml:space="preserve">[Covers: </w:t>
      </w:r>
      <w:r>
        <w:rPr>
          <w:lang w:eastAsia="en-US"/>
        </w:rPr>
        <w:t>req-8552172-00904667</w:t>
      </w:r>
      <w:r w:rsidRPr="00006762">
        <w:rPr>
          <w:lang w:eastAsia="en-US"/>
        </w:rPr>
        <w:t>]</w:t>
      </w:r>
    </w:p>
    <w:p w14:paraId="177BA504" w14:textId="77777777" w:rsidR="003949F1" w:rsidRPr="002C15F8" w:rsidRDefault="009079EC" w:rsidP="003949F1">
      <w:pPr>
        <w:pStyle w:val="RefIDs"/>
        <w:rPr>
          <w:lang w:eastAsia="en-US"/>
        </w:rPr>
      </w:pPr>
      <w:r>
        <w:rPr>
          <w:lang w:eastAsia="en-US"/>
        </w:rPr>
        <w:t>[Covers: req-8552172-00905227</w:t>
      </w:r>
      <w:r w:rsidRPr="00006762">
        <w:rPr>
          <w:lang w:eastAsia="en-US"/>
        </w:rPr>
        <w:t>]</w:t>
      </w:r>
    </w:p>
    <w:p w14:paraId="7D763648"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B0D7253"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0DE7B1E6" w14:textId="77777777" w:rsidR="003949F1" w:rsidRDefault="003949F1" w:rsidP="003949F1">
      <w:pPr>
        <w:pStyle w:val="RefIDs"/>
        <w:rPr>
          <w:lang w:eastAsia="en-US"/>
        </w:rPr>
      </w:pPr>
      <w:r>
        <w:rPr>
          <w:lang w:eastAsia="en-US"/>
        </w:rPr>
        <w:t>[Covers: req-8552172-00528003]</w:t>
      </w:r>
    </w:p>
    <w:p w14:paraId="0CA06C92" w14:textId="77777777" w:rsidR="003949F1" w:rsidRDefault="003949F1" w:rsidP="003949F1">
      <w:pPr>
        <w:pStyle w:val="RefIDs"/>
        <w:rPr>
          <w:lang w:eastAsia="en-US"/>
        </w:rPr>
      </w:pPr>
      <w:r>
        <w:rPr>
          <w:lang w:eastAsia="en-US"/>
        </w:rPr>
        <w:t>[Covers: req-8552172-00528002]</w:t>
      </w:r>
    </w:p>
    <w:p w14:paraId="0171D05E" w14:textId="77777777" w:rsidR="003949F1" w:rsidRDefault="003949F1" w:rsidP="003949F1">
      <w:pPr>
        <w:pStyle w:val="RefIDs"/>
        <w:rPr>
          <w:lang w:eastAsia="en-US"/>
        </w:rPr>
      </w:pPr>
      <w:r>
        <w:rPr>
          <w:lang w:eastAsia="en-US"/>
        </w:rPr>
        <w:t>[Covers: req-8552172-00528006]</w:t>
      </w:r>
    </w:p>
    <w:p w14:paraId="065369E3" w14:textId="77777777" w:rsidR="003949F1" w:rsidRDefault="003949F1" w:rsidP="003949F1">
      <w:pPr>
        <w:pStyle w:val="RefIDs"/>
        <w:rPr>
          <w:lang w:eastAsia="en-US"/>
        </w:rPr>
      </w:pPr>
      <w:r>
        <w:rPr>
          <w:lang w:eastAsia="en-US"/>
        </w:rPr>
        <w:t xml:space="preserve">[Covers: </w:t>
      </w:r>
      <w:r w:rsidRPr="00C136B3">
        <w:t>req-8552172-00527993</w:t>
      </w:r>
      <w:r>
        <w:t>]</w:t>
      </w:r>
    </w:p>
    <w:p w14:paraId="4911E4BC" w14:textId="77777777" w:rsidR="003949F1" w:rsidRDefault="003949F1" w:rsidP="003949F1">
      <w:pPr>
        <w:pStyle w:val="RefIDs"/>
        <w:rPr>
          <w:lang w:eastAsia="en-US"/>
        </w:rPr>
      </w:pPr>
      <w:r>
        <w:rPr>
          <w:lang w:eastAsia="en-US"/>
        </w:rPr>
        <w:t>[Covers: req-8552172-00527980]</w:t>
      </w:r>
    </w:p>
    <w:p w14:paraId="6D5C66D0" w14:textId="4E80D945" w:rsidR="00FA7BF8" w:rsidRDefault="00FA7BF8" w:rsidP="00FA7BF8">
      <w:pPr>
        <w:pStyle w:val="RefIDs"/>
        <w:rPr>
          <w:lang w:eastAsia="en-US"/>
        </w:rPr>
      </w:pPr>
    </w:p>
    <w:p w14:paraId="0FE54012" w14:textId="6BD13F17" w:rsidR="002F7C78" w:rsidRDefault="00FA7BF8" w:rsidP="00FA7BF8">
      <w:pPr>
        <w:pStyle w:val="Heading4"/>
      </w:pPr>
      <w:r>
        <w:br w:type="column"/>
      </w:r>
      <w:r w:rsidR="002F7C78" w:rsidRPr="00A8234D">
        <w:lastRenderedPageBreak/>
        <w:t>ProtoConv_TriggerXtoEthTx</w:t>
      </w:r>
    </w:p>
    <w:p w14:paraId="68D7B6A6" w14:textId="77777777" w:rsidR="002F7C78" w:rsidRPr="0058651F" w:rsidRDefault="002F7C78" w:rsidP="002F7C78">
      <w:pPr>
        <w:pStyle w:val="TraceID"/>
        <w:rPr>
          <w:lang w:eastAsia="en-US"/>
        </w:rPr>
      </w:pPr>
      <w:r>
        <w:t>[iso26-18_p6_7.4.5] a;</w:t>
      </w:r>
      <w:r w:rsidRPr="0058651F">
        <w:t xml:space="preserve"> [iso26-18_p6_7.4.6]</w:t>
      </w:r>
    </w:p>
    <w:p w14:paraId="3686DC6A" w14:textId="2CE43084" w:rsidR="002F7C78" w:rsidRDefault="002F7C78" w:rsidP="002F7C78">
      <w:pPr>
        <w:pStyle w:val="ReqID"/>
      </w:pPr>
      <w:r w:rsidRPr="00696D29">
        <w:t>[</w:t>
      </w:r>
      <w:r>
        <w:t>Gen5GW</w:t>
      </w:r>
      <w:r w:rsidRPr="00696D29">
        <w:t>_</w:t>
      </w:r>
      <w:r>
        <w:t>ProtoConv</w:t>
      </w:r>
      <w:r w:rsidRPr="00696D29">
        <w:t>_AD_C_</w:t>
      </w:r>
      <w:r>
        <w:t>1</w:t>
      </w:r>
      <w:r w:rsidR="00551662">
        <w:t>2</w:t>
      </w:r>
      <w:r w:rsidRPr="00696D29">
        <w:t>_00</w:t>
      </w:r>
      <w:r>
        <w:t>6</w:t>
      </w:r>
      <w:r w:rsidRPr="00696D29">
        <w:t>]</w:t>
      </w:r>
    </w:p>
    <w:p w14:paraId="6EC2ADBD" w14:textId="0C4D9CDE" w:rsidR="002F7C78" w:rsidRDefault="002F7C78" w:rsidP="002F7C78">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10</w:t>
      </w:r>
      <w:r w:rsidR="009D560C">
        <w:rPr>
          <w:noProof/>
        </w:rPr>
        <w:fldChar w:fldCharType="end"/>
      </w:r>
      <w:r>
        <w:rPr>
          <w:noProof/>
        </w:rPr>
        <w:t>:</w:t>
      </w:r>
      <w:r>
        <w:rPr>
          <w:rFonts w:hint="eastAsia"/>
        </w:rPr>
        <w:t xml:space="preserve"> </w:t>
      </w:r>
      <w:r w:rsidRPr="00A8234D">
        <w:t>ProtoConv_TriggerXtoEthTx</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19"/>
        <w:gridCol w:w="1180"/>
        <w:gridCol w:w="1125"/>
        <w:gridCol w:w="1089"/>
        <w:gridCol w:w="608"/>
        <w:gridCol w:w="4010"/>
      </w:tblGrid>
      <w:tr w:rsidR="002F7C78" w:rsidRPr="00864D86" w14:paraId="6E575BAD" w14:textId="77777777" w:rsidTr="00085359">
        <w:trPr>
          <w:trHeight w:val="287"/>
        </w:trPr>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3D9026B1" w14:textId="77777777" w:rsidR="002F7C78" w:rsidRPr="00864D86" w:rsidRDefault="002F7C78" w:rsidP="00085359">
            <w:pPr>
              <w:jc w:val="left"/>
              <w:rPr>
                <w:rFonts w:cs="Arial"/>
                <w:szCs w:val="20"/>
              </w:rPr>
            </w:pPr>
            <w:r w:rsidRPr="00864D86">
              <w:rPr>
                <w:rFonts w:cs="Arial"/>
                <w:b/>
                <w:bCs/>
                <w:szCs w:val="20"/>
              </w:rPr>
              <w:t>Function Name</w:t>
            </w:r>
          </w:p>
        </w:tc>
        <w:tc>
          <w:tcPr>
            <w:tcW w:w="3994" w:type="pct"/>
            <w:gridSpan w:val="5"/>
            <w:tcBorders>
              <w:top w:val="single" w:sz="4" w:space="0" w:color="auto"/>
              <w:left w:val="single" w:sz="4" w:space="0" w:color="auto"/>
              <w:bottom w:val="single" w:sz="4" w:space="0" w:color="auto"/>
              <w:right w:val="single" w:sz="4" w:space="0" w:color="auto"/>
            </w:tcBorders>
          </w:tcPr>
          <w:p w14:paraId="5E293807" w14:textId="7B67864E" w:rsidR="002F7C78" w:rsidRPr="00751FC3" w:rsidRDefault="002F7C78" w:rsidP="00085359">
            <w:r w:rsidRPr="00A8234D">
              <w:t>ProtoConv_TriggerXtoEthTx</w:t>
            </w:r>
          </w:p>
        </w:tc>
      </w:tr>
      <w:tr w:rsidR="002F7C78" w:rsidRPr="004B7082" w14:paraId="76092E59" w14:textId="77777777" w:rsidTr="00085359">
        <w:trPr>
          <w:trHeight w:val="287"/>
        </w:trPr>
        <w:tc>
          <w:tcPr>
            <w:tcW w:w="1006" w:type="pct"/>
            <w:tcBorders>
              <w:top w:val="single" w:sz="4" w:space="0" w:color="auto"/>
              <w:left w:val="single" w:sz="4" w:space="0" w:color="auto"/>
              <w:bottom w:val="single" w:sz="4" w:space="0" w:color="auto"/>
              <w:right w:val="single" w:sz="4" w:space="0" w:color="auto"/>
            </w:tcBorders>
            <w:shd w:val="clear" w:color="auto" w:fill="D9D9D9"/>
          </w:tcPr>
          <w:p w14:paraId="2864F4B5" w14:textId="77777777" w:rsidR="002F7C78" w:rsidRPr="0001226E" w:rsidRDefault="002F7C78" w:rsidP="00085359">
            <w:pPr>
              <w:jc w:val="left"/>
              <w:rPr>
                <w:rFonts w:eastAsia="Meiryo UI" w:cstheme="majorHAnsi"/>
                <w:szCs w:val="20"/>
                <w:lang w:val="en-GB"/>
              </w:rPr>
            </w:pPr>
            <w:r w:rsidRPr="004B7082">
              <w:rPr>
                <w:rFonts w:eastAsia="Meiryo UI" w:cstheme="majorHAnsi"/>
                <w:b/>
                <w:bCs/>
                <w:szCs w:val="20"/>
                <w:lang w:val="en-GB"/>
              </w:rPr>
              <w:t>ASIL Level</w:t>
            </w:r>
          </w:p>
        </w:tc>
        <w:tc>
          <w:tcPr>
            <w:tcW w:w="588" w:type="pct"/>
            <w:tcBorders>
              <w:top w:val="single" w:sz="4" w:space="0" w:color="auto"/>
              <w:left w:val="single" w:sz="4" w:space="0" w:color="auto"/>
              <w:bottom w:val="single" w:sz="4" w:space="0" w:color="auto"/>
              <w:right w:val="single" w:sz="4" w:space="0" w:color="auto"/>
            </w:tcBorders>
          </w:tcPr>
          <w:p w14:paraId="440C9D25" w14:textId="77777777" w:rsidR="002F7C78" w:rsidRPr="00751FC3" w:rsidRDefault="002F7C78" w:rsidP="00085359">
            <w:pPr>
              <w:rPr>
                <w:lang w:val="en-GB"/>
              </w:rPr>
            </w:pPr>
            <w:r w:rsidRPr="006406A3">
              <w:rPr>
                <w:lang w:val="en-GB"/>
              </w:rPr>
              <w:t xml:space="preserve">ASIL </w:t>
            </w:r>
            <w:r>
              <w:rPr>
                <w:lang w:val="en-GB"/>
              </w:rPr>
              <w:t>D</w:t>
            </w:r>
          </w:p>
        </w:tc>
        <w:tc>
          <w:tcPr>
            <w:tcW w:w="561" w:type="pct"/>
            <w:tcBorders>
              <w:top w:val="single" w:sz="4" w:space="0" w:color="auto"/>
              <w:left w:val="single" w:sz="4" w:space="0" w:color="auto"/>
              <w:bottom w:val="single" w:sz="4" w:space="0" w:color="auto"/>
              <w:right w:val="single" w:sz="4" w:space="0" w:color="auto"/>
            </w:tcBorders>
            <w:shd w:val="pct20" w:color="auto" w:fill="auto"/>
          </w:tcPr>
          <w:p w14:paraId="32F562AB" w14:textId="77777777" w:rsidR="002F7C78" w:rsidRPr="004B7082" w:rsidRDefault="002F7C78" w:rsidP="00085359">
            <w:pPr>
              <w:rPr>
                <w:rFonts w:eastAsia="Meiryo UI" w:cstheme="majorHAnsi"/>
                <w:b/>
                <w:szCs w:val="20"/>
                <w:lang w:val="en-GB"/>
              </w:rPr>
            </w:pPr>
            <w:r w:rsidRPr="004B7082">
              <w:rPr>
                <w:rFonts w:eastAsia="Meiryo UI" w:cstheme="majorHAnsi"/>
                <w:b/>
                <w:szCs w:val="20"/>
                <w:lang w:val="en-GB"/>
              </w:rPr>
              <w:t>Status</w:t>
            </w:r>
          </w:p>
        </w:tc>
        <w:tc>
          <w:tcPr>
            <w:tcW w:w="2845" w:type="pct"/>
            <w:gridSpan w:val="3"/>
            <w:tcBorders>
              <w:top w:val="single" w:sz="4" w:space="0" w:color="auto"/>
              <w:left w:val="single" w:sz="4" w:space="0" w:color="auto"/>
              <w:bottom w:val="single" w:sz="4" w:space="0" w:color="auto"/>
              <w:right w:val="single" w:sz="4" w:space="0" w:color="auto"/>
            </w:tcBorders>
          </w:tcPr>
          <w:p w14:paraId="0AD705E1" w14:textId="77777777" w:rsidR="002F7C78" w:rsidRPr="006406A3" w:rsidRDefault="002F7C78" w:rsidP="00085359">
            <w:pPr>
              <w:rPr>
                <w:lang w:val="en-GB"/>
              </w:rPr>
            </w:pPr>
            <w:r w:rsidRPr="006406A3">
              <w:rPr>
                <w:lang w:val="en-GB"/>
              </w:rPr>
              <w:t>New</w:t>
            </w:r>
          </w:p>
        </w:tc>
      </w:tr>
      <w:tr w:rsidR="002F7C78" w:rsidRPr="00864D86" w14:paraId="2E984B09"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59441394" w14:textId="77777777" w:rsidR="002F7C78" w:rsidRPr="00864D86" w:rsidRDefault="002F7C78" w:rsidP="00085359">
            <w:pPr>
              <w:jc w:val="left"/>
              <w:rPr>
                <w:rFonts w:cs="Arial"/>
                <w:b/>
                <w:bCs/>
                <w:szCs w:val="20"/>
              </w:rPr>
            </w:pPr>
            <w:r w:rsidRPr="00864D86">
              <w:rPr>
                <w:rFonts w:cs="Arial"/>
                <w:b/>
                <w:bCs/>
                <w:szCs w:val="20"/>
              </w:rPr>
              <w:t>Syntax</w:t>
            </w:r>
          </w:p>
        </w:tc>
        <w:tc>
          <w:tcPr>
            <w:tcW w:w="3994" w:type="pct"/>
            <w:gridSpan w:val="5"/>
            <w:tcBorders>
              <w:top w:val="single" w:sz="4" w:space="0" w:color="auto"/>
              <w:left w:val="single" w:sz="4" w:space="0" w:color="auto"/>
              <w:bottom w:val="single" w:sz="4" w:space="0" w:color="auto"/>
              <w:right w:val="single" w:sz="4" w:space="0" w:color="auto"/>
            </w:tcBorders>
          </w:tcPr>
          <w:p w14:paraId="23AFE95D" w14:textId="69390842" w:rsidR="002F7C78" w:rsidRPr="00B44E24" w:rsidRDefault="002F7C78" w:rsidP="00085359">
            <w:r w:rsidRPr="00A8234D">
              <w:t>Std_ReturnType ProtoConv_TriggerXtoEthTx(const uint32 ulBufIdx)</w:t>
            </w:r>
          </w:p>
        </w:tc>
      </w:tr>
      <w:tr w:rsidR="002F7C78" w:rsidRPr="00864D86" w14:paraId="64DB9469"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23835F3B" w14:textId="77777777" w:rsidR="002F7C78" w:rsidRPr="00864D86" w:rsidRDefault="002F7C78" w:rsidP="00085359">
            <w:pPr>
              <w:jc w:val="left"/>
              <w:rPr>
                <w:rFonts w:cs="Arial"/>
                <w:b/>
                <w:bCs/>
                <w:szCs w:val="20"/>
              </w:rPr>
            </w:pPr>
            <w:r w:rsidRPr="00864D86">
              <w:rPr>
                <w:rFonts w:cs="Arial"/>
                <w:b/>
                <w:bCs/>
                <w:szCs w:val="20"/>
              </w:rPr>
              <w:t>Sync/Async</w:t>
            </w:r>
          </w:p>
        </w:tc>
        <w:tc>
          <w:tcPr>
            <w:tcW w:w="3994" w:type="pct"/>
            <w:gridSpan w:val="5"/>
            <w:tcBorders>
              <w:top w:val="single" w:sz="4" w:space="0" w:color="auto"/>
              <w:left w:val="single" w:sz="4" w:space="0" w:color="auto"/>
              <w:bottom w:val="single" w:sz="4" w:space="0" w:color="auto"/>
              <w:right w:val="single" w:sz="4" w:space="0" w:color="auto"/>
            </w:tcBorders>
          </w:tcPr>
          <w:p w14:paraId="01E90E70" w14:textId="77777777" w:rsidR="002F7C78" w:rsidRPr="006406A3" w:rsidRDefault="002F7C78" w:rsidP="00085359">
            <w:r w:rsidRPr="006406A3">
              <w:t>Synchronous</w:t>
            </w:r>
          </w:p>
        </w:tc>
      </w:tr>
      <w:tr w:rsidR="002F7C78" w:rsidRPr="00864D86" w14:paraId="2FA9C4CD" w14:textId="77777777" w:rsidTr="00085359">
        <w:trPr>
          <w:trHeight w:val="170"/>
        </w:trPr>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56D9630D" w14:textId="77777777" w:rsidR="002F7C78" w:rsidRPr="00864D86" w:rsidRDefault="002F7C78" w:rsidP="00085359">
            <w:pPr>
              <w:jc w:val="left"/>
              <w:rPr>
                <w:rFonts w:cs="Arial"/>
                <w:b/>
                <w:bCs/>
                <w:szCs w:val="20"/>
              </w:rPr>
            </w:pPr>
            <w:r w:rsidRPr="00864D86">
              <w:rPr>
                <w:rFonts w:cs="Arial"/>
                <w:b/>
                <w:bCs/>
                <w:szCs w:val="20"/>
              </w:rPr>
              <w:t>Reentrancy</w:t>
            </w:r>
          </w:p>
        </w:tc>
        <w:tc>
          <w:tcPr>
            <w:tcW w:w="3994" w:type="pct"/>
            <w:gridSpan w:val="5"/>
            <w:tcBorders>
              <w:top w:val="single" w:sz="4" w:space="0" w:color="auto"/>
              <w:left w:val="single" w:sz="4" w:space="0" w:color="auto"/>
              <w:bottom w:val="single" w:sz="4" w:space="0" w:color="auto"/>
              <w:right w:val="single" w:sz="4" w:space="0" w:color="auto"/>
            </w:tcBorders>
          </w:tcPr>
          <w:p w14:paraId="6CB9D192" w14:textId="77777777" w:rsidR="002F7C78" w:rsidRPr="006406A3" w:rsidRDefault="002F7C78" w:rsidP="00085359">
            <w:r w:rsidRPr="006406A3">
              <w:t>Non-Reentrant</w:t>
            </w:r>
          </w:p>
        </w:tc>
      </w:tr>
      <w:tr w:rsidR="002F7C78" w:rsidRPr="00864D86" w14:paraId="216FA328" w14:textId="77777777" w:rsidTr="00085359">
        <w:trPr>
          <w:trHeight w:val="170"/>
        </w:trPr>
        <w:tc>
          <w:tcPr>
            <w:tcW w:w="1006" w:type="pct"/>
            <w:tcBorders>
              <w:top w:val="single" w:sz="4" w:space="0" w:color="auto"/>
              <w:left w:val="single" w:sz="4" w:space="0" w:color="auto"/>
              <w:bottom w:val="single" w:sz="4" w:space="0" w:color="auto"/>
              <w:right w:val="single" w:sz="4" w:space="0" w:color="auto"/>
            </w:tcBorders>
            <w:shd w:val="clear" w:color="auto" w:fill="D9D9D9"/>
          </w:tcPr>
          <w:p w14:paraId="1EEFC291" w14:textId="77777777" w:rsidR="002F7C78" w:rsidRPr="00864D86" w:rsidRDefault="002F7C78" w:rsidP="00085359">
            <w:pPr>
              <w:jc w:val="left"/>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994" w:type="pct"/>
            <w:gridSpan w:val="5"/>
            <w:tcBorders>
              <w:top w:val="single" w:sz="4" w:space="0" w:color="auto"/>
              <w:left w:val="single" w:sz="4" w:space="0" w:color="auto"/>
              <w:bottom w:val="single" w:sz="4" w:space="0" w:color="auto"/>
              <w:right w:val="single" w:sz="4" w:space="0" w:color="auto"/>
            </w:tcBorders>
          </w:tcPr>
          <w:p w14:paraId="6F080333" w14:textId="77777777" w:rsidR="002F7C78" w:rsidRPr="005C1F4B" w:rsidRDefault="002F7C78" w:rsidP="00085359">
            <w:r w:rsidRPr="005C1F4B">
              <w:t>Runs in the interrupt enable state</w:t>
            </w:r>
          </w:p>
        </w:tc>
      </w:tr>
      <w:tr w:rsidR="002F7C78" w:rsidRPr="004B7082" w14:paraId="432D2E8A" w14:textId="77777777" w:rsidTr="00085359">
        <w:trPr>
          <w:trHeight w:val="20"/>
        </w:trPr>
        <w:tc>
          <w:tcPr>
            <w:tcW w:w="1006" w:type="pct"/>
            <w:vMerge w:val="restart"/>
            <w:tcBorders>
              <w:top w:val="single" w:sz="4" w:space="0" w:color="auto"/>
              <w:left w:val="single" w:sz="4" w:space="0" w:color="auto"/>
              <w:right w:val="single" w:sz="4" w:space="0" w:color="auto"/>
            </w:tcBorders>
            <w:shd w:val="clear" w:color="auto" w:fill="D9D9D9"/>
            <w:hideMark/>
          </w:tcPr>
          <w:p w14:paraId="52D2F119" w14:textId="77777777" w:rsidR="002F7C78" w:rsidRPr="004B7082" w:rsidRDefault="002F7C78" w:rsidP="00085359">
            <w:pPr>
              <w:jc w:val="left"/>
              <w:rPr>
                <w:rFonts w:eastAsia="Meiryo UI" w:cstheme="majorHAnsi"/>
                <w:b/>
                <w:bCs/>
                <w:szCs w:val="20"/>
                <w:lang w:val="en-GB"/>
              </w:rPr>
            </w:pPr>
            <w:r w:rsidRPr="004B7082">
              <w:rPr>
                <w:rFonts w:eastAsia="Meiryo UI" w:cstheme="majorHAnsi"/>
                <w:b/>
                <w:bCs/>
                <w:szCs w:val="20"/>
                <w:lang w:val="en-GB"/>
              </w:rPr>
              <w:t>Parameters (In)</w:t>
            </w:r>
          </w:p>
        </w:tc>
        <w:tc>
          <w:tcPr>
            <w:tcW w:w="1149" w:type="pct"/>
            <w:gridSpan w:val="2"/>
            <w:vMerge w:val="restart"/>
            <w:tcBorders>
              <w:top w:val="single" w:sz="4" w:space="0" w:color="auto"/>
              <w:left w:val="single" w:sz="4" w:space="0" w:color="auto"/>
              <w:right w:val="single" w:sz="4" w:space="0" w:color="auto"/>
            </w:tcBorders>
          </w:tcPr>
          <w:p w14:paraId="0178356F" w14:textId="77777777" w:rsidR="002F7C78" w:rsidRPr="00A8234D" w:rsidRDefault="002F7C78" w:rsidP="00085359">
            <w:r w:rsidRPr="00A8234D">
              <w:t>const uint32 ulBufIdx</w:t>
            </w:r>
          </w:p>
        </w:tc>
        <w:tc>
          <w:tcPr>
            <w:tcW w:w="2845" w:type="pct"/>
            <w:gridSpan w:val="3"/>
            <w:tcBorders>
              <w:top w:val="single" w:sz="4" w:space="0" w:color="auto"/>
              <w:left w:val="single" w:sz="4" w:space="0" w:color="auto"/>
              <w:bottom w:val="single" w:sz="4" w:space="0" w:color="auto"/>
              <w:right w:val="single" w:sz="4" w:space="0" w:color="auto"/>
            </w:tcBorders>
            <w:vAlign w:val="center"/>
          </w:tcPr>
          <w:p w14:paraId="7BA6A5A2" w14:textId="77777777" w:rsidR="002F7C78" w:rsidRPr="0007522C" w:rsidRDefault="002F7C78" w:rsidP="00085359">
            <w:pPr>
              <w:rPr>
                <w:rFonts w:eastAsia="Meiryo UI" w:cstheme="majorHAnsi"/>
                <w:lang w:val="en-GB"/>
              </w:rPr>
            </w:pPr>
            <w:r>
              <w:rPr>
                <w:rFonts w:eastAsia="Meiryo UI" w:cstheme="majorHAnsi"/>
                <w:lang w:val="en-GB"/>
              </w:rPr>
              <w:t>Target Buffer Index</w:t>
            </w:r>
          </w:p>
        </w:tc>
      </w:tr>
      <w:tr w:rsidR="002F7C78" w:rsidRPr="004B7082" w14:paraId="7CED7FAB" w14:textId="77777777" w:rsidTr="00085359">
        <w:tc>
          <w:tcPr>
            <w:tcW w:w="1006" w:type="pct"/>
            <w:vMerge/>
            <w:tcBorders>
              <w:left w:val="single" w:sz="4" w:space="0" w:color="auto"/>
              <w:bottom w:val="single" w:sz="4" w:space="0" w:color="auto"/>
              <w:right w:val="single" w:sz="4" w:space="0" w:color="auto"/>
            </w:tcBorders>
            <w:shd w:val="clear" w:color="auto" w:fill="D9D9D9"/>
          </w:tcPr>
          <w:p w14:paraId="375F3EB9" w14:textId="77777777" w:rsidR="002F7C78" w:rsidRPr="004B7082" w:rsidRDefault="002F7C78" w:rsidP="00085359">
            <w:pPr>
              <w:jc w:val="left"/>
              <w:rPr>
                <w:rFonts w:eastAsia="Meiryo UI" w:cstheme="majorHAnsi"/>
                <w:b/>
                <w:bCs/>
                <w:szCs w:val="20"/>
                <w:lang w:val="en-GB"/>
              </w:rPr>
            </w:pPr>
          </w:p>
        </w:tc>
        <w:tc>
          <w:tcPr>
            <w:tcW w:w="1149" w:type="pct"/>
            <w:gridSpan w:val="2"/>
            <w:vMerge/>
            <w:tcBorders>
              <w:left w:val="single" w:sz="4" w:space="0" w:color="auto"/>
              <w:bottom w:val="single" w:sz="4" w:space="0" w:color="auto"/>
              <w:right w:val="single" w:sz="4" w:space="0" w:color="auto"/>
            </w:tcBorders>
          </w:tcPr>
          <w:p w14:paraId="5BF609D6" w14:textId="77777777" w:rsidR="002F7C78" w:rsidRPr="004B7082" w:rsidRDefault="002F7C78" w:rsidP="00085359">
            <w:pPr>
              <w:rPr>
                <w:rFonts w:eastAsia="Meiryo UI" w:cstheme="majorHAnsi"/>
                <w:szCs w:val="20"/>
                <w:lang w:val="en-GB"/>
              </w:rPr>
            </w:pPr>
          </w:p>
        </w:tc>
        <w:tc>
          <w:tcPr>
            <w:tcW w:w="543" w:type="pct"/>
            <w:tcBorders>
              <w:top w:val="single" w:sz="4" w:space="0" w:color="auto"/>
              <w:left w:val="single" w:sz="4" w:space="0" w:color="auto"/>
              <w:bottom w:val="single" w:sz="4" w:space="0" w:color="auto"/>
              <w:right w:val="single" w:sz="4" w:space="0" w:color="auto"/>
            </w:tcBorders>
            <w:shd w:val="clear" w:color="auto" w:fill="D9D9D9"/>
          </w:tcPr>
          <w:p w14:paraId="08E42D4A" w14:textId="77777777" w:rsidR="002F7C78" w:rsidRPr="004B7082" w:rsidRDefault="002F7C78" w:rsidP="00085359">
            <w:pPr>
              <w:rPr>
                <w:rFonts w:eastAsia="Meiryo UI" w:cstheme="majorHAnsi"/>
                <w:b/>
                <w:szCs w:val="20"/>
                <w:lang w:val="en-GB"/>
              </w:rPr>
            </w:pPr>
            <w:r w:rsidRPr="004B7082">
              <w:rPr>
                <w:rFonts w:eastAsia="Meiryo UI" w:cstheme="majorHAnsi"/>
                <w:b/>
                <w:szCs w:val="20"/>
                <w:lang w:val="en-GB"/>
              </w:rPr>
              <w:t>Range</w:t>
            </w:r>
          </w:p>
        </w:tc>
        <w:tc>
          <w:tcPr>
            <w:tcW w:w="2302" w:type="pct"/>
            <w:gridSpan w:val="2"/>
            <w:tcBorders>
              <w:top w:val="single" w:sz="4" w:space="0" w:color="auto"/>
              <w:left w:val="single" w:sz="4" w:space="0" w:color="auto"/>
              <w:bottom w:val="single" w:sz="4" w:space="0" w:color="auto"/>
              <w:right w:val="single" w:sz="4" w:space="0" w:color="auto"/>
            </w:tcBorders>
          </w:tcPr>
          <w:p w14:paraId="34AA1B7E" w14:textId="49FE3427" w:rsidR="002F7C78" w:rsidRPr="00A8234D" w:rsidRDefault="002F7C78" w:rsidP="00085359">
            <w:r>
              <w:rPr>
                <w:lang w:val="en-GB"/>
              </w:rPr>
              <w:t xml:space="preserve">0 </w:t>
            </w:r>
            <w:r w:rsidR="0006598F">
              <w:rPr>
                <w:lang w:val="en-GB"/>
              </w:rPr>
              <w:t>–</w:t>
            </w:r>
            <w:r>
              <w:rPr>
                <w:lang w:val="en-GB"/>
              </w:rPr>
              <w:t xml:space="preserve"> </w:t>
            </w:r>
            <w:r w:rsidR="0006598F">
              <w:rPr>
                <w:lang w:val="en-GB"/>
              </w:rPr>
              <w:t>(</w:t>
            </w:r>
            <w:r w:rsidRPr="00A8234D">
              <w:t>PROTOCONV_MIXBUF_MAX</w:t>
            </w:r>
            <w:r w:rsidR="0006598F">
              <w:t>-1)</w:t>
            </w:r>
          </w:p>
        </w:tc>
      </w:tr>
      <w:tr w:rsidR="002F7C78" w:rsidRPr="006E156B" w14:paraId="436CD000"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3E47CD97" w14:textId="77777777" w:rsidR="002F7C78" w:rsidRPr="004B7082" w:rsidRDefault="002F7C78" w:rsidP="00085359">
            <w:pPr>
              <w:jc w:val="left"/>
              <w:rPr>
                <w:rFonts w:eastAsia="Meiryo UI" w:cstheme="majorHAnsi"/>
                <w:b/>
                <w:bCs/>
                <w:szCs w:val="20"/>
                <w:lang w:val="en-GB"/>
              </w:rPr>
            </w:pPr>
            <w:r w:rsidRPr="004B7082">
              <w:rPr>
                <w:rFonts w:eastAsia="Meiryo UI" w:cstheme="majorHAnsi"/>
                <w:b/>
                <w:bCs/>
                <w:szCs w:val="20"/>
                <w:lang w:val="en-GB"/>
              </w:rPr>
              <w:t>Parameters (In-Out)</w:t>
            </w:r>
          </w:p>
        </w:tc>
        <w:tc>
          <w:tcPr>
            <w:tcW w:w="1149" w:type="pct"/>
            <w:gridSpan w:val="2"/>
            <w:tcBorders>
              <w:top w:val="single" w:sz="4" w:space="0" w:color="auto"/>
              <w:left w:val="single" w:sz="4" w:space="0" w:color="auto"/>
              <w:bottom w:val="single" w:sz="4" w:space="0" w:color="auto"/>
              <w:right w:val="single" w:sz="4" w:space="0" w:color="auto"/>
            </w:tcBorders>
          </w:tcPr>
          <w:p w14:paraId="63A6E71B" w14:textId="77777777" w:rsidR="002F7C78" w:rsidRPr="006406A3" w:rsidRDefault="002F7C78" w:rsidP="00085359">
            <w:pPr>
              <w:rPr>
                <w:rFonts w:eastAsia="Meiryo UI" w:cstheme="majorHAnsi"/>
                <w:lang w:val="en-GB"/>
              </w:rPr>
            </w:pPr>
            <w:r w:rsidRPr="006406A3">
              <w:t>N/A</w:t>
            </w:r>
          </w:p>
        </w:tc>
        <w:tc>
          <w:tcPr>
            <w:tcW w:w="2845" w:type="pct"/>
            <w:gridSpan w:val="3"/>
            <w:tcBorders>
              <w:top w:val="single" w:sz="4" w:space="0" w:color="auto"/>
              <w:left w:val="single" w:sz="4" w:space="0" w:color="auto"/>
              <w:bottom w:val="single" w:sz="4" w:space="0" w:color="auto"/>
              <w:right w:val="single" w:sz="4" w:space="0" w:color="auto"/>
            </w:tcBorders>
          </w:tcPr>
          <w:p w14:paraId="14FCDB11" w14:textId="77777777" w:rsidR="002F7C78" w:rsidRPr="006406A3" w:rsidRDefault="002F7C78" w:rsidP="00085359">
            <w:pPr>
              <w:rPr>
                <w:lang w:val="en-GB"/>
              </w:rPr>
            </w:pPr>
            <w:r w:rsidRPr="006406A3">
              <w:rPr>
                <w:lang w:val="en-GB"/>
              </w:rPr>
              <w:t>-</w:t>
            </w:r>
          </w:p>
        </w:tc>
      </w:tr>
      <w:tr w:rsidR="002F7C78" w:rsidRPr="006E156B" w14:paraId="3AFD5AAE"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40746C03" w14:textId="77777777" w:rsidR="002F7C78" w:rsidRPr="004B7082" w:rsidRDefault="002F7C78" w:rsidP="00085359">
            <w:pPr>
              <w:jc w:val="left"/>
              <w:rPr>
                <w:rFonts w:eastAsia="Meiryo UI" w:cstheme="majorHAnsi"/>
                <w:b/>
                <w:bCs/>
                <w:szCs w:val="20"/>
                <w:lang w:val="en-GB"/>
              </w:rPr>
            </w:pPr>
            <w:r w:rsidRPr="004B7082">
              <w:rPr>
                <w:rFonts w:eastAsia="Meiryo UI" w:cstheme="majorHAnsi"/>
                <w:b/>
                <w:bCs/>
                <w:szCs w:val="20"/>
                <w:lang w:val="en-GB"/>
              </w:rPr>
              <w:t>Parameters (Out)</w:t>
            </w:r>
          </w:p>
        </w:tc>
        <w:tc>
          <w:tcPr>
            <w:tcW w:w="1149" w:type="pct"/>
            <w:gridSpan w:val="2"/>
            <w:tcBorders>
              <w:top w:val="single" w:sz="4" w:space="0" w:color="auto"/>
              <w:left w:val="single" w:sz="4" w:space="0" w:color="auto"/>
              <w:bottom w:val="single" w:sz="4" w:space="0" w:color="auto"/>
              <w:right w:val="single" w:sz="4" w:space="0" w:color="auto"/>
            </w:tcBorders>
          </w:tcPr>
          <w:p w14:paraId="4D608B07" w14:textId="77777777" w:rsidR="002F7C78" w:rsidRPr="006406A3" w:rsidRDefault="002F7C78" w:rsidP="00085359">
            <w:pPr>
              <w:rPr>
                <w:rFonts w:eastAsia="Meiryo UI" w:cstheme="majorHAnsi"/>
                <w:lang w:val="en-GB"/>
              </w:rPr>
            </w:pPr>
            <w:r w:rsidRPr="006406A3">
              <w:t>N/A</w:t>
            </w:r>
          </w:p>
        </w:tc>
        <w:tc>
          <w:tcPr>
            <w:tcW w:w="2845" w:type="pct"/>
            <w:gridSpan w:val="3"/>
            <w:tcBorders>
              <w:top w:val="single" w:sz="4" w:space="0" w:color="auto"/>
              <w:left w:val="single" w:sz="4" w:space="0" w:color="auto"/>
              <w:bottom w:val="single" w:sz="4" w:space="0" w:color="auto"/>
              <w:right w:val="single" w:sz="4" w:space="0" w:color="auto"/>
            </w:tcBorders>
          </w:tcPr>
          <w:p w14:paraId="0BC26084" w14:textId="77777777" w:rsidR="002F7C78" w:rsidRPr="006406A3" w:rsidRDefault="002F7C78" w:rsidP="00085359">
            <w:pPr>
              <w:rPr>
                <w:lang w:val="en-GB"/>
              </w:rPr>
            </w:pPr>
            <w:r w:rsidRPr="006406A3">
              <w:rPr>
                <w:lang w:val="en-GB"/>
              </w:rPr>
              <w:t>-</w:t>
            </w:r>
          </w:p>
        </w:tc>
      </w:tr>
      <w:tr w:rsidR="002F7C78" w:rsidRPr="006E156B" w14:paraId="47D3C4C7"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248C9DEE" w14:textId="77777777" w:rsidR="002F7C78" w:rsidRPr="004B7082" w:rsidRDefault="002F7C78" w:rsidP="00085359">
            <w:pPr>
              <w:jc w:val="left"/>
              <w:rPr>
                <w:rFonts w:eastAsia="Meiryo UI" w:cstheme="majorHAnsi"/>
                <w:b/>
                <w:bCs/>
                <w:szCs w:val="20"/>
                <w:lang w:val="en-GB"/>
              </w:rPr>
            </w:pPr>
            <w:r w:rsidRPr="004B7082">
              <w:rPr>
                <w:rFonts w:eastAsia="Meiryo UI" w:cstheme="majorHAnsi"/>
                <w:b/>
                <w:bCs/>
                <w:szCs w:val="20"/>
                <w:lang w:val="en-GB"/>
              </w:rPr>
              <w:t>Return Value</w:t>
            </w:r>
          </w:p>
        </w:tc>
        <w:tc>
          <w:tcPr>
            <w:tcW w:w="1149" w:type="pct"/>
            <w:gridSpan w:val="2"/>
            <w:tcBorders>
              <w:top w:val="single" w:sz="4" w:space="0" w:color="auto"/>
              <w:left w:val="single" w:sz="4" w:space="0" w:color="auto"/>
              <w:bottom w:val="single" w:sz="4" w:space="0" w:color="auto"/>
              <w:right w:val="single" w:sz="4" w:space="0" w:color="auto"/>
            </w:tcBorders>
          </w:tcPr>
          <w:p w14:paraId="41936956" w14:textId="77777777" w:rsidR="002F7C78" w:rsidRPr="006406A3" w:rsidRDefault="002F7C78" w:rsidP="00085359">
            <w:pPr>
              <w:rPr>
                <w:rFonts w:eastAsia="Meiryo UI" w:cstheme="majorHAnsi"/>
                <w:lang w:val="en-GB"/>
              </w:rPr>
            </w:pPr>
            <w:r w:rsidRPr="00B44E24">
              <w:t>Std_ReturnType</w:t>
            </w:r>
          </w:p>
        </w:tc>
        <w:tc>
          <w:tcPr>
            <w:tcW w:w="2845" w:type="pct"/>
            <w:gridSpan w:val="3"/>
            <w:tcBorders>
              <w:top w:val="single" w:sz="4" w:space="0" w:color="auto"/>
              <w:left w:val="single" w:sz="4" w:space="0" w:color="auto"/>
              <w:bottom w:val="single" w:sz="4" w:space="0" w:color="auto"/>
              <w:right w:val="single" w:sz="4" w:space="0" w:color="auto"/>
            </w:tcBorders>
          </w:tcPr>
          <w:p w14:paraId="4F3CD2B8" w14:textId="77777777" w:rsidR="002F7C78" w:rsidRDefault="002F7C78" w:rsidP="00085359">
            <w:pPr>
              <w:rPr>
                <w:lang w:val="en-GB"/>
              </w:rPr>
            </w:pPr>
            <w:r w:rsidRPr="00751FC3">
              <w:rPr>
                <w:rFonts w:hint="eastAsia"/>
                <w:lang w:val="en-GB"/>
              </w:rPr>
              <w:t>E_OK</w:t>
            </w:r>
          </w:p>
          <w:p w14:paraId="6B6CCBCF" w14:textId="77777777" w:rsidR="002F7C78" w:rsidRPr="00751FC3" w:rsidRDefault="002F7C78" w:rsidP="00085359">
            <w:pPr>
              <w:rPr>
                <w:lang w:val="en-GB"/>
              </w:rPr>
            </w:pPr>
            <w:r w:rsidRPr="00751FC3">
              <w:rPr>
                <w:rFonts w:hint="eastAsia"/>
                <w:lang w:val="en-GB"/>
              </w:rPr>
              <w:t>E_</w:t>
            </w:r>
            <w:r>
              <w:rPr>
                <w:lang w:val="en-GB"/>
              </w:rPr>
              <w:t>NOT_</w:t>
            </w:r>
            <w:r w:rsidRPr="00751FC3">
              <w:rPr>
                <w:rFonts w:hint="eastAsia"/>
                <w:lang w:val="en-GB"/>
              </w:rPr>
              <w:t>OK</w:t>
            </w:r>
          </w:p>
        </w:tc>
      </w:tr>
      <w:tr w:rsidR="002F7C78" w:rsidRPr="00864D86" w14:paraId="6FA5BAE4"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2230D472" w14:textId="77777777" w:rsidR="002F7C78" w:rsidRPr="00864D86" w:rsidRDefault="002F7C78" w:rsidP="00085359">
            <w:pPr>
              <w:jc w:val="left"/>
              <w:rPr>
                <w:rFonts w:cs="Arial"/>
                <w:b/>
                <w:bCs/>
                <w:szCs w:val="20"/>
              </w:rPr>
            </w:pPr>
            <w:r w:rsidRPr="00864D86">
              <w:rPr>
                <w:rFonts w:cs="Arial"/>
                <w:b/>
                <w:bCs/>
                <w:szCs w:val="20"/>
              </w:rPr>
              <w:t>Description</w:t>
            </w:r>
          </w:p>
        </w:tc>
        <w:tc>
          <w:tcPr>
            <w:tcW w:w="3994" w:type="pct"/>
            <w:gridSpan w:val="5"/>
            <w:tcBorders>
              <w:top w:val="single" w:sz="4" w:space="0" w:color="auto"/>
              <w:left w:val="single" w:sz="4" w:space="0" w:color="auto"/>
              <w:bottom w:val="single" w:sz="4" w:space="0" w:color="auto"/>
              <w:right w:val="single" w:sz="4" w:space="0" w:color="auto"/>
            </w:tcBorders>
          </w:tcPr>
          <w:p w14:paraId="74231A9F" w14:textId="77777777" w:rsidR="002F7C78" w:rsidRPr="00B214F4" w:rsidRDefault="002F7C78" w:rsidP="00085359">
            <w:pPr>
              <w:jc w:val="left"/>
              <w:rPr>
                <w:szCs w:val="20"/>
              </w:rPr>
            </w:pPr>
            <w:r w:rsidRPr="00BD75C2">
              <w:rPr>
                <w:szCs w:val="20"/>
              </w:rPr>
              <w:t xml:space="preserve">If the argument </w:t>
            </w:r>
            <w:r w:rsidRPr="00A8234D">
              <w:rPr>
                <w:szCs w:val="20"/>
              </w:rPr>
              <w:t>ulBufIdx</w:t>
            </w:r>
            <w:r>
              <w:rPr>
                <w:szCs w:val="20"/>
              </w:rPr>
              <w:t xml:space="preserve"> </w:t>
            </w:r>
            <w:r w:rsidRPr="00BD75C2">
              <w:rPr>
                <w:szCs w:val="20"/>
              </w:rPr>
              <w:t xml:space="preserve">is </w:t>
            </w:r>
            <w:r>
              <w:rPr>
                <w:szCs w:val="20"/>
              </w:rPr>
              <w:t>out of range</w:t>
            </w:r>
            <w:r w:rsidRPr="00CF5BF7">
              <w:rPr>
                <w:szCs w:val="20"/>
              </w:rPr>
              <w:t xml:space="preserve">, it returns </w:t>
            </w:r>
            <w:r w:rsidRPr="00BD75C2">
              <w:rPr>
                <w:szCs w:val="20"/>
                <w:lang w:val="en-GB"/>
              </w:rPr>
              <w:t>E_NOT_OK, report</w:t>
            </w:r>
            <w:r>
              <w:rPr>
                <w:szCs w:val="20"/>
                <w:lang w:val="en-GB"/>
              </w:rPr>
              <w:t>s</w:t>
            </w:r>
            <w:r w:rsidRPr="00BD75C2">
              <w:rPr>
                <w:szCs w:val="20"/>
                <w:lang w:val="en-GB"/>
              </w:rPr>
              <w:t xml:space="preserve"> DET error </w:t>
            </w:r>
            <w:r w:rsidRPr="009D086E">
              <w:rPr>
                <w:rFonts w:cs="Arial"/>
                <w:color w:val="000000"/>
                <w:szCs w:val="20"/>
              </w:rPr>
              <w:t>PROTOCONV_E_INV_PARAM</w:t>
            </w:r>
            <w:r>
              <w:rPr>
                <w:rFonts w:cs="Arial"/>
                <w:color w:val="000000"/>
                <w:szCs w:val="20"/>
              </w:rPr>
              <w:t xml:space="preserve"> </w:t>
            </w:r>
            <w:r w:rsidRPr="00FF5497">
              <w:rPr>
                <w:szCs w:val="20"/>
              </w:rPr>
              <w:t xml:space="preserve">(if </w:t>
            </w:r>
            <w:r>
              <w:rPr>
                <w:szCs w:val="20"/>
              </w:rPr>
              <w:t>PROTOCONV</w:t>
            </w:r>
            <w:r w:rsidRPr="00FF5497">
              <w:rPr>
                <w:szCs w:val="20"/>
              </w:rPr>
              <w:t>_DEV_ERROR_DETECT == STD_ON)</w:t>
            </w:r>
            <w:r w:rsidRPr="007D3367" w:rsidDel="008357DE">
              <w:rPr>
                <w:szCs w:val="20"/>
              </w:rPr>
              <w:t xml:space="preserve"> </w:t>
            </w:r>
            <w:r w:rsidRPr="007D3367">
              <w:rPr>
                <w:szCs w:val="20"/>
              </w:rPr>
              <w:t>and exits.</w:t>
            </w:r>
          </w:p>
          <w:p w14:paraId="01C14CA3" w14:textId="69D111FB" w:rsidR="002F7C78" w:rsidRPr="0007522C" w:rsidRDefault="0019204E" w:rsidP="00085359">
            <w:pPr>
              <w:jc w:val="left"/>
            </w:pPr>
            <w:r>
              <w:t>ProtoConv_CreateAndSendEthFrame</w:t>
            </w:r>
            <w:r w:rsidR="00940C63" w:rsidRPr="00A935AB">
              <w:t>() is executed and the process is terminated.</w:t>
            </w:r>
          </w:p>
        </w:tc>
      </w:tr>
      <w:tr w:rsidR="002F7C78" w:rsidRPr="00864D86" w14:paraId="0605065D"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43FFA714" w14:textId="77777777" w:rsidR="002F7C78" w:rsidRPr="00864D86" w:rsidRDefault="002F7C78" w:rsidP="00085359">
            <w:pPr>
              <w:jc w:val="left"/>
              <w:rPr>
                <w:rFonts w:cs="Arial"/>
                <w:b/>
                <w:bCs/>
                <w:szCs w:val="20"/>
              </w:rPr>
            </w:pPr>
            <w:r w:rsidRPr="00864D86">
              <w:rPr>
                <w:rFonts w:cs="Arial"/>
                <w:b/>
                <w:bCs/>
                <w:szCs w:val="20"/>
              </w:rPr>
              <w:t>Preconditions</w:t>
            </w:r>
          </w:p>
        </w:tc>
        <w:tc>
          <w:tcPr>
            <w:tcW w:w="3994" w:type="pct"/>
            <w:gridSpan w:val="5"/>
            <w:tcBorders>
              <w:top w:val="single" w:sz="4" w:space="0" w:color="auto"/>
              <w:left w:val="single" w:sz="4" w:space="0" w:color="auto"/>
              <w:bottom w:val="single" w:sz="4" w:space="0" w:color="auto"/>
              <w:right w:val="single" w:sz="4" w:space="0" w:color="auto"/>
            </w:tcBorders>
          </w:tcPr>
          <w:p w14:paraId="41B98A8C" w14:textId="77777777" w:rsidR="002F7C78" w:rsidRPr="0007522C" w:rsidRDefault="002F7C78" w:rsidP="00085359">
            <w:r w:rsidRPr="0007522C">
              <w:t>Uninitialized state</w:t>
            </w:r>
          </w:p>
        </w:tc>
      </w:tr>
      <w:tr w:rsidR="002F7C78" w:rsidRPr="00864D86" w14:paraId="3FD85F7A" w14:textId="77777777" w:rsidTr="00085359">
        <w:tc>
          <w:tcPr>
            <w:tcW w:w="1006" w:type="pct"/>
            <w:tcBorders>
              <w:top w:val="single" w:sz="4" w:space="0" w:color="auto"/>
              <w:left w:val="single" w:sz="4" w:space="0" w:color="auto"/>
              <w:bottom w:val="single" w:sz="4" w:space="0" w:color="auto"/>
              <w:right w:val="single" w:sz="4" w:space="0" w:color="auto"/>
            </w:tcBorders>
            <w:shd w:val="clear" w:color="auto" w:fill="D9D9D9"/>
            <w:hideMark/>
          </w:tcPr>
          <w:p w14:paraId="09D1C7AC" w14:textId="77777777" w:rsidR="002F7C78" w:rsidRPr="00864D86" w:rsidRDefault="002F7C78" w:rsidP="00085359">
            <w:pPr>
              <w:jc w:val="left"/>
              <w:rPr>
                <w:rFonts w:cs="Arial"/>
                <w:b/>
                <w:bCs/>
                <w:szCs w:val="20"/>
              </w:rPr>
            </w:pPr>
            <w:r w:rsidRPr="00864D86">
              <w:rPr>
                <w:rFonts w:cs="Arial"/>
                <w:b/>
                <w:bCs/>
                <w:szCs w:val="20"/>
              </w:rPr>
              <w:t>Remarks</w:t>
            </w:r>
          </w:p>
        </w:tc>
        <w:tc>
          <w:tcPr>
            <w:tcW w:w="3994" w:type="pct"/>
            <w:gridSpan w:val="5"/>
            <w:tcBorders>
              <w:top w:val="single" w:sz="4" w:space="0" w:color="auto"/>
              <w:left w:val="single" w:sz="4" w:space="0" w:color="auto"/>
              <w:bottom w:val="single" w:sz="4" w:space="0" w:color="auto"/>
              <w:right w:val="single" w:sz="4" w:space="0" w:color="auto"/>
            </w:tcBorders>
          </w:tcPr>
          <w:p w14:paraId="4FE5D991" w14:textId="77777777" w:rsidR="002F7C78" w:rsidRDefault="002F7C78" w:rsidP="00085359">
            <w:r>
              <w:t>N/A</w:t>
            </w:r>
          </w:p>
        </w:tc>
      </w:tr>
      <w:tr w:rsidR="00AB0829" w:rsidRPr="00864D86" w14:paraId="2CC8B3E4" w14:textId="77777777" w:rsidTr="00085359">
        <w:tc>
          <w:tcPr>
            <w:tcW w:w="1006" w:type="pct"/>
            <w:vMerge w:val="restart"/>
            <w:tcBorders>
              <w:top w:val="single" w:sz="4" w:space="0" w:color="auto"/>
              <w:left w:val="single" w:sz="4" w:space="0" w:color="auto"/>
              <w:right w:val="single" w:sz="4" w:space="0" w:color="auto"/>
            </w:tcBorders>
            <w:shd w:val="clear" w:color="auto" w:fill="D9D9D9"/>
          </w:tcPr>
          <w:p w14:paraId="6AD38FF4" w14:textId="77777777" w:rsidR="00AB0829" w:rsidRPr="00864D86" w:rsidRDefault="00AB0829" w:rsidP="00AB0829">
            <w:pPr>
              <w:jc w:val="left"/>
              <w:rPr>
                <w:rFonts w:cs="Arial"/>
                <w:b/>
                <w:bCs/>
                <w:szCs w:val="20"/>
              </w:rPr>
            </w:pPr>
            <w:r>
              <w:rPr>
                <w:rFonts w:cs="Arial"/>
                <w:b/>
                <w:bCs/>
                <w:szCs w:val="20"/>
              </w:rPr>
              <w:t>DET/DEM Errors Handled</w:t>
            </w:r>
          </w:p>
        </w:tc>
        <w:tc>
          <w:tcPr>
            <w:tcW w:w="1995" w:type="pct"/>
            <w:gridSpan w:val="4"/>
            <w:tcBorders>
              <w:top w:val="single" w:sz="4" w:space="0" w:color="auto"/>
              <w:left w:val="single" w:sz="4" w:space="0" w:color="auto"/>
              <w:bottom w:val="single" w:sz="4" w:space="0" w:color="auto"/>
              <w:right w:val="single" w:sz="4" w:space="0" w:color="auto"/>
            </w:tcBorders>
          </w:tcPr>
          <w:p w14:paraId="51466C2A" w14:textId="52190BA7" w:rsidR="00AB0829" w:rsidRDefault="00AB0829" w:rsidP="00AB0829">
            <w:r>
              <w:rPr>
                <w:rFonts w:cs="Arial"/>
                <w:color w:val="000000"/>
                <w:szCs w:val="20"/>
              </w:rPr>
              <w:t>PROTOCONV</w:t>
            </w:r>
            <w:r w:rsidRPr="006E6BFD">
              <w:rPr>
                <w:rFonts w:cs="Arial"/>
                <w:color w:val="000000"/>
                <w:szCs w:val="20"/>
              </w:rPr>
              <w:t>_E_INV_PARAM</w:t>
            </w:r>
          </w:p>
        </w:tc>
        <w:tc>
          <w:tcPr>
            <w:tcW w:w="1999" w:type="pct"/>
            <w:tcBorders>
              <w:top w:val="single" w:sz="4" w:space="0" w:color="auto"/>
              <w:left w:val="single" w:sz="4" w:space="0" w:color="auto"/>
              <w:bottom w:val="single" w:sz="4" w:space="0" w:color="auto"/>
              <w:right w:val="single" w:sz="4" w:space="0" w:color="auto"/>
            </w:tcBorders>
          </w:tcPr>
          <w:p w14:paraId="15B07016" w14:textId="40699EB3" w:rsidR="00AB0829" w:rsidRDefault="00AB0829" w:rsidP="00AB0829">
            <w:r>
              <w:rPr>
                <w:szCs w:val="20"/>
              </w:rPr>
              <w:t>Invalid</w:t>
            </w:r>
            <w:r w:rsidRPr="006E6BFD">
              <w:rPr>
                <w:szCs w:val="20"/>
              </w:rPr>
              <w:t xml:space="preserve"> parameter passed to the APIs</w:t>
            </w:r>
          </w:p>
        </w:tc>
      </w:tr>
      <w:tr w:rsidR="00AB0829" w:rsidRPr="00864D86" w14:paraId="50E05166" w14:textId="77777777" w:rsidTr="00085359">
        <w:tc>
          <w:tcPr>
            <w:tcW w:w="1006" w:type="pct"/>
            <w:vMerge/>
            <w:tcBorders>
              <w:left w:val="single" w:sz="4" w:space="0" w:color="auto"/>
              <w:right w:val="single" w:sz="4" w:space="0" w:color="auto"/>
            </w:tcBorders>
            <w:shd w:val="clear" w:color="auto" w:fill="D9D9D9"/>
          </w:tcPr>
          <w:p w14:paraId="1F23F295" w14:textId="77777777" w:rsidR="00AB0829" w:rsidRPr="00800212" w:rsidRDefault="00AB0829" w:rsidP="00AB0829">
            <w:pPr>
              <w:jc w:val="left"/>
              <w:rPr>
                <w:rFonts w:cs="Arial"/>
                <w:b/>
                <w:bCs/>
                <w:szCs w:val="20"/>
              </w:rPr>
            </w:pPr>
          </w:p>
        </w:tc>
        <w:tc>
          <w:tcPr>
            <w:tcW w:w="1995" w:type="pct"/>
            <w:gridSpan w:val="4"/>
            <w:tcBorders>
              <w:top w:val="single" w:sz="4" w:space="0" w:color="auto"/>
              <w:left w:val="single" w:sz="4" w:space="0" w:color="auto"/>
              <w:bottom w:val="single" w:sz="4" w:space="0" w:color="auto"/>
              <w:right w:val="single" w:sz="4" w:space="0" w:color="auto"/>
            </w:tcBorders>
          </w:tcPr>
          <w:p w14:paraId="411E0B15" w14:textId="6C8077D7" w:rsidR="00AB0829" w:rsidRDefault="00AB0829" w:rsidP="00AB0829">
            <w:r>
              <w:rPr>
                <w:rFonts w:cs="Arial"/>
                <w:color w:val="000000"/>
                <w:szCs w:val="20"/>
              </w:rPr>
              <w:t>PROTOCONV</w:t>
            </w:r>
            <w:r w:rsidRPr="00D46B12">
              <w:rPr>
                <w:rFonts w:cs="Arial"/>
                <w:color w:val="000000"/>
                <w:szCs w:val="20"/>
              </w:rPr>
              <w:t>_E_TRANS</w:t>
            </w:r>
          </w:p>
        </w:tc>
        <w:tc>
          <w:tcPr>
            <w:tcW w:w="1999" w:type="pct"/>
            <w:tcBorders>
              <w:top w:val="single" w:sz="4" w:space="0" w:color="auto"/>
              <w:left w:val="single" w:sz="4" w:space="0" w:color="auto"/>
              <w:bottom w:val="single" w:sz="4" w:space="0" w:color="auto"/>
              <w:right w:val="single" w:sz="4" w:space="0" w:color="auto"/>
            </w:tcBorders>
          </w:tcPr>
          <w:p w14:paraId="389BED03" w14:textId="00E7E263" w:rsidR="00AB0829" w:rsidRDefault="00AB0829" w:rsidP="00AB0829">
            <w:r w:rsidRPr="00D46B12">
              <w:rPr>
                <w:rFonts w:cs="Arial"/>
                <w:color w:val="000000"/>
                <w:szCs w:val="20"/>
              </w:rPr>
              <w:t>Transmit Error</w:t>
            </w:r>
          </w:p>
        </w:tc>
      </w:tr>
      <w:tr w:rsidR="00AB0829" w:rsidRPr="00864D86" w14:paraId="5D23C4E5" w14:textId="77777777" w:rsidTr="00085359">
        <w:tc>
          <w:tcPr>
            <w:tcW w:w="1006" w:type="pct"/>
            <w:vMerge/>
            <w:tcBorders>
              <w:left w:val="single" w:sz="4" w:space="0" w:color="auto"/>
              <w:right w:val="single" w:sz="4" w:space="0" w:color="auto"/>
            </w:tcBorders>
            <w:shd w:val="clear" w:color="auto" w:fill="D9D9D9"/>
          </w:tcPr>
          <w:p w14:paraId="489F9091" w14:textId="77777777" w:rsidR="00AB0829" w:rsidRPr="00800212" w:rsidRDefault="00AB0829" w:rsidP="00AB0829">
            <w:pPr>
              <w:jc w:val="left"/>
              <w:rPr>
                <w:rFonts w:cs="Arial"/>
                <w:b/>
                <w:bCs/>
                <w:szCs w:val="20"/>
              </w:rPr>
            </w:pPr>
          </w:p>
        </w:tc>
        <w:tc>
          <w:tcPr>
            <w:tcW w:w="1995" w:type="pct"/>
            <w:gridSpan w:val="4"/>
            <w:tcBorders>
              <w:top w:val="single" w:sz="4" w:space="0" w:color="auto"/>
              <w:left w:val="single" w:sz="4" w:space="0" w:color="auto"/>
              <w:bottom w:val="single" w:sz="4" w:space="0" w:color="auto"/>
              <w:right w:val="single" w:sz="4" w:space="0" w:color="auto"/>
            </w:tcBorders>
          </w:tcPr>
          <w:p w14:paraId="2C79F4B3" w14:textId="0F1A2657" w:rsidR="00AB0829" w:rsidRDefault="00AB0829" w:rsidP="00AB0829">
            <w:r>
              <w:rPr>
                <w:rFonts w:cs="Arial"/>
                <w:color w:val="000000"/>
                <w:szCs w:val="20"/>
              </w:rPr>
              <w:t>PROTOCONV</w:t>
            </w:r>
            <w:r w:rsidRPr="00D46B12">
              <w:rPr>
                <w:rFonts w:cs="Arial"/>
                <w:color w:val="000000"/>
                <w:szCs w:val="20"/>
              </w:rPr>
              <w:t>_E_PARAM_CONFIG</w:t>
            </w:r>
          </w:p>
        </w:tc>
        <w:tc>
          <w:tcPr>
            <w:tcW w:w="1999" w:type="pct"/>
            <w:tcBorders>
              <w:top w:val="single" w:sz="4" w:space="0" w:color="auto"/>
              <w:left w:val="single" w:sz="4" w:space="0" w:color="auto"/>
              <w:bottom w:val="single" w:sz="4" w:space="0" w:color="auto"/>
              <w:right w:val="single" w:sz="4" w:space="0" w:color="auto"/>
            </w:tcBorders>
          </w:tcPr>
          <w:p w14:paraId="5DAD51B0" w14:textId="4B801A1B" w:rsidR="00AB0829" w:rsidRDefault="00AB0829" w:rsidP="00AB0829">
            <w:r w:rsidRPr="00D46B12">
              <w:rPr>
                <w:rFonts w:cs="Arial"/>
                <w:color w:val="000000"/>
                <w:szCs w:val="20"/>
              </w:rPr>
              <w:t>Config Error (NULL Pointer)</w:t>
            </w:r>
          </w:p>
        </w:tc>
      </w:tr>
    </w:tbl>
    <w:p w14:paraId="4FA9F06A" w14:textId="77777777" w:rsidR="002F7C78" w:rsidRDefault="002F7C78" w:rsidP="002F7C78">
      <w:pPr>
        <w:pStyle w:val="RefIDs"/>
        <w:wordWrap/>
        <w:rPr>
          <w:lang w:eastAsia="en-US"/>
        </w:rPr>
      </w:pPr>
      <w:r w:rsidRPr="00696D29">
        <w:rPr>
          <w:lang w:eastAsia="en-US"/>
        </w:rPr>
        <w:t xml:space="preserve">[Covers: </w:t>
      </w:r>
      <w:r>
        <w:rPr>
          <w:lang w:eastAsia="en-US"/>
        </w:rPr>
        <w:t>req-8552172-00903610</w:t>
      </w:r>
      <w:r w:rsidRPr="00696D29">
        <w:rPr>
          <w:lang w:eastAsia="en-US"/>
        </w:rPr>
        <w:t>]</w:t>
      </w:r>
    </w:p>
    <w:p w14:paraId="4578F809" w14:textId="77777777" w:rsidR="002F7C78" w:rsidRPr="009B6D74" w:rsidRDefault="002F7C78" w:rsidP="002F7C78">
      <w:pPr>
        <w:pStyle w:val="RefIDs"/>
        <w:wordWrap/>
        <w:rPr>
          <w:lang w:eastAsia="en-US"/>
        </w:rPr>
      </w:pPr>
      <w:r w:rsidRPr="00696D29">
        <w:rPr>
          <w:lang w:eastAsia="en-US"/>
        </w:rPr>
        <w:t xml:space="preserve">[Covers: </w:t>
      </w:r>
      <w:r>
        <w:rPr>
          <w:lang w:eastAsia="en-US"/>
        </w:rPr>
        <w:t>req-8552172-00903611</w:t>
      </w:r>
      <w:r w:rsidRPr="00696D29">
        <w:rPr>
          <w:lang w:eastAsia="en-US"/>
        </w:rPr>
        <w:t>]</w:t>
      </w:r>
    </w:p>
    <w:p w14:paraId="4CD04FD4" w14:textId="77777777" w:rsidR="002F7C78" w:rsidRPr="009B6D74" w:rsidRDefault="002F7C78" w:rsidP="002F7C78">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6E935AB2" w14:textId="77777777" w:rsidR="002F7C78" w:rsidRDefault="002F7C78" w:rsidP="002F7C78">
      <w:pPr>
        <w:pStyle w:val="RefIDs"/>
        <w:rPr>
          <w:lang w:eastAsia="en-US"/>
        </w:rPr>
      </w:pPr>
      <w:r>
        <w:rPr>
          <w:lang w:eastAsia="en-US"/>
        </w:rPr>
        <w:t>[Covers: req-8552172-00905227</w:t>
      </w:r>
      <w:r w:rsidRPr="002C15F8">
        <w:rPr>
          <w:lang w:eastAsia="en-US"/>
        </w:rPr>
        <w:t>]</w:t>
      </w:r>
    </w:p>
    <w:p w14:paraId="7793D6B7" w14:textId="77777777" w:rsidR="003949F1" w:rsidRPr="002C15F8" w:rsidRDefault="002F7C78" w:rsidP="003949F1">
      <w:pPr>
        <w:pStyle w:val="RefIDs"/>
        <w:rPr>
          <w:lang w:eastAsia="en-US"/>
        </w:rPr>
      </w:pPr>
      <w:r>
        <w:rPr>
          <w:lang w:eastAsia="en-US"/>
        </w:rPr>
        <w:t>[Covers: req-8552172-00904662</w:t>
      </w:r>
      <w:r w:rsidRPr="002C15F8">
        <w:rPr>
          <w:lang w:eastAsia="en-US"/>
        </w:rPr>
        <w:t>]</w:t>
      </w:r>
    </w:p>
    <w:p w14:paraId="7DA11B65"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28A4E7B5"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5959C186" w14:textId="77777777" w:rsidR="003949F1" w:rsidRDefault="003949F1" w:rsidP="003949F1">
      <w:pPr>
        <w:pStyle w:val="RefIDs"/>
        <w:rPr>
          <w:lang w:eastAsia="en-US"/>
        </w:rPr>
      </w:pPr>
      <w:r>
        <w:rPr>
          <w:lang w:eastAsia="en-US"/>
        </w:rPr>
        <w:t>[Covers: req-8552172-00528003]</w:t>
      </w:r>
    </w:p>
    <w:p w14:paraId="6362296A" w14:textId="77777777" w:rsidR="003949F1" w:rsidRDefault="003949F1" w:rsidP="003949F1">
      <w:pPr>
        <w:pStyle w:val="RefIDs"/>
        <w:rPr>
          <w:lang w:eastAsia="en-US"/>
        </w:rPr>
      </w:pPr>
      <w:r>
        <w:rPr>
          <w:lang w:eastAsia="en-US"/>
        </w:rPr>
        <w:t>[Covers: req-8552172-00528002]</w:t>
      </w:r>
    </w:p>
    <w:p w14:paraId="47DBAB63" w14:textId="77777777" w:rsidR="003949F1" w:rsidRDefault="003949F1" w:rsidP="003949F1">
      <w:pPr>
        <w:pStyle w:val="RefIDs"/>
        <w:rPr>
          <w:lang w:eastAsia="en-US"/>
        </w:rPr>
      </w:pPr>
      <w:r>
        <w:rPr>
          <w:lang w:eastAsia="en-US"/>
        </w:rPr>
        <w:t>[Covers: req-8552172-00528006]</w:t>
      </w:r>
    </w:p>
    <w:p w14:paraId="514AD3AC" w14:textId="77777777" w:rsidR="003949F1" w:rsidRDefault="003949F1" w:rsidP="003949F1">
      <w:pPr>
        <w:pStyle w:val="RefIDs"/>
        <w:rPr>
          <w:lang w:eastAsia="en-US"/>
        </w:rPr>
      </w:pPr>
      <w:r>
        <w:rPr>
          <w:lang w:eastAsia="en-US"/>
        </w:rPr>
        <w:t xml:space="preserve">[Covers: </w:t>
      </w:r>
      <w:r w:rsidRPr="00C136B3">
        <w:t>req-8552172-00527993</w:t>
      </w:r>
      <w:r>
        <w:t>]</w:t>
      </w:r>
    </w:p>
    <w:p w14:paraId="3EA75E1A" w14:textId="77777777" w:rsidR="003949F1" w:rsidRDefault="003949F1" w:rsidP="003949F1">
      <w:pPr>
        <w:pStyle w:val="RefIDs"/>
        <w:rPr>
          <w:lang w:eastAsia="en-US"/>
        </w:rPr>
      </w:pPr>
      <w:r>
        <w:rPr>
          <w:lang w:eastAsia="en-US"/>
        </w:rPr>
        <w:t>[Covers: req-8552172-00527980]</w:t>
      </w:r>
    </w:p>
    <w:p w14:paraId="260B40F9" w14:textId="35D1E583" w:rsidR="002F7C78" w:rsidRDefault="002F7C78" w:rsidP="002F7C78">
      <w:pPr>
        <w:pStyle w:val="RefIDs"/>
        <w:rPr>
          <w:lang w:eastAsia="en-US"/>
        </w:rPr>
      </w:pPr>
    </w:p>
    <w:p w14:paraId="18C84FED" w14:textId="77777777" w:rsidR="002F7C78" w:rsidRPr="009359EF" w:rsidRDefault="002F7C78" w:rsidP="002F7C78">
      <w:pPr>
        <w:rPr>
          <w:lang w:val="en-GB" w:eastAsia="en-US"/>
        </w:rPr>
      </w:pPr>
    </w:p>
    <w:p w14:paraId="5785A477" w14:textId="35243F99" w:rsidR="009079EC" w:rsidRPr="008B0DCD" w:rsidRDefault="006E4A0D" w:rsidP="009079EC">
      <w:pPr>
        <w:pStyle w:val="Heading4"/>
        <w:rPr>
          <w:lang w:val="en-GB"/>
        </w:rPr>
      </w:pPr>
      <w:r>
        <w:br w:type="column"/>
      </w:r>
      <w:r w:rsidR="009079EC" w:rsidRPr="00BB355C">
        <w:lastRenderedPageBreak/>
        <w:t>ProtoConv_</w:t>
      </w:r>
      <w:r w:rsidR="009079EC">
        <w:t>Mix</w:t>
      </w:r>
      <w:r w:rsidR="009079EC" w:rsidRPr="00BB355C">
        <w:t>toEthMain</w:t>
      </w:r>
    </w:p>
    <w:p w14:paraId="3D03465E" w14:textId="505DDA45" w:rsidR="009079EC" w:rsidRPr="0052502A" w:rsidRDefault="009079EC" w:rsidP="009079EC">
      <w:pPr>
        <w:pStyle w:val="ReqID"/>
        <w:rPr>
          <w:lang w:val="en-US"/>
        </w:rPr>
      </w:pPr>
      <w:r w:rsidRPr="00696D29">
        <w:t>[</w:t>
      </w:r>
      <w:r>
        <w:t>Gen5GW</w:t>
      </w:r>
      <w:r w:rsidRPr="00696D29">
        <w:t>_</w:t>
      </w:r>
      <w:r>
        <w:t>ProtoConv</w:t>
      </w:r>
      <w:r w:rsidRPr="00696D29">
        <w:t>_AD_C_</w:t>
      </w:r>
      <w:r w:rsidR="00551662">
        <w:t>12_0</w:t>
      </w:r>
      <w:r w:rsidRPr="00696D29">
        <w:t>0</w:t>
      </w:r>
      <w:r w:rsidR="00D27EAD">
        <w:t>7</w:t>
      </w:r>
      <w:r w:rsidRPr="00696D29">
        <w:t>]</w:t>
      </w:r>
    </w:p>
    <w:p w14:paraId="41AF5585" w14:textId="1F803D5C" w:rsidR="009079EC" w:rsidRPr="00BB355C" w:rsidRDefault="009079EC"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11</w:t>
      </w:r>
      <w:r w:rsidR="009D560C">
        <w:rPr>
          <w:noProof/>
        </w:rPr>
        <w:fldChar w:fldCharType="end"/>
      </w:r>
      <w:r>
        <w:rPr>
          <w:noProof/>
        </w:rPr>
        <w:t xml:space="preserve">: </w:t>
      </w:r>
      <w:r w:rsidRPr="00BB355C">
        <w:t>ProtoConv_</w:t>
      </w:r>
      <w:r>
        <w:t>Mix</w:t>
      </w:r>
      <w:r w:rsidRPr="00BB355C">
        <w:t>toEthMain</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94"/>
        <w:gridCol w:w="1978"/>
        <w:gridCol w:w="1138"/>
        <w:gridCol w:w="4221"/>
      </w:tblGrid>
      <w:tr w:rsidR="009079EC" w:rsidRPr="00A935AB" w14:paraId="7EDF52A0" w14:textId="77777777" w:rsidTr="00AB0829">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E70B331" w14:textId="77777777" w:rsidR="009079EC" w:rsidRPr="00A935AB" w:rsidRDefault="009079EC" w:rsidP="001279C9">
            <w:pPr>
              <w:jc w:val="left"/>
              <w:rPr>
                <w:rFonts w:cs="Arial"/>
                <w:szCs w:val="20"/>
              </w:rPr>
            </w:pPr>
            <w:r w:rsidRPr="00A935AB">
              <w:rPr>
                <w:rFonts w:cs="Arial"/>
                <w:b/>
                <w:bCs/>
                <w:szCs w:val="20"/>
              </w:rPr>
              <w:t>Function Name</w:t>
            </w:r>
          </w:p>
        </w:tc>
        <w:tc>
          <w:tcPr>
            <w:tcW w:w="3657" w:type="pct"/>
            <w:gridSpan w:val="3"/>
            <w:tcBorders>
              <w:top w:val="single" w:sz="4" w:space="0" w:color="auto"/>
              <w:left w:val="single" w:sz="4" w:space="0" w:color="auto"/>
              <w:bottom w:val="single" w:sz="4" w:space="0" w:color="auto"/>
              <w:right w:val="single" w:sz="4" w:space="0" w:color="auto"/>
            </w:tcBorders>
          </w:tcPr>
          <w:p w14:paraId="449763E0" w14:textId="77777777" w:rsidR="009079EC" w:rsidRPr="00A935AB" w:rsidRDefault="009079EC" w:rsidP="001279C9">
            <w:pPr>
              <w:jc w:val="left"/>
              <w:rPr>
                <w:rFonts w:cs="Arial"/>
                <w:szCs w:val="20"/>
              </w:rPr>
            </w:pPr>
            <w:r w:rsidRPr="00BB355C">
              <w:rPr>
                <w:rFonts w:cs="Arial"/>
                <w:szCs w:val="20"/>
              </w:rPr>
              <w:t>ProtoConv_</w:t>
            </w:r>
            <w:r>
              <w:rPr>
                <w:rFonts w:cs="Arial"/>
              </w:rPr>
              <w:t>Mix</w:t>
            </w:r>
            <w:r w:rsidRPr="00BB355C">
              <w:rPr>
                <w:rFonts w:cs="Arial"/>
                <w:szCs w:val="20"/>
              </w:rPr>
              <w:t>toEthMain</w:t>
            </w:r>
          </w:p>
        </w:tc>
      </w:tr>
      <w:tr w:rsidR="009079EC" w:rsidRPr="00A935AB" w14:paraId="4A2E89CA" w14:textId="77777777" w:rsidTr="002A6F3C">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5871C48D" w14:textId="77777777" w:rsidR="009079EC" w:rsidRPr="00A935AB" w:rsidRDefault="009079EC" w:rsidP="001279C9">
            <w:pPr>
              <w:jc w:val="left"/>
              <w:rPr>
                <w:rFonts w:eastAsia="Meiryo UI" w:cstheme="majorHAnsi"/>
                <w:szCs w:val="20"/>
                <w:lang w:val="en-GB"/>
              </w:rPr>
            </w:pPr>
            <w:r w:rsidRPr="00A935AB">
              <w:rPr>
                <w:rFonts w:eastAsia="Meiryo UI" w:cstheme="majorHAnsi"/>
                <w:b/>
                <w:bCs/>
                <w:szCs w:val="20"/>
                <w:lang w:val="en-GB"/>
              </w:rPr>
              <w:t>ASIL Level</w:t>
            </w:r>
          </w:p>
        </w:tc>
        <w:tc>
          <w:tcPr>
            <w:tcW w:w="986" w:type="pct"/>
            <w:tcBorders>
              <w:top w:val="single" w:sz="4" w:space="0" w:color="auto"/>
              <w:left w:val="single" w:sz="4" w:space="0" w:color="auto"/>
              <w:bottom w:val="single" w:sz="4" w:space="0" w:color="auto"/>
              <w:right w:val="single" w:sz="4" w:space="0" w:color="auto"/>
            </w:tcBorders>
          </w:tcPr>
          <w:p w14:paraId="1F8E3BF4" w14:textId="77777777" w:rsidR="009079EC" w:rsidRPr="00A935AB" w:rsidRDefault="009079EC" w:rsidP="001279C9">
            <w:pPr>
              <w:jc w:val="left"/>
              <w:rPr>
                <w:rFonts w:eastAsia="Meiryo UI" w:cstheme="majorHAnsi"/>
                <w:szCs w:val="20"/>
                <w:lang w:val="en-GB"/>
              </w:rPr>
            </w:pPr>
            <w:r w:rsidRPr="00A935AB">
              <w:rPr>
                <w:rFonts w:eastAsia="Meiryo UI" w:cstheme="majorHAnsi"/>
                <w:szCs w:val="20"/>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2E9EB43E" w14:textId="77777777" w:rsidR="009079EC" w:rsidRPr="00A935AB" w:rsidRDefault="009079EC" w:rsidP="001279C9">
            <w:pPr>
              <w:jc w:val="left"/>
              <w:rPr>
                <w:rFonts w:eastAsia="Meiryo UI" w:cstheme="majorHAnsi"/>
                <w:b/>
                <w:szCs w:val="20"/>
                <w:lang w:val="en-GB"/>
              </w:rPr>
            </w:pPr>
            <w:r w:rsidRPr="00A935AB">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tcPr>
          <w:p w14:paraId="197575A2" w14:textId="77777777" w:rsidR="009079EC" w:rsidRPr="00A935AB" w:rsidRDefault="009079EC" w:rsidP="001279C9">
            <w:pPr>
              <w:jc w:val="left"/>
              <w:rPr>
                <w:rFonts w:eastAsia="Meiryo UI" w:cstheme="majorHAnsi"/>
                <w:szCs w:val="20"/>
                <w:lang w:val="en-GB"/>
              </w:rPr>
            </w:pPr>
            <w:r w:rsidRPr="00A935AB">
              <w:rPr>
                <w:rFonts w:eastAsia="Meiryo UI" w:cstheme="majorHAnsi"/>
                <w:szCs w:val="20"/>
                <w:lang w:val="en-GB"/>
              </w:rPr>
              <w:t>New</w:t>
            </w:r>
          </w:p>
        </w:tc>
      </w:tr>
      <w:tr w:rsidR="009079EC" w:rsidRPr="00A935AB" w14:paraId="2C33BB87"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668DE39" w14:textId="77777777" w:rsidR="009079EC" w:rsidRPr="00A935AB" w:rsidRDefault="009079EC" w:rsidP="001279C9">
            <w:pPr>
              <w:jc w:val="left"/>
              <w:rPr>
                <w:rFonts w:cs="Arial"/>
                <w:b/>
                <w:bCs/>
                <w:szCs w:val="20"/>
              </w:rPr>
            </w:pPr>
            <w:r w:rsidRPr="00A935AB">
              <w:rPr>
                <w:rFonts w:cs="Arial"/>
                <w:b/>
                <w:bCs/>
                <w:szCs w:val="20"/>
              </w:rPr>
              <w:t>Syntax</w:t>
            </w:r>
          </w:p>
        </w:tc>
        <w:tc>
          <w:tcPr>
            <w:tcW w:w="3657" w:type="pct"/>
            <w:gridSpan w:val="3"/>
            <w:tcBorders>
              <w:top w:val="single" w:sz="4" w:space="0" w:color="auto"/>
              <w:left w:val="single" w:sz="4" w:space="0" w:color="auto"/>
              <w:bottom w:val="single" w:sz="4" w:space="0" w:color="auto"/>
              <w:right w:val="single" w:sz="4" w:space="0" w:color="auto"/>
            </w:tcBorders>
          </w:tcPr>
          <w:p w14:paraId="30223ABA" w14:textId="06B27170" w:rsidR="009079EC" w:rsidRPr="00A935AB" w:rsidRDefault="009079EC" w:rsidP="001279C9">
            <w:pPr>
              <w:jc w:val="left"/>
              <w:rPr>
                <w:rFonts w:cs="Arial"/>
                <w:szCs w:val="20"/>
              </w:rPr>
            </w:pPr>
            <w:r w:rsidRPr="00A935AB">
              <w:rPr>
                <w:rFonts w:cs="Arial"/>
                <w:szCs w:val="20"/>
              </w:rPr>
              <w:t xml:space="preserve">void </w:t>
            </w:r>
            <w:r>
              <w:rPr>
                <w:rFonts w:cs="Arial"/>
                <w:szCs w:val="20"/>
              </w:rPr>
              <w:t>ProtoConv</w:t>
            </w:r>
            <w:r w:rsidRPr="00A935AB">
              <w:rPr>
                <w:rFonts w:cs="Arial"/>
                <w:szCs w:val="20"/>
              </w:rPr>
              <w:t>_</w:t>
            </w:r>
            <w:r>
              <w:t>Mix</w:t>
            </w:r>
            <w:r w:rsidRPr="00BB355C">
              <w:t>toEthMain</w:t>
            </w:r>
            <w:r w:rsidRPr="00A935AB">
              <w:rPr>
                <w:rFonts w:cs="Arial"/>
                <w:szCs w:val="20"/>
              </w:rPr>
              <w:t>(void)</w:t>
            </w:r>
          </w:p>
        </w:tc>
      </w:tr>
      <w:tr w:rsidR="009079EC" w:rsidRPr="00A935AB" w14:paraId="0272D1AB"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7ADE83B" w14:textId="77777777" w:rsidR="009079EC" w:rsidRPr="00A935AB" w:rsidRDefault="009079EC" w:rsidP="001279C9">
            <w:pPr>
              <w:jc w:val="left"/>
              <w:rPr>
                <w:rFonts w:cs="Arial"/>
                <w:b/>
                <w:bCs/>
                <w:szCs w:val="20"/>
              </w:rPr>
            </w:pPr>
            <w:r w:rsidRPr="00A935AB">
              <w:rPr>
                <w:rFonts w:cs="Arial"/>
                <w:b/>
                <w:bCs/>
                <w:szCs w:val="20"/>
              </w:rPr>
              <w:t>Sync/Async</w:t>
            </w:r>
          </w:p>
        </w:tc>
        <w:tc>
          <w:tcPr>
            <w:tcW w:w="3657" w:type="pct"/>
            <w:gridSpan w:val="3"/>
            <w:tcBorders>
              <w:top w:val="single" w:sz="4" w:space="0" w:color="auto"/>
              <w:left w:val="single" w:sz="4" w:space="0" w:color="auto"/>
              <w:bottom w:val="single" w:sz="4" w:space="0" w:color="auto"/>
              <w:right w:val="single" w:sz="4" w:space="0" w:color="auto"/>
            </w:tcBorders>
          </w:tcPr>
          <w:p w14:paraId="45B3167F" w14:textId="77777777" w:rsidR="009079EC" w:rsidRPr="00A935AB" w:rsidRDefault="009079EC" w:rsidP="001279C9">
            <w:pPr>
              <w:jc w:val="left"/>
              <w:rPr>
                <w:rFonts w:cs="Arial"/>
                <w:szCs w:val="20"/>
              </w:rPr>
            </w:pPr>
            <w:r w:rsidRPr="00A935AB">
              <w:rPr>
                <w:rFonts w:cs="Arial"/>
                <w:szCs w:val="20"/>
              </w:rPr>
              <w:t>Synchronous</w:t>
            </w:r>
          </w:p>
        </w:tc>
      </w:tr>
      <w:tr w:rsidR="009079EC" w:rsidRPr="00A935AB" w14:paraId="7E852BBF" w14:textId="77777777" w:rsidTr="00AB0829">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09E24432" w14:textId="77777777" w:rsidR="009079EC" w:rsidRPr="00A935AB" w:rsidRDefault="009079EC" w:rsidP="001279C9">
            <w:pPr>
              <w:jc w:val="left"/>
              <w:rPr>
                <w:rFonts w:cs="Arial"/>
                <w:b/>
                <w:bCs/>
                <w:szCs w:val="20"/>
              </w:rPr>
            </w:pPr>
            <w:r w:rsidRPr="00A935AB">
              <w:rPr>
                <w:rFonts w:cs="Arial"/>
                <w:b/>
                <w:bCs/>
                <w:szCs w:val="20"/>
              </w:rPr>
              <w:t>Reentrancy</w:t>
            </w:r>
          </w:p>
        </w:tc>
        <w:tc>
          <w:tcPr>
            <w:tcW w:w="3657" w:type="pct"/>
            <w:gridSpan w:val="3"/>
            <w:tcBorders>
              <w:top w:val="single" w:sz="4" w:space="0" w:color="auto"/>
              <w:left w:val="single" w:sz="4" w:space="0" w:color="auto"/>
              <w:bottom w:val="single" w:sz="4" w:space="0" w:color="auto"/>
              <w:right w:val="single" w:sz="4" w:space="0" w:color="auto"/>
            </w:tcBorders>
          </w:tcPr>
          <w:p w14:paraId="485EF90C" w14:textId="77777777" w:rsidR="009079EC" w:rsidRPr="00A935AB" w:rsidRDefault="009079EC" w:rsidP="001279C9">
            <w:pPr>
              <w:jc w:val="left"/>
              <w:rPr>
                <w:rFonts w:eastAsia="Meiryo UI" w:cstheme="majorHAnsi"/>
                <w:szCs w:val="20"/>
                <w:lang w:val="en-GB"/>
              </w:rPr>
            </w:pPr>
            <w:r w:rsidRPr="00A935AB">
              <w:rPr>
                <w:rFonts w:cs="Arial"/>
                <w:szCs w:val="20"/>
              </w:rPr>
              <w:t>Non-Reentrant</w:t>
            </w:r>
          </w:p>
        </w:tc>
      </w:tr>
      <w:tr w:rsidR="009079EC" w:rsidRPr="00A935AB" w14:paraId="7A2FC68A" w14:textId="77777777" w:rsidTr="00AB0829">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55EC2C9B" w14:textId="77777777" w:rsidR="009079EC" w:rsidRPr="00A935AB" w:rsidRDefault="009079EC" w:rsidP="001279C9">
            <w:pPr>
              <w:jc w:val="left"/>
              <w:rPr>
                <w:rFonts w:cs="Arial"/>
                <w:b/>
                <w:bCs/>
                <w:szCs w:val="20"/>
              </w:rPr>
            </w:pPr>
            <w:r w:rsidRPr="00A935AB">
              <w:rPr>
                <w:rFonts w:cs="Arial"/>
                <w:b/>
                <w:bCs/>
                <w:szCs w:val="20"/>
              </w:rPr>
              <w:t>Interrupt State</w:t>
            </w:r>
          </w:p>
        </w:tc>
        <w:tc>
          <w:tcPr>
            <w:tcW w:w="3657" w:type="pct"/>
            <w:gridSpan w:val="3"/>
            <w:tcBorders>
              <w:top w:val="single" w:sz="4" w:space="0" w:color="auto"/>
              <w:left w:val="single" w:sz="4" w:space="0" w:color="auto"/>
              <w:bottom w:val="single" w:sz="4" w:space="0" w:color="auto"/>
              <w:right w:val="single" w:sz="4" w:space="0" w:color="auto"/>
            </w:tcBorders>
          </w:tcPr>
          <w:p w14:paraId="607817A4" w14:textId="77777777" w:rsidR="009079EC" w:rsidRPr="00A935AB" w:rsidRDefault="009079EC" w:rsidP="001279C9">
            <w:pPr>
              <w:jc w:val="left"/>
              <w:rPr>
                <w:rFonts w:eastAsia="Meiryo UI" w:cstheme="majorHAnsi"/>
                <w:szCs w:val="20"/>
                <w:lang w:val="en-GB"/>
              </w:rPr>
            </w:pPr>
            <w:r w:rsidRPr="00A935AB">
              <w:rPr>
                <w:rFonts w:cs="Arial"/>
              </w:rPr>
              <w:t>Runs in the interrupt enable state</w:t>
            </w:r>
          </w:p>
        </w:tc>
      </w:tr>
      <w:tr w:rsidR="009079EC" w:rsidRPr="00A935AB" w14:paraId="2E6B5CB8" w14:textId="77777777" w:rsidTr="00AB0829">
        <w:tc>
          <w:tcPr>
            <w:tcW w:w="1343" w:type="pct"/>
            <w:tcBorders>
              <w:top w:val="single" w:sz="4" w:space="0" w:color="auto"/>
              <w:left w:val="single" w:sz="4" w:space="0" w:color="auto"/>
              <w:right w:val="single" w:sz="4" w:space="0" w:color="auto"/>
            </w:tcBorders>
            <w:shd w:val="clear" w:color="auto" w:fill="D9D9D9"/>
            <w:hideMark/>
          </w:tcPr>
          <w:p w14:paraId="15E0A5C7" w14:textId="77777777" w:rsidR="009079EC" w:rsidRPr="00A935AB" w:rsidRDefault="009079EC" w:rsidP="001279C9">
            <w:pPr>
              <w:jc w:val="left"/>
              <w:rPr>
                <w:rFonts w:eastAsia="Meiryo UI" w:cstheme="majorHAnsi"/>
                <w:b/>
                <w:bCs/>
                <w:szCs w:val="20"/>
                <w:lang w:val="en-GB"/>
              </w:rPr>
            </w:pPr>
            <w:r w:rsidRPr="00A935AB">
              <w:rPr>
                <w:rFonts w:eastAsia="Meiryo UI" w:cstheme="majorHAnsi"/>
                <w:b/>
                <w:bCs/>
                <w:szCs w:val="20"/>
                <w:lang w:val="en-GB"/>
              </w:rPr>
              <w:t>Parameters (In)</w:t>
            </w:r>
          </w:p>
        </w:tc>
        <w:tc>
          <w:tcPr>
            <w:tcW w:w="1553" w:type="pct"/>
            <w:gridSpan w:val="2"/>
            <w:tcBorders>
              <w:top w:val="single" w:sz="4" w:space="0" w:color="auto"/>
              <w:left w:val="single" w:sz="4" w:space="0" w:color="auto"/>
              <w:right w:val="single" w:sz="4" w:space="0" w:color="auto"/>
            </w:tcBorders>
          </w:tcPr>
          <w:p w14:paraId="664490B1" w14:textId="77777777" w:rsidR="009079EC" w:rsidRPr="00A935AB" w:rsidRDefault="009079EC" w:rsidP="001279C9">
            <w:pPr>
              <w:jc w:val="left"/>
              <w:rPr>
                <w:rFonts w:cs="Arial"/>
                <w:szCs w:val="20"/>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tcPr>
          <w:p w14:paraId="6F6FC87D" w14:textId="77777777" w:rsidR="009079EC" w:rsidRPr="00A935AB" w:rsidRDefault="009079EC" w:rsidP="001279C9">
            <w:pPr>
              <w:jc w:val="left"/>
              <w:rPr>
                <w:rFonts w:cs="Arial"/>
                <w:szCs w:val="20"/>
                <w:lang w:val="en-GB"/>
              </w:rPr>
            </w:pPr>
            <w:r w:rsidRPr="00A935AB">
              <w:rPr>
                <w:rFonts w:cs="Arial"/>
                <w:szCs w:val="20"/>
                <w:lang w:val="en-GB"/>
              </w:rPr>
              <w:t>-</w:t>
            </w:r>
          </w:p>
        </w:tc>
      </w:tr>
      <w:tr w:rsidR="009079EC" w:rsidRPr="00A935AB" w14:paraId="43919A65"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EC18746" w14:textId="77777777" w:rsidR="009079EC" w:rsidRPr="00A935AB" w:rsidRDefault="009079EC" w:rsidP="001279C9">
            <w:pPr>
              <w:jc w:val="left"/>
              <w:rPr>
                <w:rFonts w:eastAsia="Meiryo UI" w:cstheme="majorHAnsi"/>
                <w:b/>
                <w:bCs/>
                <w:szCs w:val="20"/>
                <w:lang w:val="en-GB"/>
              </w:rPr>
            </w:pPr>
            <w:r w:rsidRPr="00A935AB">
              <w:rPr>
                <w:rFonts w:eastAsia="Meiryo UI" w:cstheme="majorHAnsi"/>
                <w:b/>
                <w:bCs/>
                <w:szCs w:val="20"/>
                <w:lang w:val="en-GB"/>
              </w:rPr>
              <w:t>Parameters (In-Out)</w:t>
            </w:r>
          </w:p>
        </w:tc>
        <w:tc>
          <w:tcPr>
            <w:tcW w:w="1553" w:type="pct"/>
            <w:gridSpan w:val="2"/>
            <w:tcBorders>
              <w:top w:val="single" w:sz="4" w:space="0" w:color="auto"/>
              <w:left w:val="single" w:sz="4" w:space="0" w:color="auto"/>
              <w:bottom w:val="single" w:sz="4" w:space="0" w:color="auto"/>
              <w:right w:val="single" w:sz="4" w:space="0" w:color="auto"/>
            </w:tcBorders>
          </w:tcPr>
          <w:p w14:paraId="416F6784" w14:textId="77777777" w:rsidR="009079EC" w:rsidRPr="00A935AB" w:rsidRDefault="009079EC" w:rsidP="001279C9">
            <w:pPr>
              <w:jc w:val="left"/>
              <w:rPr>
                <w:rFonts w:eastAsia="Meiryo UI" w:cstheme="majorHAnsi"/>
                <w:szCs w:val="20"/>
                <w:lang w:val="en-GB"/>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69E2F9AF" w14:textId="77777777" w:rsidR="009079EC" w:rsidRPr="00A935AB" w:rsidRDefault="009079EC" w:rsidP="001279C9">
            <w:pPr>
              <w:jc w:val="left"/>
              <w:rPr>
                <w:rFonts w:eastAsia="Meiryo UI" w:cstheme="majorHAnsi"/>
                <w:szCs w:val="20"/>
                <w:lang w:val="en-GB"/>
              </w:rPr>
            </w:pPr>
            <w:r w:rsidRPr="00A935AB">
              <w:rPr>
                <w:rFonts w:cs="Arial"/>
                <w:szCs w:val="20"/>
                <w:lang w:val="en-GB"/>
              </w:rPr>
              <w:t>-</w:t>
            </w:r>
          </w:p>
        </w:tc>
      </w:tr>
      <w:tr w:rsidR="009079EC" w:rsidRPr="00A935AB" w14:paraId="41113BCC"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43DCFD24" w14:textId="77777777" w:rsidR="009079EC" w:rsidRPr="00A935AB" w:rsidRDefault="009079EC" w:rsidP="001279C9">
            <w:pPr>
              <w:jc w:val="left"/>
              <w:rPr>
                <w:rFonts w:eastAsia="Meiryo UI" w:cstheme="majorHAnsi"/>
                <w:b/>
                <w:bCs/>
                <w:szCs w:val="20"/>
                <w:lang w:val="en-GB"/>
              </w:rPr>
            </w:pPr>
            <w:r w:rsidRPr="00A935AB">
              <w:rPr>
                <w:rFonts w:eastAsia="Meiryo UI" w:cstheme="majorHAnsi"/>
                <w:b/>
                <w:bCs/>
                <w:szCs w:val="20"/>
                <w:lang w:val="en-GB"/>
              </w:rPr>
              <w:t>Parameters (Out)</w:t>
            </w:r>
          </w:p>
        </w:tc>
        <w:tc>
          <w:tcPr>
            <w:tcW w:w="1553" w:type="pct"/>
            <w:gridSpan w:val="2"/>
            <w:tcBorders>
              <w:top w:val="single" w:sz="4" w:space="0" w:color="auto"/>
              <w:left w:val="single" w:sz="4" w:space="0" w:color="auto"/>
              <w:bottom w:val="single" w:sz="4" w:space="0" w:color="auto"/>
              <w:right w:val="single" w:sz="4" w:space="0" w:color="auto"/>
            </w:tcBorders>
          </w:tcPr>
          <w:p w14:paraId="0FE82FDD" w14:textId="77777777" w:rsidR="009079EC" w:rsidRPr="00A935AB" w:rsidRDefault="009079EC" w:rsidP="001279C9">
            <w:pPr>
              <w:jc w:val="left"/>
              <w:rPr>
                <w:rFonts w:eastAsia="Meiryo UI" w:cstheme="majorHAnsi"/>
                <w:szCs w:val="20"/>
                <w:lang w:val="en-GB"/>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5980E655" w14:textId="77777777" w:rsidR="009079EC" w:rsidRPr="00A935AB" w:rsidRDefault="009079EC" w:rsidP="001279C9">
            <w:pPr>
              <w:jc w:val="left"/>
              <w:rPr>
                <w:rFonts w:eastAsia="Meiryo UI" w:cstheme="majorHAnsi"/>
                <w:szCs w:val="20"/>
                <w:lang w:val="en-GB"/>
              </w:rPr>
            </w:pPr>
            <w:r w:rsidRPr="00A935AB">
              <w:rPr>
                <w:rFonts w:cs="Arial"/>
                <w:szCs w:val="20"/>
                <w:lang w:val="en-GB"/>
              </w:rPr>
              <w:t>-</w:t>
            </w:r>
          </w:p>
        </w:tc>
      </w:tr>
      <w:tr w:rsidR="009079EC" w:rsidRPr="00A935AB" w14:paraId="519C6E91"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4D2FD0AF" w14:textId="77777777" w:rsidR="009079EC" w:rsidRPr="00A935AB" w:rsidRDefault="009079EC" w:rsidP="001279C9">
            <w:pPr>
              <w:jc w:val="left"/>
              <w:rPr>
                <w:rFonts w:eastAsia="Meiryo UI" w:cstheme="majorHAnsi"/>
                <w:b/>
                <w:bCs/>
                <w:szCs w:val="20"/>
                <w:lang w:val="en-GB"/>
              </w:rPr>
            </w:pPr>
            <w:r w:rsidRPr="00A935AB">
              <w:rPr>
                <w:rFonts w:eastAsia="Meiryo UI" w:cstheme="majorHAnsi"/>
                <w:b/>
                <w:bCs/>
                <w:szCs w:val="20"/>
                <w:lang w:val="en-GB"/>
              </w:rPr>
              <w:t>Return Value</w:t>
            </w:r>
          </w:p>
        </w:tc>
        <w:tc>
          <w:tcPr>
            <w:tcW w:w="1553" w:type="pct"/>
            <w:gridSpan w:val="2"/>
            <w:tcBorders>
              <w:top w:val="single" w:sz="4" w:space="0" w:color="auto"/>
              <w:left w:val="single" w:sz="4" w:space="0" w:color="auto"/>
              <w:bottom w:val="single" w:sz="4" w:space="0" w:color="auto"/>
              <w:right w:val="single" w:sz="4" w:space="0" w:color="auto"/>
            </w:tcBorders>
          </w:tcPr>
          <w:p w14:paraId="3E659FAB" w14:textId="77777777" w:rsidR="009079EC" w:rsidRPr="00A935AB" w:rsidRDefault="009079EC" w:rsidP="001279C9">
            <w:pPr>
              <w:jc w:val="left"/>
              <w:rPr>
                <w:rFonts w:eastAsia="Meiryo UI" w:cstheme="majorHAnsi"/>
                <w:szCs w:val="20"/>
                <w:lang w:val="en-GB"/>
              </w:rPr>
            </w:pPr>
            <w:r w:rsidRPr="00A935AB">
              <w:rPr>
                <w:rFonts w:cstheme="majorHAnsi" w:hint="eastAsia"/>
                <w:szCs w:val="20"/>
                <w:lang w:val="en-GB"/>
              </w:rPr>
              <w:t>N</w:t>
            </w:r>
            <w:r w:rsidRPr="00A935AB">
              <w:rPr>
                <w:rFonts w:cstheme="majorHAnsi"/>
                <w:szCs w:val="20"/>
                <w:lang w:val="en-GB"/>
              </w:rPr>
              <w:t>/A</w:t>
            </w:r>
          </w:p>
        </w:tc>
        <w:tc>
          <w:tcPr>
            <w:tcW w:w="2104" w:type="pct"/>
            <w:tcBorders>
              <w:top w:val="single" w:sz="4" w:space="0" w:color="auto"/>
              <w:left w:val="single" w:sz="4" w:space="0" w:color="auto"/>
              <w:bottom w:val="single" w:sz="4" w:space="0" w:color="auto"/>
              <w:right w:val="single" w:sz="4" w:space="0" w:color="auto"/>
            </w:tcBorders>
          </w:tcPr>
          <w:p w14:paraId="5BAB31A5" w14:textId="77777777" w:rsidR="009079EC" w:rsidRPr="00A935AB" w:rsidRDefault="009079EC" w:rsidP="001279C9">
            <w:pPr>
              <w:jc w:val="left"/>
            </w:pPr>
            <w:r w:rsidRPr="00A935AB">
              <w:t>-</w:t>
            </w:r>
          </w:p>
        </w:tc>
      </w:tr>
      <w:tr w:rsidR="009079EC" w:rsidRPr="00A935AB" w14:paraId="49EAEED6"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94A9287" w14:textId="77777777" w:rsidR="009079EC" w:rsidRPr="00A935AB" w:rsidRDefault="009079EC" w:rsidP="001279C9">
            <w:pPr>
              <w:jc w:val="left"/>
              <w:rPr>
                <w:rFonts w:cs="Arial"/>
                <w:b/>
                <w:bCs/>
                <w:szCs w:val="20"/>
              </w:rPr>
            </w:pPr>
            <w:r w:rsidRPr="00A935AB">
              <w:rPr>
                <w:rFonts w:cs="Arial"/>
                <w:b/>
                <w:bCs/>
                <w:szCs w:val="20"/>
              </w:rPr>
              <w:t>Description</w:t>
            </w:r>
          </w:p>
        </w:tc>
        <w:tc>
          <w:tcPr>
            <w:tcW w:w="3657" w:type="pct"/>
            <w:gridSpan w:val="3"/>
            <w:tcBorders>
              <w:top w:val="single" w:sz="4" w:space="0" w:color="auto"/>
              <w:left w:val="single" w:sz="4" w:space="0" w:color="auto"/>
              <w:bottom w:val="single" w:sz="4" w:space="0" w:color="auto"/>
              <w:right w:val="single" w:sz="4" w:space="0" w:color="auto"/>
            </w:tcBorders>
          </w:tcPr>
          <w:p w14:paraId="3CE44DCA" w14:textId="1D2CB6EF" w:rsidR="009079EC" w:rsidRPr="00A935AB" w:rsidRDefault="009079EC" w:rsidP="001279C9">
            <w:pPr>
              <w:pStyle w:val="ReqText0"/>
              <w:jc w:val="left"/>
              <w:rPr>
                <w:rFonts w:cs="Arial"/>
                <w:kern w:val="2"/>
                <w:szCs w:val="20"/>
                <w:lang w:val="en-US" w:eastAsia="ja-JP"/>
              </w:rPr>
            </w:pPr>
            <w:r w:rsidRPr="00A935AB">
              <w:rPr>
                <w:rFonts w:cs="Arial"/>
                <w:kern w:val="2"/>
                <w:szCs w:val="20"/>
                <w:lang w:val="en-US" w:eastAsia="ja-JP"/>
              </w:rPr>
              <w:t xml:space="preserve">If </w:t>
            </w:r>
            <w:r>
              <w:rPr>
                <w:rFonts w:cs="Arial"/>
                <w:kern w:val="2"/>
                <w:szCs w:val="20"/>
                <w:lang w:val="en-US" w:eastAsia="ja-JP"/>
              </w:rPr>
              <w:t>Mix</w:t>
            </w:r>
            <w:r w:rsidRPr="00A935AB">
              <w:rPr>
                <w:rFonts w:cs="Arial"/>
                <w:kern w:val="2"/>
                <w:szCs w:val="20"/>
                <w:lang w:val="en-US" w:eastAsia="ja-JP"/>
              </w:rPr>
              <w:t xml:space="preserve"> Rx Buffer or Ethernet Tx Buffer is NULL</w:t>
            </w:r>
            <w:r>
              <w:rPr>
                <w:rFonts w:cs="Arial"/>
                <w:kern w:val="2"/>
                <w:szCs w:val="20"/>
                <w:lang w:val="en-US" w:eastAsia="ja-JP"/>
              </w:rPr>
              <w:t>_PTR</w:t>
            </w:r>
            <w:r w:rsidRPr="00A935AB">
              <w:rPr>
                <w:rFonts w:cs="Arial"/>
                <w:kern w:val="2"/>
                <w:szCs w:val="20"/>
                <w:lang w:val="en-US" w:eastAsia="ja-JP"/>
              </w:rPr>
              <w:t>, the process is terminated</w:t>
            </w:r>
            <w:r w:rsidR="008F3DDA">
              <w:rPr>
                <w:rFonts w:cs="Arial"/>
                <w:kern w:val="2"/>
                <w:szCs w:val="20"/>
                <w:lang w:val="en-US" w:eastAsia="ja-JP"/>
              </w:rPr>
              <w:t>.</w:t>
            </w:r>
          </w:p>
          <w:p w14:paraId="1D8904E5" w14:textId="77777777" w:rsidR="009079EC" w:rsidRPr="00A935AB" w:rsidRDefault="009079EC" w:rsidP="001279C9">
            <w:pPr>
              <w:pStyle w:val="ReqText0"/>
              <w:jc w:val="left"/>
              <w:rPr>
                <w:rFonts w:cs="Arial"/>
                <w:kern w:val="2"/>
                <w:szCs w:val="20"/>
                <w:lang w:val="en-US" w:eastAsia="ja-JP"/>
              </w:rPr>
            </w:pPr>
          </w:p>
          <w:p w14:paraId="2C8D75BF" w14:textId="1AE80783" w:rsidR="009079EC" w:rsidRPr="00A935AB" w:rsidRDefault="009079EC" w:rsidP="001279C9">
            <w:pPr>
              <w:pStyle w:val="ReqText0"/>
              <w:jc w:val="left"/>
              <w:rPr>
                <w:lang w:eastAsia="ja-JP"/>
              </w:rPr>
            </w:pPr>
            <w:r w:rsidRPr="00A935AB">
              <w:rPr>
                <w:lang w:eastAsia="ja-JP"/>
              </w:rPr>
              <w:t xml:space="preserve">If there is data in the buffer and the conversion cycle time has elapsed since the last transmission, </w:t>
            </w:r>
            <w:r w:rsidR="0019204E">
              <w:rPr>
                <w:lang w:eastAsia="ja-JP"/>
              </w:rPr>
              <w:t>ProtoConv_CreateAndSendEthFrame</w:t>
            </w:r>
            <w:r w:rsidRPr="00A935AB">
              <w:rPr>
                <w:lang w:eastAsia="ja-JP"/>
              </w:rPr>
              <w:t>() is executed and the process is terminated.</w:t>
            </w:r>
          </w:p>
        </w:tc>
      </w:tr>
      <w:tr w:rsidR="009079EC" w:rsidRPr="00A935AB" w14:paraId="5BBFCFE9"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4D96866" w14:textId="77777777" w:rsidR="009079EC" w:rsidRPr="00A935AB" w:rsidRDefault="009079EC" w:rsidP="001279C9">
            <w:pPr>
              <w:jc w:val="left"/>
              <w:rPr>
                <w:rFonts w:cs="Arial"/>
                <w:b/>
                <w:bCs/>
                <w:szCs w:val="20"/>
              </w:rPr>
            </w:pPr>
            <w:r w:rsidRPr="00A935AB">
              <w:rPr>
                <w:rFonts w:cs="Arial"/>
                <w:b/>
                <w:bCs/>
                <w:szCs w:val="20"/>
              </w:rPr>
              <w:t>Preconditions</w:t>
            </w:r>
          </w:p>
        </w:tc>
        <w:tc>
          <w:tcPr>
            <w:tcW w:w="3657" w:type="pct"/>
            <w:gridSpan w:val="3"/>
            <w:tcBorders>
              <w:top w:val="single" w:sz="4" w:space="0" w:color="auto"/>
              <w:left w:val="single" w:sz="4" w:space="0" w:color="auto"/>
              <w:bottom w:val="single" w:sz="4" w:space="0" w:color="auto"/>
              <w:right w:val="single" w:sz="4" w:space="0" w:color="auto"/>
            </w:tcBorders>
          </w:tcPr>
          <w:p w14:paraId="3386F708" w14:textId="77777777" w:rsidR="009079EC" w:rsidRPr="00A935AB" w:rsidRDefault="009079EC" w:rsidP="001279C9">
            <w:pPr>
              <w:jc w:val="left"/>
              <w:rPr>
                <w:rFonts w:cs="Arial"/>
                <w:szCs w:val="20"/>
              </w:rPr>
            </w:pPr>
            <w:r w:rsidRPr="00A935AB">
              <w:rPr>
                <w:rFonts w:cs="Arial" w:hint="eastAsia"/>
                <w:szCs w:val="20"/>
              </w:rPr>
              <w:t>N/A</w:t>
            </w:r>
          </w:p>
        </w:tc>
      </w:tr>
      <w:tr w:rsidR="009079EC" w:rsidRPr="00A935AB" w14:paraId="72E4806E"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tcPr>
          <w:p w14:paraId="68980DF6" w14:textId="77777777" w:rsidR="009079EC" w:rsidRPr="00A935AB" w:rsidRDefault="009079EC" w:rsidP="001279C9">
            <w:pPr>
              <w:jc w:val="left"/>
              <w:rPr>
                <w:rFonts w:cs="Arial"/>
                <w:b/>
                <w:bCs/>
                <w:szCs w:val="20"/>
              </w:rPr>
            </w:pPr>
            <w:r w:rsidRPr="00A935AB">
              <w:rPr>
                <w:rFonts w:cs="Arial"/>
                <w:b/>
                <w:bCs/>
                <w:szCs w:val="20"/>
              </w:rPr>
              <w:t>Remarks</w:t>
            </w:r>
          </w:p>
        </w:tc>
        <w:tc>
          <w:tcPr>
            <w:tcW w:w="3657" w:type="pct"/>
            <w:gridSpan w:val="3"/>
            <w:tcBorders>
              <w:top w:val="single" w:sz="4" w:space="0" w:color="auto"/>
              <w:left w:val="single" w:sz="4" w:space="0" w:color="auto"/>
              <w:bottom w:val="single" w:sz="4" w:space="0" w:color="auto"/>
              <w:right w:val="single" w:sz="4" w:space="0" w:color="auto"/>
            </w:tcBorders>
          </w:tcPr>
          <w:p w14:paraId="2C5C7AEC" w14:textId="77777777" w:rsidR="009079EC" w:rsidRPr="00A935AB" w:rsidRDefault="009079EC" w:rsidP="001279C9">
            <w:pPr>
              <w:jc w:val="left"/>
              <w:rPr>
                <w:rFonts w:cs="Arial"/>
                <w:szCs w:val="20"/>
              </w:rPr>
            </w:pPr>
            <w:r w:rsidRPr="00A935AB">
              <w:rPr>
                <w:rFonts w:cs="Arial"/>
                <w:szCs w:val="20"/>
              </w:rPr>
              <w:t xml:space="preserve">Calls should be made with a cycle of at least 1ms (it is recommended that they </w:t>
            </w:r>
            <w:r>
              <w:rPr>
                <w:rFonts w:cs="Arial"/>
                <w:szCs w:val="20"/>
              </w:rPr>
              <w:t xml:space="preserve">should </w:t>
            </w:r>
            <w:r w:rsidRPr="00A935AB">
              <w:rPr>
                <w:rFonts w:cs="Arial"/>
                <w:szCs w:val="20"/>
              </w:rPr>
              <w:t>be made every 1ms).</w:t>
            </w:r>
          </w:p>
        </w:tc>
      </w:tr>
      <w:tr w:rsidR="009079EC" w:rsidRPr="00A935AB" w14:paraId="55E98ABC" w14:textId="77777777" w:rsidTr="00AB0829">
        <w:tc>
          <w:tcPr>
            <w:tcW w:w="1343" w:type="pct"/>
            <w:tcBorders>
              <w:top w:val="single" w:sz="4" w:space="0" w:color="auto"/>
              <w:left w:val="single" w:sz="4" w:space="0" w:color="auto"/>
              <w:bottom w:val="single" w:sz="4" w:space="0" w:color="auto"/>
              <w:right w:val="single" w:sz="4" w:space="0" w:color="auto"/>
            </w:tcBorders>
            <w:shd w:val="clear" w:color="auto" w:fill="D9D9D9"/>
          </w:tcPr>
          <w:p w14:paraId="431FEDDA" w14:textId="77777777" w:rsidR="009079EC" w:rsidRPr="00A935AB" w:rsidRDefault="009079EC" w:rsidP="001279C9">
            <w:pPr>
              <w:jc w:val="left"/>
              <w:rPr>
                <w:rFonts w:cs="Arial"/>
                <w:b/>
                <w:bCs/>
                <w:szCs w:val="20"/>
              </w:rPr>
            </w:pPr>
            <w:r w:rsidRPr="006F260B">
              <w:rPr>
                <w:rFonts w:cs="Arial"/>
                <w:b/>
                <w:bCs/>
                <w:szCs w:val="20"/>
              </w:rPr>
              <w:t>DET/DEM Errors Handled</w:t>
            </w:r>
          </w:p>
        </w:tc>
        <w:tc>
          <w:tcPr>
            <w:tcW w:w="3657" w:type="pct"/>
            <w:gridSpan w:val="3"/>
            <w:tcBorders>
              <w:top w:val="single" w:sz="4" w:space="0" w:color="auto"/>
              <w:left w:val="single" w:sz="4" w:space="0" w:color="auto"/>
              <w:bottom w:val="single" w:sz="4" w:space="0" w:color="auto"/>
              <w:right w:val="single" w:sz="4" w:space="0" w:color="auto"/>
            </w:tcBorders>
          </w:tcPr>
          <w:p w14:paraId="3AF4A1A2" w14:textId="77777777" w:rsidR="009079EC" w:rsidRPr="00A935AB" w:rsidRDefault="009079EC" w:rsidP="001279C9">
            <w:pPr>
              <w:jc w:val="left"/>
              <w:rPr>
                <w:rFonts w:cs="Arial"/>
                <w:szCs w:val="20"/>
              </w:rPr>
            </w:pPr>
            <w:r w:rsidRPr="00A935AB">
              <w:rPr>
                <w:rFonts w:cs="Arial" w:hint="eastAsia"/>
                <w:szCs w:val="20"/>
              </w:rPr>
              <w:t>N/A</w:t>
            </w:r>
          </w:p>
        </w:tc>
      </w:tr>
    </w:tbl>
    <w:p w14:paraId="05FAC982" w14:textId="77777777" w:rsidR="00992417" w:rsidRDefault="00992417" w:rsidP="00992417">
      <w:pPr>
        <w:pStyle w:val="RefIDs"/>
        <w:wordWrap/>
        <w:rPr>
          <w:lang w:eastAsia="en-US"/>
        </w:rPr>
      </w:pPr>
      <w:r w:rsidRPr="00454CE6">
        <w:rPr>
          <w:lang w:eastAsia="en-US"/>
        </w:rPr>
        <w:t>[Covers: req-8552172-00905314]</w:t>
      </w:r>
      <w:r w:rsidRPr="00992417">
        <w:rPr>
          <w:lang w:eastAsia="en-US"/>
        </w:rPr>
        <w:t xml:space="preserve"> </w:t>
      </w:r>
    </w:p>
    <w:p w14:paraId="01113C19" w14:textId="77777777" w:rsidR="00992417" w:rsidRDefault="00992417" w:rsidP="00992417">
      <w:pPr>
        <w:pStyle w:val="RefIDs"/>
        <w:wordWrap/>
        <w:rPr>
          <w:lang w:eastAsia="en-US"/>
        </w:rPr>
      </w:pPr>
      <w:r w:rsidRPr="00454CE6">
        <w:rPr>
          <w:lang w:eastAsia="en-US"/>
        </w:rPr>
        <w:t>[Covers: req-8552172-0090531</w:t>
      </w:r>
      <w:r>
        <w:rPr>
          <w:lang w:eastAsia="en-US"/>
        </w:rPr>
        <w:t>5</w:t>
      </w:r>
      <w:r w:rsidRPr="00454CE6">
        <w:rPr>
          <w:lang w:eastAsia="en-US"/>
        </w:rPr>
        <w:t>]</w:t>
      </w:r>
    </w:p>
    <w:p w14:paraId="0D3B4395" w14:textId="77777777" w:rsidR="00992417" w:rsidRDefault="00992417" w:rsidP="00992417">
      <w:pPr>
        <w:pStyle w:val="RefIDs"/>
        <w:wordWrap/>
        <w:rPr>
          <w:lang w:eastAsia="en-US"/>
        </w:rPr>
      </w:pPr>
      <w:r w:rsidRPr="00454CE6">
        <w:rPr>
          <w:lang w:eastAsia="en-US"/>
        </w:rPr>
        <w:t>[Covers: req-8552172-0090531</w:t>
      </w:r>
      <w:r>
        <w:rPr>
          <w:lang w:eastAsia="en-US"/>
        </w:rPr>
        <w:t>6</w:t>
      </w:r>
      <w:r w:rsidRPr="00454CE6">
        <w:rPr>
          <w:lang w:eastAsia="en-US"/>
        </w:rPr>
        <w:t>]</w:t>
      </w:r>
    </w:p>
    <w:p w14:paraId="7BF49998" w14:textId="556E3B55" w:rsidR="00992417" w:rsidRDefault="00992417" w:rsidP="00FA7BF8">
      <w:pPr>
        <w:pStyle w:val="RefIDs"/>
        <w:wordWrap/>
        <w:rPr>
          <w:lang w:eastAsia="en-US"/>
        </w:rPr>
      </w:pPr>
      <w:r w:rsidRPr="00454CE6">
        <w:rPr>
          <w:lang w:eastAsia="en-US"/>
        </w:rPr>
        <w:t xml:space="preserve">[Covers: </w:t>
      </w:r>
      <w:r w:rsidRPr="00992417">
        <w:rPr>
          <w:lang w:eastAsia="en-US"/>
        </w:rPr>
        <w:t>req-8552172-00905317</w:t>
      </w:r>
      <w:r w:rsidRPr="00454CE6">
        <w:rPr>
          <w:lang w:eastAsia="en-US"/>
        </w:rPr>
        <w:t>]</w:t>
      </w:r>
    </w:p>
    <w:p w14:paraId="71B56470" w14:textId="77777777" w:rsidR="00992417" w:rsidRDefault="00992417" w:rsidP="00992417">
      <w:pPr>
        <w:pStyle w:val="RefIDs"/>
        <w:rPr>
          <w:lang w:eastAsia="en-US"/>
        </w:rPr>
      </w:pPr>
      <w:r w:rsidRPr="00696D29">
        <w:rPr>
          <w:lang w:eastAsia="en-US"/>
        </w:rPr>
        <w:t xml:space="preserve">[Covers: </w:t>
      </w:r>
      <w:r>
        <w:rPr>
          <w:lang w:eastAsia="en-US"/>
        </w:rPr>
        <w:t>req-8552172-00904667</w:t>
      </w:r>
      <w:r w:rsidRPr="00696D29">
        <w:rPr>
          <w:lang w:eastAsia="en-US"/>
        </w:rPr>
        <w:t>]</w:t>
      </w:r>
    </w:p>
    <w:p w14:paraId="25EF5D3E" w14:textId="77777777" w:rsidR="00D42794" w:rsidRPr="002C15F8" w:rsidRDefault="00992417" w:rsidP="00D42794">
      <w:pPr>
        <w:pStyle w:val="RefIDs"/>
        <w:rPr>
          <w:lang w:eastAsia="en-US"/>
        </w:rPr>
      </w:pPr>
      <w:r w:rsidRPr="00696D29">
        <w:rPr>
          <w:lang w:eastAsia="en-US"/>
        </w:rPr>
        <w:t xml:space="preserve">[Covers: </w:t>
      </w:r>
      <w:r>
        <w:rPr>
          <w:lang w:eastAsia="en-US"/>
        </w:rPr>
        <w:t>req-8552172-00905227</w:t>
      </w:r>
      <w:r w:rsidRPr="00696D29">
        <w:rPr>
          <w:lang w:eastAsia="en-US"/>
        </w:rPr>
        <w:t>]</w:t>
      </w:r>
    </w:p>
    <w:p w14:paraId="6AD8D1DD" w14:textId="77777777" w:rsidR="00D42794" w:rsidRPr="002C15F8" w:rsidRDefault="00D42794" w:rsidP="00D42794">
      <w:pPr>
        <w:pStyle w:val="RefIDs"/>
        <w:rPr>
          <w:lang w:eastAsia="en-US"/>
        </w:rPr>
      </w:pPr>
      <w:r w:rsidRPr="002C15F8">
        <w:rPr>
          <w:lang w:eastAsia="en-US"/>
        </w:rPr>
        <w:t xml:space="preserve">[Covers: </w:t>
      </w:r>
      <w:r>
        <w:rPr>
          <w:lang w:eastAsia="en-US"/>
        </w:rPr>
        <w:t>req-8552172-00909476</w:t>
      </w:r>
      <w:r>
        <w:t>]</w:t>
      </w:r>
    </w:p>
    <w:p w14:paraId="1AF7E9EC" w14:textId="77777777" w:rsidR="00D42794" w:rsidRDefault="00D42794" w:rsidP="00D42794">
      <w:pPr>
        <w:pStyle w:val="RefIDs"/>
        <w:rPr>
          <w:lang w:eastAsia="en-US"/>
        </w:rPr>
      </w:pPr>
      <w:r w:rsidRPr="002C15F8">
        <w:rPr>
          <w:lang w:eastAsia="en-US"/>
        </w:rPr>
        <w:t xml:space="preserve">[Covers: </w:t>
      </w:r>
      <w:r>
        <w:rPr>
          <w:lang w:eastAsia="en-US"/>
        </w:rPr>
        <w:t>req-8552172-00909478</w:t>
      </w:r>
      <w:r>
        <w:t>]</w:t>
      </w:r>
    </w:p>
    <w:p w14:paraId="33D5C619" w14:textId="77777777" w:rsidR="00D42794" w:rsidRDefault="00D42794" w:rsidP="00D42794">
      <w:pPr>
        <w:pStyle w:val="RefIDs"/>
        <w:rPr>
          <w:lang w:eastAsia="en-US"/>
        </w:rPr>
      </w:pPr>
      <w:r>
        <w:rPr>
          <w:lang w:eastAsia="en-US"/>
        </w:rPr>
        <w:t>[Covers: req-8552172-00528006]</w:t>
      </w:r>
    </w:p>
    <w:p w14:paraId="2B1D6BE0" w14:textId="77777777" w:rsidR="00D42794" w:rsidRDefault="00D42794" w:rsidP="00D42794">
      <w:pPr>
        <w:pStyle w:val="RefIDs"/>
        <w:rPr>
          <w:lang w:eastAsia="en-US"/>
        </w:rPr>
      </w:pPr>
      <w:r>
        <w:rPr>
          <w:lang w:eastAsia="en-US"/>
        </w:rPr>
        <w:t xml:space="preserve">[Covers: </w:t>
      </w:r>
      <w:r w:rsidRPr="00C136B3">
        <w:t>req-8552172-00527993</w:t>
      </w:r>
      <w:r>
        <w:t>]</w:t>
      </w:r>
    </w:p>
    <w:p w14:paraId="714219F5" w14:textId="22C02C18" w:rsidR="00FA7BF8" w:rsidRDefault="00FA7BF8" w:rsidP="00FA7BF8">
      <w:pPr>
        <w:pStyle w:val="RefIDs"/>
        <w:rPr>
          <w:lang w:eastAsia="en-US"/>
        </w:rPr>
      </w:pPr>
    </w:p>
    <w:p w14:paraId="26F6CA84" w14:textId="066BB588" w:rsidR="002F7C78" w:rsidRPr="00FD24B1" w:rsidRDefault="00FA7BF8" w:rsidP="00FA7BF8">
      <w:pPr>
        <w:pStyle w:val="Heading4"/>
      </w:pPr>
      <w:r>
        <w:br w:type="column"/>
      </w:r>
      <w:r w:rsidR="002F7C78" w:rsidRPr="001B1F53">
        <w:lastRenderedPageBreak/>
        <w:t>ProtoConv_EnqueueCan</w:t>
      </w:r>
    </w:p>
    <w:p w14:paraId="64C3E66B" w14:textId="77777777" w:rsidR="002F7C78" w:rsidRDefault="002F7C78" w:rsidP="002F7C78">
      <w:pPr>
        <w:pStyle w:val="TraceID"/>
      </w:pPr>
      <w:r>
        <w:t>[iso26-18_p6_7.4.5] a;</w:t>
      </w:r>
      <w:r w:rsidRPr="0058651F">
        <w:t xml:space="preserve"> [iso26-18_p6_7.4.6]</w:t>
      </w:r>
    </w:p>
    <w:p w14:paraId="4A6B871D" w14:textId="6BD7418A" w:rsidR="002F7C78" w:rsidRPr="00251C23" w:rsidRDefault="002F7C78" w:rsidP="002F7C78">
      <w:pPr>
        <w:pStyle w:val="ReqID"/>
        <w:rPr>
          <w:lang w:val="en-US"/>
        </w:rPr>
      </w:pPr>
      <w:r w:rsidRPr="00696D29">
        <w:t>[</w:t>
      </w:r>
      <w:r>
        <w:t>Gen5GW</w:t>
      </w:r>
      <w:r w:rsidRPr="00696D29">
        <w:t>_</w:t>
      </w:r>
      <w:r>
        <w:t>ProtoConv</w:t>
      </w:r>
      <w:r w:rsidRPr="00696D29">
        <w:t>_AD_C_</w:t>
      </w:r>
      <w:r w:rsidR="00551662">
        <w:t>12_0</w:t>
      </w:r>
      <w:r>
        <w:t>0</w:t>
      </w:r>
      <w:r w:rsidR="00D27EAD">
        <w:t>8</w:t>
      </w:r>
      <w:r w:rsidRPr="00696D29">
        <w:t>]</w:t>
      </w:r>
    </w:p>
    <w:p w14:paraId="1A2B4120" w14:textId="3A8CDB55" w:rsidR="002F7C78" w:rsidRDefault="002F7C78" w:rsidP="002F7C78">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12</w:t>
      </w:r>
      <w:r w:rsidR="009D560C">
        <w:rPr>
          <w:noProof/>
        </w:rPr>
        <w:fldChar w:fldCharType="end"/>
      </w:r>
      <w:r>
        <w:rPr>
          <w:noProof/>
        </w:rPr>
        <w:t>:</w:t>
      </w:r>
      <w:r>
        <w:rPr>
          <w:rFonts w:hint="eastAsia"/>
        </w:rPr>
        <w:t xml:space="preserve"> </w:t>
      </w:r>
      <w:r w:rsidRPr="001B1F53">
        <w:t>ProtoConv_EnqueueCan</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53"/>
        <w:gridCol w:w="2448"/>
        <w:gridCol w:w="949"/>
        <w:gridCol w:w="126"/>
        <w:gridCol w:w="761"/>
        <w:gridCol w:w="3794"/>
      </w:tblGrid>
      <w:tr w:rsidR="002F7C78" w:rsidRPr="00BE1FC7" w14:paraId="5C00189D" w14:textId="77777777" w:rsidTr="007D15F8">
        <w:trPr>
          <w:trHeight w:val="287"/>
        </w:trPr>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086E1716" w14:textId="77777777" w:rsidR="002F7C78" w:rsidRPr="00BE1FC7" w:rsidRDefault="002F7C78" w:rsidP="00085359">
            <w:pPr>
              <w:jc w:val="left"/>
              <w:rPr>
                <w:rFonts w:cs="Arial"/>
                <w:szCs w:val="20"/>
              </w:rPr>
            </w:pPr>
            <w:r w:rsidRPr="00BE1FC7">
              <w:rPr>
                <w:rFonts w:cs="Arial"/>
                <w:b/>
                <w:bCs/>
                <w:szCs w:val="20"/>
              </w:rPr>
              <w:t>Function Name</w:t>
            </w:r>
          </w:p>
        </w:tc>
        <w:tc>
          <w:tcPr>
            <w:tcW w:w="4026" w:type="pct"/>
            <w:gridSpan w:val="5"/>
            <w:tcBorders>
              <w:top w:val="single" w:sz="4" w:space="0" w:color="auto"/>
              <w:left w:val="single" w:sz="4" w:space="0" w:color="auto"/>
              <w:bottom w:val="single" w:sz="4" w:space="0" w:color="auto"/>
              <w:right w:val="single" w:sz="4" w:space="0" w:color="auto"/>
            </w:tcBorders>
          </w:tcPr>
          <w:p w14:paraId="02784BC9" w14:textId="57E59E5D" w:rsidR="002F7C78" w:rsidRPr="00FF5497" w:rsidRDefault="002F7C78" w:rsidP="00085359">
            <w:pPr>
              <w:jc w:val="left"/>
              <w:rPr>
                <w:szCs w:val="20"/>
              </w:rPr>
            </w:pPr>
            <w:r w:rsidRPr="001B1F53">
              <w:rPr>
                <w:szCs w:val="20"/>
              </w:rPr>
              <w:t>ProtoConv_EnqueueCan</w:t>
            </w:r>
          </w:p>
        </w:tc>
      </w:tr>
      <w:tr w:rsidR="002F7C78" w:rsidRPr="00BE1FC7" w14:paraId="0C0E6DF2" w14:textId="77777777" w:rsidTr="007D15F8">
        <w:trPr>
          <w:trHeight w:val="287"/>
        </w:trPr>
        <w:tc>
          <w:tcPr>
            <w:tcW w:w="974" w:type="pct"/>
            <w:tcBorders>
              <w:top w:val="single" w:sz="4" w:space="0" w:color="auto"/>
              <w:left w:val="single" w:sz="4" w:space="0" w:color="auto"/>
              <w:bottom w:val="single" w:sz="4" w:space="0" w:color="auto"/>
              <w:right w:val="single" w:sz="4" w:space="0" w:color="auto"/>
            </w:tcBorders>
            <w:shd w:val="clear" w:color="auto" w:fill="D9D9D9"/>
          </w:tcPr>
          <w:p w14:paraId="0ABD1A87" w14:textId="77777777" w:rsidR="002F7C78" w:rsidRPr="00BE1FC7" w:rsidRDefault="002F7C78" w:rsidP="00085359">
            <w:pPr>
              <w:jc w:val="left"/>
              <w:rPr>
                <w:rFonts w:eastAsia="Meiryo UI" w:cstheme="majorHAnsi"/>
                <w:szCs w:val="20"/>
                <w:lang w:val="en-GB"/>
              </w:rPr>
            </w:pPr>
            <w:r w:rsidRPr="00BE1FC7">
              <w:rPr>
                <w:rFonts w:eastAsia="Meiryo UI" w:cstheme="majorHAnsi"/>
                <w:b/>
                <w:bCs/>
                <w:szCs w:val="20"/>
                <w:lang w:val="en-GB"/>
              </w:rPr>
              <w:t>ASIL Level</w:t>
            </w:r>
          </w:p>
        </w:tc>
        <w:tc>
          <w:tcPr>
            <w:tcW w:w="1220" w:type="pct"/>
            <w:tcBorders>
              <w:top w:val="single" w:sz="4" w:space="0" w:color="auto"/>
              <w:left w:val="single" w:sz="4" w:space="0" w:color="auto"/>
              <w:bottom w:val="single" w:sz="4" w:space="0" w:color="auto"/>
              <w:right w:val="single" w:sz="4" w:space="0" w:color="auto"/>
            </w:tcBorders>
          </w:tcPr>
          <w:p w14:paraId="13AF6F35" w14:textId="77777777" w:rsidR="002F7C78" w:rsidRPr="0024765D" w:rsidRDefault="002F7C78" w:rsidP="00085359">
            <w:pPr>
              <w:jc w:val="left"/>
              <w:rPr>
                <w:szCs w:val="20"/>
                <w:lang w:val="en-GB"/>
              </w:rPr>
            </w:pPr>
            <w:r w:rsidRPr="00FF5497">
              <w:rPr>
                <w:szCs w:val="20"/>
                <w:lang w:val="en-GB"/>
              </w:rPr>
              <w:t>ASIL D</w:t>
            </w:r>
          </w:p>
        </w:tc>
        <w:tc>
          <w:tcPr>
            <w:tcW w:w="536" w:type="pct"/>
            <w:gridSpan w:val="2"/>
            <w:tcBorders>
              <w:top w:val="single" w:sz="4" w:space="0" w:color="auto"/>
              <w:left w:val="single" w:sz="4" w:space="0" w:color="auto"/>
              <w:bottom w:val="single" w:sz="4" w:space="0" w:color="auto"/>
              <w:right w:val="single" w:sz="4" w:space="0" w:color="auto"/>
            </w:tcBorders>
            <w:shd w:val="pct20" w:color="auto" w:fill="auto"/>
          </w:tcPr>
          <w:p w14:paraId="4C4A06A4"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Status</w:t>
            </w:r>
          </w:p>
        </w:tc>
        <w:tc>
          <w:tcPr>
            <w:tcW w:w="2269" w:type="pct"/>
            <w:gridSpan w:val="2"/>
            <w:tcBorders>
              <w:top w:val="single" w:sz="4" w:space="0" w:color="auto"/>
              <w:left w:val="single" w:sz="4" w:space="0" w:color="auto"/>
              <w:bottom w:val="single" w:sz="4" w:space="0" w:color="auto"/>
              <w:right w:val="single" w:sz="4" w:space="0" w:color="auto"/>
            </w:tcBorders>
          </w:tcPr>
          <w:p w14:paraId="4EED98DE" w14:textId="77777777" w:rsidR="002F7C78" w:rsidRPr="00FF5497" w:rsidRDefault="002F7C78" w:rsidP="00085359">
            <w:pPr>
              <w:jc w:val="left"/>
              <w:rPr>
                <w:szCs w:val="20"/>
                <w:lang w:val="en-GB"/>
              </w:rPr>
            </w:pPr>
            <w:r w:rsidRPr="00FF5497">
              <w:rPr>
                <w:szCs w:val="20"/>
                <w:lang w:val="en-GB"/>
              </w:rPr>
              <w:t>New</w:t>
            </w:r>
          </w:p>
        </w:tc>
      </w:tr>
      <w:tr w:rsidR="002F7C78" w:rsidRPr="00BE1FC7" w14:paraId="735BA381"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209C829B" w14:textId="77777777" w:rsidR="002F7C78" w:rsidRPr="00BE1FC7" w:rsidRDefault="002F7C78" w:rsidP="00085359">
            <w:pPr>
              <w:jc w:val="left"/>
              <w:rPr>
                <w:rFonts w:cs="Arial"/>
                <w:b/>
                <w:bCs/>
                <w:szCs w:val="20"/>
              </w:rPr>
            </w:pPr>
            <w:r w:rsidRPr="00BE1FC7">
              <w:rPr>
                <w:rFonts w:cs="Arial"/>
                <w:b/>
                <w:bCs/>
                <w:szCs w:val="20"/>
              </w:rPr>
              <w:t>Syntax</w:t>
            </w:r>
          </w:p>
        </w:tc>
        <w:tc>
          <w:tcPr>
            <w:tcW w:w="4026" w:type="pct"/>
            <w:gridSpan w:val="5"/>
            <w:tcBorders>
              <w:top w:val="single" w:sz="4" w:space="0" w:color="auto"/>
              <w:left w:val="single" w:sz="4" w:space="0" w:color="auto"/>
              <w:bottom w:val="single" w:sz="4" w:space="0" w:color="auto"/>
              <w:right w:val="single" w:sz="4" w:space="0" w:color="auto"/>
            </w:tcBorders>
          </w:tcPr>
          <w:p w14:paraId="2F4B35CC" w14:textId="58E9DBB1" w:rsidR="002F7C78" w:rsidRPr="00BD75C2" w:rsidRDefault="002F7C78" w:rsidP="00085359">
            <w:pPr>
              <w:jc w:val="left"/>
              <w:rPr>
                <w:szCs w:val="20"/>
              </w:rPr>
            </w:pPr>
            <w:r w:rsidRPr="001B1F53">
              <w:rPr>
                <w:szCs w:val="20"/>
              </w:rPr>
              <w:t>Std_ReturnType ProtoConv_EnqueueCan(const uint8 ucBusIdx, const R_ProtoConv_CanFrameType *pCanFrame, const R_ProtoConv_TimeStampType *pTimeStamp)</w:t>
            </w:r>
          </w:p>
        </w:tc>
      </w:tr>
      <w:tr w:rsidR="002F7C78" w:rsidRPr="00BE1FC7" w14:paraId="06CEFACD"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1D9C883F" w14:textId="77777777" w:rsidR="002F7C78" w:rsidRPr="00BE1FC7" w:rsidRDefault="002F7C78" w:rsidP="00085359">
            <w:pPr>
              <w:jc w:val="left"/>
              <w:rPr>
                <w:rFonts w:cs="Arial"/>
                <w:b/>
                <w:bCs/>
                <w:szCs w:val="20"/>
              </w:rPr>
            </w:pPr>
            <w:r w:rsidRPr="00BE1FC7">
              <w:rPr>
                <w:rFonts w:cs="Arial"/>
                <w:b/>
                <w:bCs/>
                <w:szCs w:val="20"/>
              </w:rPr>
              <w:t>Sync/Async</w:t>
            </w:r>
          </w:p>
        </w:tc>
        <w:tc>
          <w:tcPr>
            <w:tcW w:w="4026" w:type="pct"/>
            <w:gridSpan w:val="5"/>
            <w:tcBorders>
              <w:top w:val="single" w:sz="4" w:space="0" w:color="auto"/>
              <w:left w:val="single" w:sz="4" w:space="0" w:color="auto"/>
              <w:bottom w:val="single" w:sz="4" w:space="0" w:color="auto"/>
              <w:right w:val="single" w:sz="4" w:space="0" w:color="auto"/>
            </w:tcBorders>
          </w:tcPr>
          <w:p w14:paraId="1923A072" w14:textId="77777777" w:rsidR="002F7C78" w:rsidRPr="00FF5497" w:rsidRDefault="002F7C78" w:rsidP="00085359">
            <w:pPr>
              <w:jc w:val="left"/>
              <w:rPr>
                <w:szCs w:val="20"/>
              </w:rPr>
            </w:pPr>
            <w:r w:rsidRPr="00FF5497">
              <w:rPr>
                <w:szCs w:val="20"/>
              </w:rPr>
              <w:t>Synchronous</w:t>
            </w:r>
          </w:p>
        </w:tc>
      </w:tr>
      <w:tr w:rsidR="002F7C78" w:rsidRPr="00BE1FC7" w14:paraId="5654C883" w14:textId="77777777" w:rsidTr="007D15F8">
        <w:trPr>
          <w:trHeight w:val="170"/>
        </w:trPr>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4D784597" w14:textId="77777777" w:rsidR="002F7C78" w:rsidRPr="00BE1FC7" w:rsidRDefault="002F7C78" w:rsidP="00085359">
            <w:pPr>
              <w:jc w:val="left"/>
              <w:rPr>
                <w:rFonts w:cs="Arial"/>
                <w:b/>
                <w:bCs/>
                <w:szCs w:val="20"/>
              </w:rPr>
            </w:pPr>
            <w:r w:rsidRPr="00BE1FC7">
              <w:rPr>
                <w:rFonts w:cs="Arial"/>
                <w:b/>
                <w:bCs/>
                <w:szCs w:val="20"/>
              </w:rPr>
              <w:t>Reentrancy</w:t>
            </w:r>
          </w:p>
        </w:tc>
        <w:tc>
          <w:tcPr>
            <w:tcW w:w="4026" w:type="pct"/>
            <w:gridSpan w:val="5"/>
            <w:tcBorders>
              <w:top w:val="single" w:sz="4" w:space="0" w:color="auto"/>
              <w:left w:val="single" w:sz="4" w:space="0" w:color="auto"/>
              <w:bottom w:val="single" w:sz="4" w:space="0" w:color="auto"/>
              <w:right w:val="single" w:sz="4" w:space="0" w:color="auto"/>
            </w:tcBorders>
          </w:tcPr>
          <w:p w14:paraId="1A1297C3" w14:textId="77777777" w:rsidR="002F7C78" w:rsidRPr="00FF5497" w:rsidRDefault="002F7C78" w:rsidP="00085359">
            <w:pPr>
              <w:jc w:val="left"/>
              <w:rPr>
                <w:rFonts w:eastAsia="Meiryo UI" w:cstheme="majorHAnsi"/>
                <w:color w:val="FF0000"/>
                <w:szCs w:val="20"/>
                <w:lang w:val="en-GB"/>
              </w:rPr>
            </w:pPr>
            <w:r w:rsidRPr="00FF5497">
              <w:rPr>
                <w:szCs w:val="20"/>
              </w:rPr>
              <w:t>Non-Reentrant</w:t>
            </w:r>
          </w:p>
        </w:tc>
      </w:tr>
      <w:tr w:rsidR="002F7C78" w:rsidRPr="00BE1FC7" w14:paraId="0A146B6E" w14:textId="77777777" w:rsidTr="007D15F8">
        <w:trPr>
          <w:trHeight w:val="170"/>
        </w:trPr>
        <w:tc>
          <w:tcPr>
            <w:tcW w:w="974" w:type="pct"/>
            <w:tcBorders>
              <w:top w:val="single" w:sz="4" w:space="0" w:color="auto"/>
              <w:left w:val="single" w:sz="4" w:space="0" w:color="auto"/>
              <w:bottom w:val="single" w:sz="4" w:space="0" w:color="auto"/>
              <w:right w:val="single" w:sz="4" w:space="0" w:color="auto"/>
            </w:tcBorders>
            <w:shd w:val="clear" w:color="auto" w:fill="D9D9D9"/>
          </w:tcPr>
          <w:p w14:paraId="0D9D3E08" w14:textId="77777777" w:rsidR="002F7C78" w:rsidRPr="00BE1FC7" w:rsidRDefault="002F7C78" w:rsidP="00085359">
            <w:pPr>
              <w:jc w:val="left"/>
              <w:rPr>
                <w:rFonts w:cs="Arial"/>
                <w:b/>
                <w:bCs/>
                <w:szCs w:val="20"/>
              </w:rPr>
            </w:pPr>
            <w:r w:rsidRPr="00BE1FC7">
              <w:rPr>
                <w:rFonts w:cs="Arial"/>
                <w:b/>
                <w:bCs/>
                <w:szCs w:val="20"/>
              </w:rPr>
              <w:t>Interrupt State</w:t>
            </w:r>
          </w:p>
        </w:tc>
        <w:tc>
          <w:tcPr>
            <w:tcW w:w="4026" w:type="pct"/>
            <w:gridSpan w:val="5"/>
            <w:tcBorders>
              <w:top w:val="single" w:sz="4" w:space="0" w:color="auto"/>
              <w:left w:val="single" w:sz="4" w:space="0" w:color="auto"/>
              <w:bottom w:val="single" w:sz="4" w:space="0" w:color="auto"/>
              <w:right w:val="single" w:sz="4" w:space="0" w:color="auto"/>
            </w:tcBorders>
          </w:tcPr>
          <w:p w14:paraId="646176B8" w14:textId="77777777" w:rsidR="002F7C78" w:rsidRPr="00FF5497" w:rsidRDefault="002F7C78" w:rsidP="00085359">
            <w:pPr>
              <w:jc w:val="left"/>
              <w:rPr>
                <w:szCs w:val="20"/>
              </w:rPr>
            </w:pPr>
            <w:r w:rsidRPr="00FF5497">
              <w:rPr>
                <w:szCs w:val="20"/>
              </w:rPr>
              <w:t>Runs in the interrupt enable state</w:t>
            </w:r>
          </w:p>
        </w:tc>
      </w:tr>
      <w:tr w:rsidR="002F7C78" w:rsidRPr="00BE1FC7" w14:paraId="6AE154D1" w14:textId="77777777" w:rsidTr="007D15F8">
        <w:tc>
          <w:tcPr>
            <w:tcW w:w="974" w:type="pct"/>
            <w:vMerge w:val="restart"/>
            <w:tcBorders>
              <w:top w:val="single" w:sz="4" w:space="0" w:color="auto"/>
              <w:left w:val="single" w:sz="4" w:space="0" w:color="auto"/>
              <w:right w:val="single" w:sz="4" w:space="0" w:color="auto"/>
            </w:tcBorders>
            <w:shd w:val="clear" w:color="auto" w:fill="D9D9D9"/>
            <w:hideMark/>
          </w:tcPr>
          <w:p w14:paraId="4C6A14BB"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1CAA2580" w14:textId="77777777" w:rsidR="002F7C78" w:rsidRPr="00AF622B" w:rsidRDefault="002F7C78" w:rsidP="00085359">
            <w:pPr>
              <w:jc w:val="left"/>
              <w:rPr>
                <w:szCs w:val="20"/>
              </w:rPr>
            </w:pPr>
            <w:r w:rsidRPr="00AF622B">
              <w:rPr>
                <w:szCs w:val="20"/>
              </w:rPr>
              <w:t>const uint8 ucBusIdx</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466D51A1" w14:textId="77777777" w:rsidR="002F7C78" w:rsidRPr="007F0552" w:rsidRDefault="002F7C78" w:rsidP="00085359">
            <w:pPr>
              <w:jc w:val="left"/>
              <w:rPr>
                <w:rFonts w:eastAsia="Meiryo UI" w:cstheme="majorHAnsi"/>
                <w:szCs w:val="20"/>
                <w:lang w:val="en-GB"/>
              </w:rPr>
            </w:pPr>
            <w:r>
              <w:rPr>
                <w:rFonts w:eastAsia="Meiryo UI" w:cstheme="majorHAnsi"/>
                <w:szCs w:val="20"/>
                <w:lang w:val="en-GB"/>
              </w:rPr>
              <w:t>Source Bus ID</w:t>
            </w:r>
          </w:p>
        </w:tc>
      </w:tr>
      <w:tr w:rsidR="002F7C78" w:rsidRPr="00BE1FC7" w14:paraId="0FA9CFE7" w14:textId="77777777" w:rsidTr="007D15F8">
        <w:tc>
          <w:tcPr>
            <w:tcW w:w="974" w:type="pct"/>
            <w:vMerge/>
            <w:tcBorders>
              <w:left w:val="single" w:sz="4" w:space="0" w:color="auto"/>
              <w:bottom w:val="single" w:sz="4" w:space="0" w:color="auto"/>
              <w:right w:val="single" w:sz="4" w:space="0" w:color="auto"/>
            </w:tcBorders>
            <w:shd w:val="clear" w:color="auto" w:fill="D9D9D9"/>
          </w:tcPr>
          <w:p w14:paraId="617FD321" w14:textId="77777777" w:rsidR="002F7C78" w:rsidRPr="00BE1FC7" w:rsidRDefault="002F7C78" w:rsidP="00085359">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7FD386E8" w14:textId="77777777" w:rsidR="002F7C78" w:rsidRPr="00BE1FC7" w:rsidRDefault="002F7C78" w:rsidP="00085359">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70EB5E07"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1083142E" w14:textId="55263282" w:rsidR="002F7C78" w:rsidRPr="00FF5497" w:rsidRDefault="002F7C78" w:rsidP="00085359">
            <w:pPr>
              <w:jc w:val="left"/>
              <w:rPr>
                <w:szCs w:val="20"/>
                <w:lang w:val="en-GB"/>
              </w:rPr>
            </w:pPr>
            <w:r>
              <w:rPr>
                <w:szCs w:val="20"/>
                <w:lang w:val="en-GB"/>
              </w:rPr>
              <w:t xml:space="preserve">0 - </w:t>
            </w:r>
            <w:r w:rsidR="00E121EB">
              <w:rPr>
                <w:szCs w:val="20"/>
              </w:rPr>
              <w:t>(PROTOCONV_CAN_CH_NUM-1)</w:t>
            </w:r>
          </w:p>
        </w:tc>
      </w:tr>
      <w:tr w:rsidR="002F7C78" w:rsidRPr="007F0552" w14:paraId="208E74E0" w14:textId="77777777" w:rsidTr="007D15F8">
        <w:tc>
          <w:tcPr>
            <w:tcW w:w="974" w:type="pct"/>
            <w:vMerge w:val="restart"/>
            <w:tcBorders>
              <w:top w:val="single" w:sz="4" w:space="0" w:color="auto"/>
              <w:left w:val="single" w:sz="4" w:space="0" w:color="auto"/>
              <w:right w:val="single" w:sz="4" w:space="0" w:color="auto"/>
            </w:tcBorders>
            <w:shd w:val="clear" w:color="auto" w:fill="D9D9D9"/>
            <w:hideMark/>
          </w:tcPr>
          <w:p w14:paraId="00998453"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1C76087F" w14:textId="77777777" w:rsidR="002F7C78" w:rsidRPr="00AF622B" w:rsidRDefault="002F7C78" w:rsidP="00085359">
            <w:pPr>
              <w:jc w:val="left"/>
              <w:rPr>
                <w:szCs w:val="20"/>
              </w:rPr>
            </w:pPr>
            <w:r w:rsidRPr="00AF622B">
              <w:rPr>
                <w:szCs w:val="20"/>
              </w:rPr>
              <w:t>const</w:t>
            </w:r>
            <w:r w:rsidRPr="00FF5497">
              <w:rPr>
                <w:szCs w:val="20"/>
              </w:rPr>
              <w:t xml:space="preserve"> R_</w:t>
            </w:r>
            <w:r>
              <w:rPr>
                <w:szCs w:val="20"/>
              </w:rPr>
              <w:t>ProtoConv</w:t>
            </w:r>
            <w:r w:rsidRPr="00FF5497">
              <w:rPr>
                <w:szCs w:val="20"/>
              </w:rPr>
              <w:t>_CanFrameType *</w:t>
            </w:r>
            <w:r w:rsidRPr="007D3367">
              <w:rPr>
                <w:szCs w:val="20"/>
              </w:rPr>
              <w:t>pCanFrame</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7730A748" w14:textId="77777777" w:rsidR="002F7C78" w:rsidRPr="007F0552" w:rsidRDefault="002F7C78" w:rsidP="00085359">
            <w:pPr>
              <w:jc w:val="left"/>
              <w:rPr>
                <w:rFonts w:eastAsia="Meiryo UI" w:cstheme="majorHAnsi"/>
                <w:szCs w:val="20"/>
                <w:lang w:val="en-GB"/>
              </w:rPr>
            </w:pPr>
            <w:r w:rsidRPr="00B214F4">
              <w:rPr>
                <w:rFonts w:eastAsia="Meiryo UI" w:cstheme="majorHAnsi"/>
                <w:szCs w:val="20"/>
                <w:lang w:val="en-GB"/>
              </w:rPr>
              <w:t>Address of buffer where CAN frames are stored</w:t>
            </w:r>
          </w:p>
        </w:tc>
      </w:tr>
      <w:tr w:rsidR="002F7C78" w:rsidRPr="00FF5497" w14:paraId="734EBB56" w14:textId="77777777" w:rsidTr="007D15F8">
        <w:tc>
          <w:tcPr>
            <w:tcW w:w="974" w:type="pct"/>
            <w:vMerge/>
            <w:tcBorders>
              <w:left w:val="single" w:sz="4" w:space="0" w:color="auto"/>
              <w:bottom w:val="single" w:sz="4" w:space="0" w:color="auto"/>
              <w:right w:val="single" w:sz="4" w:space="0" w:color="auto"/>
            </w:tcBorders>
            <w:shd w:val="clear" w:color="auto" w:fill="D9D9D9"/>
          </w:tcPr>
          <w:p w14:paraId="14266D0D" w14:textId="77777777" w:rsidR="002F7C78" w:rsidRPr="00BE1FC7" w:rsidRDefault="002F7C78" w:rsidP="00085359">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21323DA1" w14:textId="77777777" w:rsidR="002F7C78" w:rsidRPr="00BE1FC7" w:rsidRDefault="002F7C78" w:rsidP="00085359">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1F72FBEB"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19372337" w14:textId="77777777" w:rsidR="002F7C78" w:rsidRPr="00FF5497" w:rsidRDefault="002F7C78" w:rsidP="00085359">
            <w:pPr>
              <w:jc w:val="left"/>
              <w:rPr>
                <w:szCs w:val="20"/>
                <w:lang w:val="en-GB"/>
              </w:rPr>
            </w:pPr>
            <w:r w:rsidRPr="00FF5497">
              <w:rPr>
                <w:szCs w:val="20"/>
                <w:lang w:val="en-GB"/>
              </w:rPr>
              <w:t xml:space="preserve">Not </w:t>
            </w:r>
            <w:r>
              <w:rPr>
                <w:szCs w:val="20"/>
                <w:lang w:val="en-GB"/>
              </w:rPr>
              <w:t>NULL_PTR</w:t>
            </w:r>
          </w:p>
        </w:tc>
      </w:tr>
      <w:tr w:rsidR="002F7C78" w:rsidRPr="007F0552" w14:paraId="60B211E4" w14:textId="77777777" w:rsidTr="007D15F8">
        <w:trPr>
          <w:trHeight w:val="136"/>
        </w:trPr>
        <w:tc>
          <w:tcPr>
            <w:tcW w:w="974" w:type="pct"/>
            <w:vMerge w:val="restart"/>
            <w:tcBorders>
              <w:top w:val="single" w:sz="4" w:space="0" w:color="auto"/>
              <w:left w:val="single" w:sz="4" w:space="0" w:color="auto"/>
              <w:right w:val="single" w:sz="4" w:space="0" w:color="auto"/>
            </w:tcBorders>
            <w:shd w:val="clear" w:color="auto" w:fill="D9D9D9"/>
            <w:hideMark/>
          </w:tcPr>
          <w:p w14:paraId="2E75C196" w14:textId="77777777" w:rsidR="002F7C78" w:rsidRPr="00A10707" w:rsidRDefault="002F7C78" w:rsidP="00085359">
            <w:pPr>
              <w:jc w:val="left"/>
              <w:rPr>
                <w:rFonts w:eastAsia="Meiryo UI" w:cstheme="majorHAnsi"/>
                <w:b/>
                <w:bCs/>
                <w:szCs w:val="20"/>
                <w:lang w:val="en-GB"/>
              </w:rPr>
            </w:pPr>
            <w:r w:rsidRPr="00A10707">
              <w:rPr>
                <w:rFonts w:eastAsia="Meiryo UI" w:cstheme="majorHAnsi"/>
                <w:b/>
                <w:bCs/>
                <w:szCs w:val="20"/>
                <w:lang w:val="en-GB"/>
              </w:rPr>
              <w:t>Parameters (In)</w:t>
            </w:r>
          </w:p>
        </w:tc>
        <w:tc>
          <w:tcPr>
            <w:tcW w:w="1756" w:type="pct"/>
            <w:gridSpan w:val="3"/>
            <w:vMerge w:val="restart"/>
            <w:tcBorders>
              <w:top w:val="single" w:sz="4" w:space="0" w:color="auto"/>
              <w:left w:val="single" w:sz="4" w:space="0" w:color="auto"/>
              <w:right w:val="single" w:sz="4" w:space="0" w:color="auto"/>
            </w:tcBorders>
          </w:tcPr>
          <w:p w14:paraId="76906E55" w14:textId="77777777" w:rsidR="002F7C78" w:rsidRPr="00A10707" w:rsidRDefault="002F7C78" w:rsidP="00085359">
            <w:pPr>
              <w:jc w:val="left"/>
              <w:rPr>
                <w:szCs w:val="20"/>
              </w:rPr>
            </w:pPr>
            <w:r w:rsidRPr="00A10707">
              <w:rPr>
                <w:szCs w:val="20"/>
              </w:rPr>
              <w:t>const R_ProtoConv_TimeStampType</w:t>
            </w:r>
          </w:p>
          <w:p w14:paraId="1DE5A0BA" w14:textId="77777777" w:rsidR="002F7C78" w:rsidRPr="00A10707" w:rsidRDefault="002F7C78" w:rsidP="00085359">
            <w:pPr>
              <w:jc w:val="left"/>
              <w:rPr>
                <w:rFonts w:eastAsia="Meiryo UI" w:cstheme="majorHAnsi"/>
                <w:szCs w:val="20"/>
                <w:lang w:val="en-GB"/>
              </w:rPr>
            </w:pPr>
            <w:r w:rsidRPr="00A10707">
              <w:rPr>
                <w:szCs w:val="20"/>
              </w:rPr>
              <w:t>*pTimeStamp</w:t>
            </w:r>
          </w:p>
        </w:tc>
        <w:tc>
          <w:tcPr>
            <w:tcW w:w="2269" w:type="pct"/>
            <w:gridSpan w:val="2"/>
            <w:tcBorders>
              <w:top w:val="single" w:sz="4" w:space="0" w:color="auto"/>
              <w:left w:val="single" w:sz="4" w:space="0" w:color="auto"/>
              <w:bottom w:val="single" w:sz="4" w:space="0" w:color="auto"/>
              <w:right w:val="single" w:sz="4" w:space="0" w:color="auto"/>
            </w:tcBorders>
            <w:vAlign w:val="center"/>
          </w:tcPr>
          <w:p w14:paraId="0D53BE24" w14:textId="77777777" w:rsidR="002F7C78" w:rsidRPr="00A10707" w:rsidRDefault="002F7C78" w:rsidP="00085359">
            <w:pPr>
              <w:jc w:val="left"/>
              <w:rPr>
                <w:rFonts w:eastAsia="Meiryo UI" w:cstheme="majorHAnsi"/>
                <w:szCs w:val="20"/>
                <w:lang w:val="en-GB"/>
              </w:rPr>
            </w:pPr>
            <w:r w:rsidRPr="00A10707">
              <w:rPr>
                <w:rFonts w:eastAsia="Meiryo UI" w:cstheme="majorHAnsi"/>
                <w:szCs w:val="20"/>
                <w:lang w:val="en-GB"/>
              </w:rPr>
              <w:t>Address of buffer where timestamp is stored</w:t>
            </w:r>
          </w:p>
        </w:tc>
      </w:tr>
      <w:tr w:rsidR="002F7C78" w:rsidRPr="00FF5497" w14:paraId="37B45B47" w14:textId="77777777" w:rsidTr="007D15F8">
        <w:tc>
          <w:tcPr>
            <w:tcW w:w="974" w:type="pct"/>
            <w:vMerge/>
            <w:tcBorders>
              <w:left w:val="single" w:sz="4" w:space="0" w:color="auto"/>
              <w:bottom w:val="single" w:sz="4" w:space="0" w:color="auto"/>
              <w:right w:val="single" w:sz="4" w:space="0" w:color="auto"/>
            </w:tcBorders>
            <w:shd w:val="clear" w:color="auto" w:fill="D9D9D9"/>
          </w:tcPr>
          <w:p w14:paraId="2A65351E" w14:textId="77777777" w:rsidR="002F7C78" w:rsidRPr="00A10707" w:rsidRDefault="002F7C78" w:rsidP="00085359">
            <w:pPr>
              <w:jc w:val="left"/>
              <w:rPr>
                <w:rFonts w:eastAsia="Meiryo UI" w:cstheme="majorHAnsi"/>
                <w:b/>
                <w:bCs/>
                <w:szCs w:val="20"/>
                <w:lang w:val="en-GB"/>
              </w:rPr>
            </w:pPr>
          </w:p>
        </w:tc>
        <w:tc>
          <w:tcPr>
            <w:tcW w:w="1756" w:type="pct"/>
            <w:gridSpan w:val="3"/>
            <w:vMerge/>
            <w:tcBorders>
              <w:left w:val="single" w:sz="4" w:space="0" w:color="auto"/>
              <w:bottom w:val="single" w:sz="4" w:space="0" w:color="auto"/>
              <w:right w:val="single" w:sz="4" w:space="0" w:color="auto"/>
            </w:tcBorders>
          </w:tcPr>
          <w:p w14:paraId="07B378D9" w14:textId="77777777" w:rsidR="002F7C78" w:rsidRPr="00A10707" w:rsidRDefault="002F7C78" w:rsidP="00085359">
            <w:pPr>
              <w:jc w:val="left"/>
              <w:rPr>
                <w:rFonts w:eastAsia="Meiryo UI" w:cstheme="majorHAnsi"/>
                <w:szCs w:val="20"/>
                <w:lang w:val="en-GB"/>
              </w:rPr>
            </w:pPr>
          </w:p>
        </w:tc>
        <w:tc>
          <w:tcPr>
            <w:tcW w:w="379" w:type="pct"/>
            <w:tcBorders>
              <w:top w:val="single" w:sz="4" w:space="0" w:color="auto"/>
              <w:left w:val="single" w:sz="4" w:space="0" w:color="auto"/>
              <w:bottom w:val="single" w:sz="4" w:space="0" w:color="auto"/>
              <w:right w:val="single" w:sz="4" w:space="0" w:color="auto"/>
            </w:tcBorders>
            <w:shd w:val="clear" w:color="auto" w:fill="D9D9D9"/>
          </w:tcPr>
          <w:p w14:paraId="0B2FD21C" w14:textId="77777777" w:rsidR="002F7C78" w:rsidRPr="00A10707" w:rsidRDefault="002F7C78" w:rsidP="00085359">
            <w:pPr>
              <w:jc w:val="left"/>
              <w:rPr>
                <w:rFonts w:eastAsia="Meiryo UI" w:cstheme="majorHAnsi"/>
                <w:b/>
                <w:szCs w:val="20"/>
                <w:lang w:val="en-GB"/>
              </w:rPr>
            </w:pPr>
            <w:r w:rsidRPr="00A10707">
              <w:rPr>
                <w:rFonts w:eastAsia="Meiryo UI" w:cstheme="majorHAnsi"/>
                <w:b/>
                <w:szCs w:val="20"/>
                <w:lang w:val="en-GB"/>
              </w:rPr>
              <w:t>Range</w:t>
            </w:r>
          </w:p>
        </w:tc>
        <w:tc>
          <w:tcPr>
            <w:tcW w:w="1890" w:type="pct"/>
            <w:tcBorders>
              <w:top w:val="single" w:sz="4" w:space="0" w:color="auto"/>
              <w:left w:val="single" w:sz="4" w:space="0" w:color="auto"/>
              <w:bottom w:val="single" w:sz="4" w:space="0" w:color="auto"/>
              <w:right w:val="single" w:sz="4" w:space="0" w:color="auto"/>
            </w:tcBorders>
          </w:tcPr>
          <w:p w14:paraId="449C3544" w14:textId="77777777" w:rsidR="002F7C78" w:rsidRPr="00A10707" w:rsidRDefault="002F7C78" w:rsidP="00085359">
            <w:pPr>
              <w:jc w:val="left"/>
              <w:rPr>
                <w:szCs w:val="20"/>
                <w:lang w:val="en-GB"/>
              </w:rPr>
            </w:pPr>
            <w:r w:rsidRPr="00A10707">
              <w:rPr>
                <w:szCs w:val="20"/>
                <w:lang w:val="en-GB"/>
              </w:rPr>
              <w:t>Not NULL_PTR</w:t>
            </w:r>
          </w:p>
        </w:tc>
      </w:tr>
      <w:tr w:rsidR="002F7C78" w:rsidRPr="00BE1FC7" w14:paraId="53BB93AB"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1D1E8A03"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(In-Out)</w:t>
            </w:r>
          </w:p>
        </w:tc>
        <w:tc>
          <w:tcPr>
            <w:tcW w:w="1756" w:type="pct"/>
            <w:gridSpan w:val="3"/>
            <w:tcBorders>
              <w:top w:val="single" w:sz="4" w:space="0" w:color="auto"/>
              <w:left w:val="single" w:sz="4" w:space="0" w:color="auto"/>
              <w:bottom w:val="single" w:sz="4" w:space="0" w:color="auto"/>
              <w:right w:val="single" w:sz="4" w:space="0" w:color="auto"/>
            </w:tcBorders>
          </w:tcPr>
          <w:p w14:paraId="37A1590D" w14:textId="77777777" w:rsidR="002F7C78" w:rsidRPr="00FF5497" w:rsidRDefault="002F7C78" w:rsidP="00085359">
            <w:pPr>
              <w:jc w:val="left"/>
              <w:rPr>
                <w:rFonts w:eastAsia="Meiryo UI" w:cstheme="majorHAnsi"/>
                <w:szCs w:val="20"/>
                <w:lang w:val="en-GB"/>
              </w:rPr>
            </w:pPr>
            <w:r w:rsidRPr="00FF5497">
              <w:rPr>
                <w:szCs w:val="20"/>
              </w:rPr>
              <w:t>N/A</w:t>
            </w:r>
          </w:p>
        </w:tc>
        <w:tc>
          <w:tcPr>
            <w:tcW w:w="2269" w:type="pct"/>
            <w:gridSpan w:val="2"/>
            <w:tcBorders>
              <w:top w:val="single" w:sz="4" w:space="0" w:color="auto"/>
              <w:left w:val="single" w:sz="4" w:space="0" w:color="auto"/>
              <w:bottom w:val="single" w:sz="4" w:space="0" w:color="auto"/>
              <w:right w:val="single" w:sz="4" w:space="0" w:color="auto"/>
            </w:tcBorders>
          </w:tcPr>
          <w:p w14:paraId="43E217E5"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2AB31063"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5E1CDB0A"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(Out)</w:t>
            </w:r>
          </w:p>
        </w:tc>
        <w:tc>
          <w:tcPr>
            <w:tcW w:w="1756" w:type="pct"/>
            <w:gridSpan w:val="3"/>
            <w:tcBorders>
              <w:top w:val="single" w:sz="4" w:space="0" w:color="auto"/>
              <w:left w:val="single" w:sz="4" w:space="0" w:color="auto"/>
              <w:bottom w:val="single" w:sz="4" w:space="0" w:color="auto"/>
              <w:right w:val="single" w:sz="4" w:space="0" w:color="auto"/>
            </w:tcBorders>
          </w:tcPr>
          <w:p w14:paraId="140BF942" w14:textId="77777777" w:rsidR="002F7C78" w:rsidRPr="00FF5497" w:rsidRDefault="002F7C78" w:rsidP="00085359">
            <w:pPr>
              <w:jc w:val="left"/>
              <w:rPr>
                <w:rFonts w:eastAsia="Meiryo UI" w:cstheme="majorHAnsi"/>
                <w:szCs w:val="20"/>
                <w:lang w:val="en-GB"/>
              </w:rPr>
            </w:pPr>
            <w:r w:rsidRPr="00FF5497">
              <w:rPr>
                <w:szCs w:val="20"/>
              </w:rPr>
              <w:t>N/A</w:t>
            </w:r>
          </w:p>
        </w:tc>
        <w:tc>
          <w:tcPr>
            <w:tcW w:w="2269" w:type="pct"/>
            <w:gridSpan w:val="2"/>
            <w:tcBorders>
              <w:top w:val="single" w:sz="4" w:space="0" w:color="auto"/>
              <w:left w:val="single" w:sz="4" w:space="0" w:color="auto"/>
              <w:bottom w:val="single" w:sz="4" w:space="0" w:color="auto"/>
              <w:right w:val="single" w:sz="4" w:space="0" w:color="auto"/>
            </w:tcBorders>
          </w:tcPr>
          <w:p w14:paraId="2A661EA9"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76DEE51B"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32887B62"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Return Value</w:t>
            </w:r>
          </w:p>
        </w:tc>
        <w:tc>
          <w:tcPr>
            <w:tcW w:w="1756" w:type="pct"/>
            <w:gridSpan w:val="3"/>
            <w:tcBorders>
              <w:top w:val="single" w:sz="4" w:space="0" w:color="auto"/>
              <w:left w:val="single" w:sz="4" w:space="0" w:color="auto"/>
              <w:bottom w:val="single" w:sz="4" w:space="0" w:color="auto"/>
              <w:right w:val="single" w:sz="4" w:space="0" w:color="auto"/>
            </w:tcBorders>
          </w:tcPr>
          <w:p w14:paraId="38F23B24" w14:textId="77777777" w:rsidR="002F7C78" w:rsidRPr="00BD75C2" w:rsidRDefault="002F7C78" w:rsidP="00085359">
            <w:pPr>
              <w:jc w:val="left"/>
              <w:rPr>
                <w:rFonts w:eastAsia="Meiryo UI" w:cstheme="majorHAnsi"/>
                <w:szCs w:val="20"/>
                <w:lang w:val="en-GB"/>
              </w:rPr>
            </w:pPr>
            <w:r w:rsidRPr="00FF5497">
              <w:rPr>
                <w:szCs w:val="20"/>
              </w:rPr>
              <w:t>Std_ReturnType</w:t>
            </w:r>
          </w:p>
        </w:tc>
        <w:tc>
          <w:tcPr>
            <w:tcW w:w="2269" w:type="pct"/>
            <w:gridSpan w:val="2"/>
            <w:tcBorders>
              <w:top w:val="single" w:sz="4" w:space="0" w:color="auto"/>
              <w:left w:val="single" w:sz="4" w:space="0" w:color="auto"/>
              <w:bottom w:val="single" w:sz="4" w:space="0" w:color="auto"/>
              <w:right w:val="single" w:sz="4" w:space="0" w:color="auto"/>
            </w:tcBorders>
          </w:tcPr>
          <w:p w14:paraId="3FD39411" w14:textId="77777777" w:rsidR="002F7C78" w:rsidRPr="00BD75C2" w:rsidRDefault="002F7C78" w:rsidP="00085359">
            <w:pPr>
              <w:rPr>
                <w:szCs w:val="20"/>
                <w:lang w:val="en-GB"/>
              </w:rPr>
            </w:pPr>
            <w:r w:rsidRPr="00BD75C2">
              <w:rPr>
                <w:szCs w:val="20"/>
                <w:lang w:val="en-GB"/>
              </w:rPr>
              <w:t>E_OK</w:t>
            </w:r>
          </w:p>
          <w:p w14:paraId="32E42EA9" w14:textId="77777777" w:rsidR="002F7C78" w:rsidRPr="00BD75C2" w:rsidRDefault="002F7C78" w:rsidP="00085359">
            <w:pPr>
              <w:jc w:val="left"/>
              <w:rPr>
                <w:szCs w:val="20"/>
                <w:lang w:val="en-GB"/>
              </w:rPr>
            </w:pPr>
            <w:r w:rsidRPr="00BD75C2">
              <w:rPr>
                <w:szCs w:val="20"/>
                <w:lang w:val="en-GB"/>
              </w:rPr>
              <w:t>E_NOT_OK</w:t>
            </w:r>
          </w:p>
        </w:tc>
      </w:tr>
      <w:tr w:rsidR="002F7C78" w:rsidRPr="00BE1FC7" w14:paraId="4A0B9456"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6008233C" w14:textId="77777777" w:rsidR="002F7C78" w:rsidRPr="00BE1FC7" w:rsidRDefault="002F7C78" w:rsidP="00085359">
            <w:pPr>
              <w:jc w:val="left"/>
              <w:rPr>
                <w:rFonts w:cs="Arial"/>
                <w:b/>
                <w:bCs/>
                <w:szCs w:val="20"/>
              </w:rPr>
            </w:pPr>
            <w:r w:rsidRPr="00BE1FC7">
              <w:rPr>
                <w:rFonts w:cs="Arial"/>
                <w:b/>
                <w:bCs/>
                <w:szCs w:val="20"/>
              </w:rPr>
              <w:t>Description</w:t>
            </w:r>
          </w:p>
        </w:tc>
        <w:tc>
          <w:tcPr>
            <w:tcW w:w="4026" w:type="pct"/>
            <w:gridSpan w:val="5"/>
            <w:tcBorders>
              <w:top w:val="single" w:sz="4" w:space="0" w:color="auto"/>
              <w:left w:val="single" w:sz="4" w:space="0" w:color="auto"/>
              <w:bottom w:val="single" w:sz="4" w:space="0" w:color="auto"/>
              <w:right w:val="single" w:sz="4" w:space="0" w:color="auto"/>
            </w:tcBorders>
          </w:tcPr>
          <w:p w14:paraId="3B6D8CA2" w14:textId="77777777" w:rsidR="00940C63" w:rsidRPr="00A10707" w:rsidRDefault="00940C63" w:rsidP="00940C63">
            <w:pPr>
              <w:jc w:val="left"/>
              <w:rPr>
                <w:szCs w:val="20"/>
              </w:rPr>
            </w:pPr>
            <w:r w:rsidRPr="00A10707">
              <w:rPr>
                <w:szCs w:val="20"/>
              </w:rPr>
              <w:t xml:space="preserve">If the argument pCanFrame or pTimeStamp is NULL_PTR, it returns </w:t>
            </w:r>
            <w:r w:rsidRPr="00A10707">
              <w:rPr>
                <w:szCs w:val="20"/>
                <w:lang w:val="en-GB"/>
              </w:rPr>
              <w:t xml:space="preserve">E_NOT_OK, reports DET error </w:t>
            </w:r>
            <w:r w:rsidRPr="00A10707">
              <w:rPr>
                <w:rFonts w:cs="Arial"/>
                <w:szCs w:val="20"/>
              </w:rPr>
              <w:t>PROTOCONV_E_PARAM_POINTER</w:t>
            </w:r>
            <w:r w:rsidRPr="00A10707">
              <w:rPr>
                <w:szCs w:val="20"/>
              </w:rPr>
              <w:t xml:space="preserve"> (if PROTOCONV_DEV_ERROR_DETECT == STD_ON)</w:t>
            </w:r>
            <w:r w:rsidRPr="00A10707" w:rsidDel="008357DE">
              <w:rPr>
                <w:szCs w:val="20"/>
              </w:rPr>
              <w:t xml:space="preserve"> </w:t>
            </w:r>
            <w:r w:rsidRPr="00A10707">
              <w:rPr>
                <w:szCs w:val="20"/>
              </w:rPr>
              <w:t>and exits.</w:t>
            </w:r>
          </w:p>
          <w:p w14:paraId="74B8FB1E" w14:textId="77777777" w:rsidR="00940C63" w:rsidRPr="00A10707" w:rsidRDefault="00940C63" w:rsidP="00940C63">
            <w:pPr>
              <w:jc w:val="left"/>
              <w:rPr>
                <w:szCs w:val="20"/>
              </w:rPr>
            </w:pPr>
            <w:r w:rsidRPr="00A10707">
              <w:rPr>
                <w:szCs w:val="20"/>
              </w:rPr>
              <w:t xml:space="preserve">If the argument ucBusIdx is out of range, it returns </w:t>
            </w:r>
            <w:r w:rsidRPr="00A10707">
              <w:rPr>
                <w:szCs w:val="20"/>
                <w:lang w:val="en-GB"/>
              </w:rPr>
              <w:t xml:space="preserve">E_NOT_OK, reports DET error </w:t>
            </w:r>
            <w:r w:rsidRPr="00A10707">
              <w:rPr>
                <w:rFonts w:cs="Arial"/>
                <w:szCs w:val="20"/>
              </w:rPr>
              <w:t xml:space="preserve">PROTOCONV_E_INV_PARAM </w:t>
            </w:r>
            <w:r w:rsidRPr="00A10707">
              <w:rPr>
                <w:szCs w:val="20"/>
              </w:rPr>
              <w:t>(if PROTOCONV_DEV_ERROR_DETECT == STD_ON)</w:t>
            </w:r>
            <w:r w:rsidRPr="00A10707" w:rsidDel="008357DE">
              <w:rPr>
                <w:szCs w:val="20"/>
              </w:rPr>
              <w:t xml:space="preserve"> </w:t>
            </w:r>
            <w:r w:rsidRPr="00A10707">
              <w:rPr>
                <w:szCs w:val="20"/>
              </w:rPr>
              <w:t>and exits.</w:t>
            </w:r>
          </w:p>
          <w:p w14:paraId="23F3E69F" w14:textId="77777777" w:rsidR="00A10707" w:rsidRDefault="00940C63" w:rsidP="00FD4D28">
            <w:pPr>
              <w:jc w:val="left"/>
              <w:rPr>
                <w:szCs w:val="20"/>
              </w:rPr>
            </w:pPr>
            <w:r>
              <w:rPr>
                <w:szCs w:val="20"/>
              </w:rPr>
              <w:t>I</w:t>
            </w:r>
            <w:r w:rsidRPr="00FF5497">
              <w:rPr>
                <w:szCs w:val="20"/>
              </w:rPr>
              <w:t xml:space="preserve">f </w:t>
            </w:r>
            <w:r>
              <w:rPr>
                <w:szCs w:val="20"/>
              </w:rPr>
              <w:t xml:space="preserve">the </w:t>
            </w:r>
            <w:r w:rsidR="00427E47">
              <w:rPr>
                <w:szCs w:val="20"/>
              </w:rPr>
              <w:t xml:space="preserve">CAN FIFO memory at source Bus ID </w:t>
            </w:r>
            <w:r w:rsidRPr="00AF622B">
              <w:rPr>
                <w:szCs w:val="20"/>
              </w:rPr>
              <w:t>ucBusIdx</w:t>
            </w:r>
            <w:r>
              <w:rPr>
                <w:szCs w:val="20"/>
              </w:rPr>
              <w:t xml:space="preserve"> is </w:t>
            </w:r>
            <w:r w:rsidR="00A10707">
              <w:rPr>
                <w:szCs w:val="20"/>
              </w:rPr>
              <w:t>full</w:t>
            </w:r>
            <w:r>
              <w:rPr>
                <w:szCs w:val="20"/>
              </w:rPr>
              <w:t xml:space="preserve">, return E_NOT_OK </w:t>
            </w:r>
            <w:r w:rsidRPr="00BD75C2">
              <w:rPr>
                <w:szCs w:val="20"/>
              </w:rPr>
              <w:t>and exit.</w:t>
            </w:r>
          </w:p>
          <w:p w14:paraId="08A326B1" w14:textId="76047EED" w:rsidR="00FD4D28" w:rsidRDefault="00A10707" w:rsidP="00FD4D28">
            <w:pPr>
              <w:jc w:val="left"/>
            </w:pPr>
            <w:r>
              <w:t>Otherwise</w:t>
            </w:r>
            <w:r w:rsidR="00FD4D28" w:rsidRPr="00773260">
              <w:t xml:space="preserve">, </w:t>
            </w:r>
            <w:r w:rsidR="00FD4D28">
              <w:t>enqueue</w:t>
            </w:r>
            <w:r w:rsidR="00FD4D28" w:rsidRPr="00773260">
              <w:t xml:space="preserve"> CAN frame</w:t>
            </w:r>
            <w:r w:rsidR="00FD4D28">
              <w:t xml:space="preserve"> into CAN FIFO memory.</w:t>
            </w:r>
          </w:p>
          <w:p w14:paraId="1E5572C7" w14:textId="691C6F66" w:rsidR="004F73BB" w:rsidRPr="004F73BB" w:rsidRDefault="004F73BB" w:rsidP="004F73BB">
            <w:pPr>
              <w:jc w:val="left"/>
            </w:pPr>
            <w:r>
              <w:t xml:space="preserve">If the </w:t>
            </w:r>
            <w:r>
              <w:rPr>
                <w:szCs w:val="20"/>
              </w:rPr>
              <w:t xml:space="preserve">CAN FIFO memory at source Bus ID </w:t>
            </w:r>
            <w:r w:rsidRPr="00AF622B">
              <w:rPr>
                <w:szCs w:val="20"/>
              </w:rPr>
              <w:t>ucBusIdx</w:t>
            </w:r>
            <w:r>
              <w:rPr>
                <w:szCs w:val="20"/>
              </w:rPr>
              <w:t xml:space="preserve"> reaches the maximum configured FIFO depth, set </w:t>
            </w:r>
            <w:r w:rsidR="00A10707">
              <w:t>the Tail value of CAN FIFO memory</w:t>
            </w:r>
            <w:r>
              <w:t xml:space="preserve"> to NUM0, else increase </w:t>
            </w:r>
            <w:r w:rsidR="00A10707">
              <w:t>the Tail value</w:t>
            </w:r>
            <w:r>
              <w:t>.</w:t>
            </w:r>
          </w:p>
          <w:p w14:paraId="7DD31439" w14:textId="398A0585" w:rsidR="004F73BB" w:rsidRPr="004F73BB" w:rsidRDefault="004F73BB" w:rsidP="004F73BB">
            <w:pPr>
              <w:jc w:val="left"/>
              <w:rPr>
                <w:szCs w:val="20"/>
              </w:rPr>
            </w:pPr>
            <w:r>
              <w:t xml:space="preserve">If the </w:t>
            </w:r>
            <w:r w:rsidR="00A10707">
              <w:t xml:space="preserve">Tail value and the Head value </w:t>
            </w:r>
            <w:r>
              <w:rPr>
                <w:szCs w:val="20"/>
              </w:rPr>
              <w:t xml:space="preserve">of CAN FIFO memory at source Bus ID </w:t>
            </w:r>
            <w:r w:rsidRPr="00AF622B">
              <w:rPr>
                <w:szCs w:val="20"/>
              </w:rPr>
              <w:t>ucBusIdx</w:t>
            </w:r>
            <w:r>
              <w:rPr>
                <w:szCs w:val="20"/>
              </w:rPr>
              <w:t xml:space="preserve"> are equal, set </w:t>
            </w:r>
            <w:r w:rsidR="00A10707">
              <w:rPr>
                <w:szCs w:val="20"/>
              </w:rPr>
              <w:t xml:space="preserve">Flag </w:t>
            </w:r>
            <w:r>
              <w:rPr>
                <w:szCs w:val="20"/>
              </w:rPr>
              <w:t xml:space="preserve">member </w:t>
            </w:r>
            <w:r w:rsidR="00A10707">
              <w:rPr>
                <w:szCs w:val="20"/>
              </w:rPr>
              <w:t>CAN FIFO memory</w:t>
            </w:r>
            <w:r>
              <w:rPr>
                <w:szCs w:val="20"/>
              </w:rPr>
              <w:t xml:space="preserve"> to </w:t>
            </w:r>
            <w:r w:rsidRPr="004F73BB">
              <w:rPr>
                <w:szCs w:val="20"/>
              </w:rPr>
              <w:t>PROTOCONV_FIFO_FULL</w:t>
            </w:r>
            <w:r>
              <w:rPr>
                <w:szCs w:val="20"/>
              </w:rPr>
              <w:t xml:space="preserve">, else set </w:t>
            </w:r>
            <w:r w:rsidR="00A10707">
              <w:rPr>
                <w:szCs w:val="20"/>
              </w:rPr>
              <w:t>it</w:t>
            </w:r>
            <w:r>
              <w:rPr>
                <w:szCs w:val="20"/>
              </w:rPr>
              <w:t xml:space="preserve"> to </w:t>
            </w:r>
            <w:r w:rsidRPr="004F73BB">
              <w:rPr>
                <w:szCs w:val="20"/>
              </w:rPr>
              <w:t>PROTOCONV_FIFO_AVAILABLE</w:t>
            </w:r>
            <w:r>
              <w:t>.</w:t>
            </w:r>
          </w:p>
          <w:p w14:paraId="2D223A84" w14:textId="77777777" w:rsidR="004F73BB" w:rsidRPr="00773260" w:rsidRDefault="004F73BB" w:rsidP="004F73BB">
            <w:pPr>
              <w:jc w:val="left"/>
            </w:pPr>
          </w:p>
          <w:p w14:paraId="5CA53C6A" w14:textId="44C42B27" w:rsidR="002F7C78" w:rsidRPr="00BD75C2" w:rsidRDefault="004F73BB" w:rsidP="004F73BB">
            <w:pPr>
              <w:jc w:val="left"/>
              <w:rPr>
                <w:szCs w:val="20"/>
              </w:rPr>
            </w:pPr>
            <w:r w:rsidRPr="00773260">
              <w:t>If the process ends normally, E_OK is returned.</w:t>
            </w:r>
          </w:p>
        </w:tc>
      </w:tr>
      <w:tr w:rsidR="002F7C78" w:rsidRPr="00BE1FC7" w14:paraId="67F98DC7"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39467B50" w14:textId="77777777" w:rsidR="002F7C78" w:rsidRPr="00BE1FC7" w:rsidRDefault="002F7C78" w:rsidP="00085359">
            <w:pPr>
              <w:jc w:val="left"/>
              <w:rPr>
                <w:rFonts w:cs="Arial"/>
                <w:b/>
                <w:bCs/>
                <w:szCs w:val="20"/>
              </w:rPr>
            </w:pPr>
            <w:r w:rsidRPr="00BE1FC7">
              <w:rPr>
                <w:rFonts w:cs="Arial"/>
                <w:b/>
                <w:bCs/>
                <w:szCs w:val="20"/>
              </w:rPr>
              <w:t>Preconditions</w:t>
            </w:r>
          </w:p>
        </w:tc>
        <w:tc>
          <w:tcPr>
            <w:tcW w:w="4026" w:type="pct"/>
            <w:gridSpan w:val="5"/>
            <w:tcBorders>
              <w:top w:val="single" w:sz="4" w:space="0" w:color="auto"/>
              <w:left w:val="single" w:sz="4" w:space="0" w:color="auto"/>
              <w:bottom w:val="single" w:sz="4" w:space="0" w:color="auto"/>
              <w:right w:val="single" w:sz="4" w:space="0" w:color="auto"/>
            </w:tcBorders>
          </w:tcPr>
          <w:p w14:paraId="5FF57E42" w14:textId="77777777" w:rsidR="002F7C78" w:rsidRPr="00FF5497" w:rsidRDefault="002F7C78" w:rsidP="00085359">
            <w:pPr>
              <w:jc w:val="left"/>
              <w:rPr>
                <w:szCs w:val="20"/>
              </w:rPr>
            </w:pPr>
            <w:r w:rsidRPr="00FF5497">
              <w:rPr>
                <w:szCs w:val="20"/>
              </w:rPr>
              <w:t>Initialized state</w:t>
            </w:r>
          </w:p>
        </w:tc>
      </w:tr>
      <w:tr w:rsidR="002F7C78" w:rsidRPr="00BE1FC7" w14:paraId="74F0C1CC" w14:textId="77777777" w:rsidTr="007D15F8">
        <w:tc>
          <w:tcPr>
            <w:tcW w:w="974" w:type="pct"/>
            <w:tcBorders>
              <w:top w:val="single" w:sz="4" w:space="0" w:color="auto"/>
              <w:left w:val="single" w:sz="4" w:space="0" w:color="auto"/>
              <w:bottom w:val="single" w:sz="4" w:space="0" w:color="auto"/>
              <w:right w:val="single" w:sz="4" w:space="0" w:color="auto"/>
            </w:tcBorders>
            <w:shd w:val="clear" w:color="auto" w:fill="D9D9D9"/>
            <w:hideMark/>
          </w:tcPr>
          <w:p w14:paraId="6BC10965" w14:textId="77777777" w:rsidR="002F7C78" w:rsidRPr="00BE1FC7" w:rsidRDefault="002F7C78" w:rsidP="00085359">
            <w:pPr>
              <w:jc w:val="left"/>
              <w:rPr>
                <w:rFonts w:cs="Arial"/>
                <w:b/>
                <w:bCs/>
                <w:szCs w:val="20"/>
              </w:rPr>
            </w:pPr>
            <w:r w:rsidRPr="00BE1FC7">
              <w:rPr>
                <w:rFonts w:cs="Arial"/>
                <w:b/>
                <w:bCs/>
                <w:szCs w:val="20"/>
              </w:rPr>
              <w:t>Remarks</w:t>
            </w:r>
          </w:p>
        </w:tc>
        <w:tc>
          <w:tcPr>
            <w:tcW w:w="4026" w:type="pct"/>
            <w:gridSpan w:val="5"/>
            <w:tcBorders>
              <w:top w:val="single" w:sz="4" w:space="0" w:color="auto"/>
              <w:left w:val="single" w:sz="4" w:space="0" w:color="auto"/>
              <w:bottom w:val="single" w:sz="4" w:space="0" w:color="auto"/>
              <w:right w:val="single" w:sz="4" w:space="0" w:color="auto"/>
            </w:tcBorders>
          </w:tcPr>
          <w:p w14:paraId="67925C6D" w14:textId="77777777" w:rsidR="002F7C78" w:rsidRPr="00FF5497" w:rsidRDefault="002F7C78" w:rsidP="00085359">
            <w:pPr>
              <w:jc w:val="left"/>
              <w:rPr>
                <w:szCs w:val="20"/>
              </w:rPr>
            </w:pPr>
            <w:r w:rsidRPr="00FF5497">
              <w:rPr>
                <w:szCs w:val="20"/>
              </w:rPr>
              <w:t>N/A</w:t>
            </w:r>
          </w:p>
        </w:tc>
      </w:tr>
      <w:tr w:rsidR="007D15F8" w:rsidRPr="00BE1FC7" w14:paraId="2B88D5FE" w14:textId="77777777" w:rsidTr="007D15F8">
        <w:tc>
          <w:tcPr>
            <w:tcW w:w="974" w:type="pct"/>
            <w:tcBorders>
              <w:top w:val="single" w:sz="4" w:space="0" w:color="auto"/>
              <w:left w:val="single" w:sz="4" w:space="0" w:color="auto"/>
              <w:right w:val="single" w:sz="4" w:space="0" w:color="auto"/>
            </w:tcBorders>
            <w:shd w:val="clear" w:color="auto" w:fill="D9D9D9"/>
          </w:tcPr>
          <w:p w14:paraId="5347A725" w14:textId="77777777" w:rsidR="007D15F8" w:rsidRPr="00BE1FC7" w:rsidRDefault="007D15F8" w:rsidP="007D15F8">
            <w:pPr>
              <w:jc w:val="left"/>
              <w:rPr>
                <w:rFonts w:cs="Arial"/>
                <w:b/>
                <w:bCs/>
                <w:szCs w:val="20"/>
              </w:rPr>
            </w:pPr>
            <w:r>
              <w:rPr>
                <w:rFonts w:cs="Arial"/>
                <w:b/>
                <w:bCs/>
                <w:szCs w:val="20"/>
              </w:rPr>
              <w:t>DET/DEM Errors Handled</w:t>
            </w:r>
          </w:p>
        </w:tc>
        <w:tc>
          <w:tcPr>
            <w:tcW w:w="1693" w:type="pct"/>
            <w:gridSpan w:val="2"/>
            <w:tcBorders>
              <w:top w:val="single" w:sz="4" w:space="0" w:color="auto"/>
              <w:left w:val="single" w:sz="4" w:space="0" w:color="auto"/>
              <w:bottom w:val="single" w:sz="4" w:space="0" w:color="auto"/>
              <w:right w:val="single" w:sz="4" w:space="0" w:color="auto"/>
            </w:tcBorders>
          </w:tcPr>
          <w:p w14:paraId="7EE40FFA" w14:textId="1A23762F" w:rsidR="007D15F8" w:rsidRPr="00D46B12" w:rsidRDefault="007D15F8" w:rsidP="007D15F8">
            <w:pPr>
              <w:jc w:val="left"/>
              <w:rPr>
                <w:rFonts w:cs="Arial"/>
                <w:color w:val="000000"/>
                <w:szCs w:val="20"/>
              </w:rPr>
            </w:pPr>
            <w:r w:rsidRPr="007224E1">
              <w:rPr>
                <w:rFonts w:cs="Arial"/>
                <w:color w:val="000000"/>
                <w:szCs w:val="20"/>
              </w:rPr>
              <w:t>PROTOCONV_E_FIFO_FULL</w:t>
            </w:r>
          </w:p>
        </w:tc>
        <w:tc>
          <w:tcPr>
            <w:tcW w:w="2332" w:type="pct"/>
            <w:gridSpan w:val="3"/>
            <w:tcBorders>
              <w:top w:val="single" w:sz="4" w:space="0" w:color="auto"/>
              <w:left w:val="single" w:sz="4" w:space="0" w:color="auto"/>
              <w:bottom w:val="single" w:sz="4" w:space="0" w:color="auto"/>
              <w:right w:val="single" w:sz="4" w:space="0" w:color="auto"/>
            </w:tcBorders>
          </w:tcPr>
          <w:p w14:paraId="0E45EC59" w14:textId="20D5F819" w:rsidR="007D15F8" w:rsidRPr="00FF5497" w:rsidRDefault="007D15F8" w:rsidP="007D15F8">
            <w:pPr>
              <w:jc w:val="left"/>
              <w:rPr>
                <w:szCs w:val="20"/>
              </w:rPr>
            </w:pPr>
            <w:r>
              <w:rPr>
                <w:rFonts w:cs="Arial"/>
                <w:color w:val="000000"/>
                <w:szCs w:val="20"/>
              </w:rPr>
              <w:t>Unexpectedly full FIFO memory</w:t>
            </w:r>
          </w:p>
        </w:tc>
      </w:tr>
    </w:tbl>
    <w:p w14:paraId="621FF18A" w14:textId="77777777" w:rsidR="002F7C78" w:rsidRPr="009B6D74" w:rsidRDefault="002F7C78" w:rsidP="002F7C78">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7E8232F1" w14:textId="77777777" w:rsidR="002F7C78" w:rsidRPr="009B6D74" w:rsidRDefault="002F7C78" w:rsidP="002F7C78">
      <w:pPr>
        <w:pStyle w:val="RefIDs"/>
        <w:wordWrap/>
        <w:rPr>
          <w:lang w:eastAsia="en-US"/>
        </w:rPr>
      </w:pPr>
      <w:r w:rsidRPr="00696D29">
        <w:rPr>
          <w:lang w:eastAsia="en-US"/>
        </w:rPr>
        <w:t xml:space="preserve">[Covers: </w:t>
      </w:r>
      <w:r>
        <w:rPr>
          <w:lang w:eastAsia="en-US"/>
        </w:rPr>
        <w:t>req-8552172-00903610</w:t>
      </w:r>
      <w:r w:rsidRPr="00696D29">
        <w:rPr>
          <w:lang w:eastAsia="en-US"/>
        </w:rPr>
        <w:t>]</w:t>
      </w:r>
    </w:p>
    <w:p w14:paraId="63E93266" w14:textId="77777777" w:rsidR="002F7C78" w:rsidRDefault="002F7C78" w:rsidP="002F7C78">
      <w:pPr>
        <w:pStyle w:val="RefIDs"/>
        <w:rPr>
          <w:lang w:eastAsia="en-US"/>
        </w:rPr>
      </w:pPr>
      <w:r>
        <w:rPr>
          <w:lang w:eastAsia="en-US"/>
        </w:rPr>
        <w:t>[Covers: req-8552172-00905227</w:t>
      </w:r>
      <w:r w:rsidRPr="002C15F8">
        <w:rPr>
          <w:lang w:eastAsia="en-US"/>
        </w:rPr>
        <w:t>]</w:t>
      </w:r>
    </w:p>
    <w:p w14:paraId="638D9B83" w14:textId="77777777" w:rsidR="00D95B43" w:rsidRPr="002C15F8" w:rsidRDefault="002F7C78" w:rsidP="00D95B43">
      <w:pPr>
        <w:pStyle w:val="RefIDs"/>
        <w:rPr>
          <w:lang w:eastAsia="en-US"/>
        </w:rPr>
      </w:pPr>
      <w:r>
        <w:rPr>
          <w:lang w:eastAsia="en-US"/>
        </w:rPr>
        <w:lastRenderedPageBreak/>
        <w:t>[Covers: req-8552172-00904662</w:t>
      </w:r>
      <w:r w:rsidRPr="002C15F8">
        <w:rPr>
          <w:lang w:eastAsia="en-US"/>
        </w:rPr>
        <w:t>]</w:t>
      </w:r>
    </w:p>
    <w:p w14:paraId="4A93DCA3" w14:textId="77777777" w:rsidR="00D95B43" w:rsidRPr="002C15F8" w:rsidRDefault="00D95B43" w:rsidP="00D95B43">
      <w:pPr>
        <w:pStyle w:val="RefIDs"/>
        <w:rPr>
          <w:lang w:eastAsia="en-US"/>
        </w:rPr>
      </w:pPr>
      <w:r w:rsidRPr="002C15F8">
        <w:rPr>
          <w:lang w:eastAsia="en-US"/>
        </w:rPr>
        <w:t xml:space="preserve">[Covers: </w:t>
      </w:r>
      <w:r>
        <w:rPr>
          <w:lang w:eastAsia="en-US"/>
        </w:rPr>
        <w:t>req-8552172-00909476</w:t>
      </w:r>
      <w:r>
        <w:t>]</w:t>
      </w:r>
    </w:p>
    <w:p w14:paraId="25843035" w14:textId="77777777" w:rsidR="00D95B43" w:rsidRDefault="00D95B43" w:rsidP="00D95B43">
      <w:pPr>
        <w:pStyle w:val="RefIDs"/>
        <w:rPr>
          <w:lang w:eastAsia="en-US"/>
        </w:rPr>
      </w:pPr>
      <w:r w:rsidRPr="002C15F8">
        <w:rPr>
          <w:lang w:eastAsia="en-US"/>
        </w:rPr>
        <w:t xml:space="preserve">[Covers: </w:t>
      </w:r>
      <w:r>
        <w:rPr>
          <w:lang w:eastAsia="en-US"/>
        </w:rPr>
        <w:t>req-8552172-00909478</w:t>
      </w:r>
      <w:r>
        <w:t>]</w:t>
      </w:r>
    </w:p>
    <w:p w14:paraId="5B3A36AC" w14:textId="77777777" w:rsidR="00D95B43" w:rsidRDefault="00D95B43" w:rsidP="00D95B43">
      <w:pPr>
        <w:pStyle w:val="RefIDs"/>
        <w:rPr>
          <w:lang w:eastAsia="en-US"/>
        </w:rPr>
      </w:pPr>
      <w:r>
        <w:rPr>
          <w:lang w:eastAsia="en-US"/>
        </w:rPr>
        <w:t>[Covers: req-8552172-00528006]</w:t>
      </w:r>
    </w:p>
    <w:p w14:paraId="669C5115" w14:textId="6282C3F6" w:rsidR="002F7C78" w:rsidRDefault="00D95B43" w:rsidP="002F7C78">
      <w:pPr>
        <w:pStyle w:val="RefIDs"/>
        <w:rPr>
          <w:lang w:eastAsia="en-US"/>
        </w:rPr>
      </w:pPr>
      <w:r>
        <w:rPr>
          <w:lang w:eastAsia="en-US"/>
        </w:rPr>
        <w:t xml:space="preserve">[Covers: </w:t>
      </w:r>
      <w:r w:rsidRPr="00C136B3">
        <w:t>req-8552172-00527993</w:t>
      </w:r>
      <w:r>
        <w:t>]</w:t>
      </w:r>
    </w:p>
    <w:p w14:paraId="386D9C77" w14:textId="4D38BF39" w:rsidR="002F7C78" w:rsidRPr="00FD24B1" w:rsidRDefault="002F7C78" w:rsidP="005906BF">
      <w:pPr>
        <w:pStyle w:val="Heading4"/>
      </w:pPr>
      <w:r w:rsidRPr="00100FF5">
        <w:t>ProtoConv_EnqueueLin</w:t>
      </w:r>
    </w:p>
    <w:p w14:paraId="60184244" w14:textId="77777777" w:rsidR="002F7C78" w:rsidRDefault="002F7C78" w:rsidP="002F7C78">
      <w:pPr>
        <w:pStyle w:val="TraceID"/>
      </w:pPr>
      <w:r>
        <w:t>[iso26-18_p6_7.4.5] a;</w:t>
      </w:r>
      <w:r w:rsidRPr="0058651F">
        <w:t xml:space="preserve"> [iso26-18_p6_7.4.6]</w:t>
      </w:r>
    </w:p>
    <w:p w14:paraId="1DB31E05" w14:textId="359A01E6" w:rsidR="002F7C78" w:rsidRPr="00251C23" w:rsidRDefault="002F7C78" w:rsidP="002F7C78">
      <w:pPr>
        <w:pStyle w:val="ReqID"/>
        <w:rPr>
          <w:lang w:val="en-US"/>
        </w:rPr>
      </w:pPr>
      <w:r w:rsidRPr="00696D29">
        <w:t>[</w:t>
      </w:r>
      <w:r>
        <w:t>Gen5GW</w:t>
      </w:r>
      <w:r w:rsidRPr="00696D29">
        <w:t>_</w:t>
      </w:r>
      <w:r>
        <w:t>ProtoConv</w:t>
      </w:r>
      <w:r w:rsidRPr="00696D29">
        <w:t>_AD_C_</w:t>
      </w:r>
      <w:r w:rsidR="00551662">
        <w:t>12_0</w:t>
      </w:r>
      <w:r w:rsidR="004E75A3">
        <w:t>09</w:t>
      </w:r>
      <w:r w:rsidRPr="00696D29">
        <w:t>]</w:t>
      </w:r>
    </w:p>
    <w:p w14:paraId="7B936E32" w14:textId="5938E2EF" w:rsidR="002F7C78" w:rsidRDefault="002F7C78" w:rsidP="002F7C78">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13</w:t>
      </w:r>
      <w:r w:rsidR="009D560C">
        <w:rPr>
          <w:noProof/>
        </w:rPr>
        <w:fldChar w:fldCharType="end"/>
      </w:r>
      <w:r>
        <w:rPr>
          <w:noProof/>
        </w:rPr>
        <w:t>:</w:t>
      </w:r>
      <w:r>
        <w:rPr>
          <w:rFonts w:hint="eastAsia"/>
        </w:rPr>
        <w:t xml:space="preserve"> </w:t>
      </w:r>
      <w:r>
        <w:t>ProtoConv</w:t>
      </w:r>
      <w:r w:rsidRPr="00F51074">
        <w:t>_</w:t>
      </w:r>
      <w:r w:rsidRPr="00100FF5">
        <w:rPr>
          <w:rFonts w:eastAsia="MS PGothic"/>
          <w:kern w:val="0"/>
          <w:sz w:val="21"/>
          <w:szCs w:val="21"/>
          <w:lang w:eastAsia="en-US"/>
        </w:rPr>
        <w:t>EnqueueLin</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0"/>
        <w:gridCol w:w="2321"/>
        <w:gridCol w:w="1061"/>
        <w:gridCol w:w="53"/>
        <w:gridCol w:w="714"/>
        <w:gridCol w:w="3822"/>
      </w:tblGrid>
      <w:tr w:rsidR="002F7C78" w:rsidRPr="00BE1FC7" w14:paraId="12CFDA83" w14:textId="77777777" w:rsidTr="0014733E">
        <w:trPr>
          <w:trHeight w:val="287"/>
        </w:trPr>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61F75FD6" w14:textId="77777777" w:rsidR="002F7C78" w:rsidRPr="00BE1FC7" w:rsidRDefault="002F7C78" w:rsidP="00085359">
            <w:pPr>
              <w:jc w:val="left"/>
              <w:rPr>
                <w:rFonts w:cs="Arial"/>
                <w:szCs w:val="20"/>
              </w:rPr>
            </w:pPr>
            <w:r w:rsidRPr="00BE1FC7">
              <w:rPr>
                <w:rFonts w:cs="Arial"/>
                <w:b/>
                <w:bCs/>
                <w:szCs w:val="20"/>
              </w:rPr>
              <w:t>Function Name</w:t>
            </w:r>
          </w:p>
        </w:tc>
        <w:tc>
          <w:tcPr>
            <w:tcW w:w="3973" w:type="pct"/>
            <w:gridSpan w:val="5"/>
            <w:tcBorders>
              <w:top w:val="single" w:sz="4" w:space="0" w:color="auto"/>
              <w:left w:val="single" w:sz="4" w:space="0" w:color="auto"/>
              <w:bottom w:val="single" w:sz="4" w:space="0" w:color="auto"/>
              <w:right w:val="single" w:sz="4" w:space="0" w:color="auto"/>
            </w:tcBorders>
          </w:tcPr>
          <w:p w14:paraId="6A246F54" w14:textId="0C24C54F" w:rsidR="002F7C78" w:rsidRPr="00FF5497" w:rsidRDefault="002F7C78" w:rsidP="00085359">
            <w:pPr>
              <w:jc w:val="left"/>
              <w:rPr>
                <w:szCs w:val="20"/>
              </w:rPr>
            </w:pPr>
            <w:r w:rsidRPr="00100FF5">
              <w:rPr>
                <w:szCs w:val="20"/>
              </w:rPr>
              <w:t>ProtoConv_EnqueueLin</w:t>
            </w:r>
          </w:p>
        </w:tc>
      </w:tr>
      <w:tr w:rsidR="002F7C78" w:rsidRPr="00BE1FC7" w14:paraId="21736658" w14:textId="77777777" w:rsidTr="0014733E">
        <w:trPr>
          <w:trHeight w:val="287"/>
        </w:trPr>
        <w:tc>
          <w:tcPr>
            <w:tcW w:w="1027" w:type="pct"/>
            <w:tcBorders>
              <w:top w:val="single" w:sz="4" w:space="0" w:color="auto"/>
              <w:left w:val="single" w:sz="4" w:space="0" w:color="auto"/>
              <w:bottom w:val="single" w:sz="4" w:space="0" w:color="auto"/>
              <w:right w:val="single" w:sz="4" w:space="0" w:color="auto"/>
            </w:tcBorders>
            <w:shd w:val="clear" w:color="auto" w:fill="D9D9D9"/>
          </w:tcPr>
          <w:p w14:paraId="4AFE83C5" w14:textId="77777777" w:rsidR="002F7C78" w:rsidRPr="00BE1FC7" w:rsidRDefault="002F7C78" w:rsidP="00085359">
            <w:pPr>
              <w:jc w:val="left"/>
              <w:rPr>
                <w:rFonts w:eastAsia="Meiryo UI" w:cstheme="majorHAnsi"/>
                <w:szCs w:val="20"/>
                <w:lang w:val="en-GB"/>
              </w:rPr>
            </w:pPr>
            <w:r w:rsidRPr="00BE1FC7">
              <w:rPr>
                <w:rFonts w:eastAsia="Meiryo UI" w:cstheme="majorHAnsi"/>
                <w:b/>
                <w:bCs/>
                <w:szCs w:val="20"/>
                <w:lang w:val="en-GB"/>
              </w:rPr>
              <w:t>ASIL Level</w:t>
            </w:r>
          </w:p>
        </w:tc>
        <w:tc>
          <w:tcPr>
            <w:tcW w:w="1157" w:type="pct"/>
            <w:tcBorders>
              <w:top w:val="single" w:sz="4" w:space="0" w:color="auto"/>
              <w:left w:val="single" w:sz="4" w:space="0" w:color="auto"/>
              <w:bottom w:val="single" w:sz="4" w:space="0" w:color="auto"/>
              <w:right w:val="single" w:sz="4" w:space="0" w:color="auto"/>
            </w:tcBorders>
          </w:tcPr>
          <w:p w14:paraId="2111EE8A" w14:textId="77777777" w:rsidR="002F7C78" w:rsidRPr="0024765D" w:rsidRDefault="002F7C78" w:rsidP="00085359">
            <w:pPr>
              <w:jc w:val="left"/>
              <w:rPr>
                <w:szCs w:val="20"/>
                <w:lang w:val="en-GB"/>
              </w:rPr>
            </w:pPr>
            <w:r w:rsidRPr="00FF5497">
              <w:rPr>
                <w:szCs w:val="20"/>
                <w:lang w:val="en-GB"/>
              </w:rPr>
              <w:t>ASIL D</w:t>
            </w:r>
          </w:p>
        </w:tc>
        <w:tc>
          <w:tcPr>
            <w:tcW w:w="529" w:type="pct"/>
            <w:tcBorders>
              <w:top w:val="single" w:sz="4" w:space="0" w:color="auto"/>
              <w:left w:val="single" w:sz="4" w:space="0" w:color="auto"/>
              <w:bottom w:val="single" w:sz="4" w:space="0" w:color="auto"/>
              <w:right w:val="single" w:sz="4" w:space="0" w:color="auto"/>
            </w:tcBorders>
            <w:shd w:val="pct20" w:color="auto" w:fill="auto"/>
          </w:tcPr>
          <w:p w14:paraId="47F8F308"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Status</w:t>
            </w:r>
          </w:p>
        </w:tc>
        <w:tc>
          <w:tcPr>
            <w:tcW w:w="2286" w:type="pct"/>
            <w:gridSpan w:val="3"/>
            <w:tcBorders>
              <w:top w:val="single" w:sz="4" w:space="0" w:color="auto"/>
              <w:left w:val="single" w:sz="4" w:space="0" w:color="auto"/>
              <w:bottom w:val="single" w:sz="4" w:space="0" w:color="auto"/>
              <w:right w:val="single" w:sz="4" w:space="0" w:color="auto"/>
            </w:tcBorders>
          </w:tcPr>
          <w:p w14:paraId="34905E03" w14:textId="77777777" w:rsidR="002F7C78" w:rsidRPr="00FF5497" w:rsidRDefault="002F7C78" w:rsidP="00085359">
            <w:pPr>
              <w:jc w:val="left"/>
              <w:rPr>
                <w:szCs w:val="20"/>
                <w:lang w:val="en-GB"/>
              </w:rPr>
            </w:pPr>
            <w:r w:rsidRPr="00FF5497">
              <w:rPr>
                <w:szCs w:val="20"/>
                <w:lang w:val="en-GB"/>
              </w:rPr>
              <w:t>New</w:t>
            </w:r>
          </w:p>
        </w:tc>
      </w:tr>
      <w:tr w:rsidR="002F7C78" w:rsidRPr="00BE1FC7" w14:paraId="674DC82F"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6329FBDC" w14:textId="77777777" w:rsidR="002F7C78" w:rsidRPr="00BE1FC7" w:rsidRDefault="002F7C78" w:rsidP="00085359">
            <w:pPr>
              <w:jc w:val="left"/>
              <w:rPr>
                <w:rFonts w:cs="Arial"/>
                <w:b/>
                <w:bCs/>
                <w:szCs w:val="20"/>
              </w:rPr>
            </w:pPr>
            <w:r w:rsidRPr="00BE1FC7">
              <w:rPr>
                <w:rFonts w:cs="Arial"/>
                <w:b/>
                <w:bCs/>
                <w:szCs w:val="20"/>
              </w:rPr>
              <w:t>Syntax</w:t>
            </w:r>
          </w:p>
        </w:tc>
        <w:tc>
          <w:tcPr>
            <w:tcW w:w="3973" w:type="pct"/>
            <w:gridSpan w:val="5"/>
            <w:tcBorders>
              <w:top w:val="single" w:sz="4" w:space="0" w:color="auto"/>
              <w:left w:val="single" w:sz="4" w:space="0" w:color="auto"/>
              <w:bottom w:val="single" w:sz="4" w:space="0" w:color="auto"/>
              <w:right w:val="single" w:sz="4" w:space="0" w:color="auto"/>
            </w:tcBorders>
          </w:tcPr>
          <w:p w14:paraId="5CB0021C" w14:textId="4386BF77" w:rsidR="002F7C78" w:rsidRPr="00BD75C2" w:rsidRDefault="002F7C78" w:rsidP="00085359">
            <w:pPr>
              <w:jc w:val="left"/>
              <w:rPr>
                <w:szCs w:val="20"/>
              </w:rPr>
            </w:pPr>
            <w:r w:rsidRPr="00100FF5">
              <w:rPr>
                <w:szCs w:val="20"/>
              </w:rPr>
              <w:t>Std_ReturnType ProtoConv_EnqueueLin(const uint8 ucBusIdx, const R_ProtoConv_LinFrameType *pLinFrame)</w:t>
            </w:r>
          </w:p>
        </w:tc>
      </w:tr>
      <w:tr w:rsidR="002F7C78" w:rsidRPr="00BE1FC7" w14:paraId="5582878A"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2E058F03" w14:textId="77777777" w:rsidR="002F7C78" w:rsidRPr="00BE1FC7" w:rsidRDefault="002F7C78" w:rsidP="00085359">
            <w:pPr>
              <w:jc w:val="left"/>
              <w:rPr>
                <w:rFonts w:cs="Arial"/>
                <w:b/>
                <w:bCs/>
                <w:szCs w:val="20"/>
              </w:rPr>
            </w:pPr>
            <w:r w:rsidRPr="00BE1FC7">
              <w:rPr>
                <w:rFonts w:cs="Arial"/>
                <w:b/>
                <w:bCs/>
                <w:szCs w:val="20"/>
              </w:rPr>
              <w:t>Sync/Async</w:t>
            </w:r>
          </w:p>
        </w:tc>
        <w:tc>
          <w:tcPr>
            <w:tcW w:w="3973" w:type="pct"/>
            <w:gridSpan w:val="5"/>
            <w:tcBorders>
              <w:top w:val="single" w:sz="4" w:space="0" w:color="auto"/>
              <w:left w:val="single" w:sz="4" w:space="0" w:color="auto"/>
              <w:bottom w:val="single" w:sz="4" w:space="0" w:color="auto"/>
              <w:right w:val="single" w:sz="4" w:space="0" w:color="auto"/>
            </w:tcBorders>
          </w:tcPr>
          <w:p w14:paraId="264C3B0F" w14:textId="77777777" w:rsidR="002F7C78" w:rsidRPr="00FF5497" w:rsidRDefault="002F7C78" w:rsidP="00085359">
            <w:pPr>
              <w:jc w:val="left"/>
              <w:rPr>
                <w:szCs w:val="20"/>
              </w:rPr>
            </w:pPr>
            <w:r w:rsidRPr="00FF5497">
              <w:rPr>
                <w:szCs w:val="20"/>
              </w:rPr>
              <w:t>Synchronous</w:t>
            </w:r>
          </w:p>
        </w:tc>
      </w:tr>
      <w:tr w:rsidR="002F7C78" w:rsidRPr="00BE1FC7" w14:paraId="28369305" w14:textId="77777777" w:rsidTr="0014733E">
        <w:trPr>
          <w:trHeight w:val="170"/>
        </w:trPr>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0B9691DA" w14:textId="77777777" w:rsidR="002F7C78" w:rsidRPr="00BE1FC7" w:rsidRDefault="002F7C78" w:rsidP="00085359">
            <w:pPr>
              <w:jc w:val="left"/>
              <w:rPr>
                <w:rFonts w:cs="Arial"/>
                <w:b/>
                <w:bCs/>
                <w:szCs w:val="20"/>
              </w:rPr>
            </w:pPr>
            <w:r w:rsidRPr="00BE1FC7">
              <w:rPr>
                <w:rFonts w:cs="Arial"/>
                <w:b/>
                <w:bCs/>
                <w:szCs w:val="20"/>
              </w:rPr>
              <w:t>Reentrancy</w:t>
            </w:r>
          </w:p>
        </w:tc>
        <w:tc>
          <w:tcPr>
            <w:tcW w:w="3973" w:type="pct"/>
            <w:gridSpan w:val="5"/>
            <w:tcBorders>
              <w:top w:val="single" w:sz="4" w:space="0" w:color="auto"/>
              <w:left w:val="single" w:sz="4" w:space="0" w:color="auto"/>
              <w:bottom w:val="single" w:sz="4" w:space="0" w:color="auto"/>
              <w:right w:val="single" w:sz="4" w:space="0" w:color="auto"/>
            </w:tcBorders>
          </w:tcPr>
          <w:p w14:paraId="2A660E12" w14:textId="77777777" w:rsidR="002F7C78" w:rsidRPr="00FF5497" w:rsidRDefault="002F7C78" w:rsidP="00085359">
            <w:pPr>
              <w:jc w:val="left"/>
              <w:rPr>
                <w:rFonts w:eastAsia="Meiryo UI" w:cstheme="majorHAnsi"/>
                <w:color w:val="FF0000"/>
                <w:szCs w:val="20"/>
                <w:lang w:val="en-GB"/>
              </w:rPr>
            </w:pPr>
            <w:r w:rsidRPr="00FF5497">
              <w:rPr>
                <w:szCs w:val="20"/>
              </w:rPr>
              <w:t>Non-Reentrant</w:t>
            </w:r>
          </w:p>
        </w:tc>
      </w:tr>
      <w:tr w:rsidR="002F7C78" w:rsidRPr="00BE1FC7" w14:paraId="0BF0F5EE" w14:textId="77777777" w:rsidTr="0014733E">
        <w:trPr>
          <w:trHeight w:val="170"/>
        </w:trPr>
        <w:tc>
          <w:tcPr>
            <w:tcW w:w="1027" w:type="pct"/>
            <w:tcBorders>
              <w:top w:val="single" w:sz="4" w:space="0" w:color="auto"/>
              <w:left w:val="single" w:sz="4" w:space="0" w:color="auto"/>
              <w:bottom w:val="single" w:sz="4" w:space="0" w:color="auto"/>
              <w:right w:val="single" w:sz="4" w:space="0" w:color="auto"/>
            </w:tcBorders>
            <w:shd w:val="clear" w:color="auto" w:fill="D9D9D9"/>
          </w:tcPr>
          <w:p w14:paraId="50B2EF6C" w14:textId="77777777" w:rsidR="002F7C78" w:rsidRPr="00BE1FC7" w:rsidRDefault="002F7C78" w:rsidP="00085359">
            <w:pPr>
              <w:jc w:val="left"/>
              <w:rPr>
                <w:rFonts w:cs="Arial"/>
                <w:b/>
                <w:bCs/>
                <w:szCs w:val="20"/>
              </w:rPr>
            </w:pPr>
            <w:r w:rsidRPr="00BE1FC7">
              <w:rPr>
                <w:rFonts w:cs="Arial"/>
                <w:b/>
                <w:bCs/>
                <w:szCs w:val="20"/>
              </w:rPr>
              <w:t>Interrupt State</w:t>
            </w:r>
          </w:p>
        </w:tc>
        <w:tc>
          <w:tcPr>
            <w:tcW w:w="3973" w:type="pct"/>
            <w:gridSpan w:val="5"/>
            <w:tcBorders>
              <w:top w:val="single" w:sz="4" w:space="0" w:color="auto"/>
              <w:left w:val="single" w:sz="4" w:space="0" w:color="auto"/>
              <w:bottom w:val="single" w:sz="4" w:space="0" w:color="auto"/>
              <w:right w:val="single" w:sz="4" w:space="0" w:color="auto"/>
            </w:tcBorders>
          </w:tcPr>
          <w:p w14:paraId="7B97DC72" w14:textId="77777777" w:rsidR="002F7C78" w:rsidRPr="00FF5497" w:rsidRDefault="002F7C78" w:rsidP="00085359">
            <w:pPr>
              <w:jc w:val="left"/>
              <w:rPr>
                <w:szCs w:val="20"/>
              </w:rPr>
            </w:pPr>
            <w:r w:rsidRPr="00FF5497">
              <w:rPr>
                <w:szCs w:val="20"/>
              </w:rPr>
              <w:t>Runs in the interrupt enable state</w:t>
            </w:r>
          </w:p>
        </w:tc>
      </w:tr>
      <w:tr w:rsidR="002F7C78" w:rsidRPr="00BE1FC7" w14:paraId="23C64555" w14:textId="77777777" w:rsidTr="0014733E">
        <w:tc>
          <w:tcPr>
            <w:tcW w:w="1027" w:type="pct"/>
            <w:vMerge w:val="restart"/>
            <w:tcBorders>
              <w:top w:val="single" w:sz="4" w:space="0" w:color="auto"/>
              <w:left w:val="single" w:sz="4" w:space="0" w:color="auto"/>
              <w:right w:val="single" w:sz="4" w:space="0" w:color="auto"/>
            </w:tcBorders>
            <w:shd w:val="clear" w:color="auto" w:fill="D9D9D9"/>
            <w:hideMark/>
          </w:tcPr>
          <w:p w14:paraId="36177052"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686" w:type="pct"/>
            <w:gridSpan w:val="2"/>
            <w:vMerge w:val="restart"/>
            <w:tcBorders>
              <w:top w:val="single" w:sz="4" w:space="0" w:color="auto"/>
              <w:left w:val="single" w:sz="4" w:space="0" w:color="auto"/>
              <w:right w:val="single" w:sz="4" w:space="0" w:color="auto"/>
            </w:tcBorders>
          </w:tcPr>
          <w:p w14:paraId="3C3CD0DB" w14:textId="77777777" w:rsidR="002F7C78" w:rsidRPr="007D3367" w:rsidRDefault="002F7C78" w:rsidP="00085359">
            <w:pPr>
              <w:jc w:val="left"/>
              <w:rPr>
                <w:rFonts w:eastAsia="Meiryo UI" w:cstheme="majorHAnsi"/>
                <w:szCs w:val="20"/>
                <w:lang w:val="en-GB"/>
              </w:rPr>
            </w:pPr>
            <w:r w:rsidRPr="00AF622B">
              <w:rPr>
                <w:szCs w:val="20"/>
              </w:rPr>
              <w:t>const uint8 ucBusIdx</w:t>
            </w:r>
          </w:p>
        </w:tc>
        <w:tc>
          <w:tcPr>
            <w:tcW w:w="2286" w:type="pct"/>
            <w:gridSpan w:val="3"/>
            <w:tcBorders>
              <w:top w:val="single" w:sz="4" w:space="0" w:color="auto"/>
              <w:left w:val="single" w:sz="4" w:space="0" w:color="auto"/>
              <w:bottom w:val="single" w:sz="4" w:space="0" w:color="auto"/>
              <w:right w:val="single" w:sz="4" w:space="0" w:color="auto"/>
            </w:tcBorders>
            <w:vAlign w:val="center"/>
          </w:tcPr>
          <w:p w14:paraId="04253DF3" w14:textId="77777777" w:rsidR="002F7C78" w:rsidRPr="007F0552" w:rsidRDefault="002F7C78" w:rsidP="00085359">
            <w:pPr>
              <w:jc w:val="left"/>
              <w:rPr>
                <w:rFonts w:eastAsia="Meiryo UI" w:cstheme="majorHAnsi"/>
                <w:szCs w:val="20"/>
                <w:lang w:val="en-GB"/>
              </w:rPr>
            </w:pPr>
            <w:r>
              <w:rPr>
                <w:rFonts w:eastAsia="Meiryo UI" w:cstheme="majorHAnsi"/>
                <w:szCs w:val="20"/>
                <w:lang w:val="en-GB"/>
              </w:rPr>
              <w:t>Source Bus ID</w:t>
            </w:r>
          </w:p>
        </w:tc>
      </w:tr>
      <w:tr w:rsidR="002F7C78" w:rsidRPr="00BE1FC7" w14:paraId="50783A75" w14:textId="77777777" w:rsidTr="0014733E">
        <w:tc>
          <w:tcPr>
            <w:tcW w:w="1027" w:type="pct"/>
            <w:vMerge/>
            <w:tcBorders>
              <w:left w:val="single" w:sz="4" w:space="0" w:color="auto"/>
              <w:bottom w:val="single" w:sz="4" w:space="0" w:color="auto"/>
              <w:right w:val="single" w:sz="4" w:space="0" w:color="auto"/>
            </w:tcBorders>
            <w:shd w:val="clear" w:color="auto" w:fill="D9D9D9"/>
          </w:tcPr>
          <w:p w14:paraId="085E8E3F" w14:textId="77777777" w:rsidR="002F7C78" w:rsidRPr="00BE1FC7" w:rsidRDefault="002F7C78" w:rsidP="00085359">
            <w:pPr>
              <w:jc w:val="left"/>
              <w:rPr>
                <w:rFonts w:eastAsia="Meiryo UI" w:cstheme="majorHAnsi"/>
                <w:b/>
                <w:bCs/>
                <w:szCs w:val="20"/>
                <w:lang w:val="en-GB"/>
              </w:rPr>
            </w:pPr>
          </w:p>
        </w:tc>
        <w:tc>
          <w:tcPr>
            <w:tcW w:w="1686" w:type="pct"/>
            <w:gridSpan w:val="2"/>
            <w:vMerge/>
            <w:tcBorders>
              <w:left w:val="single" w:sz="4" w:space="0" w:color="auto"/>
              <w:bottom w:val="single" w:sz="4" w:space="0" w:color="auto"/>
              <w:right w:val="single" w:sz="4" w:space="0" w:color="auto"/>
            </w:tcBorders>
          </w:tcPr>
          <w:p w14:paraId="2E83BB7D" w14:textId="77777777" w:rsidR="002F7C78" w:rsidRPr="00BE1FC7" w:rsidRDefault="002F7C78" w:rsidP="00085359">
            <w:pPr>
              <w:jc w:val="left"/>
              <w:rPr>
                <w:rFonts w:eastAsia="Meiryo UI" w:cstheme="majorHAnsi"/>
                <w:szCs w:val="20"/>
                <w:lang w:val="en-GB"/>
              </w:rPr>
            </w:pPr>
          </w:p>
        </w:tc>
        <w:tc>
          <w:tcPr>
            <w:tcW w:w="382" w:type="pct"/>
            <w:gridSpan w:val="2"/>
            <w:tcBorders>
              <w:top w:val="single" w:sz="4" w:space="0" w:color="auto"/>
              <w:left w:val="single" w:sz="4" w:space="0" w:color="auto"/>
              <w:bottom w:val="single" w:sz="4" w:space="0" w:color="auto"/>
              <w:right w:val="single" w:sz="4" w:space="0" w:color="auto"/>
            </w:tcBorders>
            <w:shd w:val="clear" w:color="auto" w:fill="D9D9D9"/>
          </w:tcPr>
          <w:p w14:paraId="0EBC7185"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6E5BBD40" w14:textId="50B17139" w:rsidR="002F7C78" w:rsidRPr="00FF5497" w:rsidRDefault="002F7C78" w:rsidP="00085359">
            <w:pPr>
              <w:jc w:val="left"/>
              <w:rPr>
                <w:szCs w:val="20"/>
                <w:lang w:val="en-GB"/>
              </w:rPr>
            </w:pPr>
            <w:r>
              <w:rPr>
                <w:szCs w:val="20"/>
                <w:lang w:val="en-GB"/>
              </w:rPr>
              <w:t xml:space="preserve">0 - </w:t>
            </w:r>
            <w:r w:rsidR="00E121EB">
              <w:rPr>
                <w:szCs w:val="20"/>
              </w:rPr>
              <w:t>(PROTOCONV_LIN_CH_NUM-1)</w:t>
            </w:r>
          </w:p>
        </w:tc>
      </w:tr>
      <w:tr w:rsidR="002F7C78" w:rsidRPr="007F0552" w14:paraId="4DF89C15" w14:textId="77777777" w:rsidTr="0014733E">
        <w:tc>
          <w:tcPr>
            <w:tcW w:w="1027" w:type="pct"/>
            <w:vMerge w:val="restart"/>
            <w:tcBorders>
              <w:top w:val="single" w:sz="4" w:space="0" w:color="auto"/>
              <w:left w:val="single" w:sz="4" w:space="0" w:color="auto"/>
              <w:right w:val="single" w:sz="4" w:space="0" w:color="auto"/>
            </w:tcBorders>
            <w:shd w:val="clear" w:color="auto" w:fill="D9D9D9"/>
            <w:hideMark/>
          </w:tcPr>
          <w:p w14:paraId="2F677E3C"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686" w:type="pct"/>
            <w:gridSpan w:val="2"/>
            <w:vMerge w:val="restart"/>
            <w:tcBorders>
              <w:top w:val="single" w:sz="4" w:space="0" w:color="auto"/>
              <w:left w:val="single" w:sz="4" w:space="0" w:color="auto"/>
              <w:right w:val="single" w:sz="4" w:space="0" w:color="auto"/>
            </w:tcBorders>
          </w:tcPr>
          <w:p w14:paraId="30629492" w14:textId="77777777" w:rsidR="002F7C78" w:rsidRPr="007D3367" w:rsidRDefault="002F7C78" w:rsidP="00085359">
            <w:pPr>
              <w:jc w:val="left"/>
              <w:rPr>
                <w:rFonts w:eastAsia="Meiryo UI" w:cstheme="majorHAnsi"/>
                <w:szCs w:val="20"/>
                <w:lang w:val="en-GB"/>
              </w:rPr>
            </w:pPr>
            <w:r w:rsidRPr="00743096">
              <w:rPr>
                <w:szCs w:val="20"/>
              </w:rPr>
              <w:t>const R_ProtoConv_LinFrameType *pLinFrame</w:t>
            </w:r>
          </w:p>
        </w:tc>
        <w:tc>
          <w:tcPr>
            <w:tcW w:w="2286" w:type="pct"/>
            <w:gridSpan w:val="3"/>
            <w:tcBorders>
              <w:top w:val="single" w:sz="4" w:space="0" w:color="auto"/>
              <w:left w:val="single" w:sz="4" w:space="0" w:color="auto"/>
              <w:bottom w:val="single" w:sz="4" w:space="0" w:color="auto"/>
              <w:right w:val="single" w:sz="4" w:space="0" w:color="auto"/>
            </w:tcBorders>
            <w:vAlign w:val="center"/>
          </w:tcPr>
          <w:p w14:paraId="50EA7789" w14:textId="77777777" w:rsidR="002F7C78" w:rsidRPr="007F0552" w:rsidRDefault="002F7C78" w:rsidP="00085359">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LI</w:t>
            </w:r>
            <w:r w:rsidRPr="00B214F4">
              <w:rPr>
                <w:rFonts w:eastAsia="Meiryo UI" w:cstheme="majorHAnsi"/>
                <w:szCs w:val="20"/>
                <w:lang w:val="en-GB"/>
              </w:rPr>
              <w:t>N frames are stored</w:t>
            </w:r>
          </w:p>
        </w:tc>
      </w:tr>
      <w:tr w:rsidR="002F7C78" w:rsidRPr="00FF5497" w14:paraId="32C68CF4" w14:textId="77777777" w:rsidTr="0014733E">
        <w:tc>
          <w:tcPr>
            <w:tcW w:w="1027" w:type="pct"/>
            <w:vMerge/>
            <w:tcBorders>
              <w:left w:val="single" w:sz="4" w:space="0" w:color="auto"/>
              <w:bottom w:val="single" w:sz="4" w:space="0" w:color="auto"/>
              <w:right w:val="single" w:sz="4" w:space="0" w:color="auto"/>
            </w:tcBorders>
            <w:shd w:val="clear" w:color="auto" w:fill="D9D9D9"/>
          </w:tcPr>
          <w:p w14:paraId="5588BF3F" w14:textId="77777777" w:rsidR="002F7C78" w:rsidRPr="00BE1FC7" w:rsidRDefault="002F7C78" w:rsidP="00085359">
            <w:pPr>
              <w:jc w:val="left"/>
              <w:rPr>
                <w:rFonts w:eastAsia="Meiryo UI" w:cstheme="majorHAnsi"/>
                <w:b/>
                <w:bCs/>
                <w:szCs w:val="20"/>
                <w:lang w:val="en-GB"/>
              </w:rPr>
            </w:pPr>
          </w:p>
        </w:tc>
        <w:tc>
          <w:tcPr>
            <w:tcW w:w="1686" w:type="pct"/>
            <w:gridSpan w:val="2"/>
            <w:vMerge/>
            <w:tcBorders>
              <w:left w:val="single" w:sz="4" w:space="0" w:color="auto"/>
              <w:bottom w:val="single" w:sz="4" w:space="0" w:color="auto"/>
              <w:right w:val="single" w:sz="4" w:space="0" w:color="auto"/>
            </w:tcBorders>
          </w:tcPr>
          <w:p w14:paraId="7A1DCA1F" w14:textId="77777777" w:rsidR="002F7C78" w:rsidRPr="00BE1FC7" w:rsidRDefault="002F7C78" w:rsidP="00085359">
            <w:pPr>
              <w:jc w:val="left"/>
              <w:rPr>
                <w:rFonts w:eastAsia="Meiryo UI" w:cstheme="majorHAnsi"/>
                <w:szCs w:val="20"/>
                <w:lang w:val="en-GB"/>
              </w:rPr>
            </w:pPr>
          </w:p>
        </w:tc>
        <w:tc>
          <w:tcPr>
            <w:tcW w:w="382" w:type="pct"/>
            <w:gridSpan w:val="2"/>
            <w:tcBorders>
              <w:top w:val="single" w:sz="4" w:space="0" w:color="auto"/>
              <w:left w:val="single" w:sz="4" w:space="0" w:color="auto"/>
              <w:bottom w:val="single" w:sz="4" w:space="0" w:color="auto"/>
              <w:right w:val="single" w:sz="4" w:space="0" w:color="auto"/>
            </w:tcBorders>
            <w:shd w:val="clear" w:color="auto" w:fill="D9D9D9"/>
          </w:tcPr>
          <w:p w14:paraId="63DFF93A"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1904" w:type="pct"/>
            <w:tcBorders>
              <w:top w:val="single" w:sz="4" w:space="0" w:color="auto"/>
              <w:left w:val="single" w:sz="4" w:space="0" w:color="auto"/>
              <w:bottom w:val="single" w:sz="4" w:space="0" w:color="auto"/>
              <w:right w:val="single" w:sz="4" w:space="0" w:color="auto"/>
            </w:tcBorders>
          </w:tcPr>
          <w:p w14:paraId="22690A8D" w14:textId="77777777" w:rsidR="002F7C78" w:rsidRPr="00FF5497" w:rsidRDefault="002F7C78" w:rsidP="00085359">
            <w:pPr>
              <w:jc w:val="left"/>
              <w:rPr>
                <w:szCs w:val="20"/>
                <w:lang w:val="en-GB"/>
              </w:rPr>
            </w:pPr>
            <w:r w:rsidRPr="00FF5497">
              <w:rPr>
                <w:szCs w:val="20"/>
                <w:lang w:val="en-GB"/>
              </w:rPr>
              <w:t xml:space="preserve">Not </w:t>
            </w:r>
            <w:r>
              <w:rPr>
                <w:szCs w:val="20"/>
                <w:lang w:val="en-GB"/>
              </w:rPr>
              <w:t>NULL_PTR</w:t>
            </w:r>
          </w:p>
        </w:tc>
      </w:tr>
      <w:tr w:rsidR="002F7C78" w:rsidRPr="00BE1FC7" w14:paraId="1697186E"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061A3C4B"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(In-Out)</w:t>
            </w:r>
          </w:p>
        </w:tc>
        <w:tc>
          <w:tcPr>
            <w:tcW w:w="1686" w:type="pct"/>
            <w:gridSpan w:val="2"/>
            <w:tcBorders>
              <w:top w:val="single" w:sz="4" w:space="0" w:color="auto"/>
              <w:left w:val="single" w:sz="4" w:space="0" w:color="auto"/>
              <w:bottom w:val="single" w:sz="4" w:space="0" w:color="auto"/>
              <w:right w:val="single" w:sz="4" w:space="0" w:color="auto"/>
            </w:tcBorders>
          </w:tcPr>
          <w:p w14:paraId="3787BFF2" w14:textId="77777777" w:rsidR="002F7C78" w:rsidRPr="00FF5497" w:rsidRDefault="002F7C78" w:rsidP="00085359">
            <w:pPr>
              <w:jc w:val="left"/>
              <w:rPr>
                <w:rFonts w:eastAsia="Meiryo UI" w:cstheme="majorHAnsi"/>
                <w:szCs w:val="20"/>
                <w:lang w:val="en-GB"/>
              </w:rPr>
            </w:pPr>
            <w:r w:rsidRPr="00FF5497">
              <w:rPr>
                <w:szCs w:val="20"/>
              </w:rPr>
              <w:t>N/A</w:t>
            </w:r>
          </w:p>
        </w:tc>
        <w:tc>
          <w:tcPr>
            <w:tcW w:w="2286" w:type="pct"/>
            <w:gridSpan w:val="3"/>
            <w:tcBorders>
              <w:top w:val="single" w:sz="4" w:space="0" w:color="auto"/>
              <w:left w:val="single" w:sz="4" w:space="0" w:color="auto"/>
              <w:bottom w:val="single" w:sz="4" w:space="0" w:color="auto"/>
              <w:right w:val="single" w:sz="4" w:space="0" w:color="auto"/>
            </w:tcBorders>
          </w:tcPr>
          <w:p w14:paraId="6DDB7151"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06040D08"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3D90EBEF"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(Out)</w:t>
            </w:r>
          </w:p>
        </w:tc>
        <w:tc>
          <w:tcPr>
            <w:tcW w:w="1686" w:type="pct"/>
            <w:gridSpan w:val="2"/>
            <w:tcBorders>
              <w:top w:val="single" w:sz="4" w:space="0" w:color="auto"/>
              <w:left w:val="single" w:sz="4" w:space="0" w:color="auto"/>
              <w:bottom w:val="single" w:sz="4" w:space="0" w:color="auto"/>
              <w:right w:val="single" w:sz="4" w:space="0" w:color="auto"/>
            </w:tcBorders>
          </w:tcPr>
          <w:p w14:paraId="7BB7FD99" w14:textId="77777777" w:rsidR="002F7C78" w:rsidRPr="00FF5497" w:rsidRDefault="002F7C78" w:rsidP="00085359">
            <w:pPr>
              <w:jc w:val="left"/>
              <w:rPr>
                <w:rFonts w:eastAsia="Meiryo UI" w:cstheme="majorHAnsi"/>
                <w:szCs w:val="20"/>
                <w:lang w:val="en-GB"/>
              </w:rPr>
            </w:pPr>
            <w:r w:rsidRPr="00FF5497">
              <w:rPr>
                <w:szCs w:val="20"/>
              </w:rPr>
              <w:t>N/A</w:t>
            </w:r>
          </w:p>
        </w:tc>
        <w:tc>
          <w:tcPr>
            <w:tcW w:w="2286" w:type="pct"/>
            <w:gridSpan w:val="3"/>
            <w:tcBorders>
              <w:top w:val="single" w:sz="4" w:space="0" w:color="auto"/>
              <w:left w:val="single" w:sz="4" w:space="0" w:color="auto"/>
              <w:bottom w:val="single" w:sz="4" w:space="0" w:color="auto"/>
              <w:right w:val="single" w:sz="4" w:space="0" w:color="auto"/>
            </w:tcBorders>
          </w:tcPr>
          <w:p w14:paraId="5C88C540"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6D94B060"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6474AB25"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Return Value</w:t>
            </w:r>
          </w:p>
        </w:tc>
        <w:tc>
          <w:tcPr>
            <w:tcW w:w="1686" w:type="pct"/>
            <w:gridSpan w:val="2"/>
            <w:tcBorders>
              <w:top w:val="single" w:sz="4" w:space="0" w:color="auto"/>
              <w:left w:val="single" w:sz="4" w:space="0" w:color="auto"/>
              <w:bottom w:val="single" w:sz="4" w:space="0" w:color="auto"/>
              <w:right w:val="single" w:sz="4" w:space="0" w:color="auto"/>
            </w:tcBorders>
          </w:tcPr>
          <w:p w14:paraId="6AD68FF8" w14:textId="77777777" w:rsidR="002F7C78" w:rsidRPr="00BD75C2" w:rsidRDefault="002F7C78" w:rsidP="00085359">
            <w:pPr>
              <w:jc w:val="left"/>
              <w:rPr>
                <w:rFonts w:eastAsia="Meiryo UI" w:cstheme="majorHAnsi"/>
                <w:szCs w:val="20"/>
                <w:lang w:val="en-GB"/>
              </w:rPr>
            </w:pPr>
            <w:r w:rsidRPr="00FF5497">
              <w:rPr>
                <w:szCs w:val="20"/>
              </w:rPr>
              <w:t>Std_ReturnType</w:t>
            </w:r>
          </w:p>
        </w:tc>
        <w:tc>
          <w:tcPr>
            <w:tcW w:w="2286" w:type="pct"/>
            <w:gridSpan w:val="3"/>
            <w:tcBorders>
              <w:top w:val="single" w:sz="4" w:space="0" w:color="auto"/>
              <w:left w:val="single" w:sz="4" w:space="0" w:color="auto"/>
              <w:bottom w:val="single" w:sz="4" w:space="0" w:color="auto"/>
              <w:right w:val="single" w:sz="4" w:space="0" w:color="auto"/>
            </w:tcBorders>
          </w:tcPr>
          <w:p w14:paraId="445DFBA7" w14:textId="77777777" w:rsidR="002F7C78" w:rsidRPr="00BD75C2" w:rsidRDefault="002F7C78" w:rsidP="00085359">
            <w:pPr>
              <w:rPr>
                <w:szCs w:val="20"/>
                <w:lang w:val="en-GB"/>
              </w:rPr>
            </w:pPr>
            <w:r w:rsidRPr="00BD75C2">
              <w:rPr>
                <w:szCs w:val="20"/>
                <w:lang w:val="en-GB"/>
              </w:rPr>
              <w:t>E_OK</w:t>
            </w:r>
          </w:p>
          <w:p w14:paraId="648C187F" w14:textId="77777777" w:rsidR="002F7C78" w:rsidRPr="00BD75C2" w:rsidRDefault="002F7C78" w:rsidP="00085359">
            <w:pPr>
              <w:jc w:val="left"/>
              <w:rPr>
                <w:szCs w:val="20"/>
                <w:lang w:val="en-GB"/>
              </w:rPr>
            </w:pPr>
            <w:r w:rsidRPr="00BD75C2">
              <w:rPr>
                <w:szCs w:val="20"/>
                <w:lang w:val="en-GB"/>
              </w:rPr>
              <w:t>E_NOT_OK</w:t>
            </w:r>
          </w:p>
        </w:tc>
      </w:tr>
      <w:tr w:rsidR="00AC5693" w:rsidRPr="00BE1FC7" w14:paraId="1E7CC76B"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7C3F56D2" w14:textId="77777777" w:rsidR="00AC5693" w:rsidRPr="00BE1FC7" w:rsidRDefault="00AC5693" w:rsidP="00AC5693">
            <w:pPr>
              <w:jc w:val="left"/>
              <w:rPr>
                <w:rFonts w:cs="Arial"/>
                <w:b/>
                <w:bCs/>
                <w:szCs w:val="20"/>
              </w:rPr>
            </w:pPr>
            <w:r w:rsidRPr="00BE1FC7">
              <w:rPr>
                <w:rFonts w:cs="Arial"/>
                <w:b/>
                <w:bCs/>
                <w:szCs w:val="20"/>
              </w:rPr>
              <w:t>Description</w:t>
            </w:r>
          </w:p>
        </w:tc>
        <w:tc>
          <w:tcPr>
            <w:tcW w:w="3973" w:type="pct"/>
            <w:gridSpan w:val="5"/>
            <w:tcBorders>
              <w:top w:val="single" w:sz="4" w:space="0" w:color="auto"/>
              <w:left w:val="single" w:sz="4" w:space="0" w:color="auto"/>
              <w:bottom w:val="single" w:sz="4" w:space="0" w:color="auto"/>
              <w:right w:val="single" w:sz="4" w:space="0" w:color="auto"/>
            </w:tcBorders>
          </w:tcPr>
          <w:p w14:paraId="452EBE9E" w14:textId="5DE180C3" w:rsidR="00AC5693" w:rsidRPr="00A10707" w:rsidRDefault="00AC5693" w:rsidP="00AC5693">
            <w:pPr>
              <w:jc w:val="left"/>
              <w:rPr>
                <w:szCs w:val="20"/>
              </w:rPr>
            </w:pPr>
            <w:r w:rsidRPr="00A10707">
              <w:rPr>
                <w:szCs w:val="20"/>
              </w:rPr>
              <w:t>If the argument p</w:t>
            </w:r>
            <w:r>
              <w:rPr>
                <w:szCs w:val="20"/>
              </w:rPr>
              <w:t>Li</w:t>
            </w:r>
            <w:r w:rsidRPr="00A10707">
              <w:rPr>
                <w:szCs w:val="20"/>
              </w:rPr>
              <w:t xml:space="preserve">nFrame is NULL_PTR, it returns </w:t>
            </w:r>
            <w:r w:rsidRPr="00A10707">
              <w:rPr>
                <w:szCs w:val="20"/>
                <w:lang w:val="en-GB"/>
              </w:rPr>
              <w:t xml:space="preserve">E_NOT_OK, reports DET error </w:t>
            </w:r>
            <w:r w:rsidRPr="00A10707">
              <w:rPr>
                <w:rFonts w:cs="Arial"/>
                <w:szCs w:val="20"/>
              </w:rPr>
              <w:t>PROTOCONV_E_PARAM_POINTER</w:t>
            </w:r>
            <w:r w:rsidRPr="00A10707">
              <w:rPr>
                <w:szCs w:val="20"/>
              </w:rPr>
              <w:t xml:space="preserve"> (if PROTOCONV_DEV_ERROR_DETECT == STD_ON)</w:t>
            </w:r>
            <w:r w:rsidRPr="00A10707" w:rsidDel="008357DE">
              <w:rPr>
                <w:szCs w:val="20"/>
              </w:rPr>
              <w:t xml:space="preserve"> </w:t>
            </w:r>
            <w:r w:rsidRPr="00A10707">
              <w:rPr>
                <w:szCs w:val="20"/>
              </w:rPr>
              <w:t>and exits.</w:t>
            </w:r>
          </w:p>
          <w:p w14:paraId="2D538D77" w14:textId="77777777" w:rsidR="00AC5693" w:rsidRPr="00A10707" w:rsidRDefault="00AC5693" w:rsidP="00AC5693">
            <w:pPr>
              <w:jc w:val="left"/>
              <w:rPr>
                <w:szCs w:val="20"/>
              </w:rPr>
            </w:pPr>
            <w:r w:rsidRPr="00A10707">
              <w:rPr>
                <w:szCs w:val="20"/>
              </w:rPr>
              <w:t xml:space="preserve">If the argument ucBusIdx is out of range, it returns </w:t>
            </w:r>
            <w:r w:rsidRPr="00A10707">
              <w:rPr>
                <w:szCs w:val="20"/>
                <w:lang w:val="en-GB"/>
              </w:rPr>
              <w:t xml:space="preserve">E_NOT_OK, reports DET error </w:t>
            </w:r>
            <w:r w:rsidRPr="00A10707">
              <w:rPr>
                <w:rFonts w:cs="Arial"/>
                <w:szCs w:val="20"/>
              </w:rPr>
              <w:t xml:space="preserve">PROTOCONV_E_INV_PARAM </w:t>
            </w:r>
            <w:r w:rsidRPr="00A10707">
              <w:rPr>
                <w:szCs w:val="20"/>
              </w:rPr>
              <w:t>(if PROTOCONV_DEV_ERROR_DETECT == STD_ON)</w:t>
            </w:r>
            <w:r w:rsidRPr="00A10707" w:rsidDel="008357DE">
              <w:rPr>
                <w:szCs w:val="20"/>
              </w:rPr>
              <w:t xml:space="preserve"> </w:t>
            </w:r>
            <w:r w:rsidRPr="00A10707">
              <w:rPr>
                <w:szCs w:val="20"/>
              </w:rPr>
              <w:t>and exits.</w:t>
            </w:r>
          </w:p>
          <w:p w14:paraId="7966CE71" w14:textId="67798C5A" w:rsidR="00AC5693" w:rsidRDefault="00AC5693" w:rsidP="00AC5693">
            <w:pPr>
              <w:jc w:val="left"/>
              <w:rPr>
                <w:szCs w:val="20"/>
              </w:rPr>
            </w:pPr>
            <w:r>
              <w:rPr>
                <w:szCs w:val="20"/>
              </w:rPr>
              <w:t>I</w:t>
            </w:r>
            <w:r w:rsidRPr="00FF5497">
              <w:rPr>
                <w:szCs w:val="20"/>
              </w:rPr>
              <w:t xml:space="preserve">f </w:t>
            </w:r>
            <w:r>
              <w:rPr>
                <w:szCs w:val="20"/>
              </w:rPr>
              <w:t xml:space="preserve">the LIN FIFO memory at source Bus ID </w:t>
            </w:r>
            <w:r w:rsidRPr="00AF622B">
              <w:rPr>
                <w:szCs w:val="20"/>
              </w:rPr>
              <w:t>ucBusIdx</w:t>
            </w:r>
            <w:r>
              <w:rPr>
                <w:szCs w:val="20"/>
              </w:rPr>
              <w:t xml:space="preserve"> is full, return E_NOT_OK </w:t>
            </w:r>
            <w:r w:rsidRPr="00BD75C2">
              <w:rPr>
                <w:szCs w:val="20"/>
              </w:rPr>
              <w:t>and exit.</w:t>
            </w:r>
          </w:p>
          <w:p w14:paraId="780AB870" w14:textId="604663A5" w:rsidR="00AC5693" w:rsidRDefault="00AC5693" w:rsidP="00AC5693">
            <w:pPr>
              <w:jc w:val="left"/>
            </w:pPr>
            <w:r>
              <w:t>Otherwise</w:t>
            </w:r>
            <w:r w:rsidRPr="00773260">
              <w:t xml:space="preserve">, </w:t>
            </w:r>
            <w:r>
              <w:t>enqueue</w:t>
            </w:r>
            <w:r>
              <w:rPr>
                <w:szCs w:val="20"/>
              </w:rPr>
              <w:t xml:space="preserve"> LIN </w:t>
            </w:r>
            <w:r w:rsidRPr="00773260">
              <w:t>frame</w:t>
            </w:r>
            <w:r>
              <w:t xml:space="preserve"> into</w:t>
            </w:r>
            <w:r>
              <w:rPr>
                <w:szCs w:val="20"/>
              </w:rPr>
              <w:t xml:space="preserve"> LIN </w:t>
            </w:r>
            <w:r>
              <w:t>FIFO memory.</w:t>
            </w:r>
          </w:p>
          <w:p w14:paraId="4E529666" w14:textId="22853E16" w:rsidR="00AC5693" w:rsidRPr="004F73BB" w:rsidRDefault="00AC5693" w:rsidP="00AC5693">
            <w:pPr>
              <w:jc w:val="left"/>
            </w:pPr>
            <w:r>
              <w:t xml:space="preserve">If the </w:t>
            </w:r>
            <w:r>
              <w:rPr>
                <w:szCs w:val="20"/>
              </w:rPr>
              <w:t xml:space="preserve">LIN FIFO memory at source Bus ID </w:t>
            </w:r>
            <w:r w:rsidRPr="00AF622B">
              <w:rPr>
                <w:szCs w:val="20"/>
              </w:rPr>
              <w:t>ucBusIdx</w:t>
            </w:r>
            <w:r>
              <w:rPr>
                <w:szCs w:val="20"/>
              </w:rPr>
              <w:t xml:space="preserve"> reaches the maximum configured FIFO depth, set </w:t>
            </w:r>
            <w:r>
              <w:t xml:space="preserve">the Tail value of </w:t>
            </w:r>
            <w:r>
              <w:rPr>
                <w:szCs w:val="20"/>
              </w:rPr>
              <w:t xml:space="preserve">LIN </w:t>
            </w:r>
            <w:r>
              <w:t>FIFO memory to NUM0, else increase the Tail value.</w:t>
            </w:r>
          </w:p>
          <w:p w14:paraId="5160AEAE" w14:textId="4BB11D8A" w:rsidR="00AC5693" w:rsidRPr="004F73BB" w:rsidRDefault="00AC5693" w:rsidP="00AC5693">
            <w:pPr>
              <w:jc w:val="left"/>
              <w:rPr>
                <w:szCs w:val="20"/>
              </w:rPr>
            </w:pPr>
            <w:r>
              <w:t xml:space="preserve">If the Tail value and the Head value </w:t>
            </w:r>
            <w:r>
              <w:rPr>
                <w:szCs w:val="20"/>
              </w:rPr>
              <w:t xml:space="preserve">of LIN FIFO memory at source Bus ID </w:t>
            </w:r>
            <w:r w:rsidRPr="00AF622B">
              <w:rPr>
                <w:szCs w:val="20"/>
              </w:rPr>
              <w:t>ucBusIdx</w:t>
            </w:r>
            <w:r>
              <w:rPr>
                <w:szCs w:val="20"/>
              </w:rPr>
              <w:t xml:space="preserve"> are equal, set Flag member LIN FIFO memory to </w:t>
            </w:r>
            <w:r w:rsidRPr="004F73BB">
              <w:rPr>
                <w:szCs w:val="20"/>
              </w:rPr>
              <w:t>PROTOCONV_FIFO_FULL</w:t>
            </w:r>
            <w:r>
              <w:rPr>
                <w:szCs w:val="20"/>
              </w:rPr>
              <w:t xml:space="preserve">, else set it to </w:t>
            </w:r>
            <w:r w:rsidRPr="004F73BB">
              <w:rPr>
                <w:szCs w:val="20"/>
              </w:rPr>
              <w:t>PROTOCONV_FIFO_AVAILABLE</w:t>
            </w:r>
            <w:r>
              <w:t>.</w:t>
            </w:r>
          </w:p>
          <w:p w14:paraId="051A2B12" w14:textId="77777777" w:rsidR="00AC5693" w:rsidRPr="00773260" w:rsidRDefault="00AC5693" w:rsidP="00AC5693">
            <w:pPr>
              <w:jc w:val="left"/>
            </w:pPr>
          </w:p>
          <w:p w14:paraId="13F0F892" w14:textId="57F30D8E" w:rsidR="00AC5693" w:rsidRPr="00BD75C2" w:rsidRDefault="00AC5693" w:rsidP="00AC5693">
            <w:pPr>
              <w:jc w:val="left"/>
              <w:rPr>
                <w:szCs w:val="20"/>
              </w:rPr>
            </w:pPr>
            <w:r w:rsidRPr="00773260">
              <w:t>If the process ends normally, E_OK is returned.</w:t>
            </w:r>
          </w:p>
        </w:tc>
      </w:tr>
      <w:tr w:rsidR="002F7C78" w:rsidRPr="00BE1FC7" w14:paraId="563432F8"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33FB0733" w14:textId="77777777" w:rsidR="002F7C78" w:rsidRPr="00BE1FC7" w:rsidRDefault="002F7C78" w:rsidP="00085359">
            <w:pPr>
              <w:jc w:val="left"/>
              <w:rPr>
                <w:rFonts w:cs="Arial"/>
                <w:b/>
                <w:bCs/>
                <w:szCs w:val="20"/>
              </w:rPr>
            </w:pPr>
            <w:r w:rsidRPr="00BE1FC7">
              <w:rPr>
                <w:rFonts w:cs="Arial"/>
                <w:b/>
                <w:bCs/>
                <w:szCs w:val="20"/>
              </w:rPr>
              <w:t>Preconditions</w:t>
            </w:r>
          </w:p>
        </w:tc>
        <w:tc>
          <w:tcPr>
            <w:tcW w:w="3973" w:type="pct"/>
            <w:gridSpan w:val="5"/>
            <w:tcBorders>
              <w:top w:val="single" w:sz="4" w:space="0" w:color="auto"/>
              <w:left w:val="single" w:sz="4" w:space="0" w:color="auto"/>
              <w:bottom w:val="single" w:sz="4" w:space="0" w:color="auto"/>
              <w:right w:val="single" w:sz="4" w:space="0" w:color="auto"/>
            </w:tcBorders>
          </w:tcPr>
          <w:p w14:paraId="404FF343" w14:textId="77777777" w:rsidR="002F7C78" w:rsidRPr="00FF5497" w:rsidRDefault="002F7C78" w:rsidP="00085359">
            <w:pPr>
              <w:jc w:val="left"/>
              <w:rPr>
                <w:szCs w:val="20"/>
              </w:rPr>
            </w:pPr>
            <w:r w:rsidRPr="00FF5497">
              <w:rPr>
                <w:szCs w:val="20"/>
              </w:rPr>
              <w:t>Initialized state</w:t>
            </w:r>
          </w:p>
        </w:tc>
      </w:tr>
      <w:tr w:rsidR="002F7C78" w:rsidRPr="00BE1FC7" w14:paraId="5CD89896" w14:textId="77777777" w:rsidTr="0014733E">
        <w:tc>
          <w:tcPr>
            <w:tcW w:w="1027" w:type="pct"/>
            <w:tcBorders>
              <w:top w:val="single" w:sz="4" w:space="0" w:color="auto"/>
              <w:left w:val="single" w:sz="4" w:space="0" w:color="auto"/>
              <w:bottom w:val="single" w:sz="4" w:space="0" w:color="auto"/>
              <w:right w:val="single" w:sz="4" w:space="0" w:color="auto"/>
            </w:tcBorders>
            <w:shd w:val="clear" w:color="auto" w:fill="D9D9D9"/>
            <w:hideMark/>
          </w:tcPr>
          <w:p w14:paraId="2B9447EF" w14:textId="77777777" w:rsidR="002F7C78" w:rsidRPr="00BE1FC7" w:rsidRDefault="002F7C78" w:rsidP="00085359">
            <w:pPr>
              <w:jc w:val="left"/>
              <w:rPr>
                <w:rFonts w:cs="Arial"/>
                <w:b/>
                <w:bCs/>
                <w:szCs w:val="20"/>
              </w:rPr>
            </w:pPr>
            <w:r w:rsidRPr="00BE1FC7">
              <w:rPr>
                <w:rFonts w:cs="Arial"/>
                <w:b/>
                <w:bCs/>
                <w:szCs w:val="20"/>
              </w:rPr>
              <w:t>Remarks</w:t>
            </w:r>
          </w:p>
        </w:tc>
        <w:tc>
          <w:tcPr>
            <w:tcW w:w="3973" w:type="pct"/>
            <w:gridSpan w:val="5"/>
            <w:tcBorders>
              <w:top w:val="single" w:sz="4" w:space="0" w:color="auto"/>
              <w:left w:val="single" w:sz="4" w:space="0" w:color="auto"/>
              <w:bottom w:val="single" w:sz="4" w:space="0" w:color="auto"/>
              <w:right w:val="single" w:sz="4" w:space="0" w:color="auto"/>
            </w:tcBorders>
          </w:tcPr>
          <w:p w14:paraId="72986E9E" w14:textId="77777777" w:rsidR="002F7C78" w:rsidRPr="00FF5497" w:rsidRDefault="002F7C78" w:rsidP="00085359">
            <w:pPr>
              <w:jc w:val="left"/>
              <w:rPr>
                <w:szCs w:val="20"/>
              </w:rPr>
            </w:pPr>
            <w:r w:rsidRPr="00FF5497">
              <w:rPr>
                <w:szCs w:val="20"/>
              </w:rPr>
              <w:t>N/A</w:t>
            </w:r>
          </w:p>
        </w:tc>
      </w:tr>
      <w:tr w:rsidR="0014733E" w:rsidRPr="00BE1FC7" w14:paraId="78EEE9FF" w14:textId="77777777" w:rsidTr="0014733E">
        <w:tc>
          <w:tcPr>
            <w:tcW w:w="1027" w:type="pct"/>
            <w:tcBorders>
              <w:top w:val="single" w:sz="4" w:space="0" w:color="auto"/>
              <w:left w:val="single" w:sz="4" w:space="0" w:color="auto"/>
              <w:right w:val="single" w:sz="4" w:space="0" w:color="auto"/>
            </w:tcBorders>
            <w:shd w:val="clear" w:color="auto" w:fill="D9D9D9"/>
          </w:tcPr>
          <w:p w14:paraId="7C628FA0" w14:textId="77777777" w:rsidR="0014733E" w:rsidRPr="00BE1FC7" w:rsidRDefault="0014733E" w:rsidP="0014733E">
            <w:pPr>
              <w:jc w:val="left"/>
              <w:rPr>
                <w:rFonts w:cs="Arial"/>
                <w:b/>
                <w:bCs/>
                <w:szCs w:val="20"/>
              </w:rPr>
            </w:pPr>
            <w:r>
              <w:rPr>
                <w:rFonts w:cs="Arial"/>
                <w:b/>
                <w:bCs/>
                <w:szCs w:val="20"/>
              </w:rPr>
              <w:t>DET/DEM Errors Handled</w:t>
            </w:r>
          </w:p>
        </w:tc>
        <w:tc>
          <w:tcPr>
            <w:tcW w:w="1712" w:type="pct"/>
            <w:gridSpan w:val="3"/>
            <w:tcBorders>
              <w:top w:val="single" w:sz="4" w:space="0" w:color="auto"/>
              <w:left w:val="single" w:sz="4" w:space="0" w:color="auto"/>
              <w:bottom w:val="single" w:sz="4" w:space="0" w:color="auto"/>
              <w:right w:val="single" w:sz="4" w:space="0" w:color="auto"/>
            </w:tcBorders>
          </w:tcPr>
          <w:p w14:paraId="6C2CE4DC" w14:textId="62BE923F" w:rsidR="0014733E" w:rsidRPr="00D46B12" w:rsidRDefault="0014733E" w:rsidP="0014733E">
            <w:pPr>
              <w:jc w:val="left"/>
              <w:rPr>
                <w:rFonts w:cs="Arial"/>
                <w:color w:val="000000"/>
                <w:szCs w:val="20"/>
              </w:rPr>
            </w:pPr>
            <w:r w:rsidRPr="007224E1">
              <w:rPr>
                <w:rFonts w:cs="Arial"/>
                <w:color w:val="000000"/>
                <w:szCs w:val="20"/>
              </w:rPr>
              <w:t>PROTOCONV_E_FIFO_FULL</w:t>
            </w:r>
          </w:p>
        </w:tc>
        <w:tc>
          <w:tcPr>
            <w:tcW w:w="2261" w:type="pct"/>
            <w:gridSpan w:val="2"/>
            <w:tcBorders>
              <w:top w:val="single" w:sz="4" w:space="0" w:color="auto"/>
              <w:left w:val="single" w:sz="4" w:space="0" w:color="auto"/>
              <w:bottom w:val="single" w:sz="4" w:space="0" w:color="auto"/>
              <w:right w:val="single" w:sz="4" w:space="0" w:color="auto"/>
            </w:tcBorders>
          </w:tcPr>
          <w:p w14:paraId="1154AFF4" w14:textId="6B4E96B8" w:rsidR="0014733E" w:rsidRPr="00FF5497" w:rsidRDefault="0014733E" w:rsidP="0014733E">
            <w:pPr>
              <w:jc w:val="left"/>
              <w:rPr>
                <w:szCs w:val="20"/>
              </w:rPr>
            </w:pPr>
            <w:r>
              <w:rPr>
                <w:rFonts w:cs="Arial"/>
                <w:color w:val="000000"/>
                <w:szCs w:val="20"/>
              </w:rPr>
              <w:t>Unexpectedly full FIFO memory</w:t>
            </w:r>
          </w:p>
        </w:tc>
      </w:tr>
    </w:tbl>
    <w:p w14:paraId="430AD544" w14:textId="77777777" w:rsidR="002F7C78" w:rsidRPr="009B6D74" w:rsidRDefault="002F7C78" w:rsidP="002F7C78">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11A4651B" w14:textId="77777777" w:rsidR="002F7C78" w:rsidRPr="009B6D74" w:rsidRDefault="002F7C78" w:rsidP="002F7C78">
      <w:pPr>
        <w:pStyle w:val="RefIDs"/>
        <w:wordWrap/>
        <w:rPr>
          <w:lang w:eastAsia="en-US"/>
        </w:rPr>
      </w:pPr>
      <w:r w:rsidRPr="00696D29">
        <w:rPr>
          <w:lang w:eastAsia="en-US"/>
        </w:rPr>
        <w:lastRenderedPageBreak/>
        <w:t xml:space="preserve">[Covers: </w:t>
      </w:r>
      <w:r w:rsidRPr="00F87355">
        <w:rPr>
          <w:lang w:eastAsia="en-US"/>
        </w:rPr>
        <w:t>req-8552172-00903611</w:t>
      </w:r>
      <w:r w:rsidRPr="00696D29">
        <w:rPr>
          <w:lang w:eastAsia="en-US"/>
        </w:rPr>
        <w:t>]</w:t>
      </w:r>
    </w:p>
    <w:p w14:paraId="6AC7674A" w14:textId="77777777" w:rsidR="002F7C78" w:rsidRDefault="002F7C78" w:rsidP="002F7C78">
      <w:pPr>
        <w:pStyle w:val="RefIDs"/>
        <w:rPr>
          <w:lang w:eastAsia="en-US"/>
        </w:rPr>
      </w:pPr>
      <w:r>
        <w:rPr>
          <w:lang w:eastAsia="en-US"/>
        </w:rPr>
        <w:t>[Covers: req-8552172-00905227</w:t>
      </w:r>
      <w:r w:rsidRPr="002C15F8">
        <w:rPr>
          <w:lang w:eastAsia="en-US"/>
        </w:rPr>
        <w:t>]</w:t>
      </w:r>
    </w:p>
    <w:p w14:paraId="2BB78958" w14:textId="77777777" w:rsidR="003949F1" w:rsidRPr="002C15F8" w:rsidRDefault="002F7C78" w:rsidP="003949F1">
      <w:pPr>
        <w:pStyle w:val="RefIDs"/>
        <w:rPr>
          <w:lang w:eastAsia="en-US"/>
        </w:rPr>
      </w:pPr>
      <w:r>
        <w:rPr>
          <w:lang w:eastAsia="en-US"/>
        </w:rPr>
        <w:t>[Covers: req-8552172-00904662</w:t>
      </w:r>
      <w:r w:rsidRPr="002C15F8">
        <w:rPr>
          <w:lang w:eastAsia="en-US"/>
        </w:rPr>
        <w:t>]</w:t>
      </w:r>
    </w:p>
    <w:p w14:paraId="3B1CCC30"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5AD21165"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47F2463A" w14:textId="77777777" w:rsidR="003949F1" w:rsidRDefault="003949F1" w:rsidP="003949F1">
      <w:pPr>
        <w:pStyle w:val="RefIDs"/>
        <w:rPr>
          <w:lang w:eastAsia="en-US"/>
        </w:rPr>
      </w:pPr>
      <w:r>
        <w:rPr>
          <w:lang w:eastAsia="en-US"/>
        </w:rPr>
        <w:t>[Covers: req-8552172-00528003]</w:t>
      </w:r>
    </w:p>
    <w:p w14:paraId="347D068C" w14:textId="77777777" w:rsidR="003949F1" w:rsidRDefault="003949F1" w:rsidP="003949F1">
      <w:pPr>
        <w:pStyle w:val="RefIDs"/>
        <w:rPr>
          <w:lang w:eastAsia="en-US"/>
        </w:rPr>
      </w:pPr>
      <w:r>
        <w:rPr>
          <w:lang w:eastAsia="en-US"/>
        </w:rPr>
        <w:t>[Covers: req-8552172-00528002]</w:t>
      </w:r>
    </w:p>
    <w:p w14:paraId="3B70FCC8" w14:textId="77777777" w:rsidR="003949F1" w:rsidRDefault="003949F1" w:rsidP="003949F1">
      <w:pPr>
        <w:pStyle w:val="RefIDs"/>
        <w:rPr>
          <w:lang w:eastAsia="en-US"/>
        </w:rPr>
      </w:pPr>
      <w:r>
        <w:rPr>
          <w:lang w:eastAsia="en-US"/>
        </w:rPr>
        <w:t>[Covers: req-8552172-00528006]</w:t>
      </w:r>
    </w:p>
    <w:p w14:paraId="789E48EA" w14:textId="77777777" w:rsidR="003949F1" w:rsidRDefault="003949F1" w:rsidP="003949F1">
      <w:pPr>
        <w:pStyle w:val="RefIDs"/>
        <w:rPr>
          <w:lang w:eastAsia="en-US"/>
        </w:rPr>
      </w:pPr>
      <w:r>
        <w:rPr>
          <w:lang w:eastAsia="en-US"/>
        </w:rPr>
        <w:t xml:space="preserve">[Covers: </w:t>
      </w:r>
      <w:r w:rsidRPr="00C136B3">
        <w:t>req-8552172-00527993</w:t>
      </w:r>
      <w:r>
        <w:t>]</w:t>
      </w:r>
    </w:p>
    <w:p w14:paraId="6B60250D" w14:textId="77777777" w:rsidR="003949F1" w:rsidRDefault="003949F1" w:rsidP="003949F1">
      <w:pPr>
        <w:pStyle w:val="RefIDs"/>
        <w:rPr>
          <w:lang w:eastAsia="en-US"/>
        </w:rPr>
      </w:pPr>
      <w:r>
        <w:rPr>
          <w:lang w:eastAsia="en-US"/>
        </w:rPr>
        <w:t>[Covers: req-8552172-00527980]</w:t>
      </w:r>
    </w:p>
    <w:p w14:paraId="68D38901" w14:textId="4DA48DAE" w:rsidR="002F7C78" w:rsidRPr="00FD24B1" w:rsidRDefault="002F7C78" w:rsidP="00435008">
      <w:pPr>
        <w:pStyle w:val="Heading4"/>
      </w:pPr>
      <w:r w:rsidRPr="00A8234D">
        <w:t>ProtoConv_EnqueuePort</w:t>
      </w:r>
    </w:p>
    <w:p w14:paraId="163BDD2F" w14:textId="77777777" w:rsidR="002F7C78" w:rsidRDefault="002F7C78" w:rsidP="002F7C78">
      <w:pPr>
        <w:pStyle w:val="TraceID"/>
      </w:pPr>
      <w:r>
        <w:t>[iso26-18_p6_7.4.5] a;</w:t>
      </w:r>
      <w:r w:rsidRPr="0058651F">
        <w:t xml:space="preserve"> [iso26-18_p6_7.4.6]</w:t>
      </w:r>
    </w:p>
    <w:p w14:paraId="11A1042E" w14:textId="719F7AAA" w:rsidR="002F7C78" w:rsidRPr="00251C23" w:rsidRDefault="002F7C78" w:rsidP="002F7C78">
      <w:pPr>
        <w:pStyle w:val="ReqID"/>
        <w:rPr>
          <w:lang w:val="en-US"/>
        </w:rPr>
      </w:pPr>
      <w:r w:rsidRPr="00696D29">
        <w:t>[</w:t>
      </w:r>
      <w:r>
        <w:t>Gen5GW</w:t>
      </w:r>
      <w:r w:rsidRPr="00696D29">
        <w:t>_</w:t>
      </w:r>
      <w:r>
        <w:t>ProtoConv</w:t>
      </w:r>
      <w:r w:rsidRPr="00696D29">
        <w:t>_AD_C_</w:t>
      </w:r>
      <w:r w:rsidR="00551662">
        <w:t>12_0</w:t>
      </w:r>
      <w:r>
        <w:t>1</w:t>
      </w:r>
      <w:r w:rsidR="004E75A3">
        <w:t>0</w:t>
      </w:r>
      <w:r w:rsidRPr="00696D29">
        <w:t>]</w:t>
      </w:r>
    </w:p>
    <w:p w14:paraId="692A23B6" w14:textId="2BD45022" w:rsidR="002F7C78" w:rsidRPr="00A8234D" w:rsidRDefault="002F7C78" w:rsidP="002F7C78">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14</w:t>
      </w:r>
      <w:r w:rsidR="009D560C">
        <w:rPr>
          <w:noProof/>
        </w:rPr>
        <w:fldChar w:fldCharType="end"/>
      </w:r>
      <w:r>
        <w:rPr>
          <w:noProof/>
        </w:rPr>
        <w:t>:</w:t>
      </w:r>
      <w:r>
        <w:rPr>
          <w:rFonts w:hint="eastAsia"/>
        </w:rPr>
        <w:t xml:space="preserve"> </w:t>
      </w:r>
      <w:r w:rsidRPr="00A8234D">
        <w:t>ProtoConv_EnqueuePort</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035"/>
        <w:gridCol w:w="2640"/>
        <w:gridCol w:w="811"/>
        <w:gridCol w:w="427"/>
        <w:gridCol w:w="752"/>
        <w:gridCol w:w="3366"/>
      </w:tblGrid>
      <w:tr w:rsidR="002F7C78" w:rsidRPr="00BE1FC7" w14:paraId="14AF5836" w14:textId="77777777" w:rsidTr="00085359">
        <w:trPr>
          <w:trHeight w:val="287"/>
        </w:trPr>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10A8F681" w14:textId="77777777" w:rsidR="002F7C78" w:rsidRPr="00BE1FC7" w:rsidRDefault="002F7C78" w:rsidP="00085359">
            <w:pPr>
              <w:jc w:val="left"/>
              <w:rPr>
                <w:rFonts w:cs="Arial"/>
                <w:szCs w:val="20"/>
              </w:rPr>
            </w:pPr>
            <w:r w:rsidRPr="00BE1FC7">
              <w:rPr>
                <w:rFonts w:cs="Arial"/>
                <w:b/>
                <w:bCs/>
                <w:szCs w:val="20"/>
              </w:rPr>
              <w:t>Function Name</w:t>
            </w:r>
          </w:p>
        </w:tc>
        <w:tc>
          <w:tcPr>
            <w:tcW w:w="3986" w:type="pct"/>
            <w:gridSpan w:val="5"/>
            <w:tcBorders>
              <w:top w:val="single" w:sz="4" w:space="0" w:color="auto"/>
              <w:left w:val="single" w:sz="4" w:space="0" w:color="auto"/>
              <w:bottom w:val="single" w:sz="4" w:space="0" w:color="auto"/>
              <w:right w:val="single" w:sz="4" w:space="0" w:color="auto"/>
            </w:tcBorders>
          </w:tcPr>
          <w:p w14:paraId="3D05703B" w14:textId="034A4F99" w:rsidR="002F7C78" w:rsidRPr="00FF5497" w:rsidRDefault="002F7C78" w:rsidP="00085359">
            <w:pPr>
              <w:jc w:val="left"/>
              <w:rPr>
                <w:szCs w:val="20"/>
              </w:rPr>
            </w:pPr>
            <w:r w:rsidRPr="00A8234D">
              <w:rPr>
                <w:szCs w:val="20"/>
              </w:rPr>
              <w:t>ProtoConv_EnqueuePort</w:t>
            </w:r>
          </w:p>
        </w:tc>
      </w:tr>
      <w:tr w:rsidR="002F7C78" w:rsidRPr="00BE1FC7" w14:paraId="7A66CB20" w14:textId="77777777" w:rsidTr="00085359">
        <w:trPr>
          <w:trHeight w:val="287"/>
        </w:trPr>
        <w:tc>
          <w:tcPr>
            <w:tcW w:w="1014" w:type="pct"/>
            <w:tcBorders>
              <w:top w:val="single" w:sz="4" w:space="0" w:color="auto"/>
              <w:left w:val="single" w:sz="4" w:space="0" w:color="auto"/>
              <w:bottom w:val="single" w:sz="4" w:space="0" w:color="auto"/>
              <w:right w:val="single" w:sz="4" w:space="0" w:color="auto"/>
            </w:tcBorders>
            <w:shd w:val="clear" w:color="auto" w:fill="D9D9D9"/>
          </w:tcPr>
          <w:p w14:paraId="25D7BBC0" w14:textId="77777777" w:rsidR="002F7C78" w:rsidRPr="00BE1FC7" w:rsidRDefault="002F7C78" w:rsidP="00085359">
            <w:pPr>
              <w:jc w:val="left"/>
              <w:rPr>
                <w:rFonts w:eastAsia="Meiryo UI" w:cstheme="majorHAnsi"/>
                <w:szCs w:val="20"/>
                <w:lang w:val="en-GB"/>
              </w:rPr>
            </w:pPr>
            <w:r w:rsidRPr="00BE1FC7">
              <w:rPr>
                <w:rFonts w:eastAsia="Meiryo UI" w:cstheme="majorHAnsi"/>
                <w:b/>
                <w:bCs/>
                <w:szCs w:val="20"/>
                <w:lang w:val="en-GB"/>
              </w:rPr>
              <w:t>ASIL Level</w:t>
            </w:r>
          </w:p>
        </w:tc>
        <w:tc>
          <w:tcPr>
            <w:tcW w:w="1933" w:type="pct"/>
            <w:gridSpan w:val="3"/>
            <w:tcBorders>
              <w:top w:val="single" w:sz="4" w:space="0" w:color="auto"/>
              <w:left w:val="single" w:sz="4" w:space="0" w:color="auto"/>
              <w:bottom w:val="single" w:sz="4" w:space="0" w:color="auto"/>
              <w:right w:val="single" w:sz="4" w:space="0" w:color="auto"/>
            </w:tcBorders>
          </w:tcPr>
          <w:p w14:paraId="604A8E10" w14:textId="77777777" w:rsidR="002F7C78" w:rsidRPr="0024765D" w:rsidRDefault="002F7C78" w:rsidP="00085359">
            <w:pPr>
              <w:jc w:val="left"/>
              <w:rPr>
                <w:szCs w:val="20"/>
                <w:lang w:val="en-GB"/>
              </w:rPr>
            </w:pPr>
            <w:r w:rsidRPr="00FF5497">
              <w:rPr>
                <w:szCs w:val="20"/>
                <w:lang w:val="en-GB"/>
              </w:rPr>
              <w:t>ASIL D</w:t>
            </w:r>
          </w:p>
        </w:tc>
        <w:tc>
          <w:tcPr>
            <w:tcW w:w="375" w:type="pct"/>
            <w:tcBorders>
              <w:top w:val="single" w:sz="4" w:space="0" w:color="auto"/>
              <w:left w:val="single" w:sz="4" w:space="0" w:color="auto"/>
              <w:bottom w:val="single" w:sz="4" w:space="0" w:color="auto"/>
              <w:right w:val="single" w:sz="4" w:space="0" w:color="auto"/>
            </w:tcBorders>
            <w:shd w:val="pct20" w:color="auto" w:fill="auto"/>
          </w:tcPr>
          <w:p w14:paraId="2738E96F"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Status</w:t>
            </w:r>
          </w:p>
        </w:tc>
        <w:tc>
          <w:tcPr>
            <w:tcW w:w="1678" w:type="pct"/>
            <w:tcBorders>
              <w:top w:val="single" w:sz="4" w:space="0" w:color="auto"/>
              <w:left w:val="single" w:sz="4" w:space="0" w:color="auto"/>
              <w:bottom w:val="single" w:sz="4" w:space="0" w:color="auto"/>
              <w:right w:val="single" w:sz="4" w:space="0" w:color="auto"/>
            </w:tcBorders>
          </w:tcPr>
          <w:p w14:paraId="4D601733" w14:textId="77777777" w:rsidR="002F7C78" w:rsidRPr="00FF5497" w:rsidRDefault="002F7C78" w:rsidP="00085359">
            <w:pPr>
              <w:jc w:val="left"/>
              <w:rPr>
                <w:szCs w:val="20"/>
                <w:lang w:val="en-GB"/>
              </w:rPr>
            </w:pPr>
            <w:r w:rsidRPr="00FF5497">
              <w:rPr>
                <w:szCs w:val="20"/>
                <w:lang w:val="en-GB"/>
              </w:rPr>
              <w:t>New</w:t>
            </w:r>
          </w:p>
        </w:tc>
      </w:tr>
      <w:tr w:rsidR="002F7C78" w:rsidRPr="00BE1FC7" w14:paraId="31D763E9"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548B9564" w14:textId="77777777" w:rsidR="002F7C78" w:rsidRPr="00BE1FC7" w:rsidRDefault="002F7C78" w:rsidP="00085359">
            <w:pPr>
              <w:jc w:val="left"/>
              <w:rPr>
                <w:rFonts w:cs="Arial"/>
                <w:b/>
                <w:bCs/>
                <w:szCs w:val="20"/>
              </w:rPr>
            </w:pPr>
            <w:r w:rsidRPr="00BE1FC7">
              <w:rPr>
                <w:rFonts w:cs="Arial"/>
                <w:b/>
                <w:bCs/>
                <w:szCs w:val="20"/>
              </w:rPr>
              <w:t>Syntax</w:t>
            </w:r>
          </w:p>
        </w:tc>
        <w:tc>
          <w:tcPr>
            <w:tcW w:w="3986" w:type="pct"/>
            <w:gridSpan w:val="5"/>
            <w:tcBorders>
              <w:top w:val="single" w:sz="4" w:space="0" w:color="auto"/>
              <w:left w:val="single" w:sz="4" w:space="0" w:color="auto"/>
              <w:bottom w:val="single" w:sz="4" w:space="0" w:color="auto"/>
              <w:right w:val="single" w:sz="4" w:space="0" w:color="auto"/>
            </w:tcBorders>
          </w:tcPr>
          <w:p w14:paraId="09EF0675" w14:textId="25188389" w:rsidR="002F7C78" w:rsidRPr="00BD75C2" w:rsidRDefault="002F7C78" w:rsidP="00085359">
            <w:pPr>
              <w:jc w:val="left"/>
              <w:rPr>
                <w:szCs w:val="20"/>
              </w:rPr>
            </w:pPr>
            <w:r w:rsidRPr="00A8234D">
              <w:rPr>
                <w:szCs w:val="20"/>
              </w:rPr>
              <w:t>Std_ReturnType ProtoConv_EnqueuePort(const uint16 usLength, const uint8 *pPortData, const uint32 ulDestIdx)</w:t>
            </w:r>
          </w:p>
        </w:tc>
      </w:tr>
      <w:tr w:rsidR="002F7C78" w:rsidRPr="00BE1FC7" w14:paraId="2CEA0514"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2F20BE55" w14:textId="77777777" w:rsidR="002F7C78" w:rsidRPr="00BE1FC7" w:rsidRDefault="002F7C78" w:rsidP="00085359">
            <w:pPr>
              <w:jc w:val="left"/>
              <w:rPr>
                <w:rFonts w:cs="Arial"/>
                <w:b/>
                <w:bCs/>
                <w:szCs w:val="20"/>
              </w:rPr>
            </w:pPr>
            <w:r w:rsidRPr="00BE1FC7">
              <w:rPr>
                <w:rFonts w:cs="Arial"/>
                <w:b/>
                <w:bCs/>
                <w:szCs w:val="20"/>
              </w:rPr>
              <w:t>Sync/Async</w:t>
            </w:r>
          </w:p>
        </w:tc>
        <w:tc>
          <w:tcPr>
            <w:tcW w:w="3986" w:type="pct"/>
            <w:gridSpan w:val="5"/>
            <w:tcBorders>
              <w:top w:val="single" w:sz="4" w:space="0" w:color="auto"/>
              <w:left w:val="single" w:sz="4" w:space="0" w:color="auto"/>
              <w:bottom w:val="single" w:sz="4" w:space="0" w:color="auto"/>
              <w:right w:val="single" w:sz="4" w:space="0" w:color="auto"/>
            </w:tcBorders>
          </w:tcPr>
          <w:p w14:paraId="163290CF" w14:textId="77777777" w:rsidR="002F7C78" w:rsidRPr="00FF5497" w:rsidRDefault="002F7C78" w:rsidP="00085359">
            <w:pPr>
              <w:jc w:val="left"/>
              <w:rPr>
                <w:szCs w:val="20"/>
              </w:rPr>
            </w:pPr>
            <w:r w:rsidRPr="00FF5497">
              <w:rPr>
                <w:szCs w:val="20"/>
              </w:rPr>
              <w:t>Synchronous</w:t>
            </w:r>
          </w:p>
        </w:tc>
      </w:tr>
      <w:tr w:rsidR="002F7C78" w:rsidRPr="00BE1FC7" w14:paraId="31CE853F" w14:textId="77777777" w:rsidTr="00085359">
        <w:trPr>
          <w:trHeight w:val="170"/>
        </w:trPr>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28D1ACBB" w14:textId="77777777" w:rsidR="002F7C78" w:rsidRPr="00BE1FC7" w:rsidRDefault="002F7C78" w:rsidP="00085359">
            <w:pPr>
              <w:jc w:val="left"/>
              <w:rPr>
                <w:rFonts w:cs="Arial"/>
                <w:b/>
                <w:bCs/>
                <w:szCs w:val="20"/>
              </w:rPr>
            </w:pPr>
            <w:r w:rsidRPr="00BE1FC7">
              <w:rPr>
                <w:rFonts w:cs="Arial"/>
                <w:b/>
                <w:bCs/>
                <w:szCs w:val="20"/>
              </w:rPr>
              <w:t>Reentrancy</w:t>
            </w:r>
          </w:p>
        </w:tc>
        <w:tc>
          <w:tcPr>
            <w:tcW w:w="3986" w:type="pct"/>
            <w:gridSpan w:val="5"/>
            <w:tcBorders>
              <w:top w:val="single" w:sz="4" w:space="0" w:color="auto"/>
              <w:left w:val="single" w:sz="4" w:space="0" w:color="auto"/>
              <w:bottom w:val="single" w:sz="4" w:space="0" w:color="auto"/>
              <w:right w:val="single" w:sz="4" w:space="0" w:color="auto"/>
            </w:tcBorders>
          </w:tcPr>
          <w:p w14:paraId="0EDC3AF5" w14:textId="77777777" w:rsidR="002F7C78" w:rsidRPr="00FF5497" w:rsidRDefault="002F7C78" w:rsidP="00085359">
            <w:pPr>
              <w:jc w:val="left"/>
              <w:rPr>
                <w:rFonts w:eastAsia="Meiryo UI" w:cstheme="majorHAnsi"/>
                <w:color w:val="FF0000"/>
                <w:szCs w:val="20"/>
                <w:lang w:val="en-GB"/>
              </w:rPr>
            </w:pPr>
            <w:r w:rsidRPr="00FF5497">
              <w:rPr>
                <w:szCs w:val="20"/>
              </w:rPr>
              <w:t>Non-Reentrant</w:t>
            </w:r>
          </w:p>
        </w:tc>
      </w:tr>
      <w:tr w:rsidR="002F7C78" w:rsidRPr="00BE1FC7" w14:paraId="7FB769B9" w14:textId="77777777" w:rsidTr="00085359">
        <w:trPr>
          <w:trHeight w:val="170"/>
        </w:trPr>
        <w:tc>
          <w:tcPr>
            <w:tcW w:w="1014" w:type="pct"/>
            <w:tcBorders>
              <w:top w:val="single" w:sz="4" w:space="0" w:color="auto"/>
              <w:left w:val="single" w:sz="4" w:space="0" w:color="auto"/>
              <w:bottom w:val="single" w:sz="4" w:space="0" w:color="auto"/>
              <w:right w:val="single" w:sz="4" w:space="0" w:color="auto"/>
            </w:tcBorders>
            <w:shd w:val="clear" w:color="auto" w:fill="D9D9D9"/>
          </w:tcPr>
          <w:p w14:paraId="5ADA9D39" w14:textId="77777777" w:rsidR="002F7C78" w:rsidRPr="00BE1FC7" w:rsidRDefault="002F7C78" w:rsidP="00085359">
            <w:pPr>
              <w:jc w:val="left"/>
              <w:rPr>
                <w:rFonts w:cs="Arial"/>
                <w:b/>
                <w:bCs/>
                <w:szCs w:val="20"/>
              </w:rPr>
            </w:pPr>
            <w:r w:rsidRPr="00BE1FC7">
              <w:rPr>
                <w:rFonts w:cs="Arial"/>
                <w:b/>
                <w:bCs/>
                <w:szCs w:val="20"/>
              </w:rPr>
              <w:t>Interrupt State</w:t>
            </w:r>
          </w:p>
        </w:tc>
        <w:tc>
          <w:tcPr>
            <w:tcW w:w="3986" w:type="pct"/>
            <w:gridSpan w:val="5"/>
            <w:tcBorders>
              <w:top w:val="single" w:sz="4" w:space="0" w:color="auto"/>
              <w:left w:val="single" w:sz="4" w:space="0" w:color="auto"/>
              <w:bottom w:val="single" w:sz="4" w:space="0" w:color="auto"/>
              <w:right w:val="single" w:sz="4" w:space="0" w:color="auto"/>
            </w:tcBorders>
          </w:tcPr>
          <w:p w14:paraId="0FCE7DA9" w14:textId="77777777" w:rsidR="002F7C78" w:rsidRPr="00FF5497" w:rsidRDefault="002F7C78" w:rsidP="00085359">
            <w:pPr>
              <w:jc w:val="left"/>
              <w:rPr>
                <w:szCs w:val="20"/>
              </w:rPr>
            </w:pPr>
            <w:r w:rsidRPr="00FF5497">
              <w:rPr>
                <w:szCs w:val="20"/>
              </w:rPr>
              <w:t>Runs in the interrupt enable state</w:t>
            </w:r>
          </w:p>
        </w:tc>
      </w:tr>
      <w:tr w:rsidR="002F7C78" w:rsidRPr="00BE1FC7" w14:paraId="4826DC20" w14:textId="77777777" w:rsidTr="00085359">
        <w:tc>
          <w:tcPr>
            <w:tcW w:w="1014" w:type="pct"/>
            <w:vMerge w:val="restart"/>
            <w:tcBorders>
              <w:top w:val="single" w:sz="4" w:space="0" w:color="auto"/>
              <w:left w:val="single" w:sz="4" w:space="0" w:color="auto"/>
              <w:right w:val="single" w:sz="4" w:space="0" w:color="auto"/>
            </w:tcBorders>
            <w:shd w:val="clear" w:color="auto" w:fill="D9D9D9"/>
            <w:hideMark/>
          </w:tcPr>
          <w:p w14:paraId="3A5FDA4A"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0A461AEF" w14:textId="77777777" w:rsidR="002F7C78" w:rsidRPr="00EF61C1" w:rsidRDefault="002F7C78" w:rsidP="00085359">
            <w:pPr>
              <w:jc w:val="left"/>
              <w:rPr>
                <w:szCs w:val="20"/>
              </w:rPr>
            </w:pPr>
            <w:r w:rsidRPr="00EF61C1">
              <w:rPr>
                <w:szCs w:val="20"/>
              </w:rPr>
              <w:t>const uint16 usLength</w:t>
            </w:r>
          </w:p>
          <w:p w14:paraId="3E83F254" w14:textId="77777777" w:rsidR="002F7C78" w:rsidRPr="007D3367" w:rsidRDefault="002F7C78" w:rsidP="00085359">
            <w:pPr>
              <w:jc w:val="left"/>
              <w:rPr>
                <w:rFonts w:eastAsia="Meiryo UI" w:cstheme="majorHAnsi"/>
                <w:szCs w:val="20"/>
                <w:lang w:val="en-GB"/>
              </w:rPr>
            </w:pP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66F4607F" w14:textId="77777777" w:rsidR="002F7C78" w:rsidRPr="007F0552" w:rsidRDefault="002F7C78" w:rsidP="00085359">
            <w:pPr>
              <w:jc w:val="left"/>
              <w:rPr>
                <w:rFonts w:eastAsia="Meiryo UI" w:cstheme="majorHAnsi"/>
                <w:szCs w:val="20"/>
                <w:lang w:val="en-GB"/>
              </w:rPr>
            </w:pPr>
            <w:r>
              <w:rPr>
                <w:rFonts w:eastAsia="Meiryo UI" w:cstheme="majorHAnsi"/>
                <w:szCs w:val="20"/>
                <w:lang w:val="en-GB"/>
              </w:rPr>
              <w:t>Data Length</w:t>
            </w:r>
          </w:p>
        </w:tc>
      </w:tr>
      <w:tr w:rsidR="002F7C78" w:rsidRPr="00BE1FC7" w14:paraId="250657CD" w14:textId="77777777" w:rsidTr="00085359">
        <w:tc>
          <w:tcPr>
            <w:tcW w:w="1014" w:type="pct"/>
            <w:vMerge/>
            <w:tcBorders>
              <w:left w:val="single" w:sz="4" w:space="0" w:color="auto"/>
              <w:bottom w:val="single" w:sz="4" w:space="0" w:color="auto"/>
              <w:right w:val="single" w:sz="4" w:space="0" w:color="auto"/>
            </w:tcBorders>
            <w:shd w:val="clear" w:color="auto" w:fill="D9D9D9"/>
          </w:tcPr>
          <w:p w14:paraId="15D7985C" w14:textId="77777777" w:rsidR="002F7C78" w:rsidRPr="00BE1FC7" w:rsidRDefault="002F7C78" w:rsidP="00085359">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0AFCC802" w14:textId="77777777" w:rsidR="002F7C78" w:rsidRPr="00BE1FC7" w:rsidRDefault="002F7C78" w:rsidP="00085359">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1E91AC40" w14:textId="77777777" w:rsidR="002F7C78" w:rsidRPr="00A8234D"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5589DD94" w14:textId="77777777" w:rsidR="002F7C78" w:rsidRPr="00FF5497" w:rsidRDefault="002F7C78" w:rsidP="00085359">
            <w:pPr>
              <w:jc w:val="left"/>
              <w:rPr>
                <w:szCs w:val="20"/>
                <w:lang w:val="en-GB"/>
              </w:rPr>
            </w:pPr>
            <w:r w:rsidRPr="00EF61C1">
              <w:rPr>
                <w:szCs w:val="20"/>
              </w:rPr>
              <w:t>MIN_PORT_TOTAL_SIZE</w:t>
            </w:r>
            <w:r>
              <w:rPr>
                <w:szCs w:val="20"/>
              </w:rPr>
              <w:t xml:space="preserve"> - </w:t>
            </w:r>
            <w:r w:rsidRPr="00EF61C1">
              <w:rPr>
                <w:szCs w:val="20"/>
              </w:rPr>
              <w:t>MAX_PORT_TOTAL_SIZE</w:t>
            </w:r>
          </w:p>
        </w:tc>
      </w:tr>
      <w:tr w:rsidR="002F7C78" w:rsidRPr="007F0552" w14:paraId="005FE96A" w14:textId="77777777" w:rsidTr="00085359">
        <w:tc>
          <w:tcPr>
            <w:tcW w:w="1014" w:type="pct"/>
            <w:vMerge w:val="restart"/>
            <w:tcBorders>
              <w:top w:val="single" w:sz="4" w:space="0" w:color="auto"/>
              <w:left w:val="single" w:sz="4" w:space="0" w:color="auto"/>
              <w:right w:val="single" w:sz="4" w:space="0" w:color="auto"/>
            </w:tcBorders>
            <w:shd w:val="clear" w:color="auto" w:fill="D9D9D9"/>
            <w:hideMark/>
          </w:tcPr>
          <w:p w14:paraId="7F630F90"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1658FB14" w14:textId="77777777" w:rsidR="002F7C78" w:rsidRPr="00EF61C1" w:rsidRDefault="002F7C78" w:rsidP="00085359">
            <w:pPr>
              <w:jc w:val="left"/>
              <w:rPr>
                <w:szCs w:val="20"/>
              </w:rPr>
            </w:pPr>
            <w:r w:rsidRPr="00EF61C1">
              <w:rPr>
                <w:szCs w:val="20"/>
              </w:rPr>
              <w:t>const uint8 *pPortData</w:t>
            </w:r>
          </w:p>
          <w:p w14:paraId="6EA4FA2A" w14:textId="77777777" w:rsidR="002F7C78" w:rsidRPr="007D3367" w:rsidRDefault="002F7C78" w:rsidP="00085359">
            <w:pPr>
              <w:jc w:val="left"/>
              <w:rPr>
                <w:rFonts w:eastAsia="Meiryo UI" w:cstheme="majorHAnsi"/>
                <w:szCs w:val="20"/>
                <w:lang w:val="en-GB"/>
              </w:rPr>
            </w:pP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4A1E1D89" w14:textId="77777777" w:rsidR="002F7C78" w:rsidRPr="007F0552" w:rsidRDefault="002F7C78" w:rsidP="00085359">
            <w:pPr>
              <w:jc w:val="left"/>
              <w:rPr>
                <w:rFonts w:eastAsia="Meiryo UI" w:cstheme="majorHAnsi"/>
                <w:szCs w:val="20"/>
                <w:lang w:val="en-GB"/>
              </w:rPr>
            </w:pPr>
            <w:r w:rsidRPr="00B214F4">
              <w:rPr>
                <w:rFonts w:eastAsia="Meiryo UI" w:cstheme="majorHAnsi"/>
                <w:szCs w:val="20"/>
                <w:lang w:val="en-GB"/>
              </w:rPr>
              <w:t xml:space="preserve">Address of buffer where </w:t>
            </w:r>
            <w:r>
              <w:rPr>
                <w:rFonts w:eastAsia="Meiryo UI" w:cstheme="majorHAnsi"/>
                <w:szCs w:val="20"/>
                <w:lang w:val="en-GB"/>
              </w:rPr>
              <w:t>Port Data</w:t>
            </w:r>
            <w:r w:rsidRPr="00B214F4">
              <w:rPr>
                <w:rFonts w:eastAsia="Meiryo UI" w:cstheme="majorHAnsi"/>
                <w:szCs w:val="20"/>
                <w:lang w:val="en-GB"/>
              </w:rPr>
              <w:t xml:space="preserve"> </w:t>
            </w:r>
            <w:r>
              <w:rPr>
                <w:rFonts w:eastAsia="Meiryo UI" w:cstheme="majorHAnsi"/>
                <w:szCs w:val="20"/>
                <w:lang w:val="en-GB"/>
              </w:rPr>
              <w:t>are</w:t>
            </w:r>
            <w:r w:rsidRPr="00B214F4">
              <w:rPr>
                <w:rFonts w:eastAsia="Meiryo UI" w:cstheme="majorHAnsi"/>
                <w:szCs w:val="20"/>
                <w:lang w:val="en-GB"/>
              </w:rPr>
              <w:t xml:space="preserve"> stored</w:t>
            </w:r>
          </w:p>
        </w:tc>
      </w:tr>
      <w:tr w:rsidR="002F7C78" w:rsidRPr="00FF5497" w14:paraId="552C5DD2" w14:textId="77777777" w:rsidTr="00085359">
        <w:tc>
          <w:tcPr>
            <w:tcW w:w="1014" w:type="pct"/>
            <w:vMerge/>
            <w:tcBorders>
              <w:left w:val="single" w:sz="4" w:space="0" w:color="auto"/>
              <w:bottom w:val="single" w:sz="4" w:space="0" w:color="auto"/>
              <w:right w:val="single" w:sz="4" w:space="0" w:color="auto"/>
            </w:tcBorders>
            <w:shd w:val="clear" w:color="auto" w:fill="D9D9D9"/>
          </w:tcPr>
          <w:p w14:paraId="7A8A3669" w14:textId="77777777" w:rsidR="002F7C78" w:rsidRPr="00BE1FC7" w:rsidRDefault="002F7C78" w:rsidP="00085359">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23564F1C" w14:textId="77777777" w:rsidR="002F7C78" w:rsidRPr="00BE1FC7" w:rsidRDefault="002F7C78" w:rsidP="00085359">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4125BBDD"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5FA4ED31" w14:textId="77777777" w:rsidR="002F7C78" w:rsidRPr="00FF5497" w:rsidRDefault="002F7C78" w:rsidP="00085359">
            <w:pPr>
              <w:jc w:val="left"/>
              <w:rPr>
                <w:szCs w:val="20"/>
                <w:lang w:val="en-GB"/>
              </w:rPr>
            </w:pPr>
            <w:r w:rsidRPr="00FF5497">
              <w:rPr>
                <w:szCs w:val="20"/>
                <w:lang w:val="en-GB"/>
              </w:rPr>
              <w:t xml:space="preserve">Not </w:t>
            </w:r>
            <w:r>
              <w:rPr>
                <w:szCs w:val="20"/>
                <w:lang w:val="en-GB"/>
              </w:rPr>
              <w:t>NULL_PTR</w:t>
            </w:r>
          </w:p>
        </w:tc>
      </w:tr>
      <w:tr w:rsidR="002F7C78" w:rsidRPr="007F0552" w14:paraId="22DC990E" w14:textId="77777777" w:rsidTr="00085359">
        <w:tc>
          <w:tcPr>
            <w:tcW w:w="1014" w:type="pct"/>
            <w:vMerge w:val="restart"/>
            <w:tcBorders>
              <w:top w:val="single" w:sz="4" w:space="0" w:color="auto"/>
              <w:left w:val="single" w:sz="4" w:space="0" w:color="auto"/>
              <w:right w:val="single" w:sz="4" w:space="0" w:color="auto"/>
            </w:tcBorders>
            <w:shd w:val="clear" w:color="auto" w:fill="D9D9D9"/>
            <w:hideMark/>
          </w:tcPr>
          <w:p w14:paraId="22182625"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w:t>
            </w:r>
          </w:p>
        </w:tc>
        <w:tc>
          <w:tcPr>
            <w:tcW w:w="1316" w:type="pct"/>
            <w:vMerge w:val="restart"/>
            <w:tcBorders>
              <w:top w:val="single" w:sz="4" w:space="0" w:color="auto"/>
              <w:left w:val="single" w:sz="4" w:space="0" w:color="auto"/>
              <w:right w:val="single" w:sz="4" w:space="0" w:color="auto"/>
            </w:tcBorders>
          </w:tcPr>
          <w:p w14:paraId="137C1FA7" w14:textId="77777777" w:rsidR="002F7C78" w:rsidRPr="001D1576" w:rsidRDefault="002F7C78" w:rsidP="00085359">
            <w:pPr>
              <w:jc w:val="left"/>
              <w:rPr>
                <w:szCs w:val="20"/>
              </w:rPr>
            </w:pPr>
            <w:r w:rsidRPr="00EF61C1">
              <w:rPr>
                <w:szCs w:val="20"/>
              </w:rPr>
              <w:t>const uint32 ulDestIdx</w:t>
            </w:r>
          </w:p>
        </w:tc>
        <w:tc>
          <w:tcPr>
            <w:tcW w:w="2670" w:type="pct"/>
            <w:gridSpan w:val="4"/>
            <w:tcBorders>
              <w:top w:val="single" w:sz="4" w:space="0" w:color="auto"/>
              <w:left w:val="single" w:sz="4" w:space="0" w:color="auto"/>
              <w:bottom w:val="single" w:sz="4" w:space="0" w:color="auto"/>
              <w:right w:val="single" w:sz="4" w:space="0" w:color="auto"/>
            </w:tcBorders>
            <w:vAlign w:val="center"/>
          </w:tcPr>
          <w:p w14:paraId="1BD704B7" w14:textId="77777777" w:rsidR="002F7C78" w:rsidRPr="007F0552" w:rsidRDefault="002F7C78" w:rsidP="00085359">
            <w:pPr>
              <w:jc w:val="left"/>
              <w:rPr>
                <w:rFonts w:eastAsia="Meiryo UI" w:cstheme="majorHAnsi"/>
                <w:szCs w:val="20"/>
                <w:lang w:val="en-GB"/>
              </w:rPr>
            </w:pPr>
            <w:r>
              <w:rPr>
                <w:rFonts w:eastAsia="Meiryo UI" w:cstheme="majorHAnsi"/>
                <w:szCs w:val="20"/>
                <w:lang w:val="en-GB"/>
              </w:rPr>
              <w:t>Index of Destination Rooting Table</w:t>
            </w:r>
          </w:p>
        </w:tc>
      </w:tr>
      <w:tr w:rsidR="002F7C78" w:rsidRPr="00FF5497" w14:paraId="20E8A076" w14:textId="77777777" w:rsidTr="00085359">
        <w:tc>
          <w:tcPr>
            <w:tcW w:w="1014" w:type="pct"/>
            <w:vMerge/>
            <w:tcBorders>
              <w:left w:val="single" w:sz="4" w:space="0" w:color="auto"/>
              <w:bottom w:val="single" w:sz="4" w:space="0" w:color="auto"/>
              <w:right w:val="single" w:sz="4" w:space="0" w:color="auto"/>
            </w:tcBorders>
            <w:shd w:val="clear" w:color="auto" w:fill="D9D9D9"/>
          </w:tcPr>
          <w:p w14:paraId="03E866E3" w14:textId="77777777" w:rsidR="002F7C78" w:rsidRPr="00BE1FC7" w:rsidRDefault="002F7C78" w:rsidP="00085359">
            <w:pPr>
              <w:jc w:val="left"/>
              <w:rPr>
                <w:rFonts w:eastAsia="Meiryo UI" w:cstheme="majorHAnsi"/>
                <w:b/>
                <w:bCs/>
                <w:szCs w:val="20"/>
                <w:lang w:val="en-GB"/>
              </w:rPr>
            </w:pPr>
          </w:p>
        </w:tc>
        <w:tc>
          <w:tcPr>
            <w:tcW w:w="1316" w:type="pct"/>
            <w:vMerge/>
            <w:tcBorders>
              <w:left w:val="single" w:sz="4" w:space="0" w:color="auto"/>
              <w:bottom w:val="single" w:sz="4" w:space="0" w:color="auto"/>
              <w:right w:val="single" w:sz="4" w:space="0" w:color="auto"/>
            </w:tcBorders>
          </w:tcPr>
          <w:p w14:paraId="05BFB9CE" w14:textId="77777777" w:rsidR="002F7C78" w:rsidRPr="00BE1FC7" w:rsidRDefault="002F7C78" w:rsidP="00085359">
            <w:pPr>
              <w:jc w:val="left"/>
              <w:rPr>
                <w:rFonts w:eastAsia="Meiryo UI" w:cstheme="majorHAnsi"/>
                <w:szCs w:val="20"/>
                <w:lang w:val="en-GB"/>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2747D52D" w14:textId="77777777" w:rsidR="002F7C78" w:rsidRPr="00BE1FC7" w:rsidRDefault="002F7C78" w:rsidP="00085359">
            <w:pPr>
              <w:jc w:val="left"/>
              <w:rPr>
                <w:rFonts w:eastAsia="Meiryo UI" w:cstheme="majorHAnsi"/>
                <w:b/>
                <w:szCs w:val="20"/>
                <w:lang w:val="en-GB"/>
              </w:rPr>
            </w:pPr>
            <w:r w:rsidRPr="00BE1FC7">
              <w:rPr>
                <w:rFonts w:eastAsia="Meiryo UI" w:cstheme="majorHAnsi"/>
                <w:b/>
                <w:szCs w:val="20"/>
                <w:lang w:val="en-GB"/>
              </w:rPr>
              <w:t>Range</w:t>
            </w:r>
          </w:p>
        </w:tc>
        <w:tc>
          <w:tcPr>
            <w:tcW w:w="2265" w:type="pct"/>
            <w:gridSpan w:val="3"/>
            <w:tcBorders>
              <w:top w:val="single" w:sz="4" w:space="0" w:color="auto"/>
              <w:left w:val="single" w:sz="4" w:space="0" w:color="auto"/>
              <w:bottom w:val="single" w:sz="4" w:space="0" w:color="auto"/>
              <w:right w:val="single" w:sz="4" w:space="0" w:color="auto"/>
            </w:tcBorders>
          </w:tcPr>
          <w:p w14:paraId="09C9E1D0" w14:textId="384DC360" w:rsidR="002F7C78" w:rsidRPr="001D1576" w:rsidRDefault="002F7C78" w:rsidP="00085359">
            <w:pPr>
              <w:jc w:val="left"/>
              <w:rPr>
                <w:szCs w:val="20"/>
              </w:rPr>
            </w:pPr>
            <w:r>
              <w:rPr>
                <w:szCs w:val="20"/>
                <w:lang w:val="en-GB"/>
              </w:rPr>
              <w:t xml:space="preserve">0 </w:t>
            </w:r>
            <w:r w:rsidR="00CA12FB">
              <w:rPr>
                <w:szCs w:val="20"/>
                <w:lang w:val="en-GB"/>
              </w:rPr>
              <w:t>–</w:t>
            </w:r>
            <w:r>
              <w:rPr>
                <w:szCs w:val="20"/>
                <w:lang w:val="en-GB"/>
              </w:rPr>
              <w:t xml:space="preserve"> </w:t>
            </w:r>
            <w:r w:rsidR="00CA12FB">
              <w:rPr>
                <w:szCs w:val="20"/>
                <w:lang w:val="en-GB"/>
              </w:rPr>
              <w:t>(</w:t>
            </w:r>
            <w:r w:rsidR="00820CCE">
              <w:rPr>
                <w:szCs w:val="20"/>
              </w:rPr>
              <w:t>XTOETH_DEST_TABLE_ENTRY_NUM</w:t>
            </w:r>
            <w:r w:rsidR="00CA12FB">
              <w:rPr>
                <w:szCs w:val="20"/>
              </w:rPr>
              <w:t>-1)</w:t>
            </w:r>
          </w:p>
        </w:tc>
      </w:tr>
      <w:tr w:rsidR="002F7C78" w:rsidRPr="00BE1FC7" w14:paraId="12555BB6"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176095AD"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(In-Out)</w:t>
            </w:r>
          </w:p>
        </w:tc>
        <w:tc>
          <w:tcPr>
            <w:tcW w:w="1316" w:type="pct"/>
            <w:tcBorders>
              <w:top w:val="single" w:sz="4" w:space="0" w:color="auto"/>
              <w:left w:val="single" w:sz="4" w:space="0" w:color="auto"/>
              <w:bottom w:val="single" w:sz="4" w:space="0" w:color="auto"/>
              <w:right w:val="single" w:sz="4" w:space="0" w:color="auto"/>
            </w:tcBorders>
          </w:tcPr>
          <w:p w14:paraId="6F5ADA46" w14:textId="77777777" w:rsidR="002F7C78" w:rsidRPr="00FF5497" w:rsidRDefault="002F7C78" w:rsidP="00085359">
            <w:pPr>
              <w:jc w:val="left"/>
              <w:rPr>
                <w:rFonts w:eastAsia="Meiryo UI" w:cstheme="majorHAnsi"/>
                <w:szCs w:val="20"/>
                <w:lang w:val="en-GB"/>
              </w:rPr>
            </w:pPr>
            <w:r w:rsidRPr="00FF5497">
              <w:rPr>
                <w:szCs w:val="20"/>
              </w:rPr>
              <w:t>N/A</w:t>
            </w:r>
          </w:p>
        </w:tc>
        <w:tc>
          <w:tcPr>
            <w:tcW w:w="2670" w:type="pct"/>
            <w:gridSpan w:val="4"/>
            <w:tcBorders>
              <w:top w:val="single" w:sz="4" w:space="0" w:color="auto"/>
              <w:left w:val="single" w:sz="4" w:space="0" w:color="auto"/>
              <w:bottom w:val="single" w:sz="4" w:space="0" w:color="auto"/>
              <w:right w:val="single" w:sz="4" w:space="0" w:color="auto"/>
            </w:tcBorders>
          </w:tcPr>
          <w:p w14:paraId="0B7493C3"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7D840405"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6FAC0D9C"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Parameters (Out)</w:t>
            </w:r>
          </w:p>
        </w:tc>
        <w:tc>
          <w:tcPr>
            <w:tcW w:w="1316" w:type="pct"/>
            <w:tcBorders>
              <w:top w:val="single" w:sz="4" w:space="0" w:color="auto"/>
              <w:left w:val="single" w:sz="4" w:space="0" w:color="auto"/>
              <w:bottom w:val="single" w:sz="4" w:space="0" w:color="auto"/>
              <w:right w:val="single" w:sz="4" w:space="0" w:color="auto"/>
            </w:tcBorders>
          </w:tcPr>
          <w:p w14:paraId="3693183A" w14:textId="77777777" w:rsidR="002F7C78" w:rsidRPr="00FF5497" w:rsidRDefault="002F7C78" w:rsidP="00085359">
            <w:pPr>
              <w:jc w:val="left"/>
              <w:rPr>
                <w:rFonts w:eastAsia="Meiryo UI" w:cstheme="majorHAnsi"/>
                <w:szCs w:val="20"/>
                <w:lang w:val="en-GB"/>
              </w:rPr>
            </w:pPr>
            <w:r w:rsidRPr="00FF5497">
              <w:rPr>
                <w:szCs w:val="20"/>
              </w:rPr>
              <w:t>N/A</w:t>
            </w:r>
          </w:p>
        </w:tc>
        <w:tc>
          <w:tcPr>
            <w:tcW w:w="2670" w:type="pct"/>
            <w:gridSpan w:val="4"/>
            <w:tcBorders>
              <w:top w:val="single" w:sz="4" w:space="0" w:color="auto"/>
              <w:left w:val="single" w:sz="4" w:space="0" w:color="auto"/>
              <w:bottom w:val="single" w:sz="4" w:space="0" w:color="auto"/>
              <w:right w:val="single" w:sz="4" w:space="0" w:color="auto"/>
            </w:tcBorders>
          </w:tcPr>
          <w:p w14:paraId="44153AF8" w14:textId="77777777" w:rsidR="002F7C78" w:rsidRPr="007D3367" w:rsidRDefault="002F7C78" w:rsidP="00085359">
            <w:pPr>
              <w:jc w:val="left"/>
              <w:rPr>
                <w:rFonts w:eastAsia="Meiryo UI" w:cstheme="majorHAnsi"/>
                <w:szCs w:val="20"/>
                <w:lang w:val="en-GB"/>
              </w:rPr>
            </w:pPr>
            <w:r w:rsidRPr="007D3367">
              <w:rPr>
                <w:szCs w:val="20"/>
                <w:lang w:val="en-GB"/>
              </w:rPr>
              <w:t>-</w:t>
            </w:r>
          </w:p>
        </w:tc>
      </w:tr>
      <w:tr w:rsidR="002F7C78" w:rsidRPr="00BE1FC7" w14:paraId="140B6093"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4C9B4268" w14:textId="77777777" w:rsidR="002F7C78" w:rsidRPr="00BE1FC7" w:rsidRDefault="002F7C78" w:rsidP="00085359">
            <w:pPr>
              <w:jc w:val="left"/>
              <w:rPr>
                <w:rFonts w:eastAsia="Meiryo UI" w:cstheme="majorHAnsi"/>
                <w:b/>
                <w:bCs/>
                <w:szCs w:val="20"/>
                <w:lang w:val="en-GB"/>
              </w:rPr>
            </w:pPr>
            <w:r w:rsidRPr="00BE1FC7">
              <w:rPr>
                <w:rFonts w:eastAsia="Meiryo UI" w:cstheme="majorHAnsi"/>
                <w:b/>
                <w:bCs/>
                <w:szCs w:val="20"/>
                <w:lang w:val="en-GB"/>
              </w:rPr>
              <w:t>Return Value</w:t>
            </w:r>
          </w:p>
        </w:tc>
        <w:tc>
          <w:tcPr>
            <w:tcW w:w="1316" w:type="pct"/>
            <w:tcBorders>
              <w:top w:val="single" w:sz="4" w:space="0" w:color="auto"/>
              <w:left w:val="single" w:sz="4" w:space="0" w:color="auto"/>
              <w:bottom w:val="single" w:sz="4" w:space="0" w:color="auto"/>
              <w:right w:val="single" w:sz="4" w:space="0" w:color="auto"/>
            </w:tcBorders>
          </w:tcPr>
          <w:p w14:paraId="7B4F5CBB" w14:textId="77777777" w:rsidR="002F7C78" w:rsidRPr="00BD75C2" w:rsidRDefault="002F7C78" w:rsidP="00085359">
            <w:pPr>
              <w:jc w:val="left"/>
              <w:rPr>
                <w:rFonts w:eastAsia="Meiryo UI" w:cstheme="majorHAnsi"/>
                <w:szCs w:val="20"/>
                <w:lang w:val="en-GB"/>
              </w:rPr>
            </w:pPr>
            <w:r w:rsidRPr="00FF5497">
              <w:rPr>
                <w:szCs w:val="20"/>
              </w:rPr>
              <w:t>Std_ReturnType</w:t>
            </w:r>
          </w:p>
        </w:tc>
        <w:tc>
          <w:tcPr>
            <w:tcW w:w="2670" w:type="pct"/>
            <w:gridSpan w:val="4"/>
            <w:tcBorders>
              <w:top w:val="single" w:sz="4" w:space="0" w:color="auto"/>
              <w:left w:val="single" w:sz="4" w:space="0" w:color="auto"/>
              <w:bottom w:val="single" w:sz="4" w:space="0" w:color="auto"/>
              <w:right w:val="single" w:sz="4" w:space="0" w:color="auto"/>
            </w:tcBorders>
          </w:tcPr>
          <w:p w14:paraId="2EA560AE" w14:textId="77777777" w:rsidR="002F7C78" w:rsidRPr="00BD75C2" w:rsidRDefault="002F7C78" w:rsidP="00085359">
            <w:pPr>
              <w:rPr>
                <w:szCs w:val="20"/>
                <w:lang w:val="en-GB"/>
              </w:rPr>
            </w:pPr>
            <w:r w:rsidRPr="00BD75C2">
              <w:rPr>
                <w:szCs w:val="20"/>
                <w:lang w:val="en-GB"/>
              </w:rPr>
              <w:t>E_OK</w:t>
            </w:r>
          </w:p>
          <w:p w14:paraId="197AB8AC" w14:textId="77777777" w:rsidR="002F7C78" w:rsidRPr="00BD75C2" w:rsidRDefault="002F7C78" w:rsidP="00085359">
            <w:pPr>
              <w:jc w:val="left"/>
              <w:rPr>
                <w:szCs w:val="20"/>
                <w:lang w:val="en-GB"/>
              </w:rPr>
            </w:pPr>
            <w:r w:rsidRPr="00BD75C2">
              <w:rPr>
                <w:szCs w:val="20"/>
                <w:lang w:val="en-GB"/>
              </w:rPr>
              <w:t>E_NOT_OK</w:t>
            </w:r>
          </w:p>
        </w:tc>
      </w:tr>
      <w:tr w:rsidR="00CC0557" w:rsidRPr="00BE1FC7" w14:paraId="31224764"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1384A2D3" w14:textId="77777777" w:rsidR="00CC0557" w:rsidRPr="00BE1FC7" w:rsidRDefault="00CC0557" w:rsidP="00CC0557">
            <w:pPr>
              <w:jc w:val="left"/>
              <w:rPr>
                <w:rFonts w:cs="Arial"/>
                <w:b/>
                <w:bCs/>
                <w:szCs w:val="20"/>
              </w:rPr>
            </w:pPr>
            <w:r w:rsidRPr="00BE1FC7">
              <w:rPr>
                <w:rFonts w:cs="Arial"/>
                <w:b/>
                <w:bCs/>
                <w:szCs w:val="20"/>
              </w:rPr>
              <w:t>Description</w:t>
            </w:r>
          </w:p>
        </w:tc>
        <w:tc>
          <w:tcPr>
            <w:tcW w:w="3986" w:type="pct"/>
            <w:gridSpan w:val="5"/>
            <w:tcBorders>
              <w:top w:val="single" w:sz="4" w:space="0" w:color="auto"/>
              <w:left w:val="single" w:sz="4" w:space="0" w:color="auto"/>
              <w:bottom w:val="single" w:sz="4" w:space="0" w:color="auto"/>
              <w:right w:val="single" w:sz="4" w:space="0" w:color="auto"/>
            </w:tcBorders>
          </w:tcPr>
          <w:p w14:paraId="65305A7C" w14:textId="6E23986B" w:rsidR="00CC0557" w:rsidRPr="00A10707" w:rsidRDefault="00CC0557" w:rsidP="00CC0557">
            <w:pPr>
              <w:jc w:val="left"/>
              <w:rPr>
                <w:szCs w:val="20"/>
              </w:rPr>
            </w:pPr>
            <w:r w:rsidRPr="00A10707">
              <w:rPr>
                <w:szCs w:val="20"/>
              </w:rPr>
              <w:t>If the argument</w:t>
            </w:r>
            <w:r w:rsidRPr="00EF61C1">
              <w:rPr>
                <w:szCs w:val="20"/>
              </w:rPr>
              <w:t xml:space="preserve"> pPortData</w:t>
            </w:r>
            <w:r w:rsidRPr="00A10707">
              <w:rPr>
                <w:szCs w:val="20"/>
              </w:rPr>
              <w:t xml:space="preserve"> is NULL_PTR, it returns </w:t>
            </w:r>
            <w:r w:rsidRPr="00A10707">
              <w:rPr>
                <w:szCs w:val="20"/>
                <w:lang w:val="en-GB"/>
              </w:rPr>
              <w:t xml:space="preserve">E_NOT_OK, reports DET error </w:t>
            </w:r>
            <w:r w:rsidRPr="00A10707">
              <w:rPr>
                <w:rFonts w:cs="Arial"/>
                <w:szCs w:val="20"/>
              </w:rPr>
              <w:t>PROTOCONV_E_PARAM_POINTER</w:t>
            </w:r>
            <w:r w:rsidRPr="00A10707">
              <w:rPr>
                <w:szCs w:val="20"/>
              </w:rPr>
              <w:t xml:space="preserve"> (if PROTOCONV_DEV_ERROR_DETECT == STD_ON)</w:t>
            </w:r>
            <w:r w:rsidRPr="00A10707" w:rsidDel="008357DE">
              <w:rPr>
                <w:szCs w:val="20"/>
              </w:rPr>
              <w:t xml:space="preserve"> </w:t>
            </w:r>
            <w:r w:rsidRPr="00A10707">
              <w:rPr>
                <w:szCs w:val="20"/>
              </w:rPr>
              <w:t>and exits.</w:t>
            </w:r>
          </w:p>
          <w:p w14:paraId="0B0C4382" w14:textId="122C3EFD" w:rsidR="00CC0557" w:rsidRPr="00A10707" w:rsidRDefault="00CC0557" w:rsidP="00CC0557">
            <w:pPr>
              <w:jc w:val="left"/>
              <w:rPr>
                <w:szCs w:val="20"/>
              </w:rPr>
            </w:pPr>
            <w:r w:rsidRPr="00A10707">
              <w:rPr>
                <w:szCs w:val="20"/>
              </w:rPr>
              <w:t>If the argument</w:t>
            </w:r>
            <w:r w:rsidRPr="00EF61C1">
              <w:rPr>
                <w:szCs w:val="20"/>
              </w:rPr>
              <w:t xml:space="preserve"> usLength</w:t>
            </w:r>
            <w:r>
              <w:rPr>
                <w:szCs w:val="20"/>
              </w:rPr>
              <w:t xml:space="preserve"> or</w:t>
            </w:r>
            <w:r w:rsidRPr="00A10707">
              <w:rPr>
                <w:szCs w:val="20"/>
              </w:rPr>
              <w:t xml:space="preserve"> </w:t>
            </w:r>
            <w:r w:rsidRPr="00EF61C1">
              <w:rPr>
                <w:szCs w:val="20"/>
              </w:rPr>
              <w:t>ulDestIdx</w:t>
            </w:r>
            <w:r w:rsidRPr="00A10707">
              <w:rPr>
                <w:szCs w:val="20"/>
              </w:rPr>
              <w:t xml:space="preserve"> is out of range, it returns </w:t>
            </w:r>
            <w:r w:rsidRPr="00A10707">
              <w:rPr>
                <w:szCs w:val="20"/>
                <w:lang w:val="en-GB"/>
              </w:rPr>
              <w:t xml:space="preserve">E_NOT_OK, reports DET error </w:t>
            </w:r>
            <w:r w:rsidRPr="00A10707">
              <w:rPr>
                <w:rFonts w:cs="Arial"/>
                <w:szCs w:val="20"/>
              </w:rPr>
              <w:t xml:space="preserve">PROTOCONV_E_INV_PARAM </w:t>
            </w:r>
            <w:r w:rsidRPr="00A10707">
              <w:rPr>
                <w:szCs w:val="20"/>
              </w:rPr>
              <w:t>(if PROTOCONV_DEV_ERROR_DETECT == STD_ON)</w:t>
            </w:r>
            <w:r w:rsidRPr="00A10707" w:rsidDel="008357DE">
              <w:rPr>
                <w:szCs w:val="20"/>
              </w:rPr>
              <w:t xml:space="preserve"> </w:t>
            </w:r>
            <w:r w:rsidRPr="00A10707">
              <w:rPr>
                <w:szCs w:val="20"/>
              </w:rPr>
              <w:t>and exits.</w:t>
            </w:r>
          </w:p>
          <w:p w14:paraId="70867A63" w14:textId="0CD19EE7" w:rsidR="00CC0557" w:rsidRDefault="00CC0557" w:rsidP="00CC0557">
            <w:pPr>
              <w:jc w:val="left"/>
              <w:rPr>
                <w:szCs w:val="20"/>
              </w:rPr>
            </w:pPr>
            <w:r>
              <w:rPr>
                <w:szCs w:val="20"/>
              </w:rPr>
              <w:t>I</w:t>
            </w:r>
            <w:r w:rsidRPr="00FF5497">
              <w:rPr>
                <w:szCs w:val="20"/>
              </w:rPr>
              <w:t xml:space="preserve">f </w:t>
            </w:r>
            <w:r>
              <w:rPr>
                <w:szCs w:val="20"/>
              </w:rPr>
              <w:t xml:space="preserve">the </w:t>
            </w:r>
            <w:r w:rsidRPr="00EF61C1">
              <w:rPr>
                <w:szCs w:val="20"/>
              </w:rPr>
              <w:t>Port</w:t>
            </w:r>
            <w:r>
              <w:rPr>
                <w:szCs w:val="20"/>
              </w:rPr>
              <w:t xml:space="preserve"> FIFO memory is full, return E_NOT_OK </w:t>
            </w:r>
            <w:r w:rsidRPr="00BD75C2">
              <w:rPr>
                <w:szCs w:val="20"/>
              </w:rPr>
              <w:t>and exit.</w:t>
            </w:r>
          </w:p>
          <w:p w14:paraId="72120F97" w14:textId="22F3919A" w:rsidR="00CC0557" w:rsidRDefault="00CC0557" w:rsidP="00CC0557">
            <w:pPr>
              <w:jc w:val="left"/>
            </w:pPr>
            <w:r>
              <w:t>Otherwise</w:t>
            </w:r>
            <w:r w:rsidRPr="00773260">
              <w:t xml:space="preserve">, </w:t>
            </w:r>
            <w:r>
              <w:t>enqueue</w:t>
            </w:r>
            <w:r>
              <w:rPr>
                <w:szCs w:val="20"/>
              </w:rPr>
              <w:t xml:space="preserve"> </w:t>
            </w:r>
            <w:r w:rsidRPr="00EF61C1">
              <w:rPr>
                <w:szCs w:val="20"/>
              </w:rPr>
              <w:t>Port</w:t>
            </w:r>
            <w:r>
              <w:rPr>
                <w:szCs w:val="20"/>
              </w:rPr>
              <w:t xml:space="preserve"> </w:t>
            </w:r>
            <w:r w:rsidRPr="00773260">
              <w:t>frame</w:t>
            </w:r>
            <w:r>
              <w:t xml:space="preserve"> into</w:t>
            </w:r>
            <w:r>
              <w:rPr>
                <w:szCs w:val="20"/>
              </w:rPr>
              <w:t xml:space="preserve"> </w:t>
            </w:r>
            <w:r w:rsidRPr="00EF61C1">
              <w:rPr>
                <w:szCs w:val="20"/>
              </w:rPr>
              <w:t>Port</w:t>
            </w:r>
            <w:r>
              <w:rPr>
                <w:szCs w:val="20"/>
              </w:rPr>
              <w:t xml:space="preserve"> </w:t>
            </w:r>
            <w:r>
              <w:t>FIFO memory.</w:t>
            </w:r>
          </w:p>
          <w:p w14:paraId="39ECF5CA" w14:textId="33B17566" w:rsidR="00CC0557" w:rsidRPr="004F73BB" w:rsidRDefault="00CC0557" w:rsidP="00CC0557">
            <w:pPr>
              <w:jc w:val="left"/>
            </w:pPr>
            <w:r>
              <w:t xml:space="preserve">If the </w:t>
            </w:r>
            <w:r w:rsidRPr="00EF61C1">
              <w:rPr>
                <w:szCs w:val="20"/>
              </w:rPr>
              <w:t>Port</w:t>
            </w:r>
            <w:r>
              <w:rPr>
                <w:szCs w:val="20"/>
              </w:rPr>
              <w:t xml:space="preserve"> FIFO memory reaches the maximum configured FIFO depth, set </w:t>
            </w:r>
            <w:r>
              <w:t xml:space="preserve">the Tail value of </w:t>
            </w:r>
            <w:r w:rsidRPr="00EF61C1">
              <w:rPr>
                <w:szCs w:val="20"/>
              </w:rPr>
              <w:t>Port</w:t>
            </w:r>
            <w:r>
              <w:rPr>
                <w:szCs w:val="20"/>
              </w:rPr>
              <w:t xml:space="preserve"> </w:t>
            </w:r>
            <w:r>
              <w:t>FIFO memory to NUM0, else increase the Tail value.</w:t>
            </w:r>
          </w:p>
          <w:p w14:paraId="529E0971" w14:textId="001D989B" w:rsidR="00CC0557" w:rsidRPr="004F73BB" w:rsidRDefault="00CC0557" w:rsidP="00CC0557">
            <w:pPr>
              <w:jc w:val="left"/>
              <w:rPr>
                <w:szCs w:val="20"/>
              </w:rPr>
            </w:pPr>
            <w:r>
              <w:lastRenderedPageBreak/>
              <w:t xml:space="preserve">If the Tail value and the Head value </w:t>
            </w:r>
            <w:r>
              <w:rPr>
                <w:szCs w:val="20"/>
              </w:rPr>
              <w:t xml:space="preserve">of </w:t>
            </w:r>
            <w:r w:rsidRPr="00EF61C1">
              <w:rPr>
                <w:szCs w:val="20"/>
              </w:rPr>
              <w:t>Port</w:t>
            </w:r>
            <w:r>
              <w:rPr>
                <w:szCs w:val="20"/>
              </w:rPr>
              <w:t xml:space="preserve"> FIFO memory are equal, set Flag member </w:t>
            </w:r>
            <w:r w:rsidRPr="00EF61C1">
              <w:rPr>
                <w:szCs w:val="20"/>
              </w:rPr>
              <w:t>Port</w:t>
            </w:r>
            <w:r>
              <w:rPr>
                <w:szCs w:val="20"/>
              </w:rPr>
              <w:t xml:space="preserve"> FIFO memory to </w:t>
            </w:r>
            <w:r w:rsidRPr="004F73BB">
              <w:rPr>
                <w:szCs w:val="20"/>
              </w:rPr>
              <w:t>PROTOCONV_FIFO_FULL</w:t>
            </w:r>
            <w:r>
              <w:rPr>
                <w:szCs w:val="20"/>
              </w:rPr>
              <w:t xml:space="preserve">, else set it to </w:t>
            </w:r>
            <w:r w:rsidRPr="004F73BB">
              <w:rPr>
                <w:szCs w:val="20"/>
              </w:rPr>
              <w:t>PROTOCONV_FIFO_AVAILABLE</w:t>
            </w:r>
            <w:r>
              <w:t>.</w:t>
            </w:r>
          </w:p>
          <w:p w14:paraId="13DD23B2" w14:textId="77777777" w:rsidR="00CC0557" w:rsidRPr="00773260" w:rsidRDefault="00CC0557" w:rsidP="00CC0557">
            <w:pPr>
              <w:jc w:val="left"/>
            </w:pPr>
          </w:p>
          <w:p w14:paraId="0D207482" w14:textId="25AF2FDE" w:rsidR="00CC0557" w:rsidRPr="00BD75C2" w:rsidRDefault="00CC0557" w:rsidP="00CC0557">
            <w:pPr>
              <w:jc w:val="left"/>
              <w:rPr>
                <w:szCs w:val="20"/>
              </w:rPr>
            </w:pPr>
            <w:r w:rsidRPr="00773260">
              <w:t>If the process ends normally, E_OK is returned.</w:t>
            </w:r>
          </w:p>
        </w:tc>
      </w:tr>
      <w:tr w:rsidR="002F7C78" w:rsidRPr="00BE1FC7" w14:paraId="44CE2A80"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0B198898" w14:textId="77777777" w:rsidR="002F7C78" w:rsidRPr="00BE1FC7" w:rsidRDefault="002F7C78" w:rsidP="00085359">
            <w:pPr>
              <w:jc w:val="left"/>
              <w:rPr>
                <w:rFonts w:cs="Arial"/>
                <w:b/>
                <w:bCs/>
                <w:szCs w:val="20"/>
              </w:rPr>
            </w:pPr>
            <w:r w:rsidRPr="00BE1FC7">
              <w:rPr>
                <w:rFonts w:cs="Arial"/>
                <w:b/>
                <w:bCs/>
                <w:szCs w:val="20"/>
              </w:rPr>
              <w:t>Preconditions</w:t>
            </w:r>
          </w:p>
        </w:tc>
        <w:tc>
          <w:tcPr>
            <w:tcW w:w="3986" w:type="pct"/>
            <w:gridSpan w:val="5"/>
            <w:tcBorders>
              <w:top w:val="single" w:sz="4" w:space="0" w:color="auto"/>
              <w:left w:val="single" w:sz="4" w:space="0" w:color="auto"/>
              <w:bottom w:val="single" w:sz="4" w:space="0" w:color="auto"/>
              <w:right w:val="single" w:sz="4" w:space="0" w:color="auto"/>
            </w:tcBorders>
          </w:tcPr>
          <w:p w14:paraId="6D99EAB6" w14:textId="77777777" w:rsidR="002F7C78" w:rsidRPr="00FF5497" w:rsidRDefault="002F7C78" w:rsidP="00085359">
            <w:pPr>
              <w:jc w:val="left"/>
              <w:rPr>
                <w:szCs w:val="20"/>
              </w:rPr>
            </w:pPr>
            <w:r w:rsidRPr="00FF5497">
              <w:rPr>
                <w:szCs w:val="20"/>
              </w:rPr>
              <w:t>Initialized state</w:t>
            </w:r>
          </w:p>
        </w:tc>
      </w:tr>
      <w:tr w:rsidR="002F7C78" w:rsidRPr="00BE1FC7" w14:paraId="17EC6E65" w14:textId="77777777" w:rsidTr="00085359">
        <w:tc>
          <w:tcPr>
            <w:tcW w:w="1014" w:type="pct"/>
            <w:tcBorders>
              <w:top w:val="single" w:sz="4" w:space="0" w:color="auto"/>
              <w:left w:val="single" w:sz="4" w:space="0" w:color="auto"/>
              <w:bottom w:val="single" w:sz="4" w:space="0" w:color="auto"/>
              <w:right w:val="single" w:sz="4" w:space="0" w:color="auto"/>
            </w:tcBorders>
            <w:shd w:val="clear" w:color="auto" w:fill="D9D9D9"/>
            <w:hideMark/>
          </w:tcPr>
          <w:p w14:paraId="34413702" w14:textId="77777777" w:rsidR="002F7C78" w:rsidRPr="00BE1FC7" w:rsidRDefault="002F7C78" w:rsidP="00085359">
            <w:pPr>
              <w:jc w:val="left"/>
              <w:rPr>
                <w:rFonts w:cs="Arial"/>
                <w:b/>
                <w:bCs/>
                <w:szCs w:val="20"/>
              </w:rPr>
            </w:pPr>
            <w:r w:rsidRPr="00BE1FC7">
              <w:rPr>
                <w:rFonts w:cs="Arial"/>
                <w:b/>
                <w:bCs/>
                <w:szCs w:val="20"/>
              </w:rPr>
              <w:t>Remarks</w:t>
            </w:r>
          </w:p>
        </w:tc>
        <w:tc>
          <w:tcPr>
            <w:tcW w:w="3986" w:type="pct"/>
            <w:gridSpan w:val="5"/>
            <w:tcBorders>
              <w:top w:val="single" w:sz="4" w:space="0" w:color="auto"/>
              <w:left w:val="single" w:sz="4" w:space="0" w:color="auto"/>
              <w:bottom w:val="single" w:sz="4" w:space="0" w:color="auto"/>
              <w:right w:val="single" w:sz="4" w:space="0" w:color="auto"/>
            </w:tcBorders>
          </w:tcPr>
          <w:p w14:paraId="44E81EA5" w14:textId="77777777" w:rsidR="002F7C78" w:rsidRPr="00FF5497" w:rsidRDefault="002F7C78" w:rsidP="00085359">
            <w:pPr>
              <w:jc w:val="left"/>
              <w:rPr>
                <w:szCs w:val="20"/>
              </w:rPr>
            </w:pPr>
            <w:r w:rsidRPr="00FF5497">
              <w:rPr>
                <w:szCs w:val="20"/>
              </w:rPr>
              <w:t>N/A</w:t>
            </w:r>
          </w:p>
        </w:tc>
      </w:tr>
      <w:tr w:rsidR="0014733E" w:rsidRPr="00BE1FC7" w14:paraId="3AE352E4" w14:textId="77777777" w:rsidTr="00085359">
        <w:tc>
          <w:tcPr>
            <w:tcW w:w="1014" w:type="pct"/>
            <w:tcBorders>
              <w:top w:val="single" w:sz="4" w:space="0" w:color="auto"/>
              <w:left w:val="single" w:sz="4" w:space="0" w:color="auto"/>
              <w:right w:val="single" w:sz="4" w:space="0" w:color="auto"/>
            </w:tcBorders>
            <w:shd w:val="clear" w:color="auto" w:fill="D9D9D9"/>
          </w:tcPr>
          <w:p w14:paraId="6453D2FC" w14:textId="77777777" w:rsidR="0014733E" w:rsidRPr="00BE1FC7" w:rsidRDefault="0014733E" w:rsidP="0014733E">
            <w:pPr>
              <w:jc w:val="left"/>
              <w:rPr>
                <w:rFonts w:cs="Arial"/>
                <w:b/>
                <w:bCs/>
                <w:szCs w:val="20"/>
              </w:rPr>
            </w:pPr>
            <w:r>
              <w:rPr>
                <w:rFonts w:cs="Arial"/>
                <w:b/>
                <w:bCs/>
                <w:szCs w:val="20"/>
              </w:rPr>
              <w:t>DET/DEM Errors Handled</w:t>
            </w:r>
          </w:p>
        </w:tc>
        <w:tc>
          <w:tcPr>
            <w:tcW w:w="1720" w:type="pct"/>
            <w:gridSpan w:val="2"/>
            <w:tcBorders>
              <w:top w:val="single" w:sz="4" w:space="0" w:color="auto"/>
              <w:left w:val="single" w:sz="4" w:space="0" w:color="auto"/>
              <w:bottom w:val="single" w:sz="4" w:space="0" w:color="auto"/>
              <w:right w:val="single" w:sz="4" w:space="0" w:color="auto"/>
            </w:tcBorders>
          </w:tcPr>
          <w:p w14:paraId="7ED1F385" w14:textId="288E1899" w:rsidR="0014733E" w:rsidRPr="00D46B12" w:rsidRDefault="0014733E" w:rsidP="0014733E">
            <w:pPr>
              <w:jc w:val="left"/>
              <w:rPr>
                <w:rFonts w:cs="Arial"/>
                <w:color w:val="000000"/>
                <w:szCs w:val="20"/>
              </w:rPr>
            </w:pPr>
            <w:r w:rsidRPr="007224E1">
              <w:rPr>
                <w:rFonts w:cs="Arial"/>
                <w:color w:val="000000"/>
                <w:szCs w:val="20"/>
              </w:rPr>
              <w:t>PROTOCONV_E_FIFO_FULL</w:t>
            </w:r>
          </w:p>
        </w:tc>
        <w:tc>
          <w:tcPr>
            <w:tcW w:w="2265" w:type="pct"/>
            <w:gridSpan w:val="3"/>
            <w:tcBorders>
              <w:top w:val="single" w:sz="4" w:space="0" w:color="auto"/>
              <w:left w:val="single" w:sz="4" w:space="0" w:color="auto"/>
              <w:bottom w:val="single" w:sz="4" w:space="0" w:color="auto"/>
              <w:right w:val="single" w:sz="4" w:space="0" w:color="auto"/>
            </w:tcBorders>
          </w:tcPr>
          <w:p w14:paraId="57783DAF" w14:textId="69CD537F" w:rsidR="0014733E" w:rsidRPr="00FF5497" w:rsidRDefault="0014733E" w:rsidP="0014733E">
            <w:pPr>
              <w:jc w:val="left"/>
              <w:rPr>
                <w:szCs w:val="20"/>
              </w:rPr>
            </w:pPr>
            <w:r>
              <w:rPr>
                <w:rFonts w:cs="Arial"/>
                <w:color w:val="000000"/>
                <w:szCs w:val="20"/>
              </w:rPr>
              <w:t>Unexpectedly full FIFO memory</w:t>
            </w:r>
          </w:p>
        </w:tc>
      </w:tr>
    </w:tbl>
    <w:p w14:paraId="06168E44" w14:textId="77777777" w:rsidR="002F7C78" w:rsidRPr="009B6D74" w:rsidRDefault="002F7C78" w:rsidP="002F7C78">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2A5C6DD1" w14:textId="77777777" w:rsidR="002F7C78" w:rsidRPr="009B6D74" w:rsidRDefault="002F7C78" w:rsidP="002F7C78">
      <w:pPr>
        <w:pStyle w:val="RefIDs"/>
        <w:wordWrap/>
        <w:rPr>
          <w:lang w:eastAsia="en-US"/>
        </w:rPr>
      </w:pPr>
      <w:r w:rsidRPr="00696D29">
        <w:rPr>
          <w:lang w:eastAsia="en-US"/>
        </w:rPr>
        <w:t xml:space="preserve">[Covers: </w:t>
      </w:r>
      <w:r w:rsidRPr="00F87355">
        <w:rPr>
          <w:lang w:eastAsia="en-US"/>
        </w:rPr>
        <w:t>req-8552172-00903612</w:t>
      </w:r>
      <w:r w:rsidRPr="00696D29">
        <w:rPr>
          <w:lang w:eastAsia="en-US"/>
        </w:rPr>
        <w:t>]</w:t>
      </w:r>
    </w:p>
    <w:p w14:paraId="36EDBDB9" w14:textId="77777777" w:rsidR="002F7C78" w:rsidRDefault="002F7C78" w:rsidP="002F7C78">
      <w:pPr>
        <w:pStyle w:val="RefIDs"/>
        <w:rPr>
          <w:lang w:eastAsia="en-US"/>
        </w:rPr>
      </w:pPr>
      <w:r>
        <w:rPr>
          <w:lang w:eastAsia="en-US"/>
        </w:rPr>
        <w:t>[Covers: req-8552172-00905227</w:t>
      </w:r>
      <w:r w:rsidRPr="002C15F8">
        <w:rPr>
          <w:lang w:eastAsia="en-US"/>
        </w:rPr>
        <w:t>]</w:t>
      </w:r>
    </w:p>
    <w:p w14:paraId="2C1A9D65" w14:textId="77777777" w:rsidR="003949F1" w:rsidRPr="002C15F8" w:rsidRDefault="002F7C78" w:rsidP="003949F1">
      <w:pPr>
        <w:pStyle w:val="RefIDs"/>
        <w:rPr>
          <w:lang w:eastAsia="en-US"/>
        </w:rPr>
      </w:pPr>
      <w:r>
        <w:rPr>
          <w:lang w:eastAsia="en-US"/>
        </w:rPr>
        <w:t>[Covers: req-8552172-00904662</w:t>
      </w:r>
      <w:r w:rsidRPr="002C15F8">
        <w:rPr>
          <w:lang w:eastAsia="en-US"/>
        </w:rPr>
        <w:t>]</w:t>
      </w:r>
      <w:bookmarkStart w:id="322" w:name="_Toc190712105"/>
    </w:p>
    <w:p w14:paraId="141506E2"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05B5C1C1"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28D6BEB0" w14:textId="77777777" w:rsidR="003949F1" w:rsidRDefault="003949F1" w:rsidP="003949F1">
      <w:pPr>
        <w:pStyle w:val="RefIDs"/>
        <w:rPr>
          <w:lang w:eastAsia="en-US"/>
        </w:rPr>
      </w:pPr>
      <w:r>
        <w:rPr>
          <w:lang w:eastAsia="en-US"/>
        </w:rPr>
        <w:t>[Covers: req-8552172-00528003]</w:t>
      </w:r>
    </w:p>
    <w:p w14:paraId="515E3AE8" w14:textId="77777777" w:rsidR="003949F1" w:rsidRDefault="003949F1" w:rsidP="003949F1">
      <w:pPr>
        <w:pStyle w:val="RefIDs"/>
        <w:rPr>
          <w:lang w:eastAsia="en-US"/>
        </w:rPr>
      </w:pPr>
      <w:r>
        <w:rPr>
          <w:lang w:eastAsia="en-US"/>
        </w:rPr>
        <w:t>[Covers: req-8552172-00528002]</w:t>
      </w:r>
    </w:p>
    <w:p w14:paraId="2706AF5F" w14:textId="77777777" w:rsidR="003949F1" w:rsidRDefault="003949F1" w:rsidP="003949F1">
      <w:pPr>
        <w:pStyle w:val="RefIDs"/>
        <w:rPr>
          <w:lang w:eastAsia="en-US"/>
        </w:rPr>
      </w:pPr>
      <w:r>
        <w:rPr>
          <w:lang w:eastAsia="en-US"/>
        </w:rPr>
        <w:t>[Covers: req-8552172-00528006]</w:t>
      </w:r>
    </w:p>
    <w:p w14:paraId="4682A83A" w14:textId="77777777" w:rsidR="003949F1" w:rsidRDefault="003949F1" w:rsidP="003949F1">
      <w:pPr>
        <w:pStyle w:val="RefIDs"/>
        <w:rPr>
          <w:lang w:eastAsia="en-US"/>
        </w:rPr>
      </w:pPr>
      <w:r>
        <w:rPr>
          <w:lang w:eastAsia="en-US"/>
        </w:rPr>
        <w:t xml:space="preserve">[Covers: </w:t>
      </w:r>
      <w:r w:rsidRPr="00C136B3">
        <w:t>req-8552172-00527993</w:t>
      </w:r>
      <w:r>
        <w:t>]</w:t>
      </w:r>
    </w:p>
    <w:p w14:paraId="1D7C954F" w14:textId="77777777" w:rsidR="003949F1" w:rsidRDefault="003949F1" w:rsidP="003949F1">
      <w:pPr>
        <w:pStyle w:val="RefIDs"/>
        <w:rPr>
          <w:lang w:eastAsia="en-US"/>
        </w:rPr>
      </w:pPr>
      <w:r>
        <w:rPr>
          <w:lang w:eastAsia="en-US"/>
        </w:rPr>
        <w:t>[Covers: req-8552172-00527980]</w:t>
      </w:r>
    </w:p>
    <w:bookmarkEnd w:id="322"/>
    <w:p w14:paraId="71684EB6" w14:textId="283BA5D4" w:rsidR="002F7C78" w:rsidRDefault="002F7C78" w:rsidP="001A7442">
      <w:pPr>
        <w:pStyle w:val="Heading4"/>
      </w:pPr>
      <w:r w:rsidRPr="00A8234D">
        <w:t>ProtoConv_TriggerQueueDataXtoEth</w:t>
      </w:r>
    </w:p>
    <w:p w14:paraId="49A082D8" w14:textId="286762BC" w:rsidR="002F7C78" w:rsidRPr="00251C23" w:rsidRDefault="002F7C78" w:rsidP="002F7C78">
      <w:pPr>
        <w:pStyle w:val="ReqID"/>
        <w:rPr>
          <w:lang w:val="en-US"/>
        </w:rPr>
      </w:pPr>
      <w:r w:rsidRPr="00696D29">
        <w:t>[</w:t>
      </w:r>
      <w:r>
        <w:t>Gen5GW</w:t>
      </w:r>
      <w:r w:rsidRPr="00696D29">
        <w:t>_</w:t>
      </w:r>
      <w:r>
        <w:t>ProtoConv</w:t>
      </w:r>
      <w:r w:rsidRPr="00696D29">
        <w:t>_AD_C_</w:t>
      </w:r>
      <w:r w:rsidR="00551662">
        <w:t>12_0</w:t>
      </w:r>
      <w:r>
        <w:t>1</w:t>
      </w:r>
      <w:r w:rsidR="004E75A3">
        <w:t>1</w:t>
      </w:r>
      <w:r w:rsidRPr="00696D29">
        <w:t>]</w:t>
      </w:r>
    </w:p>
    <w:p w14:paraId="2DC87382" w14:textId="088149A8" w:rsidR="002F7C78" w:rsidRPr="00A8234D" w:rsidRDefault="002F7C78" w:rsidP="002F7C78">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15</w:t>
      </w:r>
      <w:r w:rsidR="009D560C">
        <w:rPr>
          <w:noProof/>
        </w:rPr>
        <w:fldChar w:fldCharType="end"/>
      </w:r>
      <w:r>
        <w:rPr>
          <w:noProof/>
        </w:rPr>
        <w:t>:</w:t>
      </w:r>
      <w:r>
        <w:t xml:space="preserve"> </w:t>
      </w:r>
      <w:r w:rsidRPr="00A8234D">
        <w:t>ProtoConv_TriggerQueueDataXtoEth</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335"/>
        <w:gridCol w:w="2337"/>
        <w:gridCol w:w="1138"/>
        <w:gridCol w:w="373"/>
        <w:gridCol w:w="3848"/>
      </w:tblGrid>
      <w:tr w:rsidR="002F7C78" w:rsidRPr="00864D86" w14:paraId="74473276" w14:textId="77777777" w:rsidTr="00085359">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7E04104C" w14:textId="77777777" w:rsidR="002F7C78" w:rsidRPr="00864D86" w:rsidRDefault="002F7C78" w:rsidP="00085359">
            <w:pPr>
              <w:rPr>
                <w:rFonts w:cs="Arial"/>
                <w:szCs w:val="20"/>
              </w:rPr>
            </w:pPr>
            <w:r w:rsidRPr="00864D86">
              <w:rPr>
                <w:rFonts w:cs="Arial"/>
                <w:b/>
                <w:bCs/>
                <w:szCs w:val="20"/>
              </w:rPr>
              <w:t>Function Name</w:t>
            </w:r>
          </w:p>
        </w:tc>
        <w:tc>
          <w:tcPr>
            <w:tcW w:w="3836" w:type="pct"/>
            <w:gridSpan w:val="4"/>
            <w:tcBorders>
              <w:top w:val="single" w:sz="4" w:space="0" w:color="auto"/>
              <w:left w:val="single" w:sz="4" w:space="0" w:color="auto"/>
              <w:bottom w:val="single" w:sz="4" w:space="0" w:color="auto"/>
              <w:right w:val="single" w:sz="4" w:space="0" w:color="auto"/>
            </w:tcBorders>
          </w:tcPr>
          <w:p w14:paraId="7CF23E26" w14:textId="26132F07" w:rsidR="002F7C78" w:rsidRPr="00A8234D" w:rsidRDefault="002F7C78" w:rsidP="00085359">
            <w:pPr>
              <w:rPr>
                <w:rFonts w:cs="Arial"/>
                <w:szCs w:val="20"/>
              </w:rPr>
            </w:pPr>
            <w:r w:rsidRPr="00A8234D">
              <w:rPr>
                <w:rFonts w:cs="Arial"/>
                <w:szCs w:val="20"/>
              </w:rPr>
              <w:t>ProtoConv_TriggerQueueDataXtoEth</w:t>
            </w:r>
          </w:p>
        </w:tc>
      </w:tr>
      <w:tr w:rsidR="002F7C78" w:rsidRPr="004B7082" w14:paraId="0026176E" w14:textId="77777777" w:rsidTr="00085359">
        <w:trPr>
          <w:trHeight w:val="287"/>
        </w:trPr>
        <w:tc>
          <w:tcPr>
            <w:tcW w:w="1164" w:type="pct"/>
            <w:tcBorders>
              <w:top w:val="single" w:sz="4" w:space="0" w:color="auto"/>
              <w:left w:val="single" w:sz="4" w:space="0" w:color="auto"/>
              <w:bottom w:val="single" w:sz="4" w:space="0" w:color="auto"/>
              <w:right w:val="single" w:sz="4" w:space="0" w:color="auto"/>
            </w:tcBorders>
            <w:shd w:val="clear" w:color="auto" w:fill="D9D9D9"/>
          </w:tcPr>
          <w:p w14:paraId="6A67C00B" w14:textId="77777777" w:rsidR="002F7C78" w:rsidRPr="0001226E" w:rsidRDefault="002F7C78" w:rsidP="00085359">
            <w:pPr>
              <w:rPr>
                <w:rFonts w:eastAsia="Meiryo UI" w:cstheme="majorHAnsi"/>
                <w:szCs w:val="20"/>
                <w:lang w:val="en-GB"/>
              </w:rPr>
            </w:pPr>
            <w:r w:rsidRPr="004B7082">
              <w:rPr>
                <w:rFonts w:eastAsia="Meiryo UI" w:cstheme="majorHAnsi"/>
                <w:b/>
                <w:bCs/>
                <w:szCs w:val="20"/>
                <w:lang w:val="en-GB"/>
              </w:rPr>
              <w:t>ASIL Level</w:t>
            </w:r>
          </w:p>
        </w:tc>
        <w:tc>
          <w:tcPr>
            <w:tcW w:w="1165" w:type="pct"/>
            <w:tcBorders>
              <w:top w:val="single" w:sz="4" w:space="0" w:color="auto"/>
              <w:left w:val="single" w:sz="4" w:space="0" w:color="auto"/>
              <w:bottom w:val="single" w:sz="4" w:space="0" w:color="auto"/>
              <w:right w:val="single" w:sz="4" w:space="0" w:color="auto"/>
            </w:tcBorders>
          </w:tcPr>
          <w:p w14:paraId="293F447B" w14:textId="77777777" w:rsidR="002F7C78" w:rsidRPr="004B7082" w:rsidRDefault="002F7C78" w:rsidP="00085359">
            <w:pPr>
              <w:rPr>
                <w:rFonts w:eastAsia="Meiryo UI" w:cstheme="majorHAnsi"/>
                <w:szCs w:val="20"/>
                <w:lang w:val="en-GB"/>
              </w:rPr>
            </w:pPr>
            <w:r>
              <w:rPr>
                <w:rFonts w:eastAsia="Meiryo UI" w:cstheme="majorHAnsi"/>
                <w:szCs w:val="20"/>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7B32FE64" w14:textId="77777777" w:rsidR="002F7C78" w:rsidRPr="004B7082" w:rsidRDefault="002F7C78" w:rsidP="00085359">
            <w:pPr>
              <w:rPr>
                <w:rFonts w:eastAsia="Meiryo UI" w:cstheme="majorHAnsi"/>
                <w:b/>
                <w:szCs w:val="20"/>
                <w:lang w:val="en-GB"/>
              </w:rPr>
            </w:pPr>
            <w:r w:rsidRPr="004B7082">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6E564F1E" w14:textId="77777777" w:rsidR="002F7C78" w:rsidRPr="00043F3A" w:rsidRDefault="002F7C78" w:rsidP="00085359">
            <w:pPr>
              <w:rPr>
                <w:rFonts w:eastAsia="Meiryo UI" w:cstheme="majorHAnsi"/>
                <w:szCs w:val="20"/>
                <w:lang w:val="en-GB"/>
              </w:rPr>
            </w:pPr>
            <w:r w:rsidRPr="00790A99">
              <w:rPr>
                <w:rFonts w:eastAsia="Meiryo UI" w:cstheme="majorHAnsi"/>
                <w:szCs w:val="20"/>
                <w:lang w:val="en-GB"/>
              </w:rPr>
              <w:t>New</w:t>
            </w:r>
          </w:p>
        </w:tc>
      </w:tr>
      <w:tr w:rsidR="002F7C78" w:rsidRPr="00864D86" w14:paraId="09A57634"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505D8F3B" w14:textId="77777777" w:rsidR="002F7C78" w:rsidRPr="00864D86" w:rsidRDefault="002F7C78" w:rsidP="00085359">
            <w:pPr>
              <w:rPr>
                <w:rFonts w:cs="Arial"/>
                <w:b/>
                <w:bCs/>
                <w:szCs w:val="20"/>
              </w:rPr>
            </w:pPr>
            <w:r w:rsidRPr="00864D86">
              <w:rPr>
                <w:rFonts w:cs="Arial"/>
                <w:b/>
                <w:bCs/>
                <w:szCs w:val="20"/>
              </w:rPr>
              <w:t>Syntax</w:t>
            </w:r>
          </w:p>
        </w:tc>
        <w:tc>
          <w:tcPr>
            <w:tcW w:w="3836" w:type="pct"/>
            <w:gridSpan w:val="4"/>
            <w:tcBorders>
              <w:top w:val="single" w:sz="4" w:space="0" w:color="auto"/>
              <w:left w:val="single" w:sz="4" w:space="0" w:color="auto"/>
              <w:bottom w:val="single" w:sz="4" w:space="0" w:color="auto"/>
              <w:right w:val="single" w:sz="4" w:space="0" w:color="auto"/>
            </w:tcBorders>
          </w:tcPr>
          <w:p w14:paraId="304CB416" w14:textId="1B79FF88" w:rsidR="002F7C78" w:rsidRPr="00A8234D" w:rsidRDefault="002F7C78" w:rsidP="00085359">
            <w:pPr>
              <w:rPr>
                <w:rFonts w:cs="Arial"/>
                <w:szCs w:val="20"/>
              </w:rPr>
            </w:pPr>
            <w:r w:rsidRPr="00A8234D">
              <w:rPr>
                <w:rFonts w:cs="Arial"/>
                <w:szCs w:val="20"/>
              </w:rPr>
              <w:t>Std_ReturnType ProtoConv_TriggerQueueDataXtoEth(void)</w:t>
            </w:r>
          </w:p>
        </w:tc>
      </w:tr>
      <w:tr w:rsidR="002F7C78" w:rsidRPr="00864D86" w14:paraId="108C3FA4"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2BB463F0" w14:textId="77777777" w:rsidR="002F7C78" w:rsidRPr="00864D86" w:rsidRDefault="002F7C78" w:rsidP="00085359">
            <w:pPr>
              <w:rPr>
                <w:rFonts w:cs="Arial"/>
                <w:b/>
                <w:bCs/>
                <w:szCs w:val="20"/>
              </w:rPr>
            </w:pPr>
            <w:r w:rsidRPr="00864D86">
              <w:rPr>
                <w:rFonts w:cs="Arial"/>
                <w:b/>
                <w:bCs/>
                <w:szCs w:val="20"/>
              </w:rPr>
              <w:t>Sync/Async</w:t>
            </w:r>
          </w:p>
        </w:tc>
        <w:tc>
          <w:tcPr>
            <w:tcW w:w="3836" w:type="pct"/>
            <w:gridSpan w:val="4"/>
            <w:tcBorders>
              <w:top w:val="single" w:sz="4" w:space="0" w:color="auto"/>
              <w:left w:val="single" w:sz="4" w:space="0" w:color="auto"/>
              <w:bottom w:val="single" w:sz="4" w:space="0" w:color="auto"/>
              <w:right w:val="single" w:sz="4" w:space="0" w:color="auto"/>
            </w:tcBorders>
          </w:tcPr>
          <w:p w14:paraId="426AA6C2" w14:textId="77777777" w:rsidR="002F7C78" w:rsidRPr="00864D86" w:rsidRDefault="002F7C78" w:rsidP="00085359">
            <w:pPr>
              <w:rPr>
                <w:rFonts w:cs="Arial"/>
                <w:szCs w:val="20"/>
              </w:rPr>
            </w:pPr>
            <w:r w:rsidRPr="00043F3A">
              <w:rPr>
                <w:rFonts w:cs="Arial"/>
                <w:szCs w:val="20"/>
              </w:rPr>
              <w:t>Synchronous</w:t>
            </w:r>
          </w:p>
        </w:tc>
      </w:tr>
      <w:tr w:rsidR="002F7C78" w:rsidRPr="00864D86" w14:paraId="7D66E593" w14:textId="77777777" w:rsidTr="00085359">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6F721DEA" w14:textId="77777777" w:rsidR="002F7C78" w:rsidRPr="00864D86" w:rsidRDefault="002F7C78" w:rsidP="00085359">
            <w:pPr>
              <w:rPr>
                <w:rFonts w:cs="Arial"/>
                <w:b/>
                <w:bCs/>
                <w:szCs w:val="20"/>
              </w:rPr>
            </w:pPr>
            <w:r w:rsidRPr="00864D86">
              <w:rPr>
                <w:rFonts w:cs="Arial"/>
                <w:b/>
                <w:bCs/>
                <w:szCs w:val="20"/>
              </w:rPr>
              <w:t>Reentrancy</w:t>
            </w:r>
          </w:p>
        </w:tc>
        <w:tc>
          <w:tcPr>
            <w:tcW w:w="3836" w:type="pct"/>
            <w:gridSpan w:val="4"/>
            <w:tcBorders>
              <w:top w:val="single" w:sz="4" w:space="0" w:color="auto"/>
              <w:left w:val="single" w:sz="4" w:space="0" w:color="auto"/>
              <w:bottom w:val="single" w:sz="4" w:space="0" w:color="auto"/>
              <w:right w:val="single" w:sz="4" w:space="0" w:color="auto"/>
            </w:tcBorders>
          </w:tcPr>
          <w:p w14:paraId="07F281B6" w14:textId="77777777" w:rsidR="002F7C78" w:rsidRPr="00043F3A" w:rsidRDefault="002F7C78" w:rsidP="00085359">
            <w:pPr>
              <w:rPr>
                <w:rFonts w:eastAsia="Meiryo UI" w:cstheme="majorHAnsi"/>
                <w:color w:val="FF0000"/>
                <w:szCs w:val="20"/>
                <w:lang w:val="en-GB"/>
              </w:rPr>
            </w:pPr>
            <w:r w:rsidRPr="00043F3A">
              <w:rPr>
                <w:rFonts w:cs="Arial"/>
                <w:szCs w:val="20"/>
              </w:rPr>
              <w:t>Non-Reentrant</w:t>
            </w:r>
          </w:p>
        </w:tc>
      </w:tr>
      <w:tr w:rsidR="002F7C78" w:rsidRPr="00864D86" w14:paraId="33C294F1" w14:textId="77777777" w:rsidTr="00085359">
        <w:trPr>
          <w:trHeight w:val="170"/>
        </w:trPr>
        <w:tc>
          <w:tcPr>
            <w:tcW w:w="1164" w:type="pct"/>
            <w:tcBorders>
              <w:top w:val="single" w:sz="4" w:space="0" w:color="auto"/>
              <w:left w:val="single" w:sz="4" w:space="0" w:color="auto"/>
              <w:bottom w:val="single" w:sz="4" w:space="0" w:color="auto"/>
              <w:right w:val="single" w:sz="4" w:space="0" w:color="auto"/>
            </w:tcBorders>
            <w:shd w:val="clear" w:color="auto" w:fill="D9D9D9"/>
          </w:tcPr>
          <w:p w14:paraId="6F823D06" w14:textId="77777777" w:rsidR="002F7C78" w:rsidRPr="00864D86" w:rsidRDefault="002F7C78" w:rsidP="00085359">
            <w:pPr>
              <w:rPr>
                <w:rFonts w:cs="Arial"/>
                <w:b/>
                <w:bCs/>
                <w:szCs w:val="20"/>
              </w:rPr>
            </w:pPr>
            <w:r>
              <w:rPr>
                <w:rFonts w:cs="Arial"/>
                <w:b/>
                <w:bCs/>
                <w:szCs w:val="20"/>
              </w:rPr>
              <w:t>I</w:t>
            </w:r>
            <w:r w:rsidRPr="002541FD">
              <w:rPr>
                <w:rFonts w:cs="Arial"/>
                <w:b/>
                <w:bCs/>
                <w:szCs w:val="20"/>
              </w:rPr>
              <w:t xml:space="preserve">nterrupt </w:t>
            </w:r>
            <w:r>
              <w:rPr>
                <w:rFonts w:cs="Arial"/>
                <w:b/>
                <w:bCs/>
                <w:szCs w:val="20"/>
              </w:rPr>
              <w:t>S</w:t>
            </w:r>
            <w:r w:rsidRPr="002541FD">
              <w:rPr>
                <w:rFonts w:cs="Arial"/>
                <w:b/>
                <w:bCs/>
                <w:szCs w:val="20"/>
              </w:rPr>
              <w:t>tate</w:t>
            </w:r>
          </w:p>
        </w:tc>
        <w:tc>
          <w:tcPr>
            <w:tcW w:w="3836" w:type="pct"/>
            <w:gridSpan w:val="4"/>
            <w:tcBorders>
              <w:top w:val="single" w:sz="4" w:space="0" w:color="auto"/>
              <w:left w:val="single" w:sz="4" w:space="0" w:color="auto"/>
              <w:bottom w:val="single" w:sz="4" w:space="0" w:color="auto"/>
              <w:right w:val="single" w:sz="4" w:space="0" w:color="auto"/>
            </w:tcBorders>
          </w:tcPr>
          <w:p w14:paraId="726BFC7F" w14:textId="77777777" w:rsidR="002F7C78" w:rsidRPr="00E803BD" w:rsidRDefault="002F7C78" w:rsidP="00085359">
            <w:pPr>
              <w:rPr>
                <w:rFonts w:eastAsia="Meiryo UI" w:cstheme="majorHAnsi"/>
                <w:szCs w:val="20"/>
                <w:lang w:val="en-GB"/>
              </w:rPr>
            </w:pPr>
            <w:r w:rsidRPr="00E803BD">
              <w:rPr>
                <w:rFonts w:cs="Arial"/>
              </w:rPr>
              <w:t>Runs in the interrupt enable state</w:t>
            </w:r>
          </w:p>
        </w:tc>
      </w:tr>
      <w:tr w:rsidR="002F7C78" w:rsidRPr="004B7082" w14:paraId="429175F4" w14:textId="77777777" w:rsidTr="00085359">
        <w:tc>
          <w:tcPr>
            <w:tcW w:w="1164" w:type="pct"/>
            <w:tcBorders>
              <w:top w:val="single" w:sz="4" w:space="0" w:color="auto"/>
              <w:left w:val="single" w:sz="4" w:space="0" w:color="auto"/>
              <w:right w:val="single" w:sz="4" w:space="0" w:color="auto"/>
            </w:tcBorders>
            <w:shd w:val="clear" w:color="auto" w:fill="D9D9D9"/>
            <w:hideMark/>
          </w:tcPr>
          <w:p w14:paraId="4AD89E51" w14:textId="77777777" w:rsidR="002F7C78" w:rsidRPr="004B7082" w:rsidRDefault="002F7C78" w:rsidP="00085359">
            <w:pPr>
              <w:rPr>
                <w:rFonts w:eastAsia="Meiryo UI" w:cstheme="majorHAnsi"/>
                <w:b/>
                <w:bCs/>
                <w:szCs w:val="20"/>
                <w:lang w:val="en-GB"/>
              </w:rPr>
            </w:pPr>
            <w:r w:rsidRPr="004B7082">
              <w:rPr>
                <w:rFonts w:eastAsia="Meiryo UI" w:cstheme="majorHAnsi"/>
                <w:b/>
                <w:bCs/>
                <w:szCs w:val="20"/>
                <w:lang w:val="en-GB"/>
              </w:rPr>
              <w:t>Parameters (In)</w:t>
            </w:r>
          </w:p>
        </w:tc>
        <w:tc>
          <w:tcPr>
            <w:tcW w:w="1732" w:type="pct"/>
            <w:gridSpan w:val="2"/>
            <w:tcBorders>
              <w:top w:val="single" w:sz="4" w:space="0" w:color="auto"/>
              <w:left w:val="single" w:sz="4" w:space="0" w:color="auto"/>
              <w:right w:val="single" w:sz="4" w:space="0" w:color="auto"/>
            </w:tcBorders>
          </w:tcPr>
          <w:p w14:paraId="733E6F2D" w14:textId="77777777" w:rsidR="002F7C78" w:rsidRPr="00242D32" w:rsidRDefault="002F7C78" w:rsidP="00085359">
            <w:pPr>
              <w:rPr>
                <w:rFonts w:cs="Arial"/>
                <w:szCs w:val="20"/>
              </w:rPr>
            </w:pPr>
            <w:r>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3D3C04D0" w14:textId="77777777" w:rsidR="002F7C78" w:rsidRPr="00242D32" w:rsidRDefault="002F7C78" w:rsidP="00085359">
            <w:pPr>
              <w:rPr>
                <w:rFonts w:cs="Arial"/>
                <w:szCs w:val="20"/>
                <w:lang w:val="en-GB"/>
              </w:rPr>
            </w:pPr>
            <w:r>
              <w:rPr>
                <w:rFonts w:cs="Arial"/>
                <w:szCs w:val="20"/>
                <w:lang w:val="en-GB"/>
              </w:rPr>
              <w:t>-</w:t>
            </w:r>
          </w:p>
        </w:tc>
      </w:tr>
      <w:tr w:rsidR="002F7C78" w:rsidRPr="006E156B" w14:paraId="586A29D0"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6166FC09" w14:textId="77777777" w:rsidR="002F7C78" w:rsidRPr="004B7082" w:rsidRDefault="002F7C78" w:rsidP="00085359">
            <w:pPr>
              <w:rPr>
                <w:rFonts w:eastAsia="Meiryo UI" w:cstheme="majorHAnsi"/>
                <w:b/>
                <w:bCs/>
                <w:szCs w:val="20"/>
                <w:lang w:val="en-GB"/>
              </w:rPr>
            </w:pPr>
            <w:r w:rsidRPr="004B7082">
              <w:rPr>
                <w:rFonts w:eastAsia="Meiryo UI" w:cstheme="majorHAnsi"/>
                <w:b/>
                <w:bCs/>
                <w:szCs w:val="20"/>
                <w:lang w:val="en-GB"/>
              </w:rPr>
              <w:t>Parameters (In-Out)</w:t>
            </w:r>
          </w:p>
        </w:tc>
        <w:tc>
          <w:tcPr>
            <w:tcW w:w="1732" w:type="pct"/>
            <w:gridSpan w:val="2"/>
            <w:tcBorders>
              <w:top w:val="single" w:sz="4" w:space="0" w:color="auto"/>
              <w:left w:val="single" w:sz="4" w:space="0" w:color="auto"/>
              <w:bottom w:val="single" w:sz="4" w:space="0" w:color="auto"/>
              <w:right w:val="single" w:sz="4" w:space="0" w:color="auto"/>
            </w:tcBorders>
          </w:tcPr>
          <w:p w14:paraId="46DFE2C6" w14:textId="77777777" w:rsidR="002F7C78" w:rsidRPr="00242D32" w:rsidRDefault="002F7C78" w:rsidP="00085359">
            <w:pPr>
              <w:rPr>
                <w:rFonts w:eastAsia="Meiryo UI" w:cstheme="majorHAnsi"/>
                <w:szCs w:val="20"/>
                <w:lang w:val="en-GB"/>
              </w:rPr>
            </w:pPr>
            <w:r w:rsidRPr="00242D32">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160BA94A" w14:textId="77777777" w:rsidR="002F7C78" w:rsidRPr="00242D32" w:rsidRDefault="002F7C78" w:rsidP="00085359">
            <w:pPr>
              <w:rPr>
                <w:rFonts w:eastAsia="Meiryo UI" w:cstheme="majorHAnsi"/>
                <w:szCs w:val="20"/>
                <w:lang w:val="en-GB"/>
              </w:rPr>
            </w:pPr>
            <w:r w:rsidRPr="00242D32">
              <w:rPr>
                <w:rFonts w:cs="Arial"/>
                <w:szCs w:val="20"/>
                <w:lang w:val="en-GB"/>
              </w:rPr>
              <w:t>-</w:t>
            </w:r>
          </w:p>
        </w:tc>
      </w:tr>
      <w:tr w:rsidR="002F7C78" w:rsidRPr="006E156B" w14:paraId="57179B5F"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7BD2F7A9" w14:textId="77777777" w:rsidR="002F7C78" w:rsidRPr="004B7082" w:rsidRDefault="002F7C78" w:rsidP="00085359">
            <w:pPr>
              <w:rPr>
                <w:rFonts w:eastAsia="Meiryo UI" w:cstheme="majorHAnsi"/>
                <w:b/>
                <w:bCs/>
                <w:szCs w:val="20"/>
                <w:lang w:val="en-GB"/>
              </w:rPr>
            </w:pPr>
            <w:r w:rsidRPr="004B7082">
              <w:rPr>
                <w:rFonts w:eastAsia="Meiryo UI" w:cstheme="majorHAnsi"/>
                <w:b/>
                <w:bCs/>
                <w:szCs w:val="20"/>
                <w:lang w:val="en-GB"/>
              </w:rPr>
              <w:t>Parameters (Out)</w:t>
            </w:r>
          </w:p>
        </w:tc>
        <w:tc>
          <w:tcPr>
            <w:tcW w:w="1732" w:type="pct"/>
            <w:gridSpan w:val="2"/>
            <w:tcBorders>
              <w:top w:val="single" w:sz="4" w:space="0" w:color="auto"/>
              <w:left w:val="single" w:sz="4" w:space="0" w:color="auto"/>
              <w:bottom w:val="single" w:sz="4" w:space="0" w:color="auto"/>
              <w:right w:val="single" w:sz="4" w:space="0" w:color="auto"/>
            </w:tcBorders>
          </w:tcPr>
          <w:p w14:paraId="67740C32" w14:textId="77777777" w:rsidR="002F7C78" w:rsidRPr="00242D32" w:rsidRDefault="002F7C78" w:rsidP="00085359">
            <w:pPr>
              <w:rPr>
                <w:rFonts w:eastAsia="Meiryo UI" w:cstheme="majorHAnsi"/>
                <w:szCs w:val="20"/>
                <w:lang w:val="en-GB"/>
              </w:rPr>
            </w:pPr>
            <w:r w:rsidRPr="00242D32">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6A04D977" w14:textId="77777777" w:rsidR="002F7C78" w:rsidRPr="00242D32" w:rsidRDefault="002F7C78" w:rsidP="00085359">
            <w:pPr>
              <w:rPr>
                <w:rFonts w:eastAsia="Meiryo UI" w:cstheme="majorHAnsi"/>
                <w:szCs w:val="20"/>
                <w:lang w:val="en-GB"/>
              </w:rPr>
            </w:pPr>
            <w:r w:rsidRPr="00242D32">
              <w:rPr>
                <w:rFonts w:cs="Arial"/>
                <w:szCs w:val="20"/>
                <w:lang w:val="en-GB"/>
              </w:rPr>
              <w:t>-</w:t>
            </w:r>
          </w:p>
        </w:tc>
      </w:tr>
      <w:tr w:rsidR="002F7C78" w:rsidRPr="006E156B" w14:paraId="79500339"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3FB06FFE" w14:textId="77777777" w:rsidR="002F7C78" w:rsidRPr="004B7082" w:rsidRDefault="002F7C78" w:rsidP="00085359">
            <w:pPr>
              <w:rPr>
                <w:rFonts w:eastAsia="Meiryo UI" w:cstheme="majorHAnsi"/>
                <w:b/>
                <w:bCs/>
                <w:szCs w:val="20"/>
                <w:lang w:val="en-GB"/>
              </w:rPr>
            </w:pPr>
            <w:r w:rsidRPr="004B7082">
              <w:rPr>
                <w:rFonts w:eastAsia="Meiryo UI" w:cstheme="majorHAnsi"/>
                <w:b/>
                <w:bCs/>
                <w:szCs w:val="20"/>
                <w:lang w:val="en-GB"/>
              </w:rPr>
              <w:t>Return Value</w:t>
            </w:r>
          </w:p>
        </w:tc>
        <w:tc>
          <w:tcPr>
            <w:tcW w:w="1732" w:type="pct"/>
            <w:gridSpan w:val="2"/>
            <w:tcBorders>
              <w:top w:val="single" w:sz="4" w:space="0" w:color="auto"/>
              <w:left w:val="single" w:sz="4" w:space="0" w:color="auto"/>
              <w:bottom w:val="single" w:sz="4" w:space="0" w:color="auto"/>
              <w:right w:val="single" w:sz="4" w:space="0" w:color="auto"/>
            </w:tcBorders>
          </w:tcPr>
          <w:p w14:paraId="6EC52D00" w14:textId="77777777" w:rsidR="002F7C78" w:rsidRPr="00242D32" w:rsidRDefault="002F7C78" w:rsidP="00085359">
            <w:pPr>
              <w:rPr>
                <w:rFonts w:eastAsia="Meiryo UI" w:cstheme="majorHAnsi"/>
                <w:szCs w:val="20"/>
                <w:lang w:val="en-GB"/>
              </w:rPr>
            </w:pPr>
            <w:r>
              <w:rPr>
                <w:rFonts w:cstheme="majorHAnsi" w:hint="eastAsia"/>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tcPr>
          <w:p w14:paraId="1D5C4F04" w14:textId="77777777" w:rsidR="002F7C78" w:rsidRPr="00586AD3" w:rsidRDefault="002F7C78" w:rsidP="00085359">
            <w:r>
              <w:t>-</w:t>
            </w:r>
          </w:p>
        </w:tc>
      </w:tr>
      <w:tr w:rsidR="002F7C78" w:rsidRPr="00864D86" w14:paraId="1F8EDA06"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0D989972" w14:textId="77777777" w:rsidR="002F7C78" w:rsidRPr="00864D86" w:rsidRDefault="002F7C78" w:rsidP="00085359">
            <w:pPr>
              <w:rPr>
                <w:rFonts w:cs="Arial"/>
                <w:b/>
                <w:bCs/>
                <w:szCs w:val="20"/>
              </w:rPr>
            </w:pPr>
            <w:r w:rsidRPr="00864D86">
              <w:rPr>
                <w:rFonts w:cs="Arial"/>
                <w:b/>
                <w:bCs/>
                <w:szCs w:val="20"/>
              </w:rPr>
              <w:t>Description</w:t>
            </w:r>
          </w:p>
        </w:tc>
        <w:tc>
          <w:tcPr>
            <w:tcW w:w="3836" w:type="pct"/>
            <w:gridSpan w:val="4"/>
            <w:tcBorders>
              <w:top w:val="single" w:sz="4" w:space="0" w:color="auto"/>
              <w:left w:val="single" w:sz="4" w:space="0" w:color="auto"/>
              <w:bottom w:val="single" w:sz="4" w:space="0" w:color="auto"/>
              <w:right w:val="single" w:sz="4" w:space="0" w:color="auto"/>
            </w:tcBorders>
          </w:tcPr>
          <w:p w14:paraId="216D257E" w14:textId="63E7E25A" w:rsidR="00244DDA" w:rsidRPr="00A13962" w:rsidRDefault="00244DDA" w:rsidP="00244DDA">
            <w:pPr>
              <w:jc w:val="left"/>
            </w:pPr>
            <w:r>
              <w:rPr>
                <w:szCs w:val="20"/>
              </w:rPr>
              <w:t>Conduct the dequeue process and convert the queued CAN/LIN/Port frame to Ethernet frame and then send the converted Ethernet frame</w:t>
            </w:r>
            <w:r>
              <w:rPr>
                <w:szCs w:val="20"/>
              </w:rPr>
              <w:br/>
            </w:r>
          </w:p>
          <w:p w14:paraId="7344293D" w14:textId="4F28A77B" w:rsidR="00244DDA" w:rsidRPr="00A13962" w:rsidRDefault="00244DDA" w:rsidP="00244DDA">
            <w:pPr>
              <w:rPr>
                <w:lang w:val="en-GB"/>
              </w:rPr>
            </w:pPr>
            <w:r w:rsidRPr="00A13962">
              <w:rPr>
                <w:lang w:val="en-GB"/>
              </w:rPr>
              <w:t xml:space="preserve">If the return value is other than E_OK, </w:t>
            </w:r>
            <w:r>
              <w:rPr>
                <w:lang w:val="en-GB"/>
              </w:rPr>
              <w:t xml:space="preserve">E_NOT_OK is </w:t>
            </w:r>
            <w:r w:rsidRPr="00A13962">
              <w:rPr>
                <w:lang w:val="en-GB"/>
              </w:rPr>
              <w:t>return</w:t>
            </w:r>
            <w:r>
              <w:rPr>
                <w:lang w:val="en-GB"/>
              </w:rPr>
              <w:t>ed</w:t>
            </w:r>
            <w:r w:rsidRPr="00A13962">
              <w:rPr>
                <w:lang w:val="en-GB"/>
              </w:rPr>
              <w:t xml:space="preserve"> the return value.</w:t>
            </w:r>
          </w:p>
          <w:p w14:paraId="5EFCB3E9" w14:textId="18EEFA88" w:rsidR="002F7C78" w:rsidRPr="00B25918" w:rsidRDefault="00244DDA" w:rsidP="00244DDA">
            <w:pPr>
              <w:pStyle w:val="ReqText0"/>
              <w:rPr>
                <w:lang w:val="en-US"/>
              </w:rPr>
            </w:pPr>
            <w:r w:rsidRPr="00A13962">
              <w:t>If the process ends normally, E_OK is returned.</w:t>
            </w:r>
          </w:p>
        </w:tc>
      </w:tr>
      <w:tr w:rsidR="002F7C78" w:rsidRPr="00864D86" w14:paraId="09F8DC5D"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hideMark/>
          </w:tcPr>
          <w:p w14:paraId="464ECCA1" w14:textId="77777777" w:rsidR="002F7C78" w:rsidRPr="00864D86" w:rsidRDefault="002F7C78" w:rsidP="00085359">
            <w:pPr>
              <w:rPr>
                <w:rFonts w:cs="Arial"/>
                <w:b/>
                <w:bCs/>
                <w:szCs w:val="20"/>
              </w:rPr>
            </w:pPr>
            <w:r w:rsidRPr="00864D86">
              <w:rPr>
                <w:rFonts w:cs="Arial"/>
                <w:b/>
                <w:bCs/>
                <w:szCs w:val="20"/>
              </w:rPr>
              <w:t>Preconditions</w:t>
            </w:r>
          </w:p>
        </w:tc>
        <w:tc>
          <w:tcPr>
            <w:tcW w:w="3836" w:type="pct"/>
            <w:gridSpan w:val="4"/>
            <w:tcBorders>
              <w:top w:val="single" w:sz="4" w:space="0" w:color="auto"/>
              <w:left w:val="single" w:sz="4" w:space="0" w:color="auto"/>
              <w:bottom w:val="single" w:sz="4" w:space="0" w:color="auto"/>
              <w:right w:val="single" w:sz="4" w:space="0" w:color="auto"/>
            </w:tcBorders>
          </w:tcPr>
          <w:p w14:paraId="580D1C05" w14:textId="77777777" w:rsidR="002F7C78" w:rsidRPr="00997E82" w:rsidRDefault="002F7C78" w:rsidP="00085359">
            <w:pPr>
              <w:rPr>
                <w:rFonts w:cs="Arial"/>
                <w:szCs w:val="20"/>
              </w:rPr>
            </w:pPr>
            <w:r>
              <w:rPr>
                <w:rFonts w:cs="Arial"/>
                <w:szCs w:val="20"/>
              </w:rPr>
              <w:t>Initialized state</w:t>
            </w:r>
          </w:p>
        </w:tc>
      </w:tr>
      <w:tr w:rsidR="002F7C78" w:rsidRPr="00864D86" w14:paraId="133F4553" w14:textId="77777777" w:rsidTr="00085359">
        <w:tc>
          <w:tcPr>
            <w:tcW w:w="1164" w:type="pct"/>
            <w:tcBorders>
              <w:top w:val="single" w:sz="4" w:space="0" w:color="auto"/>
              <w:left w:val="single" w:sz="4" w:space="0" w:color="auto"/>
              <w:bottom w:val="single" w:sz="4" w:space="0" w:color="auto"/>
              <w:right w:val="single" w:sz="4" w:space="0" w:color="auto"/>
            </w:tcBorders>
            <w:shd w:val="clear" w:color="auto" w:fill="D9D9D9"/>
          </w:tcPr>
          <w:p w14:paraId="2B2A8885" w14:textId="77777777" w:rsidR="002F7C78" w:rsidRPr="00864D86" w:rsidRDefault="002F7C78" w:rsidP="00085359">
            <w:pPr>
              <w:rPr>
                <w:rFonts w:cs="Arial"/>
                <w:b/>
                <w:bCs/>
                <w:szCs w:val="20"/>
              </w:rPr>
            </w:pPr>
            <w:r w:rsidRPr="00864D86">
              <w:rPr>
                <w:rFonts w:cs="Arial"/>
                <w:b/>
                <w:bCs/>
                <w:szCs w:val="20"/>
              </w:rPr>
              <w:t>Remarks</w:t>
            </w:r>
          </w:p>
        </w:tc>
        <w:tc>
          <w:tcPr>
            <w:tcW w:w="3836" w:type="pct"/>
            <w:gridSpan w:val="4"/>
            <w:tcBorders>
              <w:top w:val="single" w:sz="4" w:space="0" w:color="auto"/>
              <w:left w:val="single" w:sz="4" w:space="0" w:color="auto"/>
              <w:bottom w:val="single" w:sz="4" w:space="0" w:color="auto"/>
              <w:right w:val="single" w:sz="4" w:space="0" w:color="auto"/>
            </w:tcBorders>
          </w:tcPr>
          <w:p w14:paraId="19C41AA7" w14:textId="77777777" w:rsidR="002F7C78" w:rsidRPr="00997E82" w:rsidRDefault="002F7C78" w:rsidP="00085359">
            <w:pPr>
              <w:rPr>
                <w:rFonts w:cs="Arial"/>
                <w:szCs w:val="20"/>
              </w:rPr>
            </w:pPr>
            <w:r>
              <w:rPr>
                <w:rFonts w:cstheme="majorHAnsi" w:hint="eastAsia"/>
                <w:szCs w:val="20"/>
                <w:lang w:val="en-GB"/>
              </w:rPr>
              <w:t>N/A</w:t>
            </w:r>
          </w:p>
        </w:tc>
      </w:tr>
      <w:tr w:rsidR="0014733E" w:rsidRPr="00864D86" w14:paraId="038E4488" w14:textId="77777777" w:rsidTr="00A55EC6">
        <w:tc>
          <w:tcPr>
            <w:tcW w:w="1164" w:type="pct"/>
            <w:vMerge w:val="restart"/>
            <w:tcBorders>
              <w:top w:val="single" w:sz="4" w:space="0" w:color="auto"/>
              <w:left w:val="single" w:sz="4" w:space="0" w:color="auto"/>
              <w:right w:val="single" w:sz="4" w:space="0" w:color="auto"/>
            </w:tcBorders>
            <w:shd w:val="clear" w:color="auto" w:fill="D9D9D9"/>
          </w:tcPr>
          <w:p w14:paraId="7D532DA8" w14:textId="77777777" w:rsidR="0014733E" w:rsidRPr="00864D86" w:rsidRDefault="0014733E" w:rsidP="0014733E">
            <w:pPr>
              <w:jc w:val="left"/>
              <w:rPr>
                <w:rFonts w:cs="Arial"/>
                <w:b/>
                <w:bCs/>
                <w:szCs w:val="20"/>
              </w:rPr>
            </w:pPr>
            <w:r>
              <w:rPr>
                <w:rFonts w:cs="Arial"/>
                <w:b/>
                <w:bCs/>
                <w:szCs w:val="20"/>
              </w:rPr>
              <w:t>DET/DEM Errors Handled</w:t>
            </w:r>
          </w:p>
        </w:tc>
        <w:tc>
          <w:tcPr>
            <w:tcW w:w="1918" w:type="pct"/>
            <w:gridSpan w:val="3"/>
            <w:tcBorders>
              <w:top w:val="single" w:sz="4" w:space="0" w:color="auto"/>
              <w:left w:val="single" w:sz="4" w:space="0" w:color="auto"/>
              <w:bottom w:val="single" w:sz="4" w:space="0" w:color="auto"/>
              <w:right w:val="single" w:sz="4" w:space="0" w:color="auto"/>
            </w:tcBorders>
          </w:tcPr>
          <w:p w14:paraId="3C9B320E" w14:textId="7E5FE957" w:rsidR="0014733E" w:rsidRDefault="0014733E" w:rsidP="0014733E">
            <w:pPr>
              <w:rPr>
                <w:rFonts w:cstheme="majorHAnsi"/>
                <w:szCs w:val="20"/>
                <w:lang w:val="en-GB"/>
              </w:rPr>
            </w:pPr>
            <w:r w:rsidRPr="007224E1">
              <w:rPr>
                <w:rFonts w:cs="Arial"/>
                <w:color w:val="000000"/>
                <w:kern w:val="0"/>
                <w:szCs w:val="20"/>
              </w:rPr>
              <w:t>PROTOCONV_E_FIFO_EMPTY</w:t>
            </w:r>
          </w:p>
        </w:tc>
        <w:tc>
          <w:tcPr>
            <w:tcW w:w="1918" w:type="pct"/>
            <w:tcBorders>
              <w:top w:val="single" w:sz="4" w:space="0" w:color="auto"/>
              <w:left w:val="single" w:sz="4" w:space="0" w:color="auto"/>
              <w:bottom w:val="single" w:sz="4" w:space="0" w:color="auto"/>
              <w:right w:val="single" w:sz="4" w:space="0" w:color="auto"/>
            </w:tcBorders>
          </w:tcPr>
          <w:p w14:paraId="7B0B822F" w14:textId="408798A1" w:rsidR="0014733E" w:rsidRDefault="0014733E" w:rsidP="0014733E">
            <w:pPr>
              <w:rPr>
                <w:rFonts w:cstheme="majorHAnsi"/>
                <w:szCs w:val="20"/>
                <w:lang w:val="en-GB"/>
              </w:rPr>
            </w:pPr>
            <w:r>
              <w:rPr>
                <w:rFonts w:cs="Arial"/>
                <w:color w:val="000000"/>
                <w:szCs w:val="20"/>
              </w:rPr>
              <w:t>Unexpectedly empty FIFO memory</w:t>
            </w:r>
          </w:p>
        </w:tc>
      </w:tr>
      <w:tr w:rsidR="0014733E" w:rsidRPr="00864D86" w14:paraId="009DA285" w14:textId="77777777" w:rsidTr="00A55EC6">
        <w:tc>
          <w:tcPr>
            <w:tcW w:w="1164" w:type="pct"/>
            <w:vMerge/>
            <w:tcBorders>
              <w:top w:val="single" w:sz="4" w:space="0" w:color="auto"/>
              <w:left w:val="single" w:sz="4" w:space="0" w:color="auto"/>
              <w:right w:val="single" w:sz="4" w:space="0" w:color="auto"/>
            </w:tcBorders>
            <w:shd w:val="clear" w:color="auto" w:fill="D9D9D9"/>
          </w:tcPr>
          <w:p w14:paraId="62EF9AF2" w14:textId="77777777" w:rsidR="0014733E" w:rsidRDefault="0014733E" w:rsidP="0014733E">
            <w:pPr>
              <w:jc w:val="left"/>
              <w:rPr>
                <w:rFonts w:cs="Arial"/>
                <w:b/>
                <w:bCs/>
                <w:szCs w:val="20"/>
              </w:rPr>
            </w:pPr>
          </w:p>
        </w:tc>
        <w:tc>
          <w:tcPr>
            <w:tcW w:w="1918" w:type="pct"/>
            <w:gridSpan w:val="3"/>
            <w:tcBorders>
              <w:top w:val="single" w:sz="4" w:space="0" w:color="auto"/>
              <w:left w:val="single" w:sz="4" w:space="0" w:color="auto"/>
              <w:bottom w:val="single" w:sz="4" w:space="0" w:color="auto"/>
              <w:right w:val="single" w:sz="4" w:space="0" w:color="auto"/>
            </w:tcBorders>
          </w:tcPr>
          <w:p w14:paraId="1D1826FC" w14:textId="000C0B85" w:rsidR="0014733E" w:rsidRDefault="0014733E" w:rsidP="0014733E">
            <w:pPr>
              <w:rPr>
                <w:rFonts w:cstheme="majorHAnsi"/>
                <w:szCs w:val="20"/>
                <w:lang w:val="en-GB"/>
              </w:rPr>
            </w:pPr>
            <w:r>
              <w:rPr>
                <w:rFonts w:cs="Arial"/>
                <w:color w:val="000000"/>
                <w:szCs w:val="20"/>
              </w:rPr>
              <w:t>PROTOCONV</w:t>
            </w:r>
            <w:r w:rsidRPr="006E6BFD">
              <w:rPr>
                <w:rFonts w:cs="Arial"/>
                <w:color w:val="000000"/>
                <w:szCs w:val="20"/>
              </w:rPr>
              <w:t>_E_INV_PARAM</w:t>
            </w:r>
          </w:p>
        </w:tc>
        <w:tc>
          <w:tcPr>
            <w:tcW w:w="1918" w:type="pct"/>
            <w:tcBorders>
              <w:top w:val="single" w:sz="4" w:space="0" w:color="auto"/>
              <w:left w:val="single" w:sz="4" w:space="0" w:color="auto"/>
              <w:bottom w:val="single" w:sz="4" w:space="0" w:color="auto"/>
              <w:right w:val="single" w:sz="4" w:space="0" w:color="auto"/>
            </w:tcBorders>
          </w:tcPr>
          <w:p w14:paraId="429C48B2" w14:textId="692299AC" w:rsidR="0014733E" w:rsidRDefault="0014733E" w:rsidP="0014733E">
            <w:pPr>
              <w:rPr>
                <w:rFonts w:cstheme="majorHAnsi"/>
                <w:szCs w:val="20"/>
                <w:lang w:val="en-GB"/>
              </w:rPr>
            </w:pPr>
            <w:r>
              <w:rPr>
                <w:szCs w:val="20"/>
              </w:rPr>
              <w:t>Invalid</w:t>
            </w:r>
            <w:r w:rsidRPr="006E6BFD">
              <w:rPr>
                <w:szCs w:val="20"/>
              </w:rPr>
              <w:t xml:space="preserve"> parameter passed to the APIs</w:t>
            </w:r>
          </w:p>
        </w:tc>
      </w:tr>
      <w:tr w:rsidR="0014733E" w:rsidRPr="00864D86" w14:paraId="35D51029" w14:textId="77777777" w:rsidTr="00A55EC6">
        <w:tc>
          <w:tcPr>
            <w:tcW w:w="1164" w:type="pct"/>
            <w:vMerge/>
            <w:tcBorders>
              <w:top w:val="single" w:sz="4" w:space="0" w:color="auto"/>
              <w:left w:val="single" w:sz="4" w:space="0" w:color="auto"/>
              <w:right w:val="single" w:sz="4" w:space="0" w:color="auto"/>
            </w:tcBorders>
            <w:shd w:val="clear" w:color="auto" w:fill="D9D9D9"/>
          </w:tcPr>
          <w:p w14:paraId="442E9484" w14:textId="77777777" w:rsidR="0014733E" w:rsidRDefault="0014733E" w:rsidP="0014733E">
            <w:pPr>
              <w:jc w:val="left"/>
              <w:rPr>
                <w:rFonts w:cs="Arial"/>
                <w:b/>
                <w:bCs/>
                <w:szCs w:val="20"/>
              </w:rPr>
            </w:pPr>
          </w:p>
        </w:tc>
        <w:tc>
          <w:tcPr>
            <w:tcW w:w="1918" w:type="pct"/>
            <w:gridSpan w:val="3"/>
            <w:tcBorders>
              <w:top w:val="single" w:sz="4" w:space="0" w:color="auto"/>
              <w:left w:val="single" w:sz="4" w:space="0" w:color="auto"/>
              <w:bottom w:val="single" w:sz="4" w:space="0" w:color="auto"/>
              <w:right w:val="single" w:sz="4" w:space="0" w:color="auto"/>
            </w:tcBorders>
          </w:tcPr>
          <w:p w14:paraId="4A045828" w14:textId="6F6E49B4" w:rsidR="0014733E" w:rsidRDefault="0014733E" w:rsidP="0014733E">
            <w:pPr>
              <w:rPr>
                <w:rFonts w:cstheme="majorHAnsi"/>
                <w:szCs w:val="20"/>
                <w:lang w:val="en-GB"/>
              </w:rPr>
            </w:pPr>
            <w:r>
              <w:rPr>
                <w:rFonts w:cs="Arial"/>
                <w:color w:val="000000"/>
                <w:szCs w:val="20"/>
              </w:rPr>
              <w:t>PROTOCONV</w:t>
            </w:r>
            <w:r w:rsidRPr="00D46B12">
              <w:rPr>
                <w:rFonts w:cs="Arial"/>
                <w:color w:val="000000"/>
                <w:szCs w:val="20"/>
              </w:rPr>
              <w:t>_E_MATCH</w:t>
            </w:r>
          </w:p>
        </w:tc>
        <w:tc>
          <w:tcPr>
            <w:tcW w:w="1918" w:type="pct"/>
            <w:tcBorders>
              <w:top w:val="single" w:sz="4" w:space="0" w:color="auto"/>
              <w:left w:val="single" w:sz="4" w:space="0" w:color="auto"/>
              <w:bottom w:val="single" w:sz="4" w:space="0" w:color="auto"/>
              <w:right w:val="single" w:sz="4" w:space="0" w:color="auto"/>
            </w:tcBorders>
          </w:tcPr>
          <w:p w14:paraId="23B6C5F5" w14:textId="750E6D48" w:rsidR="0014733E" w:rsidRDefault="0014733E" w:rsidP="0014733E">
            <w:pPr>
              <w:rPr>
                <w:rFonts w:cstheme="majorHAnsi"/>
                <w:szCs w:val="20"/>
                <w:lang w:val="en-GB"/>
              </w:rPr>
            </w:pPr>
            <w:r w:rsidRPr="00D46B12">
              <w:rPr>
                <w:rFonts w:cs="Arial"/>
                <w:color w:val="000000"/>
                <w:szCs w:val="20"/>
              </w:rPr>
              <w:t>Unmatched Table Error (Routing Table)</w:t>
            </w:r>
          </w:p>
        </w:tc>
      </w:tr>
      <w:tr w:rsidR="0014733E" w:rsidRPr="00864D86" w14:paraId="54D302FA" w14:textId="77777777" w:rsidTr="00A55EC6">
        <w:tc>
          <w:tcPr>
            <w:tcW w:w="1164" w:type="pct"/>
            <w:vMerge/>
            <w:tcBorders>
              <w:top w:val="single" w:sz="4" w:space="0" w:color="auto"/>
              <w:left w:val="single" w:sz="4" w:space="0" w:color="auto"/>
              <w:right w:val="single" w:sz="4" w:space="0" w:color="auto"/>
            </w:tcBorders>
            <w:shd w:val="clear" w:color="auto" w:fill="D9D9D9"/>
          </w:tcPr>
          <w:p w14:paraId="6DF62135" w14:textId="77777777" w:rsidR="0014733E" w:rsidRDefault="0014733E" w:rsidP="0014733E">
            <w:pPr>
              <w:jc w:val="left"/>
              <w:rPr>
                <w:rFonts w:cs="Arial"/>
                <w:b/>
                <w:bCs/>
                <w:szCs w:val="20"/>
              </w:rPr>
            </w:pPr>
          </w:p>
        </w:tc>
        <w:tc>
          <w:tcPr>
            <w:tcW w:w="1918" w:type="pct"/>
            <w:gridSpan w:val="3"/>
            <w:tcBorders>
              <w:top w:val="single" w:sz="4" w:space="0" w:color="auto"/>
              <w:left w:val="single" w:sz="4" w:space="0" w:color="auto"/>
              <w:bottom w:val="single" w:sz="4" w:space="0" w:color="auto"/>
              <w:right w:val="single" w:sz="4" w:space="0" w:color="auto"/>
            </w:tcBorders>
          </w:tcPr>
          <w:p w14:paraId="1664E6AB" w14:textId="45835CC4" w:rsidR="0014733E" w:rsidRDefault="0014733E" w:rsidP="0014733E">
            <w:pPr>
              <w:rPr>
                <w:rFonts w:cstheme="majorHAnsi"/>
                <w:szCs w:val="20"/>
                <w:lang w:val="en-GB"/>
              </w:rPr>
            </w:pPr>
            <w:r>
              <w:rPr>
                <w:rFonts w:cs="Arial"/>
                <w:color w:val="000000"/>
                <w:szCs w:val="20"/>
              </w:rPr>
              <w:t>PROTOCONV</w:t>
            </w:r>
            <w:r w:rsidRPr="00D46B12">
              <w:rPr>
                <w:rFonts w:cs="Arial"/>
                <w:color w:val="000000"/>
                <w:szCs w:val="20"/>
              </w:rPr>
              <w:t>_E_TRANS</w:t>
            </w:r>
          </w:p>
        </w:tc>
        <w:tc>
          <w:tcPr>
            <w:tcW w:w="1918" w:type="pct"/>
            <w:tcBorders>
              <w:top w:val="single" w:sz="4" w:space="0" w:color="auto"/>
              <w:left w:val="single" w:sz="4" w:space="0" w:color="auto"/>
              <w:bottom w:val="single" w:sz="4" w:space="0" w:color="auto"/>
              <w:right w:val="single" w:sz="4" w:space="0" w:color="auto"/>
            </w:tcBorders>
          </w:tcPr>
          <w:p w14:paraId="37F1DDB4" w14:textId="5B8A9D8C" w:rsidR="0014733E" w:rsidRDefault="0014733E" w:rsidP="0014733E">
            <w:pPr>
              <w:rPr>
                <w:rFonts w:cstheme="majorHAnsi"/>
                <w:szCs w:val="20"/>
                <w:lang w:val="en-GB"/>
              </w:rPr>
            </w:pPr>
            <w:r w:rsidRPr="00D46B12">
              <w:rPr>
                <w:rFonts w:cs="Arial"/>
                <w:color w:val="000000"/>
                <w:szCs w:val="20"/>
              </w:rPr>
              <w:t>Transmit Error</w:t>
            </w:r>
          </w:p>
        </w:tc>
      </w:tr>
    </w:tbl>
    <w:p w14:paraId="03E7C7D6" w14:textId="77777777" w:rsidR="002F7C78" w:rsidRPr="009B6D74" w:rsidRDefault="002F7C78" w:rsidP="002F7C78">
      <w:pPr>
        <w:pStyle w:val="RefIDs"/>
        <w:wordWrap/>
        <w:rPr>
          <w:lang w:eastAsia="en-US"/>
        </w:rPr>
      </w:pPr>
      <w:r w:rsidRPr="00696D29">
        <w:rPr>
          <w:lang w:eastAsia="en-US"/>
        </w:rPr>
        <w:t xml:space="preserve">[Covers: </w:t>
      </w:r>
      <w:r w:rsidRPr="00AB3506">
        <w:rPr>
          <w:lang w:eastAsia="en-US"/>
        </w:rPr>
        <w:t>req-8552172-00909163</w:t>
      </w:r>
      <w:r w:rsidRPr="00696D29">
        <w:rPr>
          <w:lang w:eastAsia="en-US"/>
        </w:rPr>
        <w:t>]</w:t>
      </w:r>
    </w:p>
    <w:p w14:paraId="6DEA1995" w14:textId="77777777" w:rsidR="002F7C78" w:rsidRDefault="002F7C78" w:rsidP="002F7C78">
      <w:pPr>
        <w:pStyle w:val="RefIDs"/>
        <w:rPr>
          <w:lang w:eastAsia="en-US"/>
        </w:rPr>
      </w:pPr>
      <w:r w:rsidRPr="00696D29">
        <w:rPr>
          <w:lang w:eastAsia="en-US"/>
        </w:rPr>
        <w:t xml:space="preserve">[Covers: </w:t>
      </w:r>
      <w:r>
        <w:rPr>
          <w:lang w:eastAsia="en-US"/>
        </w:rPr>
        <w:t>req-8552172-00903610</w:t>
      </w:r>
      <w:r w:rsidRPr="00696D29">
        <w:rPr>
          <w:lang w:eastAsia="en-US"/>
        </w:rPr>
        <w:t>]</w:t>
      </w:r>
    </w:p>
    <w:p w14:paraId="48E455DA" w14:textId="77777777" w:rsidR="002F7C78" w:rsidRDefault="002F7C78" w:rsidP="002F7C78">
      <w:pPr>
        <w:pStyle w:val="RefIDs"/>
        <w:rPr>
          <w:lang w:eastAsia="en-US"/>
        </w:rPr>
      </w:pPr>
      <w:r w:rsidRPr="00696D29">
        <w:rPr>
          <w:lang w:eastAsia="en-US"/>
        </w:rPr>
        <w:t xml:space="preserve">[Covers: </w:t>
      </w:r>
      <w:r>
        <w:rPr>
          <w:lang w:eastAsia="en-US"/>
        </w:rPr>
        <w:t>req-8552172-00903611</w:t>
      </w:r>
      <w:r w:rsidRPr="00696D29">
        <w:rPr>
          <w:lang w:eastAsia="en-US"/>
        </w:rPr>
        <w:t>]</w:t>
      </w:r>
    </w:p>
    <w:p w14:paraId="7ABE553F" w14:textId="77777777" w:rsidR="002F7C78" w:rsidRPr="009B6D74" w:rsidRDefault="002F7C78" w:rsidP="002F7C78">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72D955E8" w14:textId="77777777" w:rsidR="002F7C78" w:rsidRDefault="002F7C78" w:rsidP="002F7C78">
      <w:pPr>
        <w:pStyle w:val="RefIDs"/>
        <w:rPr>
          <w:lang w:eastAsia="en-US"/>
        </w:rPr>
      </w:pPr>
      <w:r>
        <w:rPr>
          <w:lang w:eastAsia="en-US"/>
        </w:rPr>
        <w:t>[Covers: req-8552172-00905227</w:t>
      </w:r>
      <w:r w:rsidRPr="002C15F8">
        <w:rPr>
          <w:lang w:eastAsia="en-US"/>
        </w:rPr>
        <w:t>]</w:t>
      </w:r>
    </w:p>
    <w:p w14:paraId="4AFACF04" w14:textId="77777777" w:rsidR="003949F1" w:rsidRPr="002C15F8" w:rsidRDefault="002F7C78" w:rsidP="003949F1">
      <w:pPr>
        <w:pStyle w:val="RefIDs"/>
        <w:rPr>
          <w:lang w:eastAsia="en-US"/>
        </w:rPr>
      </w:pPr>
      <w:r>
        <w:rPr>
          <w:lang w:eastAsia="en-US"/>
        </w:rPr>
        <w:t>[Covers: req-8552172-00904662</w:t>
      </w:r>
      <w:r w:rsidRPr="002C15F8">
        <w:rPr>
          <w:lang w:eastAsia="en-US"/>
        </w:rPr>
        <w:t>]</w:t>
      </w:r>
    </w:p>
    <w:p w14:paraId="12E4B668"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6B36611C"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20386B41" w14:textId="77777777" w:rsidR="003949F1" w:rsidRDefault="003949F1" w:rsidP="003949F1">
      <w:pPr>
        <w:pStyle w:val="RefIDs"/>
        <w:rPr>
          <w:lang w:eastAsia="en-US"/>
        </w:rPr>
      </w:pPr>
      <w:r>
        <w:rPr>
          <w:lang w:eastAsia="en-US"/>
        </w:rPr>
        <w:t>[Covers: req-8552172-00528003]</w:t>
      </w:r>
    </w:p>
    <w:p w14:paraId="2F776EA9" w14:textId="77777777" w:rsidR="003949F1" w:rsidRDefault="003949F1" w:rsidP="003949F1">
      <w:pPr>
        <w:pStyle w:val="RefIDs"/>
        <w:rPr>
          <w:lang w:eastAsia="en-US"/>
        </w:rPr>
      </w:pPr>
      <w:r>
        <w:rPr>
          <w:lang w:eastAsia="en-US"/>
        </w:rPr>
        <w:t>[Covers: req-8552172-00528002]</w:t>
      </w:r>
    </w:p>
    <w:p w14:paraId="13DD1F44" w14:textId="77777777" w:rsidR="003949F1" w:rsidRDefault="003949F1" w:rsidP="003949F1">
      <w:pPr>
        <w:pStyle w:val="RefIDs"/>
        <w:rPr>
          <w:lang w:eastAsia="en-US"/>
        </w:rPr>
      </w:pPr>
      <w:r>
        <w:rPr>
          <w:lang w:eastAsia="en-US"/>
        </w:rPr>
        <w:t>[Covers: req-8552172-00528006]</w:t>
      </w:r>
    </w:p>
    <w:p w14:paraId="25052D53" w14:textId="77777777" w:rsidR="003949F1" w:rsidRDefault="003949F1" w:rsidP="003949F1">
      <w:pPr>
        <w:pStyle w:val="RefIDs"/>
        <w:rPr>
          <w:lang w:eastAsia="en-US"/>
        </w:rPr>
      </w:pPr>
      <w:r>
        <w:rPr>
          <w:lang w:eastAsia="en-US"/>
        </w:rPr>
        <w:t xml:space="preserve">[Covers: </w:t>
      </w:r>
      <w:r w:rsidRPr="00C136B3">
        <w:t>req-8552172-00527993</w:t>
      </w:r>
      <w:r>
        <w:t>]</w:t>
      </w:r>
    </w:p>
    <w:p w14:paraId="3C5D6DFE" w14:textId="77777777" w:rsidR="00244DDA" w:rsidRDefault="003949F1" w:rsidP="00244DDA">
      <w:pPr>
        <w:pStyle w:val="RefIDs"/>
        <w:rPr>
          <w:lang w:eastAsia="en-US"/>
        </w:rPr>
      </w:pPr>
      <w:r>
        <w:rPr>
          <w:lang w:eastAsia="en-US"/>
        </w:rPr>
        <w:t>[Covers: req-8552172-00527980]</w:t>
      </w:r>
    </w:p>
    <w:p w14:paraId="2AC1DBF5" w14:textId="10D0FBED" w:rsidR="00557D9E" w:rsidRPr="00A13962" w:rsidRDefault="00557D9E" w:rsidP="00244DDA">
      <w:pPr>
        <w:pStyle w:val="Heading4"/>
      </w:pPr>
      <w:r w:rsidRPr="0013164E">
        <w:t>ProtoConv_CreateAndSendEthFrame</w:t>
      </w:r>
    </w:p>
    <w:p w14:paraId="6A20143A" w14:textId="38C26324" w:rsidR="00557D9E" w:rsidRPr="00A13962" w:rsidRDefault="00557D9E" w:rsidP="00557D9E">
      <w:pPr>
        <w:pStyle w:val="ReqID"/>
        <w:rPr>
          <w:rFonts w:cs="Times New Roman"/>
        </w:rPr>
      </w:pPr>
      <w:r w:rsidRPr="00A13962">
        <w:rPr>
          <w:rFonts w:cs="Times New Roman"/>
        </w:rPr>
        <w:t>[Gen5GW_ProtoConv_</w:t>
      </w:r>
      <w:r w:rsidR="0019204E" w:rsidRPr="00696D29">
        <w:t>AD_C_</w:t>
      </w:r>
      <w:r w:rsidR="00551662">
        <w:t>12_0</w:t>
      </w:r>
      <w:r w:rsidR="0019204E">
        <w:t>1</w:t>
      </w:r>
      <w:r w:rsidR="004E75A3">
        <w:t>2</w:t>
      </w:r>
      <w:r w:rsidRPr="00A13962">
        <w:rPr>
          <w:rFonts w:cs="Times New Roman"/>
        </w:rPr>
        <w:t>]</w:t>
      </w:r>
    </w:p>
    <w:p w14:paraId="6BB4E72F" w14:textId="2787C322" w:rsidR="00557D9E" w:rsidRPr="00A13962" w:rsidRDefault="00235CCD" w:rsidP="00557D9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16</w:t>
      </w:r>
      <w:r w:rsidR="009D560C">
        <w:rPr>
          <w:noProof/>
        </w:rPr>
        <w:fldChar w:fldCharType="end"/>
      </w:r>
      <w:r>
        <w:rPr>
          <w:noProof/>
        </w:rPr>
        <w:t>:</w:t>
      </w:r>
      <w:r w:rsidR="00557D9E" w:rsidRPr="00A13962">
        <w:t xml:space="preserve"> </w:t>
      </w:r>
      <w:r w:rsidR="00557D9E" w:rsidRPr="0013164E">
        <w:t>ProtoConv_CreateAndSendEthFrame</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93"/>
        <w:gridCol w:w="2065"/>
        <w:gridCol w:w="1077"/>
        <w:gridCol w:w="636"/>
        <w:gridCol w:w="125"/>
        <w:gridCol w:w="3635"/>
      </w:tblGrid>
      <w:tr w:rsidR="00557D9E" w:rsidRPr="00A13962" w14:paraId="55018F96" w14:textId="77777777" w:rsidTr="00E158B6">
        <w:trPr>
          <w:trHeight w:val="287"/>
        </w:trPr>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1615E86B" w14:textId="77777777" w:rsidR="00557D9E" w:rsidRPr="00A13962" w:rsidRDefault="00557D9E" w:rsidP="00E158B6">
            <w:pPr>
              <w:jc w:val="left"/>
              <w:rPr>
                <w:szCs w:val="20"/>
              </w:rPr>
            </w:pPr>
            <w:bookmarkStart w:id="323" w:name="_Hlk74601877"/>
            <w:r w:rsidRPr="00A13962">
              <w:rPr>
                <w:b/>
                <w:bCs/>
                <w:szCs w:val="20"/>
              </w:rPr>
              <w:t>Function Name</w:t>
            </w:r>
          </w:p>
        </w:tc>
        <w:tc>
          <w:tcPr>
            <w:tcW w:w="3752" w:type="pct"/>
            <w:gridSpan w:val="5"/>
            <w:tcBorders>
              <w:top w:val="single" w:sz="4" w:space="0" w:color="auto"/>
              <w:left w:val="single" w:sz="4" w:space="0" w:color="auto"/>
              <w:bottom w:val="single" w:sz="4" w:space="0" w:color="auto"/>
              <w:right w:val="single" w:sz="4" w:space="0" w:color="auto"/>
            </w:tcBorders>
          </w:tcPr>
          <w:p w14:paraId="61820B8A" w14:textId="77777777" w:rsidR="00557D9E" w:rsidRPr="00A13962" w:rsidRDefault="00557D9E" w:rsidP="00E158B6">
            <w:r w:rsidRPr="0013164E">
              <w:rPr>
                <w:szCs w:val="20"/>
              </w:rPr>
              <w:t>ProtoConv_CreateAndSendEthFrame</w:t>
            </w:r>
          </w:p>
        </w:tc>
      </w:tr>
      <w:tr w:rsidR="00557D9E" w:rsidRPr="00A13962" w14:paraId="2B12D3C4" w14:textId="77777777" w:rsidTr="00E158B6">
        <w:trPr>
          <w:trHeight w:val="287"/>
        </w:trPr>
        <w:tc>
          <w:tcPr>
            <w:tcW w:w="1248" w:type="pct"/>
            <w:tcBorders>
              <w:top w:val="single" w:sz="4" w:space="0" w:color="auto"/>
              <w:left w:val="single" w:sz="4" w:space="0" w:color="auto"/>
              <w:bottom w:val="single" w:sz="4" w:space="0" w:color="auto"/>
              <w:right w:val="single" w:sz="4" w:space="0" w:color="auto"/>
            </w:tcBorders>
            <w:shd w:val="clear" w:color="auto" w:fill="D9D9D9"/>
          </w:tcPr>
          <w:p w14:paraId="37EE6142" w14:textId="77777777" w:rsidR="00557D9E" w:rsidRPr="00A13962" w:rsidRDefault="00557D9E" w:rsidP="00E158B6">
            <w:pPr>
              <w:jc w:val="left"/>
              <w:rPr>
                <w:rFonts w:eastAsia="Meiryo UI"/>
                <w:szCs w:val="20"/>
                <w:lang w:val="en-GB"/>
              </w:rPr>
            </w:pPr>
            <w:r w:rsidRPr="00A13962">
              <w:rPr>
                <w:rFonts w:eastAsia="Meiryo UI"/>
                <w:b/>
                <w:bCs/>
                <w:szCs w:val="20"/>
                <w:lang w:val="en-GB"/>
              </w:rPr>
              <w:t>ASIL Level</w:t>
            </w:r>
          </w:p>
        </w:tc>
        <w:tc>
          <w:tcPr>
            <w:tcW w:w="1035" w:type="pct"/>
            <w:tcBorders>
              <w:top w:val="single" w:sz="4" w:space="0" w:color="auto"/>
              <w:left w:val="single" w:sz="4" w:space="0" w:color="auto"/>
              <w:bottom w:val="single" w:sz="4" w:space="0" w:color="auto"/>
              <w:right w:val="single" w:sz="4" w:space="0" w:color="auto"/>
            </w:tcBorders>
          </w:tcPr>
          <w:p w14:paraId="4F15ECCE" w14:textId="77777777" w:rsidR="00557D9E" w:rsidRPr="00A13962" w:rsidRDefault="00557D9E" w:rsidP="00E158B6">
            <w:pPr>
              <w:jc w:val="left"/>
              <w:rPr>
                <w:rFonts w:eastAsia="Meiryo UI"/>
                <w:szCs w:val="20"/>
                <w:lang w:val="en-GB"/>
              </w:rPr>
            </w:pPr>
            <w:r w:rsidRPr="00A13962">
              <w:rPr>
                <w:rFonts w:eastAsia="Meiryo UI"/>
                <w:szCs w:val="20"/>
                <w:lang w:val="en-GB"/>
              </w:rPr>
              <w:t>ASIL D</w:t>
            </w:r>
          </w:p>
        </w:tc>
        <w:tc>
          <w:tcPr>
            <w:tcW w:w="542" w:type="pct"/>
            <w:tcBorders>
              <w:top w:val="single" w:sz="4" w:space="0" w:color="auto"/>
              <w:left w:val="single" w:sz="4" w:space="0" w:color="auto"/>
              <w:bottom w:val="single" w:sz="4" w:space="0" w:color="auto"/>
              <w:right w:val="single" w:sz="4" w:space="0" w:color="auto"/>
            </w:tcBorders>
            <w:shd w:val="pct20" w:color="auto" w:fill="auto"/>
          </w:tcPr>
          <w:p w14:paraId="172A6DC9" w14:textId="77777777" w:rsidR="00557D9E" w:rsidRPr="00A13962" w:rsidRDefault="00557D9E" w:rsidP="00E158B6">
            <w:pPr>
              <w:jc w:val="left"/>
              <w:rPr>
                <w:rFonts w:eastAsia="Meiryo UI"/>
                <w:b/>
                <w:szCs w:val="20"/>
                <w:lang w:val="en-GB"/>
              </w:rPr>
            </w:pPr>
            <w:r w:rsidRPr="00A13962">
              <w:rPr>
                <w:rFonts w:eastAsia="Meiryo UI"/>
                <w:b/>
                <w:szCs w:val="20"/>
                <w:lang w:val="en-GB"/>
              </w:rPr>
              <w:t>Status</w:t>
            </w:r>
          </w:p>
        </w:tc>
        <w:tc>
          <w:tcPr>
            <w:tcW w:w="2175" w:type="pct"/>
            <w:gridSpan w:val="3"/>
            <w:tcBorders>
              <w:top w:val="single" w:sz="4" w:space="0" w:color="auto"/>
              <w:left w:val="single" w:sz="4" w:space="0" w:color="auto"/>
              <w:bottom w:val="single" w:sz="4" w:space="0" w:color="auto"/>
              <w:right w:val="single" w:sz="4" w:space="0" w:color="auto"/>
            </w:tcBorders>
          </w:tcPr>
          <w:p w14:paraId="51C26E6B" w14:textId="77777777" w:rsidR="00557D9E" w:rsidRPr="00A13962" w:rsidRDefault="00557D9E" w:rsidP="00E158B6">
            <w:pPr>
              <w:rPr>
                <w:rFonts w:eastAsia="Meiryo UI"/>
                <w:szCs w:val="20"/>
                <w:lang w:val="en-GB"/>
              </w:rPr>
            </w:pPr>
            <w:r w:rsidRPr="00A13962">
              <w:rPr>
                <w:rFonts w:eastAsia="Meiryo UI"/>
                <w:szCs w:val="20"/>
                <w:lang w:val="en-GB"/>
              </w:rPr>
              <w:t>New</w:t>
            </w:r>
          </w:p>
        </w:tc>
      </w:tr>
      <w:tr w:rsidR="00557D9E" w:rsidRPr="00A13962" w14:paraId="332EF9C6"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0C52D854" w14:textId="77777777" w:rsidR="00557D9E" w:rsidRPr="00A13962" w:rsidRDefault="00557D9E" w:rsidP="00E158B6">
            <w:pPr>
              <w:jc w:val="left"/>
              <w:rPr>
                <w:b/>
                <w:bCs/>
                <w:szCs w:val="20"/>
              </w:rPr>
            </w:pPr>
            <w:r w:rsidRPr="00A13962">
              <w:rPr>
                <w:b/>
                <w:bCs/>
                <w:szCs w:val="20"/>
              </w:rPr>
              <w:t>Syntax</w:t>
            </w:r>
          </w:p>
        </w:tc>
        <w:tc>
          <w:tcPr>
            <w:tcW w:w="3752" w:type="pct"/>
            <w:gridSpan w:val="5"/>
            <w:tcBorders>
              <w:top w:val="single" w:sz="4" w:space="0" w:color="auto"/>
              <w:left w:val="single" w:sz="4" w:space="0" w:color="auto"/>
              <w:bottom w:val="single" w:sz="4" w:space="0" w:color="auto"/>
              <w:right w:val="single" w:sz="4" w:space="0" w:color="auto"/>
            </w:tcBorders>
          </w:tcPr>
          <w:p w14:paraId="6141C4FD" w14:textId="77777777" w:rsidR="00557D9E" w:rsidRPr="00A13962" w:rsidRDefault="00557D9E" w:rsidP="00E158B6">
            <w:pPr>
              <w:jc w:val="left"/>
              <w:rPr>
                <w:szCs w:val="20"/>
              </w:rPr>
            </w:pPr>
            <w:r w:rsidRPr="0013164E">
              <w:rPr>
                <w:szCs w:val="20"/>
              </w:rPr>
              <w:t>Std_ReturnType ProtoConv_CreateAndSendEthFrame(const uint32 ulEntryIdx, ProtoConv_BufInfoType *pBufInfo, const R_ProtoConv_HeaderType *pHeaderField)</w:t>
            </w:r>
          </w:p>
        </w:tc>
      </w:tr>
      <w:tr w:rsidR="00557D9E" w:rsidRPr="00A13962" w14:paraId="13F287D4"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2C30EEEE" w14:textId="77777777" w:rsidR="00557D9E" w:rsidRPr="00A13962" w:rsidRDefault="00557D9E" w:rsidP="00E158B6">
            <w:pPr>
              <w:jc w:val="left"/>
              <w:rPr>
                <w:b/>
                <w:bCs/>
                <w:szCs w:val="20"/>
              </w:rPr>
            </w:pPr>
            <w:r w:rsidRPr="00A13962">
              <w:rPr>
                <w:b/>
                <w:bCs/>
                <w:szCs w:val="20"/>
              </w:rPr>
              <w:t>Sync/Async</w:t>
            </w:r>
          </w:p>
        </w:tc>
        <w:tc>
          <w:tcPr>
            <w:tcW w:w="3752" w:type="pct"/>
            <w:gridSpan w:val="5"/>
            <w:tcBorders>
              <w:top w:val="single" w:sz="4" w:space="0" w:color="auto"/>
              <w:left w:val="single" w:sz="4" w:space="0" w:color="auto"/>
              <w:bottom w:val="single" w:sz="4" w:space="0" w:color="auto"/>
              <w:right w:val="single" w:sz="4" w:space="0" w:color="auto"/>
            </w:tcBorders>
          </w:tcPr>
          <w:p w14:paraId="6C4AFDAB" w14:textId="77777777" w:rsidR="00557D9E" w:rsidRPr="00A13962" w:rsidRDefault="00557D9E" w:rsidP="00E158B6">
            <w:pPr>
              <w:jc w:val="left"/>
              <w:rPr>
                <w:szCs w:val="20"/>
              </w:rPr>
            </w:pPr>
            <w:r w:rsidRPr="00A13962">
              <w:rPr>
                <w:szCs w:val="20"/>
              </w:rPr>
              <w:t>Synchronous</w:t>
            </w:r>
          </w:p>
        </w:tc>
      </w:tr>
      <w:tr w:rsidR="00557D9E" w:rsidRPr="00A13962" w14:paraId="74EBE80E" w14:textId="77777777" w:rsidTr="00E158B6">
        <w:trPr>
          <w:trHeight w:val="170"/>
        </w:trPr>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5A51897C" w14:textId="77777777" w:rsidR="00557D9E" w:rsidRPr="00A13962" w:rsidRDefault="00557D9E" w:rsidP="00E158B6">
            <w:pPr>
              <w:jc w:val="left"/>
              <w:rPr>
                <w:b/>
                <w:bCs/>
                <w:szCs w:val="20"/>
              </w:rPr>
            </w:pPr>
            <w:r w:rsidRPr="00A13962">
              <w:rPr>
                <w:b/>
                <w:bCs/>
                <w:szCs w:val="20"/>
              </w:rPr>
              <w:t>Reentrancy</w:t>
            </w:r>
          </w:p>
        </w:tc>
        <w:tc>
          <w:tcPr>
            <w:tcW w:w="3752" w:type="pct"/>
            <w:gridSpan w:val="5"/>
            <w:tcBorders>
              <w:top w:val="single" w:sz="4" w:space="0" w:color="auto"/>
              <w:left w:val="single" w:sz="4" w:space="0" w:color="auto"/>
              <w:bottom w:val="single" w:sz="4" w:space="0" w:color="auto"/>
              <w:right w:val="single" w:sz="4" w:space="0" w:color="auto"/>
            </w:tcBorders>
          </w:tcPr>
          <w:p w14:paraId="0514401A" w14:textId="77777777" w:rsidR="00557D9E" w:rsidRPr="00A13962" w:rsidRDefault="00557D9E" w:rsidP="00E158B6">
            <w:pPr>
              <w:jc w:val="left"/>
              <w:rPr>
                <w:rFonts w:eastAsia="Meiryo UI"/>
                <w:szCs w:val="20"/>
                <w:lang w:val="en-GB"/>
              </w:rPr>
            </w:pPr>
            <w:r w:rsidRPr="00A13962">
              <w:rPr>
                <w:szCs w:val="20"/>
              </w:rPr>
              <w:t>Non-Reentrant</w:t>
            </w:r>
          </w:p>
        </w:tc>
      </w:tr>
      <w:tr w:rsidR="00557D9E" w:rsidRPr="00A13962" w14:paraId="54FC212B" w14:textId="77777777" w:rsidTr="00E158B6">
        <w:trPr>
          <w:trHeight w:val="170"/>
        </w:trPr>
        <w:tc>
          <w:tcPr>
            <w:tcW w:w="1248" w:type="pct"/>
            <w:tcBorders>
              <w:top w:val="single" w:sz="4" w:space="0" w:color="auto"/>
              <w:left w:val="single" w:sz="4" w:space="0" w:color="auto"/>
              <w:bottom w:val="single" w:sz="4" w:space="0" w:color="auto"/>
              <w:right w:val="single" w:sz="4" w:space="0" w:color="auto"/>
            </w:tcBorders>
            <w:shd w:val="clear" w:color="auto" w:fill="D9D9D9"/>
          </w:tcPr>
          <w:p w14:paraId="19324D49" w14:textId="77777777" w:rsidR="00557D9E" w:rsidRPr="00A13962" w:rsidRDefault="00557D9E" w:rsidP="00E158B6">
            <w:pPr>
              <w:jc w:val="left"/>
              <w:rPr>
                <w:b/>
                <w:bCs/>
                <w:szCs w:val="20"/>
              </w:rPr>
            </w:pPr>
            <w:r w:rsidRPr="00A13962">
              <w:rPr>
                <w:b/>
                <w:bCs/>
                <w:szCs w:val="20"/>
              </w:rPr>
              <w:t>Interrupt State</w:t>
            </w:r>
          </w:p>
        </w:tc>
        <w:tc>
          <w:tcPr>
            <w:tcW w:w="3752" w:type="pct"/>
            <w:gridSpan w:val="5"/>
            <w:tcBorders>
              <w:top w:val="single" w:sz="4" w:space="0" w:color="auto"/>
              <w:left w:val="single" w:sz="4" w:space="0" w:color="auto"/>
              <w:bottom w:val="single" w:sz="4" w:space="0" w:color="auto"/>
              <w:right w:val="single" w:sz="4" w:space="0" w:color="auto"/>
            </w:tcBorders>
          </w:tcPr>
          <w:p w14:paraId="39CBA816" w14:textId="77777777" w:rsidR="00557D9E" w:rsidRPr="00A13962" w:rsidRDefault="00557D9E" w:rsidP="00E158B6">
            <w:pPr>
              <w:jc w:val="left"/>
              <w:rPr>
                <w:rFonts w:eastAsia="Meiryo UI"/>
                <w:szCs w:val="20"/>
                <w:lang w:val="en-GB"/>
              </w:rPr>
            </w:pPr>
            <w:r w:rsidRPr="00A13962">
              <w:t>Runs in the interrupt enable state</w:t>
            </w:r>
          </w:p>
        </w:tc>
      </w:tr>
      <w:tr w:rsidR="00557D9E" w:rsidRPr="00A13962" w14:paraId="35983F3C" w14:textId="77777777" w:rsidTr="00E158B6">
        <w:tc>
          <w:tcPr>
            <w:tcW w:w="1248" w:type="pct"/>
            <w:vMerge w:val="restart"/>
            <w:tcBorders>
              <w:top w:val="single" w:sz="4" w:space="0" w:color="auto"/>
              <w:left w:val="single" w:sz="4" w:space="0" w:color="auto"/>
              <w:right w:val="single" w:sz="4" w:space="0" w:color="auto"/>
            </w:tcBorders>
            <w:shd w:val="clear" w:color="auto" w:fill="D9D9D9"/>
            <w:hideMark/>
          </w:tcPr>
          <w:p w14:paraId="67914BE8"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w:t>
            </w:r>
          </w:p>
        </w:tc>
        <w:tc>
          <w:tcPr>
            <w:tcW w:w="1577" w:type="pct"/>
            <w:gridSpan w:val="2"/>
            <w:vMerge w:val="restart"/>
            <w:tcBorders>
              <w:top w:val="single" w:sz="4" w:space="0" w:color="auto"/>
              <w:left w:val="single" w:sz="4" w:space="0" w:color="auto"/>
              <w:right w:val="single" w:sz="4" w:space="0" w:color="auto"/>
            </w:tcBorders>
          </w:tcPr>
          <w:p w14:paraId="4C19E297" w14:textId="77777777" w:rsidR="00557D9E" w:rsidRPr="00A13962" w:rsidRDefault="00557D9E" w:rsidP="00E158B6">
            <w:pPr>
              <w:jc w:val="left"/>
              <w:rPr>
                <w:szCs w:val="20"/>
              </w:rPr>
            </w:pPr>
            <w:r w:rsidRPr="00A13962">
              <w:rPr>
                <w:szCs w:val="20"/>
              </w:rPr>
              <w:t>const uint32 ulEntryIdx</w:t>
            </w:r>
          </w:p>
        </w:tc>
        <w:tc>
          <w:tcPr>
            <w:tcW w:w="2175" w:type="pct"/>
            <w:gridSpan w:val="3"/>
            <w:tcBorders>
              <w:top w:val="single" w:sz="4" w:space="0" w:color="auto"/>
              <w:left w:val="single" w:sz="4" w:space="0" w:color="auto"/>
              <w:bottom w:val="single" w:sz="4" w:space="0" w:color="auto"/>
              <w:right w:val="single" w:sz="4" w:space="0" w:color="auto"/>
            </w:tcBorders>
            <w:vAlign w:val="center"/>
          </w:tcPr>
          <w:p w14:paraId="1816967F" w14:textId="77777777" w:rsidR="00557D9E" w:rsidRPr="00A13962" w:rsidRDefault="00557D9E" w:rsidP="00E158B6">
            <w:pPr>
              <w:jc w:val="left"/>
              <w:rPr>
                <w:szCs w:val="20"/>
                <w:lang w:val="en-GB"/>
              </w:rPr>
            </w:pPr>
            <w:r w:rsidRPr="00A13962">
              <w:rPr>
                <w:szCs w:val="20"/>
                <w:lang w:val="en-GB"/>
              </w:rPr>
              <w:t>Route table index</w:t>
            </w:r>
          </w:p>
        </w:tc>
      </w:tr>
      <w:tr w:rsidR="00557D9E" w:rsidRPr="00A13962" w14:paraId="01443157" w14:textId="77777777" w:rsidTr="00020B26">
        <w:tc>
          <w:tcPr>
            <w:tcW w:w="1248" w:type="pct"/>
            <w:vMerge/>
            <w:tcBorders>
              <w:left w:val="single" w:sz="4" w:space="0" w:color="auto"/>
              <w:bottom w:val="single" w:sz="4" w:space="0" w:color="auto"/>
              <w:right w:val="single" w:sz="4" w:space="0" w:color="auto"/>
            </w:tcBorders>
            <w:shd w:val="clear" w:color="auto" w:fill="D9D9D9"/>
          </w:tcPr>
          <w:p w14:paraId="2CBEA402" w14:textId="77777777" w:rsidR="00557D9E" w:rsidRPr="00A13962" w:rsidRDefault="00557D9E" w:rsidP="00E158B6">
            <w:pPr>
              <w:jc w:val="left"/>
              <w:rPr>
                <w:rFonts w:eastAsia="Meiryo UI"/>
                <w:b/>
                <w:bCs/>
                <w:szCs w:val="20"/>
                <w:lang w:val="en-GB"/>
              </w:rPr>
            </w:pPr>
          </w:p>
        </w:tc>
        <w:tc>
          <w:tcPr>
            <w:tcW w:w="1577" w:type="pct"/>
            <w:gridSpan w:val="2"/>
            <w:vMerge/>
            <w:tcBorders>
              <w:left w:val="single" w:sz="4" w:space="0" w:color="auto"/>
              <w:bottom w:val="single" w:sz="4" w:space="0" w:color="auto"/>
              <w:right w:val="single" w:sz="4" w:space="0" w:color="auto"/>
            </w:tcBorders>
          </w:tcPr>
          <w:p w14:paraId="28A6B7F2" w14:textId="77777777" w:rsidR="00557D9E" w:rsidRPr="00A13962" w:rsidRDefault="00557D9E" w:rsidP="00E158B6">
            <w:pPr>
              <w:jc w:val="left"/>
              <w:rPr>
                <w:rFonts w:eastAsia="Meiryo UI"/>
                <w:szCs w:val="20"/>
                <w:lang w:val="en-GB"/>
              </w:rPr>
            </w:pPr>
          </w:p>
        </w:tc>
        <w:tc>
          <w:tcPr>
            <w:tcW w:w="358" w:type="pct"/>
            <w:gridSpan w:val="2"/>
            <w:tcBorders>
              <w:top w:val="single" w:sz="4" w:space="0" w:color="auto"/>
              <w:left w:val="single" w:sz="4" w:space="0" w:color="auto"/>
              <w:bottom w:val="single" w:sz="4" w:space="0" w:color="auto"/>
              <w:right w:val="single" w:sz="4" w:space="0" w:color="auto"/>
            </w:tcBorders>
            <w:shd w:val="clear" w:color="auto" w:fill="D9D9D9"/>
          </w:tcPr>
          <w:p w14:paraId="1EEB82E0"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17" w:type="pct"/>
            <w:tcBorders>
              <w:left w:val="single" w:sz="4" w:space="0" w:color="auto"/>
              <w:bottom w:val="single" w:sz="4" w:space="0" w:color="auto"/>
              <w:right w:val="single" w:sz="4" w:space="0" w:color="auto"/>
            </w:tcBorders>
          </w:tcPr>
          <w:p w14:paraId="4C089B8C" w14:textId="3F3B64EE" w:rsidR="00557D9E" w:rsidRPr="00A13962" w:rsidRDefault="00557D9E" w:rsidP="00020B26">
            <w:pPr>
              <w:rPr>
                <w:lang w:val="en-GB"/>
              </w:rPr>
            </w:pPr>
            <w:r w:rsidRPr="00A13962">
              <w:rPr>
                <w:lang w:val="en-GB"/>
              </w:rPr>
              <w:t>0 – (</w:t>
            </w:r>
            <w:r w:rsidR="00020B26" w:rsidRPr="00020B26">
              <w:t>PROTOCONV_MIXBUF_MAX</w:t>
            </w:r>
            <w:r w:rsidR="00020B26">
              <w:t xml:space="preserve"> </w:t>
            </w:r>
            <w:r w:rsidRPr="00A13962">
              <w:rPr>
                <w:lang w:val="en-GB"/>
              </w:rPr>
              <w:t>– 1)</w:t>
            </w:r>
          </w:p>
        </w:tc>
      </w:tr>
      <w:tr w:rsidR="00557D9E" w:rsidRPr="00A13962" w14:paraId="6344D223" w14:textId="77777777" w:rsidTr="00E158B6">
        <w:tc>
          <w:tcPr>
            <w:tcW w:w="1248" w:type="pct"/>
            <w:vMerge w:val="restart"/>
            <w:tcBorders>
              <w:top w:val="single" w:sz="4" w:space="0" w:color="auto"/>
              <w:left w:val="single" w:sz="4" w:space="0" w:color="auto"/>
              <w:right w:val="single" w:sz="4" w:space="0" w:color="auto"/>
            </w:tcBorders>
            <w:shd w:val="clear" w:color="auto" w:fill="D9D9D9"/>
            <w:hideMark/>
          </w:tcPr>
          <w:p w14:paraId="3025842A"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w:t>
            </w:r>
          </w:p>
        </w:tc>
        <w:tc>
          <w:tcPr>
            <w:tcW w:w="1577" w:type="pct"/>
            <w:gridSpan w:val="2"/>
            <w:vMerge w:val="restart"/>
            <w:tcBorders>
              <w:top w:val="single" w:sz="4" w:space="0" w:color="auto"/>
              <w:left w:val="single" w:sz="4" w:space="0" w:color="auto"/>
              <w:right w:val="single" w:sz="4" w:space="0" w:color="auto"/>
            </w:tcBorders>
          </w:tcPr>
          <w:p w14:paraId="2A4C0385" w14:textId="77777777" w:rsidR="00557D9E" w:rsidRPr="00A13962" w:rsidRDefault="00557D9E" w:rsidP="00E158B6">
            <w:pPr>
              <w:jc w:val="left"/>
              <w:rPr>
                <w:szCs w:val="20"/>
              </w:rPr>
            </w:pPr>
            <w:r w:rsidRPr="00A13962">
              <w:rPr>
                <w:szCs w:val="20"/>
              </w:rPr>
              <w:t>const R_ProtoConv_HeaderType *pHeaderField</w:t>
            </w:r>
          </w:p>
        </w:tc>
        <w:tc>
          <w:tcPr>
            <w:tcW w:w="2175" w:type="pct"/>
            <w:gridSpan w:val="3"/>
            <w:tcBorders>
              <w:top w:val="single" w:sz="4" w:space="0" w:color="auto"/>
              <w:left w:val="single" w:sz="4" w:space="0" w:color="auto"/>
              <w:bottom w:val="single" w:sz="4" w:space="0" w:color="auto"/>
              <w:right w:val="single" w:sz="4" w:space="0" w:color="auto"/>
            </w:tcBorders>
            <w:vAlign w:val="center"/>
          </w:tcPr>
          <w:p w14:paraId="412FD680" w14:textId="77777777" w:rsidR="00557D9E" w:rsidRPr="00A13962" w:rsidRDefault="00557D9E" w:rsidP="00E158B6">
            <w:pPr>
              <w:jc w:val="left"/>
              <w:rPr>
                <w:szCs w:val="20"/>
                <w:lang w:val="en-GB"/>
              </w:rPr>
            </w:pPr>
            <w:r w:rsidRPr="00A13962">
              <w:rPr>
                <w:szCs w:val="20"/>
                <w:lang w:val="en-GB"/>
              </w:rPr>
              <w:t>IP/UDP/AVTP header structure</w:t>
            </w:r>
          </w:p>
        </w:tc>
      </w:tr>
      <w:tr w:rsidR="00557D9E" w:rsidRPr="00A13962" w14:paraId="3A0C0CFF" w14:textId="77777777" w:rsidTr="00020B26">
        <w:tc>
          <w:tcPr>
            <w:tcW w:w="1248" w:type="pct"/>
            <w:vMerge/>
            <w:tcBorders>
              <w:left w:val="single" w:sz="4" w:space="0" w:color="auto"/>
              <w:bottom w:val="single" w:sz="4" w:space="0" w:color="auto"/>
              <w:right w:val="single" w:sz="4" w:space="0" w:color="auto"/>
            </w:tcBorders>
            <w:shd w:val="clear" w:color="auto" w:fill="D9D9D9"/>
          </w:tcPr>
          <w:p w14:paraId="623E84F2" w14:textId="77777777" w:rsidR="00557D9E" w:rsidRPr="00A13962" w:rsidRDefault="00557D9E" w:rsidP="00E158B6">
            <w:pPr>
              <w:jc w:val="left"/>
              <w:rPr>
                <w:rFonts w:eastAsia="Meiryo UI"/>
                <w:b/>
                <w:bCs/>
                <w:szCs w:val="20"/>
                <w:lang w:val="en-GB"/>
              </w:rPr>
            </w:pPr>
          </w:p>
        </w:tc>
        <w:tc>
          <w:tcPr>
            <w:tcW w:w="1577" w:type="pct"/>
            <w:gridSpan w:val="2"/>
            <w:vMerge/>
            <w:tcBorders>
              <w:left w:val="single" w:sz="4" w:space="0" w:color="auto"/>
              <w:bottom w:val="single" w:sz="4" w:space="0" w:color="auto"/>
              <w:right w:val="single" w:sz="4" w:space="0" w:color="auto"/>
            </w:tcBorders>
          </w:tcPr>
          <w:p w14:paraId="137F17E6" w14:textId="77777777" w:rsidR="00557D9E" w:rsidRPr="00A13962" w:rsidRDefault="00557D9E" w:rsidP="00E158B6">
            <w:pPr>
              <w:jc w:val="left"/>
              <w:rPr>
                <w:rFonts w:eastAsia="Meiryo UI"/>
                <w:szCs w:val="20"/>
                <w:lang w:val="en-GB"/>
              </w:rPr>
            </w:pPr>
          </w:p>
        </w:tc>
        <w:tc>
          <w:tcPr>
            <w:tcW w:w="358" w:type="pct"/>
            <w:gridSpan w:val="2"/>
            <w:tcBorders>
              <w:top w:val="single" w:sz="4" w:space="0" w:color="auto"/>
              <w:left w:val="single" w:sz="4" w:space="0" w:color="auto"/>
              <w:bottom w:val="single" w:sz="4" w:space="0" w:color="auto"/>
              <w:right w:val="single" w:sz="4" w:space="0" w:color="auto"/>
            </w:tcBorders>
            <w:shd w:val="clear" w:color="auto" w:fill="D9D9D9"/>
          </w:tcPr>
          <w:p w14:paraId="0DC4A02F"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17" w:type="pct"/>
            <w:tcBorders>
              <w:left w:val="single" w:sz="4" w:space="0" w:color="auto"/>
              <w:bottom w:val="single" w:sz="4" w:space="0" w:color="auto"/>
              <w:right w:val="single" w:sz="4" w:space="0" w:color="auto"/>
            </w:tcBorders>
          </w:tcPr>
          <w:p w14:paraId="4B41E571" w14:textId="77777777" w:rsidR="00557D9E" w:rsidRPr="00A13962" w:rsidRDefault="00557D9E" w:rsidP="00E158B6">
            <w:pPr>
              <w:rPr>
                <w:lang w:val="en-GB"/>
              </w:rPr>
            </w:pPr>
            <w:r w:rsidRPr="00A13962">
              <w:rPr>
                <w:lang w:val="en-GB"/>
              </w:rPr>
              <w:t>Not NULL_PTR</w:t>
            </w:r>
          </w:p>
        </w:tc>
      </w:tr>
      <w:tr w:rsidR="00557D9E" w:rsidRPr="00A13962" w14:paraId="7E5C9501"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7B5B7085"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(Out)</w:t>
            </w:r>
          </w:p>
        </w:tc>
        <w:tc>
          <w:tcPr>
            <w:tcW w:w="1577" w:type="pct"/>
            <w:gridSpan w:val="2"/>
            <w:tcBorders>
              <w:top w:val="single" w:sz="4" w:space="0" w:color="auto"/>
              <w:left w:val="single" w:sz="4" w:space="0" w:color="auto"/>
              <w:bottom w:val="single" w:sz="4" w:space="0" w:color="auto"/>
              <w:right w:val="single" w:sz="4" w:space="0" w:color="auto"/>
            </w:tcBorders>
          </w:tcPr>
          <w:p w14:paraId="7DF88F01" w14:textId="77777777" w:rsidR="00557D9E" w:rsidRPr="00A13962" w:rsidRDefault="00557D9E" w:rsidP="00E158B6">
            <w:pPr>
              <w:jc w:val="left"/>
              <w:rPr>
                <w:rFonts w:eastAsia="Meiryo UI"/>
                <w:szCs w:val="20"/>
                <w:lang w:val="en-GB"/>
              </w:rPr>
            </w:pPr>
            <w:r w:rsidRPr="00A13962">
              <w:rPr>
                <w:szCs w:val="20"/>
              </w:rPr>
              <w:t>N/A</w:t>
            </w:r>
          </w:p>
        </w:tc>
        <w:tc>
          <w:tcPr>
            <w:tcW w:w="2175" w:type="pct"/>
            <w:gridSpan w:val="3"/>
            <w:tcBorders>
              <w:top w:val="single" w:sz="4" w:space="0" w:color="auto"/>
              <w:left w:val="single" w:sz="4" w:space="0" w:color="auto"/>
              <w:bottom w:val="single" w:sz="4" w:space="0" w:color="auto"/>
              <w:right w:val="single" w:sz="4" w:space="0" w:color="auto"/>
            </w:tcBorders>
          </w:tcPr>
          <w:p w14:paraId="439320C2" w14:textId="77777777" w:rsidR="00557D9E" w:rsidRPr="00A13962" w:rsidRDefault="00557D9E" w:rsidP="00E158B6">
            <w:pPr>
              <w:jc w:val="left"/>
              <w:rPr>
                <w:rFonts w:eastAsia="Meiryo UI"/>
                <w:szCs w:val="20"/>
                <w:lang w:val="en-GB"/>
              </w:rPr>
            </w:pPr>
            <w:r w:rsidRPr="00A13962">
              <w:rPr>
                <w:szCs w:val="20"/>
                <w:lang w:val="en-GB"/>
              </w:rPr>
              <w:t>-</w:t>
            </w:r>
          </w:p>
        </w:tc>
      </w:tr>
      <w:tr w:rsidR="00557D9E" w:rsidRPr="00A13962" w14:paraId="2E65DE6A" w14:textId="77777777" w:rsidTr="00E158B6">
        <w:tc>
          <w:tcPr>
            <w:tcW w:w="1248" w:type="pct"/>
            <w:vMerge w:val="restart"/>
            <w:tcBorders>
              <w:top w:val="single" w:sz="4" w:space="0" w:color="auto"/>
              <w:left w:val="single" w:sz="4" w:space="0" w:color="auto"/>
              <w:right w:val="single" w:sz="4" w:space="0" w:color="auto"/>
            </w:tcBorders>
            <w:shd w:val="clear" w:color="auto" w:fill="D9D9D9"/>
            <w:hideMark/>
          </w:tcPr>
          <w:p w14:paraId="40CD4219"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(In-Out)</w:t>
            </w:r>
          </w:p>
        </w:tc>
        <w:tc>
          <w:tcPr>
            <w:tcW w:w="1577" w:type="pct"/>
            <w:gridSpan w:val="2"/>
            <w:vMerge w:val="restart"/>
            <w:tcBorders>
              <w:top w:val="single" w:sz="4" w:space="0" w:color="auto"/>
              <w:left w:val="single" w:sz="4" w:space="0" w:color="auto"/>
              <w:right w:val="single" w:sz="4" w:space="0" w:color="auto"/>
            </w:tcBorders>
          </w:tcPr>
          <w:p w14:paraId="1D6D80F1" w14:textId="77777777" w:rsidR="00557D9E" w:rsidRPr="00A13962" w:rsidRDefault="00557D9E" w:rsidP="00E158B6">
            <w:pPr>
              <w:jc w:val="left"/>
              <w:rPr>
                <w:szCs w:val="20"/>
              </w:rPr>
            </w:pPr>
            <w:r w:rsidRPr="00A13962">
              <w:rPr>
                <w:szCs w:val="20"/>
              </w:rPr>
              <w:t>ProtoConv_BufInfoType *pBufInfo</w:t>
            </w:r>
          </w:p>
        </w:tc>
        <w:tc>
          <w:tcPr>
            <w:tcW w:w="2175" w:type="pct"/>
            <w:gridSpan w:val="3"/>
            <w:tcBorders>
              <w:top w:val="single" w:sz="4" w:space="0" w:color="auto"/>
              <w:left w:val="single" w:sz="4" w:space="0" w:color="auto"/>
              <w:bottom w:val="single" w:sz="4" w:space="0" w:color="auto"/>
              <w:right w:val="single" w:sz="4" w:space="0" w:color="auto"/>
            </w:tcBorders>
            <w:vAlign w:val="center"/>
          </w:tcPr>
          <w:p w14:paraId="0CF85873" w14:textId="77777777" w:rsidR="00557D9E" w:rsidRPr="00A13962" w:rsidRDefault="00557D9E" w:rsidP="00E158B6">
            <w:pPr>
              <w:jc w:val="left"/>
              <w:rPr>
                <w:szCs w:val="20"/>
                <w:lang w:val="en-GB"/>
              </w:rPr>
            </w:pPr>
            <w:r w:rsidRPr="00A13962">
              <w:rPr>
                <w:szCs w:val="20"/>
                <w:lang w:val="en-GB"/>
              </w:rPr>
              <w:t>Buffer Information structure</w:t>
            </w:r>
          </w:p>
        </w:tc>
      </w:tr>
      <w:tr w:rsidR="00557D9E" w:rsidRPr="00A13962" w14:paraId="7797B109" w14:textId="77777777" w:rsidTr="00020B26">
        <w:tc>
          <w:tcPr>
            <w:tcW w:w="1248" w:type="pct"/>
            <w:vMerge/>
            <w:tcBorders>
              <w:left w:val="single" w:sz="4" w:space="0" w:color="auto"/>
              <w:bottom w:val="single" w:sz="4" w:space="0" w:color="auto"/>
              <w:right w:val="single" w:sz="4" w:space="0" w:color="auto"/>
            </w:tcBorders>
            <w:shd w:val="clear" w:color="auto" w:fill="D9D9D9"/>
          </w:tcPr>
          <w:p w14:paraId="1512498C" w14:textId="77777777" w:rsidR="00557D9E" w:rsidRPr="00A13962" w:rsidRDefault="00557D9E" w:rsidP="00E158B6">
            <w:pPr>
              <w:jc w:val="left"/>
              <w:rPr>
                <w:rFonts w:eastAsia="Meiryo UI"/>
                <w:b/>
                <w:bCs/>
                <w:szCs w:val="20"/>
                <w:lang w:val="en-GB"/>
              </w:rPr>
            </w:pPr>
          </w:p>
        </w:tc>
        <w:tc>
          <w:tcPr>
            <w:tcW w:w="1577" w:type="pct"/>
            <w:gridSpan w:val="2"/>
            <w:vMerge/>
            <w:tcBorders>
              <w:left w:val="single" w:sz="4" w:space="0" w:color="auto"/>
              <w:bottom w:val="single" w:sz="4" w:space="0" w:color="auto"/>
              <w:right w:val="single" w:sz="4" w:space="0" w:color="auto"/>
            </w:tcBorders>
          </w:tcPr>
          <w:p w14:paraId="799C4CCF" w14:textId="77777777" w:rsidR="00557D9E" w:rsidRPr="00A13962" w:rsidRDefault="00557D9E" w:rsidP="00E158B6">
            <w:pPr>
              <w:jc w:val="left"/>
              <w:rPr>
                <w:rFonts w:eastAsia="Meiryo UI"/>
                <w:szCs w:val="20"/>
                <w:lang w:val="en-GB"/>
              </w:rPr>
            </w:pPr>
          </w:p>
        </w:tc>
        <w:tc>
          <w:tcPr>
            <w:tcW w:w="358" w:type="pct"/>
            <w:gridSpan w:val="2"/>
            <w:tcBorders>
              <w:top w:val="single" w:sz="4" w:space="0" w:color="auto"/>
              <w:left w:val="single" w:sz="4" w:space="0" w:color="auto"/>
              <w:bottom w:val="single" w:sz="4" w:space="0" w:color="auto"/>
              <w:right w:val="single" w:sz="4" w:space="0" w:color="auto"/>
            </w:tcBorders>
            <w:shd w:val="clear" w:color="auto" w:fill="D9D9D9"/>
          </w:tcPr>
          <w:p w14:paraId="7C3B8FF1"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17" w:type="pct"/>
            <w:tcBorders>
              <w:left w:val="single" w:sz="4" w:space="0" w:color="auto"/>
              <w:bottom w:val="single" w:sz="4" w:space="0" w:color="auto"/>
              <w:right w:val="single" w:sz="4" w:space="0" w:color="auto"/>
            </w:tcBorders>
          </w:tcPr>
          <w:p w14:paraId="140DFC60" w14:textId="77777777" w:rsidR="00557D9E" w:rsidRPr="00A13962" w:rsidRDefault="00557D9E" w:rsidP="00E158B6">
            <w:pPr>
              <w:rPr>
                <w:lang w:val="en-GB"/>
              </w:rPr>
            </w:pPr>
            <w:r w:rsidRPr="00A13962">
              <w:rPr>
                <w:lang w:val="en-GB"/>
              </w:rPr>
              <w:t>Not NULL_PTR</w:t>
            </w:r>
          </w:p>
        </w:tc>
      </w:tr>
      <w:tr w:rsidR="00557D9E" w:rsidRPr="00A13962" w14:paraId="180CF423"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116F8F06" w14:textId="77777777" w:rsidR="00557D9E" w:rsidRPr="00A13962" w:rsidRDefault="00557D9E" w:rsidP="00E158B6">
            <w:pPr>
              <w:jc w:val="left"/>
              <w:rPr>
                <w:rFonts w:eastAsia="Meiryo UI"/>
                <w:b/>
                <w:bCs/>
                <w:szCs w:val="20"/>
                <w:lang w:val="en-GB"/>
              </w:rPr>
            </w:pPr>
            <w:r w:rsidRPr="00A13962">
              <w:rPr>
                <w:rFonts w:eastAsia="Meiryo UI"/>
                <w:b/>
                <w:bCs/>
                <w:szCs w:val="20"/>
                <w:lang w:val="en-GB"/>
              </w:rPr>
              <w:t>Return Value</w:t>
            </w:r>
          </w:p>
        </w:tc>
        <w:tc>
          <w:tcPr>
            <w:tcW w:w="1577" w:type="pct"/>
            <w:gridSpan w:val="2"/>
            <w:tcBorders>
              <w:top w:val="single" w:sz="4" w:space="0" w:color="auto"/>
              <w:left w:val="single" w:sz="4" w:space="0" w:color="auto"/>
              <w:bottom w:val="single" w:sz="4" w:space="0" w:color="auto"/>
              <w:right w:val="single" w:sz="4" w:space="0" w:color="auto"/>
            </w:tcBorders>
          </w:tcPr>
          <w:p w14:paraId="7FCE8A41" w14:textId="77777777" w:rsidR="00557D9E" w:rsidRPr="00A13962" w:rsidRDefault="00557D9E" w:rsidP="00E158B6">
            <w:pPr>
              <w:rPr>
                <w:rFonts w:eastAsia="Meiryo UI"/>
                <w:szCs w:val="20"/>
                <w:lang w:val="en-GB"/>
              </w:rPr>
            </w:pPr>
            <w:r w:rsidRPr="00A13962">
              <w:t>Std_ReturnType</w:t>
            </w:r>
          </w:p>
        </w:tc>
        <w:tc>
          <w:tcPr>
            <w:tcW w:w="2175" w:type="pct"/>
            <w:gridSpan w:val="3"/>
            <w:tcBorders>
              <w:top w:val="single" w:sz="4" w:space="0" w:color="auto"/>
              <w:left w:val="single" w:sz="4" w:space="0" w:color="auto"/>
              <w:bottom w:val="single" w:sz="4" w:space="0" w:color="auto"/>
              <w:right w:val="single" w:sz="4" w:space="0" w:color="auto"/>
            </w:tcBorders>
          </w:tcPr>
          <w:p w14:paraId="319ADED8" w14:textId="77777777" w:rsidR="00557D9E" w:rsidRPr="00A13962" w:rsidRDefault="00557D9E" w:rsidP="00E158B6">
            <w:pPr>
              <w:jc w:val="left"/>
              <w:rPr>
                <w:lang w:val="en-GB"/>
              </w:rPr>
            </w:pPr>
            <w:r w:rsidRPr="00A13962">
              <w:rPr>
                <w:lang w:val="en-GB"/>
              </w:rPr>
              <w:t>E_OK</w:t>
            </w:r>
          </w:p>
          <w:p w14:paraId="1D63C86E" w14:textId="77777777" w:rsidR="00557D9E" w:rsidRPr="00A13962" w:rsidRDefault="00557D9E" w:rsidP="00E158B6">
            <w:r w:rsidRPr="00A13962">
              <w:rPr>
                <w:lang w:val="en-GB"/>
              </w:rPr>
              <w:t>E_NOT_OK</w:t>
            </w:r>
          </w:p>
        </w:tc>
      </w:tr>
      <w:tr w:rsidR="00557D9E" w:rsidRPr="00A13962" w14:paraId="5011B436"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43FEA3D4" w14:textId="77777777" w:rsidR="00557D9E" w:rsidRPr="00A13962" w:rsidRDefault="00557D9E" w:rsidP="00E158B6">
            <w:pPr>
              <w:jc w:val="left"/>
              <w:rPr>
                <w:b/>
                <w:bCs/>
                <w:szCs w:val="20"/>
              </w:rPr>
            </w:pPr>
            <w:r w:rsidRPr="00A13962">
              <w:rPr>
                <w:b/>
                <w:bCs/>
                <w:szCs w:val="20"/>
              </w:rPr>
              <w:t>Description</w:t>
            </w:r>
          </w:p>
        </w:tc>
        <w:tc>
          <w:tcPr>
            <w:tcW w:w="3752" w:type="pct"/>
            <w:gridSpan w:val="5"/>
            <w:tcBorders>
              <w:top w:val="single" w:sz="4" w:space="0" w:color="auto"/>
              <w:left w:val="single" w:sz="4" w:space="0" w:color="auto"/>
              <w:bottom w:val="single" w:sz="4" w:space="0" w:color="auto"/>
              <w:right w:val="single" w:sz="4" w:space="0" w:color="auto"/>
            </w:tcBorders>
          </w:tcPr>
          <w:p w14:paraId="455A8D6A" w14:textId="0A658AC7" w:rsidR="00557D9E" w:rsidRPr="00A13962" w:rsidRDefault="00061ABE" w:rsidP="00E158B6">
            <w:pPr>
              <w:jc w:val="left"/>
            </w:pPr>
            <w:r>
              <w:t xml:space="preserve">Store </w:t>
            </w:r>
            <w:r w:rsidR="00855FF1">
              <w:t>Ethernet header to Ethernet Tx Buffer</w:t>
            </w:r>
          </w:p>
          <w:p w14:paraId="03F9F731" w14:textId="77777777" w:rsidR="00273B5E" w:rsidRPr="00A13962" w:rsidRDefault="00273B5E" w:rsidP="00273B5E">
            <w:pPr>
              <w:jc w:val="left"/>
            </w:pPr>
          </w:p>
          <w:p w14:paraId="278CBEEF" w14:textId="77777777" w:rsidR="00273B5E" w:rsidRDefault="00273B5E" w:rsidP="00273B5E">
            <w:pPr>
              <w:jc w:val="left"/>
              <w:rPr>
                <w:ins w:id="324" w:author="Huy Huynh" w:date="2026-08-03T17:47:00Z" w16du:dateUtc="2026-08-03T10:47:00Z"/>
              </w:rPr>
            </w:pPr>
            <w:r w:rsidRPr="00A13962">
              <w:t>The total data size is obtained by summing the member value Rx Buffer storage size of Buffer Information structure, header storage size, and Ethernet header/FCS size.</w:t>
            </w:r>
          </w:p>
          <w:p w14:paraId="01BA58A2" w14:textId="77777777" w:rsidR="00AF2D8E" w:rsidRPr="00A13962" w:rsidRDefault="00AF2D8E" w:rsidP="00AF2D8E">
            <w:pPr>
              <w:jc w:val="left"/>
              <w:rPr>
                <w:ins w:id="325" w:author="Huy Huynh" w:date="2026-08-03T17:47:00Z" w16du:dateUtc="2026-08-03T10:47:00Z"/>
              </w:rPr>
            </w:pPr>
          </w:p>
          <w:p w14:paraId="64E6E1EB" w14:textId="77777777" w:rsidR="00AF2D8E" w:rsidRPr="00A13962" w:rsidRDefault="00AF2D8E" w:rsidP="00AF2D8E">
            <w:pPr>
              <w:jc w:val="left"/>
              <w:rPr>
                <w:ins w:id="326" w:author="Huy Huynh" w:date="2026-08-03T17:47:00Z" w16du:dateUtc="2026-08-03T10:47:00Z"/>
                <w:szCs w:val="20"/>
              </w:rPr>
            </w:pPr>
            <w:ins w:id="327" w:author="Huy Huynh" w:date="2026-08-03T17:47:00Z" w16du:dateUtc="2026-08-03T10:47:00Z">
              <w:r>
                <w:t>C</w:t>
              </w:r>
              <w:r w:rsidRPr="00A13962">
                <w:t>opy the data part from specified Rx Buffer</w:t>
              </w:r>
              <w:r>
                <w:t xml:space="preserve"> </w:t>
              </w:r>
              <w:r w:rsidRPr="00A13962">
                <w:t>to Ethernet Tx Buffer.</w:t>
              </w:r>
            </w:ins>
          </w:p>
          <w:p w14:paraId="565D8136" w14:textId="77777777" w:rsidR="00AF2D8E" w:rsidRPr="00A13962" w:rsidRDefault="00AF2D8E" w:rsidP="00273B5E">
            <w:pPr>
              <w:jc w:val="left"/>
            </w:pPr>
          </w:p>
          <w:p w14:paraId="11BF014A" w14:textId="77777777" w:rsidR="00557D9E" w:rsidRPr="00A13962" w:rsidRDefault="00557D9E" w:rsidP="00E158B6">
            <w:pPr>
              <w:jc w:val="left"/>
            </w:pPr>
            <w:r w:rsidRPr="00A13962">
              <w:lastRenderedPageBreak/>
              <w:t>If the total data size does not meet the minimum Ethernet standard size, 0 padding is performed.</w:t>
            </w:r>
          </w:p>
          <w:p w14:paraId="67A13B10" w14:textId="77777777" w:rsidR="00557D9E" w:rsidRDefault="00557D9E" w:rsidP="00E158B6">
            <w:pPr>
              <w:jc w:val="left"/>
            </w:pPr>
            <w:r w:rsidRPr="00A13962">
              <w:t>If padding is done, the Ethernet frame size is updated to the size after padding.</w:t>
            </w:r>
          </w:p>
          <w:p w14:paraId="7F93E809" w14:textId="20522DEF" w:rsidR="00273B5E" w:rsidRPr="00A13962" w:rsidDel="00AF2D8E" w:rsidRDefault="00273B5E" w:rsidP="00E158B6">
            <w:pPr>
              <w:jc w:val="left"/>
              <w:rPr>
                <w:del w:id="328" w:author="Huy Huynh" w:date="2026-08-03T17:47:00Z" w16du:dateUtc="2026-08-03T10:47:00Z"/>
              </w:rPr>
            </w:pPr>
          </w:p>
          <w:p w14:paraId="240BB193" w14:textId="5BC75048" w:rsidR="00557D9E" w:rsidRPr="00A13962" w:rsidDel="00AF2D8E" w:rsidRDefault="00273B5E" w:rsidP="00273B5E">
            <w:pPr>
              <w:jc w:val="left"/>
              <w:rPr>
                <w:del w:id="329" w:author="Huy Huynh" w:date="2026-08-03T17:47:00Z" w16du:dateUtc="2026-08-03T10:47:00Z"/>
                <w:szCs w:val="20"/>
              </w:rPr>
            </w:pPr>
            <w:del w:id="330" w:author="Huy Huynh" w:date="2026-08-03T17:47:00Z" w16du:dateUtc="2026-08-03T10:47:00Z">
              <w:r w:rsidDel="00AF2D8E">
                <w:delText>C</w:delText>
              </w:r>
              <w:r w:rsidR="00557D9E" w:rsidRPr="00A13962" w:rsidDel="00AF2D8E">
                <w:delText>opy the data part from specified Rx Buffer</w:delText>
              </w:r>
              <w:r w:rsidDel="00AF2D8E">
                <w:delText xml:space="preserve"> </w:delText>
              </w:r>
              <w:r w:rsidR="00557D9E" w:rsidRPr="00A13962" w:rsidDel="00AF2D8E">
                <w:delText>to Ethernet Tx Buffer.</w:delText>
              </w:r>
            </w:del>
          </w:p>
          <w:p w14:paraId="6FA808D9" w14:textId="77777777" w:rsidR="00557D9E" w:rsidRPr="00A13962" w:rsidRDefault="00557D9E" w:rsidP="00E158B6">
            <w:pPr>
              <w:jc w:val="left"/>
            </w:pPr>
          </w:p>
          <w:p w14:paraId="1C6872BB" w14:textId="77777777" w:rsidR="00557D9E" w:rsidRPr="00A13962" w:rsidRDefault="00557D9E" w:rsidP="00E158B6">
            <w:pPr>
              <w:jc w:val="left"/>
            </w:pPr>
            <w:r w:rsidRPr="00A13962">
              <w:t>Exclude Ethernet header and FCS size from the total data size.</w:t>
            </w:r>
          </w:p>
          <w:p w14:paraId="06E85251" w14:textId="331E0920" w:rsidR="00557D9E" w:rsidRPr="00A13962" w:rsidRDefault="00557D9E" w:rsidP="00273B5E">
            <w:pPr>
              <w:jc w:val="left"/>
            </w:pPr>
            <w:r w:rsidRPr="00A13962">
              <w:t>Determine the value of the frame type to be passed to the send function.</w:t>
            </w:r>
          </w:p>
          <w:p w14:paraId="19AAA387" w14:textId="77777777" w:rsidR="00557D9E" w:rsidRPr="00A13962" w:rsidRDefault="00557D9E" w:rsidP="00E158B6">
            <w:pPr>
              <w:jc w:val="left"/>
            </w:pPr>
          </w:p>
          <w:p w14:paraId="1890E76C" w14:textId="41175018" w:rsidR="00557D9E" w:rsidRPr="00A13962" w:rsidRDefault="00273B5E" w:rsidP="00273B5E">
            <w:pPr>
              <w:pStyle w:val="ReqText0"/>
            </w:pPr>
            <w:r>
              <w:t>C</w:t>
            </w:r>
            <w:r w:rsidR="00557D9E" w:rsidRPr="00A13962">
              <w:t xml:space="preserve">onvert the destination MAC address stored in the current Ethernet destination information of </w:t>
            </w:r>
            <w:r w:rsidRPr="00A13962">
              <w:t>32-bit</w:t>
            </w:r>
            <w:r w:rsidR="00557D9E" w:rsidRPr="00A13962">
              <w:t xml:space="preserve">, number of entries 2, into a destination MAC address of </w:t>
            </w:r>
            <w:r w:rsidRPr="00A13962">
              <w:t>8-bit</w:t>
            </w:r>
            <w:r w:rsidR="00557D9E" w:rsidRPr="00A13962">
              <w:t>, number of entries 6.</w:t>
            </w:r>
            <w:r w:rsidR="00557D9E" w:rsidRPr="00A13962">
              <w:br/>
            </w:r>
          </w:p>
          <w:p w14:paraId="48B1D555" w14:textId="7CB13939" w:rsidR="00273B5E" w:rsidRDefault="00557D9E" w:rsidP="00273B5E">
            <w:pPr>
              <w:jc w:val="left"/>
            </w:pPr>
            <w:r w:rsidRPr="00A13962">
              <w:t>Execute ProtoConv_EthTransmitUserDef()</w:t>
            </w:r>
            <w:r w:rsidR="00273B5E">
              <w:t xml:space="preserve"> to send the converted Ethernet frame. If ProtoConv_EthTransmitUserDef() returns an error, this API returns E_NOT_OK, report DET error PROTOCONV_E_TRANS (if PROTOCONV_DEV_ERROR_DETECT == STD_ON) and exits.</w:t>
            </w:r>
          </w:p>
          <w:p w14:paraId="5BBC0E33" w14:textId="6951E8A8" w:rsidR="00557D9E" w:rsidRPr="00A13962" w:rsidRDefault="00557D9E" w:rsidP="00E158B6">
            <w:pPr>
              <w:jc w:val="left"/>
            </w:pPr>
          </w:p>
          <w:p w14:paraId="5879B496" w14:textId="77777777" w:rsidR="00557D9E" w:rsidRPr="00A13962" w:rsidRDefault="00557D9E" w:rsidP="00E158B6">
            <w:pPr>
              <w:jc w:val="left"/>
            </w:pPr>
            <w:r w:rsidRPr="00A13962">
              <w:t>If the process ends normally, E_OK is returned.</w:t>
            </w:r>
          </w:p>
        </w:tc>
      </w:tr>
      <w:tr w:rsidR="00557D9E" w:rsidRPr="00A13962" w14:paraId="7332021B"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523B4DAA" w14:textId="77777777" w:rsidR="00557D9E" w:rsidRPr="00A13962" w:rsidRDefault="00557D9E" w:rsidP="00E158B6">
            <w:pPr>
              <w:jc w:val="left"/>
              <w:rPr>
                <w:b/>
                <w:bCs/>
                <w:szCs w:val="20"/>
              </w:rPr>
            </w:pPr>
            <w:r w:rsidRPr="00A13962">
              <w:rPr>
                <w:b/>
                <w:bCs/>
                <w:szCs w:val="20"/>
              </w:rPr>
              <w:t>Preconditions</w:t>
            </w:r>
          </w:p>
        </w:tc>
        <w:tc>
          <w:tcPr>
            <w:tcW w:w="3752" w:type="pct"/>
            <w:gridSpan w:val="5"/>
            <w:tcBorders>
              <w:top w:val="single" w:sz="4" w:space="0" w:color="auto"/>
              <w:left w:val="single" w:sz="4" w:space="0" w:color="auto"/>
              <w:bottom w:val="single" w:sz="4" w:space="0" w:color="auto"/>
              <w:right w:val="single" w:sz="4" w:space="0" w:color="auto"/>
            </w:tcBorders>
          </w:tcPr>
          <w:p w14:paraId="481F48A0" w14:textId="77777777" w:rsidR="00557D9E" w:rsidRPr="00A13962" w:rsidRDefault="00557D9E" w:rsidP="00E158B6">
            <w:pPr>
              <w:jc w:val="left"/>
              <w:rPr>
                <w:szCs w:val="20"/>
              </w:rPr>
            </w:pPr>
            <w:r w:rsidRPr="00A13962">
              <w:rPr>
                <w:szCs w:val="20"/>
              </w:rPr>
              <w:t>N/A</w:t>
            </w:r>
          </w:p>
        </w:tc>
      </w:tr>
      <w:tr w:rsidR="00557D9E" w:rsidRPr="00A13962" w14:paraId="7206D00C" w14:textId="77777777" w:rsidTr="00E158B6">
        <w:tc>
          <w:tcPr>
            <w:tcW w:w="1248" w:type="pct"/>
            <w:tcBorders>
              <w:top w:val="single" w:sz="4" w:space="0" w:color="auto"/>
              <w:left w:val="single" w:sz="4" w:space="0" w:color="auto"/>
              <w:bottom w:val="single" w:sz="4" w:space="0" w:color="auto"/>
              <w:right w:val="single" w:sz="4" w:space="0" w:color="auto"/>
            </w:tcBorders>
            <w:shd w:val="clear" w:color="auto" w:fill="D9D9D9"/>
            <w:hideMark/>
          </w:tcPr>
          <w:p w14:paraId="6087B9CC" w14:textId="77777777" w:rsidR="00557D9E" w:rsidRPr="00A13962" w:rsidRDefault="00557D9E" w:rsidP="00E158B6">
            <w:pPr>
              <w:jc w:val="left"/>
              <w:rPr>
                <w:b/>
                <w:bCs/>
                <w:szCs w:val="20"/>
              </w:rPr>
            </w:pPr>
            <w:r w:rsidRPr="00A13962">
              <w:rPr>
                <w:b/>
                <w:bCs/>
                <w:szCs w:val="20"/>
              </w:rPr>
              <w:t>Remarks</w:t>
            </w:r>
          </w:p>
        </w:tc>
        <w:tc>
          <w:tcPr>
            <w:tcW w:w="3752" w:type="pct"/>
            <w:gridSpan w:val="5"/>
            <w:tcBorders>
              <w:top w:val="single" w:sz="4" w:space="0" w:color="auto"/>
              <w:left w:val="single" w:sz="4" w:space="0" w:color="auto"/>
              <w:bottom w:val="single" w:sz="4" w:space="0" w:color="auto"/>
              <w:right w:val="single" w:sz="4" w:space="0" w:color="auto"/>
            </w:tcBorders>
          </w:tcPr>
          <w:p w14:paraId="51EFA7D7" w14:textId="77777777" w:rsidR="00557D9E" w:rsidRPr="00A13962" w:rsidRDefault="00557D9E" w:rsidP="00E158B6">
            <w:pPr>
              <w:jc w:val="left"/>
              <w:rPr>
                <w:szCs w:val="20"/>
              </w:rPr>
            </w:pPr>
            <w:r w:rsidRPr="00A13962">
              <w:rPr>
                <w:szCs w:val="20"/>
              </w:rPr>
              <w:t>N/A</w:t>
            </w:r>
          </w:p>
        </w:tc>
      </w:tr>
      <w:tr w:rsidR="00A21B02" w:rsidRPr="00A13962" w14:paraId="3068BFE7" w14:textId="77777777" w:rsidTr="00A21B02">
        <w:tc>
          <w:tcPr>
            <w:tcW w:w="1248" w:type="pct"/>
            <w:tcBorders>
              <w:top w:val="single" w:sz="4" w:space="0" w:color="auto"/>
              <w:left w:val="single" w:sz="4" w:space="0" w:color="auto"/>
              <w:bottom w:val="single" w:sz="4" w:space="0" w:color="auto"/>
              <w:right w:val="single" w:sz="4" w:space="0" w:color="auto"/>
            </w:tcBorders>
            <w:shd w:val="clear" w:color="auto" w:fill="D9D9D9"/>
          </w:tcPr>
          <w:p w14:paraId="0A68609D" w14:textId="77777777" w:rsidR="00A21B02" w:rsidRPr="00A13962" w:rsidRDefault="00A21B02" w:rsidP="00A21B02">
            <w:pPr>
              <w:jc w:val="left"/>
              <w:rPr>
                <w:b/>
                <w:bCs/>
                <w:szCs w:val="20"/>
              </w:rPr>
            </w:pPr>
            <w:r w:rsidRPr="00A13962">
              <w:rPr>
                <w:b/>
                <w:bCs/>
                <w:kern w:val="0"/>
                <w:szCs w:val="20"/>
              </w:rPr>
              <w:t>DET/DEM Errors Handled</w:t>
            </w:r>
          </w:p>
        </w:tc>
        <w:tc>
          <w:tcPr>
            <w:tcW w:w="1876" w:type="pct"/>
            <w:gridSpan w:val="3"/>
            <w:tcBorders>
              <w:top w:val="single" w:sz="4" w:space="0" w:color="auto"/>
              <w:left w:val="single" w:sz="4" w:space="0" w:color="auto"/>
              <w:bottom w:val="single" w:sz="4" w:space="0" w:color="auto"/>
              <w:right w:val="single" w:sz="4" w:space="0" w:color="auto"/>
            </w:tcBorders>
          </w:tcPr>
          <w:p w14:paraId="3CAE5A7F" w14:textId="2CAA3F22" w:rsidR="00A21B02" w:rsidRPr="00A13962" w:rsidRDefault="00A21B02" w:rsidP="00A21B02">
            <w:pPr>
              <w:jc w:val="left"/>
              <w:rPr>
                <w:szCs w:val="20"/>
              </w:rPr>
            </w:pPr>
            <w:r>
              <w:rPr>
                <w:rFonts w:cs="Arial"/>
                <w:color w:val="000000"/>
                <w:szCs w:val="20"/>
              </w:rPr>
              <w:t>PROTOCONV</w:t>
            </w:r>
            <w:r w:rsidRPr="00D46B12">
              <w:rPr>
                <w:rFonts w:cs="Arial"/>
                <w:color w:val="000000"/>
                <w:szCs w:val="20"/>
              </w:rPr>
              <w:t>_E_TRANS</w:t>
            </w:r>
          </w:p>
        </w:tc>
        <w:tc>
          <w:tcPr>
            <w:tcW w:w="1876" w:type="pct"/>
            <w:gridSpan w:val="2"/>
            <w:tcBorders>
              <w:top w:val="single" w:sz="4" w:space="0" w:color="auto"/>
              <w:left w:val="single" w:sz="4" w:space="0" w:color="auto"/>
              <w:bottom w:val="single" w:sz="4" w:space="0" w:color="auto"/>
              <w:right w:val="single" w:sz="4" w:space="0" w:color="auto"/>
            </w:tcBorders>
          </w:tcPr>
          <w:p w14:paraId="614F0B13" w14:textId="1A44BFFC" w:rsidR="00A21B02" w:rsidRPr="00A13962" w:rsidRDefault="00A21B02" w:rsidP="00A21B02">
            <w:pPr>
              <w:jc w:val="left"/>
              <w:rPr>
                <w:szCs w:val="20"/>
              </w:rPr>
            </w:pPr>
            <w:r w:rsidRPr="00D46B12">
              <w:rPr>
                <w:rFonts w:cs="Arial"/>
                <w:color w:val="000000"/>
                <w:szCs w:val="20"/>
              </w:rPr>
              <w:t>Transmit Error</w:t>
            </w:r>
          </w:p>
        </w:tc>
      </w:tr>
    </w:tbl>
    <w:bookmarkEnd w:id="323"/>
    <w:p w14:paraId="65125EC8" w14:textId="77777777" w:rsidR="002904D0" w:rsidRDefault="002904D0" w:rsidP="002904D0">
      <w:pPr>
        <w:pStyle w:val="RefIDs"/>
        <w:rPr>
          <w:lang w:eastAsia="en-US"/>
        </w:rPr>
      </w:pPr>
      <w:r w:rsidRPr="00696D29">
        <w:rPr>
          <w:lang w:eastAsia="en-US"/>
        </w:rPr>
        <w:t xml:space="preserve">[Covers: </w:t>
      </w:r>
      <w:r>
        <w:rPr>
          <w:lang w:eastAsia="en-US"/>
        </w:rPr>
        <w:t>req-8552172-00903610</w:t>
      </w:r>
      <w:r w:rsidRPr="00696D29">
        <w:rPr>
          <w:lang w:eastAsia="en-US"/>
        </w:rPr>
        <w:t>]</w:t>
      </w:r>
    </w:p>
    <w:p w14:paraId="0CCB053D" w14:textId="77777777" w:rsidR="002904D0" w:rsidRDefault="002904D0" w:rsidP="002904D0">
      <w:pPr>
        <w:pStyle w:val="RefIDs"/>
        <w:rPr>
          <w:lang w:eastAsia="en-US"/>
        </w:rPr>
      </w:pPr>
      <w:r w:rsidRPr="00696D29">
        <w:rPr>
          <w:lang w:eastAsia="en-US"/>
        </w:rPr>
        <w:t xml:space="preserve">[Covers: </w:t>
      </w:r>
      <w:r>
        <w:rPr>
          <w:lang w:eastAsia="en-US"/>
        </w:rPr>
        <w:t>req-8552172-00903611</w:t>
      </w:r>
      <w:r w:rsidRPr="00696D29">
        <w:rPr>
          <w:lang w:eastAsia="en-US"/>
        </w:rPr>
        <w:t>]</w:t>
      </w:r>
    </w:p>
    <w:p w14:paraId="63949BD2" w14:textId="77777777" w:rsidR="002904D0" w:rsidRPr="009B6D74" w:rsidRDefault="002904D0" w:rsidP="002904D0">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572ABD00" w14:textId="77777777" w:rsidR="002904D0" w:rsidRDefault="002904D0" w:rsidP="002904D0">
      <w:pPr>
        <w:pStyle w:val="RefIDs"/>
        <w:rPr>
          <w:lang w:eastAsia="en-US"/>
        </w:rPr>
      </w:pPr>
      <w:r>
        <w:rPr>
          <w:lang w:eastAsia="en-US"/>
        </w:rPr>
        <w:t>[Covers: req-8552172-00905227</w:t>
      </w:r>
      <w:r w:rsidRPr="002C15F8">
        <w:rPr>
          <w:lang w:eastAsia="en-US"/>
        </w:rPr>
        <w:t>]</w:t>
      </w:r>
    </w:p>
    <w:p w14:paraId="43CAB8F5" w14:textId="77777777" w:rsidR="003949F1" w:rsidRPr="002C15F8" w:rsidRDefault="002904D0" w:rsidP="003949F1">
      <w:pPr>
        <w:pStyle w:val="RefIDs"/>
        <w:rPr>
          <w:lang w:eastAsia="en-US"/>
        </w:rPr>
      </w:pPr>
      <w:r>
        <w:rPr>
          <w:lang w:eastAsia="en-US"/>
        </w:rPr>
        <w:t>[Covers: req-8552172-00904662</w:t>
      </w:r>
      <w:r w:rsidRPr="002C15F8">
        <w:rPr>
          <w:lang w:eastAsia="en-US"/>
        </w:rPr>
        <w:t>]</w:t>
      </w:r>
    </w:p>
    <w:p w14:paraId="5326694B"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03A2375E"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0132D1D1" w14:textId="77777777" w:rsidR="003949F1" w:rsidRDefault="003949F1" w:rsidP="003949F1">
      <w:pPr>
        <w:pStyle w:val="RefIDs"/>
        <w:rPr>
          <w:lang w:eastAsia="en-US"/>
        </w:rPr>
      </w:pPr>
      <w:r>
        <w:rPr>
          <w:lang w:eastAsia="en-US"/>
        </w:rPr>
        <w:t>[Covers: req-8552172-00528003]</w:t>
      </w:r>
    </w:p>
    <w:p w14:paraId="15A7E90A" w14:textId="77777777" w:rsidR="003949F1" w:rsidRDefault="003949F1" w:rsidP="003949F1">
      <w:pPr>
        <w:pStyle w:val="RefIDs"/>
        <w:rPr>
          <w:lang w:eastAsia="en-US"/>
        </w:rPr>
      </w:pPr>
      <w:r>
        <w:rPr>
          <w:lang w:eastAsia="en-US"/>
        </w:rPr>
        <w:t>[Covers: req-8552172-00528002]</w:t>
      </w:r>
    </w:p>
    <w:p w14:paraId="65A3DB41" w14:textId="77777777" w:rsidR="003949F1" w:rsidRDefault="003949F1" w:rsidP="003949F1">
      <w:pPr>
        <w:pStyle w:val="RefIDs"/>
        <w:rPr>
          <w:lang w:eastAsia="en-US"/>
        </w:rPr>
      </w:pPr>
      <w:r>
        <w:rPr>
          <w:lang w:eastAsia="en-US"/>
        </w:rPr>
        <w:t>[Covers: req-8552172-00528006]</w:t>
      </w:r>
    </w:p>
    <w:p w14:paraId="5A1F41EA" w14:textId="77777777" w:rsidR="003949F1" w:rsidRDefault="003949F1" w:rsidP="003949F1">
      <w:pPr>
        <w:pStyle w:val="RefIDs"/>
        <w:rPr>
          <w:lang w:eastAsia="en-US"/>
        </w:rPr>
      </w:pPr>
      <w:r>
        <w:rPr>
          <w:lang w:eastAsia="en-US"/>
        </w:rPr>
        <w:t xml:space="preserve">[Covers: </w:t>
      </w:r>
      <w:r w:rsidRPr="00C136B3">
        <w:t>req-8552172-00527993</w:t>
      </w:r>
      <w:r>
        <w:t>]</w:t>
      </w:r>
    </w:p>
    <w:p w14:paraId="1DA1908E" w14:textId="79AAC074" w:rsidR="002904D0" w:rsidRDefault="003949F1" w:rsidP="002904D0">
      <w:pPr>
        <w:pStyle w:val="RefIDs"/>
      </w:pPr>
      <w:r>
        <w:rPr>
          <w:lang w:eastAsia="en-US"/>
        </w:rPr>
        <w:t>[Covers: req-8552172-00527980]</w:t>
      </w:r>
    </w:p>
    <w:p w14:paraId="6096216A" w14:textId="77777777" w:rsidR="00557D9E" w:rsidRPr="00A13962" w:rsidRDefault="00557D9E" w:rsidP="00557D9E">
      <w:pPr>
        <w:pStyle w:val="Heading4"/>
      </w:pPr>
      <w:r w:rsidRPr="009D5BE6">
        <w:t>ProtoConv_StorePdutoEthBufData</w:t>
      </w:r>
    </w:p>
    <w:p w14:paraId="7A8CD897" w14:textId="143A46E3" w:rsidR="00557D9E" w:rsidRPr="00A13962" w:rsidRDefault="00557D9E" w:rsidP="00557D9E">
      <w:pPr>
        <w:pStyle w:val="ReqID"/>
        <w:rPr>
          <w:rFonts w:cs="Times New Roman"/>
        </w:rPr>
      </w:pPr>
      <w:r w:rsidRPr="00A13962">
        <w:rPr>
          <w:rFonts w:cs="Times New Roman"/>
        </w:rPr>
        <w:t>[Gen5GW_ProtoConv_</w:t>
      </w:r>
      <w:r w:rsidR="0019204E" w:rsidRPr="00696D29">
        <w:t>AD_C_</w:t>
      </w:r>
      <w:r w:rsidR="00551662">
        <w:t>12_0</w:t>
      </w:r>
      <w:r w:rsidR="0019204E">
        <w:t>1</w:t>
      </w:r>
      <w:r w:rsidR="004E75A3">
        <w:t>3</w:t>
      </w:r>
      <w:r w:rsidRPr="00A13962">
        <w:rPr>
          <w:rFonts w:cs="Times New Roman"/>
        </w:rPr>
        <w:t>]</w:t>
      </w:r>
    </w:p>
    <w:p w14:paraId="085E0714" w14:textId="0F1EE2F5" w:rsidR="00557D9E" w:rsidRPr="00A13962" w:rsidRDefault="00235CCD" w:rsidP="00557D9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17</w:t>
      </w:r>
      <w:r w:rsidR="009D560C">
        <w:rPr>
          <w:noProof/>
        </w:rPr>
        <w:fldChar w:fldCharType="end"/>
      </w:r>
      <w:r w:rsidR="00557D9E" w:rsidRPr="00A13962">
        <w:rPr>
          <w:noProof/>
        </w:rPr>
        <w:t>:</w:t>
      </w:r>
      <w:r w:rsidR="00557D9E" w:rsidRPr="00A13962">
        <w:t xml:space="preserve"> </w:t>
      </w:r>
      <w:r w:rsidR="00557D9E" w:rsidRPr="009D5BE6">
        <w:t>ProtoConv_StorePdutoEthBufData</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94"/>
        <w:gridCol w:w="2098"/>
        <w:gridCol w:w="1507"/>
        <w:gridCol w:w="833"/>
        <w:gridCol w:w="3699"/>
      </w:tblGrid>
      <w:tr w:rsidR="00557D9E" w:rsidRPr="00A13962" w14:paraId="35AFAA1F" w14:textId="77777777" w:rsidTr="00E158B6">
        <w:trPr>
          <w:trHeight w:val="287"/>
        </w:trPr>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1A42453D" w14:textId="77777777" w:rsidR="00557D9E" w:rsidRPr="00A13962" w:rsidRDefault="00557D9E" w:rsidP="00E158B6">
            <w:pPr>
              <w:jc w:val="left"/>
              <w:rPr>
                <w:szCs w:val="20"/>
              </w:rPr>
            </w:pPr>
            <w:r w:rsidRPr="00A13962">
              <w:rPr>
                <w:b/>
                <w:bCs/>
                <w:szCs w:val="20"/>
              </w:rPr>
              <w:t>Function Name</w:t>
            </w:r>
          </w:p>
        </w:tc>
        <w:tc>
          <w:tcPr>
            <w:tcW w:w="4056" w:type="pct"/>
            <w:gridSpan w:val="4"/>
            <w:tcBorders>
              <w:top w:val="single" w:sz="4" w:space="0" w:color="auto"/>
              <w:left w:val="single" w:sz="4" w:space="0" w:color="auto"/>
              <w:bottom w:val="single" w:sz="4" w:space="0" w:color="auto"/>
              <w:right w:val="single" w:sz="4" w:space="0" w:color="auto"/>
            </w:tcBorders>
          </w:tcPr>
          <w:p w14:paraId="7B66E6C2" w14:textId="77777777" w:rsidR="00557D9E" w:rsidRPr="00A13962" w:rsidRDefault="00557D9E" w:rsidP="00E158B6">
            <w:pPr>
              <w:jc w:val="left"/>
              <w:rPr>
                <w:szCs w:val="20"/>
              </w:rPr>
            </w:pPr>
            <w:r w:rsidRPr="00A13962">
              <w:rPr>
                <w:szCs w:val="20"/>
              </w:rPr>
              <w:t>StorePdutoEthBufData</w:t>
            </w:r>
          </w:p>
        </w:tc>
      </w:tr>
      <w:tr w:rsidR="00557D9E" w:rsidRPr="00A13962" w14:paraId="182D43AD" w14:textId="77777777" w:rsidTr="00E158B6">
        <w:trPr>
          <w:trHeight w:val="287"/>
        </w:trPr>
        <w:tc>
          <w:tcPr>
            <w:tcW w:w="944" w:type="pct"/>
            <w:tcBorders>
              <w:top w:val="single" w:sz="4" w:space="0" w:color="auto"/>
              <w:left w:val="single" w:sz="4" w:space="0" w:color="auto"/>
              <w:bottom w:val="single" w:sz="4" w:space="0" w:color="auto"/>
              <w:right w:val="single" w:sz="4" w:space="0" w:color="auto"/>
            </w:tcBorders>
            <w:shd w:val="clear" w:color="auto" w:fill="D9D9D9"/>
          </w:tcPr>
          <w:p w14:paraId="2F1E34AA" w14:textId="77777777" w:rsidR="00557D9E" w:rsidRPr="00A13962" w:rsidRDefault="00557D9E" w:rsidP="00E158B6">
            <w:pPr>
              <w:jc w:val="left"/>
              <w:rPr>
                <w:rFonts w:eastAsia="Meiryo UI"/>
                <w:szCs w:val="20"/>
                <w:lang w:val="en-GB"/>
              </w:rPr>
            </w:pPr>
            <w:r w:rsidRPr="00A13962">
              <w:rPr>
                <w:rFonts w:eastAsia="Meiryo UI"/>
                <w:b/>
                <w:bCs/>
                <w:szCs w:val="20"/>
                <w:lang w:val="en-GB"/>
              </w:rPr>
              <w:t>ASIL Level</w:t>
            </w:r>
          </w:p>
        </w:tc>
        <w:tc>
          <w:tcPr>
            <w:tcW w:w="1046" w:type="pct"/>
            <w:tcBorders>
              <w:top w:val="single" w:sz="4" w:space="0" w:color="auto"/>
              <w:left w:val="single" w:sz="4" w:space="0" w:color="auto"/>
              <w:bottom w:val="single" w:sz="4" w:space="0" w:color="auto"/>
              <w:right w:val="single" w:sz="4" w:space="0" w:color="auto"/>
            </w:tcBorders>
          </w:tcPr>
          <w:p w14:paraId="34D72996" w14:textId="77777777" w:rsidR="00557D9E" w:rsidRPr="00A13962" w:rsidRDefault="00557D9E" w:rsidP="00E158B6">
            <w:pPr>
              <w:jc w:val="left"/>
              <w:rPr>
                <w:rFonts w:eastAsia="Meiryo UI"/>
                <w:szCs w:val="20"/>
                <w:lang w:val="en-GB"/>
              </w:rPr>
            </w:pPr>
            <w:r w:rsidRPr="00A13962">
              <w:rPr>
                <w:rFonts w:eastAsia="Meiryo UI"/>
                <w:szCs w:val="20"/>
                <w:lang w:val="en-GB"/>
              </w:rPr>
              <w:t>ASIL D</w:t>
            </w:r>
          </w:p>
        </w:tc>
        <w:tc>
          <w:tcPr>
            <w:tcW w:w="751" w:type="pct"/>
            <w:tcBorders>
              <w:top w:val="single" w:sz="4" w:space="0" w:color="auto"/>
              <w:left w:val="single" w:sz="4" w:space="0" w:color="auto"/>
              <w:bottom w:val="single" w:sz="4" w:space="0" w:color="auto"/>
              <w:right w:val="single" w:sz="4" w:space="0" w:color="auto"/>
            </w:tcBorders>
            <w:shd w:val="pct20" w:color="auto" w:fill="auto"/>
          </w:tcPr>
          <w:p w14:paraId="3D633270" w14:textId="77777777" w:rsidR="00557D9E" w:rsidRPr="00A13962" w:rsidRDefault="00557D9E" w:rsidP="00E158B6">
            <w:pPr>
              <w:jc w:val="left"/>
              <w:rPr>
                <w:rFonts w:eastAsia="Meiryo UI"/>
                <w:b/>
                <w:szCs w:val="20"/>
                <w:lang w:val="en-GB"/>
              </w:rPr>
            </w:pPr>
            <w:r w:rsidRPr="00A13962">
              <w:rPr>
                <w:rFonts w:eastAsia="Meiryo UI"/>
                <w:b/>
                <w:szCs w:val="20"/>
                <w:lang w:val="en-GB"/>
              </w:rPr>
              <w:t>Status</w:t>
            </w:r>
          </w:p>
        </w:tc>
        <w:tc>
          <w:tcPr>
            <w:tcW w:w="2259" w:type="pct"/>
            <w:gridSpan w:val="2"/>
            <w:tcBorders>
              <w:top w:val="single" w:sz="4" w:space="0" w:color="auto"/>
              <w:left w:val="single" w:sz="4" w:space="0" w:color="auto"/>
              <w:bottom w:val="single" w:sz="4" w:space="0" w:color="auto"/>
              <w:right w:val="single" w:sz="4" w:space="0" w:color="auto"/>
            </w:tcBorders>
          </w:tcPr>
          <w:p w14:paraId="2192CF73" w14:textId="77777777" w:rsidR="00557D9E" w:rsidRPr="00A13962" w:rsidRDefault="00557D9E" w:rsidP="00E158B6">
            <w:pPr>
              <w:rPr>
                <w:rFonts w:eastAsia="Meiryo UI"/>
                <w:szCs w:val="20"/>
                <w:lang w:val="en-GB"/>
              </w:rPr>
            </w:pPr>
            <w:r w:rsidRPr="00A13962">
              <w:rPr>
                <w:rFonts w:eastAsia="Meiryo UI"/>
                <w:szCs w:val="20"/>
                <w:lang w:val="en-GB"/>
              </w:rPr>
              <w:t>New</w:t>
            </w:r>
          </w:p>
        </w:tc>
      </w:tr>
      <w:tr w:rsidR="00557D9E" w:rsidRPr="00A13962" w14:paraId="1858694E"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1B89EF9C" w14:textId="77777777" w:rsidR="00557D9E" w:rsidRPr="00A13962" w:rsidRDefault="00557D9E" w:rsidP="00E158B6">
            <w:pPr>
              <w:jc w:val="left"/>
              <w:rPr>
                <w:b/>
                <w:bCs/>
                <w:szCs w:val="20"/>
              </w:rPr>
            </w:pPr>
            <w:r w:rsidRPr="00A13962">
              <w:rPr>
                <w:b/>
                <w:bCs/>
                <w:szCs w:val="20"/>
              </w:rPr>
              <w:t>Syntax</w:t>
            </w:r>
          </w:p>
        </w:tc>
        <w:tc>
          <w:tcPr>
            <w:tcW w:w="4056" w:type="pct"/>
            <w:gridSpan w:val="4"/>
            <w:tcBorders>
              <w:top w:val="single" w:sz="4" w:space="0" w:color="auto"/>
              <w:left w:val="single" w:sz="4" w:space="0" w:color="auto"/>
              <w:bottom w:val="single" w:sz="4" w:space="0" w:color="auto"/>
              <w:right w:val="single" w:sz="4" w:space="0" w:color="auto"/>
            </w:tcBorders>
          </w:tcPr>
          <w:p w14:paraId="15B9EA26" w14:textId="2B80E391" w:rsidR="00557D9E" w:rsidRPr="00A13962" w:rsidRDefault="00222872" w:rsidP="00E158B6">
            <w:pPr>
              <w:jc w:val="left"/>
              <w:rPr>
                <w:szCs w:val="20"/>
              </w:rPr>
            </w:pPr>
            <w:r>
              <w:rPr>
                <w:szCs w:val="20"/>
              </w:rPr>
              <w:t>void</w:t>
            </w:r>
            <w:r w:rsidR="00557D9E" w:rsidRPr="009D5BE6">
              <w:rPr>
                <w:szCs w:val="20"/>
              </w:rPr>
              <w:t xml:space="preserve"> ProtoConv_StorePdutoEthBufData(const uint32 ulPduId, const uint32 ulPduDlc, const uint8 *pPduData, ProtoConv_BufInfoType *pBufInfo)</w:t>
            </w:r>
          </w:p>
        </w:tc>
      </w:tr>
      <w:tr w:rsidR="00557D9E" w:rsidRPr="00A13962" w14:paraId="39FBF57B"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12CCA357" w14:textId="77777777" w:rsidR="00557D9E" w:rsidRPr="00A13962" w:rsidRDefault="00557D9E" w:rsidP="00E158B6">
            <w:pPr>
              <w:jc w:val="left"/>
              <w:rPr>
                <w:b/>
                <w:bCs/>
                <w:szCs w:val="20"/>
              </w:rPr>
            </w:pPr>
            <w:r w:rsidRPr="00A13962">
              <w:rPr>
                <w:b/>
                <w:bCs/>
                <w:szCs w:val="20"/>
              </w:rPr>
              <w:t>Sync/Async</w:t>
            </w:r>
          </w:p>
        </w:tc>
        <w:tc>
          <w:tcPr>
            <w:tcW w:w="4056" w:type="pct"/>
            <w:gridSpan w:val="4"/>
            <w:tcBorders>
              <w:top w:val="single" w:sz="4" w:space="0" w:color="auto"/>
              <w:left w:val="single" w:sz="4" w:space="0" w:color="auto"/>
              <w:bottom w:val="single" w:sz="4" w:space="0" w:color="auto"/>
              <w:right w:val="single" w:sz="4" w:space="0" w:color="auto"/>
            </w:tcBorders>
          </w:tcPr>
          <w:p w14:paraId="4FA2F774" w14:textId="77777777" w:rsidR="00557D9E" w:rsidRPr="00A13962" w:rsidRDefault="00557D9E" w:rsidP="00E158B6">
            <w:pPr>
              <w:jc w:val="left"/>
              <w:rPr>
                <w:szCs w:val="20"/>
              </w:rPr>
            </w:pPr>
            <w:r w:rsidRPr="00A13962">
              <w:rPr>
                <w:szCs w:val="20"/>
              </w:rPr>
              <w:t>Synchronous</w:t>
            </w:r>
          </w:p>
        </w:tc>
      </w:tr>
      <w:tr w:rsidR="00557D9E" w:rsidRPr="00A13962" w14:paraId="63F7E272" w14:textId="77777777" w:rsidTr="00E158B6">
        <w:trPr>
          <w:trHeight w:val="170"/>
        </w:trPr>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12054F72" w14:textId="77777777" w:rsidR="00557D9E" w:rsidRPr="00A13962" w:rsidRDefault="00557D9E" w:rsidP="00E158B6">
            <w:pPr>
              <w:jc w:val="left"/>
              <w:rPr>
                <w:b/>
                <w:bCs/>
                <w:szCs w:val="20"/>
              </w:rPr>
            </w:pPr>
            <w:r w:rsidRPr="00A13962">
              <w:rPr>
                <w:b/>
                <w:bCs/>
                <w:szCs w:val="20"/>
              </w:rPr>
              <w:t>Reentrancy</w:t>
            </w:r>
          </w:p>
        </w:tc>
        <w:tc>
          <w:tcPr>
            <w:tcW w:w="4056" w:type="pct"/>
            <w:gridSpan w:val="4"/>
            <w:tcBorders>
              <w:top w:val="single" w:sz="4" w:space="0" w:color="auto"/>
              <w:left w:val="single" w:sz="4" w:space="0" w:color="auto"/>
              <w:bottom w:val="single" w:sz="4" w:space="0" w:color="auto"/>
              <w:right w:val="single" w:sz="4" w:space="0" w:color="auto"/>
            </w:tcBorders>
          </w:tcPr>
          <w:p w14:paraId="70C58122" w14:textId="77777777" w:rsidR="00557D9E" w:rsidRPr="00A13962" w:rsidRDefault="00557D9E" w:rsidP="00E158B6">
            <w:pPr>
              <w:jc w:val="left"/>
              <w:rPr>
                <w:rFonts w:eastAsia="Meiryo UI"/>
                <w:szCs w:val="20"/>
                <w:lang w:val="en-GB"/>
              </w:rPr>
            </w:pPr>
            <w:r w:rsidRPr="00A13962">
              <w:rPr>
                <w:szCs w:val="20"/>
              </w:rPr>
              <w:t>Non-Reentrant</w:t>
            </w:r>
          </w:p>
        </w:tc>
      </w:tr>
      <w:tr w:rsidR="00557D9E" w:rsidRPr="00A13962" w14:paraId="44E213AB" w14:textId="77777777" w:rsidTr="00E158B6">
        <w:trPr>
          <w:trHeight w:val="170"/>
        </w:trPr>
        <w:tc>
          <w:tcPr>
            <w:tcW w:w="944" w:type="pct"/>
            <w:tcBorders>
              <w:top w:val="single" w:sz="4" w:space="0" w:color="auto"/>
              <w:left w:val="single" w:sz="4" w:space="0" w:color="auto"/>
              <w:bottom w:val="single" w:sz="4" w:space="0" w:color="auto"/>
              <w:right w:val="single" w:sz="4" w:space="0" w:color="auto"/>
            </w:tcBorders>
            <w:shd w:val="clear" w:color="auto" w:fill="D9D9D9"/>
          </w:tcPr>
          <w:p w14:paraId="37B71B3D" w14:textId="77777777" w:rsidR="00557D9E" w:rsidRPr="00A13962" w:rsidRDefault="00557D9E" w:rsidP="00E158B6">
            <w:pPr>
              <w:jc w:val="left"/>
              <w:rPr>
                <w:b/>
                <w:bCs/>
                <w:szCs w:val="20"/>
              </w:rPr>
            </w:pPr>
            <w:r w:rsidRPr="00A13962">
              <w:rPr>
                <w:b/>
                <w:bCs/>
                <w:szCs w:val="20"/>
              </w:rPr>
              <w:t>Interrupt State</w:t>
            </w:r>
          </w:p>
        </w:tc>
        <w:tc>
          <w:tcPr>
            <w:tcW w:w="4056" w:type="pct"/>
            <w:gridSpan w:val="4"/>
            <w:tcBorders>
              <w:top w:val="single" w:sz="4" w:space="0" w:color="auto"/>
              <w:left w:val="single" w:sz="4" w:space="0" w:color="auto"/>
              <w:bottom w:val="single" w:sz="4" w:space="0" w:color="auto"/>
              <w:right w:val="single" w:sz="4" w:space="0" w:color="auto"/>
            </w:tcBorders>
          </w:tcPr>
          <w:p w14:paraId="069CB540" w14:textId="77777777" w:rsidR="00557D9E" w:rsidRPr="00A13962" w:rsidRDefault="00557D9E" w:rsidP="00E158B6">
            <w:pPr>
              <w:jc w:val="left"/>
              <w:rPr>
                <w:rFonts w:eastAsia="Meiryo UI"/>
                <w:szCs w:val="20"/>
                <w:lang w:val="en-GB"/>
              </w:rPr>
            </w:pPr>
            <w:r w:rsidRPr="00A13962">
              <w:t>Runs in the interrupt enable state</w:t>
            </w:r>
          </w:p>
        </w:tc>
      </w:tr>
      <w:tr w:rsidR="00557D9E" w:rsidRPr="00A13962" w14:paraId="5270E4AA" w14:textId="77777777" w:rsidTr="00E158B6">
        <w:trPr>
          <w:trHeight w:val="145"/>
        </w:trPr>
        <w:tc>
          <w:tcPr>
            <w:tcW w:w="944" w:type="pct"/>
            <w:vMerge w:val="restart"/>
            <w:tcBorders>
              <w:top w:val="single" w:sz="4" w:space="0" w:color="auto"/>
              <w:left w:val="single" w:sz="4" w:space="0" w:color="auto"/>
              <w:right w:val="single" w:sz="4" w:space="0" w:color="auto"/>
            </w:tcBorders>
            <w:shd w:val="clear" w:color="auto" w:fill="D9D9D9"/>
            <w:hideMark/>
          </w:tcPr>
          <w:p w14:paraId="30196289"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w:t>
            </w:r>
          </w:p>
        </w:tc>
        <w:tc>
          <w:tcPr>
            <w:tcW w:w="1797" w:type="pct"/>
            <w:gridSpan w:val="2"/>
            <w:vMerge w:val="restart"/>
            <w:tcBorders>
              <w:top w:val="single" w:sz="4" w:space="0" w:color="auto"/>
              <w:left w:val="single" w:sz="4" w:space="0" w:color="auto"/>
              <w:right w:val="single" w:sz="4" w:space="0" w:color="auto"/>
            </w:tcBorders>
          </w:tcPr>
          <w:p w14:paraId="58E5EC52" w14:textId="77777777" w:rsidR="00557D9E" w:rsidRPr="00A13962" w:rsidRDefault="00557D9E" w:rsidP="00E158B6">
            <w:pPr>
              <w:jc w:val="left"/>
              <w:rPr>
                <w:szCs w:val="20"/>
              </w:rPr>
            </w:pPr>
            <w:r w:rsidRPr="00A13962">
              <w:rPr>
                <w:szCs w:val="20"/>
              </w:rPr>
              <w:t>const uint32 ulPduId</w:t>
            </w:r>
          </w:p>
        </w:tc>
        <w:tc>
          <w:tcPr>
            <w:tcW w:w="2259" w:type="pct"/>
            <w:gridSpan w:val="2"/>
            <w:tcBorders>
              <w:top w:val="single" w:sz="4" w:space="0" w:color="auto"/>
              <w:left w:val="single" w:sz="4" w:space="0" w:color="auto"/>
              <w:bottom w:val="single" w:sz="4" w:space="0" w:color="auto"/>
              <w:right w:val="single" w:sz="4" w:space="0" w:color="auto"/>
            </w:tcBorders>
            <w:vAlign w:val="center"/>
          </w:tcPr>
          <w:p w14:paraId="07A7FBBB" w14:textId="77777777" w:rsidR="00557D9E" w:rsidRPr="00A13962" w:rsidRDefault="00557D9E" w:rsidP="00E158B6">
            <w:pPr>
              <w:jc w:val="left"/>
              <w:rPr>
                <w:szCs w:val="20"/>
                <w:lang w:val="en-GB"/>
              </w:rPr>
            </w:pPr>
            <w:r w:rsidRPr="00A13962">
              <w:rPr>
                <w:szCs w:val="20"/>
                <w:lang w:val="en-GB"/>
              </w:rPr>
              <w:t>PDU ID</w:t>
            </w:r>
          </w:p>
        </w:tc>
      </w:tr>
      <w:tr w:rsidR="00557D9E" w:rsidRPr="00A13962" w14:paraId="16F528F8" w14:textId="77777777" w:rsidTr="00E158B6">
        <w:tc>
          <w:tcPr>
            <w:tcW w:w="944" w:type="pct"/>
            <w:vMerge/>
            <w:tcBorders>
              <w:left w:val="single" w:sz="4" w:space="0" w:color="auto"/>
              <w:bottom w:val="single" w:sz="4" w:space="0" w:color="auto"/>
              <w:right w:val="single" w:sz="4" w:space="0" w:color="auto"/>
            </w:tcBorders>
            <w:shd w:val="clear" w:color="auto" w:fill="D9D9D9"/>
          </w:tcPr>
          <w:p w14:paraId="50011C48" w14:textId="77777777" w:rsidR="00557D9E" w:rsidRPr="00A13962" w:rsidRDefault="00557D9E" w:rsidP="00E158B6">
            <w:pPr>
              <w:jc w:val="left"/>
              <w:rPr>
                <w:rFonts w:eastAsia="Meiryo UI"/>
                <w:b/>
                <w:bCs/>
                <w:szCs w:val="20"/>
                <w:lang w:val="en-GB"/>
              </w:rPr>
            </w:pPr>
          </w:p>
        </w:tc>
        <w:tc>
          <w:tcPr>
            <w:tcW w:w="1797" w:type="pct"/>
            <w:gridSpan w:val="2"/>
            <w:vMerge/>
            <w:tcBorders>
              <w:left w:val="single" w:sz="4" w:space="0" w:color="auto"/>
              <w:bottom w:val="single" w:sz="4" w:space="0" w:color="auto"/>
              <w:right w:val="single" w:sz="4" w:space="0" w:color="auto"/>
            </w:tcBorders>
          </w:tcPr>
          <w:p w14:paraId="55A6DDC8" w14:textId="77777777" w:rsidR="00557D9E" w:rsidRPr="00A13962" w:rsidRDefault="00557D9E" w:rsidP="00E158B6">
            <w:pPr>
              <w:jc w:val="left"/>
              <w:rPr>
                <w:rFonts w:eastAsia="Meiryo UI"/>
                <w:szCs w:val="20"/>
                <w:lang w:val="en-GB"/>
              </w:rPr>
            </w:pPr>
          </w:p>
        </w:tc>
        <w:tc>
          <w:tcPr>
            <w:tcW w:w="415" w:type="pct"/>
            <w:tcBorders>
              <w:top w:val="single" w:sz="4" w:space="0" w:color="auto"/>
              <w:left w:val="single" w:sz="4" w:space="0" w:color="auto"/>
              <w:bottom w:val="single" w:sz="4" w:space="0" w:color="auto"/>
              <w:right w:val="single" w:sz="4" w:space="0" w:color="auto"/>
            </w:tcBorders>
            <w:shd w:val="clear" w:color="auto" w:fill="D9D9D9"/>
          </w:tcPr>
          <w:p w14:paraId="7D972382"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44" w:type="pct"/>
            <w:tcBorders>
              <w:top w:val="single" w:sz="4" w:space="0" w:color="auto"/>
              <w:left w:val="single" w:sz="4" w:space="0" w:color="auto"/>
              <w:bottom w:val="single" w:sz="4" w:space="0" w:color="auto"/>
              <w:right w:val="single" w:sz="4" w:space="0" w:color="auto"/>
            </w:tcBorders>
          </w:tcPr>
          <w:p w14:paraId="2A3A3AF9" w14:textId="77777777" w:rsidR="00557D9E" w:rsidRPr="00A13962" w:rsidRDefault="00557D9E" w:rsidP="00E158B6">
            <w:pPr>
              <w:rPr>
                <w:lang w:val="en-GB"/>
              </w:rPr>
            </w:pPr>
            <w:r w:rsidRPr="00A13962">
              <w:rPr>
                <w:szCs w:val="20"/>
                <w:lang w:val="en-GB"/>
              </w:rPr>
              <w:t>32-bit value</w:t>
            </w:r>
          </w:p>
        </w:tc>
      </w:tr>
      <w:tr w:rsidR="00557D9E" w:rsidRPr="00A13962" w14:paraId="2B340F8C" w14:textId="77777777" w:rsidTr="00E158B6">
        <w:trPr>
          <w:trHeight w:val="136"/>
        </w:trPr>
        <w:tc>
          <w:tcPr>
            <w:tcW w:w="944" w:type="pct"/>
            <w:vMerge w:val="restart"/>
            <w:tcBorders>
              <w:top w:val="single" w:sz="4" w:space="0" w:color="auto"/>
              <w:left w:val="single" w:sz="4" w:space="0" w:color="auto"/>
              <w:right w:val="single" w:sz="4" w:space="0" w:color="auto"/>
            </w:tcBorders>
            <w:shd w:val="clear" w:color="auto" w:fill="D9D9D9"/>
            <w:hideMark/>
          </w:tcPr>
          <w:p w14:paraId="563162A5" w14:textId="77777777" w:rsidR="00557D9E" w:rsidRPr="00A13962" w:rsidRDefault="00557D9E" w:rsidP="00E158B6">
            <w:pPr>
              <w:jc w:val="left"/>
              <w:rPr>
                <w:rFonts w:eastAsia="Meiryo UI"/>
                <w:b/>
                <w:bCs/>
                <w:szCs w:val="20"/>
                <w:lang w:val="en-GB"/>
              </w:rPr>
            </w:pPr>
            <w:r w:rsidRPr="00A13962">
              <w:rPr>
                <w:rFonts w:eastAsia="Meiryo UI"/>
                <w:b/>
                <w:bCs/>
                <w:szCs w:val="20"/>
                <w:lang w:val="en-GB"/>
              </w:rPr>
              <w:lastRenderedPageBreak/>
              <w:t>Parameters (In)</w:t>
            </w:r>
          </w:p>
        </w:tc>
        <w:tc>
          <w:tcPr>
            <w:tcW w:w="1797" w:type="pct"/>
            <w:gridSpan w:val="2"/>
            <w:vMerge w:val="restart"/>
            <w:tcBorders>
              <w:top w:val="single" w:sz="4" w:space="0" w:color="auto"/>
              <w:left w:val="single" w:sz="4" w:space="0" w:color="auto"/>
              <w:right w:val="single" w:sz="4" w:space="0" w:color="auto"/>
            </w:tcBorders>
          </w:tcPr>
          <w:p w14:paraId="3FA248C1" w14:textId="77777777" w:rsidR="00557D9E" w:rsidRPr="00A13962" w:rsidRDefault="00557D9E" w:rsidP="00E158B6">
            <w:pPr>
              <w:jc w:val="left"/>
              <w:rPr>
                <w:szCs w:val="20"/>
              </w:rPr>
            </w:pPr>
            <w:r w:rsidRPr="00A13962">
              <w:rPr>
                <w:szCs w:val="20"/>
              </w:rPr>
              <w:t>const uint32 ulPduDlc</w:t>
            </w:r>
          </w:p>
        </w:tc>
        <w:tc>
          <w:tcPr>
            <w:tcW w:w="2259" w:type="pct"/>
            <w:gridSpan w:val="2"/>
            <w:tcBorders>
              <w:top w:val="single" w:sz="4" w:space="0" w:color="auto"/>
              <w:left w:val="single" w:sz="4" w:space="0" w:color="auto"/>
              <w:bottom w:val="single" w:sz="4" w:space="0" w:color="auto"/>
              <w:right w:val="single" w:sz="4" w:space="0" w:color="auto"/>
            </w:tcBorders>
            <w:vAlign w:val="center"/>
          </w:tcPr>
          <w:p w14:paraId="4FCDF4C5" w14:textId="77777777" w:rsidR="00557D9E" w:rsidRPr="00A13962" w:rsidRDefault="00557D9E" w:rsidP="00E158B6">
            <w:pPr>
              <w:jc w:val="left"/>
              <w:rPr>
                <w:szCs w:val="20"/>
                <w:lang w:val="en-GB"/>
              </w:rPr>
            </w:pPr>
            <w:r w:rsidRPr="00A13962">
              <w:rPr>
                <w:szCs w:val="20"/>
                <w:lang w:val="en-GB"/>
              </w:rPr>
              <w:t>PDU DLC</w:t>
            </w:r>
          </w:p>
        </w:tc>
      </w:tr>
      <w:tr w:rsidR="00557D9E" w:rsidRPr="00A13962" w14:paraId="2072BB7D" w14:textId="77777777" w:rsidTr="00E158B6">
        <w:tc>
          <w:tcPr>
            <w:tcW w:w="944" w:type="pct"/>
            <w:vMerge/>
            <w:tcBorders>
              <w:left w:val="single" w:sz="4" w:space="0" w:color="auto"/>
              <w:bottom w:val="single" w:sz="4" w:space="0" w:color="auto"/>
              <w:right w:val="single" w:sz="4" w:space="0" w:color="auto"/>
            </w:tcBorders>
            <w:shd w:val="clear" w:color="auto" w:fill="D9D9D9"/>
          </w:tcPr>
          <w:p w14:paraId="07452982" w14:textId="77777777" w:rsidR="00557D9E" w:rsidRPr="00A13962" w:rsidRDefault="00557D9E" w:rsidP="00E158B6">
            <w:pPr>
              <w:jc w:val="left"/>
              <w:rPr>
                <w:rFonts w:eastAsia="Meiryo UI"/>
                <w:b/>
                <w:bCs/>
                <w:szCs w:val="20"/>
                <w:lang w:val="en-GB"/>
              </w:rPr>
            </w:pPr>
          </w:p>
        </w:tc>
        <w:tc>
          <w:tcPr>
            <w:tcW w:w="1797" w:type="pct"/>
            <w:gridSpan w:val="2"/>
            <w:vMerge/>
            <w:tcBorders>
              <w:left w:val="single" w:sz="4" w:space="0" w:color="auto"/>
              <w:bottom w:val="single" w:sz="4" w:space="0" w:color="auto"/>
              <w:right w:val="single" w:sz="4" w:space="0" w:color="auto"/>
            </w:tcBorders>
          </w:tcPr>
          <w:p w14:paraId="035603D2" w14:textId="77777777" w:rsidR="00557D9E" w:rsidRPr="00A13962" w:rsidRDefault="00557D9E" w:rsidP="00E158B6">
            <w:pPr>
              <w:jc w:val="left"/>
              <w:rPr>
                <w:rFonts w:eastAsia="Meiryo UI"/>
                <w:szCs w:val="20"/>
                <w:lang w:val="en-GB"/>
              </w:rPr>
            </w:pPr>
          </w:p>
        </w:tc>
        <w:tc>
          <w:tcPr>
            <w:tcW w:w="415" w:type="pct"/>
            <w:tcBorders>
              <w:top w:val="single" w:sz="4" w:space="0" w:color="auto"/>
              <w:left w:val="single" w:sz="4" w:space="0" w:color="auto"/>
              <w:bottom w:val="single" w:sz="4" w:space="0" w:color="auto"/>
              <w:right w:val="single" w:sz="4" w:space="0" w:color="auto"/>
            </w:tcBorders>
            <w:shd w:val="clear" w:color="auto" w:fill="D9D9D9"/>
          </w:tcPr>
          <w:p w14:paraId="15DD4D7C"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44" w:type="pct"/>
            <w:tcBorders>
              <w:top w:val="single" w:sz="4" w:space="0" w:color="auto"/>
              <w:left w:val="single" w:sz="4" w:space="0" w:color="auto"/>
              <w:bottom w:val="single" w:sz="4" w:space="0" w:color="auto"/>
              <w:right w:val="single" w:sz="4" w:space="0" w:color="auto"/>
            </w:tcBorders>
          </w:tcPr>
          <w:p w14:paraId="65F23861" w14:textId="77777777" w:rsidR="00557D9E" w:rsidRPr="0019204E" w:rsidRDefault="00557D9E" w:rsidP="00E158B6">
            <w:pPr>
              <w:pStyle w:val="ReqText0"/>
              <w:jc w:val="left"/>
              <w:rPr>
                <w:kern w:val="2"/>
                <w:szCs w:val="20"/>
                <w:lang w:val="en-US" w:eastAsia="ja-JP"/>
              </w:rPr>
            </w:pPr>
            <w:r w:rsidRPr="00A13962">
              <w:t xml:space="preserve">CAN: </w:t>
            </w:r>
            <w:r w:rsidRPr="0019204E">
              <w:rPr>
                <w:kern w:val="2"/>
                <w:szCs w:val="20"/>
                <w:lang w:val="en-US" w:eastAsia="ja-JP"/>
              </w:rPr>
              <w:t>PROTOCONV_DLC_8 or less,</w:t>
            </w:r>
          </w:p>
          <w:p w14:paraId="1869D322" w14:textId="77777777" w:rsidR="00557D9E" w:rsidRPr="0019204E" w:rsidRDefault="00557D9E" w:rsidP="00E158B6">
            <w:pPr>
              <w:pStyle w:val="ReqText0"/>
              <w:jc w:val="left"/>
              <w:rPr>
                <w:kern w:val="2"/>
                <w:szCs w:val="20"/>
                <w:lang w:val="en-US" w:eastAsia="ja-JP"/>
              </w:rPr>
            </w:pPr>
            <w:r w:rsidRPr="0019204E">
              <w:rPr>
                <w:kern w:val="2"/>
                <w:szCs w:val="20"/>
                <w:lang w:val="en-US" w:eastAsia="ja-JP"/>
              </w:rPr>
              <w:t>PROTOCONV_DLC_12, PROTOCONV_DLC_16, PROTOCONV_DLC_20,</w:t>
            </w:r>
          </w:p>
          <w:p w14:paraId="2ED5766D" w14:textId="77777777" w:rsidR="00557D9E" w:rsidRPr="0019204E" w:rsidRDefault="00557D9E" w:rsidP="00E158B6">
            <w:pPr>
              <w:pStyle w:val="ReqText0"/>
              <w:jc w:val="left"/>
              <w:rPr>
                <w:kern w:val="2"/>
                <w:szCs w:val="20"/>
                <w:lang w:val="en-US" w:eastAsia="ja-JP"/>
              </w:rPr>
            </w:pPr>
            <w:r w:rsidRPr="0019204E">
              <w:rPr>
                <w:kern w:val="2"/>
                <w:szCs w:val="20"/>
                <w:lang w:val="en-US" w:eastAsia="ja-JP"/>
              </w:rPr>
              <w:t>PROTOCONV_DLC_24, PROTOCONV_DLC_32,</w:t>
            </w:r>
          </w:p>
          <w:p w14:paraId="4E2CFA7B" w14:textId="77777777" w:rsidR="00557D9E" w:rsidRPr="0019204E" w:rsidRDefault="00557D9E" w:rsidP="00E158B6">
            <w:pPr>
              <w:pStyle w:val="ReqText0"/>
              <w:jc w:val="left"/>
              <w:rPr>
                <w:kern w:val="2"/>
                <w:szCs w:val="20"/>
                <w:lang w:val="en-US" w:eastAsia="ja-JP"/>
              </w:rPr>
            </w:pPr>
            <w:r w:rsidRPr="0019204E">
              <w:rPr>
                <w:kern w:val="2"/>
                <w:szCs w:val="20"/>
                <w:lang w:val="en-US" w:eastAsia="ja-JP"/>
              </w:rPr>
              <w:t>PROTOCONV_DLC_48, PROTOCONV_DLC_64</w:t>
            </w:r>
          </w:p>
          <w:p w14:paraId="2E921415" w14:textId="77777777" w:rsidR="00557D9E" w:rsidRPr="00A13962" w:rsidRDefault="00557D9E" w:rsidP="00E158B6">
            <w:pPr>
              <w:jc w:val="left"/>
              <w:rPr>
                <w:lang w:val="en-GB"/>
              </w:rPr>
            </w:pPr>
            <w:r w:rsidRPr="00A13962">
              <w:rPr>
                <w:lang w:val="en-GB"/>
              </w:rPr>
              <w:t xml:space="preserve">LIN: </w:t>
            </w:r>
            <w:r w:rsidRPr="00A13962">
              <w:t>LINFRAME_LEN_MAX or less</w:t>
            </w:r>
          </w:p>
          <w:p w14:paraId="35192379" w14:textId="77777777" w:rsidR="00557D9E" w:rsidRPr="00A13962" w:rsidRDefault="00557D9E" w:rsidP="00E158B6">
            <w:pPr>
              <w:jc w:val="left"/>
            </w:pPr>
            <w:r w:rsidRPr="00A13962">
              <w:rPr>
                <w:lang w:val="en-GB"/>
              </w:rPr>
              <w:t>Port</w:t>
            </w:r>
            <w:r>
              <w:rPr>
                <w:lang w:val="en-GB"/>
              </w:rPr>
              <w:t xml:space="preserve">: </w:t>
            </w:r>
            <w:r w:rsidRPr="00A13962">
              <w:t>MIN_PORT_TOTAL_SIZE - MAX_PORT_TOTAL_SIZE</w:t>
            </w:r>
          </w:p>
        </w:tc>
      </w:tr>
      <w:tr w:rsidR="00557D9E" w:rsidRPr="00A13962" w14:paraId="244CD1EC" w14:textId="77777777" w:rsidTr="00E158B6">
        <w:trPr>
          <w:trHeight w:val="145"/>
        </w:trPr>
        <w:tc>
          <w:tcPr>
            <w:tcW w:w="944" w:type="pct"/>
            <w:vMerge w:val="restart"/>
            <w:tcBorders>
              <w:top w:val="single" w:sz="4" w:space="0" w:color="auto"/>
              <w:left w:val="single" w:sz="4" w:space="0" w:color="auto"/>
              <w:right w:val="single" w:sz="4" w:space="0" w:color="auto"/>
            </w:tcBorders>
            <w:shd w:val="clear" w:color="auto" w:fill="D9D9D9"/>
            <w:hideMark/>
          </w:tcPr>
          <w:p w14:paraId="6C8F7EC7"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w:t>
            </w:r>
          </w:p>
        </w:tc>
        <w:tc>
          <w:tcPr>
            <w:tcW w:w="1797" w:type="pct"/>
            <w:gridSpan w:val="2"/>
            <w:vMerge w:val="restart"/>
            <w:tcBorders>
              <w:top w:val="single" w:sz="4" w:space="0" w:color="auto"/>
              <w:left w:val="single" w:sz="4" w:space="0" w:color="auto"/>
              <w:right w:val="single" w:sz="4" w:space="0" w:color="auto"/>
            </w:tcBorders>
          </w:tcPr>
          <w:p w14:paraId="57FF865D" w14:textId="77777777" w:rsidR="00557D9E" w:rsidRPr="00A13962" w:rsidRDefault="00557D9E" w:rsidP="00E158B6">
            <w:pPr>
              <w:jc w:val="left"/>
              <w:rPr>
                <w:szCs w:val="20"/>
              </w:rPr>
            </w:pPr>
            <w:r w:rsidRPr="00A13962">
              <w:rPr>
                <w:szCs w:val="20"/>
              </w:rPr>
              <w:t>const uint8 *pPduData</w:t>
            </w:r>
          </w:p>
        </w:tc>
        <w:tc>
          <w:tcPr>
            <w:tcW w:w="2259" w:type="pct"/>
            <w:gridSpan w:val="2"/>
            <w:tcBorders>
              <w:top w:val="single" w:sz="4" w:space="0" w:color="auto"/>
              <w:left w:val="single" w:sz="4" w:space="0" w:color="auto"/>
              <w:bottom w:val="single" w:sz="4" w:space="0" w:color="auto"/>
              <w:right w:val="single" w:sz="4" w:space="0" w:color="auto"/>
            </w:tcBorders>
            <w:vAlign w:val="center"/>
          </w:tcPr>
          <w:p w14:paraId="00D2712F" w14:textId="77777777" w:rsidR="00557D9E" w:rsidRPr="00A13962" w:rsidRDefault="00557D9E" w:rsidP="00E158B6">
            <w:pPr>
              <w:jc w:val="left"/>
              <w:rPr>
                <w:szCs w:val="20"/>
                <w:lang w:val="en-GB"/>
              </w:rPr>
            </w:pPr>
            <w:r w:rsidRPr="00A13962">
              <w:rPr>
                <w:szCs w:val="20"/>
                <w:lang w:val="en-GB"/>
              </w:rPr>
              <w:t>PDU Data</w:t>
            </w:r>
          </w:p>
        </w:tc>
      </w:tr>
      <w:tr w:rsidR="00557D9E" w:rsidRPr="00A13962" w14:paraId="48FDB0A6" w14:textId="77777777" w:rsidTr="00E158B6">
        <w:tc>
          <w:tcPr>
            <w:tcW w:w="944" w:type="pct"/>
            <w:vMerge/>
            <w:tcBorders>
              <w:left w:val="single" w:sz="4" w:space="0" w:color="auto"/>
              <w:bottom w:val="single" w:sz="4" w:space="0" w:color="auto"/>
              <w:right w:val="single" w:sz="4" w:space="0" w:color="auto"/>
            </w:tcBorders>
            <w:shd w:val="clear" w:color="auto" w:fill="D9D9D9"/>
          </w:tcPr>
          <w:p w14:paraId="321E06E7" w14:textId="77777777" w:rsidR="00557D9E" w:rsidRPr="00A13962" w:rsidRDefault="00557D9E" w:rsidP="00E158B6">
            <w:pPr>
              <w:jc w:val="left"/>
              <w:rPr>
                <w:rFonts w:eastAsia="Meiryo UI"/>
                <w:b/>
                <w:bCs/>
                <w:szCs w:val="20"/>
                <w:lang w:val="en-GB"/>
              </w:rPr>
            </w:pPr>
          </w:p>
        </w:tc>
        <w:tc>
          <w:tcPr>
            <w:tcW w:w="1797" w:type="pct"/>
            <w:gridSpan w:val="2"/>
            <w:vMerge/>
            <w:tcBorders>
              <w:left w:val="single" w:sz="4" w:space="0" w:color="auto"/>
              <w:bottom w:val="single" w:sz="4" w:space="0" w:color="auto"/>
              <w:right w:val="single" w:sz="4" w:space="0" w:color="auto"/>
            </w:tcBorders>
          </w:tcPr>
          <w:p w14:paraId="44FBABCA" w14:textId="77777777" w:rsidR="00557D9E" w:rsidRPr="00A13962" w:rsidRDefault="00557D9E" w:rsidP="00E158B6">
            <w:pPr>
              <w:jc w:val="left"/>
              <w:rPr>
                <w:rFonts w:eastAsia="Meiryo UI"/>
                <w:szCs w:val="20"/>
                <w:lang w:val="en-GB"/>
              </w:rPr>
            </w:pPr>
          </w:p>
        </w:tc>
        <w:tc>
          <w:tcPr>
            <w:tcW w:w="415" w:type="pct"/>
            <w:tcBorders>
              <w:top w:val="single" w:sz="4" w:space="0" w:color="auto"/>
              <w:left w:val="single" w:sz="4" w:space="0" w:color="auto"/>
              <w:bottom w:val="single" w:sz="4" w:space="0" w:color="auto"/>
              <w:right w:val="single" w:sz="4" w:space="0" w:color="auto"/>
            </w:tcBorders>
            <w:shd w:val="clear" w:color="auto" w:fill="D9D9D9"/>
          </w:tcPr>
          <w:p w14:paraId="05FA3ABE"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44" w:type="pct"/>
            <w:tcBorders>
              <w:top w:val="single" w:sz="4" w:space="0" w:color="auto"/>
              <w:left w:val="single" w:sz="4" w:space="0" w:color="auto"/>
              <w:bottom w:val="single" w:sz="4" w:space="0" w:color="auto"/>
              <w:right w:val="single" w:sz="4" w:space="0" w:color="auto"/>
            </w:tcBorders>
          </w:tcPr>
          <w:p w14:paraId="6BAC386D" w14:textId="77777777" w:rsidR="00557D9E" w:rsidRPr="00A13962" w:rsidRDefault="00557D9E" w:rsidP="00E158B6">
            <w:pPr>
              <w:rPr>
                <w:lang w:val="en-GB"/>
              </w:rPr>
            </w:pPr>
            <w:r w:rsidRPr="00A13962">
              <w:rPr>
                <w:lang w:val="en-GB"/>
              </w:rPr>
              <w:t>Not NULL_PTR</w:t>
            </w:r>
          </w:p>
        </w:tc>
      </w:tr>
      <w:tr w:rsidR="00557D9E" w:rsidRPr="00A13962" w14:paraId="1FA8F65D" w14:textId="77777777" w:rsidTr="00E158B6">
        <w:trPr>
          <w:trHeight w:val="145"/>
        </w:trPr>
        <w:tc>
          <w:tcPr>
            <w:tcW w:w="944" w:type="pct"/>
            <w:vMerge w:val="restart"/>
            <w:tcBorders>
              <w:top w:val="single" w:sz="4" w:space="0" w:color="auto"/>
              <w:left w:val="single" w:sz="4" w:space="0" w:color="auto"/>
              <w:right w:val="single" w:sz="4" w:space="0" w:color="auto"/>
            </w:tcBorders>
            <w:shd w:val="clear" w:color="auto" w:fill="D9D9D9"/>
            <w:hideMark/>
          </w:tcPr>
          <w:p w14:paraId="476E9E4E"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(In-Out)</w:t>
            </w:r>
          </w:p>
        </w:tc>
        <w:tc>
          <w:tcPr>
            <w:tcW w:w="1797" w:type="pct"/>
            <w:gridSpan w:val="2"/>
            <w:vMerge w:val="restart"/>
            <w:tcBorders>
              <w:top w:val="single" w:sz="4" w:space="0" w:color="auto"/>
              <w:left w:val="single" w:sz="4" w:space="0" w:color="auto"/>
              <w:right w:val="single" w:sz="4" w:space="0" w:color="auto"/>
            </w:tcBorders>
          </w:tcPr>
          <w:p w14:paraId="79BBF38B" w14:textId="77777777" w:rsidR="00557D9E" w:rsidRPr="00A13962" w:rsidRDefault="00557D9E" w:rsidP="00E158B6">
            <w:pPr>
              <w:jc w:val="left"/>
              <w:rPr>
                <w:szCs w:val="20"/>
              </w:rPr>
            </w:pPr>
            <w:r w:rsidRPr="00A13962">
              <w:rPr>
                <w:szCs w:val="20"/>
              </w:rPr>
              <w:t>ProtoConv_BufInfoType *pBufInfo</w:t>
            </w:r>
          </w:p>
        </w:tc>
        <w:tc>
          <w:tcPr>
            <w:tcW w:w="2259" w:type="pct"/>
            <w:gridSpan w:val="2"/>
            <w:tcBorders>
              <w:top w:val="single" w:sz="4" w:space="0" w:color="auto"/>
              <w:left w:val="single" w:sz="4" w:space="0" w:color="auto"/>
              <w:bottom w:val="single" w:sz="4" w:space="0" w:color="auto"/>
              <w:right w:val="single" w:sz="4" w:space="0" w:color="auto"/>
            </w:tcBorders>
            <w:vAlign w:val="center"/>
          </w:tcPr>
          <w:p w14:paraId="3A7B1A33" w14:textId="77777777" w:rsidR="00557D9E" w:rsidRPr="00A13962" w:rsidRDefault="00557D9E" w:rsidP="00E158B6">
            <w:pPr>
              <w:jc w:val="left"/>
              <w:rPr>
                <w:szCs w:val="20"/>
                <w:lang w:val="en-GB"/>
              </w:rPr>
            </w:pPr>
            <w:r w:rsidRPr="00A13962">
              <w:rPr>
                <w:szCs w:val="20"/>
              </w:rPr>
              <w:t>Buffer Information pointer</w:t>
            </w:r>
          </w:p>
        </w:tc>
      </w:tr>
      <w:tr w:rsidR="00557D9E" w:rsidRPr="00A13962" w14:paraId="1B206C9F" w14:textId="77777777" w:rsidTr="00E158B6">
        <w:tc>
          <w:tcPr>
            <w:tcW w:w="944" w:type="pct"/>
            <w:vMerge/>
            <w:tcBorders>
              <w:left w:val="single" w:sz="4" w:space="0" w:color="auto"/>
              <w:bottom w:val="single" w:sz="4" w:space="0" w:color="auto"/>
              <w:right w:val="single" w:sz="4" w:space="0" w:color="auto"/>
            </w:tcBorders>
            <w:shd w:val="clear" w:color="auto" w:fill="D9D9D9"/>
          </w:tcPr>
          <w:p w14:paraId="30000D7A" w14:textId="77777777" w:rsidR="00557D9E" w:rsidRPr="00A13962" w:rsidRDefault="00557D9E" w:rsidP="00E158B6">
            <w:pPr>
              <w:jc w:val="left"/>
              <w:rPr>
                <w:rFonts w:eastAsia="Meiryo UI"/>
                <w:b/>
                <w:bCs/>
                <w:szCs w:val="20"/>
                <w:lang w:val="en-GB"/>
              </w:rPr>
            </w:pPr>
          </w:p>
        </w:tc>
        <w:tc>
          <w:tcPr>
            <w:tcW w:w="1797" w:type="pct"/>
            <w:gridSpan w:val="2"/>
            <w:vMerge/>
            <w:tcBorders>
              <w:left w:val="single" w:sz="4" w:space="0" w:color="auto"/>
              <w:bottom w:val="single" w:sz="4" w:space="0" w:color="auto"/>
              <w:right w:val="single" w:sz="4" w:space="0" w:color="auto"/>
            </w:tcBorders>
          </w:tcPr>
          <w:p w14:paraId="0D11C3EF" w14:textId="77777777" w:rsidR="00557D9E" w:rsidRPr="00A13962" w:rsidRDefault="00557D9E" w:rsidP="00E158B6">
            <w:pPr>
              <w:jc w:val="left"/>
              <w:rPr>
                <w:rFonts w:eastAsia="Meiryo UI"/>
                <w:szCs w:val="20"/>
                <w:lang w:val="en-GB"/>
              </w:rPr>
            </w:pPr>
          </w:p>
        </w:tc>
        <w:tc>
          <w:tcPr>
            <w:tcW w:w="415" w:type="pct"/>
            <w:tcBorders>
              <w:top w:val="single" w:sz="4" w:space="0" w:color="auto"/>
              <w:left w:val="single" w:sz="4" w:space="0" w:color="auto"/>
              <w:bottom w:val="single" w:sz="4" w:space="0" w:color="auto"/>
              <w:right w:val="single" w:sz="4" w:space="0" w:color="auto"/>
            </w:tcBorders>
            <w:shd w:val="clear" w:color="auto" w:fill="D9D9D9"/>
          </w:tcPr>
          <w:p w14:paraId="7D966DA7" w14:textId="77777777" w:rsidR="00557D9E" w:rsidRPr="00A13962" w:rsidRDefault="00557D9E" w:rsidP="00E158B6">
            <w:pPr>
              <w:jc w:val="left"/>
              <w:rPr>
                <w:rFonts w:eastAsia="Meiryo UI"/>
                <w:b/>
                <w:szCs w:val="20"/>
                <w:lang w:val="en-GB"/>
              </w:rPr>
            </w:pPr>
            <w:r w:rsidRPr="00A13962">
              <w:rPr>
                <w:rFonts w:eastAsia="Meiryo UI"/>
                <w:b/>
                <w:szCs w:val="20"/>
                <w:lang w:val="en-GB"/>
              </w:rPr>
              <w:t>Range</w:t>
            </w:r>
          </w:p>
        </w:tc>
        <w:tc>
          <w:tcPr>
            <w:tcW w:w="1844" w:type="pct"/>
            <w:tcBorders>
              <w:top w:val="single" w:sz="4" w:space="0" w:color="auto"/>
              <w:left w:val="single" w:sz="4" w:space="0" w:color="auto"/>
              <w:bottom w:val="single" w:sz="4" w:space="0" w:color="auto"/>
              <w:right w:val="single" w:sz="4" w:space="0" w:color="auto"/>
            </w:tcBorders>
          </w:tcPr>
          <w:p w14:paraId="0EF9AAF7" w14:textId="77777777" w:rsidR="00557D9E" w:rsidRPr="00A13962" w:rsidRDefault="00557D9E" w:rsidP="00E158B6">
            <w:pPr>
              <w:rPr>
                <w:lang w:val="en-GB"/>
              </w:rPr>
            </w:pPr>
            <w:r w:rsidRPr="00A13962">
              <w:rPr>
                <w:lang w:val="en-GB"/>
              </w:rPr>
              <w:t>Not NULL_PTR</w:t>
            </w:r>
          </w:p>
        </w:tc>
      </w:tr>
      <w:tr w:rsidR="00557D9E" w:rsidRPr="00A13962" w14:paraId="362E3FFA"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45F3CDA7" w14:textId="77777777" w:rsidR="00557D9E" w:rsidRPr="00A13962" w:rsidRDefault="00557D9E" w:rsidP="00E158B6">
            <w:pPr>
              <w:jc w:val="left"/>
              <w:rPr>
                <w:rFonts w:eastAsia="Meiryo UI"/>
                <w:b/>
                <w:bCs/>
                <w:szCs w:val="20"/>
                <w:lang w:val="en-GB"/>
              </w:rPr>
            </w:pPr>
            <w:r w:rsidRPr="00A13962">
              <w:rPr>
                <w:rFonts w:eastAsia="Meiryo UI"/>
                <w:b/>
                <w:bCs/>
                <w:szCs w:val="20"/>
                <w:lang w:val="en-GB"/>
              </w:rPr>
              <w:t>Parameters (Out)</w:t>
            </w:r>
          </w:p>
        </w:tc>
        <w:tc>
          <w:tcPr>
            <w:tcW w:w="1797" w:type="pct"/>
            <w:gridSpan w:val="2"/>
            <w:tcBorders>
              <w:top w:val="single" w:sz="4" w:space="0" w:color="auto"/>
              <w:left w:val="single" w:sz="4" w:space="0" w:color="auto"/>
              <w:bottom w:val="single" w:sz="4" w:space="0" w:color="auto"/>
              <w:right w:val="single" w:sz="4" w:space="0" w:color="auto"/>
            </w:tcBorders>
          </w:tcPr>
          <w:p w14:paraId="35255ADB" w14:textId="77777777" w:rsidR="00557D9E" w:rsidRPr="00A13962" w:rsidRDefault="00557D9E" w:rsidP="00E158B6">
            <w:pPr>
              <w:jc w:val="left"/>
              <w:rPr>
                <w:rFonts w:eastAsia="Meiryo UI"/>
                <w:szCs w:val="20"/>
                <w:lang w:val="en-GB"/>
              </w:rPr>
            </w:pPr>
            <w:r w:rsidRPr="00A13962">
              <w:rPr>
                <w:szCs w:val="20"/>
              </w:rPr>
              <w:t>N/A</w:t>
            </w:r>
          </w:p>
        </w:tc>
        <w:tc>
          <w:tcPr>
            <w:tcW w:w="2259" w:type="pct"/>
            <w:gridSpan w:val="2"/>
            <w:tcBorders>
              <w:top w:val="single" w:sz="4" w:space="0" w:color="auto"/>
              <w:left w:val="single" w:sz="4" w:space="0" w:color="auto"/>
              <w:bottom w:val="single" w:sz="4" w:space="0" w:color="auto"/>
              <w:right w:val="single" w:sz="4" w:space="0" w:color="auto"/>
            </w:tcBorders>
          </w:tcPr>
          <w:p w14:paraId="751B5F91" w14:textId="77777777" w:rsidR="00557D9E" w:rsidRPr="00A13962" w:rsidRDefault="00557D9E" w:rsidP="00E158B6">
            <w:pPr>
              <w:rPr>
                <w:rFonts w:eastAsia="Meiryo UI"/>
                <w:szCs w:val="20"/>
                <w:lang w:val="en-GB"/>
              </w:rPr>
            </w:pPr>
            <w:r w:rsidRPr="00A13962">
              <w:rPr>
                <w:szCs w:val="20"/>
                <w:lang w:val="en-GB"/>
              </w:rPr>
              <w:t>-</w:t>
            </w:r>
          </w:p>
        </w:tc>
      </w:tr>
      <w:tr w:rsidR="00222872" w:rsidRPr="00A13962" w14:paraId="1D5AA30F" w14:textId="77777777" w:rsidTr="00222872">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27592EDE" w14:textId="77777777" w:rsidR="00222872" w:rsidRPr="00A13962" w:rsidRDefault="00222872" w:rsidP="00E158B6">
            <w:pPr>
              <w:jc w:val="left"/>
              <w:rPr>
                <w:rFonts w:eastAsia="Meiryo UI"/>
                <w:b/>
                <w:bCs/>
                <w:szCs w:val="20"/>
                <w:lang w:val="en-GB"/>
              </w:rPr>
            </w:pPr>
            <w:r w:rsidRPr="00A13962">
              <w:rPr>
                <w:rFonts w:eastAsia="Meiryo UI"/>
                <w:b/>
                <w:bCs/>
                <w:szCs w:val="20"/>
                <w:lang w:val="en-GB"/>
              </w:rPr>
              <w:t>Return Value</w:t>
            </w:r>
          </w:p>
        </w:tc>
        <w:tc>
          <w:tcPr>
            <w:tcW w:w="4056" w:type="pct"/>
            <w:gridSpan w:val="4"/>
            <w:tcBorders>
              <w:top w:val="single" w:sz="4" w:space="0" w:color="auto"/>
              <w:left w:val="single" w:sz="4" w:space="0" w:color="auto"/>
              <w:bottom w:val="single" w:sz="4" w:space="0" w:color="auto"/>
              <w:right w:val="single" w:sz="4" w:space="0" w:color="auto"/>
            </w:tcBorders>
          </w:tcPr>
          <w:p w14:paraId="787E38EC" w14:textId="30ADB8FC" w:rsidR="00222872" w:rsidRPr="00A13962" w:rsidRDefault="00222872" w:rsidP="00E158B6">
            <w:r>
              <w:t>N/A</w:t>
            </w:r>
          </w:p>
        </w:tc>
      </w:tr>
      <w:tr w:rsidR="00557D9E" w:rsidRPr="00A13962" w14:paraId="7B9B21CF"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392E2A86" w14:textId="77777777" w:rsidR="00557D9E" w:rsidRPr="00A13962" w:rsidRDefault="00557D9E" w:rsidP="00E158B6">
            <w:pPr>
              <w:jc w:val="left"/>
              <w:rPr>
                <w:b/>
                <w:bCs/>
                <w:szCs w:val="20"/>
              </w:rPr>
            </w:pPr>
            <w:r w:rsidRPr="00A13962">
              <w:rPr>
                <w:b/>
                <w:bCs/>
                <w:szCs w:val="20"/>
              </w:rPr>
              <w:t>Description</w:t>
            </w:r>
          </w:p>
        </w:tc>
        <w:tc>
          <w:tcPr>
            <w:tcW w:w="4056" w:type="pct"/>
            <w:gridSpan w:val="4"/>
            <w:tcBorders>
              <w:top w:val="single" w:sz="4" w:space="0" w:color="auto"/>
              <w:left w:val="single" w:sz="4" w:space="0" w:color="auto"/>
              <w:bottom w:val="single" w:sz="4" w:space="0" w:color="auto"/>
              <w:right w:val="single" w:sz="4" w:space="0" w:color="auto"/>
            </w:tcBorders>
          </w:tcPr>
          <w:p w14:paraId="3B2239BC" w14:textId="77777777" w:rsidR="00557D9E" w:rsidRPr="00A13962" w:rsidRDefault="00557D9E" w:rsidP="00E158B6">
            <w:pPr>
              <w:pStyle w:val="ReqText0"/>
              <w:rPr>
                <w:kern w:val="2"/>
                <w:szCs w:val="20"/>
                <w:lang w:val="en-US" w:eastAsia="ja-JP"/>
              </w:rPr>
            </w:pPr>
            <w:r w:rsidRPr="00A13962">
              <w:rPr>
                <w:kern w:val="2"/>
                <w:szCs w:val="20"/>
                <w:lang w:val="en-US" w:eastAsia="ja-JP"/>
              </w:rPr>
              <w:t>Extract the ID and DLC from the IPDU-M frame and store it in the local variables</w:t>
            </w:r>
            <w:r w:rsidRPr="00A13962">
              <w:rPr>
                <w:szCs w:val="20"/>
                <w:lang w:eastAsia="ja-JP"/>
              </w:rPr>
              <w:t xml:space="preserve"> </w:t>
            </w:r>
            <w:r w:rsidRPr="00A13962">
              <w:rPr>
                <w:szCs w:val="20"/>
              </w:rPr>
              <w:t>LulPduId and</w:t>
            </w:r>
            <w:r w:rsidRPr="00A13962">
              <w:rPr>
                <w:kern w:val="2"/>
                <w:szCs w:val="20"/>
                <w:lang w:val="en-US" w:eastAsia="ja-JP"/>
              </w:rPr>
              <w:t xml:space="preserve"> LucDlc.</w:t>
            </w:r>
          </w:p>
          <w:p w14:paraId="2B0DC015" w14:textId="77777777" w:rsidR="00557D9E" w:rsidRPr="00A13962" w:rsidRDefault="00557D9E" w:rsidP="00E158B6">
            <w:pPr>
              <w:pStyle w:val="ReqText0"/>
              <w:rPr>
                <w:kern w:val="2"/>
                <w:szCs w:val="20"/>
                <w:lang w:val="en-US" w:eastAsia="ja-JP"/>
              </w:rPr>
            </w:pPr>
          </w:p>
          <w:p w14:paraId="0DA73F3D" w14:textId="6C255F57" w:rsidR="00557D9E" w:rsidRPr="00A13962" w:rsidRDefault="00557D9E" w:rsidP="001542D8">
            <w:pPr>
              <w:pStyle w:val="ReqText0"/>
              <w:rPr>
                <w:szCs w:val="20"/>
              </w:rPr>
            </w:pPr>
            <w:r w:rsidRPr="00A13962">
              <w:rPr>
                <w:kern w:val="2"/>
                <w:szCs w:val="20"/>
                <w:lang w:val="en-US" w:eastAsia="ja-JP"/>
              </w:rPr>
              <w:t>Calculate the specified Rx Buffer storage size.</w:t>
            </w:r>
          </w:p>
          <w:p w14:paraId="6431C127" w14:textId="77777777" w:rsidR="00557D9E" w:rsidRPr="00A13962" w:rsidRDefault="00557D9E" w:rsidP="00E158B6">
            <w:pPr>
              <w:pStyle w:val="ReqText0"/>
              <w:rPr>
                <w:kern w:val="2"/>
                <w:szCs w:val="20"/>
                <w:lang w:val="en-US" w:eastAsia="ja-JP"/>
              </w:rPr>
            </w:pPr>
          </w:p>
          <w:p w14:paraId="1B2ABBA1" w14:textId="49A5D54A" w:rsidR="00557D9E" w:rsidRPr="00A13962" w:rsidRDefault="00557D9E" w:rsidP="001542D8">
            <w:pPr>
              <w:pStyle w:val="ReqText0"/>
              <w:rPr>
                <w:szCs w:val="20"/>
              </w:rPr>
            </w:pPr>
            <w:r w:rsidRPr="00A13962">
              <w:rPr>
                <w:kern w:val="2"/>
                <w:szCs w:val="20"/>
                <w:lang w:val="en-US" w:eastAsia="ja-JP"/>
              </w:rPr>
              <w:t>If the specified Rx Buffer storage size overflow</w:t>
            </w:r>
            <w:r w:rsidR="001542D8">
              <w:rPr>
                <w:kern w:val="2"/>
                <w:szCs w:val="20"/>
                <w:lang w:val="en-US" w:eastAsia="ja-JP"/>
              </w:rPr>
              <w:t>s</w:t>
            </w:r>
            <w:r w:rsidRPr="00A13962">
              <w:rPr>
                <w:szCs w:val="20"/>
                <w:vertAlign w:val="superscript"/>
              </w:rPr>
              <w:t>※1</w:t>
            </w:r>
            <w:r w:rsidRPr="00A13962">
              <w:rPr>
                <w:kern w:val="2"/>
                <w:szCs w:val="20"/>
                <w:lang w:val="en-US" w:eastAsia="ja-JP"/>
              </w:rPr>
              <w:t xml:space="preserve"> when a PDU frame is stored, </w:t>
            </w:r>
            <w:r w:rsidRPr="00A13962">
              <w:t>the function returns</w:t>
            </w:r>
            <w:r w:rsidRPr="00A13962">
              <w:rPr>
                <w:szCs w:val="20"/>
              </w:rPr>
              <w:t xml:space="preserve"> E_NOT_OK </w:t>
            </w:r>
            <w:r w:rsidRPr="00A13962">
              <w:rPr>
                <w:kern w:val="2"/>
                <w:szCs w:val="20"/>
                <w:lang w:val="en-US" w:eastAsia="ja-JP"/>
              </w:rPr>
              <w:t>and exits.</w:t>
            </w:r>
          </w:p>
          <w:p w14:paraId="516CD03A" w14:textId="77777777" w:rsidR="00557D9E" w:rsidRPr="00A13962" w:rsidRDefault="00557D9E" w:rsidP="00E158B6">
            <w:pPr>
              <w:pStyle w:val="ReqText0"/>
              <w:rPr>
                <w:kern w:val="2"/>
                <w:szCs w:val="20"/>
                <w:lang w:val="en-US" w:eastAsia="ja-JP"/>
              </w:rPr>
            </w:pPr>
          </w:p>
          <w:p w14:paraId="67D01A1C" w14:textId="2B8D2A68" w:rsidR="00557D9E" w:rsidRPr="00A13962" w:rsidRDefault="001542D8" w:rsidP="001542D8">
            <w:pPr>
              <w:pStyle w:val="ReqText0"/>
              <w:rPr>
                <w:kern w:val="2"/>
                <w:szCs w:val="20"/>
                <w:lang w:val="en-US" w:eastAsia="ja-JP"/>
              </w:rPr>
            </w:pPr>
            <w:r>
              <w:rPr>
                <w:kern w:val="2"/>
                <w:szCs w:val="20"/>
                <w:lang w:val="en-US" w:eastAsia="ja-JP"/>
              </w:rPr>
              <w:t>S</w:t>
            </w:r>
            <w:r w:rsidR="00557D9E" w:rsidRPr="00A13962">
              <w:rPr>
                <w:kern w:val="2"/>
                <w:szCs w:val="20"/>
                <w:lang w:val="en-US" w:eastAsia="ja-JP"/>
              </w:rPr>
              <w:t xml:space="preserve">tore </w:t>
            </w:r>
            <w:r>
              <w:rPr>
                <w:kern w:val="2"/>
                <w:szCs w:val="20"/>
                <w:lang w:val="en-US" w:eastAsia="ja-JP"/>
              </w:rPr>
              <w:t>PDU frame (</w:t>
            </w:r>
            <w:r w:rsidRPr="00FC6647">
              <w:t>PDU ID (4 bytes) + PDU length (4 bytes) + Data (64 bytes maximum for CAN, 8 bytes maximum for LIN, 256 bytes maximum for Port)</w:t>
            </w:r>
            <w:r>
              <w:t>)</w:t>
            </w:r>
            <w:r w:rsidR="00557D9E" w:rsidRPr="00A13962">
              <w:rPr>
                <w:kern w:val="2"/>
                <w:szCs w:val="20"/>
                <w:lang w:val="en-US" w:eastAsia="ja-JP"/>
              </w:rPr>
              <w:t xml:space="preserve"> in</w:t>
            </w:r>
            <w:r>
              <w:rPr>
                <w:kern w:val="2"/>
                <w:szCs w:val="20"/>
                <w:lang w:val="en-US" w:eastAsia="ja-JP"/>
              </w:rPr>
              <w:t>to</w:t>
            </w:r>
            <w:r w:rsidR="00557D9E" w:rsidRPr="00A13962">
              <w:rPr>
                <w:kern w:val="2"/>
                <w:szCs w:val="20"/>
                <w:lang w:val="en-US" w:eastAsia="ja-JP"/>
              </w:rPr>
              <w:t xml:space="preserve"> the specified Rx Buffer.</w:t>
            </w:r>
          </w:p>
          <w:p w14:paraId="74191899" w14:textId="77777777" w:rsidR="00557D9E" w:rsidRPr="00A13962" w:rsidRDefault="00557D9E" w:rsidP="00E158B6">
            <w:pPr>
              <w:pStyle w:val="ReqText0"/>
              <w:ind w:left="200" w:hangingChars="100" w:hanging="200"/>
              <w:rPr>
                <w:kern w:val="2"/>
                <w:szCs w:val="20"/>
                <w:lang w:val="en-US" w:eastAsia="ja-JP"/>
              </w:rPr>
            </w:pPr>
          </w:p>
          <w:p w14:paraId="01D1A231" w14:textId="2D6125C1" w:rsidR="00557D9E" w:rsidRPr="00A13962" w:rsidRDefault="00557D9E" w:rsidP="00E158B6">
            <w:pPr>
              <w:pStyle w:val="ReqText0"/>
              <w:rPr>
                <w:szCs w:val="20"/>
                <w:lang w:val="fr-FR"/>
              </w:rPr>
            </w:pPr>
            <w:r w:rsidRPr="00A13962">
              <w:rPr>
                <w:kern w:val="2"/>
                <w:szCs w:val="20"/>
                <w:lang w:val="en-US" w:eastAsia="ja-JP"/>
              </w:rPr>
              <w:t>Increment the frame storage count</w:t>
            </w:r>
            <w:r w:rsidR="001542D8">
              <w:rPr>
                <w:kern w:val="2"/>
                <w:szCs w:val="20"/>
                <w:lang w:val="en-US" w:eastAsia="ja-JP"/>
              </w:rPr>
              <w:t>.</w:t>
            </w:r>
          </w:p>
          <w:p w14:paraId="6247E7F9" w14:textId="77777777" w:rsidR="00557D9E" w:rsidRPr="00A13962" w:rsidRDefault="00557D9E" w:rsidP="00E158B6">
            <w:pPr>
              <w:pStyle w:val="ReqText0"/>
              <w:rPr>
                <w:kern w:val="2"/>
                <w:szCs w:val="20"/>
                <w:lang w:val="en-US" w:eastAsia="ja-JP"/>
              </w:rPr>
            </w:pPr>
            <w:r w:rsidRPr="00A13962">
              <w:rPr>
                <w:szCs w:val="20"/>
                <w:lang w:val="fr-FR"/>
              </w:rPr>
              <w:t>If the process ends normally, E_OK is returned.</w:t>
            </w:r>
          </w:p>
        </w:tc>
      </w:tr>
      <w:tr w:rsidR="00557D9E" w:rsidRPr="00A13962" w14:paraId="6BB55461"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096CF7B1" w14:textId="77777777" w:rsidR="00557D9E" w:rsidRPr="00A13962" w:rsidRDefault="00557D9E" w:rsidP="00E158B6">
            <w:pPr>
              <w:jc w:val="left"/>
              <w:rPr>
                <w:b/>
                <w:bCs/>
                <w:szCs w:val="20"/>
              </w:rPr>
            </w:pPr>
            <w:r w:rsidRPr="00A13962">
              <w:rPr>
                <w:b/>
                <w:bCs/>
                <w:szCs w:val="20"/>
              </w:rPr>
              <w:t>Preconditions</w:t>
            </w:r>
          </w:p>
        </w:tc>
        <w:tc>
          <w:tcPr>
            <w:tcW w:w="4056" w:type="pct"/>
            <w:gridSpan w:val="4"/>
            <w:tcBorders>
              <w:top w:val="single" w:sz="4" w:space="0" w:color="auto"/>
              <w:left w:val="single" w:sz="4" w:space="0" w:color="auto"/>
              <w:bottom w:val="single" w:sz="4" w:space="0" w:color="auto"/>
              <w:right w:val="single" w:sz="4" w:space="0" w:color="auto"/>
            </w:tcBorders>
          </w:tcPr>
          <w:p w14:paraId="3466ED96" w14:textId="77777777" w:rsidR="00557D9E" w:rsidRPr="00A13962" w:rsidRDefault="00557D9E" w:rsidP="00E158B6">
            <w:pPr>
              <w:jc w:val="left"/>
              <w:rPr>
                <w:szCs w:val="20"/>
              </w:rPr>
            </w:pPr>
            <w:r w:rsidRPr="00A13962">
              <w:rPr>
                <w:szCs w:val="20"/>
              </w:rPr>
              <w:t>N/A</w:t>
            </w:r>
          </w:p>
        </w:tc>
      </w:tr>
      <w:tr w:rsidR="00557D9E" w:rsidRPr="00A13962" w14:paraId="0F2E895B"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hideMark/>
          </w:tcPr>
          <w:p w14:paraId="2672F29E" w14:textId="77777777" w:rsidR="00557D9E" w:rsidRPr="00A13962" w:rsidRDefault="00557D9E" w:rsidP="00E158B6">
            <w:pPr>
              <w:jc w:val="left"/>
              <w:rPr>
                <w:b/>
                <w:bCs/>
                <w:szCs w:val="20"/>
              </w:rPr>
            </w:pPr>
            <w:r w:rsidRPr="00A13962">
              <w:rPr>
                <w:b/>
                <w:bCs/>
                <w:szCs w:val="20"/>
              </w:rPr>
              <w:t>Remarks</w:t>
            </w:r>
          </w:p>
        </w:tc>
        <w:tc>
          <w:tcPr>
            <w:tcW w:w="4056" w:type="pct"/>
            <w:gridSpan w:val="4"/>
            <w:tcBorders>
              <w:top w:val="single" w:sz="4" w:space="0" w:color="auto"/>
              <w:left w:val="single" w:sz="4" w:space="0" w:color="auto"/>
              <w:bottom w:val="single" w:sz="4" w:space="0" w:color="auto"/>
              <w:right w:val="single" w:sz="4" w:space="0" w:color="auto"/>
            </w:tcBorders>
          </w:tcPr>
          <w:p w14:paraId="22D26819" w14:textId="77777777" w:rsidR="00557D9E" w:rsidRPr="00A13962" w:rsidRDefault="00557D9E" w:rsidP="00E158B6">
            <w:pPr>
              <w:jc w:val="left"/>
              <w:rPr>
                <w:szCs w:val="20"/>
              </w:rPr>
            </w:pPr>
            <w:r w:rsidRPr="00A13962">
              <w:rPr>
                <w:szCs w:val="20"/>
              </w:rPr>
              <w:t>※1 Upper limit is based on specified module Rx buffer:</w:t>
            </w:r>
          </w:p>
          <w:p w14:paraId="7CF0529B" w14:textId="77777777" w:rsidR="00557D9E" w:rsidRPr="00A13962" w:rsidRDefault="00557D9E" w:rsidP="00E158B6">
            <w:pPr>
              <w:jc w:val="left"/>
              <w:rPr>
                <w:szCs w:val="20"/>
              </w:rPr>
            </w:pPr>
            <w:r w:rsidRPr="00A13962">
              <w:rPr>
                <w:szCs w:val="20"/>
              </w:rPr>
              <w:t>CAN: pConfig-&gt;pBufCfg-&gt;ulCanRxBufSize</w:t>
            </w:r>
          </w:p>
          <w:p w14:paraId="2A9E081C" w14:textId="77777777" w:rsidR="00557D9E" w:rsidRPr="00A13962" w:rsidRDefault="00557D9E" w:rsidP="00E158B6">
            <w:pPr>
              <w:jc w:val="left"/>
              <w:rPr>
                <w:szCs w:val="20"/>
              </w:rPr>
            </w:pPr>
            <w:r w:rsidRPr="00A13962">
              <w:rPr>
                <w:szCs w:val="20"/>
              </w:rPr>
              <w:t>LIN: pConfig-&gt;pBufCfg-&gt;ulLinRxBufSize</w:t>
            </w:r>
          </w:p>
          <w:p w14:paraId="33A06B00" w14:textId="77777777" w:rsidR="00557D9E" w:rsidRDefault="00557D9E" w:rsidP="00E158B6">
            <w:pPr>
              <w:jc w:val="left"/>
              <w:rPr>
                <w:szCs w:val="20"/>
              </w:rPr>
            </w:pPr>
            <w:r w:rsidRPr="00A13962">
              <w:rPr>
                <w:szCs w:val="20"/>
              </w:rPr>
              <w:t>Port: pConfig-&gt;pBufCfg-&gt;ulPortRxBufSize</w:t>
            </w:r>
          </w:p>
          <w:p w14:paraId="0BA9E122" w14:textId="012F01C9" w:rsidR="003A120B" w:rsidRPr="00A13962" w:rsidRDefault="003A120B" w:rsidP="00E158B6">
            <w:pPr>
              <w:jc w:val="left"/>
              <w:rPr>
                <w:szCs w:val="20"/>
              </w:rPr>
            </w:pPr>
            <w:r>
              <w:rPr>
                <w:szCs w:val="20"/>
              </w:rPr>
              <w:t xml:space="preserve">Mix: </w:t>
            </w:r>
            <w:r w:rsidRPr="003A120B">
              <w:rPr>
                <w:szCs w:val="20"/>
              </w:rPr>
              <w:t>pConfig-&gt;pBufCfg-&gt;ulMixRxBufSize</w:t>
            </w:r>
            <w:r>
              <w:rPr>
                <w:szCs w:val="20"/>
              </w:rPr>
              <w:t>[</w:t>
            </w:r>
            <w:r w:rsidRPr="003A120B">
              <w:rPr>
                <w:szCs w:val="20"/>
              </w:rPr>
              <w:t>PROTOCONV_MIXBUF_MAX</w:t>
            </w:r>
            <w:r>
              <w:rPr>
                <w:szCs w:val="20"/>
              </w:rPr>
              <w:t>]</w:t>
            </w:r>
          </w:p>
        </w:tc>
      </w:tr>
      <w:tr w:rsidR="00557D9E" w:rsidRPr="00A13962" w14:paraId="4ACDB929" w14:textId="77777777" w:rsidTr="00E158B6">
        <w:tc>
          <w:tcPr>
            <w:tcW w:w="944" w:type="pct"/>
            <w:tcBorders>
              <w:top w:val="single" w:sz="4" w:space="0" w:color="auto"/>
              <w:left w:val="single" w:sz="4" w:space="0" w:color="auto"/>
              <w:bottom w:val="single" w:sz="4" w:space="0" w:color="auto"/>
              <w:right w:val="single" w:sz="4" w:space="0" w:color="auto"/>
            </w:tcBorders>
            <w:shd w:val="clear" w:color="auto" w:fill="D9D9D9"/>
          </w:tcPr>
          <w:p w14:paraId="07581DC9" w14:textId="77777777" w:rsidR="00557D9E" w:rsidRPr="00A13962" w:rsidRDefault="00557D9E" w:rsidP="00E158B6">
            <w:pPr>
              <w:jc w:val="left"/>
              <w:rPr>
                <w:b/>
                <w:bCs/>
                <w:szCs w:val="20"/>
              </w:rPr>
            </w:pPr>
            <w:r w:rsidRPr="00A13962">
              <w:rPr>
                <w:b/>
                <w:bCs/>
                <w:kern w:val="0"/>
                <w:szCs w:val="20"/>
              </w:rPr>
              <w:t>DET/DEM Errors Handled</w:t>
            </w:r>
          </w:p>
        </w:tc>
        <w:tc>
          <w:tcPr>
            <w:tcW w:w="4056" w:type="pct"/>
            <w:gridSpan w:val="4"/>
            <w:tcBorders>
              <w:top w:val="single" w:sz="4" w:space="0" w:color="auto"/>
              <w:left w:val="single" w:sz="4" w:space="0" w:color="auto"/>
              <w:bottom w:val="single" w:sz="4" w:space="0" w:color="auto"/>
              <w:right w:val="single" w:sz="4" w:space="0" w:color="auto"/>
            </w:tcBorders>
          </w:tcPr>
          <w:p w14:paraId="5A7B648F" w14:textId="77777777" w:rsidR="00557D9E" w:rsidRPr="00A13962" w:rsidRDefault="00557D9E" w:rsidP="00E158B6">
            <w:pPr>
              <w:jc w:val="left"/>
              <w:rPr>
                <w:szCs w:val="20"/>
              </w:rPr>
            </w:pPr>
            <w:r w:rsidRPr="00A13962">
              <w:rPr>
                <w:color w:val="000000"/>
                <w:szCs w:val="20"/>
              </w:rPr>
              <w:t>N/A</w:t>
            </w:r>
          </w:p>
        </w:tc>
      </w:tr>
    </w:tbl>
    <w:p w14:paraId="034EDA00" w14:textId="77777777" w:rsidR="002904D0" w:rsidRDefault="002904D0" w:rsidP="002904D0">
      <w:pPr>
        <w:pStyle w:val="RefIDs"/>
        <w:rPr>
          <w:lang w:eastAsia="en-US"/>
        </w:rPr>
      </w:pPr>
      <w:r w:rsidRPr="00696D29">
        <w:rPr>
          <w:lang w:eastAsia="en-US"/>
        </w:rPr>
        <w:t xml:space="preserve">[Covers: </w:t>
      </w:r>
      <w:r>
        <w:rPr>
          <w:lang w:eastAsia="en-US"/>
        </w:rPr>
        <w:t>req-8552172-00903610</w:t>
      </w:r>
      <w:r w:rsidRPr="00696D29">
        <w:rPr>
          <w:lang w:eastAsia="en-US"/>
        </w:rPr>
        <w:t>]</w:t>
      </w:r>
    </w:p>
    <w:p w14:paraId="030DE3AE" w14:textId="77777777" w:rsidR="002904D0" w:rsidRDefault="002904D0" w:rsidP="002904D0">
      <w:pPr>
        <w:pStyle w:val="RefIDs"/>
        <w:rPr>
          <w:lang w:eastAsia="en-US"/>
        </w:rPr>
      </w:pPr>
      <w:r w:rsidRPr="00696D29">
        <w:rPr>
          <w:lang w:eastAsia="en-US"/>
        </w:rPr>
        <w:t xml:space="preserve">[Covers: </w:t>
      </w:r>
      <w:r>
        <w:rPr>
          <w:lang w:eastAsia="en-US"/>
        </w:rPr>
        <w:t>req-8552172-00903611</w:t>
      </w:r>
      <w:r w:rsidRPr="00696D29">
        <w:rPr>
          <w:lang w:eastAsia="en-US"/>
        </w:rPr>
        <w:t>]</w:t>
      </w:r>
    </w:p>
    <w:p w14:paraId="46E44E19" w14:textId="77777777" w:rsidR="002904D0" w:rsidRPr="009B6D74" w:rsidRDefault="002904D0" w:rsidP="002904D0">
      <w:pPr>
        <w:pStyle w:val="RefIDs"/>
        <w:wordWrap/>
        <w:rPr>
          <w:lang w:eastAsia="en-US"/>
        </w:rPr>
      </w:pPr>
      <w:r w:rsidRPr="00696D29">
        <w:rPr>
          <w:lang w:eastAsia="en-US"/>
        </w:rPr>
        <w:t xml:space="preserve">[Covers: </w:t>
      </w:r>
      <w:r>
        <w:rPr>
          <w:lang w:eastAsia="en-US"/>
        </w:rPr>
        <w:t>req-8552172-00903612</w:t>
      </w:r>
      <w:r w:rsidRPr="00696D29">
        <w:rPr>
          <w:lang w:eastAsia="en-US"/>
        </w:rPr>
        <w:t>]</w:t>
      </w:r>
    </w:p>
    <w:p w14:paraId="0560E537" w14:textId="77777777" w:rsidR="003949F1" w:rsidRPr="002C15F8" w:rsidRDefault="002904D0" w:rsidP="003949F1">
      <w:pPr>
        <w:pStyle w:val="RefIDs"/>
        <w:rPr>
          <w:lang w:eastAsia="en-US"/>
        </w:rPr>
      </w:pPr>
      <w:r>
        <w:rPr>
          <w:lang w:eastAsia="en-US"/>
        </w:rPr>
        <w:t xml:space="preserve">[Covers: </w:t>
      </w:r>
      <w:r w:rsidRPr="002904D0">
        <w:rPr>
          <w:lang w:eastAsia="en-US"/>
        </w:rPr>
        <w:t>req-8552172-00903437</w:t>
      </w:r>
      <w:r w:rsidRPr="002C15F8">
        <w:rPr>
          <w:lang w:eastAsia="en-US"/>
        </w:rPr>
        <w:t>]</w:t>
      </w:r>
    </w:p>
    <w:p w14:paraId="714623CD"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2AD871D9"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4C946DC5" w14:textId="77777777" w:rsidR="003949F1" w:rsidRDefault="003949F1" w:rsidP="003949F1">
      <w:pPr>
        <w:pStyle w:val="RefIDs"/>
        <w:rPr>
          <w:lang w:eastAsia="en-US"/>
        </w:rPr>
      </w:pPr>
      <w:r>
        <w:rPr>
          <w:lang w:eastAsia="en-US"/>
        </w:rPr>
        <w:t>[Covers: req-8552172-00528003]</w:t>
      </w:r>
    </w:p>
    <w:p w14:paraId="7543F388" w14:textId="77777777" w:rsidR="003949F1" w:rsidRDefault="003949F1" w:rsidP="003949F1">
      <w:pPr>
        <w:pStyle w:val="RefIDs"/>
        <w:rPr>
          <w:lang w:eastAsia="en-US"/>
        </w:rPr>
      </w:pPr>
      <w:r>
        <w:rPr>
          <w:lang w:eastAsia="en-US"/>
        </w:rPr>
        <w:t>[Covers: req-8552172-00528002]</w:t>
      </w:r>
    </w:p>
    <w:p w14:paraId="4AE2A7DC" w14:textId="77777777" w:rsidR="003949F1" w:rsidRDefault="003949F1" w:rsidP="003949F1">
      <w:pPr>
        <w:pStyle w:val="RefIDs"/>
        <w:rPr>
          <w:lang w:eastAsia="en-US"/>
        </w:rPr>
      </w:pPr>
      <w:r>
        <w:rPr>
          <w:lang w:eastAsia="en-US"/>
        </w:rPr>
        <w:t>[Covers: req-8552172-00528006]</w:t>
      </w:r>
    </w:p>
    <w:p w14:paraId="744E7BB6" w14:textId="77777777" w:rsidR="003949F1" w:rsidRDefault="003949F1" w:rsidP="003949F1">
      <w:pPr>
        <w:pStyle w:val="RefIDs"/>
        <w:rPr>
          <w:lang w:eastAsia="en-US"/>
        </w:rPr>
      </w:pPr>
      <w:r>
        <w:rPr>
          <w:lang w:eastAsia="en-US"/>
        </w:rPr>
        <w:lastRenderedPageBreak/>
        <w:t xml:space="preserve">[Covers: </w:t>
      </w:r>
      <w:r w:rsidRPr="00C136B3">
        <w:t>req-8552172-00527993</w:t>
      </w:r>
      <w:r>
        <w:t>]</w:t>
      </w:r>
    </w:p>
    <w:p w14:paraId="01ECD854" w14:textId="77777777" w:rsidR="003949F1" w:rsidRDefault="003949F1" w:rsidP="003949F1">
      <w:pPr>
        <w:pStyle w:val="RefIDs"/>
        <w:rPr>
          <w:lang w:eastAsia="en-US"/>
        </w:rPr>
      </w:pPr>
      <w:r>
        <w:rPr>
          <w:lang w:eastAsia="en-US"/>
        </w:rPr>
        <w:t>[Covers: req-8552172-00527980]</w:t>
      </w:r>
    </w:p>
    <w:p w14:paraId="29DA5795" w14:textId="7633AE82" w:rsidR="009079EC" w:rsidRDefault="009079EC" w:rsidP="002904D0">
      <w:pPr>
        <w:pStyle w:val="RefIDs"/>
      </w:pPr>
    </w:p>
    <w:p w14:paraId="74CE39E8" w14:textId="21492C30" w:rsidR="002A6F3C" w:rsidRPr="008B0DCD" w:rsidRDefault="002A6F3C" w:rsidP="002A6F3C">
      <w:pPr>
        <w:pStyle w:val="Heading4"/>
        <w:rPr>
          <w:lang w:val="en-GB"/>
        </w:rPr>
      </w:pPr>
      <w:r w:rsidRPr="002A6F3C">
        <w:t>ProtoConv_FifoInit</w:t>
      </w:r>
    </w:p>
    <w:p w14:paraId="2690712B" w14:textId="50F5A8AC" w:rsidR="002A6F3C" w:rsidRPr="0052502A" w:rsidRDefault="002A6F3C" w:rsidP="002A6F3C">
      <w:pPr>
        <w:pStyle w:val="ReqID"/>
        <w:rPr>
          <w:lang w:val="en-US"/>
        </w:rPr>
      </w:pPr>
      <w:r w:rsidRPr="00696D29">
        <w:t>[</w:t>
      </w:r>
      <w:r>
        <w:t>Gen5GW</w:t>
      </w:r>
      <w:r w:rsidRPr="00696D29">
        <w:t>_</w:t>
      </w:r>
      <w:r>
        <w:t>ProtoConv</w:t>
      </w:r>
      <w:r w:rsidRPr="00696D29">
        <w:t>_AD_C_</w:t>
      </w:r>
      <w:r>
        <w:t>12_014</w:t>
      </w:r>
      <w:r w:rsidRPr="00696D29">
        <w:t>]</w:t>
      </w:r>
    </w:p>
    <w:p w14:paraId="0E524A14" w14:textId="2355AED2" w:rsidR="002A6F3C" w:rsidRPr="00BB355C" w:rsidRDefault="002A6F3C" w:rsidP="002A6F3C">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18</w:t>
      </w:r>
      <w:r w:rsidR="009D560C">
        <w:rPr>
          <w:noProof/>
        </w:rPr>
        <w:fldChar w:fldCharType="end"/>
      </w:r>
      <w:r>
        <w:rPr>
          <w:noProof/>
        </w:rPr>
        <w:t xml:space="preserve">: </w:t>
      </w:r>
      <w:r w:rsidRPr="002A6F3C">
        <w:t>ProtoConv_FifoInit</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94"/>
        <w:gridCol w:w="1978"/>
        <w:gridCol w:w="1138"/>
        <w:gridCol w:w="4221"/>
      </w:tblGrid>
      <w:tr w:rsidR="002A6F3C" w:rsidRPr="00A935AB" w14:paraId="6AEAFEF9" w14:textId="77777777" w:rsidTr="00A63E3F">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05F09160" w14:textId="77777777" w:rsidR="002A6F3C" w:rsidRPr="00A935AB" w:rsidRDefault="002A6F3C" w:rsidP="00A63E3F">
            <w:pPr>
              <w:jc w:val="left"/>
              <w:rPr>
                <w:rFonts w:cs="Arial"/>
                <w:szCs w:val="20"/>
              </w:rPr>
            </w:pPr>
            <w:r w:rsidRPr="00A935AB">
              <w:rPr>
                <w:rFonts w:cs="Arial"/>
                <w:b/>
                <w:bCs/>
                <w:szCs w:val="20"/>
              </w:rPr>
              <w:t>Function Name</w:t>
            </w:r>
          </w:p>
        </w:tc>
        <w:tc>
          <w:tcPr>
            <w:tcW w:w="3657" w:type="pct"/>
            <w:gridSpan w:val="3"/>
            <w:tcBorders>
              <w:top w:val="single" w:sz="4" w:space="0" w:color="auto"/>
              <w:left w:val="single" w:sz="4" w:space="0" w:color="auto"/>
              <w:bottom w:val="single" w:sz="4" w:space="0" w:color="auto"/>
              <w:right w:val="single" w:sz="4" w:space="0" w:color="auto"/>
            </w:tcBorders>
          </w:tcPr>
          <w:p w14:paraId="7905B483" w14:textId="6C3F258A" w:rsidR="002A6F3C" w:rsidRPr="00A935AB" w:rsidRDefault="002A6F3C" w:rsidP="00A63E3F">
            <w:pPr>
              <w:jc w:val="left"/>
              <w:rPr>
                <w:rFonts w:cs="Arial"/>
                <w:szCs w:val="20"/>
              </w:rPr>
            </w:pPr>
            <w:r w:rsidRPr="002A6F3C">
              <w:rPr>
                <w:rFonts w:cs="Arial"/>
                <w:szCs w:val="20"/>
              </w:rPr>
              <w:t>ProtoConv_FifoInit</w:t>
            </w:r>
          </w:p>
        </w:tc>
      </w:tr>
      <w:tr w:rsidR="002A6F3C" w:rsidRPr="00A935AB" w14:paraId="331DEDA8" w14:textId="77777777" w:rsidTr="002A6F3C">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54447A30" w14:textId="77777777" w:rsidR="002A6F3C" w:rsidRPr="00A935AB" w:rsidRDefault="002A6F3C" w:rsidP="00A63E3F">
            <w:pPr>
              <w:jc w:val="left"/>
              <w:rPr>
                <w:rFonts w:eastAsia="Meiryo UI" w:cstheme="majorHAnsi"/>
                <w:szCs w:val="20"/>
                <w:lang w:val="en-GB"/>
              </w:rPr>
            </w:pPr>
            <w:r w:rsidRPr="00A935AB">
              <w:rPr>
                <w:rFonts w:eastAsia="Meiryo UI" w:cstheme="majorHAnsi"/>
                <w:b/>
                <w:bCs/>
                <w:szCs w:val="20"/>
                <w:lang w:val="en-GB"/>
              </w:rPr>
              <w:t>ASIL Level</w:t>
            </w:r>
          </w:p>
        </w:tc>
        <w:tc>
          <w:tcPr>
            <w:tcW w:w="986" w:type="pct"/>
            <w:tcBorders>
              <w:top w:val="single" w:sz="4" w:space="0" w:color="auto"/>
              <w:left w:val="single" w:sz="4" w:space="0" w:color="auto"/>
              <w:bottom w:val="single" w:sz="4" w:space="0" w:color="auto"/>
              <w:right w:val="single" w:sz="4" w:space="0" w:color="auto"/>
            </w:tcBorders>
          </w:tcPr>
          <w:p w14:paraId="62105449" w14:textId="77777777" w:rsidR="002A6F3C" w:rsidRPr="00A935AB" w:rsidRDefault="002A6F3C" w:rsidP="00A63E3F">
            <w:pPr>
              <w:jc w:val="left"/>
              <w:rPr>
                <w:rFonts w:eastAsia="Meiryo UI" w:cstheme="majorHAnsi"/>
                <w:szCs w:val="20"/>
                <w:lang w:val="en-GB"/>
              </w:rPr>
            </w:pPr>
            <w:r w:rsidRPr="00A935AB">
              <w:rPr>
                <w:rFonts w:eastAsia="Meiryo UI" w:cstheme="majorHAnsi"/>
                <w:szCs w:val="20"/>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277E4DFC" w14:textId="77777777" w:rsidR="002A6F3C" w:rsidRPr="00A935AB" w:rsidRDefault="002A6F3C" w:rsidP="00A63E3F">
            <w:pPr>
              <w:jc w:val="left"/>
              <w:rPr>
                <w:rFonts w:eastAsia="Meiryo UI" w:cstheme="majorHAnsi"/>
                <w:b/>
                <w:szCs w:val="20"/>
                <w:lang w:val="en-GB"/>
              </w:rPr>
            </w:pPr>
            <w:r w:rsidRPr="00A935AB">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tcPr>
          <w:p w14:paraId="338291BE" w14:textId="77777777" w:rsidR="002A6F3C" w:rsidRPr="00A935AB" w:rsidRDefault="002A6F3C" w:rsidP="00A63E3F">
            <w:pPr>
              <w:jc w:val="left"/>
              <w:rPr>
                <w:rFonts w:eastAsia="Meiryo UI" w:cstheme="majorHAnsi"/>
                <w:szCs w:val="20"/>
                <w:lang w:val="en-GB"/>
              </w:rPr>
            </w:pPr>
            <w:r w:rsidRPr="00A935AB">
              <w:rPr>
                <w:rFonts w:eastAsia="Meiryo UI" w:cstheme="majorHAnsi"/>
                <w:szCs w:val="20"/>
                <w:lang w:val="en-GB"/>
              </w:rPr>
              <w:t>New</w:t>
            </w:r>
          </w:p>
        </w:tc>
      </w:tr>
      <w:tr w:rsidR="002A6F3C" w:rsidRPr="00A935AB" w14:paraId="635EC1A4"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1E331263" w14:textId="77777777" w:rsidR="002A6F3C" w:rsidRPr="00A935AB" w:rsidRDefault="002A6F3C" w:rsidP="00A63E3F">
            <w:pPr>
              <w:jc w:val="left"/>
              <w:rPr>
                <w:rFonts w:cs="Arial"/>
                <w:b/>
                <w:bCs/>
                <w:szCs w:val="20"/>
              </w:rPr>
            </w:pPr>
            <w:r w:rsidRPr="00A935AB">
              <w:rPr>
                <w:rFonts w:cs="Arial"/>
                <w:b/>
                <w:bCs/>
                <w:szCs w:val="20"/>
              </w:rPr>
              <w:t>Syntax</w:t>
            </w:r>
          </w:p>
        </w:tc>
        <w:tc>
          <w:tcPr>
            <w:tcW w:w="3657" w:type="pct"/>
            <w:gridSpan w:val="3"/>
            <w:tcBorders>
              <w:top w:val="single" w:sz="4" w:space="0" w:color="auto"/>
              <w:left w:val="single" w:sz="4" w:space="0" w:color="auto"/>
              <w:bottom w:val="single" w:sz="4" w:space="0" w:color="auto"/>
              <w:right w:val="single" w:sz="4" w:space="0" w:color="auto"/>
            </w:tcBorders>
          </w:tcPr>
          <w:p w14:paraId="285516F7" w14:textId="3FAFECFD" w:rsidR="002A6F3C" w:rsidRPr="00A935AB" w:rsidRDefault="002A6F3C" w:rsidP="00A63E3F">
            <w:pPr>
              <w:jc w:val="left"/>
              <w:rPr>
                <w:rFonts w:cs="Arial"/>
                <w:szCs w:val="20"/>
              </w:rPr>
            </w:pPr>
            <w:r w:rsidRPr="00A935AB">
              <w:rPr>
                <w:rFonts w:cs="Arial"/>
                <w:szCs w:val="20"/>
              </w:rPr>
              <w:t xml:space="preserve">void </w:t>
            </w:r>
            <w:r w:rsidRPr="002A6F3C">
              <w:rPr>
                <w:rFonts w:cs="Arial"/>
                <w:szCs w:val="20"/>
              </w:rPr>
              <w:t>ProtoConv_FifoInit</w:t>
            </w:r>
            <w:r w:rsidRPr="00A935AB">
              <w:rPr>
                <w:rFonts w:cs="Arial"/>
                <w:szCs w:val="20"/>
              </w:rPr>
              <w:t>(void)</w:t>
            </w:r>
          </w:p>
        </w:tc>
      </w:tr>
      <w:tr w:rsidR="002A6F3C" w:rsidRPr="00A935AB" w14:paraId="3EC32F4B"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4537AE75" w14:textId="77777777" w:rsidR="002A6F3C" w:rsidRPr="00A935AB" w:rsidRDefault="002A6F3C" w:rsidP="00A63E3F">
            <w:pPr>
              <w:jc w:val="left"/>
              <w:rPr>
                <w:rFonts w:cs="Arial"/>
                <w:b/>
                <w:bCs/>
                <w:szCs w:val="20"/>
              </w:rPr>
            </w:pPr>
            <w:r w:rsidRPr="00A935AB">
              <w:rPr>
                <w:rFonts w:cs="Arial"/>
                <w:b/>
                <w:bCs/>
                <w:szCs w:val="20"/>
              </w:rPr>
              <w:t>Sync/Async</w:t>
            </w:r>
          </w:p>
        </w:tc>
        <w:tc>
          <w:tcPr>
            <w:tcW w:w="3657" w:type="pct"/>
            <w:gridSpan w:val="3"/>
            <w:tcBorders>
              <w:top w:val="single" w:sz="4" w:space="0" w:color="auto"/>
              <w:left w:val="single" w:sz="4" w:space="0" w:color="auto"/>
              <w:bottom w:val="single" w:sz="4" w:space="0" w:color="auto"/>
              <w:right w:val="single" w:sz="4" w:space="0" w:color="auto"/>
            </w:tcBorders>
          </w:tcPr>
          <w:p w14:paraId="042C9E57" w14:textId="77777777" w:rsidR="002A6F3C" w:rsidRPr="00A935AB" w:rsidRDefault="002A6F3C" w:rsidP="00A63E3F">
            <w:pPr>
              <w:jc w:val="left"/>
              <w:rPr>
                <w:rFonts w:cs="Arial"/>
                <w:szCs w:val="20"/>
              </w:rPr>
            </w:pPr>
            <w:r w:rsidRPr="00A935AB">
              <w:rPr>
                <w:rFonts w:cs="Arial"/>
                <w:szCs w:val="20"/>
              </w:rPr>
              <w:t>Synchronous</w:t>
            </w:r>
          </w:p>
        </w:tc>
      </w:tr>
      <w:tr w:rsidR="002A6F3C" w:rsidRPr="00A935AB" w14:paraId="034B6411" w14:textId="77777777" w:rsidTr="00A63E3F">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60FA3938" w14:textId="77777777" w:rsidR="002A6F3C" w:rsidRPr="00A935AB" w:rsidRDefault="002A6F3C" w:rsidP="00A63E3F">
            <w:pPr>
              <w:jc w:val="left"/>
              <w:rPr>
                <w:rFonts w:cs="Arial"/>
                <w:b/>
                <w:bCs/>
                <w:szCs w:val="20"/>
              </w:rPr>
            </w:pPr>
            <w:r w:rsidRPr="00A935AB">
              <w:rPr>
                <w:rFonts w:cs="Arial"/>
                <w:b/>
                <w:bCs/>
                <w:szCs w:val="20"/>
              </w:rPr>
              <w:t>Reentrancy</w:t>
            </w:r>
          </w:p>
        </w:tc>
        <w:tc>
          <w:tcPr>
            <w:tcW w:w="3657" w:type="pct"/>
            <w:gridSpan w:val="3"/>
            <w:tcBorders>
              <w:top w:val="single" w:sz="4" w:space="0" w:color="auto"/>
              <w:left w:val="single" w:sz="4" w:space="0" w:color="auto"/>
              <w:bottom w:val="single" w:sz="4" w:space="0" w:color="auto"/>
              <w:right w:val="single" w:sz="4" w:space="0" w:color="auto"/>
            </w:tcBorders>
          </w:tcPr>
          <w:p w14:paraId="7A720589" w14:textId="77777777" w:rsidR="002A6F3C" w:rsidRPr="00A935AB" w:rsidRDefault="002A6F3C" w:rsidP="00A63E3F">
            <w:pPr>
              <w:jc w:val="left"/>
              <w:rPr>
                <w:rFonts w:eastAsia="Meiryo UI" w:cstheme="majorHAnsi"/>
                <w:szCs w:val="20"/>
                <w:lang w:val="en-GB"/>
              </w:rPr>
            </w:pPr>
            <w:r w:rsidRPr="00A935AB">
              <w:rPr>
                <w:rFonts w:cs="Arial"/>
                <w:szCs w:val="20"/>
              </w:rPr>
              <w:t>Non-Reentrant</w:t>
            </w:r>
          </w:p>
        </w:tc>
      </w:tr>
      <w:tr w:rsidR="002A6F3C" w:rsidRPr="00A935AB" w14:paraId="1BC85F72" w14:textId="77777777" w:rsidTr="00A63E3F">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7E4A870F" w14:textId="77777777" w:rsidR="002A6F3C" w:rsidRPr="00A935AB" w:rsidRDefault="002A6F3C" w:rsidP="00A63E3F">
            <w:pPr>
              <w:jc w:val="left"/>
              <w:rPr>
                <w:rFonts w:cs="Arial"/>
                <w:b/>
                <w:bCs/>
                <w:szCs w:val="20"/>
              </w:rPr>
            </w:pPr>
            <w:r w:rsidRPr="00A935AB">
              <w:rPr>
                <w:rFonts w:cs="Arial"/>
                <w:b/>
                <w:bCs/>
                <w:szCs w:val="20"/>
              </w:rPr>
              <w:t>Interrupt State</w:t>
            </w:r>
          </w:p>
        </w:tc>
        <w:tc>
          <w:tcPr>
            <w:tcW w:w="3657" w:type="pct"/>
            <w:gridSpan w:val="3"/>
            <w:tcBorders>
              <w:top w:val="single" w:sz="4" w:space="0" w:color="auto"/>
              <w:left w:val="single" w:sz="4" w:space="0" w:color="auto"/>
              <w:bottom w:val="single" w:sz="4" w:space="0" w:color="auto"/>
              <w:right w:val="single" w:sz="4" w:space="0" w:color="auto"/>
            </w:tcBorders>
          </w:tcPr>
          <w:p w14:paraId="0C2C5513" w14:textId="77777777" w:rsidR="002A6F3C" w:rsidRPr="00A935AB" w:rsidRDefault="002A6F3C" w:rsidP="00A63E3F">
            <w:pPr>
              <w:jc w:val="left"/>
              <w:rPr>
                <w:rFonts w:eastAsia="Meiryo UI" w:cstheme="majorHAnsi"/>
                <w:szCs w:val="20"/>
                <w:lang w:val="en-GB"/>
              </w:rPr>
            </w:pPr>
            <w:r w:rsidRPr="00A935AB">
              <w:rPr>
                <w:rFonts w:cs="Arial"/>
              </w:rPr>
              <w:t>Runs in the interrupt enable state</w:t>
            </w:r>
          </w:p>
        </w:tc>
      </w:tr>
      <w:tr w:rsidR="002A6F3C" w:rsidRPr="00A935AB" w14:paraId="16BE0722" w14:textId="77777777" w:rsidTr="00A63E3F">
        <w:tc>
          <w:tcPr>
            <w:tcW w:w="1343" w:type="pct"/>
            <w:tcBorders>
              <w:top w:val="single" w:sz="4" w:space="0" w:color="auto"/>
              <w:left w:val="single" w:sz="4" w:space="0" w:color="auto"/>
              <w:right w:val="single" w:sz="4" w:space="0" w:color="auto"/>
            </w:tcBorders>
            <w:shd w:val="clear" w:color="auto" w:fill="D9D9D9"/>
            <w:hideMark/>
          </w:tcPr>
          <w:p w14:paraId="71024BF6" w14:textId="77777777" w:rsidR="002A6F3C" w:rsidRPr="00A935AB" w:rsidRDefault="002A6F3C" w:rsidP="00A63E3F">
            <w:pPr>
              <w:jc w:val="left"/>
              <w:rPr>
                <w:rFonts w:eastAsia="Meiryo UI" w:cstheme="majorHAnsi"/>
                <w:b/>
                <w:bCs/>
                <w:szCs w:val="20"/>
                <w:lang w:val="en-GB"/>
              </w:rPr>
            </w:pPr>
            <w:r w:rsidRPr="00A935AB">
              <w:rPr>
                <w:rFonts w:eastAsia="Meiryo UI" w:cstheme="majorHAnsi"/>
                <w:b/>
                <w:bCs/>
                <w:szCs w:val="20"/>
                <w:lang w:val="en-GB"/>
              </w:rPr>
              <w:t>Parameters (In)</w:t>
            </w:r>
          </w:p>
        </w:tc>
        <w:tc>
          <w:tcPr>
            <w:tcW w:w="1553" w:type="pct"/>
            <w:gridSpan w:val="2"/>
            <w:tcBorders>
              <w:top w:val="single" w:sz="4" w:space="0" w:color="auto"/>
              <w:left w:val="single" w:sz="4" w:space="0" w:color="auto"/>
              <w:right w:val="single" w:sz="4" w:space="0" w:color="auto"/>
            </w:tcBorders>
          </w:tcPr>
          <w:p w14:paraId="00291B60" w14:textId="77777777" w:rsidR="002A6F3C" w:rsidRPr="00A935AB" w:rsidRDefault="002A6F3C" w:rsidP="00A63E3F">
            <w:pPr>
              <w:jc w:val="left"/>
              <w:rPr>
                <w:rFonts w:cs="Arial"/>
                <w:szCs w:val="20"/>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tcPr>
          <w:p w14:paraId="440BE0DB" w14:textId="77777777" w:rsidR="002A6F3C" w:rsidRPr="00A935AB" w:rsidRDefault="002A6F3C" w:rsidP="00A63E3F">
            <w:pPr>
              <w:jc w:val="left"/>
              <w:rPr>
                <w:rFonts w:cs="Arial"/>
                <w:szCs w:val="20"/>
                <w:lang w:val="en-GB"/>
              </w:rPr>
            </w:pPr>
            <w:r w:rsidRPr="00A935AB">
              <w:rPr>
                <w:rFonts w:cs="Arial"/>
                <w:szCs w:val="20"/>
                <w:lang w:val="en-GB"/>
              </w:rPr>
              <w:t>-</w:t>
            </w:r>
          </w:p>
        </w:tc>
      </w:tr>
      <w:tr w:rsidR="002A6F3C" w:rsidRPr="00A935AB" w14:paraId="5FF8F45D"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4FCD454" w14:textId="77777777" w:rsidR="002A6F3C" w:rsidRPr="00A935AB" w:rsidRDefault="002A6F3C" w:rsidP="00A63E3F">
            <w:pPr>
              <w:jc w:val="left"/>
              <w:rPr>
                <w:rFonts w:eastAsia="Meiryo UI" w:cstheme="majorHAnsi"/>
                <w:b/>
                <w:bCs/>
                <w:szCs w:val="20"/>
                <w:lang w:val="en-GB"/>
              </w:rPr>
            </w:pPr>
            <w:r w:rsidRPr="00A935AB">
              <w:rPr>
                <w:rFonts w:eastAsia="Meiryo UI" w:cstheme="majorHAnsi"/>
                <w:b/>
                <w:bCs/>
                <w:szCs w:val="20"/>
                <w:lang w:val="en-GB"/>
              </w:rPr>
              <w:t>Parameters (In-Out)</w:t>
            </w:r>
          </w:p>
        </w:tc>
        <w:tc>
          <w:tcPr>
            <w:tcW w:w="1553" w:type="pct"/>
            <w:gridSpan w:val="2"/>
            <w:tcBorders>
              <w:top w:val="single" w:sz="4" w:space="0" w:color="auto"/>
              <w:left w:val="single" w:sz="4" w:space="0" w:color="auto"/>
              <w:bottom w:val="single" w:sz="4" w:space="0" w:color="auto"/>
              <w:right w:val="single" w:sz="4" w:space="0" w:color="auto"/>
            </w:tcBorders>
          </w:tcPr>
          <w:p w14:paraId="026A8418" w14:textId="77777777" w:rsidR="002A6F3C" w:rsidRPr="00A935AB" w:rsidRDefault="002A6F3C" w:rsidP="00A63E3F">
            <w:pPr>
              <w:jc w:val="left"/>
              <w:rPr>
                <w:rFonts w:eastAsia="Meiryo UI" w:cstheme="majorHAnsi"/>
                <w:szCs w:val="20"/>
                <w:lang w:val="en-GB"/>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4B5A3D92" w14:textId="77777777" w:rsidR="002A6F3C" w:rsidRPr="00A935AB" w:rsidRDefault="002A6F3C" w:rsidP="00A63E3F">
            <w:pPr>
              <w:jc w:val="left"/>
              <w:rPr>
                <w:rFonts w:eastAsia="Meiryo UI" w:cstheme="majorHAnsi"/>
                <w:szCs w:val="20"/>
                <w:lang w:val="en-GB"/>
              </w:rPr>
            </w:pPr>
            <w:r w:rsidRPr="00A935AB">
              <w:rPr>
                <w:rFonts w:cs="Arial"/>
                <w:szCs w:val="20"/>
                <w:lang w:val="en-GB"/>
              </w:rPr>
              <w:t>-</w:t>
            </w:r>
          </w:p>
        </w:tc>
      </w:tr>
      <w:tr w:rsidR="002A6F3C" w:rsidRPr="00A935AB" w14:paraId="499323D1"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6CC37AF6" w14:textId="77777777" w:rsidR="002A6F3C" w:rsidRPr="00A935AB" w:rsidRDefault="002A6F3C" w:rsidP="00A63E3F">
            <w:pPr>
              <w:jc w:val="left"/>
              <w:rPr>
                <w:rFonts w:eastAsia="Meiryo UI" w:cstheme="majorHAnsi"/>
                <w:b/>
                <w:bCs/>
                <w:szCs w:val="20"/>
                <w:lang w:val="en-GB"/>
              </w:rPr>
            </w:pPr>
            <w:r w:rsidRPr="00A935AB">
              <w:rPr>
                <w:rFonts w:eastAsia="Meiryo UI" w:cstheme="majorHAnsi"/>
                <w:b/>
                <w:bCs/>
                <w:szCs w:val="20"/>
                <w:lang w:val="en-GB"/>
              </w:rPr>
              <w:t>Parameters (Out)</w:t>
            </w:r>
          </w:p>
        </w:tc>
        <w:tc>
          <w:tcPr>
            <w:tcW w:w="1553" w:type="pct"/>
            <w:gridSpan w:val="2"/>
            <w:tcBorders>
              <w:top w:val="single" w:sz="4" w:space="0" w:color="auto"/>
              <w:left w:val="single" w:sz="4" w:space="0" w:color="auto"/>
              <w:bottom w:val="single" w:sz="4" w:space="0" w:color="auto"/>
              <w:right w:val="single" w:sz="4" w:space="0" w:color="auto"/>
            </w:tcBorders>
          </w:tcPr>
          <w:p w14:paraId="22510DC7" w14:textId="77777777" w:rsidR="002A6F3C" w:rsidRPr="00A935AB" w:rsidRDefault="002A6F3C" w:rsidP="00A63E3F">
            <w:pPr>
              <w:jc w:val="left"/>
              <w:rPr>
                <w:rFonts w:eastAsia="Meiryo UI" w:cstheme="majorHAnsi"/>
                <w:szCs w:val="20"/>
                <w:lang w:val="en-GB"/>
              </w:rPr>
            </w:pPr>
            <w:r w:rsidRPr="00A935AB">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1A8A600A" w14:textId="77777777" w:rsidR="002A6F3C" w:rsidRPr="00A935AB" w:rsidRDefault="002A6F3C" w:rsidP="00A63E3F">
            <w:pPr>
              <w:jc w:val="left"/>
              <w:rPr>
                <w:rFonts w:eastAsia="Meiryo UI" w:cstheme="majorHAnsi"/>
                <w:szCs w:val="20"/>
                <w:lang w:val="en-GB"/>
              </w:rPr>
            </w:pPr>
            <w:r w:rsidRPr="00A935AB">
              <w:rPr>
                <w:rFonts w:cs="Arial"/>
                <w:szCs w:val="20"/>
                <w:lang w:val="en-GB"/>
              </w:rPr>
              <w:t>-</w:t>
            </w:r>
          </w:p>
        </w:tc>
      </w:tr>
      <w:tr w:rsidR="002A6F3C" w:rsidRPr="00A935AB" w14:paraId="35B2C7D8"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2CD1EE01" w14:textId="77777777" w:rsidR="002A6F3C" w:rsidRPr="00A935AB" w:rsidRDefault="002A6F3C" w:rsidP="00A63E3F">
            <w:pPr>
              <w:jc w:val="left"/>
              <w:rPr>
                <w:rFonts w:eastAsia="Meiryo UI" w:cstheme="majorHAnsi"/>
                <w:b/>
                <w:bCs/>
                <w:szCs w:val="20"/>
                <w:lang w:val="en-GB"/>
              </w:rPr>
            </w:pPr>
            <w:r w:rsidRPr="00A935AB">
              <w:rPr>
                <w:rFonts w:eastAsia="Meiryo UI" w:cstheme="majorHAnsi"/>
                <w:b/>
                <w:bCs/>
                <w:szCs w:val="20"/>
                <w:lang w:val="en-GB"/>
              </w:rPr>
              <w:t>Return Value</w:t>
            </w:r>
          </w:p>
        </w:tc>
        <w:tc>
          <w:tcPr>
            <w:tcW w:w="1553" w:type="pct"/>
            <w:gridSpan w:val="2"/>
            <w:tcBorders>
              <w:top w:val="single" w:sz="4" w:space="0" w:color="auto"/>
              <w:left w:val="single" w:sz="4" w:space="0" w:color="auto"/>
              <w:bottom w:val="single" w:sz="4" w:space="0" w:color="auto"/>
              <w:right w:val="single" w:sz="4" w:space="0" w:color="auto"/>
            </w:tcBorders>
          </w:tcPr>
          <w:p w14:paraId="0CA4777B" w14:textId="77777777" w:rsidR="002A6F3C" w:rsidRPr="00A935AB" w:rsidRDefault="002A6F3C" w:rsidP="00A63E3F">
            <w:pPr>
              <w:jc w:val="left"/>
              <w:rPr>
                <w:rFonts w:eastAsia="Meiryo UI" w:cstheme="majorHAnsi"/>
                <w:szCs w:val="20"/>
                <w:lang w:val="en-GB"/>
              </w:rPr>
            </w:pPr>
            <w:r w:rsidRPr="00A935AB">
              <w:rPr>
                <w:rFonts w:cstheme="majorHAnsi" w:hint="eastAsia"/>
                <w:szCs w:val="20"/>
                <w:lang w:val="en-GB"/>
              </w:rPr>
              <w:t>N</w:t>
            </w:r>
            <w:r w:rsidRPr="00A935AB">
              <w:rPr>
                <w:rFonts w:cstheme="majorHAnsi"/>
                <w:szCs w:val="20"/>
                <w:lang w:val="en-GB"/>
              </w:rPr>
              <w:t>/A</w:t>
            </w:r>
          </w:p>
        </w:tc>
        <w:tc>
          <w:tcPr>
            <w:tcW w:w="2104" w:type="pct"/>
            <w:tcBorders>
              <w:top w:val="single" w:sz="4" w:space="0" w:color="auto"/>
              <w:left w:val="single" w:sz="4" w:space="0" w:color="auto"/>
              <w:bottom w:val="single" w:sz="4" w:space="0" w:color="auto"/>
              <w:right w:val="single" w:sz="4" w:space="0" w:color="auto"/>
            </w:tcBorders>
          </w:tcPr>
          <w:p w14:paraId="1C88585E" w14:textId="77777777" w:rsidR="002A6F3C" w:rsidRPr="00A935AB" w:rsidRDefault="002A6F3C" w:rsidP="00A63E3F">
            <w:pPr>
              <w:jc w:val="left"/>
            </w:pPr>
            <w:r w:rsidRPr="00A935AB">
              <w:t>-</w:t>
            </w:r>
          </w:p>
        </w:tc>
      </w:tr>
      <w:tr w:rsidR="002A6F3C" w:rsidRPr="00A935AB" w14:paraId="0DF2675E"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26A97E11" w14:textId="77777777" w:rsidR="002A6F3C" w:rsidRPr="00A935AB" w:rsidRDefault="002A6F3C" w:rsidP="00A63E3F">
            <w:pPr>
              <w:jc w:val="left"/>
              <w:rPr>
                <w:rFonts w:cs="Arial"/>
                <w:b/>
                <w:bCs/>
                <w:szCs w:val="20"/>
              </w:rPr>
            </w:pPr>
            <w:r w:rsidRPr="00A935AB">
              <w:rPr>
                <w:rFonts w:cs="Arial"/>
                <w:b/>
                <w:bCs/>
                <w:szCs w:val="20"/>
              </w:rPr>
              <w:t>Description</w:t>
            </w:r>
          </w:p>
        </w:tc>
        <w:tc>
          <w:tcPr>
            <w:tcW w:w="3657" w:type="pct"/>
            <w:gridSpan w:val="3"/>
            <w:tcBorders>
              <w:top w:val="single" w:sz="4" w:space="0" w:color="auto"/>
              <w:left w:val="single" w:sz="4" w:space="0" w:color="auto"/>
              <w:bottom w:val="single" w:sz="4" w:space="0" w:color="auto"/>
              <w:right w:val="single" w:sz="4" w:space="0" w:color="auto"/>
            </w:tcBorders>
          </w:tcPr>
          <w:p w14:paraId="07CC3211" w14:textId="253B8315" w:rsidR="003F2B48" w:rsidRDefault="002A6F3C" w:rsidP="003F2B48">
            <w:pPr>
              <w:pStyle w:val="ReqText0"/>
              <w:rPr>
                <w:rFonts w:cs="Arial"/>
                <w:szCs w:val="20"/>
              </w:rPr>
            </w:pPr>
            <w:r>
              <w:rPr>
                <w:rFonts w:cs="Arial"/>
                <w:kern w:val="2"/>
                <w:szCs w:val="20"/>
                <w:lang w:val="en-US" w:eastAsia="ja-JP"/>
              </w:rPr>
              <w:t xml:space="preserve">Initialize the value of CAN FIFO frame count </w:t>
            </w:r>
            <w:r w:rsidR="003F2B48">
              <w:rPr>
                <w:rFonts w:cs="Arial"/>
                <w:kern w:val="2"/>
                <w:szCs w:val="20"/>
                <w:lang w:val="en-US" w:eastAsia="ja-JP"/>
              </w:rPr>
              <w:t>and the values of members (</w:t>
            </w:r>
            <w:r w:rsidR="003F2B48" w:rsidRPr="003F2B48">
              <w:rPr>
                <w:rFonts w:cs="Arial"/>
                <w:kern w:val="2"/>
                <w:szCs w:val="20"/>
                <w:lang w:val="en-US" w:eastAsia="ja-JP"/>
              </w:rPr>
              <w:t xml:space="preserve">ulHead </w:t>
            </w:r>
            <w:r w:rsidR="003F2B48">
              <w:rPr>
                <w:rFonts w:cs="Arial"/>
                <w:kern w:val="2"/>
                <w:szCs w:val="20"/>
                <w:lang w:val="en-US" w:eastAsia="ja-JP"/>
              </w:rPr>
              <w:t xml:space="preserve">and </w:t>
            </w:r>
            <w:r w:rsidR="003F2B48" w:rsidRPr="003F2B48">
              <w:rPr>
                <w:rFonts w:cs="Arial"/>
                <w:kern w:val="2"/>
                <w:szCs w:val="20"/>
                <w:lang w:val="en-US" w:eastAsia="ja-JP"/>
              </w:rPr>
              <w:t>ulTail</w:t>
            </w:r>
            <w:r w:rsidR="003F2B48">
              <w:rPr>
                <w:rFonts w:cs="Arial"/>
                <w:kern w:val="2"/>
                <w:szCs w:val="20"/>
                <w:lang w:val="en-US" w:eastAsia="ja-JP"/>
              </w:rPr>
              <w:t>) of CAN FIFO structure of all CAN channels (</w:t>
            </w:r>
            <w:r w:rsidR="003F2B48" w:rsidRPr="003F2B48">
              <w:rPr>
                <w:rFonts w:cs="Arial"/>
                <w:kern w:val="2"/>
                <w:szCs w:val="20"/>
                <w:lang w:val="en-US" w:eastAsia="ja-JP"/>
              </w:rPr>
              <w:t>PROTOCONV_CAN_CH_NUM</w:t>
            </w:r>
            <w:r w:rsidR="003F2B48">
              <w:rPr>
                <w:rFonts w:cs="Arial"/>
                <w:kern w:val="2"/>
                <w:szCs w:val="20"/>
                <w:lang w:val="en-US" w:eastAsia="ja-JP"/>
              </w:rPr>
              <w:t>) to NUM0</w:t>
            </w:r>
            <w:r>
              <w:rPr>
                <w:rFonts w:cs="Arial"/>
                <w:kern w:val="2"/>
                <w:szCs w:val="20"/>
                <w:lang w:val="en-US" w:eastAsia="ja-JP"/>
              </w:rPr>
              <w:t>.</w:t>
            </w:r>
            <w:r w:rsidR="003F2B48">
              <w:rPr>
                <w:rFonts w:cs="Arial"/>
                <w:kern w:val="2"/>
                <w:szCs w:val="20"/>
                <w:lang w:val="en-US" w:eastAsia="ja-JP"/>
              </w:rPr>
              <w:t xml:space="preserve"> Set the status flag of CAN FIFO structure of all CAN channels as</w:t>
            </w:r>
            <w:r w:rsidR="003F2B48" w:rsidRPr="003F2B48">
              <w:rPr>
                <w:rFonts w:ascii="Consolas" w:eastAsia="Times New Roman" w:hAnsi="Consolas"/>
                <w:color w:val="4FC1FF"/>
                <w:sz w:val="21"/>
                <w:szCs w:val="21"/>
                <w:lang w:eastAsia="en-US"/>
              </w:rPr>
              <w:t xml:space="preserve"> </w:t>
            </w:r>
            <w:r w:rsidR="003F2B48" w:rsidRPr="003F2B48">
              <w:rPr>
                <w:rFonts w:cs="Arial"/>
                <w:szCs w:val="20"/>
              </w:rPr>
              <w:t>PROTOCONV_FIFO_AVAILABLE</w:t>
            </w:r>
            <w:r w:rsidR="003F2B48">
              <w:rPr>
                <w:rFonts w:cs="Arial"/>
                <w:szCs w:val="20"/>
              </w:rPr>
              <w:t>.</w:t>
            </w:r>
          </w:p>
          <w:p w14:paraId="5598933A" w14:textId="77777777" w:rsidR="003F2B48" w:rsidRPr="003F2B48" w:rsidRDefault="003F2B48" w:rsidP="003F2B48">
            <w:pPr>
              <w:pStyle w:val="ReqText0"/>
              <w:rPr>
                <w:rFonts w:cs="Arial"/>
                <w:szCs w:val="20"/>
              </w:rPr>
            </w:pPr>
          </w:p>
          <w:p w14:paraId="1BDE9289" w14:textId="5A14900D" w:rsidR="003F2B48" w:rsidRPr="003F2B48" w:rsidRDefault="003F2B48" w:rsidP="003F2B48">
            <w:pPr>
              <w:pStyle w:val="ReqText0"/>
              <w:rPr>
                <w:rFonts w:cs="Arial"/>
                <w:szCs w:val="20"/>
              </w:rPr>
            </w:pPr>
            <w:r>
              <w:rPr>
                <w:rFonts w:cs="Arial"/>
                <w:kern w:val="2"/>
                <w:szCs w:val="20"/>
                <w:lang w:val="en-US" w:eastAsia="ja-JP"/>
              </w:rPr>
              <w:t>Initialize the value of LIN FIFO frame count and the values of members (</w:t>
            </w:r>
            <w:r w:rsidRPr="003F2B48">
              <w:rPr>
                <w:rFonts w:cs="Arial"/>
                <w:kern w:val="2"/>
                <w:szCs w:val="20"/>
                <w:lang w:val="en-US" w:eastAsia="ja-JP"/>
              </w:rPr>
              <w:t xml:space="preserve">ulHead </w:t>
            </w:r>
            <w:r>
              <w:rPr>
                <w:rFonts w:cs="Arial"/>
                <w:kern w:val="2"/>
                <w:szCs w:val="20"/>
                <w:lang w:val="en-US" w:eastAsia="ja-JP"/>
              </w:rPr>
              <w:t xml:space="preserve">and </w:t>
            </w:r>
            <w:r w:rsidRPr="003F2B48">
              <w:rPr>
                <w:rFonts w:cs="Arial"/>
                <w:kern w:val="2"/>
                <w:szCs w:val="20"/>
                <w:lang w:val="en-US" w:eastAsia="ja-JP"/>
              </w:rPr>
              <w:t>ulTail</w:t>
            </w:r>
            <w:r>
              <w:rPr>
                <w:rFonts w:cs="Arial"/>
                <w:kern w:val="2"/>
                <w:szCs w:val="20"/>
                <w:lang w:val="en-US" w:eastAsia="ja-JP"/>
              </w:rPr>
              <w:t>) of LIN FIFO structure of all LIN channels (</w:t>
            </w:r>
            <w:r w:rsidRPr="003F2B48">
              <w:rPr>
                <w:rFonts w:cs="Arial"/>
                <w:kern w:val="2"/>
                <w:szCs w:val="20"/>
                <w:lang w:val="en-US" w:eastAsia="ja-JP"/>
              </w:rPr>
              <w:t>PROTOCONV_</w:t>
            </w:r>
            <w:r>
              <w:rPr>
                <w:rFonts w:cs="Arial"/>
                <w:kern w:val="2"/>
                <w:szCs w:val="20"/>
                <w:lang w:val="en-US" w:eastAsia="ja-JP"/>
              </w:rPr>
              <w:t>LI</w:t>
            </w:r>
            <w:r w:rsidRPr="003F2B48">
              <w:rPr>
                <w:rFonts w:cs="Arial"/>
                <w:kern w:val="2"/>
                <w:szCs w:val="20"/>
                <w:lang w:val="en-US" w:eastAsia="ja-JP"/>
              </w:rPr>
              <w:t>N_CH_NUM</w:t>
            </w:r>
            <w:r>
              <w:rPr>
                <w:rFonts w:cs="Arial"/>
                <w:kern w:val="2"/>
                <w:szCs w:val="20"/>
                <w:lang w:val="en-US" w:eastAsia="ja-JP"/>
              </w:rPr>
              <w:t>) to NUM0. Set the status flag of LIN FIFO structure of all LIN channels as</w:t>
            </w:r>
            <w:r w:rsidRPr="003F2B48">
              <w:rPr>
                <w:rFonts w:ascii="Consolas" w:eastAsia="Times New Roman" w:hAnsi="Consolas"/>
                <w:color w:val="4FC1FF"/>
                <w:sz w:val="21"/>
                <w:szCs w:val="21"/>
                <w:lang w:eastAsia="en-US"/>
              </w:rPr>
              <w:t xml:space="preserve"> </w:t>
            </w:r>
            <w:r w:rsidRPr="003F2B48">
              <w:rPr>
                <w:rFonts w:cs="Arial"/>
                <w:szCs w:val="20"/>
              </w:rPr>
              <w:t>PROTOCONV_FIFO_AVAILABLE</w:t>
            </w:r>
            <w:r>
              <w:rPr>
                <w:rFonts w:cs="Arial"/>
                <w:szCs w:val="20"/>
              </w:rPr>
              <w:t>.</w:t>
            </w:r>
          </w:p>
          <w:p w14:paraId="02B80E48" w14:textId="77777777" w:rsidR="003F2B48" w:rsidRPr="003F2B48" w:rsidRDefault="003F2B48" w:rsidP="003F2B48">
            <w:pPr>
              <w:pStyle w:val="ReqText0"/>
              <w:rPr>
                <w:rFonts w:cs="Arial"/>
                <w:szCs w:val="20"/>
              </w:rPr>
            </w:pPr>
          </w:p>
          <w:p w14:paraId="6A088F6F" w14:textId="0941157D" w:rsidR="003F2B48" w:rsidRPr="003F2B48" w:rsidRDefault="003F2B48" w:rsidP="003F2B48">
            <w:pPr>
              <w:pStyle w:val="ReqText0"/>
              <w:rPr>
                <w:rFonts w:cs="Arial"/>
                <w:szCs w:val="20"/>
              </w:rPr>
            </w:pPr>
            <w:r>
              <w:rPr>
                <w:rFonts w:cs="Arial"/>
                <w:kern w:val="2"/>
                <w:szCs w:val="20"/>
                <w:lang w:val="en-US" w:eastAsia="ja-JP"/>
              </w:rPr>
              <w:t>Initialize the value of Port FIFO frame count and the values of members (</w:t>
            </w:r>
            <w:r w:rsidRPr="003F2B48">
              <w:rPr>
                <w:rFonts w:cs="Arial"/>
                <w:kern w:val="2"/>
                <w:szCs w:val="20"/>
                <w:lang w:val="en-US" w:eastAsia="ja-JP"/>
              </w:rPr>
              <w:t xml:space="preserve">ulHead </w:t>
            </w:r>
            <w:r>
              <w:rPr>
                <w:rFonts w:cs="Arial"/>
                <w:kern w:val="2"/>
                <w:szCs w:val="20"/>
                <w:lang w:val="en-US" w:eastAsia="ja-JP"/>
              </w:rPr>
              <w:t xml:space="preserve">and </w:t>
            </w:r>
            <w:r w:rsidRPr="003F2B48">
              <w:rPr>
                <w:rFonts w:cs="Arial"/>
                <w:kern w:val="2"/>
                <w:szCs w:val="20"/>
                <w:lang w:val="en-US" w:eastAsia="ja-JP"/>
              </w:rPr>
              <w:t>ulTail</w:t>
            </w:r>
            <w:r>
              <w:rPr>
                <w:rFonts w:cs="Arial"/>
                <w:kern w:val="2"/>
                <w:szCs w:val="20"/>
                <w:lang w:val="en-US" w:eastAsia="ja-JP"/>
              </w:rPr>
              <w:t>) of Port FIFO structure to NUM0. Set the status flag of Port FIFO structure as</w:t>
            </w:r>
            <w:r w:rsidRPr="003F2B48">
              <w:rPr>
                <w:rFonts w:ascii="Consolas" w:eastAsia="Times New Roman" w:hAnsi="Consolas"/>
                <w:color w:val="4FC1FF"/>
                <w:sz w:val="21"/>
                <w:szCs w:val="21"/>
                <w:lang w:eastAsia="en-US"/>
              </w:rPr>
              <w:t xml:space="preserve"> </w:t>
            </w:r>
            <w:r w:rsidRPr="003F2B48">
              <w:rPr>
                <w:rFonts w:cs="Arial"/>
                <w:szCs w:val="20"/>
              </w:rPr>
              <w:t>PROTOCONV_FIFO_AVAILABLE</w:t>
            </w:r>
            <w:r>
              <w:rPr>
                <w:rFonts w:cs="Arial"/>
                <w:szCs w:val="20"/>
              </w:rPr>
              <w:t>.</w:t>
            </w:r>
          </w:p>
          <w:p w14:paraId="306B6E86" w14:textId="77777777" w:rsidR="003F2B48" w:rsidRPr="003F2B48" w:rsidRDefault="003F2B48" w:rsidP="003F2B48">
            <w:pPr>
              <w:pStyle w:val="ReqText0"/>
              <w:rPr>
                <w:rFonts w:cs="Arial"/>
                <w:szCs w:val="20"/>
              </w:rPr>
            </w:pPr>
          </w:p>
          <w:p w14:paraId="0D5195F4" w14:textId="6E721109" w:rsidR="002A6F3C" w:rsidRPr="003F6AF4" w:rsidRDefault="003F2B48" w:rsidP="003F6AF4">
            <w:pPr>
              <w:pStyle w:val="ReqText0"/>
              <w:rPr>
                <w:rFonts w:cs="Arial"/>
                <w:szCs w:val="20"/>
              </w:rPr>
            </w:pPr>
            <w:r>
              <w:rPr>
                <w:rFonts w:cs="Arial"/>
                <w:kern w:val="2"/>
                <w:szCs w:val="20"/>
                <w:lang w:val="en-US" w:eastAsia="ja-JP"/>
              </w:rPr>
              <w:t>Initialize the value of Ethernet FIFO frame count and the values of members (</w:t>
            </w:r>
            <w:r w:rsidRPr="003F2B48">
              <w:rPr>
                <w:rFonts w:cs="Arial"/>
                <w:kern w:val="2"/>
                <w:szCs w:val="20"/>
                <w:lang w:val="en-US" w:eastAsia="ja-JP"/>
              </w:rPr>
              <w:t xml:space="preserve">ulHead </w:t>
            </w:r>
            <w:r>
              <w:rPr>
                <w:rFonts w:cs="Arial"/>
                <w:kern w:val="2"/>
                <w:szCs w:val="20"/>
                <w:lang w:val="en-US" w:eastAsia="ja-JP"/>
              </w:rPr>
              <w:t xml:space="preserve">and </w:t>
            </w:r>
            <w:r w:rsidRPr="003F2B48">
              <w:rPr>
                <w:rFonts w:cs="Arial"/>
                <w:kern w:val="2"/>
                <w:szCs w:val="20"/>
                <w:lang w:val="en-US" w:eastAsia="ja-JP"/>
              </w:rPr>
              <w:t>ulTail</w:t>
            </w:r>
            <w:r>
              <w:rPr>
                <w:rFonts w:cs="Arial"/>
                <w:kern w:val="2"/>
                <w:szCs w:val="20"/>
                <w:lang w:val="en-US" w:eastAsia="ja-JP"/>
              </w:rPr>
              <w:t>) of Ethernet FIFO structure to NUM0. Set the status flag of Ethernet FIFO structure as</w:t>
            </w:r>
            <w:r w:rsidRPr="003F2B48">
              <w:rPr>
                <w:rFonts w:ascii="Consolas" w:eastAsia="Times New Roman" w:hAnsi="Consolas"/>
                <w:color w:val="4FC1FF"/>
                <w:sz w:val="21"/>
                <w:szCs w:val="21"/>
                <w:lang w:eastAsia="en-US"/>
              </w:rPr>
              <w:t xml:space="preserve"> </w:t>
            </w:r>
            <w:r w:rsidRPr="003F2B48">
              <w:rPr>
                <w:rFonts w:cs="Arial"/>
                <w:szCs w:val="20"/>
              </w:rPr>
              <w:t>PROTOCONV_FIFO_AVAILABLE</w:t>
            </w:r>
            <w:r>
              <w:rPr>
                <w:rFonts w:cs="Arial"/>
                <w:szCs w:val="20"/>
              </w:rPr>
              <w:t>.</w:t>
            </w:r>
          </w:p>
        </w:tc>
      </w:tr>
      <w:tr w:rsidR="002A6F3C" w:rsidRPr="00A935AB" w14:paraId="1D940B46"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27743DB1" w14:textId="77777777" w:rsidR="002A6F3C" w:rsidRPr="00A935AB" w:rsidRDefault="002A6F3C" w:rsidP="00A63E3F">
            <w:pPr>
              <w:jc w:val="left"/>
              <w:rPr>
                <w:rFonts w:cs="Arial"/>
                <w:b/>
                <w:bCs/>
                <w:szCs w:val="20"/>
              </w:rPr>
            </w:pPr>
            <w:r w:rsidRPr="00A935AB">
              <w:rPr>
                <w:rFonts w:cs="Arial"/>
                <w:b/>
                <w:bCs/>
                <w:szCs w:val="20"/>
              </w:rPr>
              <w:t>Preconditions</w:t>
            </w:r>
          </w:p>
        </w:tc>
        <w:tc>
          <w:tcPr>
            <w:tcW w:w="3657" w:type="pct"/>
            <w:gridSpan w:val="3"/>
            <w:tcBorders>
              <w:top w:val="single" w:sz="4" w:space="0" w:color="auto"/>
              <w:left w:val="single" w:sz="4" w:space="0" w:color="auto"/>
              <w:bottom w:val="single" w:sz="4" w:space="0" w:color="auto"/>
              <w:right w:val="single" w:sz="4" w:space="0" w:color="auto"/>
            </w:tcBorders>
          </w:tcPr>
          <w:p w14:paraId="316F8026" w14:textId="77777777" w:rsidR="002A6F3C" w:rsidRPr="00A935AB" w:rsidRDefault="002A6F3C" w:rsidP="00A63E3F">
            <w:pPr>
              <w:jc w:val="left"/>
              <w:rPr>
                <w:rFonts w:cs="Arial"/>
                <w:szCs w:val="20"/>
              </w:rPr>
            </w:pPr>
            <w:r w:rsidRPr="00A935AB">
              <w:rPr>
                <w:rFonts w:cs="Arial" w:hint="eastAsia"/>
                <w:szCs w:val="20"/>
              </w:rPr>
              <w:t>N/A</w:t>
            </w:r>
          </w:p>
        </w:tc>
      </w:tr>
      <w:tr w:rsidR="002A6F3C" w:rsidRPr="00A935AB" w14:paraId="57ABCCCF"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tcPr>
          <w:p w14:paraId="53812B42" w14:textId="77777777" w:rsidR="002A6F3C" w:rsidRPr="00A935AB" w:rsidRDefault="002A6F3C" w:rsidP="00A63E3F">
            <w:pPr>
              <w:jc w:val="left"/>
              <w:rPr>
                <w:rFonts w:cs="Arial"/>
                <w:b/>
                <w:bCs/>
                <w:szCs w:val="20"/>
              </w:rPr>
            </w:pPr>
            <w:r w:rsidRPr="00A935AB">
              <w:rPr>
                <w:rFonts w:cs="Arial"/>
                <w:b/>
                <w:bCs/>
                <w:szCs w:val="20"/>
              </w:rPr>
              <w:t>Remarks</w:t>
            </w:r>
          </w:p>
        </w:tc>
        <w:tc>
          <w:tcPr>
            <w:tcW w:w="3657" w:type="pct"/>
            <w:gridSpan w:val="3"/>
            <w:tcBorders>
              <w:top w:val="single" w:sz="4" w:space="0" w:color="auto"/>
              <w:left w:val="single" w:sz="4" w:space="0" w:color="auto"/>
              <w:bottom w:val="single" w:sz="4" w:space="0" w:color="auto"/>
              <w:right w:val="single" w:sz="4" w:space="0" w:color="auto"/>
            </w:tcBorders>
          </w:tcPr>
          <w:p w14:paraId="1D6570F9" w14:textId="63B67C50" w:rsidR="002A6F3C" w:rsidRPr="00A935AB" w:rsidRDefault="003F2B48" w:rsidP="00A63E3F">
            <w:pPr>
              <w:jc w:val="left"/>
              <w:rPr>
                <w:rFonts w:cs="Arial"/>
                <w:szCs w:val="20"/>
              </w:rPr>
            </w:pPr>
            <w:r w:rsidRPr="00A935AB">
              <w:rPr>
                <w:rFonts w:cs="Arial" w:hint="eastAsia"/>
                <w:szCs w:val="20"/>
              </w:rPr>
              <w:t>N/A</w:t>
            </w:r>
          </w:p>
        </w:tc>
      </w:tr>
      <w:tr w:rsidR="002A6F3C" w:rsidRPr="00A935AB" w14:paraId="7A0F7AA9" w14:textId="77777777" w:rsidTr="00A63E3F">
        <w:tc>
          <w:tcPr>
            <w:tcW w:w="1343" w:type="pct"/>
            <w:tcBorders>
              <w:top w:val="single" w:sz="4" w:space="0" w:color="auto"/>
              <w:left w:val="single" w:sz="4" w:space="0" w:color="auto"/>
              <w:bottom w:val="single" w:sz="4" w:space="0" w:color="auto"/>
              <w:right w:val="single" w:sz="4" w:space="0" w:color="auto"/>
            </w:tcBorders>
            <w:shd w:val="clear" w:color="auto" w:fill="D9D9D9"/>
          </w:tcPr>
          <w:p w14:paraId="74DCFE8F" w14:textId="77777777" w:rsidR="002A6F3C" w:rsidRPr="00A935AB" w:rsidRDefault="002A6F3C" w:rsidP="00A63E3F">
            <w:pPr>
              <w:jc w:val="left"/>
              <w:rPr>
                <w:rFonts w:cs="Arial"/>
                <w:b/>
                <w:bCs/>
                <w:szCs w:val="20"/>
              </w:rPr>
            </w:pPr>
            <w:r w:rsidRPr="006F260B">
              <w:rPr>
                <w:rFonts w:cs="Arial"/>
                <w:b/>
                <w:bCs/>
                <w:szCs w:val="20"/>
              </w:rPr>
              <w:t>DET/DEM Errors Handled</w:t>
            </w:r>
          </w:p>
        </w:tc>
        <w:tc>
          <w:tcPr>
            <w:tcW w:w="3657" w:type="pct"/>
            <w:gridSpan w:val="3"/>
            <w:tcBorders>
              <w:top w:val="single" w:sz="4" w:space="0" w:color="auto"/>
              <w:left w:val="single" w:sz="4" w:space="0" w:color="auto"/>
              <w:bottom w:val="single" w:sz="4" w:space="0" w:color="auto"/>
              <w:right w:val="single" w:sz="4" w:space="0" w:color="auto"/>
            </w:tcBorders>
          </w:tcPr>
          <w:p w14:paraId="5D1E9A3A" w14:textId="77777777" w:rsidR="002A6F3C" w:rsidRPr="00A935AB" w:rsidRDefault="002A6F3C" w:rsidP="00A63E3F">
            <w:pPr>
              <w:jc w:val="left"/>
              <w:rPr>
                <w:rFonts w:cs="Arial"/>
                <w:szCs w:val="20"/>
              </w:rPr>
            </w:pPr>
            <w:r w:rsidRPr="00A935AB">
              <w:rPr>
                <w:rFonts w:cs="Arial" w:hint="eastAsia"/>
                <w:szCs w:val="20"/>
              </w:rPr>
              <w:t>N/A</w:t>
            </w:r>
          </w:p>
        </w:tc>
      </w:tr>
    </w:tbl>
    <w:p w14:paraId="34176A24" w14:textId="107DDDCE" w:rsidR="008B66CF" w:rsidRPr="002C15F8" w:rsidRDefault="008B66CF" w:rsidP="008B66CF">
      <w:pPr>
        <w:pStyle w:val="RefIDs"/>
        <w:rPr>
          <w:lang w:eastAsia="en-US"/>
        </w:rPr>
      </w:pPr>
      <w:r w:rsidRPr="00696D29">
        <w:rPr>
          <w:lang w:eastAsia="en-US"/>
        </w:rPr>
        <w:t xml:space="preserve">[Covers: </w:t>
      </w:r>
      <w:r w:rsidRPr="00883E84">
        <w:rPr>
          <w:lang w:eastAsia="en-US"/>
        </w:rPr>
        <w:t>req-8552172-00903609</w:t>
      </w:r>
      <w:r w:rsidRPr="00696D29">
        <w:rPr>
          <w:lang w:eastAsia="en-US"/>
        </w:rPr>
        <w:t>]</w:t>
      </w:r>
    </w:p>
    <w:p w14:paraId="014FBA54" w14:textId="77777777" w:rsidR="008B66CF" w:rsidRPr="002C15F8" w:rsidRDefault="008B66CF" w:rsidP="008B66CF">
      <w:pPr>
        <w:pStyle w:val="RefIDs"/>
        <w:rPr>
          <w:lang w:eastAsia="en-US"/>
        </w:rPr>
      </w:pPr>
      <w:r w:rsidRPr="002C15F8">
        <w:rPr>
          <w:lang w:eastAsia="en-US"/>
        </w:rPr>
        <w:t xml:space="preserve">[Covers: </w:t>
      </w:r>
      <w:r>
        <w:rPr>
          <w:lang w:eastAsia="en-US"/>
        </w:rPr>
        <w:t>req-8552172-00909476</w:t>
      </w:r>
      <w:r>
        <w:t>]</w:t>
      </w:r>
    </w:p>
    <w:p w14:paraId="0EE911D0" w14:textId="226083B2" w:rsidR="008B66CF" w:rsidRDefault="008B66CF" w:rsidP="008B66CF">
      <w:pPr>
        <w:pStyle w:val="RefIDs"/>
        <w:rPr>
          <w:lang w:eastAsia="en-US"/>
        </w:rPr>
      </w:pPr>
      <w:r w:rsidRPr="002C15F8">
        <w:rPr>
          <w:lang w:eastAsia="en-US"/>
        </w:rPr>
        <w:t xml:space="preserve">[Covers: </w:t>
      </w:r>
      <w:r>
        <w:rPr>
          <w:lang w:eastAsia="en-US"/>
        </w:rPr>
        <w:t>req-8552172-00909478</w:t>
      </w:r>
      <w:r>
        <w:t>]</w:t>
      </w:r>
    </w:p>
    <w:p w14:paraId="1E5D1F4C" w14:textId="77777777" w:rsidR="008B66CF" w:rsidRDefault="008B66CF" w:rsidP="008B66CF">
      <w:pPr>
        <w:pStyle w:val="RefIDs"/>
        <w:rPr>
          <w:lang w:eastAsia="en-US"/>
        </w:rPr>
      </w:pPr>
      <w:r>
        <w:rPr>
          <w:lang w:eastAsia="en-US"/>
        </w:rPr>
        <w:t>[Covers: req-8552172-00528006]</w:t>
      </w:r>
    </w:p>
    <w:p w14:paraId="40ECB0A0" w14:textId="530A4671" w:rsidR="008B66CF" w:rsidRDefault="008B66CF" w:rsidP="008B66CF">
      <w:pPr>
        <w:pStyle w:val="RefIDs"/>
        <w:rPr>
          <w:lang w:eastAsia="en-US"/>
        </w:rPr>
      </w:pPr>
      <w:r>
        <w:rPr>
          <w:lang w:eastAsia="en-US"/>
        </w:rPr>
        <w:t xml:space="preserve">[Covers: </w:t>
      </w:r>
      <w:r w:rsidRPr="00C136B3">
        <w:t>req-8552172-00527993</w:t>
      </w:r>
      <w:r>
        <w:t>]</w:t>
      </w:r>
    </w:p>
    <w:p w14:paraId="5340CC0E" w14:textId="77777777" w:rsidR="008B66CF" w:rsidRDefault="008B66CF" w:rsidP="008B66CF">
      <w:pPr>
        <w:pStyle w:val="RefIDs"/>
        <w:rPr>
          <w:lang w:eastAsia="en-US"/>
        </w:rPr>
      </w:pPr>
      <w:r>
        <w:rPr>
          <w:lang w:eastAsia="en-US"/>
        </w:rPr>
        <w:t xml:space="preserve">[Covers: </w:t>
      </w:r>
      <w:r w:rsidRPr="003F2B48">
        <w:rPr>
          <w:lang w:eastAsia="en-US"/>
        </w:rPr>
        <w:t>req-8552172-00909163</w:t>
      </w:r>
      <w:r>
        <w:rPr>
          <w:lang w:eastAsia="en-US"/>
        </w:rPr>
        <w:t>]</w:t>
      </w:r>
    </w:p>
    <w:p w14:paraId="5B8AFC05" w14:textId="590407FE" w:rsidR="00E042F2" w:rsidRDefault="008B66CF" w:rsidP="003F6AF4">
      <w:pPr>
        <w:pStyle w:val="RefIDs"/>
        <w:rPr>
          <w:lang w:eastAsia="en-US"/>
        </w:rPr>
      </w:pPr>
      <w:r>
        <w:rPr>
          <w:lang w:eastAsia="en-US"/>
        </w:rPr>
        <w:t xml:space="preserve">[Covers: </w:t>
      </w:r>
      <w:r w:rsidRPr="003F2B48">
        <w:rPr>
          <w:lang w:eastAsia="en-US"/>
        </w:rPr>
        <w:t>req-8552172-0090916</w:t>
      </w:r>
      <w:r>
        <w:rPr>
          <w:lang w:eastAsia="en-US"/>
        </w:rPr>
        <w:t>4]</w:t>
      </w:r>
    </w:p>
    <w:p w14:paraId="3F202DA3" w14:textId="0C42BB90" w:rsidR="003302AE" w:rsidRPr="00A925F7" w:rsidRDefault="006E4A0D" w:rsidP="00CF00F4">
      <w:pPr>
        <w:pStyle w:val="Heading3"/>
      </w:pPr>
      <w:r>
        <w:br w:type="column"/>
      </w:r>
      <w:bookmarkStart w:id="331" w:name="_Toc203384004"/>
      <w:r w:rsidR="007E32F7" w:rsidRPr="00A925F7">
        <w:lastRenderedPageBreak/>
        <w:t>Error</w:t>
      </w:r>
      <w:r w:rsidR="003302AE" w:rsidRPr="00A925F7">
        <w:t xml:space="preserve"> handling</w:t>
      </w:r>
      <w:bookmarkEnd w:id="331"/>
    </w:p>
    <w:p w14:paraId="1B24B6EF" w14:textId="4414E71C" w:rsidR="007C258E" w:rsidRDefault="007C258E"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19</w:t>
      </w:r>
      <w:r w:rsidR="009D560C">
        <w:rPr>
          <w:noProof/>
        </w:rPr>
        <w:fldChar w:fldCharType="end"/>
      </w:r>
      <w:r w:rsidR="00A935AB">
        <w:rPr>
          <w:noProof/>
        </w:rPr>
        <w:t>:</w:t>
      </w:r>
      <w:r>
        <w:t xml:space="preserve"> </w:t>
      </w:r>
      <w:r w:rsidR="004F7361">
        <w:t>Error Handling List</w:t>
      </w:r>
    </w:p>
    <w:tbl>
      <w:tblPr>
        <w:tblStyle w:val="TableGrid"/>
        <w:tblW w:w="4977" w:type="pct"/>
        <w:jc w:val="center"/>
        <w:tblLayout w:type="fixed"/>
        <w:tblLook w:val="04A0" w:firstRow="1" w:lastRow="0" w:firstColumn="1" w:lastColumn="0" w:noHBand="0" w:noVBand="1"/>
      </w:tblPr>
      <w:tblGrid>
        <w:gridCol w:w="625"/>
        <w:gridCol w:w="3421"/>
        <w:gridCol w:w="4232"/>
        <w:gridCol w:w="1707"/>
      </w:tblGrid>
      <w:tr w:rsidR="002A5105" w:rsidRPr="00A95D63" w14:paraId="62306841" w14:textId="77777777" w:rsidTr="001219E5">
        <w:trPr>
          <w:trHeight w:val="295"/>
          <w:jc w:val="center"/>
        </w:trPr>
        <w:tc>
          <w:tcPr>
            <w:tcW w:w="313" w:type="pct"/>
            <w:shd w:val="clear" w:color="auto" w:fill="D9D9D9" w:themeFill="background1" w:themeFillShade="D9"/>
            <w:vAlign w:val="center"/>
          </w:tcPr>
          <w:p w14:paraId="56B25D35" w14:textId="77777777" w:rsidR="007C258E" w:rsidRPr="00A95D63" w:rsidRDefault="007C258E" w:rsidP="000D256D">
            <w:pPr>
              <w:jc w:val="center"/>
              <w:rPr>
                <w:rFonts w:eastAsia="Meiryo UI" w:cs="Arial"/>
                <w:b/>
                <w:szCs w:val="20"/>
                <w:lang w:val="en-GB"/>
              </w:rPr>
            </w:pPr>
            <w:r w:rsidRPr="00A95D63">
              <w:rPr>
                <w:rFonts w:eastAsia="Meiryo UI" w:cs="Arial"/>
                <w:b/>
                <w:szCs w:val="20"/>
                <w:lang w:val="en-GB"/>
              </w:rPr>
              <w:t>No.</w:t>
            </w:r>
          </w:p>
        </w:tc>
        <w:tc>
          <w:tcPr>
            <w:tcW w:w="1713" w:type="pct"/>
            <w:shd w:val="clear" w:color="auto" w:fill="D9D9D9" w:themeFill="background1" w:themeFillShade="D9"/>
            <w:vAlign w:val="center"/>
          </w:tcPr>
          <w:p w14:paraId="13AEAEC5" w14:textId="77777777" w:rsidR="007C258E" w:rsidRPr="00A95D63" w:rsidRDefault="007C258E" w:rsidP="00220AA3">
            <w:pPr>
              <w:jc w:val="left"/>
              <w:rPr>
                <w:rFonts w:eastAsia="Meiryo UI" w:cs="Arial"/>
                <w:b/>
                <w:szCs w:val="20"/>
                <w:lang w:val="en-GB"/>
              </w:rPr>
            </w:pPr>
            <w:r w:rsidRPr="00A95D63">
              <w:rPr>
                <w:rFonts w:eastAsia="Meiryo UI" w:cs="Arial"/>
                <w:b/>
                <w:szCs w:val="20"/>
                <w:lang w:val="en-GB"/>
              </w:rPr>
              <w:t>Error Name</w:t>
            </w:r>
          </w:p>
        </w:tc>
        <w:tc>
          <w:tcPr>
            <w:tcW w:w="2119" w:type="pct"/>
            <w:shd w:val="clear" w:color="auto" w:fill="D9D9D9" w:themeFill="background1" w:themeFillShade="D9"/>
            <w:vAlign w:val="center"/>
          </w:tcPr>
          <w:p w14:paraId="2F73805A" w14:textId="77777777" w:rsidR="007C258E" w:rsidRPr="00A95D63" w:rsidRDefault="007C258E" w:rsidP="00220AA3">
            <w:pPr>
              <w:jc w:val="left"/>
              <w:rPr>
                <w:rFonts w:eastAsia="Meiryo UI" w:cs="Arial"/>
                <w:b/>
                <w:szCs w:val="20"/>
                <w:lang w:val="en-GB"/>
              </w:rPr>
            </w:pPr>
            <w:r w:rsidRPr="00A95D63">
              <w:rPr>
                <w:rFonts w:eastAsia="Meiryo UI" w:cs="Arial"/>
                <w:b/>
                <w:szCs w:val="20"/>
                <w:lang w:val="en-GB"/>
              </w:rPr>
              <w:t>Error Factor</w:t>
            </w:r>
          </w:p>
        </w:tc>
        <w:tc>
          <w:tcPr>
            <w:tcW w:w="855" w:type="pct"/>
            <w:shd w:val="clear" w:color="auto" w:fill="D9D9D9" w:themeFill="background1" w:themeFillShade="D9"/>
            <w:vAlign w:val="center"/>
          </w:tcPr>
          <w:p w14:paraId="7D0FCCCA" w14:textId="77777777" w:rsidR="007C258E" w:rsidRPr="00A95D63" w:rsidRDefault="007C258E" w:rsidP="00220AA3">
            <w:pPr>
              <w:jc w:val="left"/>
              <w:rPr>
                <w:rFonts w:eastAsia="Meiryo UI" w:cs="Arial"/>
                <w:b/>
                <w:szCs w:val="20"/>
                <w:lang w:val="en-GB"/>
              </w:rPr>
            </w:pPr>
            <w:r w:rsidRPr="00A95D63">
              <w:rPr>
                <w:rFonts w:eastAsia="Meiryo UI" w:cs="Arial"/>
                <w:b/>
                <w:szCs w:val="20"/>
                <w:lang w:val="en-GB"/>
              </w:rPr>
              <w:t>Error Handling</w:t>
            </w:r>
          </w:p>
        </w:tc>
      </w:tr>
      <w:tr w:rsidR="002A5105" w:rsidRPr="00A95D63" w14:paraId="3DDE8B54" w14:textId="77777777" w:rsidTr="001219E5">
        <w:trPr>
          <w:trHeight w:val="295"/>
          <w:jc w:val="center"/>
        </w:trPr>
        <w:tc>
          <w:tcPr>
            <w:tcW w:w="313" w:type="pct"/>
          </w:tcPr>
          <w:p w14:paraId="761C5DA7" w14:textId="77777777" w:rsidR="007C258E" w:rsidRPr="00A95D63" w:rsidRDefault="007C258E" w:rsidP="000D256D">
            <w:pPr>
              <w:jc w:val="center"/>
              <w:rPr>
                <w:rFonts w:eastAsia="Meiryo UI" w:cs="Arial"/>
                <w:szCs w:val="20"/>
                <w:lang w:val="en-GB"/>
              </w:rPr>
            </w:pPr>
            <w:r w:rsidRPr="00A95D63">
              <w:rPr>
                <w:rFonts w:eastAsia="Meiryo UI" w:cs="Arial"/>
                <w:szCs w:val="20"/>
                <w:lang w:val="en-GB"/>
              </w:rPr>
              <w:t>(1)</w:t>
            </w:r>
          </w:p>
        </w:tc>
        <w:tc>
          <w:tcPr>
            <w:tcW w:w="1713" w:type="pct"/>
          </w:tcPr>
          <w:p w14:paraId="3941B9EB" w14:textId="77777777" w:rsidR="007C258E" w:rsidRPr="00AE4BFB" w:rsidRDefault="007C258E" w:rsidP="00220AA3">
            <w:pPr>
              <w:jc w:val="left"/>
              <w:rPr>
                <w:rFonts w:eastAsia="Meiryo UI" w:cs="Arial"/>
                <w:szCs w:val="20"/>
                <w:lang w:val="en-GB"/>
              </w:rPr>
            </w:pPr>
            <w:r>
              <w:rPr>
                <w:rFonts w:eastAsia="Meiryo UI" w:cs="Arial"/>
                <w:szCs w:val="20"/>
                <w:lang w:val="en-GB"/>
              </w:rPr>
              <w:t>E</w:t>
            </w:r>
            <w:r w:rsidRPr="00AE4BFB">
              <w:rPr>
                <w:rFonts w:eastAsia="Meiryo UI" w:cs="Arial"/>
                <w:szCs w:val="20"/>
                <w:lang w:val="en-GB"/>
              </w:rPr>
              <w:t>_OK</w:t>
            </w:r>
          </w:p>
        </w:tc>
        <w:tc>
          <w:tcPr>
            <w:tcW w:w="2119" w:type="pct"/>
          </w:tcPr>
          <w:p w14:paraId="298635BA" w14:textId="77777777" w:rsidR="007C258E" w:rsidRPr="00A95D63" w:rsidRDefault="007C258E" w:rsidP="00032018">
            <w:pPr>
              <w:pStyle w:val="a1"/>
              <w:spacing w:before="0" w:after="0"/>
              <w:jc w:val="left"/>
            </w:pPr>
            <w:r w:rsidRPr="00105BC5">
              <w:t>Successful Completion</w:t>
            </w:r>
          </w:p>
        </w:tc>
        <w:tc>
          <w:tcPr>
            <w:tcW w:w="855" w:type="pct"/>
          </w:tcPr>
          <w:p w14:paraId="1CC7F3BE" w14:textId="77777777" w:rsidR="007C258E" w:rsidRPr="00A95D63" w:rsidRDefault="007C258E" w:rsidP="00032018">
            <w:pPr>
              <w:pStyle w:val="a1"/>
              <w:spacing w:before="0" w:after="0"/>
              <w:jc w:val="left"/>
              <w:rPr>
                <w:lang w:eastAsia="ja-JP"/>
              </w:rPr>
            </w:pPr>
            <w:r>
              <w:rPr>
                <w:rFonts w:hint="eastAsia"/>
                <w:lang w:eastAsia="ja-JP"/>
              </w:rPr>
              <w:t>-</w:t>
            </w:r>
          </w:p>
        </w:tc>
      </w:tr>
      <w:tr w:rsidR="002A5105" w:rsidRPr="00A95D63" w14:paraId="07D80F10" w14:textId="77777777" w:rsidTr="001219E5">
        <w:trPr>
          <w:trHeight w:val="295"/>
          <w:jc w:val="center"/>
        </w:trPr>
        <w:tc>
          <w:tcPr>
            <w:tcW w:w="313" w:type="pct"/>
          </w:tcPr>
          <w:p w14:paraId="60A5859E" w14:textId="24694891" w:rsidR="002A5105" w:rsidRPr="00A95D63" w:rsidRDefault="002A5105" w:rsidP="000D256D">
            <w:pPr>
              <w:jc w:val="center"/>
              <w:rPr>
                <w:rFonts w:eastAsia="Meiryo UI" w:cs="Arial"/>
                <w:szCs w:val="20"/>
                <w:lang w:val="en-GB"/>
              </w:rPr>
            </w:pPr>
            <w:r>
              <w:rPr>
                <w:rFonts w:eastAsia="Meiryo UI" w:cs="Arial" w:hint="eastAsia"/>
                <w:szCs w:val="20"/>
                <w:lang w:val="en-GB"/>
              </w:rPr>
              <w:t>(</w:t>
            </w:r>
            <w:r>
              <w:rPr>
                <w:rFonts w:eastAsia="Meiryo UI" w:cs="Arial"/>
                <w:szCs w:val="20"/>
                <w:lang w:val="en-GB"/>
              </w:rPr>
              <w:t>2)</w:t>
            </w:r>
          </w:p>
        </w:tc>
        <w:tc>
          <w:tcPr>
            <w:tcW w:w="1713" w:type="pct"/>
          </w:tcPr>
          <w:p w14:paraId="4903E4E6" w14:textId="76119865" w:rsidR="002A5105" w:rsidRDefault="002A5105" w:rsidP="00220AA3">
            <w:pPr>
              <w:jc w:val="left"/>
              <w:rPr>
                <w:rFonts w:eastAsia="Meiryo UI" w:cs="Arial"/>
                <w:szCs w:val="20"/>
                <w:lang w:val="en-GB"/>
              </w:rPr>
            </w:pPr>
            <w:r w:rsidRPr="00072026">
              <w:rPr>
                <w:rFonts w:eastAsia="Meiryo UI" w:cs="Arial"/>
                <w:szCs w:val="20"/>
                <w:lang w:val="en-GB"/>
              </w:rPr>
              <w:t>E_</w:t>
            </w:r>
            <w:r>
              <w:rPr>
                <w:rFonts w:eastAsia="Meiryo UI" w:cs="Arial"/>
                <w:szCs w:val="20"/>
                <w:lang w:val="en-GB"/>
              </w:rPr>
              <w:t>NOT_</w:t>
            </w:r>
            <w:r w:rsidRPr="00072026">
              <w:rPr>
                <w:rFonts w:eastAsia="Meiryo UI" w:cs="Arial"/>
                <w:szCs w:val="20"/>
                <w:lang w:val="en-GB"/>
              </w:rPr>
              <w:t>OK</w:t>
            </w:r>
          </w:p>
        </w:tc>
        <w:tc>
          <w:tcPr>
            <w:tcW w:w="2119" w:type="pct"/>
          </w:tcPr>
          <w:p w14:paraId="357137FA" w14:textId="1C1063F6" w:rsidR="002A5105" w:rsidRPr="00105BC5" w:rsidRDefault="002A5105" w:rsidP="00032018">
            <w:pPr>
              <w:pStyle w:val="a1"/>
              <w:spacing w:before="0" w:after="0"/>
              <w:jc w:val="left"/>
            </w:pPr>
            <w:r>
              <w:rPr>
                <w:lang w:val="en-US"/>
              </w:rPr>
              <w:t>Uns</w:t>
            </w:r>
            <w:r w:rsidRPr="00072026">
              <w:t>uccessful Completion</w:t>
            </w:r>
          </w:p>
        </w:tc>
        <w:tc>
          <w:tcPr>
            <w:tcW w:w="855" w:type="pct"/>
          </w:tcPr>
          <w:p w14:paraId="537D454A" w14:textId="77777777" w:rsidR="002A5105" w:rsidRDefault="002A5105" w:rsidP="00032018">
            <w:pPr>
              <w:pStyle w:val="a1"/>
              <w:spacing w:before="0" w:after="0"/>
              <w:jc w:val="left"/>
              <w:rPr>
                <w:lang w:eastAsia="ja-JP"/>
              </w:rPr>
            </w:pPr>
          </w:p>
        </w:tc>
      </w:tr>
      <w:tr w:rsidR="002A5105" w:rsidRPr="00A95D63" w14:paraId="7125FEC0" w14:textId="77777777" w:rsidTr="001219E5">
        <w:trPr>
          <w:trHeight w:val="295"/>
          <w:jc w:val="center"/>
        </w:trPr>
        <w:tc>
          <w:tcPr>
            <w:tcW w:w="313" w:type="pct"/>
          </w:tcPr>
          <w:p w14:paraId="1D93DE0C" w14:textId="3FFB9B16" w:rsidR="002A5105" w:rsidRPr="00A95D63" w:rsidRDefault="002A5105" w:rsidP="000D256D">
            <w:pPr>
              <w:jc w:val="center"/>
              <w:rPr>
                <w:rFonts w:eastAsia="Meiryo UI" w:cs="Arial"/>
                <w:szCs w:val="20"/>
                <w:lang w:val="en-GB"/>
              </w:rPr>
            </w:pPr>
            <w:r>
              <w:rPr>
                <w:rFonts w:eastAsia="Meiryo UI" w:cs="Arial" w:hint="eastAsia"/>
                <w:szCs w:val="20"/>
                <w:lang w:val="en-GB"/>
              </w:rPr>
              <w:t>(</w:t>
            </w:r>
            <w:r>
              <w:rPr>
                <w:rFonts w:eastAsia="Meiryo UI" w:cs="Arial"/>
                <w:szCs w:val="20"/>
                <w:lang w:val="en-GB"/>
              </w:rPr>
              <w:t>3)</w:t>
            </w:r>
          </w:p>
        </w:tc>
        <w:tc>
          <w:tcPr>
            <w:tcW w:w="1713" w:type="pct"/>
          </w:tcPr>
          <w:p w14:paraId="4CBA459B" w14:textId="5D95CDBB" w:rsidR="002A5105" w:rsidRDefault="000F4E6D" w:rsidP="00220AA3">
            <w:pPr>
              <w:jc w:val="left"/>
            </w:pPr>
            <w:r>
              <w:rPr>
                <w:rFonts w:cs="Arial"/>
                <w:color w:val="000000"/>
                <w:szCs w:val="20"/>
              </w:rPr>
              <w:t>PROTOCONV</w:t>
            </w:r>
            <w:r w:rsidR="002A5105">
              <w:rPr>
                <w:rFonts w:cs="Arial"/>
                <w:color w:val="000000"/>
                <w:szCs w:val="20"/>
              </w:rPr>
              <w:t>_E_MATCH</w:t>
            </w:r>
          </w:p>
        </w:tc>
        <w:tc>
          <w:tcPr>
            <w:tcW w:w="2119" w:type="pct"/>
          </w:tcPr>
          <w:p w14:paraId="210D1D95" w14:textId="3219876F" w:rsidR="002A5105" w:rsidRDefault="002A5105" w:rsidP="00032018">
            <w:pPr>
              <w:pStyle w:val="a1"/>
              <w:spacing w:before="0" w:after="0"/>
              <w:jc w:val="left"/>
            </w:pPr>
            <w:r w:rsidRPr="001E4A67">
              <w:rPr>
                <w:lang w:eastAsia="ja-JP"/>
              </w:rPr>
              <w:t>Unmatched Table Error (Routing Table)</w:t>
            </w:r>
          </w:p>
        </w:tc>
        <w:tc>
          <w:tcPr>
            <w:tcW w:w="855" w:type="pct"/>
            <w:vMerge w:val="restart"/>
          </w:tcPr>
          <w:p w14:paraId="0F34A18B" w14:textId="77777777" w:rsidR="002A5105" w:rsidRPr="00A95D63" w:rsidRDefault="002A5105" w:rsidP="00032018">
            <w:pPr>
              <w:pStyle w:val="a1"/>
              <w:spacing w:before="0" w:after="0"/>
              <w:jc w:val="left"/>
            </w:pPr>
            <w:r>
              <w:t>Returns the error to the user application that calls this API interfaces. Error handling is performed by the user application.</w:t>
            </w:r>
          </w:p>
        </w:tc>
      </w:tr>
      <w:tr w:rsidR="001219E5" w:rsidRPr="00A95D63" w14:paraId="105271B8" w14:textId="77777777" w:rsidTr="001219E5">
        <w:trPr>
          <w:trHeight w:val="295"/>
          <w:jc w:val="center"/>
        </w:trPr>
        <w:tc>
          <w:tcPr>
            <w:tcW w:w="313" w:type="pct"/>
          </w:tcPr>
          <w:p w14:paraId="32939C77" w14:textId="07234F3F" w:rsidR="001219E5" w:rsidRDefault="001219E5" w:rsidP="001219E5">
            <w:pPr>
              <w:jc w:val="center"/>
              <w:rPr>
                <w:rFonts w:eastAsia="Meiryo UI" w:cs="Arial"/>
                <w:szCs w:val="20"/>
                <w:lang w:val="en-GB"/>
              </w:rPr>
            </w:pPr>
            <w:r w:rsidRPr="00A95D63">
              <w:rPr>
                <w:rFonts w:eastAsia="Meiryo UI" w:cs="Arial"/>
                <w:szCs w:val="20"/>
                <w:lang w:val="en-GB"/>
              </w:rPr>
              <w:t>(</w:t>
            </w:r>
            <w:r>
              <w:rPr>
                <w:rFonts w:eastAsia="Meiryo UI" w:cs="Arial"/>
                <w:szCs w:val="20"/>
                <w:lang w:val="en-GB"/>
              </w:rPr>
              <w:t>5</w:t>
            </w:r>
            <w:r w:rsidRPr="00A95D63">
              <w:rPr>
                <w:rFonts w:eastAsia="Meiryo UI" w:cs="Arial"/>
                <w:szCs w:val="20"/>
                <w:lang w:val="en-GB"/>
              </w:rPr>
              <w:t>)</w:t>
            </w:r>
          </w:p>
        </w:tc>
        <w:tc>
          <w:tcPr>
            <w:tcW w:w="1713" w:type="pct"/>
          </w:tcPr>
          <w:p w14:paraId="63E654B3" w14:textId="4AD2A3C9" w:rsidR="001219E5" w:rsidRDefault="001219E5" w:rsidP="001219E5">
            <w:pPr>
              <w:jc w:val="left"/>
              <w:rPr>
                <w:rFonts w:cs="Arial"/>
                <w:color w:val="000000"/>
                <w:szCs w:val="20"/>
              </w:rPr>
            </w:pPr>
            <w:r w:rsidRPr="007224E1">
              <w:rPr>
                <w:rFonts w:cs="Arial"/>
                <w:color w:val="000000"/>
                <w:szCs w:val="20"/>
              </w:rPr>
              <w:t>PROTOCONV_E_FIFO_FULL</w:t>
            </w:r>
          </w:p>
        </w:tc>
        <w:tc>
          <w:tcPr>
            <w:tcW w:w="2119" w:type="pct"/>
          </w:tcPr>
          <w:p w14:paraId="164C3E35" w14:textId="0DE2407F" w:rsidR="001219E5" w:rsidRPr="001E4A67" w:rsidRDefault="001219E5" w:rsidP="001219E5">
            <w:pPr>
              <w:pStyle w:val="a1"/>
              <w:spacing w:before="0" w:after="0"/>
              <w:jc w:val="left"/>
              <w:rPr>
                <w:lang w:eastAsia="ja-JP"/>
              </w:rPr>
            </w:pPr>
            <w:r>
              <w:rPr>
                <w:rFonts w:cs="Arial"/>
                <w:color w:val="000000"/>
                <w:szCs w:val="20"/>
              </w:rPr>
              <w:t>Unexpectedly full FIFO memory</w:t>
            </w:r>
          </w:p>
        </w:tc>
        <w:tc>
          <w:tcPr>
            <w:tcW w:w="855" w:type="pct"/>
            <w:vMerge/>
          </w:tcPr>
          <w:p w14:paraId="05FB2F4E" w14:textId="77777777" w:rsidR="001219E5" w:rsidRDefault="001219E5" w:rsidP="001219E5">
            <w:pPr>
              <w:pStyle w:val="a1"/>
              <w:spacing w:before="0" w:after="0"/>
              <w:jc w:val="left"/>
            </w:pPr>
          </w:p>
        </w:tc>
      </w:tr>
      <w:tr w:rsidR="001219E5" w:rsidRPr="00A95D63" w14:paraId="4BF78747" w14:textId="77777777" w:rsidTr="001219E5">
        <w:trPr>
          <w:trHeight w:val="295"/>
          <w:jc w:val="center"/>
        </w:trPr>
        <w:tc>
          <w:tcPr>
            <w:tcW w:w="313" w:type="pct"/>
          </w:tcPr>
          <w:p w14:paraId="0BE139B4" w14:textId="70A3DFAD" w:rsidR="001219E5" w:rsidRDefault="001219E5" w:rsidP="001219E5">
            <w:pPr>
              <w:jc w:val="center"/>
              <w:rPr>
                <w:rFonts w:eastAsia="Meiryo UI" w:cs="Arial"/>
                <w:szCs w:val="20"/>
                <w:lang w:val="en-GB"/>
              </w:rPr>
            </w:pPr>
            <w:r>
              <w:rPr>
                <w:rFonts w:eastAsia="Meiryo UI" w:cs="Arial" w:hint="eastAsia"/>
                <w:szCs w:val="20"/>
                <w:lang w:val="en-GB"/>
              </w:rPr>
              <w:t>(</w:t>
            </w:r>
            <w:r>
              <w:rPr>
                <w:rFonts w:eastAsia="Meiryo UI" w:cs="Arial"/>
                <w:szCs w:val="20"/>
                <w:lang w:val="en-GB"/>
              </w:rPr>
              <w:t>6)</w:t>
            </w:r>
          </w:p>
        </w:tc>
        <w:tc>
          <w:tcPr>
            <w:tcW w:w="1713" w:type="pct"/>
          </w:tcPr>
          <w:p w14:paraId="5A6F56DA" w14:textId="3769F228" w:rsidR="001219E5" w:rsidRDefault="001219E5" w:rsidP="001219E5">
            <w:pPr>
              <w:jc w:val="left"/>
              <w:rPr>
                <w:rFonts w:cs="Arial"/>
                <w:color w:val="000000"/>
                <w:szCs w:val="20"/>
              </w:rPr>
            </w:pPr>
            <w:r w:rsidRPr="007224E1">
              <w:rPr>
                <w:rFonts w:cs="Arial"/>
                <w:color w:val="000000"/>
                <w:szCs w:val="20"/>
              </w:rPr>
              <w:t>PROTOCONV_E_FIFO_EMPTY</w:t>
            </w:r>
          </w:p>
        </w:tc>
        <w:tc>
          <w:tcPr>
            <w:tcW w:w="2119" w:type="pct"/>
          </w:tcPr>
          <w:p w14:paraId="7C63C654" w14:textId="767BCA62" w:rsidR="001219E5" w:rsidRPr="001E4A67" w:rsidRDefault="001219E5" w:rsidP="001219E5">
            <w:pPr>
              <w:pStyle w:val="a1"/>
              <w:spacing w:before="0" w:after="0"/>
              <w:jc w:val="left"/>
              <w:rPr>
                <w:lang w:eastAsia="ja-JP"/>
              </w:rPr>
            </w:pPr>
            <w:r>
              <w:rPr>
                <w:rFonts w:cs="Arial"/>
                <w:color w:val="000000"/>
                <w:szCs w:val="20"/>
              </w:rPr>
              <w:t>Unexpectedly empty FIFO memory</w:t>
            </w:r>
          </w:p>
        </w:tc>
        <w:tc>
          <w:tcPr>
            <w:tcW w:w="855" w:type="pct"/>
            <w:vMerge/>
          </w:tcPr>
          <w:p w14:paraId="1ABC7C41" w14:textId="77777777" w:rsidR="001219E5" w:rsidRDefault="001219E5" w:rsidP="001219E5">
            <w:pPr>
              <w:pStyle w:val="a1"/>
              <w:spacing w:before="0" w:after="0"/>
              <w:jc w:val="left"/>
            </w:pPr>
          </w:p>
        </w:tc>
      </w:tr>
      <w:tr w:rsidR="001219E5" w:rsidRPr="00A95D63" w14:paraId="4DBDEEA5" w14:textId="77777777" w:rsidTr="001219E5">
        <w:trPr>
          <w:trHeight w:val="295"/>
          <w:jc w:val="center"/>
        </w:trPr>
        <w:tc>
          <w:tcPr>
            <w:tcW w:w="313" w:type="pct"/>
          </w:tcPr>
          <w:p w14:paraId="3A6EB62A" w14:textId="59C8EE1A" w:rsidR="001219E5" w:rsidRDefault="001219E5" w:rsidP="001219E5">
            <w:pPr>
              <w:jc w:val="center"/>
              <w:rPr>
                <w:rFonts w:eastAsia="Meiryo UI" w:cs="Arial"/>
                <w:szCs w:val="20"/>
                <w:lang w:val="en-GB"/>
              </w:rPr>
            </w:pPr>
            <w:r>
              <w:rPr>
                <w:rFonts w:eastAsia="Meiryo UI" w:cs="Arial" w:hint="eastAsia"/>
                <w:szCs w:val="20"/>
                <w:lang w:val="en-GB"/>
              </w:rPr>
              <w:t>(</w:t>
            </w:r>
            <w:r>
              <w:rPr>
                <w:rFonts w:eastAsia="Meiryo UI" w:cs="Arial"/>
                <w:szCs w:val="20"/>
                <w:lang w:val="en-GB"/>
              </w:rPr>
              <w:t>7)</w:t>
            </w:r>
          </w:p>
        </w:tc>
        <w:tc>
          <w:tcPr>
            <w:tcW w:w="1713" w:type="pct"/>
          </w:tcPr>
          <w:p w14:paraId="444F475E" w14:textId="2CB4045A" w:rsidR="001219E5" w:rsidRDefault="001219E5" w:rsidP="001219E5">
            <w:pPr>
              <w:jc w:val="left"/>
              <w:rPr>
                <w:rFonts w:cs="Arial"/>
                <w:color w:val="000000"/>
                <w:szCs w:val="20"/>
              </w:rPr>
            </w:pPr>
            <w:r>
              <w:rPr>
                <w:rFonts w:cs="Arial"/>
                <w:color w:val="000000"/>
                <w:szCs w:val="20"/>
              </w:rPr>
              <w:t>PROTOCONV</w:t>
            </w:r>
            <w:r w:rsidRPr="006E6BFD">
              <w:rPr>
                <w:rFonts w:cs="Arial"/>
                <w:color w:val="000000"/>
                <w:szCs w:val="20"/>
              </w:rPr>
              <w:t>_E_INV_PARAM</w:t>
            </w:r>
          </w:p>
        </w:tc>
        <w:tc>
          <w:tcPr>
            <w:tcW w:w="2119" w:type="pct"/>
          </w:tcPr>
          <w:p w14:paraId="3071C062" w14:textId="1117B915" w:rsidR="001219E5" w:rsidRPr="001E4A67" w:rsidRDefault="001219E5" w:rsidP="001219E5">
            <w:pPr>
              <w:pStyle w:val="a1"/>
              <w:spacing w:before="0" w:after="0"/>
              <w:jc w:val="left"/>
              <w:rPr>
                <w:lang w:eastAsia="ja-JP"/>
              </w:rPr>
            </w:pPr>
            <w:r>
              <w:rPr>
                <w:szCs w:val="20"/>
              </w:rPr>
              <w:t>Invalid</w:t>
            </w:r>
            <w:r w:rsidRPr="006E6BFD">
              <w:rPr>
                <w:szCs w:val="20"/>
              </w:rPr>
              <w:t xml:space="preserve"> parameter passed to the APIs</w:t>
            </w:r>
          </w:p>
        </w:tc>
        <w:tc>
          <w:tcPr>
            <w:tcW w:w="855" w:type="pct"/>
            <w:vMerge/>
          </w:tcPr>
          <w:p w14:paraId="16EE4446" w14:textId="77777777" w:rsidR="001219E5" w:rsidRDefault="001219E5" w:rsidP="001219E5">
            <w:pPr>
              <w:pStyle w:val="a1"/>
              <w:spacing w:before="0" w:after="0"/>
              <w:jc w:val="left"/>
            </w:pPr>
          </w:p>
        </w:tc>
      </w:tr>
      <w:tr w:rsidR="001219E5" w:rsidRPr="00A95D63" w14:paraId="2D980A92" w14:textId="77777777" w:rsidTr="001219E5">
        <w:trPr>
          <w:trHeight w:val="295"/>
          <w:jc w:val="center"/>
        </w:trPr>
        <w:tc>
          <w:tcPr>
            <w:tcW w:w="313" w:type="pct"/>
          </w:tcPr>
          <w:p w14:paraId="59AB00DD" w14:textId="5561BECB" w:rsidR="001219E5" w:rsidRPr="00A95D63" w:rsidRDefault="001219E5" w:rsidP="001219E5">
            <w:pPr>
              <w:jc w:val="center"/>
              <w:rPr>
                <w:rFonts w:eastAsia="Meiryo UI" w:cs="Arial"/>
                <w:szCs w:val="20"/>
                <w:lang w:val="en-GB"/>
              </w:rPr>
            </w:pPr>
            <w:r w:rsidRPr="00A95D63">
              <w:rPr>
                <w:rFonts w:eastAsia="Meiryo UI" w:cs="Arial"/>
                <w:szCs w:val="20"/>
                <w:lang w:val="en-GB"/>
              </w:rPr>
              <w:t>(</w:t>
            </w:r>
            <w:r>
              <w:rPr>
                <w:rFonts w:eastAsia="Meiryo UI" w:cs="Arial"/>
                <w:szCs w:val="20"/>
                <w:lang w:val="en-GB"/>
              </w:rPr>
              <w:t>8</w:t>
            </w:r>
            <w:r w:rsidRPr="00A95D63">
              <w:rPr>
                <w:rFonts w:eastAsia="Meiryo UI" w:cs="Arial"/>
                <w:szCs w:val="20"/>
                <w:lang w:val="en-GB"/>
              </w:rPr>
              <w:t>)</w:t>
            </w:r>
          </w:p>
        </w:tc>
        <w:tc>
          <w:tcPr>
            <w:tcW w:w="1713" w:type="pct"/>
          </w:tcPr>
          <w:p w14:paraId="104CF488" w14:textId="11144A18" w:rsidR="001219E5" w:rsidRPr="00126F00" w:rsidRDefault="001219E5" w:rsidP="001219E5">
            <w:pPr>
              <w:jc w:val="left"/>
              <w:rPr>
                <w:rFonts w:eastAsia="Meiryo UI" w:cs="Arial"/>
                <w:szCs w:val="20"/>
                <w:lang w:val="en-GB"/>
              </w:rPr>
            </w:pPr>
            <w:r>
              <w:rPr>
                <w:rFonts w:cs="Arial"/>
                <w:color w:val="000000"/>
                <w:szCs w:val="20"/>
              </w:rPr>
              <w:t>PROTOCONV_E_TRANS</w:t>
            </w:r>
          </w:p>
        </w:tc>
        <w:tc>
          <w:tcPr>
            <w:tcW w:w="2119" w:type="pct"/>
          </w:tcPr>
          <w:p w14:paraId="734DBB80" w14:textId="42CE9109" w:rsidR="001219E5" w:rsidRDefault="001219E5" w:rsidP="001219E5">
            <w:pPr>
              <w:pStyle w:val="a1"/>
              <w:spacing w:before="0" w:after="0"/>
              <w:jc w:val="left"/>
              <w:rPr>
                <w:lang w:eastAsia="ja-JP"/>
              </w:rPr>
            </w:pPr>
            <w:r w:rsidRPr="004A7B09">
              <w:t>Transmit Error</w:t>
            </w:r>
          </w:p>
        </w:tc>
        <w:tc>
          <w:tcPr>
            <w:tcW w:w="855" w:type="pct"/>
            <w:vMerge/>
          </w:tcPr>
          <w:p w14:paraId="081F2340" w14:textId="77777777" w:rsidR="001219E5" w:rsidRPr="00A95D63" w:rsidRDefault="001219E5" w:rsidP="001219E5">
            <w:pPr>
              <w:pStyle w:val="a1"/>
              <w:spacing w:before="0" w:after="0"/>
              <w:jc w:val="left"/>
            </w:pPr>
          </w:p>
        </w:tc>
      </w:tr>
      <w:tr w:rsidR="001219E5" w:rsidRPr="00A95D63" w14:paraId="455A644D" w14:textId="77777777" w:rsidTr="001219E5">
        <w:trPr>
          <w:trHeight w:val="295"/>
          <w:jc w:val="center"/>
        </w:trPr>
        <w:tc>
          <w:tcPr>
            <w:tcW w:w="313" w:type="pct"/>
          </w:tcPr>
          <w:p w14:paraId="0BF98EBD" w14:textId="0E88C869" w:rsidR="001219E5" w:rsidRPr="00A95D63" w:rsidRDefault="001219E5" w:rsidP="001219E5">
            <w:pPr>
              <w:jc w:val="center"/>
              <w:rPr>
                <w:rFonts w:eastAsia="Meiryo UI" w:cs="Arial"/>
                <w:szCs w:val="20"/>
                <w:lang w:val="en-GB"/>
              </w:rPr>
            </w:pPr>
            <w:r>
              <w:rPr>
                <w:rFonts w:eastAsia="Meiryo UI" w:cs="Arial" w:hint="eastAsia"/>
                <w:szCs w:val="20"/>
                <w:lang w:val="en-GB"/>
              </w:rPr>
              <w:t>(</w:t>
            </w:r>
            <w:r>
              <w:rPr>
                <w:rFonts w:eastAsia="Meiryo UI" w:cs="Arial"/>
                <w:szCs w:val="20"/>
                <w:lang w:val="en-GB"/>
              </w:rPr>
              <w:t>10)</w:t>
            </w:r>
          </w:p>
        </w:tc>
        <w:tc>
          <w:tcPr>
            <w:tcW w:w="1713" w:type="pct"/>
          </w:tcPr>
          <w:p w14:paraId="7FE591CB" w14:textId="6BDACEFB" w:rsidR="001219E5" w:rsidRPr="006A3608" w:rsidRDefault="001219E5" w:rsidP="001219E5">
            <w:pPr>
              <w:jc w:val="left"/>
            </w:pPr>
            <w:r>
              <w:rPr>
                <w:rFonts w:cs="Arial"/>
                <w:color w:val="000000"/>
                <w:szCs w:val="20"/>
              </w:rPr>
              <w:t>PROTOCONV_E_PARAM_CONFIG</w:t>
            </w:r>
          </w:p>
        </w:tc>
        <w:tc>
          <w:tcPr>
            <w:tcW w:w="2119" w:type="pct"/>
          </w:tcPr>
          <w:p w14:paraId="25170E3C" w14:textId="11B1AA13" w:rsidR="001219E5" w:rsidRPr="00E63B5A" w:rsidRDefault="001219E5" w:rsidP="001219E5">
            <w:pPr>
              <w:pStyle w:val="a1"/>
              <w:spacing w:before="0" w:after="0"/>
              <w:jc w:val="left"/>
            </w:pPr>
            <w:r w:rsidRPr="00396170">
              <w:rPr>
                <w:lang w:eastAsia="ja-JP"/>
              </w:rPr>
              <w:t>Config Error (NULL Pointer)</w:t>
            </w:r>
          </w:p>
        </w:tc>
        <w:tc>
          <w:tcPr>
            <w:tcW w:w="855" w:type="pct"/>
            <w:vMerge/>
          </w:tcPr>
          <w:p w14:paraId="0089E672" w14:textId="77777777" w:rsidR="001219E5" w:rsidRPr="00A95D63" w:rsidRDefault="001219E5" w:rsidP="001219E5">
            <w:pPr>
              <w:pStyle w:val="a1"/>
              <w:spacing w:before="0" w:after="0"/>
              <w:jc w:val="left"/>
            </w:pPr>
          </w:p>
        </w:tc>
      </w:tr>
    </w:tbl>
    <w:p w14:paraId="12F611DF" w14:textId="528025A1" w:rsidR="00BA10B5" w:rsidRDefault="00BA10B5" w:rsidP="00032018">
      <w:pPr>
        <w:spacing w:after="120"/>
        <w:jc w:val="left"/>
      </w:pPr>
    </w:p>
    <w:p w14:paraId="51EA87E8" w14:textId="2330736F" w:rsidR="00344B39" w:rsidRDefault="000A6EB8" w:rsidP="00F27F4D">
      <w:pPr>
        <w:pStyle w:val="Heading2"/>
      </w:pPr>
      <w:bookmarkStart w:id="332" w:name="_Toc203384005"/>
      <w:r>
        <w:t>Ethernet</w:t>
      </w:r>
      <w:r w:rsidR="00344B39" w:rsidRPr="00A925F7">
        <w:t xml:space="preserve"> to </w:t>
      </w:r>
      <w:r>
        <w:t>CAN</w:t>
      </w:r>
      <w:r w:rsidR="00E5716B">
        <w:t>/LIN/Port</w:t>
      </w:r>
      <w:r w:rsidR="001526BA">
        <w:t xml:space="preserve"> </w:t>
      </w:r>
      <w:r w:rsidR="00344B39" w:rsidRPr="00A925F7">
        <w:t>Conversion Function Design</w:t>
      </w:r>
      <w:bookmarkEnd w:id="332"/>
    </w:p>
    <w:p w14:paraId="035A5467" w14:textId="7FF3A308" w:rsidR="0005455D" w:rsidRPr="00B3632B" w:rsidRDefault="0005455D" w:rsidP="00F27F4D">
      <w:pPr>
        <w:pStyle w:val="Heading3"/>
      </w:pPr>
      <w:bookmarkStart w:id="333" w:name="_Toc203384006"/>
      <w:r>
        <w:t>Features</w:t>
      </w:r>
      <w:bookmarkEnd w:id="333"/>
    </w:p>
    <w:p w14:paraId="470C2498" w14:textId="46D52E8F" w:rsidR="001D2558" w:rsidRDefault="001D255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20</w:t>
      </w:r>
      <w:r w:rsidR="009D560C">
        <w:rPr>
          <w:noProof/>
        </w:rPr>
        <w:fldChar w:fldCharType="end"/>
      </w:r>
      <w:r w:rsidR="00A935AB">
        <w:rPr>
          <w:noProof/>
        </w:rPr>
        <w:t>:</w:t>
      </w:r>
      <w:r>
        <w:t xml:space="preserve"> </w:t>
      </w:r>
      <w:r w:rsidRPr="001D2558">
        <w:t>Function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2783"/>
        <w:gridCol w:w="1142"/>
        <w:gridCol w:w="5595"/>
      </w:tblGrid>
      <w:tr w:rsidR="00A2493A" w:rsidRPr="00A13962" w14:paraId="03C0F7CD" w14:textId="77777777" w:rsidTr="00FA71CE">
        <w:trPr>
          <w:trHeight w:val="295"/>
        </w:trPr>
        <w:tc>
          <w:tcPr>
            <w:tcW w:w="255" w:type="pct"/>
            <w:tcBorders>
              <w:tl2br w:val="nil"/>
            </w:tcBorders>
            <w:shd w:val="clear" w:color="auto" w:fill="D9D9D9"/>
          </w:tcPr>
          <w:p w14:paraId="334D9B58" w14:textId="77777777" w:rsidR="002A01F3" w:rsidRPr="00A13962" w:rsidRDefault="002A01F3" w:rsidP="002A01F3">
            <w:pPr>
              <w:pStyle w:val="a1"/>
              <w:jc w:val="left"/>
              <w:rPr>
                <w:rFonts w:eastAsia="Meiryo UI"/>
                <w:b/>
                <w:szCs w:val="20"/>
                <w:lang w:val="en-US" w:eastAsia="ja-JP"/>
              </w:rPr>
            </w:pPr>
            <w:r w:rsidRPr="00A13962">
              <w:rPr>
                <w:rFonts w:eastAsia="Meiryo UI"/>
                <w:b/>
                <w:szCs w:val="20"/>
              </w:rPr>
              <w:t>No.</w:t>
            </w:r>
          </w:p>
        </w:tc>
        <w:tc>
          <w:tcPr>
            <w:tcW w:w="1387" w:type="pct"/>
            <w:shd w:val="clear" w:color="auto" w:fill="D9D9D9"/>
          </w:tcPr>
          <w:p w14:paraId="434D5151" w14:textId="77777777" w:rsidR="002A01F3" w:rsidRPr="00A13962" w:rsidRDefault="002A01F3" w:rsidP="002A01F3">
            <w:pPr>
              <w:rPr>
                <w:rFonts w:eastAsia="Meiryo UI"/>
                <w:b/>
                <w:szCs w:val="20"/>
              </w:rPr>
            </w:pPr>
            <w:r w:rsidRPr="00A13962">
              <w:rPr>
                <w:rFonts w:eastAsia="Meiryo UI"/>
                <w:b/>
                <w:szCs w:val="20"/>
              </w:rPr>
              <w:t>Function Name</w:t>
            </w:r>
          </w:p>
        </w:tc>
        <w:tc>
          <w:tcPr>
            <w:tcW w:w="569" w:type="pct"/>
            <w:shd w:val="clear" w:color="auto" w:fill="D9D9D9"/>
          </w:tcPr>
          <w:p w14:paraId="020FBD57" w14:textId="438E508F" w:rsidR="002A01F3" w:rsidRPr="00A13962" w:rsidRDefault="002A01F3" w:rsidP="002A01F3">
            <w:pPr>
              <w:pStyle w:val="a1"/>
              <w:rPr>
                <w:rFonts w:eastAsia="Meiryo UI"/>
                <w:b/>
                <w:szCs w:val="20"/>
              </w:rPr>
            </w:pPr>
            <w:r w:rsidRPr="00A13962">
              <w:rPr>
                <w:rFonts w:eastAsia="Meiryo UI"/>
                <w:b/>
                <w:szCs w:val="20"/>
                <w:lang w:val="en-US" w:eastAsia="ja-JP"/>
              </w:rPr>
              <w:t>ASIL</w:t>
            </w:r>
            <w:r w:rsidR="00A2493A">
              <w:rPr>
                <w:rFonts w:eastAsia="Meiryo UI"/>
                <w:b/>
                <w:szCs w:val="20"/>
                <w:lang w:val="en-US" w:eastAsia="ja-JP"/>
              </w:rPr>
              <w:t xml:space="preserve"> level</w:t>
            </w:r>
          </w:p>
        </w:tc>
        <w:tc>
          <w:tcPr>
            <w:tcW w:w="2789" w:type="pct"/>
            <w:shd w:val="clear" w:color="auto" w:fill="D9D9D9"/>
          </w:tcPr>
          <w:p w14:paraId="30DF5B5E" w14:textId="2B9C9489" w:rsidR="002A01F3" w:rsidRPr="00A13962" w:rsidRDefault="002A01F3" w:rsidP="002A01F3">
            <w:pPr>
              <w:pStyle w:val="a1"/>
              <w:rPr>
                <w:rFonts w:eastAsia="Meiryo UI"/>
                <w:b/>
                <w:szCs w:val="20"/>
              </w:rPr>
            </w:pPr>
            <w:r w:rsidRPr="00A20DFA">
              <w:rPr>
                <w:rFonts w:eastAsia="Meiryo UI"/>
                <w:b/>
                <w:szCs w:val="20"/>
                <w:lang w:val="en-GB"/>
              </w:rPr>
              <w:t>Description</w:t>
            </w:r>
          </w:p>
        </w:tc>
      </w:tr>
      <w:tr w:rsidR="00A2493A" w:rsidRPr="00A13962" w14:paraId="1B45DCF1" w14:textId="77777777" w:rsidTr="00FA71CE">
        <w:trPr>
          <w:trHeight w:val="295"/>
        </w:trPr>
        <w:tc>
          <w:tcPr>
            <w:tcW w:w="255" w:type="pct"/>
          </w:tcPr>
          <w:p w14:paraId="1A97EE68"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51A1BDE8" w14:textId="77777777" w:rsidR="002A01F3" w:rsidRPr="00A13962" w:rsidRDefault="002A01F3" w:rsidP="002A01F3">
            <w:pPr>
              <w:pStyle w:val="a1"/>
              <w:rPr>
                <w:i/>
                <w:iCs/>
                <w:color w:val="0070C0"/>
              </w:rPr>
            </w:pPr>
            <w:r w:rsidRPr="00A13962">
              <w:t>ProtoConv_EthtoXInit</w:t>
            </w:r>
          </w:p>
        </w:tc>
        <w:tc>
          <w:tcPr>
            <w:tcW w:w="569" w:type="pct"/>
          </w:tcPr>
          <w:p w14:paraId="1351FFAA" w14:textId="77777777" w:rsidR="002A01F3" w:rsidRPr="00A13962" w:rsidRDefault="002A01F3" w:rsidP="002A01F3">
            <w:pPr>
              <w:pStyle w:val="a1"/>
            </w:pPr>
            <w:r w:rsidRPr="00A13962">
              <w:t>ASIL D</w:t>
            </w:r>
          </w:p>
        </w:tc>
        <w:tc>
          <w:tcPr>
            <w:tcW w:w="2789" w:type="pct"/>
          </w:tcPr>
          <w:p w14:paraId="4BC9E43D" w14:textId="786A3104" w:rsidR="002A01F3" w:rsidRPr="00A13962" w:rsidRDefault="002A01F3" w:rsidP="002A01F3">
            <w:pPr>
              <w:pStyle w:val="a1"/>
              <w:rPr>
                <w:i/>
                <w:iCs/>
                <w:color w:val="0070C0"/>
              </w:rPr>
            </w:pPr>
            <w:r>
              <w:t>Initialize Ethernet to CAN/LIN/Port Conversion Function.</w:t>
            </w:r>
          </w:p>
        </w:tc>
      </w:tr>
      <w:tr w:rsidR="00A2493A" w:rsidRPr="00A13962" w14:paraId="5C1A20CB" w14:textId="77777777" w:rsidTr="00FA71CE">
        <w:trPr>
          <w:trHeight w:val="295"/>
        </w:trPr>
        <w:tc>
          <w:tcPr>
            <w:tcW w:w="255" w:type="pct"/>
          </w:tcPr>
          <w:p w14:paraId="6239C8CA"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5DD8D2E9" w14:textId="77777777" w:rsidR="002A01F3" w:rsidRPr="00A13962" w:rsidRDefault="002A01F3" w:rsidP="002A01F3">
            <w:pPr>
              <w:pStyle w:val="a1"/>
            </w:pPr>
            <w:r w:rsidRPr="00A13962">
              <w:t>ProtoConv_EthtoX</w:t>
            </w:r>
          </w:p>
        </w:tc>
        <w:tc>
          <w:tcPr>
            <w:tcW w:w="569" w:type="pct"/>
          </w:tcPr>
          <w:p w14:paraId="038D9493" w14:textId="77777777" w:rsidR="002A01F3" w:rsidRPr="00A13962" w:rsidRDefault="002A01F3" w:rsidP="002A01F3">
            <w:pPr>
              <w:pStyle w:val="a1"/>
            </w:pPr>
            <w:r w:rsidRPr="00A13962">
              <w:t>ASIL D</w:t>
            </w:r>
          </w:p>
        </w:tc>
        <w:tc>
          <w:tcPr>
            <w:tcW w:w="2789" w:type="pct"/>
          </w:tcPr>
          <w:p w14:paraId="69898758" w14:textId="75E99AE0" w:rsidR="002A01F3" w:rsidRPr="00A13962" w:rsidRDefault="002A01F3" w:rsidP="002A01F3">
            <w:pPr>
              <w:pStyle w:val="a1"/>
            </w:pPr>
            <w:r w:rsidRPr="0036770F">
              <w:t>Convert</w:t>
            </w:r>
            <w:r>
              <w:t xml:space="preserve"> Ethernet</w:t>
            </w:r>
            <w:r w:rsidRPr="0036770F">
              <w:t xml:space="preserve"> frame to </w:t>
            </w:r>
            <w:r>
              <w:t>CAN/LIN/Parallel Port frames</w:t>
            </w:r>
          </w:p>
        </w:tc>
      </w:tr>
      <w:tr w:rsidR="00A2493A" w:rsidRPr="00A13962" w14:paraId="0F16A961" w14:textId="77777777" w:rsidTr="00FA71CE">
        <w:trPr>
          <w:trHeight w:val="295"/>
        </w:trPr>
        <w:tc>
          <w:tcPr>
            <w:tcW w:w="255" w:type="pct"/>
          </w:tcPr>
          <w:p w14:paraId="7169062D"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651EE4E8" w14:textId="77777777" w:rsidR="002A01F3" w:rsidRPr="00A13962" w:rsidRDefault="002A01F3" w:rsidP="002A01F3">
            <w:pPr>
              <w:pStyle w:val="a1"/>
            </w:pPr>
            <w:r w:rsidRPr="00A13962">
              <w:t>ProtoConv_GetSendStatus</w:t>
            </w:r>
          </w:p>
        </w:tc>
        <w:tc>
          <w:tcPr>
            <w:tcW w:w="569" w:type="pct"/>
          </w:tcPr>
          <w:p w14:paraId="5DE80F9A" w14:textId="77777777" w:rsidR="002A01F3" w:rsidRPr="00A13962" w:rsidRDefault="002A01F3" w:rsidP="002A01F3">
            <w:pPr>
              <w:pStyle w:val="a1"/>
            </w:pPr>
            <w:r w:rsidRPr="00A13962">
              <w:t>ASIL D</w:t>
            </w:r>
          </w:p>
        </w:tc>
        <w:tc>
          <w:tcPr>
            <w:tcW w:w="2789" w:type="pct"/>
          </w:tcPr>
          <w:p w14:paraId="2AAB7790" w14:textId="5259DCFF" w:rsidR="002A01F3" w:rsidRPr="00A13962" w:rsidRDefault="002A01F3" w:rsidP="002A01F3">
            <w:pPr>
              <w:pStyle w:val="a1"/>
            </w:pPr>
            <w:r w:rsidRPr="00E124B2">
              <w:t xml:space="preserve">Get CAN </w:t>
            </w:r>
            <w:r>
              <w:t xml:space="preserve">packet </w:t>
            </w:r>
            <w:r w:rsidRPr="00FB4A84">
              <w:t>sendability setting</w:t>
            </w:r>
          </w:p>
        </w:tc>
      </w:tr>
      <w:tr w:rsidR="00A2493A" w:rsidRPr="00A13962" w14:paraId="74FA7D84" w14:textId="77777777" w:rsidTr="00FA71CE">
        <w:trPr>
          <w:trHeight w:val="295"/>
        </w:trPr>
        <w:tc>
          <w:tcPr>
            <w:tcW w:w="255" w:type="pct"/>
          </w:tcPr>
          <w:p w14:paraId="736CAE73"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2B6D652B" w14:textId="77777777" w:rsidR="002A01F3" w:rsidRPr="00A13962" w:rsidRDefault="002A01F3" w:rsidP="002A01F3">
            <w:pPr>
              <w:pStyle w:val="a1"/>
            </w:pPr>
            <w:r w:rsidRPr="00526FA4">
              <w:rPr>
                <w:lang w:val="en-US"/>
              </w:rPr>
              <w:t>ProtoConv_UpdateSendStatus</w:t>
            </w:r>
          </w:p>
        </w:tc>
        <w:tc>
          <w:tcPr>
            <w:tcW w:w="569" w:type="pct"/>
          </w:tcPr>
          <w:p w14:paraId="04259EA6" w14:textId="77777777" w:rsidR="002A01F3" w:rsidRPr="00A13962" w:rsidRDefault="002A01F3" w:rsidP="002A01F3">
            <w:pPr>
              <w:pStyle w:val="a1"/>
            </w:pPr>
            <w:r w:rsidRPr="00A13962">
              <w:t>ASIL D</w:t>
            </w:r>
          </w:p>
        </w:tc>
        <w:tc>
          <w:tcPr>
            <w:tcW w:w="2789" w:type="pct"/>
          </w:tcPr>
          <w:p w14:paraId="3243FAD5" w14:textId="367E350D" w:rsidR="002A01F3" w:rsidRPr="00A13962" w:rsidRDefault="002A01F3" w:rsidP="002A01F3">
            <w:pPr>
              <w:pStyle w:val="a1"/>
            </w:pPr>
            <w:r>
              <w:t>Update</w:t>
            </w:r>
            <w:r w:rsidRPr="00E124B2">
              <w:t xml:space="preserve"> CAN </w:t>
            </w:r>
            <w:r>
              <w:t xml:space="preserve">packet </w:t>
            </w:r>
            <w:r w:rsidRPr="00FB4A84">
              <w:t>sendability setting</w:t>
            </w:r>
          </w:p>
        </w:tc>
      </w:tr>
      <w:tr w:rsidR="00A2493A" w:rsidRPr="00A13962" w14:paraId="0114AF1C" w14:textId="77777777" w:rsidTr="00FA71CE">
        <w:trPr>
          <w:trHeight w:val="295"/>
        </w:trPr>
        <w:tc>
          <w:tcPr>
            <w:tcW w:w="255" w:type="pct"/>
          </w:tcPr>
          <w:p w14:paraId="48AE1D60"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5AA9BF6B" w14:textId="77777777" w:rsidR="002A01F3" w:rsidRPr="00526FA4" w:rsidRDefault="002A01F3" w:rsidP="002A01F3">
            <w:pPr>
              <w:pStyle w:val="a1"/>
              <w:rPr>
                <w:lang w:val="en-US"/>
              </w:rPr>
            </w:pPr>
            <w:r w:rsidRPr="00F7380B">
              <w:rPr>
                <w:lang w:val="en-US"/>
              </w:rPr>
              <w:t>ProtoConv_EnqueueEth</w:t>
            </w:r>
          </w:p>
        </w:tc>
        <w:tc>
          <w:tcPr>
            <w:tcW w:w="569" w:type="pct"/>
          </w:tcPr>
          <w:p w14:paraId="438725BE" w14:textId="77777777" w:rsidR="002A01F3" w:rsidRPr="00A13962" w:rsidRDefault="002A01F3" w:rsidP="002A01F3">
            <w:pPr>
              <w:pStyle w:val="a1"/>
            </w:pPr>
            <w:r w:rsidRPr="00A13962">
              <w:t>ASIL D</w:t>
            </w:r>
          </w:p>
        </w:tc>
        <w:tc>
          <w:tcPr>
            <w:tcW w:w="2789" w:type="pct"/>
          </w:tcPr>
          <w:p w14:paraId="32BFBF25" w14:textId="374E06A1" w:rsidR="002A01F3" w:rsidRPr="00A13962" w:rsidRDefault="002A01F3" w:rsidP="002A01F3">
            <w:pPr>
              <w:pStyle w:val="a1"/>
            </w:pPr>
            <w:r>
              <w:rPr>
                <w:lang w:eastAsia="ja-JP"/>
              </w:rPr>
              <w:t>Enqueue Ethernet message to the pre-defined memory.</w:t>
            </w:r>
          </w:p>
        </w:tc>
      </w:tr>
      <w:tr w:rsidR="00A2493A" w:rsidRPr="00A13962" w14:paraId="46046A70" w14:textId="77777777" w:rsidTr="00FA71CE">
        <w:trPr>
          <w:trHeight w:val="295"/>
        </w:trPr>
        <w:tc>
          <w:tcPr>
            <w:tcW w:w="255" w:type="pct"/>
          </w:tcPr>
          <w:p w14:paraId="118E6F49"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204FFA25" w14:textId="77777777" w:rsidR="002A01F3" w:rsidRPr="00526FA4" w:rsidRDefault="002A01F3" w:rsidP="002A01F3">
            <w:pPr>
              <w:pStyle w:val="a1"/>
              <w:rPr>
                <w:lang w:val="en-US"/>
              </w:rPr>
            </w:pPr>
            <w:r w:rsidRPr="00F7380B">
              <w:rPr>
                <w:lang w:val="en-US"/>
              </w:rPr>
              <w:t>ProtoConv_</w:t>
            </w:r>
            <w:r>
              <w:rPr>
                <w:lang w:val="en-US"/>
              </w:rPr>
              <w:t>De</w:t>
            </w:r>
            <w:r w:rsidRPr="00F7380B">
              <w:rPr>
                <w:lang w:val="en-US"/>
              </w:rPr>
              <w:t>queueEth</w:t>
            </w:r>
          </w:p>
        </w:tc>
        <w:tc>
          <w:tcPr>
            <w:tcW w:w="569" w:type="pct"/>
          </w:tcPr>
          <w:p w14:paraId="1A7F59A6" w14:textId="77777777" w:rsidR="002A01F3" w:rsidRPr="00A13962" w:rsidRDefault="002A01F3" w:rsidP="002A01F3">
            <w:pPr>
              <w:pStyle w:val="a1"/>
            </w:pPr>
            <w:r w:rsidRPr="00A13962">
              <w:t>ASIL D</w:t>
            </w:r>
          </w:p>
        </w:tc>
        <w:tc>
          <w:tcPr>
            <w:tcW w:w="2789" w:type="pct"/>
          </w:tcPr>
          <w:p w14:paraId="229EED5A" w14:textId="45521925" w:rsidR="002A01F3" w:rsidRPr="00A13962" w:rsidRDefault="002A01F3" w:rsidP="002A01F3">
            <w:pPr>
              <w:pStyle w:val="a1"/>
            </w:pPr>
            <w:r>
              <w:rPr>
                <w:lang w:eastAsia="ja-JP"/>
              </w:rPr>
              <w:t>Dequeue Ethernet message from the pre-defined memory.</w:t>
            </w:r>
          </w:p>
        </w:tc>
      </w:tr>
      <w:tr w:rsidR="00A2493A" w:rsidRPr="00A13962" w14:paraId="3B94257C" w14:textId="77777777" w:rsidTr="00FA71CE">
        <w:trPr>
          <w:trHeight w:val="295"/>
        </w:trPr>
        <w:tc>
          <w:tcPr>
            <w:tcW w:w="255" w:type="pct"/>
          </w:tcPr>
          <w:p w14:paraId="3C0EABE0"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19E47756" w14:textId="77777777" w:rsidR="002A01F3" w:rsidRPr="00526FA4" w:rsidRDefault="002A01F3" w:rsidP="00E158B6">
            <w:pPr>
              <w:pStyle w:val="a1"/>
              <w:rPr>
                <w:lang w:val="en-US"/>
              </w:rPr>
            </w:pPr>
            <w:r w:rsidRPr="0069012C">
              <w:rPr>
                <w:lang w:val="en-US"/>
              </w:rPr>
              <w:t>ProtoConv_SearchCanRoutTbl</w:t>
            </w:r>
          </w:p>
        </w:tc>
        <w:tc>
          <w:tcPr>
            <w:tcW w:w="569" w:type="pct"/>
          </w:tcPr>
          <w:p w14:paraId="0908709D" w14:textId="77777777" w:rsidR="002A01F3" w:rsidRPr="00A13962" w:rsidRDefault="002A01F3" w:rsidP="00E158B6">
            <w:pPr>
              <w:pStyle w:val="a1"/>
            </w:pPr>
            <w:r w:rsidRPr="00A13962">
              <w:t>ASIL D</w:t>
            </w:r>
          </w:p>
        </w:tc>
        <w:tc>
          <w:tcPr>
            <w:tcW w:w="2789" w:type="pct"/>
          </w:tcPr>
          <w:p w14:paraId="23D4F3A7" w14:textId="75BEAD8C" w:rsidR="002A01F3" w:rsidRPr="002A01F3" w:rsidRDefault="002A01F3" w:rsidP="00E158B6">
            <w:pPr>
              <w:pStyle w:val="a1"/>
              <w:rPr>
                <w:lang w:val="en-US"/>
              </w:rPr>
            </w:pPr>
            <w:r w:rsidRPr="002A01F3">
              <w:rPr>
                <w:lang w:val="en-US"/>
              </w:rPr>
              <w:t>Search CAN to Ethernet Routing Table</w:t>
            </w:r>
          </w:p>
        </w:tc>
      </w:tr>
      <w:tr w:rsidR="00A2493A" w:rsidRPr="00A13962" w14:paraId="00BE3FC6" w14:textId="77777777" w:rsidTr="00FA71CE">
        <w:trPr>
          <w:trHeight w:val="295"/>
        </w:trPr>
        <w:tc>
          <w:tcPr>
            <w:tcW w:w="255" w:type="pct"/>
          </w:tcPr>
          <w:p w14:paraId="3D6EDB64"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60E360E5" w14:textId="77777777" w:rsidR="002A01F3" w:rsidRPr="00526FA4" w:rsidRDefault="002A01F3" w:rsidP="00E158B6">
            <w:pPr>
              <w:pStyle w:val="a1"/>
              <w:rPr>
                <w:lang w:val="en-US"/>
              </w:rPr>
            </w:pPr>
            <w:r w:rsidRPr="0069012C">
              <w:rPr>
                <w:lang w:val="en-US"/>
              </w:rPr>
              <w:t>ProtoConv_UnpackCan</w:t>
            </w:r>
          </w:p>
        </w:tc>
        <w:tc>
          <w:tcPr>
            <w:tcW w:w="569" w:type="pct"/>
          </w:tcPr>
          <w:p w14:paraId="0E7726DF" w14:textId="77777777" w:rsidR="002A01F3" w:rsidRPr="00A13962" w:rsidRDefault="002A01F3" w:rsidP="00E158B6">
            <w:pPr>
              <w:pStyle w:val="a1"/>
            </w:pPr>
            <w:r w:rsidRPr="00A13962">
              <w:t>ASIL D</w:t>
            </w:r>
          </w:p>
        </w:tc>
        <w:tc>
          <w:tcPr>
            <w:tcW w:w="2789" w:type="pct"/>
          </w:tcPr>
          <w:p w14:paraId="0C1AF1E3" w14:textId="4EB0A8E7" w:rsidR="002A01F3" w:rsidRPr="002A01F3" w:rsidRDefault="002A01F3" w:rsidP="00E158B6">
            <w:pPr>
              <w:pStyle w:val="a1"/>
              <w:rPr>
                <w:lang w:val="en-US"/>
              </w:rPr>
            </w:pPr>
            <w:r w:rsidRPr="002A01F3">
              <w:rPr>
                <w:lang w:val="en-US"/>
              </w:rPr>
              <w:t>Unpack the CAN frame</w:t>
            </w:r>
            <w:r>
              <w:rPr>
                <w:lang w:val="en-US"/>
              </w:rPr>
              <w:t xml:space="preserve"> in ACF format</w:t>
            </w:r>
            <w:r w:rsidRPr="002A01F3">
              <w:rPr>
                <w:lang w:val="en-US"/>
              </w:rPr>
              <w:t xml:space="preserve"> from the payload section</w:t>
            </w:r>
          </w:p>
        </w:tc>
      </w:tr>
      <w:tr w:rsidR="00A2493A" w:rsidRPr="00A13962" w14:paraId="786E1531" w14:textId="77777777" w:rsidTr="00FA71CE">
        <w:trPr>
          <w:trHeight w:val="295"/>
        </w:trPr>
        <w:tc>
          <w:tcPr>
            <w:tcW w:w="255" w:type="pct"/>
          </w:tcPr>
          <w:p w14:paraId="1DA14C26" w14:textId="77777777" w:rsidR="002A01F3" w:rsidRPr="00A13962" w:rsidRDefault="002A01F3" w:rsidP="00DE59DE">
            <w:pPr>
              <w:pStyle w:val="a1"/>
              <w:widowControl w:val="0"/>
              <w:numPr>
                <w:ilvl w:val="0"/>
                <w:numId w:val="29"/>
              </w:numPr>
              <w:rPr>
                <w:rFonts w:eastAsia="Meiryo UI"/>
                <w:szCs w:val="20"/>
                <w:lang w:eastAsia="ja-JP"/>
              </w:rPr>
            </w:pPr>
          </w:p>
        </w:tc>
        <w:tc>
          <w:tcPr>
            <w:tcW w:w="1387" w:type="pct"/>
          </w:tcPr>
          <w:p w14:paraId="4FF310A4" w14:textId="77777777" w:rsidR="002A01F3" w:rsidRPr="00526FA4" w:rsidRDefault="002A01F3" w:rsidP="002A01F3">
            <w:pPr>
              <w:pStyle w:val="a1"/>
              <w:rPr>
                <w:lang w:val="en-US"/>
              </w:rPr>
            </w:pPr>
            <w:r w:rsidRPr="00526FA4">
              <w:rPr>
                <w:lang w:val="en-US"/>
              </w:rPr>
              <w:t>ProtoConv_UnpackCanIPDUM</w:t>
            </w:r>
          </w:p>
        </w:tc>
        <w:tc>
          <w:tcPr>
            <w:tcW w:w="569" w:type="pct"/>
          </w:tcPr>
          <w:p w14:paraId="3066BE2E" w14:textId="77777777" w:rsidR="002A01F3" w:rsidRPr="00A13962" w:rsidRDefault="002A01F3" w:rsidP="002A01F3">
            <w:pPr>
              <w:pStyle w:val="a1"/>
            </w:pPr>
            <w:r w:rsidRPr="00A13962">
              <w:t>ASIL D</w:t>
            </w:r>
          </w:p>
        </w:tc>
        <w:tc>
          <w:tcPr>
            <w:tcW w:w="2789" w:type="pct"/>
          </w:tcPr>
          <w:p w14:paraId="709AA9B9" w14:textId="23B78553" w:rsidR="002A01F3" w:rsidRPr="00A13962" w:rsidRDefault="002A01F3" w:rsidP="002A01F3">
            <w:pPr>
              <w:pStyle w:val="a1"/>
            </w:pPr>
            <w:r w:rsidRPr="002A01F3">
              <w:rPr>
                <w:lang w:val="en-US"/>
              </w:rPr>
              <w:t>Unpack the CAN frame</w:t>
            </w:r>
            <w:r>
              <w:rPr>
                <w:lang w:val="en-US"/>
              </w:rPr>
              <w:t xml:space="preserve"> in IPDU-M format</w:t>
            </w:r>
            <w:r w:rsidRPr="002A01F3">
              <w:rPr>
                <w:lang w:val="en-US"/>
              </w:rPr>
              <w:t xml:space="preserve"> from the payload section</w:t>
            </w:r>
          </w:p>
        </w:tc>
      </w:tr>
      <w:tr w:rsidR="00A2493A" w:rsidRPr="00A13962" w14:paraId="2E78D1F0" w14:textId="77777777" w:rsidTr="00FA71CE">
        <w:trPr>
          <w:trHeight w:val="295"/>
        </w:trPr>
        <w:tc>
          <w:tcPr>
            <w:tcW w:w="255" w:type="pct"/>
          </w:tcPr>
          <w:p w14:paraId="7A51E0C9" w14:textId="77777777" w:rsidR="00A2493A" w:rsidRPr="00A13962" w:rsidRDefault="00A2493A" w:rsidP="00DE59DE">
            <w:pPr>
              <w:pStyle w:val="a1"/>
              <w:widowControl w:val="0"/>
              <w:numPr>
                <w:ilvl w:val="0"/>
                <w:numId w:val="29"/>
              </w:numPr>
              <w:rPr>
                <w:rFonts w:eastAsia="Meiryo UI"/>
                <w:szCs w:val="20"/>
                <w:lang w:eastAsia="ja-JP"/>
              </w:rPr>
            </w:pPr>
          </w:p>
        </w:tc>
        <w:tc>
          <w:tcPr>
            <w:tcW w:w="1387" w:type="pct"/>
          </w:tcPr>
          <w:p w14:paraId="32298238" w14:textId="77777777" w:rsidR="00A2493A" w:rsidRPr="00526FA4" w:rsidRDefault="00A2493A" w:rsidP="00A2493A">
            <w:pPr>
              <w:pStyle w:val="a1"/>
              <w:rPr>
                <w:lang w:val="en-US"/>
              </w:rPr>
            </w:pPr>
            <w:r w:rsidRPr="0069012C">
              <w:t>ProtoConv_SearchLinRoutTbl</w:t>
            </w:r>
          </w:p>
        </w:tc>
        <w:tc>
          <w:tcPr>
            <w:tcW w:w="569" w:type="pct"/>
          </w:tcPr>
          <w:p w14:paraId="1EE0F121" w14:textId="77777777" w:rsidR="00A2493A" w:rsidRPr="00A13962" w:rsidRDefault="00A2493A" w:rsidP="00A2493A">
            <w:pPr>
              <w:pStyle w:val="a1"/>
            </w:pPr>
            <w:r w:rsidRPr="00A13962">
              <w:t>ASIL D</w:t>
            </w:r>
          </w:p>
        </w:tc>
        <w:tc>
          <w:tcPr>
            <w:tcW w:w="2789" w:type="pct"/>
          </w:tcPr>
          <w:p w14:paraId="368F31DE" w14:textId="5613D030" w:rsidR="00A2493A" w:rsidRPr="00A13962" w:rsidRDefault="00A2493A" w:rsidP="00A2493A">
            <w:pPr>
              <w:pStyle w:val="a1"/>
            </w:pPr>
            <w:r w:rsidRPr="002A01F3">
              <w:rPr>
                <w:lang w:val="en-US"/>
              </w:rPr>
              <w:t xml:space="preserve">Search </w:t>
            </w:r>
            <w:r>
              <w:t>LIN</w:t>
            </w:r>
            <w:r w:rsidRPr="002A01F3">
              <w:rPr>
                <w:lang w:val="en-US"/>
              </w:rPr>
              <w:t xml:space="preserve"> to Ethernet Routing Table</w:t>
            </w:r>
          </w:p>
        </w:tc>
      </w:tr>
      <w:tr w:rsidR="00A2493A" w:rsidRPr="00A13962" w14:paraId="7644A2C8" w14:textId="77777777" w:rsidTr="00FA71CE">
        <w:trPr>
          <w:trHeight w:val="295"/>
        </w:trPr>
        <w:tc>
          <w:tcPr>
            <w:tcW w:w="255" w:type="pct"/>
          </w:tcPr>
          <w:p w14:paraId="6C1AB82E" w14:textId="77777777" w:rsidR="00A2493A" w:rsidRPr="00A13962" w:rsidRDefault="00A2493A" w:rsidP="00DE59DE">
            <w:pPr>
              <w:pStyle w:val="a1"/>
              <w:widowControl w:val="0"/>
              <w:numPr>
                <w:ilvl w:val="0"/>
                <w:numId w:val="29"/>
              </w:numPr>
              <w:rPr>
                <w:rFonts w:eastAsia="Meiryo UI"/>
                <w:szCs w:val="20"/>
                <w:lang w:eastAsia="ja-JP"/>
              </w:rPr>
            </w:pPr>
          </w:p>
        </w:tc>
        <w:tc>
          <w:tcPr>
            <w:tcW w:w="1387" w:type="pct"/>
          </w:tcPr>
          <w:p w14:paraId="5818AE4D" w14:textId="77777777" w:rsidR="00A2493A" w:rsidRPr="00526FA4" w:rsidRDefault="00A2493A" w:rsidP="00A2493A">
            <w:pPr>
              <w:pStyle w:val="a1"/>
              <w:rPr>
                <w:lang w:val="en-US"/>
              </w:rPr>
            </w:pPr>
            <w:r w:rsidRPr="0069012C">
              <w:t>ProtoConv_UnpackLin</w:t>
            </w:r>
          </w:p>
        </w:tc>
        <w:tc>
          <w:tcPr>
            <w:tcW w:w="569" w:type="pct"/>
          </w:tcPr>
          <w:p w14:paraId="49ACF9EC" w14:textId="77777777" w:rsidR="00A2493A" w:rsidRPr="00A13962" w:rsidRDefault="00A2493A" w:rsidP="00A2493A">
            <w:pPr>
              <w:pStyle w:val="a1"/>
            </w:pPr>
            <w:r w:rsidRPr="00A13962">
              <w:t>ASIL D</w:t>
            </w:r>
          </w:p>
        </w:tc>
        <w:tc>
          <w:tcPr>
            <w:tcW w:w="2789" w:type="pct"/>
          </w:tcPr>
          <w:p w14:paraId="0BFCA4A2" w14:textId="39A819C7" w:rsidR="00A2493A" w:rsidRPr="00A13962" w:rsidRDefault="00A2493A" w:rsidP="00A2493A">
            <w:pPr>
              <w:pStyle w:val="a1"/>
            </w:pPr>
            <w:r w:rsidRPr="002A01F3">
              <w:rPr>
                <w:lang w:val="en-US"/>
              </w:rPr>
              <w:t xml:space="preserve">Unpack the </w:t>
            </w:r>
            <w:r>
              <w:t>LIN</w:t>
            </w:r>
            <w:r w:rsidRPr="002A01F3">
              <w:rPr>
                <w:lang w:val="en-US"/>
              </w:rPr>
              <w:t xml:space="preserve"> frame</w:t>
            </w:r>
            <w:r>
              <w:rPr>
                <w:lang w:val="en-US"/>
              </w:rPr>
              <w:t xml:space="preserve"> in ACF format</w:t>
            </w:r>
            <w:r w:rsidRPr="002A01F3">
              <w:rPr>
                <w:lang w:val="en-US"/>
              </w:rPr>
              <w:t xml:space="preserve"> from the payload section</w:t>
            </w:r>
          </w:p>
        </w:tc>
      </w:tr>
      <w:tr w:rsidR="00A2493A" w:rsidRPr="00A13962" w14:paraId="1591CFDC" w14:textId="77777777" w:rsidTr="00FA71CE">
        <w:trPr>
          <w:trHeight w:val="295"/>
        </w:trPr>
        <w:tc>
          <w:tcPr>
            <w:tcW w:w="255" w:type="pct"/>
          </w:tcPr>
          <w:p w14:paraId="4225BAE2" w14:textId="77777777" w:rsidR="00A2493A" w:rsidRPr="00A13962" w:rsidRDefault="00A2493A" w:rsidP="00DE59DE">
            <w:pPr>
              <w:pStyle w:val="a1"/>
              <w:widowControl w:val="0"/>
              <w:numPr>
                <w:ilvl w:val="0"/>
                <w:numId w:val="29"/>
              </w:numPr>
              <w:rPr>
                <w:rFonts w:eastAsia="Meiryo UI"/>
                <w:szCs w:val="20"/>
                <w:lang w:eastAsia="ja-JP"/>
              </w:rPr>
            </w:pPr>
          </w:p>
        </w:tc>
        <w:tc>
          <w:tcPr>
            <w:tcW w:w="1387" w:type="pct"/>
          </w:tcPr>
          <w:p w14:paraId="3C7F3D0E" w14:textId="77777777" w:rsidR="00A2493A" w:rsidRPr="00526FA4" w:rsidRDefault="00A2493A" w:rsidP="00A2493A">
            <w:pPr>
              <w:pStyle w:val="a1"/>
              <w:rPr>
                <w:lang w:val="en-US"/>
              </w:rPr>
            </w:pPr>
            <w:r w:rsidRPr="0069012C">
              <w:t>ProtoConv_UnpackLin</w:t>
            </w:r>
            <w:r>
              <w:t>IPDUM</w:t>
            </w:r>
          </w:p>
        </w:tc>
        <w:tc>
          <w:tcPr>
            <w:tcW w:w="569" w:type="pct"/>
          </w:tcPr>
          <w:p w14:paraId="17DC62E8" w14:textId="77777777" w:rsidR="00A2493A" w:rsidRPr="00A13962" w:rsidRDefault="00A2493A" w:rsidP="00A2493A">
            <w:pPr>
              <w:pStyle w:val="a1"/>
            </w:pPr>
            <w:r w:rsidRPr="00A13962">
              <w:t>ASIL D</w:t>
            </w:r>
          </w:p>
        </w:tc>
        <w:tc>
          <w:tcPr>
            <w:tcW w:w="2789" w:type="pct"/>
          </w:tcPr>
          <w:p w14:paraId="7CCB1281" w14:textId="10D2B554" w:rsidR="00A2493A" w:rsidRPr="00A13962" w:rsidRDefault="00A2493A" w:rsidP="00A2493A">
            <w:pPr>
              <w:pStyle w:val="a1"/>
            </w:pPr>
            <w:r w:rsidRPr="002A01F3">
              <w:rPr>
                <w:lang w:val="en-US"/>
              </w:rPr>
              <w:t xml:space="preserve">Unpack the </w:t>
            </w:r>
            <w:r>
              <w:t>LIN</w:t>
            </w:r>
            <w:r w:rsidRPr="002A01F3">
              <w:rPr>
                <w:lang w:val="en-US"/>
              </w:rPr>
              <w:t xml:space="preserve"> frame</w:t>
            </w:r>
            <w:r>
              <w:rPr>
                <w:lang w:val="en-US"/>
              </w:rPr>
              <w:t xml:space="preserve"> in IPDU-M format</w:t>
            </w:r>
            <w:r w:rsidRPr="002A01F3">
              <w:rPr>
                <w:lang w:val="en-US"/>
              </w:rPr>
              <w:t xml:space="preserve"> from the payload section</w:t>
            </w:r>
          </w:p>
        </w:tc>
      </w:tr>
      <w:tr w:rsidR="00A2493A" w:rsidRPr="00A13962" w14:paraId="22B0418E" w14:textId="77777777" w:rsidTr="00FA71CE">
        <w:trPr>
          <w:trHeight w:val="295"/>
        </w:trPr>
        <w:tc>
          <w:tcPr>
            <w:tcW w:w="255" w:type="pct"/>
          </w:tcPr>
          <w:p w14:paraId="15DFDB1B" w14:textId="77777777" w:rsidR="00A2493A" w:rsidRPr="00A13962" w:rsidRDefault="00A2493A" w:rsidP="00DE59DE">
            <w:pPr>
              <w:pStyle w:val="a1"/>
              <w:widowControl w:val="0"/>
              <w:numPr>
                <w:ilvl w:val="0"/>
                <w:numId w:val="29"/>
              </w:numPr>
              <w:rPr>
                <w:rFonts w:eastAsia="Meiryo UI"/>
                <w:szCs w:val="20"/>
                <w:lang w:eastAsia="ja-JP"/>
              </w:rPr>
            </w:pPr>
          </w:p>
        </w:tc>
        <w:tc>
          <w:tcPr>
            <w:tcW w:w="1387" w:type="pct"/>
          </w:tcPr>
          <w:p w14:paraId="47E5466B" w14:textId="77777777" w:rsidR="00A2493A" w:rsidRPr="00526FA4" w:rsidRDefault="00A2493A" w:rsidP="00A2493A">
            <w:pPr>
              <w:pStyle w:val="a1"/>
              <w:rPr>
                <w:lang w:val="en-US"/>
              </w:rPr>
            </w:pPr>
            <w:r w:rsidRPr="0069012C">
              <w:t>ProtoConv_UnpackPort</w:t>
            </w:r>
          </w:p>
        </w:tc>
        <w:tc>
          <w:tcPr>
            <w:tcW w:w="569" w:type="pct"/>
          </w:tcPr>
          <w:p w14:paraId="2E407AAC" w14:textId="77777777" w:rsidR="00A2493A" w:rsidRPr="00A13962" w:rsidRDefault="00A2493A" w:rsidP="00A2493A">
            <w:pPr>
              <w:pStyle w:val="a1"/>
            </w:pPr>
            <w:r w:rsidRPr="00A13962">
              <w:t>ASIL D</w:t>
            </w:r>
          </w:p>
        </w:tc>
        <w:tc>
          <w:tcPr>
            <w:tcW w:w="2789" w:type="pct"/>
          </w:tcPr>
          <w:p w14:paraId="7AAEE5BB" w14:textId="186344F5" w:rsidR="00A2493A" w:rsidRPr="00A13962" w:rsidRDefault="00A2493A" w:rsidP="00A2493A">
            <w:pPr>
              <w:pStyle w:val="a1"/>
            </w:pPr>
            <w:r w:rsidRPr="002A01F3">
              <w:rPr>
                <w:lang w:val="en-US"/>
              </w:rPr>
              <w:t xml:space="preserve">Unpack the </w:t>
            </w:r>
            <w:r>
              <w:t xml:space="preserve">Port </w:t>
            </w:r>
            <w:r w:rsidRPr="002A01F3">
              <w:rPr>
                <w:lang w:val="en-US"/>
              </w:rPr>
              <w:t>frame</w:t>
            </w:r>
            <w:r>
              <w:rPr>
                <w:lang w:val="en-US"/>
              </w:rPr>
              <w:t xml:space="preserve"> in ACF format</w:t>
            </w:r>
            <w:r w:rsidRPr="002A01F3">
              <w:rPr>
                <w:lang w:val="en-US"/>
              </w:rPr>
              <w:t xml:space="preserve"> from the payload section</w:t>
            </w:r>
          </w:p>
        </w:tc>
      </w:tr>
      <w:tr w:rsidR="00A2493A" w:rsidRPr="00A13962" w14:paraId="2A14B5F3" w14:textId="77777777" w:rsidTr="00FA71CE">
        <w:trPr>
          <w:trHeight w:val="295"/>
        </w:trPr>
        <w:tc>
          <w:tcPr>
            <w:tcW w:w="255" w:type="pct"/>
          </w:tcPr>
          <w:p w14:paraId="5ECF998F" w14:textId="77777777" w:rsidR="00A2493A" w:rsidRPr="00A13962" w:rsidRDefault="00A2493A" w:rsidP="00DE59DE">
            <w:pPr>
              <w:pStyle w:val="a1"/>
              <w:widowControl w:val="0"/>
              <w:numPr>
                <w:ilvl w:val="0"/>
                <w:numId w:val="29"/>
              </w:numPr>
              <w:rPr>
                <w:rFonts w:eastAsia="Meiryo UI"/>
                <w:szCs w:val="20"/>
                <w:lang w:eastAsia="ja-JP"/>
              </w:rPr>
            </w:pPr>
          </w:p>
        </w:tc>
        <w:tc>
          <w:tcPr>
            <w:tcW w:w="1387" w:type="pct"/>
          </w:tcPr>
          <w:p w14:paraId="5D42ECE5" w14:textId="77777777" w:rsidR="00A2493A" w:rsidRPr="00526FA4" w:rsidRDefault="00A2493A" w:rsidP="00A2493A">
            <w:pPr>
              <w:pStyle w:val="a1"/>
              <w:rPr>
                <w:lang w:val="en-US"/>
              </w:rPr>
            </w:pPr>
            <w:r w:rsidRPr="0069012C">
              <w:t>ProtoConv_UnpackPortIPDUM</w:t>
            </w:r>
          </w:p>
        </w:tc>
        <w:tc>
          <w:tcPr>
            <w:tcW w:w="569" w:type="pct"/>
          </w:tcPr>
          <w:p w14:paraId="362DF7F8" w14:textId="77777777" w:rsidR="00A2493A" w:rsidRPr="00A13962" w:rsidRDefault="00A2493A" w:rsidP="00A2493A">
            <w:pPr>
              <w:pStyle w:val="a1"/>
            </w:pPr>
            <w:r w:rsidRPr="00A13962">
              <w:t>ASIL D</w:t>
            </w:r>
          </w:p>
        </w:tc>
        <w:tc>
          <w:tcPr>
            <w:tcW w:w="2789" w:type="pct"/>
          </w:tcPr>
          <w:p w14:paraId="1C8EB725" w14:textId="05B6439F" w:rsidR="00A2493A" w:rsidRPr="00A13962" w:rsidRDefault="00A2493A" w:rsidP="00A2493A">
            <w:pPr>
              <w:pStyle w:val="a1"/>
            </w:pPr>
            <w:r w:rsidRPr="002A01F3">
              <w:rPr>
                <w:lang w:val="en-US"/>
              </w:rPr>
              <w:t xml:space="preserve">Unpack the </w:t>
            </w:r>
            <w:r>
              <w:t xml:space="preserve">Port </w:t>
            </w:r>
            <w:r w:rsidRPr="002A01F3">
              <w:rPr>
                <w:lang w:val="en-US"/>
              </w:rPr>
              <w:t>frame</w:t>
            </w:r>
            <w:r>
              <w:rPr>
                <w:lang w:val="en-US"/>
              </w:rPr>
              <w:t xml:space="preserve"> in IPDU-M format</w:t>
            </w:r>
            <w:r w:rsidRPr="002A01F3">
              <w:rPr>
                <w:lang w:val="en-US"/>
              </w:rPr>
              <w:t xml:space="preserve"> from the payload section</w:t>
            </w:r>
          </w:p>
        </w:tc>
      </w:tr>
    </w:tbl>
    <w:p w14:paraId="4F2A57C3" w14:textId="6F55C0B8" w:rsidR="00E042F2" w:rsidRDefault="00E042F2" w:rsidP="00032018">
      <w:pPr>
        <w:rPr>
          <w:rFonts w:eastAsia="MS PGothic"/>
          <w:b/>
          <w:kern w:val="0"/>
          <w:sz w:val="21"/>
          <w:szCs w:val="21"/>
          <w:lang w:eastAsia="en-US"/>
        </w:rPr>
      </w:pPr>
    </w:p>
    <w:p w14:paraId="6D9E0DB7" w14:textId="77223057" w:rsidR="00344B39" w:rsidRPr="00A925F7" w:rsidRDefault="006E4A0D" w:rsidP="00F27F4D">
      <w:pPr>
        <w:pStyle w:val="Heading3"/>
      </w:pPr>
      <w:r>
        <w:br w:type="column"/>
      </w:r>
      <w:bookmarkStart w:id="334" w:name="_Toc203384007"/>
      <w:r w:rsidR="003D1C9A">
        <w:lastRenderedPageBreak/>
        <w:t>I</w:t>
      </w:r>
      <w:r w:rsidR="00344B39" w:rsidRPr="00A925F7">
        <w:t>nterfaces</w:t>
      </w:r>
      <w:bookmarkEnd w:id="334"/>
    </w:p>
    <w:p w14:paraId="1E22D2E6" w14:textId="0CEF3574" w:rsidR="00FF2FC0" w:rsidRDefault="00FF2FC0" w:rsidP="00F27F4D">
      <w:pPr>
        <w:pStyle w:val="Heading4"/>
        <w:rPr>
          <w:lang w:val="en-GB"/>
        </w:rPr>
      </w:pPr>
      <w:r w:rsidRPr="00FF2FC0">
        <w:rPr>
          <w:lang w:val="en-GB"/>
        </w:rPr>
        <w:t>ProtoConv_Ethto</w:t>
      </w:r>
      <w:r w:rsidR="00B7368E">
        <w:rPr>
          <w:lang w:val="en-GB"/>
        </w:rPr>
        <w:t>X</w:t>
      </w:r>
      <w:r w:rsidRPr="00FF2FC0">
        <w:rPr>
          <w:lang w:val="en-GB"/>
        </w:rPr>
        <w:t>Init</w:t>
      </w:r>
    </w:p>
    <w:p w14:paraId="390172C9" w14:textId="66FEE0DF" w:rsidR="00FF2FC0" w:rsidRPr="00251C23" w:rsidRDefault="00FF2FC0" w:rsidP="00BE5228">
      <w:pPr>
        <w:pStyle w:val="ReqID"/>
        <w:rPr>
          <w:lang w:val="en-US"/>
        </w:rPr>
      </w:pPr>
      <w:r w:rsidRPr="00696D29">
        <w:t>[</w:t>
      </w:r>
      <w:r>
        <w:t>Gen5GW</w:t>
      </w:r>
      <w:r w:rsidRPr="00696D29">
        <w:t>_</w:t>
      </w:r>
      <w:r>
        <w:t>ProtoConv</w:t>
      </w:r>
      <w:r w:rsidRPr="00696D29">
        <w:t>_AD_C_</w:t>
      </w:r>
      <w:r>
        <w:t>1</w:t>
      </w:r>
      <w:r w:rsidR="002F7C78">
        <w:t>3</w:t>
      </w:r>
      <w:r>
        <w:t>_0</w:t>
      </w:r>
      <w:r w:rsidRPr="00696D29">
        <w:t>0</w:t>
      </w:r>
      <w:r>
        <w:t>1</w:t>
      </w:r>
      <w:r w:rsidRPr="00696D29">
        <w:t>]</w:t>
      </w:r>
    </w:p>
    <w:p w14:paraId="079D4976" w14:textId="37BA55E9" w:rsidR="00FF2FC0" w:rsidRDefault="00FF2FC0"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21</w:t>
      </w:r>
      <w:r w:rsidR="009D560C">
        <w:rPr>
          <w:noProof/>
        </w:rPr>
        <w:fldChar w:fldCharType="end"/>
      </w:r>
      <w:r>
        <w:rPr>
          <w:noProof/>
        </w:rPr>
        <w:t>:</w:t>
      </w:r>
      <w:r>
        <w:t xml:space="preserve"> </w:t>
      </w:r>
      <w:r w:rsidRPr="00FF2FC0">
        <w:t>ProtoConv_Ethto</w:t>
      </w:r>
      <w:r w:rsidR="00B7368E">
        <w:t>X</w:t>
      </w:r>
      <w:r w:rsidRPr="00FF2FC0">
        <w:t>Init</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993"/>
        <w:gridCol w:w="3228"/>
      </w:tblGrid>
      <w:tr w:rsidR="00FF2FC0" w:rsidRPr="00A935AB" w14:paraId="5EC1D528" w14:textId="77777777" w:rsidTr="00B33DF2">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817EF70" w14:textId="77777777" w:rsidR="00FF2FC0" w:rsidRPr="00A935AB" w:rsidRDefault="00FF2FC0" w:rsidP="00B33DF2">
            <w:pPr>
              <w:jc w:val="left"/>
              <w:rPr>
                <w:rFonts w:cs="Arial"/>
                <w:szCs w:val="20"/>
              </w:rPr>
            </w:pPr>
            <w:r w:rsidRPr="00A935AB">
              <w:rPr>
                <w:rFonts w:cs="Arial"/>
                <w:b/>
                <w:bCs/>
                <w:szCs w:val="20"/>
              </w:rPr>
              <w:t>Function Name</w:t>
            </w:r>
          </w:p>
        </w:tc>
        <w:tc>
          <w:tcPr>
            <w:tcW w:w="3730" w:type="pct"/>
            <w:gridSpan w:val="4"/>
            <w:tcBorders>
              <w:top w:val="single" w:sz="4" w:space="0" w:color="auto"/>
              <w:left w:val="single" w:sz="4" w:space="0" w:color="auto"/>
              <w:bottom w:val="single" w:sz="4" w:space="0" w:color="auto"/>
              <w:right w:val="single" w:sz="4" w:space="0" w:color="auto"/>
            </w:tcBorders>
          </w:tcPr>
          <w:p w14:paraId="09495EAD" w14:textId="05A9955A" w:rsidR="00FF2FC0" w:rsidRPr="00A935AB" w:rsidRDefault="00FF2FC0" w:rsidP="00B33DF2">
            <w:pPr>
              <w:jc w:val="left"/>
            </w:pPr>
            <w:r>
              <w:t>ProtoConv</w:t>
            </w:r>
            <w:r w:rsidRPr="00A935AB">
              <w:t>_Ethto</w:t>
            </w:r>
            <w:r w:rsidR="00B7368E">
              <w:t>X</w:t>
            </w:r>
            <w:r w:rsidRPr="00A935AB">
              <w:t>Init</w:t>
            </w:r>
          </w:p>
        </w:tc>
      </w:tr>
      <w:tr w:rsidR="00FF2FC0" w:rsidRPr="00A935AB" w14:paraId="42E74365" w14:textId="77777777" w:rsidTr="00B33DF2">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4D1B5638" w14:textId="77777777" w:rsidR="00FF2FC0" w:rsidRPr="00A935AB" w:rsidRDefault="00FF2FC0" w:rsidP="00B33DF2">
            <w:pPr>
              <w:jc w:val="left"/>
              <w:rPr>
                <w:rFonts w:eastAsia="Meiryo UI" w:cstheme="majorHAnsi"/>
                <w:szCs w:val="20"/>
                <w:lang w:val="en-GB"/>
              </w:rPr>
            </w:pPr>
            <w:r w:rsidRPr="00A935AB">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tcPr>
          <w:p w14:paraId="2CC77165" w14:textId="77777777" w:rsidR="00FF2FC0" w:rsidRPr="00A935AB" w:rsidRDefault="00FF2FC0" w:rsidP="00B33DF2">
            <w:pPr>
              <w:jc w:val="left"/>
              <w:rPr>
                <w:lang w:val="en-GB"/>
              </w:rPr>
            </w:pPr>
            <w:r w:rsidRPr="00A935AB">
              <w:rPr>
                <w:lang w:val="en-GB"/>
              </w:rPr>
              <w:t>ASIL D</w:t>
            </w:r>
          </w:p>
        </w:tc>
        <w:tc>
          <w:tcPr>
            <w:tcW w:w="566" w:type="pct"/>
            <w:tcBorders>
              <w:top w:val="single" w:sz="4" w:space="0" w:color="auto"/>
              <w:left w:val="single" w:sz="4" w:space="0" w:color="auto"/>
              <w:bottom w:val="single" w:sz="4" w:space="0" w:color="auto"/>
              <w:right w:val="single" w:sz="4" w:space="0" w:color="auto"/>
            </w:tcBorders>
            <w:shd w:val="pct20" w:color="auto" w:fill="auto"/>
          </w:tcPr>
          <w:p w14:paraId="7A55FB5E" w14:textId="77777777" w:rsidR="00FF2FC0" w:rsidRPr="00A935AB" w:rsidRDefault="00FF2FC0" w:rsidP="00B33DF2">
            <w:pPr>
              <w:jc w:val="left"/>
              <w:rPr>
                <w:rFonts w:eastAsia="Meiryo UI" w:cstheme="majorHAnsi"/>
                <w:b/>
                <w:szCs w:val="20"/>
                <w:lang w:val="en-GB"/>
              </w:rPr>
            </w:pPr>
            <w:r w:rsidRPr="00A935AB">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4F993085" w14:textId="77777777" w:rsidR="00FF2FC0" w:rsidRPr="00A935AB" w:rsidRDefault="00FF2FC0" w:rsidP="00B33DF2">
            <w:pPr>
              <w:jc w:val="left"/>
              <w:rPr>
                <w:lang w:val="en-GB"/>
              </w:rPr>
            </w:pPr>
            <w:r w:rsidRPr="00A935AB">
              <w:rPr>
                <w:lang w:val="en-GB"/>
              </w:rPr>
              <w:t>New</w:t>
            </w:r>
          </w:p>
        </w:tc>
      </w:tr>
      <w:tr w:rsidR="00FF2FC0" w:rsidRPr="00A935AB" w14:paraId="603F92CB"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D1154CE" w14:textId="77777777" w:rsidR="00FF2FC0" w:rsidRPr="00A935AB" w:rsidRDefault="00FF2FC0" w:rsidP="00B33DF2">
            <w:pPr>
              <w:jc w:val="left"/>
              <w:rPr>
                <w:rFonts w:cs="Arial"/>
                <w:b/>
                <w:bCs/>
                <w:szCs w:val="20"/>
              </w:rPr>
            </w:pPr>
            <w:r w:rsidRPr="00A935AB">
              <w:rPr>
                <w:rFonts w:cs="Arial"/>
                <w:b/>
                <w:bCs/>
                <w:szCs w:val="20"/>
              </w:rPr>
              <w:t>Syntax</w:t>
            </w:r>
          </w:p>
        </w:tc>
        <w:tc>
          <w:tcPr>
            <w:tcW w:w="3730" w:type="pct"/>
            <w:gridSpan w:val="4"/>
            <w:tcBorders>
              <w:top w:val="single" w:sz="4" w:space="0" w:color="auto"/>
              <w:left w:val="single" w:sz="4" w:space="0" w:color="auto"/>
              <w:bottom w:val="single" w:sz="4" w:space="0" w:color="auto"/>
              <w:right w:val="single" w:sz="4" w:space="0" w:color="auto"/>
            </w:tcBorders>
          </w:tcPr>
          <w:p w14:paraId="5CEF37E1" w14:textId="139E7BFC" w:rsidR="00FF2FC0" w:rsidRPr="00A935AB" w:rsidRDefault="00961840" w:rsidP="00B33DF2">
            <w:pPr>
              <w:jc w:val="left"/>
            </w:pPr>
            <w:r>
              <w:t xml:space="preserve">void </w:t>
            </w:r>
            <w:r w:rsidR="00FF2FC0" w:rsidRPr="00FF2FC0">
              <w:t>ProtoConv_Ethto</w:t>
            </w:r>
            <w:r w:rsidR="00B7368E">
              <w:t>X</w:t>
            </w:r>
            <w:r w:rsidR="00FF2FC0" w:rsidRPr="00FF2FC0">
              <w:t>Init(const R_ProtoConv_CfgType *pConfig)</w:t>
            </w:r>
          </w:p>
        </w:tc>
      </w:tr>
      <w:tr w:rsidR="00FF2FC0" w:rsidRPr="00A935AB" w14:paraId="3CF89B53"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1EF70B5" w14:textId="77777777" w:rsidR="00FF2FC0" w:rsidRPr="00A935AB" w:rsidRDefault="00FF2FC0" w:rsidP="00B33DF2">
            <w:pPr>
              <w:jc w:val="left"/>
              <w:rPr>
                <w:rFonts w:cs="Arial"/>
                <w:b/>
                <w:bCs/>
                <w:szCs w:val="20"/>
              </w:rPr>
            </w:pPr>
            <w:r w:rsidRPr="00A935AB">
              <w:rPr>
                <w:rFonts w:cs="Arial"/>
                <w:b/>
                <w:bCs/>
                <w:szCs w:val="20"/>
              </w:rPr>
              <w:t>Sync/Async</w:t>
            </w:r>
          </w:p>
        </w:tc>
        <w:tc>
          <w:tcPr>
            <w:tcW w:w="3730" w:type="pct"/>
            <w:gridSpan w:val="4"/>
            <w:tcBorders>
              <w:top w:val="single" w:sz="4" w:space="0" w:color="auto"/>
              <w:left w:val="single" w:sz="4" w:space="0" w:color="auto"/>
              <w:bottom w:val="single" w:sz="4" w:space="0" w:color="auto"/>
              <w:right w:val="single" w:sz="4" w:space="0" w:color="auto"/>
            </w:tcBorders>
          </w:tcPr>
          <w:p w14:paraId="59C38600" w14:textId="77777777" w:rsidR="00FF2FC0" w:rsidRPr="00A935AB" w:rsidRDefault="00FF2FC0" w:rsidP="00B33DF2">
            <w:pPr>
              <w:jc w:val="left"/>
            </w:pPr>
            <w:r w:rsidRPr="00A935AB">
              <w:t>Synchronous</w:t>
            </w:r>
          </w:p>
        </w:tc>
      </w:tr>
      <w:tr w:rsidR="00FF2FC0" w:rsidRPr="00A935AB" w14:paraId="534F4BF4" w14:textId="77777777" w:rsidTr="00B33DF2">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86B8A28" w14:textId="77777777" w:rsidR="00FF2FC0" w:rsidRPr="00A935AB" w:rsidRDefault="00FF2FC0" w:rsidP="00B33DF2">
            <w:pPr>
              <w:jc w:val="left"/>
              <w:rPr>
                <w:rFonts w:cs="Arial"/>
                <w:b/>
                <w:bCs/>
                <w:szCs w:val="20"/>
              </w:rPr>
            </w:pPr>
            <w:r w:rsidRPr="00A935AB">
              <w:rPr>
                <w:rFonts w:cs="Arial"/>
                <w:b/>
                <w:bCs/>
                <w:szCs w:val="20"/>
              </w:rPr>
              <w:t>Reentrancy</w:t>
            </w:r>
          </w:p>
        </w:tc>
        <w:tc>
          <w:tcPr>
            <w:tcW w:w="3730" w:type="pct"/>
            <w:gridSpan w:val="4"/>
            <w:tcBorders>
              <w:top w:val="single" w:sz="4" w:space="0" w:color="auto"/>
              <w:left w:val="single" w:sz="4" w:space="0" w:color="auto"/>
              <w:bottom w:val="single" w:sz="4" w:space="0" w:color="auto"/>
              <w:right w:val="single" w:sz="4" w:space="0" w:color="auto"/>
            </w:tcBorders>
          </w:tcPr>
          <w:p w14:paraId="409FF38D" w14:textId="77777777" w:rsidR="00FF2FC0" w:rsidRPr="00A935AB" w:rsidRDefault="00FF2FC0" w:rsidP="00B33DF2">
            <w:pPr>
              <w:jc w:val="left"/>
              <w:rPr>
                <w:rFonts w:eastAsia="Meiryo UI" w:cstheme="majorHAnsi"/>
                <w:lang w:val="en-GB"/>
              </w:rPr>
            </w:pPr>
            <w:r w:rsidRPr="00A935AB">
              <w:t>Non-Reentrant</w:t>
            </w:r>
          </w:p>
        </w:tc>
      </w:tr>
      <w:tr w:rsidR="00FF2FC0" w:rsidRPr="00A935AB" w14:paraId="48DF60AD" w14:textId="77777777" w:rsidTr="00B33DF2">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2421A06A" w14:textId="77777777" w:rsidR="00FF2FC0" w:rsidRPr="00A935AB" w:rsidRDefault="00FF2FC0" w:rsidP="00B33DF2">
            <w:pPr>
              <w:jc w:val="left"/>
              <w:rPr>
                <w:rFonts w:cs="Arial"/>
                <w:b/>
                <w:bCs/>
                <w:szCs w:val="20"/>
              </w:rPr>
            </w:pPr>
            <w:r w:rsidRPr="00A935AB">
              <w:rPr>
                <w:rFonts w:cs="Arial"/>
                <w:b/>
                <w:bCs/>
                <w:szCs w:val="20"/>
              </w:rPr>
              <w:t>Interrupt State</w:t>
            </w:r>
          </w:p>
        </w:tc>
        <w:tc>
          <w:tcPr>
            <w:tcW w:w="3730" w:type="pct"/>
            <w:gridSpan w:val="4"/>
            <w:tcBorders>
              <w:top w:val="single" w:sz="4" w:space="0" w:color="auto"/>
              <w:left w:val="single" w:sz="4" w:space="0" w:color="auto"/>
              <w:bottom w:val="single" w:sz="4" w:space="0" w:color="auto"/>
              <w:right w:val="single" w:sz="4" w:space="0" w:color="auto"/>
            </w:tcBorders>
          </w:tcPr>
          <w:p w14:paraId="3913D501" w14:textId="77777777" w:rsidR="00FF2FC0" w:rsidRPr="00A935AB" w:rsidRDefault="00FF2FC0" w:rsidP="00B33DF2">
            <w:pPr>
              <w:jc w:val="left"/>
            </w:pPr>
            <w:r w:rsidRPr="00A935AB">
              <w:t>Runs in the interrupt enable state</w:t>
            </w:r>
          </w:p>
        </w:tc>
      </w:tr>
      <w:tr w:rsidR="00FF2FC0" w:rsidRPr="00A935AB" w14:paraId="70E8B2A4" w14:textId="77777777" w:rsidTr="00B33DF2">
        <w:trPr>
          <w:trHeight w:val="20"/>
        </w:trPr>
        <w:tc>
          <w:tcPr>
            <w:tcW w:w="1270" w:type="pct"/>
            <w:vMerge w:val="restart"/>
            <w:tcBorders>
              <w:top w:val="single" w:sz="4" w:space="0" w:color="auto"/>
              <w:left w:val="single" w:sz="4" w:space="0" w:color="auto"/>
              <w:right w:val="single" w:sz="4" w:space="0" w:color="auto"/>
            </w:tcBorders>
            <w:shd w:val="clear" w:color="auto" w:fill="D9D9D9"/>
            <w:hideMark/>
          </w:tcPr>
          <w:p w14:paraId="3C8CBA78" w14:textId="77777777" w:rsidR="00FF2FC0" w:rsidRPr="00A935AB" w:rsidRDefault="00FF2FC0" w:rsidP="00B33DF2">
            <w:pPr>
              <w:jc w:val="left"/>
              <w:rPr>
                <w:rFonts w:eastAsia="Meiryo UI" w:cstheme="majorHAnsi"/>
                <w:b/>
                <w:bCs/>
                <w:szCs w:val="20"/>
                <w:lang w:val="en-GB"/>
              </w:rPr>
            </w:pPr>
            <w:r w:rsidRPr="00A935AB">
              <w:rPr>
                <w:rFonts w:eastAsia="Meiryo UI" w:cstheme="majorHAnsi"/>
                <w:b/>
                <w:bCs/>
                <w:szCs w:val="20"/>
                <w:lang w:val="en-GB"/>
              </w:rPr>
              <w:t>Parameters (In)</w:t>
            </w:r>
          </w:p>
        </w:tc>
        <w:tc>
          <w:tcPr>
            <w:tcW w:w="1626" w:type="pct"/>
            <w:gridSpan w:val="2"/>
            <w:vMerge w:val="restart"/>
            <w:tcBorders>
              <w:top w:val="single" w:sz="4" w:space="0" w:color="auto"/>
              <w:left w:val="single" w:sz="4" w:space="0" w:color="auto"/>
              <w:right w:val="single" w:sz="4" w:space="0" w:color="auto"/>
            </w:tcBorders>
          </w:tcPr>
          <w:p w14:paraId="7DDA5D77" w14:textId="77777777" w:rsidR="00FF2FC0" w:rsidRPr="00A935AB" w:rsidRDefault="00FF2FC0" w:rsidP="00B33DF2">
            <w:pPr>
              <w:jc w:val="left"/>
              <w:rPr>
                <w:rFonts w:eastAsia="Meiryo UI" w:cstheme="majorHAnsi"/>
                <w:lang w:val="en-GB"/>
              </w:rPr>
            </w:pPr>
            <w:r w:rsidRPr="00A935AB">
              <w:t>const R_</w:t>
            </w:r>
            <w:r>
              <w:t>ProtoConv</w:t>
            </w:r>
            <w:r w:rsidRPr="00A935AB">
              <w:t>_CfgType *pConfig</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3D409032" w14:textId="77777777" w:rsidR="00FF2FC0" w:rsidRPr="00A935AB" w:rsidRDefault="00FF2FC0" w:rsidP="00B33DF2">
            <w:pPr>
              <w:jc w:val="left"/>
              <w:rPr>
                <w:rFonts w:eastAsia="Meiryo UI" w:cstheme="majorHAnsi"/>
                <w:lang w:val="en-GB"/>
              </w:rPr>
            </w:pPr>
            <w:r w:rsidRPr="00A935AB">
              <w:rPr>
                <w:rFonts w:eastAsia="Meiryo UI" w:cstheme="majorHAnsi"/>
                <w:lang w:val="en-GB"/>
              </w:rPr>
              <w:t>Pointer to initialization config.</w:t>
            </w:r>
          </w:p>
        </w:tc>
      </w:tr>
      <w:tr w:rsidR="00FF2FC0" w:rsidRPr="00A935AB" w14:paraId="5A8756A5" w14:textId="77777777" w:rsidTr="00B33DF2">
        <w:tc>
          <w:tcPr>
            <w:tcW w:w="1270" w:type="pct"/>
            <w:vMerge/>
            <w:tcBorders>
              <w:left w:val="single" w:sz="4" w:space="0" w:color="auto"/>
              <w:bottom w:val="single" w:sz="4" w:space="0" w:color="auto"/>
              <w:right w:val="single" w:sz="4" w:space="0" w:color="auto"/>
            </w:tcBorders>
            <w:shd w:val="clear" w:color="auto" w:fill="D9D9D9"/>
          </w:tcPr>
          <w:p w14:paraId="2A1A2DAC" w14:textId="77777777" w:rsidR="00FF2FC0" w:rsidRPr="00A935AB" w:rsidRDefault="00FF2FC0" w:rsidP="00B33DF2">
            <w:pPr>
              <w:jc w:val="left"/>
              <w:rPr>
                <w:rFonts w:eastAsia="Meiryo UI" w:cstheme="majorHAnsi"/>
                <w:b/>
                <w:bCs/>
                <w:szCs w:val="20"/>
                <w:lang w:val="en-GB"/>
              </w:rPr>
            </w:pPr>
          </w:p>
        </w:tc>
        <w:tc>
          <w:tcPr>
            <w:tcW w:w="1626" w:type="pct"/>
            <w:gridSpan w:val="2"/>
            <w:vMerge/>
            <w:tcBorders>
              <w:left w:val="single" w:sz="4" w:space="0" w:color="auto"/>
              <w:bottom w:val="single" w:sz="4" w:space="0" w:color="auto"/>
              <w:right w:val="single" w:sz="4" w:space="0" w:color="auto"/>
            </w:tcBorders>
          </w:tcPr>
          <w:p w14:paraId="4956EF22" w14:textId="77777777" w:rsidR="00FF2FC0" w:rsidRPr="00A935AB" w:rsidRDefault="00FF2FC0" w:rsidP="00B33DF2">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2720C86A" w14:textId="77777777" w:rsidR="00FF2FC0" w:rsidRPr="00A935AB" w:rsidRDefault="00FF2FC0" w:rsidP="00B33DF2">
            <w:pPr>
              <w:jc w:val="left"/>
              <w:rPr>
                <w:rFonts w:eastAsia="Meiryo UI" w:cstheme="majorHAnsi"/>
                <w:b/>
                <w:szCs w:val="20"/>
                <w:lang w:val="en-GB"/>
              </w:rPr>
            </w:pPr>
            <w:r w:rsidRPr="00A935AB">
              <w:rPr>
                <w:rFonts w:eastAsia="Meiryo UI" w:cstheme="majorHAnsi"/>
                <w:b/>
                <w:szCs w:val="20"/>
                <w:lang w:val="en-GB"/>
              </w:rPr>
              <w:t>Range</w:t>
            </w:r>
          </w:p>
        </w:tc>
        <w:tc>
          <w:tcPr>
            <w:tcW w:w="1609" w:type="pct"/>
            <w:tcBorders>
              <w:top w:val="single" w:sz="4" w:space="0" w:color="auto"/>
              <w:left w:val="single" w:sz="4" w:space="0" w:color="auto"/>
              <w:bottom w:val="single" w:sz="4" w:space="0" w:color="auto"/>
              <w:right w:val="single" w:sz="4" w:space="0" w:color="auto"/>
            </w:tcBorders>
          </w:tcPr>
          <w:p w14:paraId="2FB554EA" w14:textId="77777777" w:rsidR="00FF2FC0" w:rsidRPr="00A935AB" w:rsidRDefault="00FF2FC0" w:rsidP="00B33DF2">
            <w:pPr>
              <w:jc w:val="left"/>
              <w:rPr>
                <w:lang w:val="en-GB"/>
              </w:rPr>
            </w:pPr>
            <w:r w:rsidRPr="00A935AB">
              <w:rPr>
                <w:lang w:val="en-GB"/>
              </w:rPr>
              <w:t xml:space="preserve">Not </w:t>
            </w:r>
            <w:r>
              <w:rPr>
                <w:lang w:val="en-GB"/>
              </w:rPr>
              <w:t>NULL_PTR</w:t>
            </w:r>
          </w:p>
        </w:tc>
      </w:tr>
      <w:tr w:rsidR="00FF2FC0" w:rsidRPr="00A935AB" w14:paraId="492F60AC"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1513D647" w14:textId="77777777" w:rsidR="00FF2FC0" w:rsidRPr="00A935AB" w:rsidRDefault="00FF2FC0" w:rsidP="00B33DF2">
            <w:pPr>
              <w:jc w:val="left"/>
              <w:rPr>
                <w:rFonts w:eastAsia="Meiryo UI" w:cstheme="majorHAnsi"/>
                <w:b/>
                <w:bCs/>
                <w:szCs w:val="20"/>
                <w:lang w:val="en-GB"/>
              </w:rPr>
            </w:pPr>
            <w:r w:rsidRPr="00A935AB">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tcPr>
          <w:p w14:paraId="35102F92" w14:textId="77777777" w:rsidR="00FF2FC0" w:rsidRPr="00A935AB" w:rsidRDefault="00FF2FC0" w:rsidP="00B33DF2">
            <w:pPr>
              <w:jc w:val="left"/>
              <w:rPr>
                <w:rFonts w:eastAsia="Meiryo UI" w:cstheme="majorHAnsi"/>
                <w:lang w:val="en-GB"/>
              </w:rPr>
            </w:pPr>
            <w:r w:rsidRPr="00A935AB">
              <w:t>N/A</w:t>
            </w:r>
          </w:p>
        </w:tc>
        <w:tc>
          <w:tcPr>
            <w:tcW w:w="2104" w:type="pct"/>
            <w:gridSpan w:val="2"/>
            <w:tcBorders>
              <w:top w:val="single" w:sz="4" w:space="0" w:color="auto"/>
              <w:left w:val="single" w:sz="4" w:space="0" w:color="auto"/>
              <w:bottom w:val="single" w:sz="4" w:space="0" w:color="auto"/>
              <w:right w:val="single" w:sz="4" w:space="0" w:color="auto"/>
            </w:tcBorders>
          </w:tcPr>
          <w:p w14:paraId="48FDBC58" w14:textId="77777777" w:rsidR="00FF2FC0" w:rsidRPr="00A935AB" w:rsidRDefault="00FF2FC0" w:rsidP="00B33DF2">
            <w:pPr>
              <w:jc w:val="left"/>
              <w:rPr>
                <w:rFonts w:eastAsia="Meiryo UI" w:cstheme="majorHAnsi"/>
                <w:lang w:val="en-GB"/>
              </w:rPr>
            </w:pPr>
            <w:r w:rsidRPr="00A935AB">
              <w:rPr>
                <w:lang w:val="en-GB"/>
              </w:rPr>
              <w:t>-</w:t>
            </w:r>
          </w:p>
        </w:tc>
      </w:tr>
      <w:tr w:rsidR="00FF2FC0" w:rsidRPr="00A935AB" w14:paraId="35F9A233"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99C851F" w14:textId="77777777" w:rsidR="00FF2FC0" w:rsidRPr="00A935AB" w:rsidRDefault="00FF2FC0" w:rsidP="00B33DF2">
            <w:pPr>
              <w:jc w:val="left"/>
              <w:rPr>
                <w:rFonts w:eastAsia="Meiryo UI" w:cstheme="majorHAnsi"/>
                <w:b/>
                <w:bCs/>
                <w:szCs w:val="20"/>
                <w:lang w:val="en-GB"/>
              </w:rPr>
            </w:pPr>
            <w:r w:rsidRPr="00A935AB">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tcPr>
          <w:p w14:paraId="44ABB98C" w14:textId="77777777" w:rsidR="00FF2FC0" w:rsidRPr="00A935AB" w:rsidRDefault="00FF2FC0" w:rsidP="00B33DF2">
            <w:pPr>
              <w:jc w:val="left"/>
              <w:rPr>
                <w:rFonts w:eastAsia="Meiryo UI" w:cstheme="majorHAnsi"/>
                <w:lang w:val="en-GB"/>
              </w:rPr>
            </w:pPr>
            <w:r w:rsidRPr="00A935AB">
              <w:t>N/A</w:t>
            </w:r>
          </w:p>
        </w:tc>
        <w:tc>
          <w:tcPr>
            <w:tcW w:w="2104" w:type="pct"/>
            <w:gridSpan w:val="2"/>
            <w:tcBorders>
              <w:top w:val="single" w:sz="4" w:space="0" w:color="auto"/>
              <w:left w:val="single" w:sz="4" w:space="0" w:color="auto"/>
              <w:bottom w:val="single" w:sz="4" w:space="0" w:color="auto"/>
              <w:right w:val="single" w:sz="4" w:space="0" w:color="auto"/>
            </w:tcBorders>
          </w:tcPr>
          <w:p w14:paraId="0AFA0E0C" w14:textId="77777777" w:rsidR="00FF2FC0" w:rsidRPr="00A935AB" w:rsidRDefault="00FF2FC0" w:rsidP="00B33DF2">
            <w:pPr>
              <w:jc w:val="left"/>
              <w:rPr>
                <w:rFonts w:eastAsia="Meiryo UI" w:cstheme="majorHAnsi"/>
                <w:lang w:val="en-GB"/>
              </w:rPr>
            </w:pPr>
            <w:r w:rsidRPr="00A935AB">
              <w:rPr>
                <w:lang w:val="en-GB"/>
              </w:rPr>
              <w:t>-</w:t>
            </w:r>
          </w:p>
        </w:tc>
      </w:tr>
      <w:tr w:rsidR="00961840" w:rsidRPr="00A935AB" w14:paraId="76D1F3AE" w14:textId="77777777" w:rsidTr="00961840">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4D04F13" w14:textId="77777777" w:rsidR="00961840" w:rsidRPr="00A935AB" w:rsidRDefault="00961840" w:rsidP="00B33DF2">
            <w:pPr>
              <w:jc w:val="left"/>
              <w:rPr>
                <w:rFonts w:eastAsia="Meiryo UI" w:cstheme="majorHAnsi"/>
                <w:b/>
                <w:bCs/>
                <w:szCs w:val="20"/>
                <w:lang w:val="en-GB"/>
              </w:rPr>
            </w:pPr>
            <w:r w:rsidRPr="00A935AB">
              <w:rPr>
                <w:rFonts w:eastAsia="Meiryo UI" w:cstheme="majorHAnsi"/>
                <w:b/>
                <w:bCs/>
                <w:szCs w:val="20"/>
                <w:lang w:val="en-GB"/>
              </w:rPr>
              <w:t>Return Value</w:t>
            </w:r>
          </w:p>
        </w:tc>
        <w:tc>
          <w:tcPr>
            <w:tcW w:w="3730" w:type="pct"/>
            <w:gridSpan w:val="4"/>
            <w:tcBorders>
              <w:top w:val="single" w:sz="4" w:space="0" w:color="auto"/>
              <w:left w:val="single" w:sz="4" w:space="0" w:color="auto"/>
              <w:bottom w:val="single" w:sz="4" w:space="0" w:color="auto"/>
              <w:right w:val="single" w:sz="4" w:space="0" w:color="auto"/>
            </w:tcBorders>
          </w:tcPr>
          <w:p w14:paraId="17CB8C4C" w14:textId="531701FE" w:rsidR="00961840" w:rsidRPr="00A935AB" w:rsidRDefault="00961840" w:rsidP="00B33DF2">
            <w:pPr>
              <w:jc w:val="left"/>
              <w:rPr>
                <w:lang w:val="en-GB"/>
              </w:rPr>
            </w:pPr>
            <w:r>
              <w:t>N/A</w:t>
            </w:r>
          </w:p>
        </w:tc>
      </w:tr>
      <w:tr w:rsidR="00FF2FC0" w:rsidRPr="00A935AB" w14:paraId="26F22181"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F7E63A0" w14:textId="77777777" w:rsidR="00FF2FC0" w:rsidRPr="00A935AB" w:rsidRDefault="00FF2FC0" w:rsidP="00B33DF2">
            <w:pPr>
              <w:jc w:val="left"/>
              <w:rPr>
                <w:rFonts w:cs="Arial"/>
                <w:b/>
                <w:bCs/>
                <w:szCs w:val="20"/>
              </w:rPr>
            </w:pPr>
            <w:r w:rsidRPr="00A935AB">
              <w:rPr>
                <w:rFonts w:cs="Arial"/>
                <w:b/>
                <w:bCs/>
                <w:szCs w:val="20"/>
              </w:rPr>
              <w:t>Description</w:t>
            </w:r>
          </w:p>
        </w:tc>
        <w:tc>
          <w:tcPr>
            <w:tcW w:w="3730" w:type="pct"/>
            <w:gridSpan w:val="4"/>
            <w:tcBorders>
              <w:top w:val="single" w:sz="4" w:space="0" w:color="auto"/>
              <w:left w:val="single" w:sz="4" w:space="0" w:color="auto"/>
              <w:bottom w:val="single" w:sz="4" w:space="0" w:color="auto"/>
              <w:right w:val="single" w:sz="4" w:space="0" w:color="auto"/>
            </w:tcBorders>
          </w:tcPr>
          <w:p w14:paraId="30C25458" w14:textId="53708D20" w:rsidR="00497B35" w:rsidRDefault="00497B35" w:rsidP="00B33DF2">
            <w:pPr>
              <w:jc w:val="left"/>
            </w:pPr>
            <w:r w:rsidRPr="00497B35">
              <w:t>Initialize the global variable (GulSendStatus) that stores the CAN packet send suppression setting information (all channels are ready to send).</w:t>
            </w:r>
          </w:p>
          <w:p w14:paraId="2CC206BD" w14:textId="77777777" w:rsidR="00DF58B4" w:rsidRDefault="00DF58B4" w:rsidP="00497B35">
            <w:pPr>
              <w:jc w:val="left"/>
            </w:pPr>
          </w:p>
          <w:p w14:paraId="215B481F" w14:textId="4D3CB394" w:rsidR="00497B35" w:rsidRPr="00A935AB" w:rsidRDefault="00497B35" w:rsidP="00497B35">
            <w:pPr>
              <w:jc w:val="left"/>
            </w:pPr>
            <w:r w:rsidRPr="00A935AB">
              <w:t>The set value of the argument pConfig is saved.</w:t>
            </w:r>
          </w:p>
          <w:p w14:paraId="573AD73B" w14:textId="1CBBC004" w:rsidR="00497B35" w:rsidRPr="00497B35" w:rsidRDefault="00497B35" w:rsidP="00497B35">
            <w:pPr>
              <w:jc w:val="left"/>
            </w:pPr>
          </w:p>
          <w:p w14:paraId="082A9105" w14:textId="27F23120" w:rsidR="00497B35" w:rsidRPr="00A935AB" w:rsidRDefault="00497B35" w:rsidP="00497B35">
            <w:pPr>
              <w:jc w:val="left"/>
            </w:pPr>
            <w:r w:rsidRPr="00A935AB">
              <w:t>The value of the address and size of the send/receive buffer area of the member of argument pConfig</w:t>
            </w:r>
            <w:r w:rsidR="002A6F3C">
              <w:t>.</w:t>
            </w:r>
          </w:p>
          <w:p w14:paraId="640A1700" w14:textId="382447AC" w:rsidR="00497B35" w:rsidRPr="00A935AB" w:rsidRDefault="00497B35" w:rsidP="00497B35">
            <w:pPr>
              <w:jc w:val="left"/>
            </w:pPr>
            <w:r w:rsidRPr="00A935AB">
              <w:t>Initialize Ethernet Rx Buffer and C</w:t>
            </w:r>
            <w:r w:rsidR="00DF58B4">
              <w:t>AN/LIN/Port</w:t>
            </w:r>
            <w:r w:rsidRPr="00A935AB">
              <w:t xml:space="preserve"> Tx Buffer for Ethernet to CAN</w:t>
            </w:r>
            <w:r w:rsidR="00DF58B4">
              <w:t>/LIN/Port</w:t>
            </w:r>
            <w:r w:rsidRPr="00A935AB">
              <w:t xml:space="preserve"> conversion.</w:t>
            </w:r>
          </w:p>
          <w:p w14:paraId="34DBDEF3" w14:textId="075FD51E" w:rsidR="00497B35" w:rsidRDefault="00497B35" w:rsidP="00B33DF2">
            <w:pPr>
              <w:jc w:val="left"/>
            </w:pPr>
          </w:p>
          <w:p w14:paraId="337B9439" w14:textId="77777777" w:rsidR="00FF2FC0" w:rsidRPr="00A935AB" w:rsidRDefault="00FF2FC0" w:rsidP="00B33DF2">
            <w:pPr>
              <w:jc w:val="left"/>
            </w:pPr>
            <w:r w:rsidRPr="00A935AB">
              <w:t>If the process ends normally, E_OK is returned.</w:t>
            </w:r>
          </w:p>
        </w:tc>
      </w:tr>
      <w:tr w:rsidR="00FF2FC0" w:rsidRPr="00A935AB" w14:paraId="0DF3F347"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1FC20B0" w14:textId="77777777" w:rsidR="00FF2FC0" w:rsidRPr="00A935AB" w:rsidRDefault="00FF2FC0" w:rsidP="00B33DF2">
            <w:pPr>
              <w:jc w:val="left"/>
              <w:rPr>
                <w:rFonts w:cs="Arial"/>
                <w:b/>
                <w:bCs/>
                <w:szCs w:val="20"/>
              </w:rPr>
            </w:pPr>
            <w:r w:rsidRPr="00A935AB">
              <w:rPr>
                <w:rFonts w:cs="Arial"/>
                <w:b/>
                <w:bCs/>
                <w:szCs w:val="20"/>
              </w:rPr>
              <w:t>Preconditions</w:t>
            </w:r>
          </w:p>
        </w:tc>
        <w:tc>
          <w:tcPr>
            <w:tcW w:w="3730" w:type="pct"/>
            <w:gridSpan w:val="4"/>
            <w:tcBorders>
              <w:top w:val="single" w:sz="4" w:space="0" w:color="auto"/>
              <w:left w:val="single" w:sz="4" w:space="0" w:color="auto"/>
              <w:bottom w:val="single" w:sz="4" w:space="0" w:color="auto"/>
              <w:right w:val="single" w:sz="4" w:space="0" w:color="auto"/>
            </w:tcBorders>
          </w:tcPr>
          <w:p w14:paraId="307EDD13" w14:textId="77777777" w:rsidR="00FF2FC0" w:rsidRPr="00A935AB" w:rsidRDefault="00FF2FC0" w:rsidP="00B33DF2">
            <w:pPr>
              <w:jc w:val="left"/>
            </w:pPr>
            <w:r w:rsidRPr="00A935AB">
              <w:t>Uninitialized state</w:t>
            </w:r>
          </w:p>
        </w:tc>
      </w:tr>
      <w:tr w:rsidR="00FF2FC0" w:rsidRPr="00A935AB" w14:paraId="29882F66" w14:textId="77777777" w:rsidTr="00B33DF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2C8A84F" w14:textId="77777777" w:rsidR="00FF2FC0" w:rsidRPr="00A935AB" w:rsidRDefault="00FF2FC0" w:rsidP="00B33DF2">
            <w:pPr>
              <w:jc w:val="left"/>
              <w:rPr>
                <w:rFonts w:cs="Arial"/>
                <w:b/>
                <w:bCs/>
                <w:szCs w:val="20"/>
              </w:rPr>
            </w:pPr>
            <w:r w:rsidRPr="00A935AB">
              <w:rPr>
                <w:rFonts w:cs="Arial"/>
                <w:b/>
                <w:bCs/>
                <w:szCs w:val="20"/>
              </w:rPr>
              <w:t>Remarks</w:t>
            </w:r>
          </w:p>
        </w:tc>
        <w:tc>
          <w:tcPr>
            <w:tcW w:w="3730" w:type="pct"/>
            <w:gridSpan w:val="4"/>
            <w:tcBorders>
              <w:top w:val="single" w:sz="4" w:space="0" w:color="auto"/>
              <w:left w:val="single" w:sz="4" w:space="0" w:color="auto"/>
              <w:bottom w:val="single" w:sz="4" w:space="0" w:color="auto"/>
              <w:right w:val="single" w:sz="4" w:space="0" w:color="auto"/>
            </w:tcBorders>
          </w:tcPr>
          <w:p w14:paraId="46EDBD69" w14:textId="77777777" w:rsidR="00FF2FC0" w:rsidRPr="00A935AB" w:rsidRDefault="00FF2FC0" w:rsidP="00B33DF2">
            <w:pPr>
              <w:jc w:val="left"/>
            </w:pPr>
            <w:r w:rsidRPr="00A935AB">
              <w:t>N/A</w:t>
            </w:r>
          </w:p>
        </w:tc>
      </w:tr>
      <w:tr w:rsidR="00961840" w:rsidRPr="00A935AB" w14:paraId="7C8D1EE3" w14:textId="77777777" w:rsidTr="00FA71CE">
        <w:trPr>
          <w:trHeight w:val="483"/>
        </w:trPr>
        <w:tc>
          <w:tcPr>
            <w:tcW w:w="1270" w:type="pct"/>
            <w:tcBorders>
              <w:left w:val="single" w:sz="4" w:space="0" w:color="auto"/>
              <w:right w:val="single" w:sz="4" w:space="0" w:color="auto"/>
            </w:tcBorders>
            <w:shd w:val="clear" w:color="auto" w:fill="D9D9D9"/>
          </w:tcPr>
          <w:p w14:paraId="56F0F7C3" w14:textId="6EF18594" w:rsidR="00961840" w:rsidRPr="00A935AB" w:rsidRDefault="00961840" w:rsidP="009856F0">
            <w:pPr>
              <w:jc w:val="left"/>
              <w:rPr>
                <w:rFonts w:cs="Arial"/>
                <w:b/>
                <w:bCs/>
                <w:szCs w:val="20"/>
              </w:rPr>
            </w:pPr>
            <w:r w:rsidRPr="006F260B">
              <w:rPr>
                <w:rFonts w:cs="Arial"/>
                <w:b/>
                <w:bCs/>
                <w:szCs w:val="20"/>
              </w:rPr>
              <w:t>DET/DEM Errors Handled</w:t>
            </w:r>
          </w:p>
        </w:tc>
        <w:tc>
          <w:tcPr>
            <w:tcW w:w="3730" w:type="pct"/>
            <w:gridSpan w:val="4"/>
            <w:tcBorders>
              <w:top w:val="single" w:sz="4" w:space="0" w:color="auto"/>
              <w:left w:val="single" w:sz="4" w:space="0" w:color="auto"/>
              <w:right w:val="single" w:sz="4" w:space="0" w:color="auto"/>
            </w:tcBorders>
          </w:tcPr>
          <w:p w14:paraId="2AD65BD1" w14:textId="0B9ACF22" w:rsidR="00961840" w:rsidRPr="00A935AB" w:rsidRDefault="00961840" w:rsidP="000E03C0">
            <w:pPr>
              <w:jc w:val="left"/>
            </w:pPr>
            <w:r>
              <w:t>N/A</w:t>
            </w:r>
          </w:p>
        </w:tc>
      </w:tr>
    </w:tbl>
    <w:p w14:paraId="4CE6F2FC" w14:textId="3FC17707" w:rsidR="00FF2FC0" w:rsidRDefault="00FF2FC0" w:rsidP="00FF2FC0">
      <w:pPr>
        <w:pStyle w:val="RefIDs"/>
        <w:rPr>
          <w:lang w:eastAsia="en-US"/>
        </w:rPr>
      </w:pPr>
      <w:r w:rsidRPr="00696D29">
        <w:rPr>
          <w:lang w:eastAsia="en-US"/>
        </w:rPr>
        <w:t xml:space="preserve">[Covers: </w:t>
      </w:r>
      <w:r w:rsidR="00883E84">
        <w:rPr>
          <w:lang w:eastAsia="en-US"/>
        </w:rPr>
        <w:t>req-8552172-00903609</w:t>
      </w:r>
      <w:r w:rsidRPr="00696D29">
        <w:rPr>
          <w:lang w:eastAsia="en-US"/>
        </w:rPr>
        <w:t>]</w:t>
      </w:r>
    </w:p>
    <w:p w14:paraId="53048596" w14:textId="3874A6ED" w:rsidR="00FF2FC0" w:rsidRDefault="00454CE6" w:rsidP="00FF2FC0">
      <w:pPr>
        <w:pStyle w:val="RefIDs"/>
        <w:rPr>
          <w:lang w:eastAsia="en-US"/>
        </w:rPr>
      </w:pPr>
      <w:r w:rsidRPr="00454CE6">
        <w:rPr>
          <w:lang w:eastAsia="en-US"/>
        </w:rPr>
        <w:t>[Covers: req-8552172-00905312]</w:t>
      </w:r>
    </w:p>
    <w:p w14:paraId="7656E91C" w14:textId="77777777" w:rsidR="00E900C7" w:rsidRDefault="00FF2FC0" w:rsidP="00E900C7">
      <w:pPr>
        <w:pStyle w:val="RefIDs"/>
        <w:rPr>
          <w:lang w:eastAsia="en-US"/>
        </w:rPr>
      </w:pPr>
      <w:r w:rsidRPr="00696D29">
        <w:rPr>
          <w:lang w:eastAsia="en-US"/>
        </w:rPr>
        <w:t xml:space="preserve">[Covers: </w:t>
      </w:r>
      <w:r w:rsidR="00883E84">
        <w:rPr>
          <w:lang w:eastAsia="en-US"/>
        </w:rPr>
        <w:t>req-8552172-00904671</w:t>
      </w:r>
      <w:r w:rsidRPr="00696D29">
        <w:rPr>
          <w:lang w:eastAsia="en-US"/>
        </w:rPr>
        <w:t>]</w:t>
      </w:r>
    </w:p>
    <w:p w14:paraId="1FAEA63C" w14:textId="77777777" w:rsidR="00E900C7" w:rsidRDefault="00E900C7" w:rsidP="00E900C7">
      <w:pPr>
        <w:pStyle w:val="RefIDs"/>
        <w:rPr>
          <w:lang w:eastAsia="en-US"/>
        </w:rPr>
      </w:pPr>
      <w:r w:rsidRPr="00696D29">
        <w:rPr>
          <w:lang w:eastAsia="en-US"/>
        </w:rPr>
        <w:t xml:space="preserve">[Covers: </w:t>
      </w:r>
      <w:r>
        <w:rPr>
          <w:lang w:eastAsia="en-US"/>
        </w:rPr>
        <w:t>req-8552172-00904678</w:t>
      </w:r>
      <w:r w:rsidRPr="00696D29">
        <w:rPr>
          <w:lang w:eastAsia="en-US"/>
        </w:rPr>
        <w:t>]</w:t>
      </w:r>
    </w:p>
    <w:p w14:paraId="6F85B5BD" w14:textId="5AECDB9B" w:rsidR="00FF2FC0" w:rsidRDefault="00E900C7" w:rsidP="00FF2FC0">
      <w:pPr>
        <w:pStyle w:val="RefIDs"/>
        <w:rPr>
          <w:lang w:eastAsia="en-US"/>
        </w:rPr>
      </w:pPr>
      <w:r w:rsidRPr="00696D29">
        <w:rPr>
          <w:lang w:eastAsia="en-US"/>
        </w:rPr>
        <w:t xml:space="preserve">[Covers: </w:t>
      </w:r>
      <w:r w:rsidRPr="00E900C7">
        <w:rPr>
          <w:lang w:eastAsia="en-US"/>
        </w:rPr>
        <w:t>req-8552172-00905221</w:t>
      </w:r>
      <w:r w:rsidRPr="00696D29">
        <w:rPr>
          <w:lang w:eastAsia="en-US"/>
        </w:rPr>
        <w:t>]</w:t>
      </w:r>
    </w:p>
    <w:p w14:paraId="779A033A" w14:textId="113BA8D8" w:rsidR="00FF2FC0" w:rsidRDefault="00FF2FC0" w:rsidP="00FF2FC0">
      <w:pPr>
        <w:pStyle w:val="RefIDs"/>
        <w:rPr>
          <w:lang w:eastAsia="en-US"/>
        </w:rPr>
      </w:pPr>
      <w:r w:rsidRPr="00696D29">
        <w:rPr>
          <w:lang w:eastAsia="en-US"/>
        </w:rPr>
        <w:t>[Covers</w:t>
      </w:r>
      <w:r>
        <w:rPr>
          <w:lang w:eastAsia="en-US"/>
        </w:rPr>
        <w:t xml:space="preserve">: </w:t>
      </w:r>
      <w:r w:rsidR="00883E84">
        <w:rPr>
          <w:lang w:eastAsia="en-US"/>
        </w:rPr>
        <w:t>req-8552172-00904663</w:t>
      </w:r>
      <w:r w:rsidRPr="00696D29">
        <w:rPr>
          <w:lang w:eastAsia="en-US"/>
        </w:rPr>
        <w:t>]</w:t>
      </w:r>
    </w:p>
    <w:p w14:paraId="1B158443" w14:textId="77777777" w:rsidR="00AF1F9A" w:rsidRDefault="00AF1F9A" w:rsidP="00FF2FC0">
      <w:pPr>
        <w:pStyle w:val="RefIDs"/>
        <w:rPr>
          <w:lang w:eastAsia="en-US"/>
        </w:rPr>
      </w:pPr>
      <w:r>
        <w:rPr>
          <w:lang w:eastAsia="en-US"/>
        </w:rPr>
        <w:t>[Covers: req-8552172-00905219]</w:t>
      </w:r>
    </w:p>
    <w:p w14:paraId="58F703AA" w14:textId="237FCD77" w:rsidR="00FF2FC0" w:rsidRPr="00C6014F" w:rsidRDefault="00AF1F9A" w:rsidP="00FF2FC0">
      <w:pPr>
        <w:pStyle w:val="RefIDs"/>
        <w:rPr>
          <w:lang w:eastAsia="en-US"/>
        </w:rPr>
      </w:pPr>
      <w:r>
        <w:rPr>
          <w:lang w:eastAsia="en-US"/>
        </w:rPr>
        <w:t>[Covers: req-8552172-00905218]</w:t>
      </w:r>
    </w:p>
    <w:p w14:paraId="1754674E" w14:textId="17FF8961" w:rsidR="00FF2FC0" w:rsidRPr="00C6014F" w:rsidRDefault="00FF2FC0" w:rsidP="00FF2FC0">
      <w:pPr>
        <w:pStyle w:val="RefIDs"/>
        <w:rPr>
          <w:lang w:eastAsia="en-US"/>
        </w:rPr>
      </w:pPr>
      <w:r w:rsidRPr="00C6014F">
        <w:rPr>
          <w:lang w:eastAsia="en-US"/>
        </w:rPr>
        <w:t xml:space="preserve">[Covers: </w:t>
      </w:r>
      <w:r w:rsidR="00883E84">
        <w:rPr>
          <w:lang w:eastAsia="en-US"/>
        </w:rPr>
        <w:t>req-8552172-00904664</w:t>
      </w:r>
      <w:r>
        <w:rPr>
          <w:lang w:eastAsia="en-US"/>
        </w:rPr>
        <w:t>]</w:t>
      </w:r>
    </w:p>
    <w:p w14:paraId="1C0BD555" w14:textId="43C0A374" w:rsidR="00FF2FC0" w:rsidRPr="00C6014F" w:rsidRDefault="00FF2FC0" w:rsidP="00FF2FC0">
      <w:pPr>
        <w:pStyle w:val="RefIDs"/>
        <w:rPr>
          <w:lang w:eastAsia="en-US"/>
        </w:rPr>
      </w:pPr>
      <w:r w:rsidRPr="00C6014F">
        <w:rPr>
          <w:lang w:eastAsia="en-US"/>
        </w:rPr>
        <w:t xml:space="preserve">[Covers: </w:t>
      </w:r>
      <w:r w:rsidR="00883E84">
        <w:rPr>
          <w:lang w:eastAsia="en-US"/>
        </w:rPr>
        <w:t>req-8552172-00904665</w:t>
      </w:r>
      <w:r>
        <w:rPr>
          <w:lang w:eastAsia="en-US"/>
        </w:rPr>
        <w:t>]</w:t>
      </w:r>
    </w:p>
    <w:p w14:paraId="40F4A155" w14:textId="77777777" w:rsidR="003949F1" w:rsidRPr="002C15F8" w:rsidRDefault="00FF2FC0" w:rsidP="003949F1">
      <w:pPr>
        <w:pStyle w:val="RefIDs"/>
        <w:rPr>
          <w:lang w:eastAsia="en-US"/>
        </w:rPr>
      </w:pPr>
      <w:r>
        <w:rPr>
          <w:lang w:eastAsia="en-US"/>
        </w:rPr>
        <w:t xml:space="preserve">[Covers: </w:t>
      </w:r>
      <w:r w:rsidR="00883E84">
        <w:rPr>
          <w:lang w:eastAsia="en-US"/>
        </w:rPr>
        <w:t>req-8552172-00904666</w:t>
      </w:r>
      <w:r w:rsidRPr="00C6014F">
        <w:rPr>
          <w:lang w:eastAsia="en-US"/>
        </w:rPr>
        <w:t>]</w:t>
      </w:r>
    </w:p>
    <w:p w14:paraId="03DE01E4"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76FB2A4B" w14:textId="77777777" w:rsidR="003949F1" w:rsidRDefault="003949F1" w:rsidP="003949F1">
      <w:pPr>
        <w:pStyle w:val="RefIDs"/>
        <w:rPr>
          <w:lang w:eastAsia="en-US"/>
        </w:rPr>
      </w:pPr>
      <w:r w:rsidRPr="002C15F8">
        <w:rPr>
          <w:lang w:eastAsia="en-US"/>
        </w:rPr>
        <w:lastRenderedPageBreak/>
        <w:t xml:space="preserve">[Covers: </w:t>
      </w:r>
      <w:r>
        <w:rPr>
          <w:lang w:eastAsia="en-US"/>
        </w:rPr>
        <w:t>req-8552172-00909478</w:t>
      </w:r>
      <w:r>
        <w:t>]</w:t>
      </w:r>
    </w:p>
    <w:p w14:paraId="1C926E5E" w14:textId="77777777" w:rsidR="003949F1" w:rsidRDefault="003949F1" w:rsidP="003949F1">
      <w:pPr>
        <w:pStyle w:val="RefIDs"/>
        <w:rPr>
          <w:lang w:eastAsia="en-US"/>
        </w:rPr>
      </w:pPr>
      <w:r>
        <w:rPr>
          <w:lang w:eastAsia="en-US"/>
        </w:rPr>
        <w:t>[Covers: req-8552172-00528003]</w:t>
      </w:r>
    </w:p>
    <w:p w14:paraId="38A0CE03" w14:textId="77777777" w:rsidR="003949F1" w:rsidRDefault="003949F1" w:rsidP="003949F1">
      <w:pPr>
        <w:pStyle w:val="RefIDs"/>
        <w:rPr>
          <w:lang w:eastAsia="en-US"/>
        </w:rPr>
      </w:pPr>
      <w:r>
        <w:rPr>
          <w:lang w:eastAsia="en-US"/>
        </w:rPr>
        <w:t>[Covers: req-8552172-00528002]</w:t>
      </w:r>
    </w:p>
    <w:p w14:paraId="0C0C15F8" w14:textId="77777777" w:rsidR="003949F1" w:rsidRDefault="003949F1" w:rsidP="003949F1">
      <w:pPr>
        <w:pStyle w:val="RefIDs"/>
        <w:rPr>
          <w:lang w:eastAsia="en-US"/>
        </w:rPr>
      </w:pPr>
      <w:r>
        <w:rPr>
          <w:lang w:eastAsia="en-US"/>
        </w:rPr>
        <w:t>[Covers: req-8552172-00528006]</w:t>
      </w:r>
    </w:p>
    <w:p w14:paraId="46B38C82" w14:textId="77777777" w:rsidR="003949F1" w:rsidRDefault="003949F1" w:rsidP="003949F1">
      <w:pPr>
        <w:pStyle w:val="RefIDs"/>
        <w:rPr>
          <w:lang w:eastAsia="en-US"/>
        </w:rPr>
      </w:pPr>
      <w:r>
        <w:rPr>
          <w:lang w:eastAsia="en-US"/>
        </w:rPr>
        <w:t xml:space="preserve">[Covers: </w:t>
      </w:r>
      <w:r w:rsidRPr="00C136B3">
        <w:t>req-8552172-00527993</w:t>
      </w:r>
      <w:r>
        <w:t>]</w:t>
      </w:r>
    </w:p>
    <w:p w14:paraId="712220A7" w14:textId="77777777" w:rsidR="003949F1" w:rsidRDefault="003949F1" w:rsidP="003949F1">
      <w:pPr>
        <w:pStyle w:val="RefIDs"/>
        <w:rPr>
          <w:lang w:eastAsia="en-US"/>
        </w:rPr>
      </w:pPr>
      <w:r>
        <w:rPr>
          <w:lang w:eastAsia="en-US"/>
        </w:rPr>
        <w:t>[Covers: req-8552172-00527980]</w:t>
      </w:r>
    </w:p>
    <w:p w14:paraId="689E6DCD" w14:textId="77777777" w:rsidR="0010537B" w:rsidRPr="00B63DF3" w:rsidRDefault="0010537B" w:rsidP="0010537B">
      <w:pPr>
        <w:pStyle w:val="TraceID"/>
      </w:pPr>
      <w:r>
        <w:t>[iso26-18_p6_7.4.5] a</w:t>
      </w:r>
    </w:p>
    <w:p w14:paraId="20E72F0F" w14:textId="77777777" w:rsidR="0010537B" w:rsidRPr="00B63DF3" w:rsidRDefault="0010537B" w:rsidP="0010537B">
      <w:pPr>
        <w:pStyle w:val="TraceID"/>
      </w:pPr>
      <w:r>
        <w:t>[iso26-18_p6_7.4.5] a</w:t>
      </w:r>
    </w:p>
    <w:p w14:paraId="55B47165" w14:textId="1FCCE540" w:rsidR="00344B39" w:rsidRDefault="000F4E6D" w:rsidP="00F27F4D">
      <w:pPr>
        <w:pStyle w:val="Heading4"/>
        <w:rPr>
          <w:lang w:val="en-GB"/>
        </w:rPr>
      </w:pPr>
      <w:r>
        <w:rPr>
          <w:lang w:val="en-GB"/>
        </w:rPr>
        <w:t>ProtoConv</w:t>
      </w:r>
      <w:r w:rsidR="00344B39" w:rsidRPr="003D4FA8">
        <w:rPr>
          <w:lang w:val="en-GB"/>
        </w:rPr>
        <w:t>_</w:t>
      </w:r>
      <w:r w:rsidR="00D776A8">
        <w:rPr>
          <w:lang w:val="en-GB"/>
        </w:rPr>
        <w:t>Eth</w:t>
      </w:r>
      <w:r w:rsidR="00344B39" w:rsidRPr="003D4FA8">
        <w:rPr>
          <w:lang w:val="en-GB"/>
        </w:rPr>
        <w:t>to</w:t>
      </w:r>
      <w:r w:rsidR="00223A0D">
        <w:rPr>
          <w:lang w:val="en-GB"/>
        </w:rPr>
        <w:t>X</w:t>
      </w:r>
    </w:p>
    <w:p w14:paraId="066F1D3E" w14:textId="0B108AB1" w:rsidR="00344B39" w:rsidRPr="00251C23" w:rsidRDefault="00344B39" w:rsidP="00BE5228">
      <w:pPr>
        <w:pStyle w:val="ReqID"/>
        <w:rPr>
          <w:lang w:val="en-US"/>
        </w:rPr>
      </w:pPr>
      <w:r w:rsidRPr="00696D29">
        <w:t>[</w:t>
      </w:r>
      <w:r w:rsidR="00CF5BF7">
        <w:t>Gen5GW</w:t>
      </w:r>
      <w:r w:rsidRPr="00696D29">
        <w:t>_</w:t>
      </w:r>
      <w:r w:rsidR="000F4E6D">
        <w:t>ProtoConv</w:t>
      </w:r>
      <w:r w:rsidRPr="00696D29">
        <w:t>_AD_C_</w:t>
      </w:r>
      <w:r>
        <w:t>1</w:t>
      </w:r>
      <w:r w:rsidR="002F7C78">
        <w:t>3</w:t>
      </w:r>
      <w:r>
        <w:t>_0</w:t>
      </w:r>
      <w:r w:rsidRPr="00696D29">
        <w:t>0</w:t>
      </w:r>
      <w:r w:rsidR="002F7C78">
        <w:t>2</w:t>
      </w:r>
      <w:r w:rsidRPr="00696D29">
        <w:t>]</w:t>
      </w:r>
    </w:p>
    <w:p w14:paraId="513910C4" w14:textId="1C8D35B4" w:rsidR="001D2558" w:rsidRDefault="001D255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22</w:t>
      </w:r>
      <w:r w:rsidR="009D560C">
        <w:rPr>
          <w:noProof/>
        </w:rPr>
        <w:fldChar w:fldCharType="end"/>
      </w:r>
      <w:r w:rsidR="00A935AB">
        <w:rPr>
          <w:noProof/>
        </w:rPr>
        <w:t>:</w:t>
      </w:r>
      <w:r>
        <w:t xml:space="preserve"> </w:t>
      </w:r>
      <w:r w:rsidR="000F4E6D">
        <w:t>ProtoConv</w:t>
      </w:r>
      <w:r w:rsidRPr="001D2558">
        <w:t>_Ethto</w:t>
      </w:r>
      <w:r w:rsidR="00223A0D">
        <w:t>X</w:t>
      </w:r>
    </w:p>
    <w:tbl>
      <w:tblPr>
        <w:tblStyle w:val="TableGrid"/>
        <w:tblW w:w="0" w:type="auto"/>
        <w:jc w:val="center"/>
        <w:tblLook w:val="04A0" w:firstRow="1" w:lastRow="0" w:firstColumn="1" w:lastColumn="0" w:noHBand="0" w:noVBand="1"/>
      </w:tblPr>
      <w:tblGrid>
        <w:gridCol w:w="1714"/>
        <w:gridCol w:w="2187"/>
        <w:gridCol w:w="1062"/>
        <w:gridCol w:w="761"/>
        <w:gridCol w:w="749"/>
        <w:gridCol w:w="3558"/>
      </w:tblGrid>
      <w:tr w:rsidR="00DC4B37" w:rsidRPr="00506DC0" w14:paraId="676DAE19"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2DF26B" w14:textId="77777777" w:rsidR="00DC4B37" w:rsidRPr="00DF0F5A" w:rsidRDefault="00DC4B37" w:rsidP="000D256D">
            <w:pPr>
              <w:jc w:val="left"/>
              <w:rPr>
                <w:rFonts w:eastAsia="Meiryo UI" w:cs="Arial"/>
                <w:b/>
                <w:bCs/>
                <w:szCs w:val="20"/>
              </w:rPr>
            </w:pPr>
            <w:r w:rsidRPr="00DF0F5A">
              <w:rPr>
                <w:b/>
                <w:bCs/>
                <w:szCs w:val="20"/>
              </w:rPr>
              <w:t>Function Name</w:t>
            </w:r>
          </w:p>
        </w:tc>
        <w:tc>
          <w:tcPr>
            <w:tcW w:w="8317" w:type="dxa"/>
            <w:gridSpan w:val="5"/>
            <w:tcBorders>
              <w:top w:val="single" w:sz="4" w:space="0" w:color="auto"/>
              <w:left w:val="single" w:sz="4" w:space="0" w:color="auto"/>
              <w:bottom w:val="single" w:sz="4" w:space="0" w:color="auto"/>
              <w:right w:val="single" w:sz="4" w:space="0" w:color="auto"/>
            </w:tcBorders>
            <w:hideMark/>
          </w:tcPr>
          <w:p w14:paraId="04B9D003" w14:textId="15B8E2CE" w:rsidR="00DC4B37" w:rsidRPr="00DF0F5A" w:rsidRDefault="000F4E6D" w:rsidP="00220AA3">
            <w:pPr>
              <w:jc w:val="left"/>
              <w:rPr>
                <w:rFonts w:eastAsia="Meiryo UI" w:cs="Arial"/>
                <w:szCs w:val="20"/>
              </w:rPr>
            </w:pPr>
            <w:r>
              <w:rPr>
                <w:rFonts w:eastAsia="Meiryo UI" w:cs="Arial"/>
                <w:szCs w:val="20"/>
              </w:rPr>
              <w:t>ProtoConv</w:t>
            </w:r>
            <w:r w:rsidR="00DC4B37" w:rsidRPr="00DF0F5A">
              <w:rPr>
                <w:rFonts w:eastAsia="Meiryo UI" w:cs="Arial"/>
                <w:szCs w:val="20"/>
              </w:rPr>
              <w:t>_EthtoCan</w:t>
            </w:r>
          </w:p>
        </w:tc>
      </w:tr>
      <w:tr w:rsidR="00DC4B37" w:rsidRPr="00506DC0" w14:paraId="226AECD1"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BCD8F5" w14:textId="77777777" w:rsidR="00DC4B37" w:rsidRPr="00DF0F5A" w:rsidRDefault="00DC4B37" w:rsidP="000D256D">
            <w:pPr>
              <w:jc w:val="left"/>
              <w:rPr>
                <w:rFonts w:eastAsia="Meiryo UI" w:cs="Arial"/>
                <w:b/>
                <w:bCs/>
                <w:szCs w:val="20"/>
              </w:rPr>
            </w:pPr>
            <w:r w:rsidRPr="00DF0F5A">
              <w:rPr>
                <w:b/>
                <w:bCs/>
                <w:szCs w:val="20"/>
              </w:rPr>
              <w:t>ASIL Level</w:t>
            </w:r>
          </w:p>
        </w:tc>
        <w:tc>
          <w:tcPr>
            <w:tcW w:w="2187" w:type="dxa"/>
            <w:tcBorders>
              <w:top w:val="single" w:sz="4" w:space="0" w:color="auto"/>
              <w:left w:val="single" w:sz="4" w:space="0" w:color="auto"/>
              <w:bottom w:val="single" w:sz="4" w:space="0" w:color="auto"/>
              <w:right w:val="single" w:sz="4" w:space="0" w:color="auto"/>
            </w:tcBorders>
            <w:hideMark/>
          </w:tcPr>
          <w:p w14:paraId="68DC3413" w14:textId="66F27560" w:rsidR="00DC4B37" w:rsidRPr="00DF0F5A" w:rsidRDefault="0013430C" w:rsidP="00220AA3">
            <w:pPr>
              <w:jc w:val="left"/>
              <w:rPr>
                <w:rFonts w:eastAsia="Meiryo UI" w:cs="Arial"/>
                <w:szCs w:val="20"/>
              </w:rPr>
            </w:pPr>
            <w:r w:rsidRPr="00DF0F5A">
              <w:rPr>
                <w:szCs w:val="20"/>
              </w:rPr>
              <w:t>ASIL D</w:t>
            </w:r>
          </w:p>
        </w:tc>
        <w:tc>
          <w:tcPr>
            <w:tcW w:w="10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C6AD85" w14:textId="77777777" w:rsidR="00DC4B37" w:rsidRPr="00DF0F5A" w:rsidRDefault="00DC4B37" w:rsidP="00220AA3">
            <w:pPr>
              <w:jc w:val="left"/>
              <w:rPr>
                <w:rFonts w:eastAsia="Meiryo UI" w:cs="Arial"/>
                <w:b/>
                <w:bCs/>
                <w:szCs w:val="20"/>
              </w:rPr>
            </w:pPr>
            <w:r w:rsidRPr="00DF0F5A">
              <w:rPr>
                <w:b/>
                <w:bCs/>
                <w:szCs w:val="20"/>
              </w:rPr>
              <w:t>Status</w:t>
            </w:r>
          </w:p>
        </w:tc>
        <w:tc>
          <w:tcPr>
            <w:tcW w:w="5068" w:type="dxa"/>
            <w:gridSpan w:val="3"/>
            <w:tcBorders>
              <w:top w:val="single" w:sz="4" w:space="0" w:color="auto"/>
              <w:left w:val="single" w:sz="4" w:space="0" w:color="auto"/>
              <w:bottom w:val="single" w:sz="4" w:space="0" w:color="auto"/>
              <w:right w:val="single" w:sz="4" w:space="0" w:color="auto"/>
            </w:tcBorders>
            <w:hideMark/>
          </w:tcPr>
          <w:p w14:paraId="7AFBA160" w14:textId="77777777" w:rsidR="00DC4B37" w:rsidRPr="00DF0F5A" w:rsidRDefault="00DC4B37" w:rsidP="00220AA3">
            <w:pPr>
              <w:jc w:val="left"/>
              <w:rPr>
                <w:rFonts w:eastAsia="Meiryo UI" w:cs="Arial"/>
                <w:szCs w:val="20"/>
              </w:rPr>
            </w:pPr>
            <w:r w:rsidRPr="00DF0F5A">
              <w:rPr>
                <w:szCs w:val="20"/>
              </w:rPr>
              <w:t>New</w:t>
            </w:r>
          </w:p>
        </w:tc>
      </w:tr>
      <w:tr w:rsidR="00DC4B37" w:rsidRPr="00506DC0" w14:paraId="40C2E85A"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0BDB06" w14:textId="77777777" w:rsidR="00DC4B37" w:rsidRPr="00DF0F5A" w:rsidRDefault="00DC4B37" w:rsidP="000D256D">
            <w:pPr>
              <w:jc w:val="left"/>
              <w:rPr>
                <w:rFonts w:eastAsia="Meiryo UI" w:cs="Arial"/>
                <w:b/>
                <w:bCs/>
                <w:szCs w:val="20"/>
              </w:rPr>
            </w:pPr>
            <w:r w:rsidRPr="00DF0F5A">
              <w:rPr>
                <w:b/>
                <w:bCs/>
                <w:szCs w:val="20"/>
              </w:rPr>
              <w:t>Syntax</w:t>
            </w:r>
          </w:p>
        </w:tc>
        <w:tc>
          <w:tcPr>
            <w:tcW w:w="8317" w:type="dxa"/>
            <w:gridSpan w:val="5"/>
            <w:tcBorders>
              <w:top w:val="single" w:sz="4" w:space="0" w:color="auto"/>
              <w:left w:val="single" w:sz="4" w:space="0" w:color="auto"/>
              <w:bottom w:val="single" w:sz="4" w:space="0" w:color="auto"/>
              <w:right w:val="single" w:sz="4" w:space="0" w:color="auto"/>
            </w:tcBorders>
            <w:hideMark/>
          </w:tcPr>
          <w:p w14:paraId="10DE71DD" w14:textId="24FBAF93" w:rsidR="00DC4B37" w:rsidRPr="00DF0F5A" w:rsidRDefault="00223A0D" w:rsidP="00223A0D">
            <w:pPr>
              <w:jc w:val="left"/>
              <w:rPr>
                <w:rFonts w:eastAsia="Meiryo UI" w:cs="Arial"/>
                <w:szCs w:val="20"/>
              </w:rPr>
            </w:pPr>
            <w:r w:rsidRPr="00223A0D">
              <w:t>Std_ReturnType ProtoConv_EthtoX(const uint16 usFrameType, const uint8 *aaSrcMacAddr,</w:t>
            </w:r>
            <w:r>
              <w:t xml:space="preserve"> </w:t>
            </w:r>
            <w:r w:rsidRPr="00223A0D">
              <w:t>const uint8 *pEthFrame, const uint32 ulFrameLen, uint32 *pSendStatus, ProtoConv_EthtoXBufInfoType *pBufInfo)</w:t>
            </w:r>
          </w:p>
        </w:tc>
      </w:tr>
      <w:tr w:rsidR="00DC4B37" w:rsidRPr="00506DC0" w14:paraId="3CE5075D"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589FF6" w14:textId="77777777" w:rsidR="00DC4B37" w:rsidRPr="00DF0F5A" w:rsidRDefault="00DC4B37" w:rsidP="000D256D">
            <w:pPr>
              <w:jc w:val="left"/>
              <w:rPr>
                <w:rFonts w:eastAsia="Meiryo UI" w:cs="Arial"/>
                <w:b/>
                <w:bCs/>
                <w:szCs w:val="20"/>
              </w:rPr>
            </w:pPr>
            <w:r w:rsidRPr="00DF0F5A">
              <w:rPr>
                <w:b/>
                <w:bCs/>
                <w:szCs w:val="20"/>
              </w:rPr>
              <w:t>Sync/Async</w:t>
            </w:r>
          </w:p>
        </w:tc>
        <w:tc>
          <w:tcPr>
            <w:tcW w:w="8317" w:type="dxa"/>
            <w:gridSpan w:val="5"/>
            <w:tcBorders>
              <w:top w:val="single" w:sz="4" w:space="0" w:color="auto"/>
              <w:left w:val="single" w:sz="4" w:space="0" w:color="auto"/>
              <w:bottom w:val="single" w:sz="4" w:space="0" w:color="auto"/>
              <w:right w:val="single" w:sz="4" w:space="0" w:color="auto"/>
            </w:tcBorders>
            <w:hideMark/>
          </w:tcPr>
          <w:p w14:paraId="32FD5CFC" w14:textId="77777777" w:rsidR="00DC4B37" w:rsidRPr="00DF0F5A" w:rsidRDefault="00DC4B37" w:rsidP="00220AA3">
            <w:pPr>
              <w:jc w:val="left"/>
              <w:rPr>
                <w:rFonts w:eastAsia="Meiryo UI" w:cs="Arial"/>
                <w:szCs w:val="20"/>
              </w:rPr>
            </w:pPr>
            <w:r w:rsidRPr="00DF0F5A">
              <w:rPr>
                <w:szCs w:val="20"/>
              </w:rPr>
              <w:t>Synchronous</w:t>
            </w:r>
          </w:p>
        </w:tc>
      </w:tr>
      <w:tr w:rsidR="00DC4B37" w:rsidRPr="00506DC0" w14:paraId="7D884D0E"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585021" w14:textId="77777777" w:rsidR="00DC4B37" w:rsidRPr="00DF0F5A" w:rsidRDefault="00DC4B37" w:rsidP="000D256D">
            <w:pPr>
              <w:jc w:val="left"/>
              <w:rPr>
                <w:rFonts w:eastAsia="Meiryo UI" w:cs="Arial"/>
                <w:b/>
                <w:bCs/>
                <w:szCs w:val="20"/>
              </w:rPr>
            </w:pPr>
            <w:r w:rsidRPr="00DF0F5A">
              <w:rPr>
                <w:b/>
                <w:bCs/>
                <w:szCs w:val="20"/>
              </w:rPr>
              <w:t>Reentrancy</w:t>
            </w:r>
          </w:p>
        </w:tc>
        <w:tc>
          <w:tcPr>
            <w:tcW w:w="8317" w:type="dxa"/>
            <w:gridSpan w:val="5"/>
            <w:tcBorders>
              <w:top w:val="single" w:sz="4" w:space="0" w:color="auto"/>
              <w:left w:val="single" w:sz="4" w:space="0" w:color="auto"/>
              <w:bottom w:val="single" w:sz="4" w:space="0" w:color="auto"/>
              <w:right w:val="single" w:sz="4" w:space="0" w:color="auto"/>
            </w:tcBorders>
            <w:hideMark/>
          </w:tcPr>
          <w:p w14:paraId="0C06D78F" w14:textId="77777777" w:rsidR="00DC4B37" w:rsidRPr="00DF0F5A" w:rsidRDefault="00DC4B37" w:rsidP="00220AA3">
            <w:pPr>
              <w:jc w:val="left"/>
              <w:rPr>
                <w:rFonts w:eastAsia="Meiryo UI" w:cs="Arial"/>
                <w:szCs w:val="20"/>
              </w:rPr>
            </w:pPr>
            <w:r w:rsidRPr="00DF0F5A">
              <w:rPr>
                <w:szCs w:val="20"/>
              </w:rPr>
              <w:t>Non-Reentrant</w:t>
            </w:r>
          </w:p>
        </w:tc>
      </w:tr>
      <w:tr w:rsidR="00DC4B37" w:rsidRPr="00506DC0" w14:paraId="7F101ED1"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01168E" w14:textId="77777777" w:rsidR="00DC4B37" w:rsidRPr="00DF0F5A" w:rsidRDefault="00DC4B37" w:rsidP="000D256D">
            <w:pPr>
              <w:jc w:val="left"/>
              <w:rPr>
                <w:rFonts w:eastAsia="Meiryo UI" w:cs="Arial"/>
                <w:b/>
                <w:bCs/>
                <w:szCs w:val="20"/>
              </w:rPr>
            </w:pPr>
            <w:r w:rsidRPr="00DF0F5A">
              <w:rPr>
                <w:b/>
                <w:bCs/>
                <w:szCs w:val="20"/>
              </w:rPr>
              <w:t>Interrupt State</w:t>
            </w:r>
          </w:p>
        </w:tc>
        <w:tc>
          <w:tcPr>
            <w:tcW w:w="8317" w:type="dxa"/>
            <w:gridSpan w:val="5"/>
            <w:tcBorders>
              <w:top w:val="single" w:sz="4" w:space="0" w:color="auto"/>
              <w:left w:val="single" w:sz="4" w:space="0" w:color="auto"/>
              <w:bottom w:val="single" w:sz="4" w:space="0" w:color="auto"/>
              <w:right w:val="single" w:sz="4" w:space="0" w:color="auto"/>
            </w:tcBorders>
            <w:hideMark/>
          </w:tcPr>
          <w:p w14:paraId="51CB4B2F" w14:textId="77777777" w:rsidR="00DC4B37" w:rsidRPr="00DF0F5A" w:rsidRDefault="00DC4B37" w:rsidP="00220AA3">
            <w:pPr>
              <w:jc w:val="left"/>
              <w:rPr>
                <w:rFonts w:eastAsia="Meiryo UI" w:cs="Arial"/>
                <w:szCs w:val="20"/>
              </w:rPr>
            </w:pPr>
            <w:r w:rsidRPr="00DF0F5A">
              <w:rPr>
                <w:szCs w:val="20"/>
              </w:rPr>
              <w:t>Runs in the interrupt enable state</w:t>
            </w:r>
          </w:p>
        </w:tc>
      </w:tr>
      <w:tr w:rsidR="00DC4B37" w:rsidRPr="00506DC0" w14:paraId="5708656D" w14:textId="77777777" w:rsidTr="000A4763">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7B227A" w14:textId="77777777" w:rsidR="00DC4B37" w:rsidRPr="00DF0F5A" w:rsidRDefault="00DC4B37" w:rsidP="000D256D">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16E66130" w14:textId="77777777" w:rsidR="00DC4B37" w:rsidRPr="00DF0F5A" w:rsidRDefault="00DC4B37" w:rsidP="00220AA3">
            <w:pPr>
              <w:jc w:val="left"/>
              <w:rPr>
                <w:rFonts w:eastAsia="Meiryo UI" w:cs="Arial"/>
                <w:szCs w:val="20"/>
              </w:rPr>
            </w:pPr>
            <w:r w:rsidRPr="00DF0F5A">
              <w:rPr>
                <w:rFonts w:eastAsia="Meiryo UI" w:cs="Arial"/>
                <w:szCs w:val="20"/>
              </w:rPr>
              <w:t>const uint16 usFrameType</w:t>
            </w:r>
          </w:p>
        </w:tc>
        <w:tc>
          <w:tcPr>
            <w:tcW w:w="5068" w:type="dxa"/>
            <w:gridSpan w:val="3"/>
            <w:tcBorders>
              <w:top w:val="single" w:sz="4" w:space="0" w:color="auto"/>
              <w:left w:val="single" w:sz="4" w:space="0" w:color="auto"/>
              <w:bottom w:val="single" w:sz="4" w:space="0" w:color="auto"/>
              <w:right w:val="single" w:sz="4" w:space="0" w:color="auto"/>
            </w:tcBorders>
            <w:hideMark/>
          </w:tcPr>
          <w:p w14:paraId="1F2B3120" w14:textId="5B171A32" w:rsidR="001943C9" w:rsidRPr="00DF0F5A" w:rsidRDefault="001943C9" w:rsidP="00220AA3">
            <w:pPr>
              <w:jc w:val="left"/>
              <w:rPr>
                <w:szCs w:val="20"/>
              </w:rPr>
            </w:pPr>
            <w:r w:rsidRPr="00DF0F5A">
              <w:rPr>
                <w:szCs w:val="20"/>
              </w:rPr>
              <w:t>Frame type for Ethernet frames</w:t>
            </w:r>
          </w:p>
        </w:tc>
      </w:tr>
      <w:tr w:rsidR="00DC4B37" w:rsidRPr="00506DC0" w14:paraId="2FAB9B32" w14:textId="77777777" w:rsidTr="000A476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27E767" w14:textId="77777777" w:rsidR="00DC4B37" w:rsidRPr="00DF0F5A" w:rsidRDefault="00DC4B37" w:rsidP="00032018">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DE54E55" w14:textId="77777777" w:rsidR="00DC4B37" w:rsidRPr="00DF0F5A" w:rsidRDefault="00DC4B37" w:rsidP="00032018">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FAECB8" w14:textId="77777777" w:rsidR="00DC4B37" w:rsidRPr="00DF0F5A" w:rsidRDefault="00DC4B37" w:rsidP="000D256D">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45582084" w14:textId="105BF736" w:rsidR="00DC4B37" w:rsidRPr="00DF0F5A" w:rsidRDefault="000F4E6D" w:rsidP="00220AA3">
            <w:pPr>
              <w:jc w:val="left"/>
              <w:rPr>
                <w:szCs w:val="20"/>
              </w:rPr>
            </w:pPr>
            <w:r>
              <w:rPr>
                <w:szCs w:val="20"/>
              </w:rPr>
              <w:t>PROTOCONV</w:t>
            </w:r>
            <w:r w:rsidR="00570EF4" w:rsidRPr="00DF0F5A">
              <w:rPr>
                <w:szCs w:val="20"/>
              </w:rPr>
              <w:t>_</w:t>
            </w:r>
            <w:r w:rsidR="00DC4B37" w:rsidRPr="00DF0F5A">
              <w:rPr>
                <w:szCs w:val="20"/>
              </w:rPr>
              <w:t>FRAMETYPE_AVTP (0x22F0</w:t>
            </w:r>
            <w:r w:rsidR="00DD2B63" w:rsidRPr="00DF0F5A">
              <w:rPr>
                <w:szCs w:val="20"/>
              </w:rPr>
              <w:t>U</w:t>
            </w:r>
            <w:r w:rsidR="00DC4B37" w:rsidRPr="00DF0F5A">
              <w:rPr>
                <w:szCs w:val="20"/>
              </w:rPr>
              <w:t>)</w:t>
            </w:r>
          </w:p>
          <w:p w14:paraId="48DC7911" w14:textId="116F4B72" w:rsidR="00DC4B37" w:rsidRPr="00DF0F5A" w:rsidRDefault="000F4E6D" w:rsidP="00220AA3">
            <w:pPr>
              <w:jc w:val="left"/>
              <w:rPr>
                <w:szCs w:val="20"/>
              </w:rPr>
            </w:pPr>
            <w:r>
              <w:rPr>
                <w:szCs w:val="20"/>
              </w:rPr>
              <w:t>PROTOCONV</w:t>
            </w:r>
            <w:r w:rsidR="00570EF4" w:rsidRPr="00DF0F5A">
              <w:rPr>
                <w:szCs w:val="20"/>
              </w:rPr>
              <w:t>_</w:t>
            </w:r>
            <w:r w:rsidR="00DC4B37" w:rsidRPr="00DF0F5A">
              <w:rPr>
                <w:szCs w:val="20"/>
              </w:rPr>
              <w:t>FRAMETYPE_IPV4 (0x0800</w:t>
            </w:r>
            <w:r w:rsidR="00DD2B63" w:rsidRPr="00DF0F5A">
              <w:rPr>
                <w:szCs w:val="20"/>
              </w:rPr>
              <w:t>U</w:t>
            </w:r>
            <w:r w:rsidR="00DC4B37" w:rsidRPr="00DF0F5A">
              <w:rPr>
                <w:szCs w:val="20"/>
              </w:rPr>
              <w:t>)</w:t>
            </w:r>
          </w:p>
          <w:p w14:paraId="3843720F" w14:textId="2FCDAEDF" w:rsidR="00B6615B" w:rsidRPr="00DF0F5A" w:rsidRDefault="000F4E6D" w:rsidP="00220AA3">
            <w:pPr>
              <w:jc w:val="left"/>
              <w:rPr>
                <w:szCs w:val="20"/>
              </w:rPr>
            </w:pPr>
            <w:r>
              <w:rPr>
                <w:szCs w:val="20"/>
              </w:rPr>
              <w:t>PROTOCONV</w:t>
            </w:r>
            <w:r w:rsidR="00570EF4" w:rsidRPr="00DF0F5A">
              <w:rPr>
                <w:szCs w:val="20"/>
              </w:rPr>
              <w:t>_</w:t>
            </w:r>
            <w:r w:rsidR="00B6615B" w:rsidRPr="00DF0F5A">
              <w:rPr>
                <w:szCs w:val="20"/>
              </w:rPr>
              <w:t>FRAMETYPE_IPV6 (0x86DD</w:t>
            </w:r>
            <w:r w:rsidR="00DD2B63" w:rsidRPr="00DF0F5A">
              <w:rPr>
                <w:szCs w:val="20"/>
              </w:rPr>
              <w:t>U</w:t>
            </w:r>
            <w:r w:rsidR="00B6615B" w:rsidRPr="00DF0F5A">
              <w:rPr>
                <w:szCs w:val="20"/>
              </w:rPr>
              <w:t>)</w:t>
            </w:r>
          </w:p>
          <w:p w14:paraId="60E44157" w14:textId="44FA2034" w:rsidR="000A07C3" w:rsidRPr="00DF0F5A" w:rsidRDefault="000F4E6D" w:rsidP="00223A0D">
            <w:pPr>
              <w:jc w:val="left"/>
              <w:rPr>
                <w:szCs w:val="20"/>
              </w:rPr>
            </w:pPr>
            <w:r>
              <w:rPr>
                <w:szCs w:val="20"/>
              </w:rPr>
              <w:t>PROTOCONV</w:t>
            </w:r>
            <w:r w:rsidR="000A07C3" w:rsidRPr="00DF0F5A">
              <w:rPr>
                <w:szCs w:val="20"/>
              </w:rPr>
              <w:t>_FRAMETYPE_8021Q</w:t>
            </w:r>
            <w:r w:rsidR="00223A0D">
              <w:rPr>
                <w:szCs w:val="20"/>
              </w:rPr>
              <w:t xml:space="preserve"> </w:t>
            </w:r>
            <w:r w:rsidR="000A07C3" w:rsidRPr="00DF0F5A">
              <w:rPr>
                <w:szCs w:val="20"/>
              </w:rPr>
              <w:t>(0x8100U)</w:t>
            </w:r>
          </w:p>
        </w:tc>
      </w:tr>
      <w:tr w:rsidR="000930AC" w:rsidRPr="00506DC0" w14:paraId="36D2B7D5" w14:textId="77777777" w:rsidTr="000A4763">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8CD1D" w14:textId="77777777" w:rsidR="000930AC" w:rsidRPr="00DF0F5A" w:rsidRDefault="000930AC" w:rsidP="000D256D">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5981950B" w14:textId="4C76634C" w:rsidR="000930AC" w:rsidRPr="00DF0F5A" w:rsidRDefault="000930AC" w:rsidP="00220AA3">
            <w:pPr>
              <w:jc w:val="left"/>
              <w:rPr>
                <w:rFonts w:eastAsia="Meiryo UI" w:cs="Arial"/>
                <w:szCs w:val="20"/>
              </w:rPr>
            </w:pPr>
            <w:r w:rsidRPr="00DF0F5A">
              <w:rPr>
                <w:rFonts w:eastAsia="Meiryo UI" w:cs="Arial"/>
                <w:szCs w:val="20"/>
              </w:rPr>
              <w:t>const uint8</w:t>
            </w:r>
            <w:r w:rsidR="00790869" w:rsidRPr="00DF0F5A">
              <w:rPr>
                <w:rFonts w:eastAsia="Meiryo UI" w:cs="Arial"/>
                <w:szCs w:val="20"/>
              </w:rPr>
              <w:t xml:space="preserve"> </w:t>
            </w:r>
            <w:r w:rsidRPr="00DF0F5A">
              <w:rPr>
                <w:rFonts w:eastAsia="Meiryo UI" w:cs="Arial"/>
                <w:szCs w:val="20"/>
              </w:rPr>
              <w:t>*aaSrcMacAddr</w:t>
            </w:r>
          </w:p>
        </w:tc>
        <w:tc>
          <w:tcPr>
            <w:tcW w:w="5068" w:type="dxa"/>
            <w:gridSpan w:val="3"/>
            <w:tcBorders>
              <w:top w:val="single" w:sz="4" w:space="0" w:color="auto"/>
              <w:left w:val="single" w:sz="4" w:space="0" w:color="auto"/>
              <w:bottom w:val="single" w:sz="4" w:space="0" w:color="auto"/>
              <w:right w:val="single" w:sz="4" w:space="0" w:color="auto"/>
            </w:tcBorders>
            <w:hideMark/>
          </w:tcPr>
          <w:p w14:paraId="5B3FBA16" w14:textId="11CEA9A8" w:rsidR="001943C9" w:rsidRPr="00DF0F5A" w:rsidRDefault="001943C9" w:rsidP="00220AA3">
            <w:pPr>
              <w:jc w:val="left"/>
              <w:rPr>
                <w:szCs w:val="20"/>
              </w:rPr>
            </w:pPr>
            <w:r w:rsidRPr="00DF0F5A">
              <w:rPr>
                <w:szCs w:val="20"/>
              </w:rPr>
              <w:t>Address where MAC addresses to be filtered are stored</w:t>
            </w:r>
          </w:p>
        </w:tc>
      </w:tr>
      <w:tr w:rsidR="000930AC" w:rsidRPr="00506DC0" w14:paraId="65369132" w14:textId="77777777" w:rsidTr="000A4763">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E3380D" w14:textId="77777777" w:rsidR="000930AC" w:rsidRPr="00DF0F5A" w:rsidRDefault="000930AC" w:rsidP="00032018">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3EA241D" w14:textId="77777777" w:rsidR="000930AC" w:rsidRPr="00DF0F5A" w:rsidRDefault="000930AC" w:rsidP="00032018">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783AC4" w14:textId="77777777" w:rsidR="000930AC" w:rsidRPr="00DF0F5A" w:rsidRDefault="000930AC" w:rsidP="000D256D">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07731699" w14:textId="782D4029" w:rsidR="000930AC" w:rsidRPr="00DF0F5A" w:rsidRDefault="000930AC" w:rsidP="00220AA3">
            <w:pPr>
              <w:jc w:val="left"/>
              <w:rPr>
                <w:szCs w:val="20"/>
              </w:rPr>
            </w:pPr>
            <w:r w:rsidRPr="00DF0F5A">
              <w:rPr>
                <w:szCs w:val="20"/>
              </w:rPr>
              <w:t xml:space="preserve">Not </w:t>
            </w:r>
            <w:r w:rsidR="001D57BD">
              <w:rPr>
                <w:szCs w:val="20"/>
              </w:rPr>
              <w:t>NULL_PTR</w:t>
            </w:r>
          </w:p>
        </w:tc>
      </w:tr>
      <w:tr w:rsidR="00DC4B37" w:rsidRPr="00506DC0" w14:paraId="41926080" w14:textId="77777777" w:rsidTr="000A4763">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6D98EA" w14:textId="77777777" w:rsidR="00DC4B37" w:rsidRPr="00DF0F5A" w:rsidRDefault="00DC4B37" w:rsidP="000D256D">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38903B59" w14:textId="77777777" w:rsidR="00DC4B37" w:rsidRPr="00DF0F5A" w:rsidRDefault="00DC4B37" w:rsidP="00220AA3">
            <w:pPr>
              <w:jc w:val="left"/>
              <w:rPr>
                <w:rFonts w:eastAsia="Meiryo UI" w:cs="Arial"/>
                <w:szCs w:val="20"/>
              </w:rPr>
            </w:pPr>
            <w:r w:rsidRPr="00DF0F5A">
              <w:rPr>
                <w:rFonts w:eastAsia="Meiryo UI" w:cs="Arial"/>
                <w:szCs w:val="20"/>
              </w:rPr>
              <w:t>const uint8 *pEthFrame</w:t>
            </w:r>
          </w:p>
        </w:tc>
        <w:tc>
          <w:tcPr>
            <w:tcW w:w="5068" w:type="dxa"/>
            <w:gridSpan w:val="3"/>
            <w:tcBorders>
              <w:top w:val="single" w:sz="4" w:space="0" w:color="auto"/>
              <w:left w:val="single" w:sz="4" w:space="0" w:color="auto"/>
              <w:bottom w:val="single" w:sz="4" w:space="0" w:color="auto"/>
              <w:right w:val="single" w:sz="4" w:space="0" w:color="auto"/>
            </w:tcBorders>
            <w:hideMark/>
          </w:tcPr>
          <w:p w14:paraId="1041A638" w14:textId="70D8235F" w:rsidR="001943C9" w:rsidRPr="00DF0F5A" w:rsidRDefault="001943C9" w:rsidP="00220AA3">
            <w:pPr>
              <w:jc w:val="left"/>
              <w:rPr>
                <w:szCs w:val="20"/>
              </w:rPr>
            </w:pPr>
            <w:r w:rsidRPr="00DF0F5A">
              <w:rPr>
                <w:szCs w:val="20"/>
              </w:rPr>
              <w:t>Address of buffer where Ethernet frame (Payload) is stored</w:t>
            </w:r>
          </w:p>
        </w:tc>
      </w:tr>
      <w:tr w:rsidR="00DC4B37" w:rsidRPr="00506DC0" w14:paraId="0709E211" w14:textId="77777777" w:rsidTr="000A476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8CE425" w14:textId="77777777" w:rsidR="00DC4B37" w:rsidRPr="00DF0F5A" w:rsidRDefault="00DC4B37" w:rsidP="00032018">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3192A85" w14:textId="77777777" w:rsidR="00DC4B37" w:rsidRPr="00DF0F5A" w:rsidRDefault="00DC4B37" w:rsidP="00032018">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810A4E" w14:textId="77777777" w:rsidR="00DC4B37" w:rsidRPr="00DF0F5A" w:rsidRDefault="00DC4B37" w:rsidP="000D256D">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0C7531F3" w14:textId="7B0353DC" w:rsidR="00DC4B37" w:rsidRPr="00DF0F5A" w:rsidRDefault="00DC4B37" w:rsidP="00220AA3">
            <w:pPr>
              <w:jc w:val="left"/>
              <w:rPr>
                <w:szCs w:val="20"/>
              </w:rPr>
            </w:pPr>
            <w:r w:rsidRPr="00DF0F5A">
              <w:rPr>
                <w:szCs w:val="20"/>
              </w:rPr>
              <w:t xml:space="preserve">Not </w:t>
            </w:r>
            <w:r w:rsidR="001D57BD">
              <w:rPr>
                <w:szCs w:val="20"/>
              </w:rPr>
              <w:t>NULL_PTR</w:t>
            </w:r>
          </w:p>
        </w:tc>
      </w:tr>
      <w:tr w:rsidR="00DC4B37" w:rsidRPr="00506DC0" w14:paraId="2C9F0676" w14:textId="77777777" w:rsidTr="000A4763">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324ECA" w14:textId="77777777" w:rsidR="00DC4B37" w:rsidRPr="00DF0F5A" w:rsidRDefault="00DC4B37" w:rsidP="000D256D">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22056018" w14:textId="77777777" w:rsidR="00DC4B37" w:rsidRPr="00DF0F5A" w:rsidRDefault="00DC4B37" w:rsidP="00220AA3">
            <w:pPr>
              <w:jc w:val="left"/>
              <w:rPr>
                <w:rFonts w:eastAsia="Meiryo UI" w:cs="Arial"/>
                <w:szCs w:val="20"/>
              </w:rPr>
            </w:pPr>
            <w:r w:rsidRPr="00DF0F5A">
              <w:rPr>
                <w:rFonts w:eastAsia="Meiryo UI" w:cs="Arial"/>
                <w:szCs w:val="20"/>
              </w:rPr>
              <w:t>const uint32 ulFrameLen</w:t>
            </w:r>
          </w:p>
        </w:tc>
        <w:tc>
          <w:tcPr>
            <w:tcW w:w="5068" w:type="dxa"/>
            <w:gridSpan w:val="3"/>
            <w:tcBorders>
              <w:top w:val="single" w:sz="4" w:space="0" w:color="auto"/>
              <w:left w:val="single" w:sz="4" w:space="0" w:color="auto"/>
              <w:bottom w:val="single" w:sz="4" w:space="0" w:color="auto"/>
              <w:right w:val="single" w:sz="4" w:space="0" w:color="auto"/>
            </w:tcBorders>
            <w:hideMark/>
          </w:tcPr>
          <w:p w14:paraId="434441D9" w14:textId="74711BEF" w:rsidR="001943C9" w:rsidRPr="00DF0F5A" w:rsidRDefault="001943C9" w:rsidP="00220AA3">
            <w:pPr>
              <w:jc w:val="left"/>
              <w:rPr>
                <w:szCs w:val="20"/>
              </w:rPr>
            </w:pPr>
            <w:r w:rsidRPr="00DF0F5A">
              <w:rPr>
                <w:szCs w:val="20"/>
              </w:rPr>
              <w:t>Ethernet frame length (Payload)</w:t>
            </w:r>
          </w:p>
        </w:tc>
      </w:tr>
      <w:tr w:rsidR="00DC4B37" w:rsidRPr="00506DC0" w14:paraId="50114FA8" w14:textId="77777777" w:rsidTr="000A476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C7B488" w14:textId="77777777" w:rsidR="00DC4B37" w:rsidRPr="00DF0F5A" w:rsidRDefault="00DC4B37" w:rsidP="00032018">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765B32D" w14:textId="77777777" w:rsidR="00DC4B37" w:rsidRPr="00DF0F5A" w:rsidRDefault="00DC4B37" w:rsidP="00032018">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97A33C" w14:textId="77777777" w:rsidR="00DC4B37" w:rsidRPr="00DF0F5A" w:rsidRDefault="00DC4B37" w:rsidP="000D256D">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2B5DFF21" w14:textId="54339836" w:rsidR="00DC4B37" w:rsidRPr="00DF0F5A" w:rsidRDefault="00F0744A" w:rsidP="00220AA3">
            <w:pPr>
              <w:jc w:val="left"/>
              <w:rPr>
                <w:szCs w:val="20"/>
              </w:rPr>
            </w:pPr>
            <w:r w:rsidRPr="00DF0F5A">
              <w:rPr>
                <w:szCs w:val="20"/>
              </w:rPr>
              <w:t>46</w:t>
            </w:r>
            <w:r w:rsidR="00DC4B37" w:rsidRPr="00DF0F5A">
              <w:rPr>
                <w:szCs w:val="20"/>
              </w:rPr>
              <w:t>~1500</w:t>
            </w:r>
          </w:p>
        </w:tc>
      </w:tr>
      <w:tr w:rsidR="00223A0D" w:rsidRPr="00506DC0" w14:paraId="1E8F3C10" w14:textId="77777777" w:rsidTr="000A4763">
        <w:trPr>
          <w:jc w:val="center"/>
        </w:trPr>
        <w:tc>
          <w:tcPr>
            <w:tcW w:w="1714" w:type="dxa"/>
            <w:vMerge w:val="restart"/>
            <w:tcBorders>
              <w:top w:val="single" w:sz="4" w:space="0" w:color="auto"/>
              <w:left w:val="single" w:sz="4" w:space="0" w:color="auto"/>
              <w:right w:val="single" w:sz="4" w:space="0" w:color="auto"/>
            </w:tcBorders>
            <w:shd w:val="clear" w:color="auto" w:fill="D9D9D9" w:themeFill="background1" w:themeFillShade="D9"/>
            <w:hideMark/>
          </w:tcPr>
          <w:p w14:paraId="4CCE8644" w14:textId="07A1302A" w:rsidR="00223A0D" w:rsidRPr="00DF0F5A" w:rsidRDefault="00223A0D" w:rsidP="00223A0D">
            <w:pPr>
              <w:jc w:val="left"/>
              <w:rPr>
                <w:rFonts w:eastAsia="Meiryo UI" w:cs="Arial"/>
                <w:b/>
                <w:bCs/>
                <w:szCs w:val="20"/>
              </w:rPr>
            </w:pPr>
            <w:r w:rsidRPr="00DF0F5A">
              <w:rPr>
                <w:b/>
                <w:bCs/>
                <w:szCs w:val="20"/>
              </w:rPr>
              <w:t>Parameters (In-Out)</w:t>
            </w:r>
          </w:p>
        </w:tc>
        <w:tc>
          <w:tcPr>
            <w:tcW w:w="3249" w:type="dxa"/>
            <w:gridSpan w:val="2"/>
            <w:vMerge w:val="restart"/>
            <w:tcBorders>
              <w:top w:val="single" w:sz="4" w:space="0" w:color="auto"/>
              <w:left w:val="single" w:sz="4" w:space="0" w:color="auto"/>
              <w:right w:val="single" w:sz="4" w:space="0" w:color="auto"/>
            </w:tcBorders>
            <w:hideMark/>
          </w:tcPr>
          <w:p w14:paraId="2A01BA91" w14:textId="122943CE" w:rsidR="00223A0D" w:rsidRPr="00DF0F5A" w:rsidRDefault="00223A0D" w:rsidP="00223A0D">
            <w:pPr>
              <w:jc w:val="left"/>
              <w:rPr>
                <w:rFonts w:eastAsia="Meiryo UI" w:cs="Arial"/>
                <w:szCs w:val="20"/>
              </w:rPr>
            </w:pPr>
            <w:r w:rsidRPr="00223A0D">
              <w:rPr>
                <w:rFonts w:eastAsia="Meiryo UI" w:cs="Arial"/>
                <w:szCs w:val="20"/>
              </w:rPr>
              <w:t>ProtoConv_EthtoXBufInfoType *pBufInfo</w:t>
            </w:r>
          </w:p>
        </w:tc>
        <w:tc>
          <w:tcPr>
            <w:tcW w:w="5068" w:type="dxa"/>
            <w:gridSpan w:val="3"/>
            <w:tcBorders>
              <w:top w:val="single" w:sz="4" w:space="0" w:color="auto"/>
              <w:left w:val="single" w:sz="4" w:space="0" w:color="auto"/>
              <w:bottom w:val="single" w:sz="4" w:space="0" w:color="auto"/>
              <w:right w:val="single" w:sz="4" w:space="0" w:color="auto"/>
            </w:tcBorders>
            <w:hideMark/>
          </w:tcPr>
          <w:p w14:paraId="1F5F1AAE" w14:textId="07AF12E4" w:rsidR="00223A0D" w:rsidRPr="00DF0F5A" w:rsidRDefault="00223A0D" w:rsidP="00223A0D">
            <w:pPr>
              <w:jc w:val="left"/>
              <w:rPr>
                <w:rFonts w:eastAsia="Meiryo UI" w:cs="Arial"/>
                <w:szCs w:val="20"/>
              </w:rPr>
            </w:pPr>
            <w:r w:rsidRPr="00171BEB">
              <w:rPr>
                <w:rFonts w:eastAsia="Meiryo UI" w:cs="Arial"/>
                <w:szCs w:val="20"/>
              </w:rPr>
              <w:t xml:space="preserve">Address to store </w:t>
            </w:r>
            <w:r>
              <w:rPr>
                <w:rFonts w:eastAsia="Meiryo UI" w:cs="Arial"/>
                <w:szCs w:val="20"/>
              </w:rPr>
              <w:t>buffer information</w:t>
            </w:r>
          </w:p>
        </w:tc>
      </w:tr>
      <w:tr w:rsidR="00CF4731" w:rsidRPr="00506DC0" w14:paraId="1C9E39DA" w14:textId="77777777" w:rsidTr="000A4763">
        <w:trPr>
          <w:jc w:val="center"/>
        </w:trPr>
        <w:tc>
          <w:tcPr>
            <w:tcW w:w="1714" w:type="dxa"/>
            <w:vMerge/>
            <w:tcBorders>
              <w:left w:val="single" w:sz="4" w:space="0" w:color="auto"/>
              <w:bottom w:val="single" w:sz="4" w:space="0" w:color="auto"/>
              <w:right w:val="single" w:sz="4" w:space="0" w:color="auto"/>
            </w:tcBorders>
            <w:shd w:val="clear" w:color="auto" w:fill="D9D9D9" w:themeFill="background1" w:themeFillShade="D9"/>
          </w:tcPr>
          <w:p w14:paraId="78FCC801" w14:textId="77777777" w:rsidR="00CF4731" w:rsidRPr="00DF0F5A" w:rsidRDefault="00CF4731" w:rsidP="00220AA3">
            <w:pPr>
              <w:jc w:val="left"/>
              <w:rPr>
                <w:b/>
                <w:bCs/>
                <w:szCs w:val="20"/>
              </w:rPr>
            </w:pPr>
          </w:p>
        </w:tc>
        <w:tc>
          <w:tcPr>
            <w:tcW w:w="3249" w:type="dxa"/>
            <w:gridSpan w:val="2"/>
            <w:vMerge/>
            <w:tcBorders>
              <w:left w:val="single" w:sz="4" w:space="0" w:color="auto"/>
              <w:bottom w:val="single" w:sz="4" w:space="0" w:color="auto"/>
              <w:right w:val="single" w:sz="4" w:space="0" w:color="auto"/>
            </w:tcBorders>
          </w:tcPr>
          <w:p w14:paraId="1491D95C" w14:textId="77777777" w:rsidR="00CF4731" w:rsidRPr="00DF0F5A" w:rsidRDefault="00CF4731" w:rsidP="00220AA3">
            <w:pPr>
              <w:jc w:val="left"/>
              <w:rPr>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ADFD58" w14:textId="605839C2" w:rsidR="00CF4731" w:rsidRPr="00DF0F5A" w:rsidRDefault="00CF4731" w:rsidP="00220AA3">
            <w:pPr>
              <w:jc w:val="left"/>
              <w:rPr>
                <w:rFonts w:eastAsia="Meiryo UI" w:cs="Arial"/>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tcPr>
          <w:p w14:paraId="3A4C4FCD" w14:textId="49B51F93" w:rsidR="00CF4731" w:rsidRPr="00DF0F5A" w:rsidRDefault="00CF4731" w:rsidP="00220AA3">
            <w:pPr>
              <w:jc w:val="left"/>
              <w:rPr>
                <w:rFonts w:eastAsia="Meiryo UI" w:cs="Arial"/>
                <w:szCs w:val="20"/>
              </w:rPr>
            </w:pPr>
            <w:r w:rsidRPr="00DF0F5A">
              <w:rPr>
                <w:szCs w:val="20"/>
              </w:rPr>
              <w:t xml:space="preserve">Not </w:t>
            </w:r>
            <w:r w:rsidR="001D57BD">
              <w:rPr>
                <w:szCs w:val="20"/>
              </w:rPr>
              <w:t>NULL_PTR</w:t>
            </w:r>
          </w:p>
        </w:tc>
      </w:tr>
      <w:tr w:rsidR="00223A0D" w:rsidRPr="00DF0F5A" w14:paraId="44A49B69" w14:textId="77777777" w:rsidTr="000A4763">
        <w:trPr>
          <w:jc w:val="center"/>
        </w:trPr>
        <w:tc>
          <w:tcPr>
            <w:tcW w:w="1714" w:type="dxa"/>
            <w:vMerge w:val="restart"/>
            <w:tcBorders>
              <w:top w:val="single" w:sz="4" w:space="0" w:color="auto"/>
              <w:left w:val="single" w:sz="4" w:space="0" w:color="auto"/>
              <w:right w:val="single" w:sz="4" w:space="0" w:color="auto"/>
            </w:tcBorders>
            <w:shd w:val="clear" w:color="auto" w:fill="D9D9D9" w:themeFill="background1" w:themeFillShade="D9"/>
            <w:hideMark/>
          </w:tcPr>
          <w:p w14:paraId="7956B634" w14:textId="77777777" w:rsidR="00223A0D" w:rsidRPr="00DF0F5A" w:rsidRDefault="00223A0D" w:rsidP="00B33DF2">
            <w:pPr>
              <w:jc w:val="left"/>
              <w:rPr>
                <w:rFonts w:eastAsia="Meiryo UI" w:cs="Arial"/>
                <w:b/>
                <w:bCs/>
                <w:szCs w:val="20"/>
              </w:rPr>
            </w:pPr>
            <w:r w:rsidRPr="00DF0F5A">
              <w:rPr>
                <w:b/>
                <w:bCs/>
                <w:szCs w:val="20"/>
              </w:rPr>
              <w:t>Parameters (Out)</w:t>
            </w:r>
          </w:p>
        </w:tc>
        <w:tc>
          <w:tcPr>
            <w:tcW w:w="3249" w:type="dxa"/>
            <w:gridSpan w:val="2"/>
            <w:vMerge w:val="restart"/>
            <w:tcBorders>
              <w:top w:val="single" w:sz="4" w:space="0" w:color="auto"/>
              <w:left w:val="single" w:sz="4" w:space="0" w:color="auto"/>
              <w:right w:val="single" w:sz="4" w:space="0" w:color="auto"/>
            </w:tcBorders>
            <w:hideMark/>
          </w:tcPr>
          <w:p w14:paraId="0E98D2B1" w14:textId="77777777" w:rsidR="00223A0D" w:rsidRPr="00DF0F5A" w:rsidRDefault="00223A0D" w:rsidP="00B33DF2">
            <w:pPr>
              <w:jc w:val="left"/>
              <w:rPr>
                <w:rFonts w:eastAsia="Meiryo UI" w:cs="Arial"/>
                <w:szCs w:val="20"/>
              </w:rPr>
            </w:pPr>
            <w:r w:rsidRPr="00DF0F5A">
              <w:rPr>
                <w:szCs w:val="20"/>
              </w:rPr>
              <w:t>uint32 *pSendStatus</w:t>
            </w:r>
          </w:p>
        </w:tc>
        <w:tc>
          <w:tcPr>
            <w:tcW w:w="5068" w:type="dxa"/>
            <w:gridSpan w:val="3"/>
            <w:tcBorders>
              <w:top w:val="single" w:sz="4" w:space="0" w:color="auto"/>
              <w:left w:val="single" w:sz="4" w:space="0" w:color="auto"/>
              <w:bottom w:val="single" w:sz="4" w:space="0" w:color="auto"/>
              <w:right w:val="single" w:sz="4" w:space="0" w:color="auto"/>
            </w:tcBorders>
            <w:hideMark/>
          </w:tcPr>
          <w:p w14:paraId="17D79610" w14:textId="77777777" w:rsidR="00223A0D" w:rsidRPr="00DF0F5A" w:rsidRDefault="00223A0D" w:rsidP="00B33DF2">
            <w:pPr>
              <w:jc w:val="left"/>
              <w:rPr>
                <w:rFonts w:eastAsia="Meiryo UI" w:cs="Arial"/>
                <w:szCs w:val="20"/>
              </w:rPr>
            </w:pPr>
            <w:r w:rsidRPr="00171BEB">
              <w:rPr>
                <w:rFonts w:eastAsia="Meiryo UI" w:cs="Arial"/>
                <w:szCs w:val="20"/>
              </w:rPr>
              <w:t>Address to store CAN packet transmission results</w:t>
            </w:r>
          </w:p>
        </w:tc>
      </w:tr>
      <w:tr w:rsidR="000A4763" w:rsidRPr="00DF0F5A" w14:paraId="751ABC5D" w14:textId="77777777" w:rsidTr="000A4763">
        <w:trPr>
          <w:jc w:val="center"/>
        </w:trPr>
        <w:tc>
          <w:tcPr>
            <w:tcW w:w="1714" w:type="dxa"/>
            <w:vMerge/>
            <w:tcBorders>
              <w:left w:val="single" w:sz="4" w:space="0" w:color="auto"/>
              <w:bottom w:val="single" w:sz="4" w:space="0" w:color="auto"/>
              <w:right w:val="single" w:sz="4" w:space="0" w:color="auto"/>
            </w:tcBorders>
            <w:shd w:val="clear" w:color="auto" w:fill="D9D9D9" w:themeFill="background1" w:themeFillShade="D9"/>
          </w:tcPr>
          <w:p w14:paraId="79EADC70" w14:textId="77777777" w:rsidR="00223A0D" w:rsidRPr="00DF0F5A" w:rsidRDefault="00223A0D" w:rsidP="00B33DF2">
            <w:pPr>
              <w:jc w:val="left"/>
              <w:rPr>
                <w:b/>
                <w:bCs/>
                <w:szCs w:val="20"/>
              </w:rPr>
            </w:pPr>
          </w:p>
        </w:tc>
        <w:tc>
          <w:tcPr>
            <w:tcW w:w="3249" w:type="dxa"/>
            <w:gridSpan w:val="2"/>
            <w:vMerge/>
            <w:tcBorders>
              <w:left w:val="single" w:sz="4" w:space="0" w:color="auto"/>
              <w:bottom w:val="single" w:sz="4" w:space="0" w:color="auto"/>
              <w:right w:val="single" w:sz="4" w:space="0" w:color="auto"/>
            </w:tcBorders>
          </w:tcPr>
          <w:p w14:paraId="4217B7F6" w14:textId="77777777" w:rsidR="00223A0D" w:rsidRPr="00DF0F5A" w:rsidRDefault="00223A0D" w:rsidP="00B33DF2">
            <w:pPr>
              <w:jc w:val="left"/>
              <w:rPr>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F93B33" w14:textId="77777777" w:rsidR="00223A0D" w:rsidRPr="00DF0F5A" w:rsidRDefault="00223A0D" w:rsidP="00B33DF2">
            <w:pPr>
              <w:jc w:val="left"/>
              <w:rPr>
                <w:rFonts w:eastAsia="Meiryo UI" w:cs="Arial"/>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tcPr>
          <w:p w14:paraId="4E60DD68" w14:textId="77777777" w:rsidR="00223A0D" w:rsidRPr="00DF0F5A" w:rsidRDefault="00223A0D" w:rsidP="00B33DF2">
            <w:pPr>
              <w:jc w:val="left"/>
              <w:rPr>
                <w:rFonts w:eastAsia="Meiryo UI" w:cs="Arial"/>
                <w:szCs w:val="20"/>
              </w:rPr>
            </w:pPr>
            <w:r w:rsidRPr="00DF0F5A">
              <w:rPr>
                <w:szCs w:val="20"/>
              </w:rPr>
              <w:t xml:space="preserve">Not </w:t>
            </w:r>
            <w:r>
              <w:rPr>
                <w:szCs w:val="20"/>
              </w:rPr>
              <w:t>NULL_PTR</w:t>
            </w:r>
          </w:p>
        </w:tc>
      </w:tr>
      <w:tr w:rsidR="00CF4731" w:rsidRPr="00506DC0" w14:paraId="470313A7"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FFE3C9" w14:textId="77777777" w:rsidR="00CF4731" w:rsidRPr="00DF0F5A" w:rsidRDefault="00CF4731" w:rsidP="000D256D">
            <w:pPr>
              <w:jc w:val="left"/>
              <w:rPr>
                <w:rFonts w:eastAsia="Meiryo UI" w:cs="Arial"/>
                <w:b/>
                <w:bCs/>
                <w:szCs w:val="20"/>
              </w:rPr>
            </w:pPr>
            <w:r w:rsidRPr="00DF0F5A">
              <w:rPr>
                <w:b/>
                <w:bCs/>
                <w:szCs w:val="20"/>
              </w:rPr>
              <w:t>Return Value</w:t>
            </w:r>
          </w:p>
        </w:tc>
        <w:tc>
          <w:tcPr>
            <w:tcW w:w="3249" w:type="dxa"/>
            <w:gridSpan w:val="2"/>
            <w:tcBorders>
              <w:top w:val="single" w:sz="4" w:space="0" w:color="auto"/>
              <w:left w:val="single" w:sz="4" w:space="0" w:color="auto"/>
              <w:bottom w:val="single" w:sz="4" w:space="0" w:color="auto"/>
              <w:right w:val="single" w:sz="4" w:space="0" w:color="auto"/>
            </w:tcBorders>
            <w:hideMark/>
          </w:tcPr>
          <w:p w14:paraId="2ED29C24" w14:textId="44891F99" w:rsidR="00CF4731" w:rsidRPr="00DF0F5A" w:rsidRDefault="000B3A80" w:rsidP="00220AA3">
            <w:pPr>
              <w:jc w:val="left"/>
              <w:rPr>
                <w:rFonts w:eastAsia="Meiryo UI" w:cs="Arial"/>
                <w:szCs w:val="20"/>
              </w:rPr>
            </w:pPr>
            <w:r w:rsidRPr="00DB7A19">
              <w:t>Std_ReturnType</w:t>
            </w:r>
          </w:p>
        </w:tc>
        <w:tc>
          <w:tcPr>
            <w:tcW w:w="5068" w:type="dxa"/>
            <w:gridSpan w:val="3"/>
            <w:tcBorders>
              <w:top w:val="single" w:sz="4" w:space="0" w:color="auto"/>
              <w:left w:val="single" w:sz="4" w:space="0" w:color="auto"/>
              <w:bottom w:val="single" w:sz="4" w:space="0" w:color="auto"/>
              <w:right w:val="single" w:sz="4" w:space="0" w:color="auto"/>
            </w:tcBorders>
            <w:hideMark/>
          </w:tcPr>
          <w:p w14:paraId="0CADD585" w14:textId="04B4231E" w:rsidR="00CF4731" w:rsidRDefault="00CF4731" w:rsidP="00220AA3">
            <w:pPr>
              <w:jc w:val="left"/>
              <w:rPr>
                <w:szCs w:val="20"/>
                <w:lang w:val="fr-FR"/>
              </w:rPr>
            </w:pPr>
            <w:r w:rsidRPr="00DF0F5A">
              <w:rPr>
                <w:szCs w:val="20"/>
                <w:lang w:val="fr-FR"/>
              </w:rPr>
              <w:t>E_OK</w:t>
            </w:r>
          </w:p>
          <w:p w14:paraId="25E46BAA" w14:textId="19D358D8" w:rsidR="00341583" w:rsidRPr="00DF0F5A" w:rsidRDefault="00341583" w:rsidP="00220AA3">
            <w:pPr>
              <w:jc w:val="left"/>
              <w:rPr>
                <w:szCs w:val="20"/>
              </w:rPr>
            </w:pPr>
            <w:r>
              <w:rPr>
                <w:szCs w:val="20"/>
                <w:lang w:val="fr-FR"/>
              </w:rPr>
              <w:t>E_NOT_OK</w:t>
            </w:r>
          </w:p>
        </w:tc>
      </w:tr>
      <w:tr w:rsidR="00CF4731" w:rsidRPr="00506DC0" w14:paraId="647E384A" w14:textId="77777777" w:rsidTr="000A4763">
        <w:trPr>
          <w:trHeight w:val="699"/>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15BEAA" w14:textId="77777777" w:rsidR="00CF4731" w:rsidRPr="00DF0F5A" w:rsidRDefault="00CF4731" w:rsidP="000D256D">
            <w:pPr>
              <w:jc w:val="left"/>
              <w:rPr>
                <w:rFonts w:eastAsia="Meiryo UI" w:cs="Arial"/>
                <w:b/>
                <w:bCs/>
                <w:szCs w:val="20"/>
              </w:rPr>
            </w:pPr>
            <w:r w:rsidRPr="00DF0F5A">
              <w:rPr>
                <w:b/>
                <w:bCs/>
                <w:szCs w:val="20"/>
              </w:rPr>
              <w:t>Description</w:t>
            </w:r>
          </w:p>
        </w:tc>
        <w:tc>
          <w:tcPr>
            <w:tcW w:w="8317" w:type="dxa"/>
            <w:gridSpan w:val="5"/>
            <w:tcBorders>
              <w:top w:val="single" w:sz="4" w:space="0" w:color="auto"/>
              <w:left w:val="single" w:sz="4" w:space="0" w:color="auto"/>
              <w:bottom w:val="single" w:sz="4" w:space="0" w:color="auto"/>
              <w:right w:val="single" w:sz="4" w:space="0" w:color="auto"/>
            </w:tcBorders>
          </w:tcPr>
          <w:p w14:paraId="5C0BB047" w14:textId="3D3E7457" w:rsidR="00FE396D" w:rsidRPr="00DF0F5A" w:rsidRDefault="00FE396D" w:rsidP="00220AA3">
            <w:pPr>
              <w:jc w:val="left"/>
              <w:rPr>
                <w:szCs w:val="20"/>
              </w:rPr>
            </w:pPr>
            <w:r w:rsidRPr="00DF0F5A">
              <w:rPr>
                <w:rFonts w:hint="eastAsia"/>
                <w:szCs w:val="20"/>
              </w:rPr>
              <w:t>・</w:t>
            </w:r>
            <w:r w:rsidRPr="00DF0F5A">
              <w:rPr>
                <w:szCs w:val="20"/>
              </w:rPr>
              <w:t>Copy Ethernet frame (Payload) of argument pEthFrame to Ethernet Rx Buffer.</w:t>
            </w:r>
            <w:r w:rsidRPr="00DF0F5A">
              <w:rPr>
                <w:szCs w:val="20"/>
              </w:rPr>
              <w:br/>
            </w:r>
            <w:r w:rsidRPr="00DF0F5A">
              <w:rPr>
                <w:rFonts w:hint="eastAsia"/>
                <w:szCs w:val="20"/>
              </w:rPr>
              <w:t>・</w:t>
            </w:r>
            <w:r w:rsidRPr="00DF0F5A">
              <w:rPr>
                <w:szCs w:val="20"/>
              </w:rPr>
              <w:t xml:space="preserve">When the frame type is </w:t>
            </w:r>
            <w:r w:rsidR="000F4E6D">
              <w:rPr>
                <w:szCs w:val="20"/>
              </w:rPr>
              <w:t>PROTOCONV</w:t>
            </w:r>
            <w:r w:rsidRPr="00DF0F5A">
              <w:rPr>
                <w:szCs w:val="20"/>
              </w:rPr>
              <w:t>_FRAMETYPE_IPV4 (0x0800U), IPv4 and UDP headers are checked.</w:t>
            </w:r>
          </w:p>
          <w:p w14:paraId="631DA167" w14:textId="1CE1AFB1" w:rsidR="003808B7" w:rsidRDefault="00FE396D" w:rsidP="00220AA3">
            <w:pPr>
              <w:tabs>
                <w:tab w:val="clear" w:pos="864"/>
              </w:tabs>
              <w:ind w:leftChars="100" w:left="200"/>
              <w:jc w:val="left"/>
              <w:rPr>
                <w:szCs w:val="20"/>
              </w:rPr>
            </w:pPr>
            <w:r w:rsidRPr="00171BEB">
              <w:rPr>
                <w:szCs w:val="20"/>
              </w:rPr>
              <w:t xml:space="preserve">1) </w:t>
            </w:r>
            <w:r w:rsidRPr="00DF0F5A">
              <w:rPr>
                <w:szCs w:val="20"/>
              </w:rPr>
              <w:t xml:space="preserve">Version, header length, no fragment: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rFonts w:cs="Arial"/>
                <w:color w:val="000000"/>
                <w:szCs w:val="20"/>
              </w:rPr>
              <w:t>PROTOCONV</w:t>
            </w:r>
            <w:r w:rsidR="003808B7" w:rsidRPr="003808B7">
              <w:rPr>
                <w:rFonts w:cs="Arial"/>
                <w:color w:val="000000"/>
                <w:szCs w:val="20"/>
              </w:rPr>
              <w:t xml:space="preserve">_E_PARAM_DATA_LENGTH </w:t>
            </w:r>
            <w:r w:rsidR="003808B7" w:rsidRPr="006F260B">
              <w:rPr>
                <w:szCs w:val="20"/>
              </w:rPr>
              <w:t xml:space="preserve">(if </w:t>
            </w:r>
            <w:r w:rsidR="000F4E6D">
              <w:rPr>
                <w:szCs w:val="20"/>
              </w:rPr>
              <w:t>PROTOCONV</w:t>
            </w:r>
            <w:r w:rsidR="003808B7" w:rsidRPr="006F260B">
              <w:rPr>
                <w:szCs w:val="20"/>
              </w:rPr>
              <w:t>_DEV_ERROR_DETECT == STD_ON)</w:t>
            </w:r>
          </w:p>
          <w:p w14:paraId="7ADE2C91" w14:textId="155BE8FC" w:rsidR="003808B7" w:rsidRDefault="00FE396D" w:rsidP="00220AA3">
            <w:pPr>
              <w:tabs>
                <w:tab w:val="clear" w:pos="864"/>
              </w:tabs>
              <w:ind w:leftChars="100" w:left="200"/>
              <w:jc w:val="left"/>
              <w:rPr>
                <w:szCs w:val="20"/>
              </w:rPr>
            </w:pPr>
            <w:r w:rsidRPr="00171BEB">
              <w:rPr>
                <w:szCs w:val="20"/>
              </w:rPr>
              <w:t xml:space="preserve">2) </w:t>
            </w:r>
            <w:r w:rsidRPr="00DF0F5A">
              <w:rPr>
                <w:szCs w:val="20"/>
              </w:rPr>
              <w:t xml:space="preserve">IP header checksum value: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rFonts w:cs="Arial"/>
                <w:color w:val="000000"/>
                <w:szCs w:val="20"/>
              </w:rPr>
              <w:t>PROTOCONV</w:t>
            </w:r>
            <w:r w:rsidR="003808B7" w:rsidRPr="003808B7">
              <w:rPr>
                <w:rFonts w:cs="Arial"/>
                <w:color w:val="000000"/>
                <w:szCs w:val="20"/>
              </w:rPr>
              <w:t>_</w:t>
            </w:r>
            <w:r w:rsidR="003808B7" w:rsidRPr="00DF0F5A">
              <w:rPr>
                <w:szCs w:val="20"/>
              </w:rPr>
              <w:t>E_IPCKSUM</w:t>
            </w:r>
            <w:r w:rsidR="003808B7" w:rsidRPr="003808B7">
              <w:rPr>
                <w:rFonts w:cs="Arial"/>
                <w:color w:val="000000"/>
                <w:szCs w:val="20"/>
              </w:rPr>
              <w:t xml:space="preserve"> </w:t>
            </w:r>
            <w:r w:rsidR="003808B7" w:rsidRPr="006F260B">
              <w:rPr>
                <w:szCs w:val="20"/>
              </w:rPr>
              <w:t xml:space="preserve">(if </w:t>
            </w:r>
            <w:r w:rsidR="000F4E6D">
              <w:rPr>
                <w:szCs w:val="20"/>
              </w:rPr>
              <w:t>PROTOCONV</w:t>
            </w:r>
            <w:r w:rsidR="003808B7" w:rsidRPr="006F260B">
              <w:rPr>
                <w:szCs w:val="20"/>
              </w:rPr>
              <w:t>_DEV_ERROR_DETECT == STD_ON)</w:t>
            </w:r>
            <w:r w:rsidR="003808B7" w:rsidRPr="00DF0F5A" w:rsidDel="003808B7">
              <w:rPr>
                <w:szCs w:val="20"/>
              </w:rPr>
              <w:t xml:space="preserve"> </w:t>
            </w:r>
          </w:p>
          <w:p w14:paraId="5DD2AE08" w14:textId="72911394" w:rsidR="003808B7" w:rsidRDefault="00FE396D" w:rsidP="00220AA3">
            <w:pPr>
              <w:tabs>
                <w:tab w:val="clear" w:pos="864"/>
              </w:tabs>
              <w:ind w:leftChars="100" w:left="200"/>
              <w:jc w:val="left"/>
              <w:rPr>
                <w:szCs w:val="20"/>
              </w:rPr>
            </w:pPr>
            <w:r w:rsidRPr="00171BEB">
              <w:rPr>
                <w:szCs w:val="20"/>
              </w:rPr>
              <w:t xml:space="preserve">3) </w:t>
            </w:r>
            <w:r w:rsidRPr="00DF0F5A">
              <w:rPr>
                <w:szCs w:val="20"/>
              </w:rPr>
              <w:t xml:space="preserve">(Data length of UDP header + IP header length) </w:t>
            </w:r>
            <w:r w:rsidRPr="00DF0F5A">
              <w:rPr>
                <w:rFonts w:ascii="Cambria Math" w:hAnsi="Cambria Math" w:cs="Cambria Math" w:hint="eastAsia"/>
                <w:szCs w:val="20"/>
              </w:rPr>
              <w:t>≦</w:t>
            </w:r>
            <w:r w:rsidRPr="00DF0F5A">
              <w:rPr>
                <w:szCs w:val="20"/>
              </w:rPr>
              <w:t xml:space="preserve"> Ethernet frame length: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szCs w:val="20"/>
              </w:rPr>
              <w:t>PROTOCONV</w:t>
            </w:r>
            <w:r w:rsidR="003808B7" w:rsidRPr="009B295F">
              <w:rPr>
                <w:szCs w:val="20"/>
              </w:rPr>
              <w:t>_E_PARAM_DATA_LENGTH</w:t>
            </w:r>
            <w:r w:rsidR="003808B7" w:rsidRPr="006F260B">
              <w:rPr>
                <w:szCs w:val="20"/>
              </w:rPr>
              <w:t xml:space="preserve"> (if </w:t>
            </w:r>
            <w:r w:rsidR="000F4E6D">
              <w:rPr>
                <w:szCs w:val="20"/>
              </w:rPr>
              <w:t>PROTOCONV</w:t>
            </w:r>
            <w:r w:rsidR="003808B7" w:rsidRPr="006F260B">
              <w:rPr>
                <w:szCs w:val="20"/>
              </w:rPr>
              <w:t>_DEV_ERROR_DETECT == STD_ON)</w:t>
            </w:r>
            <w:r w:rsidR="003808B7" w:rsidRPr="00DF0F5A" w:rsidDel="003808B7">
              <w:rPr>
                <w:szCs w:val="20"/>
              </w:rPr>
              <w:t xml:space="preserve"> </w:t>
            </w:r>
          </w:p>
          <w:p w14:paraId="317B71B9" w14:textId="0D2E332E" w:rsidR="003808B7" w:rsidRDefault="00FE396D" w:rsidP="00220AA3">
            <w:pPr>
              <w:tabs>
                <w:tab w:val="clear" w:pos="864"/>
              </w:tabs>
              <w:ind w:leftChars="100" w:left="200"/>
              <w:jc w:val="left"/>
              <w:rPr>
                <w:szCs w:val="20"/>
              </w:rPr>
            </w:pPr>
            <w:r w:rsidRPr="00171BEB">
              <w:rPr>
                <w:szCs w:val="20"/>
              </w:rPr>
              <w:t xml:space="preserve">4) </w:t>
            </w:r>
            <w:r w:rsidRPr="00DF0F5A">
              <w:rPr>
                <w:szCs w:val="20"/>
              </w:rPr>
              <w:t xml:space="preserve">UDP checksum value: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szCs w:val="20"/>
              </w:rPr>
              <w:t>PROTOCONV</w:t>
            </w:r>
            <w:r w:rsidR="003808B7" w:rsidRPr="009B295F">
              <w:rPr>
                <w:szCs w:val="20"/>
              </w:rPr>
              <w:t>_</w:t>
            </w:r>
            <w:r w:rsidR="003808B7" w:rsidRPr="00DF0F5A">
              <w:rPr>
                <w:szCs w:val="20"/>
              </w:rPr>
              <w:t>E_UDPCKSUM</w:t>
            </w:r>
            <w:r w:rsidR="003808B7" w:rsidRPr="006F260B">
              <w:rPr>
                <w:szCs w:val="20"/>
              </w:rPr>
              <w:t xml:space="preserve"> </w:t>
            </w:r>
            <w:r w:rsidR="003808B7" w:rsidRPr="006F260B">
              <w:rPr>
                <w:szCs w:val="20"/>
              </w:rPr>
              <w:lastRenderedPageBreak/>
              <w:t xml:space="preserve">(if </w:t>
            </w:r>
            <w:r w:rsidR="000F4E6D">
              <w:rPr>
                <w:szCs w:val="20"/>
              </w:rPr>
              <w:t>PROTOCONV</w:t>
            </w:r>
            <w:r w:rsidR="003808B7" w:rsidRPr="006F260B">
              <w:rPr>
                <w:szCs w:val="20"/>
              </w:rPr>
              <w:t>_DEV_ERROR_DETECT == STD_ON)</w:t>
            </w:r>
            <w:r w:rsidR="003808B7" w:rsidRPr="00DF0F5A" w:rsidDel="003808B7">
              <w:rPr>
                <w:szCs w:val="20"/>
              </w:rPr>
              <w:t xml:space="preserve"> </w:t>
            </w:r>
          </w:p>
          <w:p w14:paraId="0B0FC01B" w14:textId="77777777" w:rsidR="003808B7" w:rsidRDefault="003808B7" w:rsidP="00220AA3">
            <w:pPr>
              <w:tabs>
                <w:tab w:val="clear" w:pos="864"/>
              </w:tabs>
              <w:ind w:leftChars="100" w:left="200"/>
              <w:jc w:val="left"/>
              <w:rPr>
                <w:szCs w:val="20"/>
              </w:rPr>
            </w:pPr>
          </w:p>
          <w:p w14:paraId="363D3C85" w14:textId="673459BD" w:rsidR="00FE396D" w:rsidRPr="00DF0F5A" w:rsidRDefault="00FE396D" w:rsidP="00220AA3">
            <w:pPr>
              <w:tabs>
                <w:tab w:val="clear" w:pos="864"/>
              </w:tabs>
              <w:ind w:leftChars="100" w:left="200"/>
              <w:jc w:val="left"/>
              <w:rPr>
                <w:szCs w:val="20"/>
              </w:rPr>
            </w:pPr>
            <w:r w:rsidRPr="00171BEB">
              <w:rPr>
                <w:rFonts w:hint="eastAsia"/>
                <w:szCs w:val="20"/>
              </w:rPr>
              <w:t>※</w:t>
            </w:r>
            <w:r w:rsidRPr="00DF0F5A">
              <w:rPr>
                <w:szCs w:val="20"/>
              </w:rPr>
              <w:t>Only when the checksum value in the header is non-zero</w:t>
            </w:r>
          </w:p>
          <w:p w14:paraId="373DEB89" w14:textId="599E5DE7" w:rsidR="002C52A1" w:rsidRPr="00DF0F5A" w:rsidRDefault="00FE396D" w:rsidP="00220AA3">
            <w:pPr>
              <w:tabs>
                <w:tab w:val="clear" w:pos="864"/>
              </w:tabs>
              <w:jc w:val="left"/>
              <w:rPr>
                <w:szCs w:val="20"/>
              </w:rPr>
            </w:pPr>
            <w:r w:rsidRPr="00DF0F5A">
              <w:rPr>
                <w:rFonts w:hint="eastAsia"/>
                <w:szCs w:val="20"/>
              </w:rPr>
              <w:t>・</w:t>
            </w:r>
            <w:r w:rsidRPr="00DF0F5A">
              <w:rPr>
                <w:szCs w:val="20"/>
              </w:rPr>
              <w:t xml:space="preserve">When the frame type is </w:t>
            </w:r>
            <w:r w:rsidR="000F4E6D">
              <w:rPr>
                <w:szCs w:val="20"/>
              </w:rPr>
              <w:t>PROTOCONV</w:t>
            </w:r>
            <w:r w:rsidRPr="00DF0F5A">
              <w:rPr>
                <w:szCs w:val="20"/>
              </w:rPr>
              <w:t>_FRAMETYPE_IPV6 (0x86DDU), IPv6 and UDP headers are checked.</w:t>
            </w:r>
          </w:p>
          <w:p w14:paraId="48E25231" w14:textId="3B55FDA8" w:rsidR="003808B7" w:rsidRDefault="00FE396D" w:rsidP="00220AA3">
            <w:pPr>
              <w:tabs>
                <w:tab w:val="clear" w:pos="864"/>
              </w:tabs>
              <w:ind w:leftChars="100" w:left="200"/>
              <w:jc w:val="left"/>
              <w:rPr>
                <w:szCs w:val="20"/>
              </w:rPr>
            </w:pPr>
            <w:r w:rsidRPr="00DF0F5A">
              <w:rPr>
                <w:szCs w:val="20"/>
              </w:rPr>
              <w:t xml:space="preserve">1) Version, header length, no fragment: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rFonts w:cs="Arial"/>
                <w:color w:val="000000"/>
                <w:szCs w:val="20"/>
              </w:rPr>
              <w:t>PROTOCONV</w:t>
            </w:r>
            <w:r w:rsidR="003808B7" w:rsidRPr="003808B7">
              <w:rPr>
                <w:rFonts w:cs="Arial"/>
                <w:color w:val="000000"/>
                <w:szCs w:val="20"/>
              </w:rPr>
              <w:t xml:space="preserve">_E_PARAM_DATA_LENGTH </w:t>
            </w:r>
            <w:r w:rsidR="003808B7" w:rsidRPr="006F260B">
              <w:rPr>
                <w:szCs w:val="20"/>
              </w:rPr>
              <w:t xml:space="preserve">(if </w:t>
            </w:r>
            <w:r w:rsidR="000F4E6D">
              <w:rPr>
                <w:szCs w:val="20"/>
              </w:rPr>
              <w:t>PROTOCONV</w:t>
            </w:r>
            <w:r w:rsidR="003808B7" w:rsidRPr="006F260B">
              <w:rPr>
                <w:szCs w:val="20"/>
              </w:rPr>
              <w:t>_DEV_ERROR_DETECT == STD_ON)</w:t>
            </w:r>
            <w:r w:rsidR="003808B7" w:rsidRPr="00DF0F5A" w:rsidDel="003808B7">
              <w:rPr>
                <w:szCs w:val="20"/>
              </w:rPr>
              <w:t xml:space="preserve"> </w:t>
            </w:r>
          </w:p>
          <w:p w14:paraId="586EB282" w14:textId="778A65A8" w:rsidR="009563CB" w:rsidRDefault="00FE396D" w:rsidP="00220AA3">
            <w:pPr>
              <w:tabs>
                <w:tab w:val="clear" w:pos="864"/>
              </w:tabs>
              <w:ind w:leftChars="100" w:left="200"/>
              <w:jc w:val="left"/>
              <w:rPr>
                <w:szCs w:val="20"/>
              </w:rPr>
            </w:pPr>
            <w:r w:rsidRPr="00DF0F5A">
              <w:rPr>
                <w:szCs w:val="20"/>
              </w:rPr>
              <w:t xml:space="preserve">2) (UDP header data length + IP header length) ≤ Ethernet frame length: </w:t>
            </w:r>
            <w:r w:rsidR="003808B7">
              <w:rPr>
                <w:szCs w:val="20"/>
              </w:rPr>
              <w:t xml:space="preserve">returns </w:t>
            </w:r>
            <w:r w:rsidR="003808B7" w:rsidRPr="006F260B">
              <w:rPr>
                <w:rFonts w:hint="eastAsia"/>
                <w:szCs w:val="20"/>
                <w:lang w:val="en-GB"/>
              </w:rPr>
              <w:t>E_</w:t>
            </w:r>
            <w:r w:rsidR="003808B7" w:rsidRPr="006F260B">
              <w:rPr>
                <w:szCs w:val="20"/>
                <w:lang w:val="en-GB"/>
              </w:rPr>
              <w:t>NOT_</w:t>
            </w:r>
            <w:r w:rsidR="003808B7" w:rsidRPr="006F260B">
              <w:rPr>
                <w:rFonts w:hint="eastAsia"/>
                <w:szCs w:val="20"/>
                <w:lang w:val="en-GB"/>
              </w:rPr>
              <w:t>OK</w:t>
            </w:r>
            <w:r w:rsidR="003808B7" w:rsidRPr="006F260B">
              <w:rPr>
                <w:szCs w:val="20"/>
                <w:lang w:val="en-GB"/>
              </w:rPr>
              <w:t xml:space="preserve">, report DET error </w:t>
            </w:r>
            <w:r w:rsidR="000F4E6D">
              <w:rPr>
                <w:rFonts w:cs="Arial"/>
                <w:color w:val="000000"/>
                <w:szCs w:val="20"/>
              </w:rPr>
              <w:t>PROTOCONV</w:t>
            </w:r>
            <w:r w:rsidR="003808B7" w:rsidRPr="003808B7">
              <w:rPr>
                <w:rFonts w:cs="Arial"/>
                <w:color w:val="000000"/>
                <w:szCs w:val="20"/>
              </w:rPr>
              <w:t xml:space="preserve">_E_PARAM_DATA_LENGTH </w:t>
            </w:r>
            <w:r w:rsidR="003808B7" w:rsidRPr="006F260B">
              <w:rPr>
                <w:szCs w:val="20"/>
              </w:rPr>
              <w:t xml:space="preserve">(if </w:t>
            </w:r>
            <w:r w:rsidR="000F4E6D">
              <w:rPr>
                <w:szCs w:val="20"/>
              </w:rPr>
              <w:t>PROTOCONV</w:t>
            </w:r>
            <w:r w:rsidR="003808B7" w:rsidRPr="006F260B">
              <w:rPr>
                <w:szCs w:val="20"/>
              </w:rPr>
              <w:t>_DEV_ERROR_DETECT == STD_ON)</w:t>
            </w:r>
            <w:r w:rsidRPr="00DF0F5A">
              <w:rPr>
                <w:szCs w:val="20"/>
              </w:rPr>
              <w:br/>
              <w:t xml:space="preserve">3) UDP checksum value: Calculates the checksum value and returns </w:t>
            </w:r>
            <w:r w:rsidR="009563CB" w:rsidRPr="006F260B">
              <w:rPr>
                <w:rFonts w:hint="eastAsia"/>
                <w:szCs w:val="20"/>
                <w:lang w:val="en-GB"/>
              </w:rPr>
              <w:t>E_</w:t>
            </w:r>
            <w:r w:rsidR="009563CB" w:rsidRPr="006F260B">
              <w:rPr>
                <w:szCs w:val="20"/>
                <w:lang w:val="en-GB"/>
              </w:rPr>
              <w:t>NOT_</w:t>
            </w:r>
            <w:r w:rsidR="009563CB" w:rsidRPr="006F260B">
              <w:rPr>
                <w:rFonts w:hint="eastAsia"/>
                <w:szCs w:val="20"/>
                <w:lang w:val="en-GB"/>
              </w:rPr>
              <w:t>OK</w:t>
            </w:r>
            <w:r w:rsidR="009563CB" w:rsidRPr="006F260B">
              <w:rPr>
                <w:szCs w:val="20"/>
                <w:lang w:val="en-GB"/>
              </w:rPr>
              <w:t xml:space="preserve">, report DET error </w:t>
            </w:r>
            <w:r w:rsidR="000F4E6D">
              <w:rPr>
                <w:szCs w:val="20"/>
              </w:rPr>
              <w:t>PROTOCONV</w:t>
            </w:r>
            <w:r w:rsidR="009563CB" w:rsidRPr="009B295F">
              <w:rPr>
                <w:szCs w:val="20"/>
              </w:rPr>
              <w:t>_</w:t>
            </w:r>
            <w:r w:rsidR="009563CB" w:rsidRPr="00DF0F5A">
              <w:rPr>
                <w:szCs w:val="20"/>
              </w:rPr>
              <w:t xml:space="preserve">E_UDPCKSUM </w:t>
            </w:r>
            <w:r w:rsidR="009563CB" w:rsidRPr="006F260B">
              <w:rPr>
                <w:szCs w:val="20"/>
              </w:rPr>
              <w:t xml:space="preserve">(if </w:t>
            </w:r>
            <w:r w:rsidR="000F4E6D">
              <w:rPr>
                <w:szCs w:val="20"/>
              </w:rPr>
              <w:t>PROTOCONV</w:t>
            </w:r>
            <w:r w:rsidR="009563CB" w:rsidRPr="006F260B">
              <w:rPr>
                <w:szCs w:val="20"/>
              </w:rPr>
              <w:t>_DEV_ERROR_DETECT == STD_ON)</w:t>
            </w:r>
            <w:r w:rsidR="009563CB" w:rsidRPr="00DF0F5A" w:rsidDel="003808B7">
              <w:rPr>
                <w:szCs w:val="20"/>
              </w:rPr>
              <w:t xml:space="preserve"> </w:t>
            </w:r>
          </w:p>
          <w:p w14:paraId="394CDA83" w14:textId="77777777" w:rsidR="009563CB" w:rsidRDefault="009563CB" w:rsidP="00220AA3">
            <w:pPr>
              <w:tabs>
                <w:tab w:val="clear" w:pos="864"/>
              </w:tabs>
              <w:ind w:leftChars="100" w:left="200"/>
              <w:jc w:val="left"/>
              <w:rPr>
                <w:szCs w:val="20"/>
              </w:rPr>
            </w:pPr>
          </w:p>
          <w:p w14:paraId="74B41F1D" w14:textId="29C302BD" w:rsidR="002C52A1" w:rsidRPr="00DF0F5A" w:rsidRDefault="00FE396D" w:rsidP="00220AA3">
            <w:pPr>
              <w:tabs>
                <w:tab w:val="clear" w:pos="864"/>
              </w:tabs>
              <w:ind w:leftChars="100" w:left="200"/>
              <w:jc w:val="left"/>
              <w:rPr>
                <w:szCs w:val="20"/>
              </w:rPr>
            </w:pPr>
            <w:r w:rsidRPr="00171BEB">
              <w:rPr>
                <w:rFonts w:hint="eastAsia"/>
                <w:szCs w:val="20"/>
              </w:rPr>
              <w:t>※</w:t>
            </w:r>
            <w:r w:rsidRPr="00DF0F5A">
              <w:rPr>
                <w:szCs w:val="20"/>
              </w:rPr>
              <w:t>Only when the checksum value in the header is non-zero</w:t>
            </w:r>
          </w:p>
          <w:p w14:paraId="5E57FE89" w14:textId="10B6C18A" w:rsidR="002C52A1" w:rsidRPr="00DF0F5A" w:rsidRDefault="00FE396D" w:rsidP="00220AA3">
            <w:pPr>
              <w:tabs>
                <w:tab w:val="clear" w:pos="864"/>
              </w:tabs>
              <w:jc w:val="left"/>
              <w:rPr>
                <w:szCs w:val="20"/>
              </w:rPr>
            </w:pPr>
            <w:r w:rsidRPr="00DF0F5A">
              <w:rPr>
                <w:rFonts w:hint="eastAsia"/>
                <w:szCs w:val="20"/>
              </w:rPr>
              <w:t>・</w:t>
            </w:r>
            <w:r w:rsidRPr="00DF0F5A">
              <w:rPr>
                <w:szCs w:val="20"/>
              </w:rPr>
              <w:t xml:space="preserve">Check NTSCF or TSCF header, </w:t>
            </w:r>
            <w:r w:rsidR="009563CB">
              <w:rPr>
                <w:szCs w:val="20"/>
              </w:rPr>
              <w:t xml:space="preserve">returns </w:t>
            </w:r>
            <w:r w:rsidR="009563CB" w:rsidRPr="006F260B">
              <w:rPr>
                <w:rFonts w:hint="eastAsia"/>
                <w:szCs w:val="20"/>
                <w:lang w:val="en-GB"/>
              </w:rPr>
              <w:t>E_</w:t>
            </w:r>
            <w:r w:rsidR="009563CB" w:rsidRPr="006F260B">
              <w:rPr>
                <w:szCs w:val="20"/>
                <w:lang w:val="en-GB"/>
              </w:rPr>
              <w:t>NOT_</w:t>
            </w:r>
            <w:r w:rsidR="009563CB" w:rsidRPr="006F260B">
              <w:rPr>
                <w:rFonts w:hint="eastAsia"/>
                <w:szCs w:val="20"/>
                <w:lang w:val="en-GB"/>
              </w:rPr>
              <w:t>OK</w:t>
            </w:r>
            <w:r w:rsidR="009563CB" w:rsidRPr="006F260B">
              <w:rPr>
                <w:szCs w:val="20"/>
                <w:lang w:val="en-GB"/>
              </w:rPr>
              <w:t xml:space="preserve">, report DET error </w:t>
            </w:r>
            <w:r w:rsidR="000F4E6D">
              <w:rPr>
                <w:rFonts w:cs="Arial"/>
                <w:color w:val="000000"/>
                <w:szCs w:val="20"/>
              </w:rPr>
              <w:t>PROTOCONV</w:t>
            </w:r>
            <w:r w:rsidR="009563CB" w:rsidRPr="003808B7">
              <w:rPr>
                <w:rFonts w:cs="Arial"/>
                <w:color w:val="000000"/>
                <w:szCs w:val="20"/>
              </w:rPr>
              <w:t xml:space="preserve">_E_PARAM_DATA_LENGTH </w:t>
            </w:r>
            <w:r w:rsidR="009563CB" w:rsidRPr="006F260B">
              <w:rPr>
                <w:szCs w:val="20"/>
              </w:rPr>
              <w:t xml:space="preserve">(if </w:t>
            </w:r>
            <w:r w:rsidR="000F4E6D">
              <w:rPr>
                <w:szCs w:val="20"/>
              </w:rPr>
              <w:t>PROTOCONV</w:t>
            </w:r>
            <w:r w:rsidR="009563CB" w:rsidRPr="006F260B">
              <w:rPr>
                <w:szCs w:val="20"/>
              </w:rPr>
              <w:t>_DEV_ERROR_DETECT == STD_ON)</w:t>
            </w:r>
            <w:r w:rsidR="009563CB" w:rsidRPr="00DF0F5A">
              <w:rPr>
                <w:szCs w:val="20"/>
              </w:rPr>
              <w:br/>
            </w:r>
            <w:r w:rsidRPr="00DF0F5A">
              <w:rPr>
                <w:szCs w:val="20"/>
              </w:rPr>
              <w:br/>
              <w:t xml:space="preserve">If the AVTP format is </w:t>
            </w:r>
            <w:r w:rsidR="000F4E6D">
              <w:rPr>
                <w:szCs w:val="20"/>
              </w:rPr>
              <w:t>PROTOCONV</w:t>
            </w:r>
            <w:r w:rsidRPr="00DF0F5A">
              <w:rPr>
                <w:szCs w:val="20"/>
              </w:rPr>
              <w:t>_AVTP_NONE (2U), no check is performed</w:t>
            </w:r>
          </w:p>
          <w:p w14:paraId="651FE444" w14:textId="530FF23E" w:rsidR="00DD1AA1" w:rsidRDefault="00FE396D" w:rsidP="00220AA3">
            <w:pPr>
              <w:ind w:leftChars="100" w:left="200"/>
              <w:jc w:val="left"/>
              <w:rPr>
                <w:szCs w:val="20"/>
              </w:rPr>
            </w:pPr>
            <w:r w:rsidRPr="00DF0F5A">
              <w:rPr>
                <w:szCs w:val="20"/>
              </w:rPr>
              <w:t>1) When the subtype is SUBTYPE_NTSCF (0x82U),</w:t>
            </w:r>
            <w:r w:rsidRPr="00DF0F5A">
              <w:rPr>
                <w:szCs w:val="20"/>
              </w:rPr>
              <w:br/>
              <w:t xml:space="preserve">If the subtype is SUBTYPE_NTSCF (0x82U), the process from 3) onward is repeated for multiple </w:t>
            </w:r>
            <w:r w:rsidR="00FD10BD">
              <w:rPr>
                <w:szCs w:val="20"/>
              </w:rPr>
              <w:t>CAN</w:t>
            </w:r>
            <w:r w:rsidR="00DD1AA1">
              <w:rPr>
                <w:szCs w:val="20"/>
              </w:rPr>
              <w:t>/LIN/Parallel Port</w:t>
            </w:r>
            <w:r w:rsidR="00EF0C5F">
              <w:rPr>
                <w:szCs w:val="20"/>
              </w:rPr>
              <w:t xml:space="preserve"> frame</w:t>
            </w:r>
            <w:r w:rsidRPr="00DF0F5A">
              <w:rPr>
                <w:szCs w:val="20"/>
              </w:rPr>
              <w:t>s that are packed in the payload length and NTSCF payload section.</w:t>
            </w:r>
            <w:r w:rsidRPr="00DF0F5A">
              <w:rPr>
                <w:szCs w:val="20"/>
              </w:rPr>
              <w:br/>
              <w:t>2) When the subtype is SUBTYPE_TSCF (0x05U),</w:t>
            </w:r>
            <w:r w:rsidRPr="00DF0F5A">
              <w:rPr>
                <w:szCs w:val="20"/>
              </w:rPr>
              <w:br/>
              <w:t>If the subtype is SUBTYPE_TSCF (0x05U), repeat the process from 3) for multiple</w:t>
            </w:r>
            <w:r w:rsidR="00DD1AA1">
              <w:rPr>
                <w:szCs w:val="20"/>
              </w:rPr>
              <w:t xml:space="preserve"> CAN/LIN/Parallel Port </w:t>
            </w:r>
            <w:r w:rsidR="00EF0C5F">
              <w:rPr>
                <w:szCs w:val="20"/>
              </w:rPr>
              <w:t>frame</w:t>
            </w:r>
            <w:r w:rsidRPr="00DF0F5A">
              <w:rPr>
                <w:szCs w:val="20"/>
              </w:rPr>
              <w:t>s that are packed in the payload length and TSCF payload section.</w:t>
            </w:r>
          </w:p>
          <w:p w14:paraId="4A4A9D6E" w14:textId="77777777" w:rsidR="0057200E" w:rsidRDefault="0057200E" w:rsidP="00220AA3">
            <w:pPr>
              <w:ind w:leftChars="100" w:left="200"/>
              <w:jc w:val="left"/>
              <w:rPr>
                <w:szCs w:val="20"/>
              </w:rPr>
            </w:pPr>
          </w:p>
          <w:p w14:paraId="06E22AF2" w14:textId="63050973" w:rsidR="00070B6C" w:rsidRPr="00070B6C" w:rsidRDefault="00653661" w:rsidP="00070B6C">
            <w:pPr>
              <w:ind w:leftChars="100" w:left="200"/>
              <w:jc w:val="left"/>
              <w:rPr>
                <w:szCs w:val="20"/>
              </w:rPr>
            </w:pPr>
            <w:r>
              <w:rPr>
                <w:szCs w:val="20"/>
              </w:rPr>
              <w:t>3) Check</w:t>
            </w:r>
            <w:r w:rsidR="00C16D31">
              <w:rPr>
                <w:szCs w:val="20"/>
              </w:rPr>
              <w:t xml:space="preserve"> if the converted message is ACF or IPDU-M Packing format. If it is ACF</w:t>
            </w:r>
            <w:r w:rsidR="00070B6C">
              <w:rPr>
                <w:szCs w:val="20"/>
              </w:rPr>
              <w:t xml:space="preserve">, go to process 3.1). If </w:t>
            </w:r>
            <w:r w:rsidR="00C16D31">
              <w:rPr>
                <w:szCs w:val="20"/>
              </w:rPr>
              <w:t>it</w:t>
            </w:r>
            <w:r w:rsidR="00070B6C">
              <w:rPr>
                <w:szCs w:val="20"/>
              </w:rPr>
              <w:t xml:space="preserve"> is</w:t>
            </w:r>
            <w:r w:rsidR="00C16D31">
              <w:rPr>
                <w:szCs w:val="20"/>
              </w:rPr>
              <w:t xml:space="preserve"> IPDU-M Packing format</w:t>
            </w:r>
            <w:r w:rsidR="00070B6C">
              <w:rPr>
                <w:szCs w:val="20"/>
              </w:rPr>
              <w:t>, go to process 3.2).</w:t>
            </w:r>
          </w:p>
          <w:p w14:paraId="65A65A4A" w14:textId="2D9628D5" w:rsidR="00070B6C" w:rsidRPr="00070B6C" w:rsidRDefault="00070B6C" w:rsidP="00070B6C">
            <w:pPr>
              <w:ind w:leftChars="100" w:left="200"/>
              <w:jc w:val="left"/>
              <w:rPr>
                <w:szCs w:val="20"/>
              </w:rPr>
            </w:pPr>
          </w:p>
          <w:p w14:paraId="708D2BD1" w14:textId="10E3542F" w:rsidR="003A0D0C" w:rsidRDefault="00070B6C" w:rsidP="00C16D31">
            <w:pPr>
              <w:ind w:leftChars="100" w:left="200"/>
              <w:jc w:val="left"/>
              <w:rPr>
                <w:szCs w:val="20"/>
              </w:rPr>
            </w:pPr>
            <w:r>
              <w:rPr>
                <w:szCs w:val="20"/>
              </w:rPr>
              <w:t xml:space="preserve">3.1) </w:t>
            </w:r>
            <w:r w:rsidR="003A0D0C">
              <w:rPr>
                <w:szCs w:val="20"/>
              </w:rPr>
              <w:t>If the ACF frame type is valid, the function categorizes and processes each type of frame.</w:t>
            </w:r>
          </w:p>
          <w:p w14:paraId="63C773A5" w14:textId="1EE0367A" w:rsidR="00653661" w:rsidRDefault="003A0D0C" w:rsidP="00220AA3">
            <w:pPr>
              <w:ind w:leftChars="100" w:left="200"/>
              <w:jc w:val="left"/>
              <w:rPr>
                <w:szCs w:val="20"/>
              </w:rPr>
            </w:pPr>
            <w:r>
              <w:rPr>
                <w:szCs w:val="20"/>
              </w:rPr>
              <w:t xml:space="preserve">For CAN frames, </w:t>
            </w:r>
            <w:r w:rsidRPr="00DF0F5A">
              <w:rPr>
                <w:szCs w:val="20"/>
              </w:rPr>
              <w:t>the process from 3</w:t>
            </w:r>
            <w:r>
              <w:rPr>
                <w:szCs w:val="20"/>
              </w:rPr>
              <w:t>a-1</w:t>
            </w:r>
            <w:r w:rsidRPr="00DF0F5A">
              <w:rPr>
                <w:szCs w:val="20"/>
              </w:rPr>
              <w:t xml:space="preserve">) onward is repeated for multiple </w:t>
            </w:r>
            <w:r>
              <w:rPr>
                <w:szCs w:val="20"/>
              </w:rPr>
              <w:t>CAN frame</w:t>
            </w:r>
            <w:r w:rsidRPr="00DF0F5A">
              <w:rPr>
                <w:szCs w:val="20"/>
              </w:rPr>
              <w:t>s that are packed in the payload length</w:t>
            </w:r>
            <w:r>
              <w:rPr>
                <w:szCs w:val="20"/>
              </w:rPr>
              <w:t>.</w:t>
            </w:r>
          </w:p>
          <w:p w14:paraId="7043BE23" w14:textId="0AA39919" w:rsidR="003A0D0C" w:rsidRDefault="003A0D0C" w:rsidP="003A0D0C">
            <w:pPr>
              <w:ind w:leftChars="100" w:left="200"/>
              <w:jc w:val="left"/>
              <w:rPr>
                <w:szCs w:val="20"/>
              </w:rPr>
            </w:pPr>
            <w:r>
              <w:rPr>
                <w:szCs w:val="20"/>
              </w:rPr>
              <w:t xml:space="preserve">For LIN frames, </w:t>
            </w:r>
            <w:r w:rsidRPr="00DF0F5A">
              <w:rPr>
                <w:szCs w:val="20"/>
              </w:rPr>
              <w:t>the process from 3</w:t>
            </w:r>
            <w:r>
              <w:rPr>
                <w:szCs w:val="20"/>
              </w:rPr>
              <w:t>b-1</w:t>
            </w:r>
            <w:r w:rsidRPr="00DF0F5A">
              <w:rPr>
                <w:szCs w:val="20"/>
              </w:rPr>
              <w:t xml:space="preserve">) onward is repeated for multiple </w:t>
            </w:r>
            <w:r>
              <w:rPr>
                <w:szCs w:val="20"/>
              </w:rPr>
              <w:t>LIN frame</w:t>
            </w:r>
            <w:r w:rsidRPr="00DF0F5A">
              <w:rPr>
                <w:szCs w:val="20"/>
              </w:rPr>
              <w:t>s that are packed in the payload length</w:t>
            </w:r>
            <w:r>
              <w:rPr>
                <w:szCs w:val="20"/>
              </w:rPr>
              <w:t>.</w:t>
            </w:r>
          </w:p>
          <w:p w14:paraId="402910F2" w14:textId="1FA70402" w:rsidR="003A0D0C" w:rsidRDefault="003A0D0C" w:rsidP="003A0D0C">
            <w:pPr>
              <w:ind w:leftChars="100" w:left="200"/>
              <w:jc w:val="left"/>
              <w:rPr>
                <w:szCs w:val="20"/>
              </w:rPr>
            </w:pPr>
            <w:r>
              <w:rPr>
                <w:szCs w:val="20"/>
              </w:rPr>
              <w:t xml:space="preserve">For Parallel Port frames, </w:t>
            </w:r>
            <w:r w:rsidRPr="00DF0F5A">
              <w:rPr>
                <w:szCs w:val="20"/>
              </w:rPr>
              <w:t>the process from 3</w:t>
            </w:r>
            <w:r>
              <w:rPr>
                <w:szCs w:val="20"/>
              </w:rPr>
              <w:t>c-1</w:t>
            </w:r>
            <w:r w:rsidRPr="00DF0F5A">
              <w:rPr>
                <w:szCs w:val="20"/>
              </w:rPr>
              <w:t xml:space="preserve">) onward is repeated for multiple </w:t>
            </w:r>
            <w:r>
              <w:rPr>
                <w:szCs w:val="20"/>
              </w:rPr>
              <w:t>Parallel Port frame</w:t>
            </w:r>
            <w:r w:rsidRPr="00DF0F5A">
              <w:rPr>
                <w:szCs w:val="20"/>
              </w:rPr>
              <w:t>s that are packed in the payload length</w:t>
            </w:r>
            <w:r>
              <w:rPr>
                <w:szCs w:val="20"/>
              </w:rPr>
              <w:t>.</w:t>
            </w:r>
          </w:p>
          <w:p w14:paraId="6034D897" w14:textId="77777777" w:rsidR="00F00ADF" w:rsidRDefault="00F00ADF" w:rsidP="00F00ADF">
            <w:pPr>
              <w:ind w:leftChars="100" w:left="200"/>
              <w:jc w:val="left"/>
              <w:rPr>
                <w:szCs w:val="20"/>
              </w:rPr>
            </w:pPr>
          </w:p>
          <w:p w14:paraId="6665FB62" w14:textId="77777777" w:rsidR="00F00ADF" w:rsidRDefault="00F00ADF" w:rsidP="00F00ADF">
            <w:pPr>
              <w:ind w:leftChars="100" w:left="200"/>
              <w:jc w:val="left"/>
              <w:rPr>
                <w:szCs w:val="20"/>
              </w:rPr>
            </w:pPr>
            <w:r>
              <w:rPr>
                <w:szCs w:val="20"/>
              </w:rPr>
              <w:t>3.2) Check the PDU ID to process the</w:t>
            </w:r>
            <w:r w:rsidRPr="00DF0F5A">
              <w:rPr>
                <w:szCs w:val="20"/>
              </w:rPr>
              <w:t xml:space="preserve"> </w:t>
            </w:r>
            <w:r>
              <w:rPr>
                <w:szCs w:val="20"/>
              </w:rPr>
              <w:t xml:space="preserve">IPDU-M Ethernet to </w:t>
            </w:r>
            <w:r w:rsidRPr="00DF0F5A">
              <w:rPr>
                <w:szCs w:val="20"/>
              </w:rPr>
              <w:t xml:space="preserve">multiple </w:t>
            </w:r>
            <w:r>
              <w:rPr>
                <w:szCs w:val="20"/>
              </w:rPr>
              <w:t>CAN/LIN/Parallel Port frame</w:t>
            </w:r>
            <w:r w:rsidRPr="00DF0F5A">
              <w:rPr>
                <w:szCs w:val="20"/>
              </w:rPr>
              <w:t>s</w:t>
            </w:r>
            <w:r>
              <w:rPr>
                <w:szCs w:val="20"/>
              </w:rPr>
              <w:t xml:space="preserve"> transmissions.</w:t>
            </w:r>
          </w:p>
          <w:p w14:paraId="7169D955" w14:textId="77777777" w:rsidR="00F00ADF" w:rsidRDefault="00F00ADF" w:rsidP="00F00ADF">
            <w:pPr>
              <w:ind w:leftChars="100" w:left="200"/>
              <w:jc w:val="left"/>
              <w:rPr>
                <w:szCs w:val="20"/>
              </w:rPr>
            </w:pPr>
            <w:r>
              <w:rPr>
                <w:szCs w:val="20"/>
              </w:rPr>
              <w:t xml:space="preserve">If the PDU ID has the value of the configured </w:t>
            </w:r>
            <w:r w:rsidRPr="00CA732B">
              <w:rPr>
                <w:szCs w:val="20"/>
              </w:rPr>
              <w:t>PORT_PDU_ID</w:t>
            </w:r>
            <w:r>
              <w:rPr>
                <w:szCs w:val="20"/>
              </w:rPr>
              <w:t>, the process from 3d-1) onward is repeated for multiple Port messages packed in the payload length.</w:t>
            </w:r>
          </w:p>
          <w:p w14:paraId="04C37FF4" w14:textId="77777777" w:rsidR="00F00ADF" w:rsidRDefault="00F00ADF" w:rsidP="00F00ADF">
            <w:pPr>
              <w:ind w:leftChars="100" w:left="200"/>
              <w:jc w:val="left"/>
              <w:rPr>
                <w:szCs w:val="20"/>
              </w:rPr>
            </w:pPr>
            <w:r>
              <w:rPr>
                <w:szCs w:val="20"/>
              </w:rPr>
              <w:t xml:space="preserve">If the PDU ID does not have the value of the configured </w:t>
            </w:r>
            <w:r w:rsidRPr="00CA732B">
              <w:rPr>
                <w:szCs w:val="20"/>
              </w:rPr>
              <w:t>PORT_PDU_ID</w:t>
            </w:r>
            <w:r>
              <w:rPr>
                <w:szCs w:val="20"/>
              </w:rPr>
              <w:t xml:space="preserve">, search IPDU-M Ethernet to CAN/LIN Routing Tables by the PDU ID to obtain the value representing for the corresponding converted module </w:t>
            </w:r>
            <w:r w:rsidRPr="00CA22E8">
              <w:rPr>
                <w:szCs w:val="20"/>
              </w:rPr>
              <w:t>LenPduConvMsn</w:t>
            </w:r>
            <w:r>
              <w:rPr>
                <w:szCs w:val="20"/>
              </w:rPr>
              <w:t>.</w:t>
            </w:r>
          </w:p>
          <w:p w14:paraId="5B1060AC" w14:textId="77777777" w:rsidR="00F00ADF" w:rsidRDefault="00F00ADF" w:rsidP="00F00ADF">
            <w:pPr>
              <w:ind w:leftChars="100" w:left="200"/>
              <w:jc w:val="left"/>
              <w:rPr>
                <w:szCs w:val="20"/>
              </w:rPr>
            </w:pPr>
            <w:r w:rsidRPr="00DF0F5A">
              <w:rPr>
                <w:szCs w:val="20"/>
              </w:rPr>
              <w:t>[In case of successful retrieval]</w:t>
            </w:r>
          </w:p>
          <w:p w14:paraId="1E5986B2" w14:textId="743756AC" w:rsidR="00F00ADF" w:rsidRDefault="00F00ADF" w:rsidP="00F00ADF">
            <w:pPr>
              <w:ind w:leftChars="100" w:left="200"/>
              <w:jc w:val="left"/>
              <w:rPr>
                <w:szCs w:val="20"/>
              </w:rPr>
            </w:pPr>
            <w:r>
              <w:rPr>
                <w:szCs w:val="20"/>
              </w:rPr>
              <w:t xml:space="preserve">If </w:t>
            </w:r>
            <w:r w:rsidRPr="00CA22E8">
              <w:rPr>
                <w:szCs w:val="20"/>
              </w:rPr>
              <w:t>LenPduConvMsn</w:t>
            </w:r>
            <w:r>
              <w:rPr>
                <w:szCs w:val="20"/>
              </w:rPr>
              <w:t xml:space="preserve"> has value of </w:t>
            </w:r>
            <w:r w:rsidRPr="00F00ADF">
              <w:rPr>
                <w:szCs w:val="20"/>
              </w:rPr>
              <w:t>PROTOCONV_PDUETHTOCAN</w:t>
            </w:r>
            <w:r>
              <w:rPr>
                <w:szCs w:val="20"/>
              </w:rPr>
              <w:t>, the process from 3</w:t>
            </w:r>
            <w:r w:rsidR="00FF3D7D">
              <w:rPr>
                <w:szCs w:val="20"/>
              </w:rPr>
              <w:t>a</w:t>
            </w:r>
            <w:r>
              <w:rPr>
                <w:szCs w:val="20"/>
              </w:rPr>
              <w:t>-1) onward is repeated for multiple CAN messages packed in the payload length.</w:t>
            </w:r>
          </w:p>
          <w:p w14:paraId="6B9116D4" w14:textId="77777777" w:rsidR="00F00ADF" w:rsidRDefault="00F00ADF" w:rsidP="00F00ADF">
            <w:pPr>
              <w:ind w:leftChars="100" w:left="200"/>
              <w:jc w:val="left"/>
              <w:rPr>
                <w:szCs w:val="20"/>
              </w:rPr>
            </w:pPr>
            <w:r>
              <w:rPr>
                <w:szCs w:val="20"/>
              </w:rPr>
              <w:t xml:space="preserve">If </w:t>
            </w:r>
            <w:r w:rsidRPr="00CA22E8">
              <w:rPr>
                <w:szCs w:val="20"/>
              </w:rPr>
              <w:t>LenPduConvMsn</w:t>
            </w:r>
            <w:r>
              <w:rPr>
                <w:szCs w:val="20"/>
              </w:rPr>
              <w:t xml:space="preserve"> has value of </w:t>
            </w:r>
            <w:r w:rsidRPr="00F00ADF">
              <w:rPr>
                <w:szCs w:val="20"/>
              </w:rPr>
              <w:t>PROTOCONV_PDUETHTO</w:t>
            </w:r>
            <w:r>
              <w:rPr>
                <w:szCs w:val="20"/>
              </w:rPr>
              <w:t>LI</w:t>
            </w:r>
            <w:r w:rsidRPr="00F00ADF">
              <w:rPr>
                <w:szCs w:val="20"/>
              </w:rPr>
              <w:t>N</w:t>
            </w:r>
            <w:r>
              <w:rPr>
                <w:szCs w:val="20"/>
              </w:rPr>
              <w:t>, the process from 3f-1) onward is repeated for multiple LIN messages packed in the payload length.</w:t>
            </w:r>
          </w:p>
          <w:p w14:paraId="3825BDC0" w14:textId="77777777" w:rsidR="00F00ADF" w:rsidRDefault="00F00ADF" w:rsidP="00F00ADF">
            <w:pPr>
              <w:ind w:leftChars="100" w:left="200"/>
              <w:jc w:val="left"/>
              <w:rPr>
                <w:szCs w:val="20"/>
              </w:rPr>
            </w:pPr>
            <w:r w:rsidRPr="00DF0F5A">
              <w:rPr>
                <w:szCs w:val="20"/>
              </w:rPr>
              <w:t>[In case of retrieval failure]</w:t>
            </w:r>
          </w:p>
          <w:p w14:paraId="1AED369C" w14:textId="196740A8" w:rsidR="00F00ADF" w:rsidRPr="006367A4" w:rsidRDefault="00F00ADF" w:rsidP="00F00ADF">
            <w:pPr>
              <w:ind w:leftChars="100" w:left="200"/>
              <w:jc w:val="left"/>
              <w:rPr>
                <w:szCs w:val="20"/>
              </w:rPr>
            </w:pPr>
            <w:r w:rsidRPr="006367A4">
              <w:rPr>
                <w:szCs w:val="20"/>
              </w:rPr>
              <w:t xml:space="preserve">If the </w:t>
            </w:r>
            <w:r w:rsidR="002E48CA" w:rsidRPr="006367A4">
              <w:rPr>
                <w:szCs w:val="20"/>
              </w:rPr>
              <w:t>search</w:t>
            </w:r>
            <w:r w:rsidRPr="006367A4">
              <w:rPr>
                <w:szCs w:val="20"/>
              </w:rPr>
              <w:t xml:space="preserve"> fails, return E_NOT_OK and exit.</w:t>
            </w:r>
          </w:p>
          <w:p w14:paraId="354341E5" w14:textId="77777777" w:rsidR="003A0D0C" w:rsidRDefault="003A0D0C" w:rsidP="00220AA3">
            <w:pPr>
              <w:ind w:leftChars="100" w:left="200"/>
              <w:jc w:val="left"/>
              <w:rPr>
                <w:szCs w:val="20"/>
              </w:rPr>
            </w:pPr>
          </w:p>
          <w:p w14:paraId="229C70E5" w14:textId="4619B54C" w:rsidR="006E736E" w:rsidRDefault="00DD1AA1" w:rsidP="00220AA3">
            <w:pPr>
              <w:ind w:leftChars="100" w:left="200"/>
              <w:jc w:val="left"/>
              <w:rPr>
                <w:szCs w:val="20"/>
              </w:rPr>
            </w:pPr>
            <w:r>
              <w:rPr>
                <w:szCs w:val="20"/>
              </w:rPr>
              <w:t>[For CAN messages]</w:t>
            </w:r>
            <w:r w:rsidR="00FE396D" w:rsidRPr="00DF0F5A">
              <w:rPr>
                <w:szCs w:val="20"/>
              </w:rPr>
              <w:br/>
              <w:t>3</w:t>
            </w:r>
            <w:r w:rsidR="0057200E">
              <w:rPr>
                <w:szCs w:val="20"/>
              </w:rPr>
              <w:t>a</w:t>
            </w:r>
            <w:r w:rsidR="00FE396D" w:rsidRPr="00DF0F5A">
              <w:rPr>
                <w:szCs w:val="20"/>
              </w:rPr>
              <w:t xml:space="preserve">-1) Check the validity of the DLC in the </w:t>
            </w:r>
            <w:r w:rsidR="00FD10BD">
              <w:rPr>
                <w:szCs w:val="20"/>
              </w:rPr>
              <w:t>CAN</w:t>
            </w:r>
            <w:r w:rsidR="00EF0C5F">
              <w:rPr>
                <w:szCs w:val="20"/>
              </w:rPr>
              <w:t xml:space="preserve"> frame</w:t>
            </w:r>
            <w:r w:rsidR="00FE396D" w:rsidRPr="00DF0F5A">
              <w:rPr>
                <w:szCs w:val="20"/>
              </w:rPr>
              <w:t xml:space="preserve"> and return</w:t>
            </w:r>
            <w:r w:rsidR="009563CB">
              <w:rPr>
                <w:szCs w:val="20"/>
              </w:rPr>
              <w:t xml:space="preserve"> </w:t>
            </w:r>
            <w:r w:rsidR="009563CB" w:rsidRPr="006F260B">
              <w:rPr>
                <w:rFonts w:hint="eastAsia"/>
                <w:szCs w:val="20"/>
                <w:lang w:val="en-GB"/>
              </w:rPr>
              <w:t>E_</w:t>
            </w:r>
            <w:r w:rsidR="009563CB" w:rsidRPr="006F260B">
              <w:rPr>
                <w:szCs w:val="20"/>
                <w:lang w:val="en-GB"/>
              </w:rPr>
              <w:t>NOT_</w:t>
            </w:r>
            <w:r w:rsidR="009563CB" w:rsidRPr="006F260B">
              <w:rPr>
                <w:rFonts w:hint="eastAsia"/>
                <w:szCs w:val="20"/>
                <w:lang w:val="en-GB"/>
              </w:rPr>
              <w:t>OK</w:t>
            </w:r>
            <w:r w:rsidR="009563CB" w:rsidRPr="006F260B">
              <w:rPr>
                <w:szCs w:val="20"/>
                <w:lang w:val="en-GB"/>
              </w:rPr>
              <w:t xml:space="preserve">, report DET error </w:t>
            </w:r>
            <w:r w:rsidR="000F4E6D">
              <w:rPr>
                <w:szCs w:val="20"/>
              </w:rPr>
              <w:lastRenderedPageBreak/>
              <w:t>PROTOCONV</w:t>
            </w:r>
            <w:r w:rsidR="009563CB" w:rsidRPr="003A05EA">
              <w:rPr>
                <w:szCs w:val="20"/>
              </w:rPr>
              <w:t>_</w:t>
            </w:r>
            <w:r w:rsidR="009563CB" w:rsidRPr="00DF0F5A">
              <w:rPr>
                <w:szCs w:val="20"/>
              </w:rPr>
              <w:t xml:space="preserve">E_PACKEDCAN </w:t>
            </w:r>
            <w:r w:rsidR="009563CB" w:rsidRPr="006F260B">
              <w:rPr>
                <w:szCs w:val="20"/>
              </w:rPr>
              <w:t xml:space="preserve">(if </w:t>
            </w:r>
            <w:r w:rsidR="000F4E6D">
              <w:rPr>
                <w:szCs w:val="20"/>
              </w:rPr>
              <w:t>PROTOCONV</w:t>
            </w:r>
            <w:r w:rsidR="009563CB" w:rsidRPr="006F260B">
              <w:rPr>
                <w:szCs w:val="20"/>
              </w:rPr>
              <w:t>_DEV_ERROR_DETECT == STD_ON)</w:t>
            </w:r>
            <w:r w:rsidR="00FE396D" w:rsidRPr="00DF0F5A">
              <w:rPr>
                <w:szCs w:val="20"/>
              </w:rPr>
              <w:t xml:space="preserve"> in case of an error and terminate.</w:t>
            </w:r>
            <w:r w:rsidR="00FE396D" w:rsidRPr="00DF0F5A">
              <w:rPr>
                <w:szCs w:val="20"/>
              </w:rPr>
              <w:br/>
              <w:t>3</w:t>
            </w:r>
            <w:r w:rsidR="0057200E">
              <w:rPr>
                <w:szCs w:val="20"/>
              </w:rPr>
              <w:t>a</w:t>
            </w:r>
            <w:r w:rsidR="00FE396D" w:rsidRPr="00DF0F5A">
              <w:rPr>
                <w:szCs w:val="20"/>
              </w:rPr>
              <w:t>-2) Search the Ethernet to CAN Routing Table by CAN-ID</w:t>
            </w:r>
            <w:r w:rsidR="00FE396D" w:rsidRPr="00DF0F5A">
              <w:rPr>
                <w:szCs w:val="20"/>
              </w:rPr>
              <w:br/>
              <w:t>3</w:t>
            </w:r>
            <w:r w:rsidR="0057200E">
              <w:rPr>
                <w:szCs w:val="20"/>
              </w:rPr>
              <w:t>a</w:t>
            </w:r>
            <w:r w:rsidR="00FE396D" w:rsidRPr="00DF0F5A">
              <w:rPr>
                <w:szCs w:val="20"/>
              </w:rPr>
              <w:t xml:space="preserve">-3) [In case of successful retrieval] Refer to the setting information of </w:t>
            </w:r>
            <w:r w:rsidR="00FD10BD">
              <w:rPr>
                <w:szCs w:val="20"/>
              </w:rPr>
              <w:t>CAN</w:t>
            </w:r>
            <w:r w:rsidR="00FE396D" w:rsidRPr="00DF0F5A">
              <w:rPr>
                <w:szCs w:val="20"/>
              </w:rPr>
              <w:t xml:space="preserve"> packet transmission inhibition, and do nothing if transmission is prohibited.</w:t>
            </w:r>
            <w:r w:rsidR="00FE396D" w:rsidRPr="00DF0F5A">
              <w:rPr>
                <w:szCs w:val="20"/>
              </w:rPr>
              <w:br/>
              <w:t xml:space="preserve">If transmission is permitted, the user-defined </w:t>
            </w:r>
            <w:r w:rsidR="000F4E6D">
              <w:rPr>
                <w:szCs w:val="20"/>
              </w:rPr>
              <w:t>ProtoConv</w:t>
            </w:r>
            <w:r w:rsidR="00FE396D" w:rsidRPr="00DF0F5A">
              <w:rPr>
                <w:szCs w:val="20"/>
              </w:rPr>
              <w:t>_CanTransmit</w:t>
            </w:r>
            <w:r>
              <w:rPr>
                <w:szCs w:val="20"/>
              </w:rPr>
              <w:t>TS</w:t>
            </w:r>
            <w:r w:rsidR="00FE396D" w:rsidRPr="00DF0F5A">
              <w:rPr>
                <w:szCs w:val="20"/>
              </w:rPr>
              <w:t xml:space="preserve">UserDef() is executed to transmit the </w:t>
            </w:r>
            <w:r>
              <w:rPr>
                <w:szCs w:val="20"/>
              </w:rPr>
              <w:t xml:space="preserve">ACF </w:t>
            </w:r>
            <w:r w:rsidR="00FE396D" w:rsidRPr="00DF0F5A">
              <w:rPr>
                <w:szCs w:val="20"/>
              </w:rPr>
              <w:t>CAN</w:t>
            </w:r>
            <w:r>
              <w:rPr>
                <w:szCs w:val="20"/>
              </w:rPr>
              <w:t>/CANFD</w:t>
            </w:r>
            <w:r w:rsidR="00FE396D" w:rsidRPr="00DF0F5A">
              <w:rPr>
                <w:szCs w:val="20"/>
              </w:rPr>
              <w:t xml:space="preserve"> frame</w:t>
            </w:r>
            <w:r w:rsidR="006E736E">
              <w:rPr>
                <w:szCs w:val="20"/>
              </w:rPr>
              <w:t xml:space="preserve"> or </w:t>
            </w:r>
            <w:r w:rsidR="006E736E" w:rsidRPr="00DF0F5A">
              <w:rPr>
                <w:szCs w:val="20"/>
              </w:rPr>
              <w:t xml:space="preserve">the user-defined </w:t>
            </w:r>
            <w:r w:rsidR="000F4E6D">
              <w:rPr>
                <w:szCs w:val="20"/>
              </w:rPr>
              <w:t>ProtoConv</w:t>
            </w:r>
            <w:r w:rsidR="006E736E" w:rsidRPr="00DF0F5A">
              <w:rPr>
                <w:szCs w:val="20"/>
              </w:rPr>
              <w:t xml:space="preserve">_CanTransmitUserDef() is executed to transmit the </w:t>
            </w:r>
            <w:r>
              <w:rPr>
                <w:szCs w:val="20"/>
              </w:rPr>
              <w:t xml:space="preserve">Abbreviated ACF </w:t>
            </w:r>
            <w:r w:rsidRPr="00DF0F5A">
              <w:rPr>
                <w:szCs w:val="20"/>
              </w:rPr>
              <w:t>CAN</w:t>
            </w:r>
            <w:r>
              <w:rPr>
                <w:szCs w:val="20"/>
              </w:rPr>
              <w:t>/CANFD</w:t>
            </w:r>
            <w:r w:rsidR="006E736E" w:rsidRPr="00DF0F5A">
              <w:rPr>
                <w:szCs w:val="20"/>
              </w:rPr>
              <w:t xml:space="preserve"> frame</w:t>
            </w:r>
            <w:r w:rsidR="00F00ADF">
              <w:rPr>
                <w:szCs w:val="20"/>
              </w:rPr>
              <w:t xml:space="preserve"> or for IPDU-M CAN transmission</w:t>
            </w:r>
            <w:r w:rsidR="00FE396D" w:rsidRPr="00DF0F5A">
              <w:rPr>
                <w:szCs w:val="20"/>
              </w:rPr>
              <w:t>.</w:t>
            </w:r>
            <w:r w:rsidR="00FE396D" w:rsidRPr="00DF0F5A">
              <w:rPr>
                <w:szCs w:val="20"/>
              </w:rPr>
              <w:br/>
              <w:t xml:space="preserve">If an error occurs during function execution, return </w:t>
            </w:r>
            <w:r w:rsidR="006E736E">
              <w:rPr>
                <w:szCs w:val="20"/>
              </w:rPr>
              <w:t>E_NOT_OK</w:t>
            </w:r>
            <w:r w:rsidR="00C16D31">
              <w:rPr>
                <w:szCs w:val="20"/>
              </w:rPr>
              <w:t xml:space="preserve"> and</w:t>
            </w:r>
            <w:r w:rsidR="00304B2C">
              <w:rPr>
                <w:szCs w:val="20"/>
              </w:rPr>
              <w:t xml:space="preserve"> </w:t>
            </w:r>
            <w:r w:rsidR="00FE396D" w:rsidRPr="00DF0F5A">
              <w:rPr>
                <w:szCs w:val="20"/>
              </w:rPr>
              <w:t>exit.</w:t>
            </w:r>
            <w:r w:rsidR="00FE396D" w:rsidRPr="00DF0F5A">
              <w:rPr>
                <w:szCs w:val="20"/>
              </w:rPr>
              <w:br/>
              <w:t>3</w:t>
            </w:r>
            <w:r w:rsidR="0057200E">
              <w:rPr>
                <w:szCs w:val="20"/>
              </w:rPr>
              <w:t>a</w:t>
            </w:r>
            <w:r w:rsidR="00FE396D" w:rsidRPr="00DF0F5A">
              <w:rPr>
                <w:szCs w:val="20"/>
              </w:rPr>
              <w:t>-4) [In case of retrieval failure]</w:t>
            </w:r>
          </w:p>
          <w:p w14:paraId="354E180F" w14:textId="6309E676" w:rsidR="006E736E" w:rsidRDefault="006E736E" w:rsidP="00220AA3">
            <w:pPr>
              <w:ind w:leftChars="100" w:left="200"/>
              <w:jc w:val="left"/>
              <w:rPr>
                <w:szCs w:val="20"/>
              </w:rPr>
            </w:pPr>
            <w:r>
              <w:rPr>
                <w:szCs w:val="20"/>
              </w:rPr>
              <w:t xml:space="preserve">For </w:t>
            </w:r>
            <w:r w:rsidR="0057200E">
              <w:rPr>
                <w:szCs w:val="20"/>
              </w:rPr>
              <w:t xml:space="preserve">ACF </w:t>
            </w:r>
            <w:r w:rsidR="0057200E" w:rsidRPr="00DF0F5A">
              <w:rPr>
                <w:szCs w:val="20"/>
              </w:rPr>
              <w:t>CAN</w:t>
            </w:r>
            <w:r w:rsidR="0057200E">
              <w:rPr>
                <w:szCs w:val="20"/>
              </w:rPr>
              <w:t>/CANFD</w:t>
            </w:r>
            <w:r w:rsidR="0057200E" w:rsidRPr="00DF0F5A">
              <w:rPr>
                <w:szCs w:val="20"/>
              </w:rPr>
              <w:t xml:space="preserve"> </w:t>
            </w:r>
            <w:r>
              <w:rPr>
                <w:szCs w:val="20"/>
              </w:rPr>
              <w:t>frame</w:t>
            </w:r>
          </w:p>
          <w:p w14:paraId="39BEEDC1" w14:textId="3D42915B" w:rsidR="006E736E" w:rsidRDefault="006E736E" w:rsidP="00220AA3">
            <w:pPr>
              <w:ind w:leftChars="100" w:left="200"/>
              <w:jc w:val="left"/>
              <w:rPr>
                <w:szCs w:val="20"/>
              </w:rPr>
            </w:pPr>
            <w:r>
              <w:rPr>
                <w:szCs w:val="20"/>
              </w:rPr>
              <w:t xml:space="preserve">  </w:t>
            </w:r>
            <w:r w:rsidR="00FE396D" w:rsidRPr="00DF0F5A">
              <w:rPr>
                <w:szCs w:val="20"/>
              </w:rPr>
              <w:t xml:space="preserve">Execute user-defined </w:t>
            </w:r>
            <w:r w:rsidR="000F4E6D">
              <w:rPr>
                <w:szCs w:val="20"/>
              </w:rPr>
              <w:t>ProtoConv</w:t>
            </w:r>
            <w:r w:rsidR="00FE396D" w:rsidRPr="00DF0F5A">
              <w:rPr>
                <w:szCs w:val="20"/>
              </w:rPr>
              <w:t>_CanNotify</w:t>
            </w:r>
            <w:r w:rsidR="0057200E">
              <w:rPr>
                <w:szCs w:val="20"/>
              </w:rPr>
              <w:t>TS</w:t>
            </w:r>
            <w:r w:rsidR="00FE396D" w:rsidRPr="00DF0F5A">
              <w:rPr>
                <w:szCs w:val="20"/>
              </w:rPr>
              <w:t>UserDef() to transmit between CAN frame cores.</w:t>
            </w:r>
          </w:p>
          <w:p w14:paraId="4740E6C6" w14:textId="17EFDDAC" w:rsidR="006E736E" w:rsidRDefault="006E736E" w:rsidP="00220AA3">
            <w:pPr>
              <w:ind w:leftChars="100" w:left="200"/>
              <w:jc w:val="left"/>
              <w:rPr>
                <w:szCs w:val="20"/>
              </w:rPr>
            </w:pPr>
            <w:r>
              <w:rPr>
                <w:szCs w:val="20"/>
              </w:rPr>
              <w:t xml:space="preserve">For </w:t>
            </w:r>
            <w:r w:rsidR="0057200E">
              <w:rPr>
                <w:szCs w:val="20"/>
              </w:rPr>
              <w:t xml:space="preserve">Abbreviated ACF </w:t>
            </w:r>
            <w:r w:rsidR="0057200E" w:rsidRPr="00DF0F5A">
              <w:rPr>
                <w:szCs w:val="20"/>
              </w:rPr>
              <w:t>CAN</w:t>
            </w:r>
            <w:r w:rsidR="0057200E">
              <w:rPr>
                <w:szCs w:val="20"/>
              </w:rPr>
              <w:t>/CANFD</w:t>
            </w:r>
            <w:r>
              <w:rPr>
                <w:szCs w:val="20"/>
              </w:rPr>
              <w:t xml:space="preserve"> frame</w:t>
            </w:r>
            <w:r w:rsidR="00FF3D7D">
              <w:rPr>
                <w:szCs w:val="20"/>
              </w:rPr>
              <w:t xml:space="preserve"> or for IPDU-M CAN transmission</w:t>
            </w:r>
            <w:r w:rsidR="00FF3D7D" w:rsidRPr="00DF0F5A">
              <w:rPr>
                <w:szCs w:val="20"/>
              </w:rPr>
              <w:t>.</w:t>
            </w:r>
          </w:p>
          <w:p w14:paraId="2C173289" w14:textId="306EFC52" w:rsidR="006E736E" w:rsidRDefault="006E736E" w:rsidP="00220AA3">
            <w:pPr>
              <w:ind w:leftChars="100" w:left="200"/>
              <w:jc w:val="left"/>
              <w:rPr>
                <w:szCs w:val="20"/>
              </w:rPr>
            </w:pPr>
            <w:r>
              <w:rPr>
                <w:szCs w:val="20"/>
              </w:rPr>
              <w:t xml:space="preserve">  </w:t>
            </w:r>
            <w:r w:rsidRPr="00DF0F5A">
              <w:rPr>
                <w:szCs w:val="20"/>
              </w:rPr>
              <w:t xml:space="preserve">Execute user-defined </w:t>
            </w:r>
            <w:r w:rsidR="000F4E6D">
              <w:rPr>
                <w:szCs w:val="20"/>
              </w:rPr>
              <w:t>ProtoConv</w:t>
            </w:r>
            <w:r w:rsidRPr="00DF0F5A">
              <w:rPr>
                <w:szCs w:val="20"/>
              </w:rPr>
              <w:t>_CanNotifyUserDef() to transmit between CAN frame cores.</w:t>
            </w:r>
          </w:p>
          <w:p w14:paraId="0CE4703A" w14:textId="69A4BC29" w:rsidR="002C52A1" w:rsidRDefault="00FE396D" w:rsidP="00220AA3">
            <w:pPr>
              <w:ind w:leftChars="100" w:left="200"/>
              <w:jc w:val="left"/>
              <w:rPr>
                <w:szCs w:val="20"/>
              </w:rPr>
            </w:pPr>
            <w:r w:rsidRPr="00DF0F5A">
              <w:rPr>
                <w:szCs w:val="20"/>
              </w:rPr>
              <w:t xml:space="preserve">If an error occurs during function execution, </w:t>
            </w:r>
            <w:r w:rsidR="009563CB" w:rsidRPr="00DF0F5A">
              <w:rPr>
                <w:szCs w:val="20"/>
              </w:rPr>
              <w:t xml:space="preserve">return </w:t>
            </w:r>
            <w:r w:rsidR="006E736E">
              <w:rPr>
                <w:szCs w:val="20"/>
              </w:rPr>
              <w:t>E_NOT_OK</w:t>
            </w:r>
            <w:r w:rsidR="00304B2C">
              <w:rPr>
                <w:szCs w:val="20"/>
              </w:rPr>
              <w:t xml:space="preserve">, </w:t>
            </w:r>
            <w:r w:rsidR="00304B2C" w:rsidRPr="006F260B">
              <w:rPr>
                <w:szCs w:val="20"/>
                <w:lang w:val="en-GB"/>
              </w:rPr>
              <w:t xml:space="preserve">report DET error </w:t>
            </w:r>
            <w:r w:rsidR="000F4E6D">
              <w:rPr>
                <w:rFonts w:cs="Arial"/>
                <w:color w:val="000000"/>
                <w:szCs w:val="20"/>
              </w:rPr>
              <w:t>PROTOCONV</w:t>
            </w:r>
            <w:r w:rsidR="00304B2C" w:rsidRPr="00304B2C">
              <w:rPr>
                <w:rFonts w:cs="Arial"/>
                <w:color w:val="000000"/>
                <w:szCs w:val="20"/>
              </w:rPr>
              <w:t xml:space="preserve">_E_BSWNOTIFY </w:t>
            </w:r>
            <w:r w:rsidR="00304B2C" w:rsidRPr="006F260B">
              <w:rPr>
                <w:szCs w:val="20"/>
              </w:rPr>
              <w:t xml:space="preserve">(if </w:t>
            </w:r>
            <w:r w:rsidR="000F4E6D">
              <w:rPr>
                <w:szCs w:val="20"/>
              </w:rPr>
              <w:t>PROTOCONV</w:t>
            </w:r>
            <w:r w:rsidR="00304B2C" w:rsidRPr="006F260B">
              <w:rPr>
                <w:szCs w:val="20"/>
              </w:rPr>
              <w:t>_DEV_ERROR_DETECT == STD_ON)</w:t>
            </w:r>
            <w:r w:rsidR="00315A2A">
              <w:rPr>
                <w:szCs w:val="20"/>
              </w:rPr>
              <w:t xml:space="preserve"> </w:t>
            </w:r>
            <w:r w:rsidR="009563CB" w:rsidRPr="00DF0F5A">
              <w:rPr>
                <w:szCs w:val="20"/>
              </w:rPr>
              <w:t>and exit.</w:t>
            </w:r>
          </w:p>
          <w:p w14:paraId="63E416CD" w14:textId="77777777" w:rsidR="0057200E" w:rsidRDefault="0057200E" w:rsidP="0057200E">
            <w:pPr>
              <w:ind w:leftChars="100" w:left="200"/>
              <w:jc w:val="left"/>
              <w:rPr>
                <w:szCs w:val="20"/>
              </w:rPr>
            </w:pPr>
          </w:p>
          <w:p w14:paraId="2E5959D2" w14:textId="5BC60B43" w:rsidR="0057200E" w:rsidRDefault="0057200E" w:rsidP="00FF3D7D">
            <w:pPr>
              <w:ind w:leftChars="100" w:left="200"/>
              <w:jc w:val="left"/>
              <w:rPr>
                <w:szCs w:val="20"/>
              </w:rPr>
            </w:pPr>
            <w:r>
              <w:rPr>
                <w:szCs w:val="20"/>
              </w:rPr>
              <w:t>[For LIN messages]</w:t>
            </w:r>
            <w:r w:rsidRPr="00DF0F5A">
              <w:rPr>
                <w:szCs w:val="20"/>
              </w:rPr>
              <w:br/>
              <w:t>3</w:t>
            </w:r>
            <w:r>
              <w:rPr>
                <w:szCs w:val="20"/>
              </w:rPr>
              <w:t>b</w:t>
            </w:r>
            <w:r w:rsidRPr="00DF0F5A">
              <w:rPr>
                <w:szCs w:val="20"/>
              </w:rPr>
              <w:t xml:space="preserve">-1) Check the validity of the DLC in the </w:t>
            </w:r>
            <w:r>
              <w:rPr>
                <w:szCs w:val="20"/>
              </w:rPr>
              <w:t>LIN frame</w:t>
            </w:r>
            <w:r w:rsidRPr="00DF0F5A">
              <w:rPr>
                <w:szCs w:val="20"/>
              </w:rPr>
              <w:t xml:space="preserve"> and return</w:t>
            </w:r>
            <w:r>
              <w:rPr>
                <w:szCs w:val="20"/>
              </w:rPr>
              <w:t xml:space="preserve">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Pr>
                <w:szCs w:val="20"/>
              </w:rPr>
              <w:t>PROTOCONV</w:t>
            </w:r>
            <w:r w:rsidRPr="003A05EA">
              <w:rPr>
                <w:szCs w:val="20"/>
              </w:rPr>
              <w:t>_</w:t>
            </w:r>
            <w:r w:rsidRPr="00DF0F5A">
              <w:rPr>
                <w:szCs w:val="20"/>
              </w:rPr>
              <w:t>E_PACKED</w:t>
            </w:r>
            <w:r>
              <w:rPr>
                <w:szCs w:val="20"/>
              </w:rPr>
              <w:t>LI</w:t>
            </w:r>
            <w:r w:rsidRPr="00DF0F5A">
              <w:rPr>
                <w:szCs w:val="20"/>
              </w:rPr>
              <w:t xml:space="preserve">N </w:t>
            </w:r>
            <w:r w:rsidRPr="006F260B">
              <w:rPr>
                <w:szCs w:val="20"/>
              </w:rPr>
              <w:t xml:space="preserve">(if </w:t>
            </w:r>
            <w:r>
              <w:rPr>
                <w:szCs w:val="20"/>
              </w:rPr>
              <w:t>PROTOCONV</w:t>
            </w:r>
            <w:r w:rsidRPr="006F260B">
              <w:rPr>
                <w:szCs w:val="20"/>
              </w:rPr>
              <w:t>_DEV_ERROR_DETECT == STD_ON)</w:t>
            </w:r>
            <w:r w:rsidRPr="00DF0F5A">
              <w:rPr>
                <w:szCs w:val="20"/>
              </w:rPr>
              <w:t xml:space="preserve"> in case of an error and terminate.</w:t>
            </w:r>
            <w:r w:rsidRPr="00DF0F5A">
              <w:rPr>
                <w:szCs w:val="20"/>
              </w:rPr>
              <w:br/>
              <w:t>3</w:t>
            </w:r>
            <w:r>
              <w:rPr>
                <w:szCs w:val="20"/>
              </w:rPr>
              <w:t>b</w:t>
            </w:r>
            <w:r w:rsidRPr="00DF0F5A">
              <w:rPr>
                <w:szCs w:val="20"/>
              </w:rPr>
              <w:t xml:space="preserve">-2) Search the Ethernet to </w:t>
            </w:r>
            <w:r>
              <w:rPr>
                <w:szCs w:val="20"/>
              </w:rPr>
              <w:t>LI</w:t>
            </w:r>
            <w:r w:rsidRPr="00DF0F5A">
              <w:rPr>
                <w:szCs w:val="20"/>
              </w:rPr>
              <w:t xml:space="preserve">N Routing Table by </w:t>
            </w:r>
            <w:r w:rsidR="00DF4CA2">
              <w:rPr>
                <w:szCs w:val="20"/>
              </w:rPr>
              <w:t>LI</w:t>
            </w:r>
            <w:r w:rsidRPr="00DF0F5A">
              <w:rPr>
                <w:szCs w:val="20"/>
              </w:rPr>
              <w:t>N-ID</w:t>
            </w:r>
            <w:r w:rsidRPr="00DF0F5A">
              <w:rPr>
                <w:szCs w:val="20"/>
              </w:rPr>
              <w:br/>
              <w:t>3</w:t>
            </w:r>
            <w:r>
              <w:rPr>
                <w:szCs w:val="20"/>
              </w:rPr>
              <w:t>b</w:t>
            </w:r>
            <w:r w:rsidRPr="00DF0F5A">
              <w:rPr>
                <w:szCs w:val="20"/>
              </w:rPr>
              <w:t xml:space="preserve">-3) [In case of successful retrieval] Refer to the setting information of </w:t>
            </w:r>
            <w:r w:rsidR="00DF4CA2">
              <w:rPr>
                <w:szCs w:val="20"/>
              </w:rPr>
              <w:t>LI</w:t>
            </w:r>
            <w:r>
              <w:rPr>
                <w:szCs w:val="20"/>
              </w:rPr>
              <w:t>N</w:t>
            </w:r>
            <w:r w:rsidRPr="00DF0F5A">
              <w:rPr>
                <w:szCs w:val="20"/>
              </w:rPr>
              <w:t xml:space="preserve"> packet transmission inhibition, and do nothing if transmission is prohibited.</w:t>
            </w:r>
            <w:r w:rsidRPr="00DF0F5A">
              <w:rPr>
                <w:szCs w:val="20"/>
              </w:rPr>
              <w:br/>
              <w:t xml:space="preserve">If transmission is permitted, the user-defined </w:t>
            </w:r>
            <w:r>
              <w:rPr>
                <w:szCs w:val="20"/>
              </w:rPr>
              <w:t>ProtoConv</w:t>
            </w:r>
            <w:r w:rsidRPr="00DF0F5A">
              <w:rPr>
                <w:szCs w:val="20"/>
              </w:rPr>
              <w:t>_</w:t>
            </w:r>
            <w:r w:rsidR="00DF4CA2">
              <w:rPr>
                <w:szCs w:val="20"/>
              </w:rPr>
              <w:t>Li</w:t>
            </w:r>
            <w:r w:rsidRPr="00DF0F5A">
              <w:rPr>
                <w:szCs w:val="20"/>
              </w:rPr>
              <w:t xml:space="preserve">nTransmitUserDef() is executed to transmit the </w:t>
            </w:r>
            <w:r w:rsidR="00DF4CA2">
              <w:rPr>
                <w:szCs w:val="20"/>
              </w:rPr>
              <w:t>LIN</w:t>
            </w:r>
            <w:r w:rsidRPr="00DF0F5A">
              <w:rPr>
                <w:szCs w:val="20"/>
              </w:rPr>
              <w:t xml:space="preserve"> frame.</w:t>
            </w:r>
            <w:r w:rsidRPr="00DF0F5A">
              <w:rPr>
                <w:szCs w:val="20"/>
              </w:rPr>
              <w:br/>
              <w:t xml:space="preserve">If an error occurs during function execution, return </w:t>
            </w:r>
            <w:r>
              <w:rPr>
                <w:szCs w:val="20"/>
              </w:rPr>
              <w:t xml:space="preserve">E_NOT_OK </w:t>
            </w:r>
            <w:r w:rsidRPr="00DF0F5A">
              <w:rPr>
                <w:szCs w:val="20"/>
              </w:rPr>
              <w:t>and exit.</w:t>
            </w:r>
            <w:r w:rsidRPr="00DF0F5A">
              <w:rPr>
                <w:szCs w:val="20"/>
              </w:rPr>
              <w:br/>
              <w:t>3</w:t>
            </w:r>
            <w:r>
              <w:rPr>
                <w:szCs w:val="20"/>
              </w:rPr>
              <w:t>b</w:t>
            </w:r>
            <w:r w:rsidRPr="00DF0F5A">
              <w:rPr>
                <w:szCs w:val="20"/>
              </w:rPr>
              <w:t>-4) [In case of retrieval failure]</w:t>
            </w:r>
          </w:p>
          <w:p w14:paraId="32F54809" w14:textId="27300D44" w:rsidR="0057200E" w:rsidRDefault="0057200E" w:rsidP="0057200E">
            <w:pPr>
              <w:ind w:leftChars="100" w:left="200"/>
              <w:jc w:val="left"/>
              <w:rPr>
                <w:szCs w:val="20"/>
              </w:rPr>
            </w:pPr>
            <w:r>
              <w:rPr>
                <w:szCs w:val="20"/>
              </w:rPr>
              <w:t xml:space="preserve">  </w:t>
            </w:r>
            <w:r w:rsidRPr="00DF0F5A">
              <w:rPr>
                <w:szCs w:val="20"/>
              </w:rPr>
              <w:t xml:space="preserve">Execute user-defined </w:t>
            </w:r>
            <w:r>
              <w:rPr>
                <w:szCs w:val="20"/>
              </w:rPr>
              <w:t>ProtoConv</w:t>
            </w:r>
            <w:r w:rsidRPr="00DF0F5A">
              <w:rPr>
                <w:szCs w:val="20"/>
              </w:rPr>
              <w:t>_</w:t>
            </w:r>
            <w:r w:rsidR="00DF4CA2">
              <w:rPr>
                <w:szCs w:val="20"/>
              </w:rPr>
              <w:t>Li</w:t>
            </w:r>
            <w:r w:rsidRPr="00DF0F5A">
              <w:rPr>
                <w:szCs w:val="20"/>
              </w:rPr>
              <w:t>nNotifyUserDef() to transmit between</w:t>
            </w:r>
            <w:r w:rsidR="00DF4CA2">
              <w:rPr>
                <w:szCs w:val="20"/>
              </w:rPr>
              <w:t xml:space="preserve"> LI</w:t>
            </w:r>
            <w:r w:rsidRPr="00DF0F5A">
              <w:rPr>
                <w:szCs w:val="20"/>
              </w:rPr>
              <w:t>N frame cores.</w:t>
            </w:r>
          </w:p>
          <w:p w14:paraId="06D93D84" w14:textId="77777777" w:rsidR="0057200E" w:rsidRDefault="0057200E" w:rsidP="0057200E">
            <w:pPr>
              <w:ind w:leftChars="100" w:left="200"/>
              <w:jc w:val="left"/>
              <w:rPr>
                <w:szCs w:val="20"/>
              </w:rPr>
            </w:pPr>
            <w:r w:rsidRPr="00DF0F5A">
              <w:rPr>
                <w:szCs w:val="20"/>
              </w:rPr>
              <w:t xml:space="preserve">If an error occurs during function execution, return </w:t>
            </w:r>
            <w:r>
              <w:rPr>
                <w:szCs w:val="20"/>
              </w:rPr>
              <w:t xml:space="preserve">E_NOT_OK, </w:t>
            </w:r>
            <w:r w:rsidRPr="006F260B">
              <w:rPr>
                <w:szCs w:val="20"/>
                <w:lang w:val="en-GB"/>
              </w:rPr>
              <w:t xml:space="preserve">report DET error </w:t>
            </w:r>
            <w:r>
              <w:rPr>
                <w:rFonts w:cs="Arial"/>
                <w:color w:val="000000"/>
                <w:szCs w:val="20"/>
              </w:rPr>
              <w:t>PROTOCONV</w:t>
            </w:r>
            <w:r w:rsidRPr="00304B2C">
              <w:rPr>
                <w:rFonts w:cs="Arial"/>
                <w:color w:val="000000"/>
                <w:szCs w:val="20"/>
              </w:rPr>
              <w:t xml:space="preserve">_E_BSWNOTIFY </w:t>
            </w:r>
            <w:r w:rsidRPr="006F260B">
              <w:rPr>
                <w:szCs w:val="20"/>
              </w:rPr>
              <w:t xml:space="preserve">(if </w:t>
            </w:r>
            <w:r>
              <w:rPr>
                <w:szCs w:val="20"/>
              </w:rPr>
              <w:t>PROTOCONV</w:t>
            </w:r>
            <w:r w:rsidRPr="006F260B">
              <w:rPr>
                <w:szCs w:val="20"/>
              </w:rPr>
              <w:t>_DEV_ERROR_DETECT == STD_ON)</w:t>
            </w:r>
            <w:r>
              <w:rPr>
                <w:szCs w:val="20"/>
              </w:rPr>
              <w:t>, set the global variable GucCheckError to PROTOCONV</w:t>
            </w:r>
            <w:r w:rsidRPr="00BA10B5">
              <w:rPr>
                <w:szCs w:val="20"/>
              </w:rPr>
              <w:t>_E</w:t>
            </w:r>
            <w:r>
              <w:rPr>
                <w:szCs w:val="20"/>
              </w:rPr>
              <w:t>_BSWNOTIFY</w:t>
            </w:r>
            <w:r w:rsidRPr="00DF0F5A">
              <w:rPr>
                <w:szCs w:val="20"/>
              </w:rPr>
              <w:t xml:space="preserve"> and exit.</w:t>
            </w:r>
          </w:p>
          <w:p w14:paraId="1B456638" w14:textId="77777777" w:rsidR="00DF4CA2" w:rsidRDefault="00DF4CA2" w:rsidP="00DF4CA2">
            <w:pPr>
              <w:ind w:leftChars="100" w:left="200"/>
              <w:jc w:val="left"/>
              <w:rPr>
                <w:szCs w:val="20"/>
              </w:rPr>
            </w:pPr>
          </w:p>
          <w:p w14:paraId="08E1F40A" w14:textId="4408C71A" w:rsidR="00DF4CA2" w:rsidRPr="00DF4CA2" w:rsidRDefault="00DF4CA2" w:rsidP="00DF4CA2">
            <w:pPr>
              <w:ind w:leftChars="100" w:left="200"/>
              <w:jc w:val="left"/>
              <w:rPr>
                <w:szCs w:val="20"/>
              </w:rPr>
            </w:pPr>
            <w:r>
              <w:rPr>
                <w:szCs w:val="20"/>
              </w:rPr>
              <w:t xml:space="preserve">[For </w:t>
            </w:r>
            <w:r w:rsidR="00FF3D7D">
              <w:rPr>
                <w:szCs w:val="20"/>
              </w:rPr>
              <w:t xml:space="preserve">ACF </w:t>
            </w:r>
            <w:r>
              <w:rPr>
                <w:szCs w:val="20"/>
              </w:rPr>
              <w:t>Parallel Port messages]</w:t>
            </w:r>
            <w:r w:rsidRPr="00DF0F5A">
              <w:rPr>
                <w:szCs w:val="20"/>
              </w:rPr>
              <w:br/>
              <w:t>3</w:t>
            </w:r>
            <w:r>
              <w:rPr>
                <w:szCs w:val="20"/>
              </w:rPr>
              <w:t>c</w:t>
            </w:r>
            <w:r w:rsidRPr="00DF0F5A">
              <w:rPr>
                <w:szCs w:val="20"/>
              </w:rPr>
              <w:t xml:space="preserve">-1) Check the validity of the </w:t>
            </w:r>
            <w:r>
              <w:rPr>
                <w:szCs w:val="20"/>
              </w:rPr>
              <w:t>bit_width field and acf_msg_length field</w:t>
            </w:r>
            <w:r w:rsidRPr="00DF0F5A">
              <w:rPr>
                <w:szCs w:val="20"/>
              </w:rPr>
              <w:t xml:space="preserve"> in the </w:t>
            </w:r>
            <w:r>
              <w:rPr>
                <w:szCs w:val="20"/>
              </w:rPr>
              <w:t>Parallel Port frame</w:t>
            </w:r>
            <w:r w:rsidRPr="00DF0F5A">
              <w:rPr>
                <w:szCs w:val="20"/>
              </w:rPr>
              <w:t xml:space="preserve"> and return</w:t>
            </w:r>
            <w:r>
              <w:rPr>
                <w:szCs w:val="20"/>
              </w:rPr>
              <w:t xml:space="preserve">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sidRPr="00DF4CA2">
              <w:rPr>
                <w:szCs w:val="20"/>
              </w:rPr>
              <w:t>PROTOCONV_E_PACKEDPORT</w:t>
            </w:r>
          </w:p>
          <w:p w14:paraId="75F45843" w14:textId="02FC937D" w:rsidR="00DF4CA2" w:rsidRDefault="00DF4CA2" w:rsidP="00DF4CA2">
            <w:pPr>
              <w:ind w:leftChars="100" w:left="200"/>
              <w:jc w:val="left"/>
              <w:rPr>
                <w:szCs w:val="20"/>
              </w:rPr>
            </w:pPr>
            <w:r w:rsidRPr="006F260B">
              <w:rPr>
                <w:szCs w:val="20"/>
              </w:rPr>
              <w:t xml:space="preserve">(if </w:t>
            </w:r>
            <w:r>
              <w:rPr>
                <w:szCs w:val="20"/>
              </w:rPr>
              <w:t>PROTOCONV</w:t>
            </w:r>
            <w:r w:rsidRPr="006F260B">
              <w:rPr>
                <w:szCs w:val="20"/>
              </w:rPr>
              <w:t>_DEV_ERROR_DETECT == STD_ON)</w:t>
            </w:r>
            <w:r w:rsidRPr="00DF0F5A">
              <w:rPr>
                <w:szCs w:val="20"/>
              </w:rPr>
              <w:t xml:space="preserve"> in case of an error and terminate</w:t>
            </w:r>
            <w:r w:rsidR="00FF3D7D">
              <w:rPr>
                <w:szCs w:val="20"/>
              </w:rPr>
              <w:t xml:space="preserve"> the process</w:t>
            </w:r>
            <w:r w:rsidRPr="00DF0F5A">
              <w:rPr>
                <w:szCs w:val="20"/>
              </w:rPr>
              <w:t>.</w:t>
            </w:r>
          </w:p>
          <w:p w14:paraId="49CB22AE" w14:textId="524A4857" w:rsidR="00FF3D7D" w:rsidRDefault="00DF4CA2" w:rsidP="00FF3D7D">
            <w:pPr>
              <w:ind w:leftChars="100" w:left="200"/>
              <w:jc w:val="left"/>
              <w:rPr>
                <w:szCs w:val="20"/>
              </w:rPr>
            </w:pPr>
            <w:r>
              <w:rPr>
                <w:szCs w:val="20"/>
              </w:rPr>
              <w:t>If there is no error, copy Port data to Port Tx Buffer.</w:t>
            </w:r>
            <w:r w:rsidRPr="00DF0F5A">
              <w:rPr>
                <w:szCs w:val="20"/>
              </w:rPr>
              <w:br/>
              <w:t>3</w:t>
            </w:r>
            <w:r>
              <w:rPr>
                <w:szCs w:val="20"/>
              </w:rPr>
              <w:t>c</w:t>
            </w:r>
            <w:r w:rsidRPr="00DF0F5A">
              <w:rPr>
                <w:szCs w:val="20"/>
              </w:rPr>
              <w:t xml:space="preserve">-2) [In case of </w:t>
            </w:r>
            <w:r>
              <w:rPr>
                <w:szCs w:val="20"/>
              </w:rPr>
              <w:t>the next message’s type is still Parallel Port</w:t>
            </w:r>
            <w:r w:rsidRPr="00DF0F5A">
              <w:rPr>
                <w:szCs w:val="20"/>
              </w:rPr>
              <w:t>]</w:t>
            </w:r>
            <w:r>
              <w:rPr>
                <w:szCs w:val="20"/>
              </w:rPr>
              <w:t xml:space="preserve"> R</w:t>
            </w:r>
            <w:r w:rsidRPr="00DF0F5A">
              <w:rPr>
                <w:szCs w:val="20"/>
              </w:rPr>
              <w:t>epeat the process from 3</w:t>
            </w:r>
            <w:r>
              <w:rPr>
                <w:szCs w:val="20"/>
              </w:rPr>
              <w:t>c</w:t>
            </w:r>
            <w:r w:rsidRPr="00DF0F5A">
              <w:rPr>
                <w:szCs w:val="20"/>
              </w:rPr>
              <w:t>-1) for multiple</w:t>
            </w:r>
            <w:r>
              <w:rPr>
                <w:szCs w:val="20"/>
              </w:rPr>
              <w:t xml:space="preserve"> Parallel Port frame</w:t>
            </w:r>
            <w:r w:rsidRPr="00DF0F5A">
              <w:rPr>
                <w:szCs w:val="20"/>
              </w:rPr>
              <w:t>s</w:t>
            </w:r>
            <w:r w:rsidRPr="00DF0F5A">
              <w:rPr>
                <w:szCs w:val="20"/>
              </w:rPr>
              <w:br/>
              <w:t>3</w:t>
            </w:r>
            <w:r w:rsidR="00653661">
              <w:rPr>
                <w:szCs w:val="20"/>
              </w:rPr>
              <w:t>c</w:t>
            </w:r>
            <w:r w:rsidRPr="00DF0F5A">
              <w:rPr>
                <w:szCs w:val="20"/>
              </w:rPr>
              <w:t xml:space="preserve">-3) [In case of </w:t>
            </w:r>
            <w:r>
              <w:rPr>
                <w:szCs w:val="20"/>
              </w:rPr>
              <w:t xml:space="preserve">the next message’s type is not Parallel Port (done reading all </w:t>
            </w:r>
            <w:r w:rsidR="00653661" w:rsidRPr="00653661">
              <w:rPr>
                <w:szCs w:val="20"/>
              </w:rPr>
              <w:t>consecutive</w:t>
            </w:r>
            <w:r w:rsidR="00653661">
              <w:rPr>
                <w:szCs w:val="20"/>
              </w:rPr>
              <w:t xml:space="preserve"> </w:t>
            </w:r>
            <w:r>
              <w:rPr>
                <w:szCs w:val="20"/>
              </w:rPr>
              <w:t>Port data</w:t>
            </w:r>
            <w:r w:rsidRPr="00DF0F5A">
              <w:rPr>
                <w:szCs w:val="20"/>
              </w:rPr>
              <w:t xml:space="preserve">] </w:t>
            </w:r>
            <w:r w:rsidR="00653661">
              <w:rPr>
                <w:szCs w:val="20"/>
              </w:rPr>
              <w:t>T</w:t>
            </w:r>
            <w:r w:rsidRPr="00DF0F5A">
              <w:rPr>
                <w:szCs w:val="20"/>
              </w:rPr>
              <w:t xml:space="preserve">he user-defined </w:t>
            </w:r>
            <w:r w:rsidR="00653661" w:rsidRPr="00653661">
              <w:rPr>
                <w:szCs w:val="20"/>
              </w:rPr>
              <w:t>ProtoConv_PortTxUserDef</w:t>
            </w:r>
            <w:r w:rsidRPr="00DF0F5A">
              <w:rPr>
                <w:szCs w:val="20"/>
              </w:rPr>
              <w:t xml:space="preserve">() is executed to transmit the </w:t>
            </w:r>
            <w:r>
              <w:rPr>
                <w:szCs w:val="20"/>
              </w:rPr>
              <w:t xml:space="preserve">ACF </w:t>
            </w:r>
            <w:r w:rsidR="00653661">
              <w:rPr>
                <w:szCs w:val="20"/>
              </w:rPr>
              <w:t>Parallel Port</w:t>
            </w:r>
            <w:r w:rsidRPr="00DF0F5A">
              <w:rPr>
                <w:szCs w:val="20"/>
              </w:rPr>
              <w:t xml:space="preserve"> frame.</w:t>
            </w:r>
            <w:r w:rsidRPr="00DF0F5A">
              <w:rPr>
                <w:szCs w:val="20"/>
              </w:rPr>
              <w:br/>
              <w:t xml:space="preserve">If an error occurs during function execution, return </w:t>
            </w:r>
            <w:r>
              <w:rPr>
                <w:szCs w:val="20"/>
              </w:rPr>
              <w:t>E_NOT_OK</w:t>
            </w:r>
            <w:r w:rsidRPr="00BA10B5">
              <w:rPr>
                <w:szCs w:val="20"/>
              </w:rPr>
              <w:t xml:space="preserve"> </w:t>
            </w:r>
            <w:r w:rsidRPr="00DF0F5A">
              <w:rPr>
                <w:szCs w:val="20"/>
              </w:rPr>
              <w:t>and exit.</w:t>
            </w:r>
            <w:r w:rsidRPr="00DF0F5A">
              <w:rPr>
                <w:szCs w:val="20"/>
              </w:rPr>
              <w:br/>
            </w:r>
          </w:p>
          <w:p w14:paraId="10FE3ED0" w14:textId="5ED457AD" w:rsidR="00FF3D7D" w:rsidRPr="00DF4CA2" w:rsidRDefault="00FF3D7D" w:rsidP="00FF3D7D">
            <w:pPr>
              <w:ind w:leftChars="100" w:left="200"/>
              <w:jc w:val="left"/>
              <w:rPr>
                <w:szCs w:val="20"/>
              </w:rPr>
            </w:pPr>
            <w:r>
              <w:rPr>
                <w:szCs w:val="20"/>
              </w:rPr>
              <w:t>[For IPDU-M Port messages transmission]</w:t>
            </w:r>
            <w:r w:rsidRPr="00DF0F5A">
              <w:rPr>
                <w:szCs w:val="20"/>
              </w:rPr>
              <w:br/>
              <w:t>3</w:t>
            </w:r>
            <w:r w:rsidR="00100AEF">
              <w:rPr>
                <w:szCs w:val="20"/>
              </w:rPr>
              <w:t>d</w:t>
            </w:r>
            <w:r w:rsidRPr="00DF0F5A">
              <w:rPr>
                <w:szCs w:val="20"/>
              </w:rPr>
              <w:t xml:space="preserve">-1) Check the validity of the </w:t>
            </w:r>
            <w:r w:rsidR="00100AEF">
              <w:rPr>
                <w:szCs w:val="20"/>
              </w:rPr>
              <w:t>DLC in the PDU frame</w:t>
            </w:r>
            <w:r>
              <w:rPr>
                <w:szCs w:val="20"/>
              </w:rPr>
              <w:t>d</w:t>
            </w:r>
            <w:r w:rsidRPr="00DF0F5A">
              <w:rPr>
                <w:szCs w:val="20"/>
              </w:rPr>
              <w:t xml:space="preserve"> and return</w:t>
            </w:r>
            <w:r>
              <w:rPr>
                <w:szCs w:val="20"/>
              </w:rPr>
              <w:t xml:space="preserve"> </w:t>
            </w:r>
            <w:r w:rsidRPr="006F260B">
              <w:rPr>
                <w:rFonts w:hint="eastAsia"/>
                <w:szCs w:val="20"/>
                <w:lang w:val="en-GB"/>
              </w:rPr>
              <w:t>E_</w:t>
            </w:r>
            <w:r w:rsidRPr="006F260B">
              <w:rPr>
                <w:szCs w:val="20"/>
                <w:lang w:val="en-GB"/>
              </w:rPr>
              <w:t>NOT_</w:t>
            </w:r>
            <w:r w:rsidRPr="006F260B">
              <w:rPr>
                <w:rFonts w:hint="eastAsia"/>
                <w:szCs w:val="20"/>
                <w:lang w:val="en-GB"/>
              </w:rPr>
              <w:t>OK</w:t>
            </w:r>
            <w:r w:rsidRPr="006F260B">
              <w:rPr>
                <w:szCs w:val="20"/>
                <w:lang w:val="en-GB"/>
              </w:rPr>
              <w:t xml:space="preserve">, report DET error </w:t>
            </w:r>
            <w:r w:rsidRPr="00DF4CA2">
              <w:rPr>
                <w:szCs w:val="20"/>
              </w:rPr>
              <w:t>PROTOCONV_E_PACKEDPORT</w:t>
            </w:r>
          </w:p>
          <w:p w14:paraId="04BC5DA0" w14:textId="77777777" w:rsidR="00FF3D7D" w:rsidRDefault="00FF3D7D" w:rsidP="00FF3D7D">
            <w:pPr>
              <w:ind w:leftChars="100" w:left="200"/>
              <w:jc w:val="left"/>
              <w:rPr>
                <w:szCs w:val="20"/>
              </w:rPr>
            </w:pPr>
            <w:r w:rsidRPr="006F260B">
              <w:rPr>
                <w:szCs w:val="20"/>
              </w:rPr>
              <w:t xml:space="preserve">(if </w:t>
            </w:r>
            <w:r>
              <w:rPr>
                <w:szCs w:val="20"/>
              </w:rPr>
              <w:t>PROTOCONV</w:t>
            </w:r>
            <w:r w:rsidRPr="006F260B">
              <w:rPr>
                <w:szCs w:val="20"/>
              </w:rPr>
              <w:t>_DEV_ERROR_DETECT == STD_ON)</w:t>
            </w:r>
            <w:r w:rsidRPr="00DF0F5A">
              <w:rPr>
                <w:szCs w:val="20"/>
              </w:rPr>
              <w:t xml:space="preserve"> in case of an error and terminate</w:t>
            </w:r>
            <w:r>
              <w:rPr>
                <w:szCs w:val="20"/>
              </w:rPr>
              <w:t xml:space="preserve"> the process</w:t>
            </w:r>
            <w:r w:rsidRPr="00DF0F5A">
              <w:rPr>
                <w:szCs w:val="20"/>
              </w:rPr>
              <w:t>.</w:t>
            </w:r>
          </w:p>
          <w:p w14:paraId="54BB9B61" w14:textId="243E4018" w:rsidR="00CA732B" w:rsidRPr="00171BEB" w:rsidRDefault="00FF3D7D" w:rsidP="00FE3A57">
            <w:pPr>
              <w:ind w:leftChars="100" w:left="200"/>
              <w:jc w:val="left"/>
              <w:rPr>
                <w:szCs w:val="20"/>
              </w:rPr>
            </w:pPr>
            <w:r>
              <w:rPr>
                <w:szCs w:val="20"/>
              </w:rPr>
              <w:t>If there is no error, copy Port data to Port Tx Buffer.</w:t>
            </w:r>
            <w:r w:rsidRPr="00DF0F5A">
              <w:rPr>
                <w:szCs w:val="20"/>
              </w:rPr>
              <w:br/>
              <w:t>3</w:t>
            </w:r>
            <w:r w:rsidR="00100AEF">
              <w:rPr>
                <w:szCs w:val="20"/>
              </w:rPr>
              <w:t>d</w:t>
            </w:r>
            <w:r w:rsidRPr="00DF0F5A">
              <w:rPr>
                <w:szCs w:val="20"/>
              </w:rPr>
              <w:t xml:space="preserve">-2) [In case of </w:t>
            </w:r>
            <w:r>
              <w:rPr>
                <w:szCs w:val="20"/>
              </w:rPr>
              <w:t>the next message’s type is still Parallel Port</w:t>
            </w:r>
            <w:r w:rsidRPr="00DF0F5A">
              <w:rPr>
                <w:szCs w:val="20"/>
              </w:rPr>
              <w:t>]</w:t>
            </w:r>
            <w:r>
              <w:rPr>
                <w:szCs w:val="20"/>
              </w:rPr>
              <w:t xml:space="preserve"> R</w:t>
            </w:r>
            <w:r w:rsidRPr="00DF0F5A">
              <w:rPr>
                <w:szCs w:val="20"/>
              </w:rPr>
              <w:t>epeat the process from 3</w:t>
            </w:r>
            <w:r w:rsidR="00100AEF">
              <w:rPr>
                <w:szCs w:val="20"/>
              </w:rPr>
              <w:t>d</w:t>
            </w:r>
            <w:r w:rsidRPr="00DF0F5A">
              <w:rPr>
                <w:szCs w:val="20"/>
              </w:rPr>
              <w:t>-1) for multiple</w:t>
            </w:r>
            <w:r>
              <w:rPr>
                <w:szCs w:val="20"/>
              </w:rPr>
              <w:t xml:space="preserve"> Parallel Port frame</w:t>
            </w:r>
            <w:r w:rsidRPr="00DF0F5A">
              <w:rPr>
                <w:szCs w:val="20"/>
              </w:rPr>
              <w:t>s</w:t>
            </w:r>
            <w:r w:rsidRPr="00DF0F5A">
              <w:rPr>
                <w:szCs w:val="20"/>
              </w:rPr>
              <w:br/>
            </w:r>
            <w:r w:rsidRPr="00DF0F5A">
              <w:rPr>
                <w:szCs w:val="20"/>
              </w:rPr>
              <w:lastRenderedPageBreak/>
              <w:t>3</w:t>
            </w:r>
            <w:r w:rsidR="00100AEF">
              <w:rPr>
                <w:szCs w:val="20"/>
              </w:rPr>
              <w:t>d</w:t>
            </w:r>
            <w:r w:rsidRPr="00DF0F5A">
              <w:rPr>
                <w:szCs w:val="20"/>
              </w:rPr>
              <w:t xml:space="preserve">-3) [In case of </w:t>
            </w:r>
            <w:r>
              <w:rPr>
                <w:szCs w:val="20"/>
              </w:rPr>
              <w:t xml:space="preserve">the next message’s type is not Parallel Port (done reading all </w:t>
            </w:r>
            <w:r w:rsidRPr="00653661">
              <w:rPr>
                <w:szCs w:val="20"/>
              </w:rPr>
              <w:t>consecutive</w:t>
            </w:r>
            <w:r>
              <w:rPr>
                <w:szCs w:val="20"/>
              </w:rPr>
              <w:t xml:space="preserve"> Port data</w:t>
            </w:r>
            <w:r w:rsidRPr="00DF0F5A">
              <w:rPr>
                <w:szCs w:val="20"/>
              </w:rPr>
              <w:t xml:space="preserve">] </w:t>
            </w:r>
            <w:r>
              <w:rPr>
                <w:szCs w:val="20"/>
              </w:rPr>
              <w:t>T</w:t>
            </w:r>
            <w:r w:rsidRPr="00DF0F5A">
              <w:rPr>
                <w:szCs w:val="20"/>
              </w:rPr>
              <w:t xml:space="preserve">he user-defined </w:t>
            </w:r>
            <w:r w:rsidRPr="00653661">
              <w:rPr>
                <w:szCs w:val="20"/>
              </w:rPr>
              <w:t>ProtoConv_</w:t>
            </w:r>
            <w:r w:rsidR="00FE3A57">
              <w:rPr>
                <w:szCs w:val="20"/>
              </w:rPr>
              <w:t>PortTransmitUserDef</w:t>
            </w:r>
            <w:r w:rsidRPr="00DF0F5A">
              <w:rPr>
                <w:szCs w:val="20"/>
              </w:rPr>
              <w:t xml:space="preserve">() is executed to transmit the </w:t>
            </w:r>
            <w:r>
              <w:rPr>
                <w:szCs w:val="20"/>
              </w:rPr>
              <w:t>ACF Parallel Port</w:t>
            </w:r>
            <w:r w:rsidRPr="00DF0F5A">
              <w:rPr>
                <w:szCs w:val="20"/>
              </w:rPr>
              <w:t xml:space="preserve"> frame.</w:t>
            </w:r>
            <w:r w:rsidRPr="00DF0F5A">
              <w:rPr>
                <w:szCs w:val="20"/>
              </w:rPr>
              <w:br/>
              <w:t xml:space="preserve">If an error occurs during function execution, return </w:t>
            </w:r>
            <w:r>
              <w:rPr>
                <w:szCs w:val="20"/>
              </w:rPr>
              <w:t>E_NOT_OK</w:t>
            </w:r>
            <w:r w:rsidRPr="00BA10B5">
              <w:rPr>
                <w:szCs w:val="20"/>
              </w:rPr>
              <w:t xml:space="preserve"> </w:t>
            </w:r>
            <w:r w:rsidRPr="00DF0F5A">
              <w:rPr>
                <w:szCs w:val="20"/>
              </w:rPr>
              <w:t>and exit.</w:t>
            </w:r>
            <w:r w:rsidRPr="00DF0F5A">
              <w:rPr>
                <w:szCs w:val="20"/>
              </w:rPr>
              <w:br/>
            </w:r>
          </w:p>
          <w:p w14:paraId="54A88843" w14:textId="60D5C73F" w:rsidR="002C52A1" w:rsidRPr="00171BEB" w:rsidRDefault="002C52A1" w:rsidP="00220AA3">
            <w:pPr>
              <w:jc w:val="left"/>
              <w:rPr>
                <w:szCs w:val="20"/>
              </w:rPr>
            </w:pPr>
            <w:r w:rsidRPr="00DF0F5A">
              <w:rPr>
                <w:rFonts w:hint="eastAsia"/>
                <w:szCs w:val="20"/>
              </w:rPr>
              <w:t>・</w:t>
            </w:r>
            <w:r w:rsidRPr="00171BEB">
              <w:rPr>
                <w:szCs w:val="20"/>
              </w:rPr>
              <w:t>Performs filtering corresponding to the element specified at initialization.</w:t>
            </w:r>
          </w:p>
          <w:p w14:paraId="76D844F0" w14:textId="48BF1D1D" w:rsidR="002C52A1" w:rsidRPr="00171BEB" w:rsidRDefault="002C52A1" w:rsidP="00220AA3">
            <w:pPr>
              <w:tabs>
                <w:tab w:val="clear" w:pos="864"/>
              </w:tabs>
              <w:ind w:leftChars="100" w:left="200"/>
              <w:jc w:val="left"/>
              <w:rPr>
                <w:szCs w:val="20"/>
              </w:rPr>
            </w:pPr>
            <w:r w:rsidRPr="00171BEB">
              <w:rPr>
                <w:szCs w:val="20"/>
              </w:rPr>
              <w:t xml:space="preserve">If filtered, returns </w:t>
            </w:r>
            <w:r w:rsidR="009563CB" w:rsidRPr="006F260B">
              <w:rPr>
                <w:rFonts w:hint="eastAsia"/>
                <w:szCs w:val="20"/>
                <w:lang w:val="en-GB"/>
              </w:rPr>
              <w:t>E_</w:t>
            </w:r>
            <w:r w:rsidR="009563CB" w:rsidRPr="006F260B">
              <w:rPr>
                <w:szCs w:val="20"/>
                <w:lang w:val="en-GB"/>
              </w:rPr>
              <w:t>NOT_</w:t>
            </w:r>
            <w:r w:rsidR="009563CB" w:rsidRPr="006F260B">
              <w:rPr>
                <w:rFonts w:hint="eastAsia"/>
                <w:szCs w:val="20"/>
                <w:lang w:val="en-GB"/>
              </w:rPr>
              <w:t>OK</w:t>
            </w:r>
            <w:r w:rsidR="009563CB" w:rsidRPr="006F260B">
              <w:rPr>
                <w:szCs w:val="20"/>
                <w:lang w:val="en-GB"/>
              </w:rPr>
              <w:t xml:space="preserve">, report DET error </w:t>
            </w:r>
            <w:r w:rsidR="000F4E6D">
              <w:rPr>
                <w:szCs w:val="20"/>
              </w:rPr>
              <w:t>PROTOCONV</w:t>
            </w:r>
            <w:r w:rsidR="009563CB" w:rsidRPr="004C2BD6">
              <w:rPr>
                <w:szCs w:val="20"/>
              </w:rPr>
              <w:t>_</w:t>
            </w:r>
            <w:r w:rsidR="009563CB" w:rsidRPr="00171BEB">
              <w:rPr>
                <w:szCs w:val="20"/>
              </w:rPr>
              <w:t xml:space="preserve">E_FILTER </w:t>
            </w:r>
            <w:r w:rsidR="009563CB" w:rsidRPr="006F260B">
              <w:rPr>
                <w:szCs w:val="20"/>
              </w:rPr>
              <w:t xml:space="preserve">(if </w:t>
            </w:r>
            <w:r w:rsidR="000F4E6D">
              <w:rPr>
                <w:szCs w:val="20"/>
              </w:rPr>
              <w:t>PROTOCONV</w:t>
            </w:r>
            <w:r w:rsidR="009563CB" w:rsidRPr="006F260B">
              <w:rPr>
                <w:szCs w:val="20"/>
              </w:rPr>
              <w:t>_DEV_ERROR_DETECT == STD_ON)</w:t>
            </w:r>
            <w:r w:rsidRPr="00171BEB">
              <w:rPr>
                <w:szCs w:val="20"/>
              </w:rPr>
              <w:t xml:space="preserve"> and exit</w:t>
            </w:r>
            <w:r w:rsidR="009563CB">
              <w:rPr>
                <w:szCs w:val="20"/>
              </w:rPr>
              <w:t>.</w:t>
            </w:r>
          </w:p>
          <w:p w14:paraId="2970B937" w14:textId="143BED6D" w:rsidR="00FE396D" w:rsidRPr="00DF0F5A" w:rsidRDefault="002C52A1" w:rsidP="00220AA3">
            <w:pPr>
              <w:tabs>
                <w:tab w:val="clear" w:pos="864"/>
              </w:tabs>
              <w:jc w:val="left"/>
              <w:rPr>
                <w:szCs w:val="20"/>
              </w:rPr>
            </w:pPr>
            <w:r w:rsidRPr="00DF0F5A">
              <w:rPr>
                <w:rFonts w:hint="eastAsia"/>
                <w:szCs w:val="20"/>
              </w:rPr>
              <w:t>・</w:t>
            </w:r>
            <w:r w:rsidR="00FE396D" w:rsidRPr="00DF0F5A">
              <w:rPr>
                <w:szCs w:val="20"/>
              </w:rPr>
              <w:t>Returns E_OK if the process ends normally</w:t>
            </w:r>
          </w:p>
        </w:tc>
      </w:tr>
      <w:tr w:rsidR="00CF4731" w:rsidRPr="00506DC0" w14:paraId="1A10F425"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424965" w14:textId="77777777" w:rsidR="00CF4731" w:rsidRPr="00DF0F5A" w:rsidRDefault="00CF4731" w:rsidP="000D256D">
            <w:pPr>
              <w:jc w:val="left"/>
              <w:rPr>
                <w:rFonts w:eastAsia="Meiryo UI" w:cs="Arial"/>
                <w:b/>
                <w:bCs/>
                <w:szCs w:val="20"/>
              </w:rPr>
            </w:pPr>
            <w:r w:rsidRPr="00DF0F5A">
              <w:rPr>
                <w:b/>
                <w:bCs/>
                <w:szCs w:val="20"/>
              </w:rPr>
              <w:lastRenderedPageBreak/>
              <w:t>Preconditions</w:t>
            </w:r>
          </w:p>
        </w:tc>
        <w:tc>
          <w:tcPr>
            <w:tcW w:w="8317" w:type="dxa"/>
            <w:gridSpan w:val="5"/>
            <w:tcBorders>
              <w:top w:val="single" w:sz="4" w:space="0" w:color="auto"/>
              <w:left w:val="single" w:sz="4" w:space="0" w:color="auto"/>
              <w:bottom w:val="single" w:sz="4" w:space="0" w:color="auto"/>
              <w:right w:val="single" w:sz="4" w:space="0" w:color="auto"/>
            </w:tcBorders>
            <w:hideMark/>
          </w:tcPr>
          <w:p w14:paraId="5F0691B7" w14:textId="6B25BE0C" w:rsidR="00D81AA9" w:rsidRPr="00DF0F5A" w:rsidRDefault="00D81AA9" w:rsidP="00220AA3">
            <w:pPr>
              <w:jc w:val="left"/>
              <w:rPr>
                <w:szCs w:val="20"/>
              </w:rPr>
            </w:pPr>
            <w:r w:rsidRPr="00DF0F5A">
              <w:rPr>
                <w:szCs w:val="20"/>
              </w:rPr>
              <w:t>Initialized state</w:t>
            </w:r>
          </w:p>
        </w:tc>
      </w:tr>
      <w:tr w:rsidR="00CF4731" w:rsidRPr="00506DC0" w14:paraId="1F777E6F" w14:textId="77777777" w:rsidTr="000A4763">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73010B" w14:textId="77777777" w:rsidR="00CF4731" w:rsidRPr="00DF0F5A" w:rsidRDefault="00CF4731" w:rsidP="000D256D">
            <w:pPr>
              <w:jc w:val="left"/>
              <w:rPr>
                <w:rFonts w:eastAsia="Meiryo UI" w:cs="Arial"/>
                <w:b/>
                <w:bCs/>
                <w:szCs w:val="20"/>
              </w:rPr>
            </w:pPr>
            <w:r w:rsidRPr="00DF0F5A">
              <w:rPr>
                <w:b/>
                <w:bCs/>
                <w:szCs w:val="20"/>
              </w:rPr>
              <w:t>Remarks</w:t>
            </w:r>
          </w:p>
        </w:tc>
        <w:tc>
          <w:tcPr>
            <w:tcW w:w="8317" w:type="dxa"/>
            <w:gridSpan w:val="5"/>
            <w:tcBorders>
              <w:top w:val="single" w:sz="4" w:space="0" w:color="auto"/>
              <w:left w:val="single" w:sz="4" w:space="0" w:color="auto"/>
              <w:bottom w:val="single" w:sz="4" w:space="0" w:color="auto"/>
              <w:right w:val="single" w:sz="4" w:space="0" w:color="auto"/>
            </w:tcBorders>
            <w:hideMark/>
          </w:tcPr>
          <w:p w14:paraId="31FBAF0E" w14:textId="77777777" w:rsidR="00CF4731" w:rsidRPr="00DF0F5A" w:rsidRDefault="00CF4731" w:rsidP="00220AA3">
            <w:pPr>
              <w:jc w:val="left"/>
              <w:rPr>
                <w:rFonts w:eastAsia="Meiryo UI"/>
                <w:szCs w:val="20"/>
              </w:rPr>
            </w:pPr>
            <w:r w:rsidRPr="00DF0F5A">
              <w:rPr>
                <w:szCs w:val="20"/>
              </w:rPr>
              <w:t>N/A</w:t>
            </w:r>
          </w:p>
        </w:tc>
      </w:tr>
      <w:tr w:rsidR="0006598F" w:rsidRPr="00506DC0" w14:paraId="2ED9519C" w14:textId="77777777" w:rsidTr="000A4763">
        <w:trPr>
          <w:trHeight w:val="28"/>
          <w:jc w:val="center"/>
        </w:trPr>
        <w:tc>
          <w:tcPr>
            <w:tcW w:w="1714" w:type="dxa"/>
            <w:vMerge w:val="restart"/>
            <w:tcBorders>
              <w:left w:val="single" w:sz="4" w:space="0" w:color="auto"/>
              <w:right w:val="single" w:sz="4" w:space="0" w:color="auto"/>
            </w:tcBorders>
            <w:shd w:val="clear" w:color="auto" w:fill="D9D9D9" w:themeFill="background1" w:themeFillShade="D9"/>
          </w:tcPr>
          <w:p w14:paraId="23A82B8B" w14:textId="2FB4AE34" w:rsidR="0006598F" w:rsidRPr="00DF0F5A" w:rsidRDefault="0006598F" w:rsidP="00220AA3">
            <w:pPr>
              <w:jc w:val="left"/>
              <w:rPr>
                <w:b/>
                <w:bCs/>
                <w:szCs w:val="20"/>
              </w:rPr>
            </w:pPr>
            <w:r w:rsidRPr="006F260B">
              <w:rPr>
                <w:rFonts w:cs="Arial"/>
                <w:b/>
                <w:bCs/>
                <w:szCs w:val="20"/>
              </w:rPr>
              <w:t>DET/DEM Errors Handled</w:t>
            </w:r>
          </w:p>
        </w:tc>
        <w:tc>
          <w:tcPr>
            <w:tcW w:w="4759" w:type="dxa"/>
            <w:gridSpan w:val="4"/>
            <w:tcBorders>
              <w:top w:val="single" w:sz="4" w:space="0" w:color="auto"/>
              <w:left w:val="single" w:sz="4" w:space="0" w:color="auto"/>
              <w:bottom w:val="single" w:sz="4" w:space="0" w:color="auto"/>
              <w:right w:val="single" w:sz="4" w:space="0" w:color="auto"/>
            </w:tcBorders>
          </w:tcPr>
          <w:p w14:paraId="509E51B8" w14:textId="26E60343" w:rsidR="0006598F" w:rsidRPr="00DF0F5A" w:rsidRDefault="0006598F" w:rsidP="00220AA3">
            <w:pPr>
              <w:jc w:val="left"/>
              <w:rPr>
                <w:szCs w:val="20"/>
              </w:rPr>
            </w:pPr>
            <w:r>
              <w:rPr>
                <w:rFonts w:cs="Arial"/>
                <w:color w:val="000000"/>
                <w:szCs w:val="20"/>
              </w:rPr>
              <w:t>PROTOCONV_E_TRANS</w:t>
            </w:r>
          </w:p>
        </w:tc>
        <w:tc>
          <w:tcPr>
            <w:tcW w:w="3558" w:type="dxa"/>
            <w:tcBorders>
              <w:top w:val="single" w:sz="4" w:space="0" w:color="auto"/>
              <w:left w:val="single" w:sz="4" w:space="0" w:color="auto"/>
              <w:bottom w:val="single" w:sz="4" w:space="0" w:color="auto"/>
              <w:right w:val="single" w:sz="4" w:space="0" w:color="auto"/>
            </w:tcBorders>
          </w:tcPr>
          <w:p w14:paraId="059B38A9" w14:textId="4F85FD33" w:rsidR="0006598F" w:rsidRPr="00DF0F5A" w:rsidRDefault="0006598F" w:rsidP="00220AA3">
            <w:pPr>
              <w:jc w:val="left"/>
              <w:rPr>
                <w:szCs w:val="20"/>
              </w:rPr>
            </w:pPr>
            <w:r>
              <w:rPr>
                <w:rFonts w:cs="Arial"/>
                <w:color w:val="000000"/>
                <w:szCs w:val="20"/>
              </w:rPr>
              <w:t>Transmit Error</w:t>
            </w:r>
          </w:p>
        </w:tc>
      </w:tr>
      <w:tr w:rsidR="0006598F" w:rsidRPr="00506DC0" w14:paraId="7093DA10"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621C9993" w14:textId="77777777" w:rsidR="0006598F" w:rsidRPr="00DF0F5A" w:rsidRDefault="0006598F" w:rsidP="00220AA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58B6D207" w14:textId="6B5A5B70" w:rsidR="0006598F" w:rsidRPr="00DF0F5A" w:rsidRDefault="0006598F" w:rsidP="00220AA3">
            <w:pPr>
              <w:jc w:val="left"/>
              <w:rPr>
                <w:szCs w:val="20"/>
              </w:rPr>
            </w:pPr>
            <w:r>
              <w:rPr>
                <w:rFonts w:cs="Arial"/>
                <w:color w:val="000000"/>
                <w:szCs w:val="20"/>
              </w:rPr>
              <w:t>PROTOCONV_E_BSWNOTIFY</w:t>
            </w:r>
          </w:p>
        </w:tc>
        <w:tc>
          <w:tcPr>
            <w:tcW w:w="3558" w:type="dxa"/>
            <w:tcBorders>
              <w:top w:val="single" w:sz="4" w:space="0" w:color="auto"/>
              <w:left w:val="single" w:sz="4" w:space="0" w:color="auto"/>
              <w:bottom w:val="single" w:sz="4" w:space="0" w:color="auto"/>
              <w:right w:val="single" w:sz="4" w:space="0" w:color="auto"/>
            </w:tcBorders>
          </w:tcPr>
          <w:p w14:paraId="7E3C7650" w14:textId="1E95EC49" w:rsidR="0006598F" w:rsidRPr="00DF0F5A" w:rsidRDefault="0006598F" w:rsidP="00220AA3">
            <w:pPr>
              <w:jc w:val="left"/>
              <w:rPr>
                <w:szCs w:val="20"/>
              </w:rPr>
            </w:pPr>
            <w:r>
              <w:rPr>
                <w:rFonts w:cs="Arial"/>
                <w:color w:val="000000"/>
                <w:szCs w:val="20"/>
              </w:rPr>
              <w:t>BSW Notification Error</w:t>
            </w:r>
          </w:p>
        </w:tc>
      </w:tr>
      <w:tr w:rsidR="0006598F" w:rsidRPr="00506DC0" w14:paraId="2EEDEA86"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73219384" w14:textId="77777777" w:rsidR="0006598F" w:rsidRPr="00DF0F5A" w:rsidRDefault="0006598F" w:rsidP="00220AA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4ED21EB7" w14:textId="44301ED1" w:rsidR="0006598F" w:rsidRPr="00DF0F5A" w:rsidRDefault="0006598F" w:rsidP="00220AA3">
            <w:pPr>
              <w:jc w:val="left"/>
              <w:rPr>
                <w:szCs w:val="20"/>
              </w:rPr>
            </w:pPr>
            <w:r>
              <w:rPr>
                <w:rFonts w:cs="Arial"/>
                <w:color w:val="000000"/>
                <w:szCs w:val="20"/>
              </w:rPr>
              <w:t>PROTOCONV_E_IPCKSUM</w:t>
            </w:r>
          </w:p>
        </w:tc>
        <w:tc>
          <w:tcPr>
            <w:tcW w:w="3558" w:type="dxa"/>
            <w:tcBorders>
              <w:top w:val="single" w:sz="4" w:space="0" w:color="auto"/>
              <w:left w:val="single" w:sz="4" w:space="0" w:color="auto"/>
              <w:bottom w:val="single" w:sz="4" w:space="0" w:color="auto"/>
              <w:right w:val="single" w:sz="4" w:space="0" w:color="auto"/>
            </w:tcBorders>
          </w:tcPr>
          <w:p w14:paraId="6A252AF5" w14:textId="3BCB0CDC" w:rsidR="0006598F" w:rsidRPr="00DF0F5A" w:rsidRDefault="0006598F" w:rsidP="00220AA3">
            <w:pPr>
              <w:jc w:val="left"/>
              <w:rPr>
                <w:szCs w:val="20"/>
              </w:rPr>
            </w:pPr>
            <w:r>
              <w:rPr>
                <w:rFonts w:cs="Arial"/>
                <w:color w:val="000000"/>
                <w:szCs w:val="20"/>
              </w:rPr>
              <w:t>IP Header Checksum Error</w:t>
            </w:r>
          </w:p>
        </w:tc>
      </w:tr>
      <w:tr w:rsidR="0006598F" w:rsidRPr="00506DC0" w14:paraId="07C619F9"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784AD145" w14:textId="77777777" w:rsidR="0006598F" w:rsidRPr="00DF0F5A" w:rsidRDefault="0006598F" w:rsidP="00220AA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27BDFE9C" w14:textId="7B967196" w:rsidR="0006598F" w:rsidRPr="00DF0F5A" w:rsidRDefault="0006598F" w:rsidP="00220AA3">
            <w:pPr>
              <w:jc w:val="left"/>
              <w:rPr>
                <w:szCs w:val="20"/>
              </w:rPr>
            </w:pPr>
            <w:r>
              <w:rPr>
                <w:rFonts w:cs="Arial"/>
                <w:color w:val="000000"/>
                <w:szCs w:val="20"/>
              </w:rPr>
              <w:t>PROTOCONV_E_UDPCKSUM</w:t>
            </w:r>
          </w:p>
        </w:tc>
        <w:tc>
          <w:tcPr>
            <w:tcW w:w="3558" w:type="dxa"/>
            <w:tcBorders>
              <w:top w:val="single" w:sz="4" w:space="0" w:color="auto"/>
              <w:left w:val="single" w:sz="4" w:space="0" w:color="auto"/>
              <w:bottom w:val="single" w:sz="4" w:space="0" w:color="auto"/>
              <w:right w:val="single" w:sz="4" w:space="0" w:color="auto"/>
            </w:tcBorders>
          </w:tcPr>
          <w:p w14:paraId="694B45EA" w14:textId="17BB50E4" w:rsidR="0006598F" w:rsidRPr="00DF0F5A" w:rsidRDefault="0006598F" w:rsidP="00220AA3">
            <w:pPr>
              <w:jc w:val="left"/>
              <w:rPr>
                <w:szCs w:val="20"/>
              </w:rPr>
            </w:pPr>
            <w:r>
              <w:rPr>
                <w:rFonts w:cs="Arial"/>
                <w:color w:val="000000"/>
                <w:szCs w:val="20"/>
              </w:rPr>
              <w:t>UDP Header Checksum Error</w:t>
            </w:r>
          </w:p>
        </w:tc>
      </w:tr>
      <w:tr w:rsidR="0006598F" w:rsidRPr="00506DC0" w14:paraId="177DA05A"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55DF1184" w14:textId="77777777" w:rsidR="0006598F" w:rsidRPr="00DF0F5A" w:rsidRDefault="0006598F" w:rsidP="00220AA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5EE50D43" w14:textId="237377B1" w:rsidR="0006598F" w:rsidRPr="00DF0F5A" w:rsidRDefault="0006598F" w:rsidP="00220AA3">
            <w:pPr>
              <w:jc w:val="left"/>
              <w:rPr>
                <w:szCs w:val="20"/>
              </w:rPr>
            </w:pPr>
            <w:r>
              <w:rPr>
                <w:rFonts w:cs="Arial"/>
                <w:color w:val="000000"/>
                <w:szCs w:val="20"/>
              </w:rPr>
              <w:t>PROTOCONV_E_PACKEDCAN</w:t>
            </w:r>
          </w:p>
        </w:tc>
        <w:tc>
          <w:tcPr>
            <w:tcW w:w="3558" w:type="dxa"/>
            <w:tcBorders>
              <w:top w:val="single" w:sz="4" w:space="0" w:color="auto"/>
              <w:left w:val="single" w:sz="4" w:space="0" w:color="auto"/>
              <w:bottom w:val="single" w:sz="4" w:space="0" w:color="auto"/>
              <w:right w:val="single" w:sz="4" w:space="0" w:color="auto"/>
            </w:tcBorders>
          </w:tcPr>
          <w:p w14:paraId="69AFC74C" w14:textId="0F37555A" w:rsidR="0006598F" w:rsidRPr="00DF0F5A" w:rsidRDefault="0006598F" w:rsidP="00220AA3">
            <w:pPr>
              <w:jc w:val="left"/>
              <w:rPr>
                <w:szCs w:val="20"/>
              </w:rPr>
            </w:pPr>
            <w:r>
              <w:rPr>
                <w:rFonts w:cs="Arial"/>
                <w:color w:val="000000"/>
                <w:szCs w:val="20"/>
              </w:rPr>
              <w:t>Packed CAN Frame Error</w:t>
            </w:r>
          </w:p>
        </w:tc>
      </w:tr>
      <w:tr w:rsidR="0006598F" w:rsidRPr="00506DC0" w14:paraId="37FB6630"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2E6215E4" w14:textId="77777777" w:rsidR="0006598F" w:rsidRPr="00DF0F5A" w:rsidRDefault="0006598F" w:rsidP="000A476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03EE9064" w14:textId="2531B751" w:rsidR="0006598F" w:rsidRDefault="0006598F" w:rsidP="000A4763">
            <w:pPr>
              <w:jc w:val="left"/>
              <w:rPr>
                <w:rFonts w:cs="Arial"/>
                <w:color w:val="000000"/>
                <w:szCs w:val="20"/>
              </w:rPr>
            </w:pPr>
            <w:r>
              <w:rPr>
                <w:rFonts w:cs="Arial"/>
                <w:color w:val="000000"/>
                <w:szCs w:val="20"/>
              </w:rPr>
              <w:t>PROTOCONV_E_PACKEDLIN</w:t>
            </w:r>
          </w:p>
        </w:tc>
        <w:tc>
          <w:tcPr>
            <w:tcW w:w="3558" w:type="dxa"/>
            <w:tcBorders>
              <w:top w:val="single" w:sz="4" w:space="0" w:color="auto"/>
              <w:left w:val="single" w:sz="4" w:space="0" w:color="auto"/>
              <w:bottom w:val="single" w:sz="4" w:space="0" w:color="auto"/>
              <w:right w:val="single" w:sz="4" w:space="0" w:color="auto"/>
            </w:tcBorders>
          </w:tcPr>
          <w:p w14:paraId="72260785" w14:textId="1713966D" w:rsidR="0006598F" w:rsidRDefault="0006598F" w:rsidP="000A4763">
            <w:pPr>
              <w:jc w:val="left"/>
              <w:rPr>
                <w:rFonts w:cs="Arial"/>
                <w:color w:val="000000"/>
                <w:szCs w:val="20"/>
              </w:rPr>
            </w:pPr>
            <w:r>
              <w:rPr>
                <w:rFonts w:cs="Arial"/>
                <w:color w:val="000000"/>
                <w:szCs w:val="20"/>
              </w:rPr>
              <w:t>Packed LIN Frame Error</w:t>
            </w:r>
          </w:p>
        </w:tc>
      </w:tr>
      <w:tr w:rsidR="0006598F" w:rsidRPr="00506DC0" w14:paraId="70D9AA4F"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42DA4A48" w14:textId="77777777" w:rsidR="0006598F" w:rsidRPr="00DF0F5A" w:rsidRDefault="0006598F" w:rsidP="000A4763">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4B608AA4" w14:textId="3F426B86" w:rsidR="0006598F" w:rsidRDefault="0006598F" w:rsidP="000A4763">
            <w:pPr>
              <w:jc w:val="left"/>
              <w:rPr>
                <w:rFonts w:cs="Arial"/>
                <w:color w:val="000000"/>
                <w:szCs w:val="20"/>
              </w:rPr>
            </w:pPr>
            <w:r>
              <w:rPr>
                <w:rFonts w:cs="Arial"/>
                <w:color w:val="000000"/>
                <w:szCs w:val="20"/>
              </w:rPr>
              <w:t>PROTOCONV_E_PACKEDPORT</w:t>
            </w:r>
          </w:p>
        </w:tc>
        <w:tc>
          <w:tcPr>
            <w:tcW w:w="3558" w:type="dxa"/>
            <w:tcBorders>
              <w:top w:val="single" w:sz="4" w:space="0" w:color="auto"/>
              <w:left w:val="single" w:sz="4" w:space="0" w:color="auto"/>
              <w:bottom w:val="single" w:sz="4" w:space="0" w:color="auto"/>
              <w:right w:val="single" w:sz="4" w:space="0" w:color="auto"/>
            </w:tcBorders>
          </w:tcPr>
          <w:p w14:paraId="51B3914A" w14:textId="33D9037D" w:rsidR="0006598F" w:rsidRDefault="0006598F" w:rsidP="000A4763">
            <w:pPr>
              <w:jc w:val="left"/>
              <w:rPr>
                <w:rFonts w:cs="Arial"/>
                <w:color w:val="000000"/>
                <w:szCs w:val="20"/>
              </w:rPr>
            </w:pPr>
            <w:r>
              <w:rPr>
                <w:rFonts w:cs="Arial"/>
                <w:color w:val="000000"/>
                <w:szCs w:val="20"/>
              </w:rPr>
              <w:t>Packed Parallel Port Frame Error</w:t>
            </w:r>
          </w:p>
        </w:tc>
      </w:tr>
      <w:tr w:rsidR="0006598F" w:rsidRPr="00506DC0" w14:paraId="224722BB" w14:textId="77777777" w:rsidTr="000A4763">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4C82E9EC" w14:textId="77777777" w:rsidR="0006598F" w:rsidRPr="00DF0F5A" w:rsidRDefault="0006598F" w:rsidP="00227305">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5554D77A" w14:textId="2D23F6EC" w:rsidR="0006598F" w:rsidRDefault="0006598F" w:rsidP="00227305">
            <w:pPr>
              <w:jc w:val="left"/>
              <w:rPr>
                <w:rFonts w:cs="Arial"/>
                <w:color w:val="000000"/>
                <w:szCs w:val="20"/>
              </w:rPr>
            </w:pPr>
            <w:r>
              <w:rPr>
                <w:rFonts w:cs="Arial"/>
                <w:color w:val="000000"/>
                <w:szCs w:val="20"/>
              </w:rPr>
              <w:t>PROTOCONV_E_PACKEDMSG</w:t>
            </w:r>
          </w:p>
        </w:tc>
        <w:tc>
          <w:tcPr>
            <w:tcW w:w="3558" w:type="dxa"/>
            <w:tcBorders>
              <w:top w:val="single" w:sz="4" w:space="0" w:color="auto"/>
              <w:left w:val="single" w:sz="4" w:space="0" w:color="auto"/>
              <w:bottom w:val="single" w:sz="4" w:space="0" w:color="auto"/>
              <w:right w:val="single" w:sz="4" w:space="0" w:color="auto"/>
            </w:tcBorders>
          </w:tcPr>
          <w:p w14:paraId="32DB4DDF" w14:textId="75B7446E" w:rsidR="0006598F" w:rsidRDefault="0006598F" w:rsidP="00227305">
            <w:pPr>
              <w:jc w:val="left"/>
              <w:rPr>
                <w:rFonts w:cs="Arial"/>
                <w:color w:val="000000"/>
                <w:szCs w:val="20"/>
              </w:rPr>
            </w:pPr>
            <w:r>
              <w:rPr>
                <w:rFonts w:cs="Arial"/>
                <w:color w:val="000000"/>
                <w:szCs w:val="20"/>
              </w:rPr>
              <w:t>Packed CAN/LIN/Port Frame Error</w:t>
            </w:r>
          </w:p>
        </w:tc>
      </w:tr>
      <w:tr w:rsidR="0006598F" w:rsidRPr="00506DC0" w14:paraId="4AD3A6A3" w14:textId="77777777" w:rsidTr="001130DC">
        <w:trPr>
          <w:trHeight w:val="28"/>
          <w:jc w:val="center"/>
        </w:trPr>
        <w:tc>
          <w:tcPr>
            <w:tcW w:w="1714" w:type="dxa"/>
            <w:vMerge/>
            <w:tcBorders>
              <w:left w:val="single" w:sz="4" w:space="0" w:color="auto"/>
              <w:right w:val="single" w:sz="4" w:space="0" w:color="auto"/>
            </w:tcBorders>
            <w:shd w:val="clear" w:color="auto" w:fill="D9D9D9" w:themeFill="background1" w:themeFillShade="D9"/>
          </w:tcPr>
          <w:p w14:paraId="2203585F" w14:textId="77777777" w:rsidR="0006598F" w:rsidRPr="00DF0F5A" w:rsidRDefault="0006598F" w:rsidP="00227305">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75E653C1" w14:textId="40754A2E" w:rsidR="0006598F" w:rsidRPr="00DF0F5A" w:rsidRDefault="0006598F" w:rsidP="00227305">
            <w:pPr>
              <w:jc w:val="left"/>
              <w:rPr>
                <w:szCs w:val="20"/>
              </w:rPr>
            </w:pPr>
            <w:r>
              <w:rPr>
                <w:rFonts w:cs="Arial"/>
                <w:color w:val="000000"/>
                <w:szCs w:val="20"/>
              </w:rPr>
              <w:t>PROTOCONV_E_FILTER</w:t>
            </w:r>
          </w:p>
        </w:tc>
        <w:tc>
          <w:tcPr>
            <w:tcW w:w="3558" w:type="dxa"/>
            <w:tcBorders>
              <w:top w:val="single" w:sz="4" w:space="0" w:color="auto"/>
              <w:left w:val="single" w:sz="4" w:space="0" w:color="auto"/>
              <w:bottom w:val="single" w:sz="4" w:space="0" w:color="auto"/>
              <w:right w:val="single" w:sz="4" w:space="0" w:color="auto"/>
            </w:tcBorders>
          </w:tcPr>
          <w:p w14:paraId="7561FA7E" w14:textId="375DE624" w:rsidR="0006598F" w:rsidRPr="00DF0F5A" w:rsidRDefault="0006598F" w:rsidP="00227305">
            <w:pPr>
              <w:jc w:val="left"/>
              <w:rPr>
                <w:szCs w:val="20"/>
              </w:rPr>
            </w:pPr>
            <w:r>
              <w:rPr>
                <w:rFonts w:cs="Arial"/>
                <w:color w:val="000000"/>
                <w:szCs w:val="20"/>
              </w:rPr>
              <w:t>Filtered and discarded</w:t>
            </w:r>
          </w:p>
        </w:tc>
      </w:tr>
      <w:tr w:rsidR="0006598F" w:rsidRPr="00506DC0" w14:paraId="4A1AE314" w14:textId="77777777" w:rsidTr="000A4763">
        <w:trPr>
          <w:trHeight w:val="28"/>
          <w:jc w:val="center"/>
        </w:trPr>
        <w:tc>
          <w:tcPr>
            <w:tcW w:w="1714" w:type="dxa"/>
            <w:vMerge/>
            <w:tcBorders>
              <w:left w:val="single" w:sz="4" w:space="0" w:color="auto"/>
              <w:bottom w:val="single" w:sz="4" w:space="0" w:color="auto"/>
              <w:right w:val="single" w:sz="4" w:space="0" w:color="auto"/>
            </w:tcBorders>
            <w:shd w:val="clear" w:color="auto" w:fill="D9D9D9" w:themeFill="background1" w:themeFillShade="D9"/>
          </w:tcPr>
          <w:p w14:paraId="71A21971" w14:textId="77777777" w:rsidR="0006598F" w:rsidRPr="00DF0F5A" w:rsidRDefault="0006598F" w:rsidP="0006598F">
            <w:pPr>
              <w:jc w:val="left"/>
              <w:rPr>
                <w:b/>
                <w:bCs/>
                <w:szCs w:val="20"/>
              </w:rPr>
            </w:pPr>
          </w:p>
        </w:tc>
        <w:tc>
          <w:tcPr>
            <w:tcW w:w="4759" w:type="dxa"/>
            <w:gridSpan w:val="4"/>
            <w:tcBorders>
              <w:top w:val="single" w:sz="4" w:space="0" w:color="auto"/>
              <w:left w:val="single" w:sz="4" w:space="0" w:color="auto"/>
              <w:bottom w:val="single" w:sz="4" w:space="0" w:color="auto"/>
              <w:right w:val="single" w:sz="4" w:space="0" w:color="auto"/>
            </w:tcBorders>
          </w:tcPr>
          <w:p w14:paraId="72B6FBC9" w14:textId="7C615B78" w:rsidR="0006598F" w:rsidRDefault="0006598F" w:rsidP="0006598F">
            <w:pPr>
              <w:jc w:val="left"/>
              <w:rPr>
                <w:rFonts w:cs="Arial"/>
                <w:color w:val="000000"/>
                <w:szCs w:val="20"/>
              </w:rPr>
            </w:pPr>
            <w:r w:rsidRPr="00F747E7">
              <w:rPr>
                <w:rFonts w:cs="Arial"/>
                <w:color w:val="000000"/>
                <w:szCs w:val="20"/>
              </w:rPr>
              <w:t>PROTOCONV_E_CFG_ACFTYPE</w:t>
            </w:r>
          </w:p>
        </w:tc>
        <w:tc>
          <w:tcPr>
            <w:tcW w:w="3558" w:type="dxa"/>
            <w:tcBorders>
              <w:top w:val="single" w:sz="4" w:space="0" w:color="auto"/>
              <w:left w:val="single" w:sz="4" w:space="0" w:color="auto"/>
              <w:bottom w:val="single" w:sz="4" w:space="0" w:color="auto"/>
              <w:right w:val="single" w:sz="4" w:space="0" w:color="auto"/>
            </w:tcBorders>
          </w:tcPr>
          <w:p w14:paraId="70E6320C" w14:textId="3DFEF7FD" w:rsidR="0006598F" w:rsidRDefault="0006598F" w:rsidP="0006598F">
            <w:pPr>
              <w:jc w:val="left"/>
              <w:rPr>
                <w:rFonts w:cs="Arial"/>
                <w:color w:val="000000"/>
                <w:szCs w:val="20"/>
              </w:rPr>
            </w:pPr>
            <w:r>
              <w:rPr>
                <w:rFonts w:cs="Arial"/>
                <w:color w:val="000000"/>
                <w:szCs w:val="20"/>
              </w:rPr>
              <w:t>I</w:t>
            </w:r>
            <w:r w:rsidRPr="00F747E7">
              <w:rPr>
                <w:rFonts w:cs="Arial"/>
                <w:color w:val="000000"/>
                <w:szCs w:val="20"/>
              </w:rPr>
              <w:t>ncorrect or non-supported ACF type</w:t>
            </w:r>
          </w:p>
        </w:tc>
      </w:tr>
    </w:tbl>
    <w:p w14:paraId="3777F365" w14:textId="77777777" w:rsidR="00664025" w:rsidRDefault="00664025" w:rsidP="00664025">
      <w:pPr>
        <w:pStyle w:val="RefIDs"/>
      </w:pPr>
      <w:r w:rsidRPr="00C20FCB">
        <w:t xml:space="preserve">[Covers: </w:t>
      </w:r>
      <w:r w:rsidRPr="00992417">
        <w:t>req-8552172-00905318</w:t>
      </w:r>
      <w:r w:rsidRPr="00C20FCB">
        <w:t>]</w:t>
      </w:r>
    </w:p>
    <w:p w14:paraId="7D54C0DE" w14:textId="5BE3201F" w:rsidR="00664025" w:rsidRDefault="00664025" w:rsidP="00664025">
      <w:pPr>
        <w:pStyle w:val="RefIDs"/>
      </w:pPr>
      <w:r w:rsidRPr="00C20FCB">
        <w:t xml:space="preserve">[Covers: </w:t>
      </w:r>
      <w:r w:rsidRPr="00992417">
        <w:t>req-8552172-0090531</w:t>
      </w:r>
      <w:r>
        <w:t>9</w:t>
      </w:r>
      <w:r w:rsidRPr="00C20FCB">
        <w:t>]</w:t>
      </w:r>
    </w:p>
    <w:p w14:paraId="71E7D95B" w14:textId="77777777" w:rsidR="00C0232E" w:rsidRDefault="00C0232E" w:rsidP="00C0232E">
      <w:pPr>
        <w:pStyle w:val="RefIDs"/>
      </w:pPr>
      <w:r w:rsidRPr="00C20FCB">
        <w:t xml:space="preserve">[Covers: </w:t>
      </w:r>
      <w:r w:rsidRPr="00992417">
        <w:t>req-8552172-009053</w:t>
      </w:r>
      <w:r>
        <w:t>20</w:t>
      </w:r>
      <w:r w:rsidRPr="00C20FCB">
        <w:t>]</w:t>
      </w:r>
    </w:p>
    <w:p w14:paraId="1B80BCF5" w14:textId="2C87C1FC" w:rsidR="00C0232E" w:rsidRPr="00C0232E" w:rsidRDefault="00C0232E" w:rsidP="00C0232E">
      <w:pPr>
        <w:pStyle w:val="RefIDs"/>
        <w:rPr>
          <w:lang w:eastAsia="en-US"/>
        </w:rPr>
      </w:pPr>
      <w:r w:rsidRPr="00C20FCB">
        <w:t xml:space="preserve">[Covers: </w:t>
      </w:r>
      <w:r w:rsidRPr="00992417">
        <w:t>req-8552172-009053</w:t>
      </w:r>
      <w:r>
        <w:t>21</w:t>
      </w:r>
      <w:r w:rsidRPr="00C20FCB">
        <w:t>]</w:t>
      </w:r>
    </w:p>
    <w:p w14:paraId="0C3AC4BE" w14:textId="7432A758" w:rsidR="002F7C78" w:rsidRDefault="002F7C78" w:rsidP="002F7C78">
      <w:pPr>
        <w:pStyle w:val="RefIDs"/>
        <w:rPr>
          <w:lang w:eastAsia="en-US"/>
        </w:rPr>
      </w:pPr>
      <w:r w:rsidRPr="00696D29">
        <w:rPr>
          <w:lang w:eastAsia="en-US"/>
        </w:rPr>
        <w:t xml:space="preserve">[Covers: </w:t>
      </w:r>
      <w:r w:rsidRPr="002F7C78">
        <w:rPr>
          <w:lang w:eastAsia="en-US"/>
        </w:rPr>
        <w:t>req-8552172-00905221</w:t>
      </w:r>
      <w:r w:rsidRPr="00696D29">
        <w:rPr>
          <w:lang w:eastAsia="en-US"/>
        </w:rPr>
        <w:t>]</w:t>
      </w:r>
    </w:p>
    <w:p w14:paraId="20F7B807" w14:textId="154179F7" w:rsidR="00200CEF" w:rsidRDefault="00DC4B37" w:rsidP="00AF1F9A">
      <w:pPr>
        <w:pStyle w:val="RefIDs"/>
        <w:rPr>
          <w:lang w:eastAsia="en-US"/>
        </w:rPr>
      </w:pPr>
      <w:r w:rsidRPr="00696D29">
        <w:rPr>
          <w:lang w:eastAsia="en-US"/>
        </w:rPr>
        <w:t xml:space="preserve">[Covers: </w:t>
      </w:r>
      <w:r w:rsidR="00883E84">
        <w:rPr>
          <w:lang w:eastAsia="en-US"/>
        </w:rPr>
        <w:t>req-8552172-00903613</w:t>
      </w:r>
      <w:r w:rsidRPr="00696D29">
        <w:rPr>
          <w:lang w:eastAsia="en-US"/>
        </w:rPr>
        <w:t>]</w:t>
      </w:r>
    </w:p>
    <w:p w14:paraId="2800E2BB" w14:textId="153D32DE" w:rsidR="0051630B" w:rsidRDefault="0051630B" w:rsidP="0051630B">
      <w:pPr>
        <w:pStyle w:val="RefIDs"/>
        <w:rPr>
          <w:lang w:eastAsia="en-US"/>
        </w:rPr>
      </w:pPr>
      <w:r w:rsidRPr="00696D29">
        <w:rPr>
          <w:lang w:eastAsia="en-US"/>
        </w:rPr>
        <w:t xml:space="preserve">[Covers: </w:t>
      </w:r>
      <w:r w:rsidR="00883E84">
        <w:rPr>
          <w:lang w:eastAsia="en-US"/>
        </w:rPr>
        <w:t>req-8552172-00904663</w:t>
      </w:r>
      <w:r w:rsidRPr="00696D29">
        <w:rPr>
          <w:lang w:eastAsia="en-US"/>
        </w:rPr>
        <w:t>]</w:t>
      </w:r>
    </w:p>
    <w:p w14:paraId="035127AF" w14:textId="36B21C49" w:rsidR="00AF1F9A" w:rsidRDefault="000B2EFB" w:rsidP="00AF1F9A">
      <w:pPr>
        <w:pStyle w:val="RefIDs"/>
        <w:rPr>
          <w:lang w:eastAsia="en-US"/>
        </w:rPr>
      </w:pPr>
      <w:r w:rsidRPr="00696D29">
        <w:rPr>
          <w:lang w:eastAsia="en-US"/>
        </w:rPr>
        <w:t xml:space="preserve">[Covers: </w:t>
      </w:r>
      <w:r w:rsidR="00883E84">
        <w:rPr>
          <w:lang w:eastAsia="en-US"/>
        </w:rPr>
        <w:t>req-8552172-00904662</w:t>
      </w:r>
      <w:r w:rsidRPr="00696D29">
        <w:rPr>
          <w:lang w:eastAsia="en-US"/>
        </w:rPr>
        <w:t>]</w:t>
      </w:r>
    </w:p>
    <w:p w14:paraId="5B6C2217" w14:textId="77777777" w:rsidR="00AF1F9A" w:rsidRDefault="00AF1F9A" w:rsidP="00AF1F9A">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5E64AB11" w14:textId="77777777" w:rsidR="00AF1F9A" w:rsidRDefault="00AF1F9A" w:rsidP="00AF1F9A">
      <w:pPr>
        <w:pStyle w:val="RefIDs"/>
        <w:rPr>
          <w:lang w:eastAsia="en-US"/>
        </w:rPr>
      </w:pPr>
      <w:r w:rsidRPr="00EC6E42">
        <w:rPr>
          <w:lang w:eastAsia="en-US"/>
        </w:rPr>
        <w:t xml:space="preserve">[Covers: </w:t>
      </w:r>
      <w:r>
        <w:rPr>
          <w:lang w:eastAsia="en-US"/>
        </w:rPr>
        <w:t>req-8552172-00905235</w:t>
      </w:r>
      <w:r w:rsidRPr="00EC6E42">
        <w:rPr>
          <w:lang w:eastAsia="en-US"/>
        </w:rPr>
        <w:t>]</w:t>
      </w:r>
    </w:p>
    <w:p w14:paraId="57038C6E" w14:textId="77777777" w:rsidR="00AF1F9A" w:rsidRDefault="00AF1F9A" w:rsidP="00AF1F9A">
      <w:pPr>
        <w:pStyle w:val="RefIDs"/>
        <w:rPr>
          <w:lang w:eastAsia="en-US"/>
        </w:rPr>
      </w:pPr>
      <w:r w:rsidRPr="00EC6E42">
        <w:rPr>
          <w:lang w:eastAsia="en-US"/>
        </w:rPr>
        <w:t xml:space="preserve">[Covers: </w:t>
      </w:r>
      <w:r>
        <w:rPr>
          <w:lang w:eastAsia="en-US"/>
        </w:rPr>
        <w:t>req-8552172-00905234</w:t>
      </w:r>
      <w:r w:rsidRPr="00EC6E42">
        <w:rPr>
          <w:lang w:eastAsia="en-US"/>
        </w:rPr>
        <w:t>]</w:t>
      </w:r>
    </w:p>
    <w:p w14:paraId="3E2F4F52" w14:textId="77777777" w:rsidR="00AF1F9A" w:rsidRPr="00E574BC" w:rsidRDefault="00AF1F9A" w:rsidP="00AF1F9A">
      <w:pPr>
        <w:pStyle w:val="RefIDs"/>
        <w:rPr>
          <w:lang w:eastAsia="en-US"/>
        </w:rPr>
      </w:pPr>
      <w:r w:rsidRPr="00EC6E42">
        <w:rPr>
          <w:lang w:eastAsia="en-US"/>
        </w:rPr>
        <w:t xml:space="preserve">[Covers: </w:t>
      </w:r>
      <w:r>
        <w:rPr>
          <w:lang w:eastAsia="en-US"/>
        </w:rPr>
        <w:t>req-8552172-00905238</w:t>
      </w:r>
      <w:r w:rsidRPr="00EC6E42">
        <w:rPr>
          <w:lang w:eastAsia="en-US"/>
        </w:rPr>
        <w:t>]</w:t>
      </w:r>
    </w:p>
    <w:p w14:paraId="3802E431" w14:textId="77777777" w:rsidR="00AF1F9A" w:rsidRDefault="00AF1F9A" w:rsidP="00AF1F9A">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61F8F8C0" w14:textId="77777777" w:rsidR="00AF1F9A" w:rsidRDefault="00AF1F9A" w:rsidP="00AF1F9A">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5C46B406" w14:textId="3A42755B" w:rsidR="00E773AB" w:rsidRPr="00C6014F" w:rsidRDefault="00AF1F9A" w:rsidP="003760C2">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1F753721" w14:textId="3680125C" w:rsidR="00E773AB" w:rsidRPr="00C6014F" w:rsidRDefault="00E773AB" w:rsidP="00E773AB">
      <w:pPr>
        <w:pStyle w:val="RefIDs"/>
        <w:rPr>
          <w:lang w:eastAsia="en-US"/>
        </w:rPr>
      </w:pPr>
      <w:r w:rsidRPr="00C6014F">
        <w:rPr>
          <w:lang w:eastAsia="en-US"/>
        </w:rPr>
        <w:t xml:space="preserve">[Covers: </w:t>
      </w:r>
      <w:r w:rsidR="00883E84">
        <w:rPr>
          <w:lang w:eastAsia="en-US"/>
        </w:rPr>
        <w:t>req-8552172-00904664</w:t>
      </w:r>
      <w:r>
        <w:rPr>
          <w:lang w:eastAsia="en-US"/>
        </w:rPr>
        <w:t>]</w:t>
      </w:r>
    </w:p>
    <w:p w14:paraId="6ED0A482" w14:textId="780B69EC" w:rsidR="00E773AB" w:rsidRPr="00C6014F" w:rsidRDefault="00E773AB" w:rsidP="00E773AB">
      <w:pPr>
        <w:pStyle w:val="RefIDs"/>
        <w:rPr>
          <w:lang w:eastAsia="en-US"/>
        </w:rPr>
      </w:pPr>
      <w:r w:rsidRPr="00C6014F">
        <w:rPr>
          <w:lang w:eastAsia="en-US"/>
        </w:rPr>
        <w:t xml:space="preserve">[Covers: </w:t>
      </w:r>
      <w:r w:rsidR="00883E84">
        <w:rPr>
          <w:lang w:eastAsia="en-US"/>
        </w:rPr>
        <w:t>req-8552172-00904665</w:t>
      </w:r>
      <w:r>
        <w:rPr>
          <w:lang w:eastAsia="en-US"/>
        </w:rPr>
        <w:t>]</w:t>
      </w:r>
    </w:p>
    <w:p w14:paraId="20272A12" w14:textId="77777777" w:rsidR="003949F1" w:rsidRPr="002C15F8" w:rsidRDefault="00E773AB" w:rsidP="003949F1">
      <w:pPr>
        <w:pStyle w:val="RefIDs"/>
        <w:rPr>
          <w:lang w:eastAsia="en-US"/>
        </w:rPr>
      </w:pPr>
      <w:r>
        <w:rPr>
          <w:lang w:eastAsia="en-US"/>
        </w:rPr>
        <w:t xml:space="preserve">[Covers: </w:t>
      </w:r>
      <w:r w:rsidR="00883E84">
        <w:rPr>
          <w:lang w:eastAsia="en-US"/>
        </w:rPr>
        <w:t>req-8552172-00904666</w:t>
      </w:r>
      <w:r w:rsidRPr="00C6014F">
        <w:rPr>
          <w:lang w:eastAsia="en-US"/>
        </w:rPr>
        <w:t>]</w:t>
      </w:r>
    </w:p>
    <w:p w14:paraId="1985C8B0"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3C70BABD"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4BB8C458" w14:textId="77777777" w:rsidR="003949F1" w:rsidRDefault="003949F1" w:rsidP="003949F1">
      <w:pPr>
        <w:pStyle w:val="RefIDs"/>
        <w:rPr>
          <w:lang w:eastAsia="en-US"/>
        </w:rPr>
      </w:pPr>
      <w:r>
        <w:rPr>
          <w:lang w:eastAsia="en-US"/>
        </w:rPr>
        <w:t>[Covers: req-8552172-00528003]</w:t>
      </w:r>
    </w:p>
    <w:p w14:paraId="0A513C17" w14:textId="77777777" w:rsidR="003949F1" w:rsidRDefault="003949F1" w:rsidP="003949F1">
      <w:pPr>
        <w:pStyle w:val="RefIDs"/>
        <w:rPr>
          <w:lang w:eastAsia="en-US"/>
        </w:rPr>
      </w:pPr>
      <w:r>
        <w:rPr>
          <w:lang w:eastAsia="en-US"/>
        </w:rPr>
        <w:t>[Covers: req-8552172-00528002]</w:t>
      </w:r>
    </w:p>
    <w:p w14:paraId="697AE2D8" w14:textId="77777777" w:rsidR="003949F1" w:rsidRDefault="003949F1" w:rsidP="003949F1">
      <w:pPr>
        <w:pStyle w:val="RefIDs"/>
        <w:rPr>
          <w:lang w:eastAsia="en-US"/>
        </w:rPr>
      </w:pPr>
      <w:r>
        <w:rPr>
          <w:lang w:eastAsia="en-US"/>
        </w:rPr>
        <w:t>[Covers: req-8552172-00528006]</w:t>
      </w:r>
    </w:p>
    <w:p w14:paraId="2A5D63EB" w14:textId="77777777" w:rsidR="003949F1" w:rsidRDefault="003949F1" w:rsidP="003949F1">
      <w:pPr>
        <w:pStyle w:val="RefIDs"/>
        <w:rPr>
          <w:lang w:eastAsia="en-US"/>
        </w:rPr>
      </w:pPr>
      <w:r>
        <w:rPr>
          <w:lang w:eastAsia="en-US"/>
        </w:rPr>
        <w:t xml:space="preserve">[Covers: </w:t>
      </w:r>
      <w:r w:rsidRPr="00C136B3">
        <w:t>req-8552172-00527993</w:t>
      </w:r>
      <w:r>
        <w:t>]</w:t>
      </w:r>
    </w:p>
    <w:p w14:paraId="0027FC10" w14:textId="0BF0C550" w:rsidR="002E3251" w:rsidRDefault="003949F1" w:rsidP="002E3251">
      <w:pPr>
        <w:pStyle w:val="RefIDs"/>
        <w:rPr>
          <w:lang w:eastAsia="en-US"/>
        </w:rPr>
      </w:pPr>
      <w:r>
        <w:rPr>
          <w:lang w:eastAsia="en-US"/>
        </w:rPr>
        <w:lastRenderedPageBreak/>
        <w:t>[Covers: req-8552172-00527980]</w:t>
      </w:r>
    </w:p>
    <w:p w14:paraId="1B1E098C" w14:textId="51533513" w:rsidR="007809EB" w:rsidRDefault="000F4E6D" w:rsidP="002E3251">
      <w:pPr>
        <w:pStyle w:val="Heading4"/>
        <w:rPr>
          <w:lang w:val="en-GB"/>
        </w:rPr>
      </w:pPr>
      <w:r>
        <w:t>ProtoConv</w:t>
      </w:r>
      <w:r w:rsidR="007809EB" w:rsidRPr="007809EB">
        <w:t>_GetSendStatus</w:t>
      </w:r>
    </w:p>
    <w:p w14:paraId="6A6106E4" w14:textId="65D1ED41" w:rsidR="007809EB" w:rsidRPr="00251C23" w:rsidRDefault="007809EB" w:rsidP="00BE5228">
      <w:pPr>
        <w:pStyle w:val="ReqID"/>
        <w:rPr>
          <w:lang w:val="en-US"/>
        </w:rPr>
      </w:pPr>
      <w:r w:rsidRPr="00696D29">
        <w:t>[</w:t>
      </w:r>
      <w:r w:rsidR="00CF5BF7">
        <w:t>Gen5GW</w:t>
      </w:r>
      <w:r w:rsidRPr="00696D29">
        <w:t>_</w:t>
      </w:r>
      <w:r w:rsidR="000F4E6D">
        <w:t>ProtoConv</w:t>
      </w:r>
      <w:r w:rsidRPr="00696D29">
        <w:t>_AD_C_</w:t>
      </w:r>
      <w:r>
        <w:t>1</w:t>
      </w:r>
      <w:r w:rsidR="002E48CA">
        <w:t>3</w:t>
      </w:r>
      <w:r>
        <w:t>_0</w:t>
      </w:r>
      <w:r w:rsidR="002E48CA">
        <w:t>03</w:t>
      </w:r>
      <w:r w:rsidRPr="00696D29">
        <w:t>]</w:t>
      </w:r>
    </w:p>
    <w:p w14:paraId="2752512A" w14:textId="3256EE50" w:rsidR="007809EB" w:rsidRDefault="007809E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23</w:t>
      </w:r>
      <w:r w:rsidR="009D560C">
        <w:rPr>
          <w:noProof/>
        </w:rPr>
        <w:fldChar w:fldCharType="end"/>
      </w:r>
      <w:r w:rsidR="00DF20B7">
        <w:rPr>
          <w:noProof/>
        </w:rPr>
        <w:t>:</w:t>
      </w:r>
      <w:r>
        <w:t xml:space="preserve"> </w:t>
      </w:r>
      <w:r w:rsidR="000F4E6D">
        <w:t>ProtoConv</w:t>
      </w:r>
      <w:r w:rsidRPr="007809EB">
        <w:t>_GetSendStatus</w:t>
      </w:r>
    </w:p>
    <w:tbl>
      <w:tblPr>
        <w:tblStyle w:val="TableGrid"/>
        <w:tblW w:w="5000" w:type="pct"/>
        <w:jc w:val="center"/>
        <w:tblLook w:val="04A0" w:firstRow="1" w:lastRow="0" w:firstColumn="1" w:lastColumn="0" w:noHBand="0" w:noVBand="1"/>
      </w:tblPr>
      <w:tblGrid>
        <w:gridCol w:w="2622"/>
        <w:gridCol w:w="1962"/>
        <w:gridCol w:w="871"/>
        <w:gridCol w:w="1029"/>
        <w:gridCol w:w="3547"/>
      </w:tblGrid>
      <w:tr w:rsidR="007809EB" w14:paraId="57A25377"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008729" w14:textId="77777777" w:rsidR="007809EB" w:rsidRPr="00DF20B7" w:rsidRDefault="007809EB" w:rsidP="000D256D">
            <w:pPr>
              <w:jc w:val="left"/>
              <w:rPr>
                <w:rFonts w:eastAsia="Meiryo UI" w:cs="Arial"/>
                <w:b/>
                <w:bCs/>
                <w:szCs w:val="21"/>
              </w:rPr>
            </w:pPr>
            <w:r w:rsidRPr="00DF20B7">
              <w:rPr>
                <w:b/>
                <w:bCs/>
              </w:rPr>
              <w:t>Function Name</w:t>
            </w:r>
          </w:p>
        </w:tc>
        <w:tc>
          <w:tcPr>
            <w:tcW w:w="3693" w:type="pct"/>
            <w:gridSpan w:val="4"/>
            <w:tcBorders>
              <w:top w:val="single" w:sz="4" w:space="0" w:color="auto"/>
              <w:left w:val="single" w:sz="4" w:space="0" w:color="auto"/>
              <w:bottom w:val="single" w:sz="4" w:space="0" w:color="auto"/>
              <w:right w:val="single" w:sz="4" w:space="0" w:color="auto"/>
            </w:tcBorders>
            <w:hideMark/>
          </w:tcPr>
          <w:p w14:paraId="5B4DEDA2" w14:textId="0C345E03" w:rsidR="007809EB" w:rsidRPr="00DF20B7" w:rsidRDefault="000F4E6D" w:rsidP="00220AA3">
            <w:pPr>
              <w:jc w:val="left"/>
              <w:rPr>
                <w:rFonts w:eastAsia="Meiryo UI" w:cs="Arial"/>
                <w:szCs w:val="21"/>
              </w:rPr>
            </w:pPr>
            <w:r>
              <w:t>ProtoConv</w:t>
            </w:r>
            <w:r w:rsidR="007809EB" w:rsidRPr="00DF20B7">
              <w:t>_GetSendStatus</w:t>
            </w:r>
          </w:p>
        </w:tc>
      </w:tr>
      <w:tr w:rsidR="007809EB" w14:paraId="11A141B0" w14:textId="77777777" w:rsidTr="002E3251">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68E07D" w14:textId="77777777" w:rsidR="007809EB" w:rsidRPr="00DF20B7" w:rsidRDefault="007809EB" w:rsidP="000D256D">
            <w:pPr>
              <w:jc w:val="left"/>
              <w:rPr>
                <w:rFonts w:eastAsia="Meiryo UI" w:cs="Arial"/>
                <w:b/>
                <w:bCs/>
                <w:szCs w:val="21"/>
              </w:rPr>
            </w:pPr>
            <w:r w:rsidRPr="00DF20B7">
              <w:rPr>
                <w:b/>
                <w:bCs/>
              </w:rPr>
              <w:t>ASIL Level</w:t>
            </w:r>
          </w:p>
        </w:tc>
        <w:tc>
          <w:tcPr>
            <w:tcW w:w="978" w:type="pct"/>
            <w:tcBorders>
              <w:top w:val="single" w:sz="4" w:space="0" w:color="auto"/>
              <w:left w:val="single" w:sz="4" w:space="0" w:color="auto"/>
              <w:bottom w:val="single" w:sz="4" w:space="0" w:color="auto"/>
              <w:right w:val="single" w:sz="4" w:space="0" w:color="auto"/>
            </w:tcBorders>
            <w:hideMark/>
          </w:tcPr>
          <w:p w14:paraId="1778D03D" w14:textId="77777777" w:rsidR="007809EB" w:rsidRPr="00DF20B7" w:rsidRDefault="007809EB" w:rsidP="00220AA3">
            <w:pPr>
              <w:jc w:val="left"/>
              <w:rPr>
                <w:rFonts w:eastAsia="Meiryo UI" w:cs="Arial"/>
                <w:szCs w:val="21"/>
              </w:rPr>
            </w:pPr>
            <w:r w:rsidRPr="00DF20B7">
              <w:rPr>
                <w:rFonts w:hint="eastAsia"/>
              </w:rPr>
              <w:t>A</w:t>
            </w:r>
            <w:r w:rsidRPr="00DF20B7">
              <w:t>SIL D</w:t>
            </w:r>
          </w:p>
        </w:tc>
        <w:tc>
          <w:tcPr>
            <w:tcW w:w="43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D969D0" w14:textId="77777777" w:rsidR="007809EB" w:rsidRPr="00DF20B7" w:rsidRDefault="007809EB" w:rsidP="00220AA3">
            <w:pPr>
              <w:jc w:val="left"/>
              <w:rPr>
                <w:rFonts w:eastAsia="Meiryo UI" w:cs="Arial"/>
                <w:b/>
                <w:bCs/>
                <w:szCs w:val="21"/>
              </w:rPr>
            </w:pPr>
            <w:r w:rsidRPr="00DF20B7">
              <w:rPr>
                <w:b/>
                <w:bCs/>
              </w:rPr>
              <w:t>Status</w:t>
            </w:r>
          </w:p>
        </w:tc>
        <w:tc>
          <w:tcPr>
            <w:tcW w:w="2281" w:type="pct"/>
            <w:gridSpan w:val="2"/>
            <w:tcBorders>
              <w:top w:val="single" w:sz="4" w:space="0" w:color="auto"/>
              <w:left w:val="single" w:sz="4" w:space="0" w:color="auto"/>
              <w:bottom w:val="single" w:sz="4" w:space="0" w:color="auto"/>
              <w:right w:val="single" w:sz="4" w:space="0" w:color="auto"/>
            </w:tcBorders>
            <w:hideMark/>
          </w:tcPr>
          <w:p w14:paraId="7FBD0622" w14:textId="77777777" w:rsidR="007809EB" w:rsidRPr="00DF20B7" w:rsidRDefault="007809EB" w:rsidP="00220AA3">
            <w:pPr>
              <w:jc w:val="left"/>
              <w:rPr>
                <w:rFonts w:eastAsia="Meiryo UI" w:cs="Arial"/>
                <w:szCs w:val="21"/>
              </w:rPr>
            </w:pPr>
            <w:r w:rsidRPr="00DF20B7">
              <w:t>New</w:t>
            </w:r>
          </w:p>
        </w:tc>
      </w:tr>
      <w:tr w:rsidR="007809EB" w14:paraId="02A90321"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61AFD0" w14:textId="77777777" w:rsidR="007809EB" w:rsidRPr="00DF20B7" w:rsidRDefault="007809EB" w:rsidP="000D256D">
            <w:pPr>
              <w:jc w:val="left"/>
              <w:rPr>
                <w:rFonts w:eastAsia="Meiryo UI" w:cs="Arial"/>
                <w:b/>
                <w:bCs/>
                <w:szCs w:val="21"/>
              </w:rPr>
            </w:pPr>
            <w:r w:rsidRPr="00DF20B7">
              <w:rPr>
                <w:b/>
                <w:bCs/>
              </w:rPr>
              <w:t>Syntax</w:t>
            </w:r>
          </w:p>
        </w:tc>
        <w:tc>
          <w:tcPr>
            <w:tcW w:w="3693" w:type="pct"/>
            <w:gridSpan w:val="4"/>
            <w:tcBorders>
              <w:top w:val="single" w:sz="4" w:space="0" w:color="auto"/>
              <w:left w:val="single" w:sz="4" w:space="0" w:color="auto"/>
              <w:bottom w:val="single" w:sz="4" w:space="0" w:color="auto"/>
              <w:right w:val="single" w:sz="4" w:space="0" w:color="auto"/>
            </w:tcBorders>
            <w:hideMark/>
          </w:tcPr>
          <w:p w14:paraId="28A2A537" w14:textId="45728CEE" w:rsidR="007809EB" w:rsidRPr="00DF20B7" w:rsidRDefault="00EB531C" w:rsidP="00220AA3">
            <w:pPr>
              <w:jc w:val="left"/>
              <w:rPr>
                <w:rFonts w:eastAsia="Meiryo UI" w:cs="Arial"/>
                <w:szCs w:val="21"/>
              </w:rPr>
            </w:pPr>
            <w:r w:rsidRPr="00DF20B7">
              <w:rPr>
                <w:rFonts w:hint="eastAsia"/>
              </w:rPr>
              <w:t>v</w:t>
            </w:r>
            <w:r w:rsidRPr="00DF20B7">
              <w:t>oid</w:t>
            </w:r>
            <w:r w:rsidR="007809EB" w:rsidRPr="00DF20B7">
              <w:t xml:space="preserve"> </w:t>
            </w:r>
            <w:r w:rsidR="000F4E6D">
              <w:t>ProtoConv</w:t>
            </w:r>
            <w:r w:rsidR="007809EB" w:rsidRPr="00DF20B7">
              <w:t>_GetSendStatus(uint32 *pStatus)</w:t>
            </w:r>
          </w:p>
        </w:tc>
      </w:tr>
      <w:tr w:rsidR="007809EB" w14:paraId="14CCBF4C"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E9BBCB" w14:textId="77777777" w:rsidR="007809EB" w:rsidRPr="00DF20B7" w:rsidRDefault="007809EB" w:rsidP="000D256D">
            <w:pPr>
              <w:jc w:val="left"/>
              <w:rPr>
                <w:rFonts w:eastAsia="Meiryo UI" w:cs="Arial"/>
                <w:b/>
                <w:bCs/>
                <w:szCs w:val="21"/>
              </w:rPr>
            </w:pPr>
            <w:r w:rsidRPr="00DF20B7">
              <w:rPr>
                <w:b/>
                <w:bCs/>
              </w:rPr>
              <w:t>Sync/Async</w:t>
            </w:r>
          </w:p>
        </w:tc>
        <w:tc>
          <w:tcPr>
            <w:tcW w:w="3693" w:type="pct"/>
            <w:gridSpan w:val="4"/>
            <w:tcBorders>
              <w:top w:val="single" w:sz="4" w:space="0" w:color="auto"/>
              <w:left w:val="single" w:sz="4" w:space="0" w:color="auto"/>
              <w:bottom w:val="single" w:sz="4" w:space="0" w:color="auto"/>
              <w:right w:val="single" w:sz="4" w:space="0" w:color="auto"/>
            </w:tcBorders>
            <w:hideMark/>
          </w:tcPr>
          <w:p w14:paraId="29D61412" w14:textId="77777777" w:rsidR="007809EB" w:rsidRPr="00DF20B7" w:rsidRDefault="007809EB" w:rsidP="00220AA3">
            <w:pPr>
              <w:jc w:val="left"/>
              <w:rPr>
                <w:rFonts w:eastAsia="Meiryo UI" w:cs="Arial"/>
                <w:szCs w:val="21"/>
              </w:rPr>
            </w:pPr>
            <w:r w:rsidRPr="00DF20B7">
              <w:t>Synchronous</w:t>
            </w:r>
          </w:p>
        </w:tc>
      </w:tr>
      <w:tr w:rsidR="007809EB" w14:paraId="1CF4A744"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D38866" w14:textId="77777777" w:rsidR="007809EB" w:rsidRPr="00DF20B7" w:rsidRDefault="007809EB" w:rsidP="000D256D">
            <w:pPr>
              <w:jc w:val="left"/>
              <w:rPr>
                <w:rFonts w:eastAsia="Meiryo UI" w:cs="Arial"/>
                <w:b/>
                <w:bCs/>
                <w:szCs w:val="21"/>
              </w:rPr>
            </w:pPr>
            <w:r w:rsidRPr="00DF20B7">
              <w:rPr>
                <w:b/>
                <w:bCs/>
              </w:rPr>
              <w:t>Reentrancy</w:t>
            </w:r>
          </w:p>
        </w:tc>
        <w:tc>
          <w:tcPr>
            <w:tcW w:w="3693" w:type="pct"/>
            <w:gridSpan w:val="4"/>
            <w:tcBorders>
              <w:top w:val="single" w:sz="4" w:space="0" w:color="auto"/>
              <w:left w:val="single" w:sz="4" w:space="0" w:color="auto"/>
              <w:bottom w:val="single" w:sz="4" w:space="0" w:color="auto"/>
              <w:right w:val="single" w:sz="4" w:space="0" w:color="auto"/>
            </w:tcBorders>
            <w:hideMark/>
          </w:tcPr>
          <w:p w14:paraId="072476F7" w14:textId="77777777" w:rsidR="007809EB" w:rsidRPr="00DF20B7" w:rsidRDefault="007809EB" w:rsidP="00220AA3">
            <w:pPr>
              <w:jc w:val="left"/>
              <w:rPr>
                <w:rFonts w:eastAsia="Meiryo UI" w:cs="Arial"/>
                <w:szCs w:val="21"/>
              </w:rPr>
            </w:pPr>
            <w:r w:rsidRPr="00DF20B7">
              <w:t>Non-Reentrant</w:t>
            </w:r>
          </w:p>
        </w:tc>
      </w:tr>
      <w:tr w:rsidR="007809EB" w14:paraId="0D0C0EA8"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C1A4C1" w14:textId="77777777" w:rsidR="007809EB" w:rsidRPr="00DF20B7" w:rsidRDefault="007809EB" w:rsidP="000D256D">
            <w:pPr>
              <w:jc w:val="left"/>
              <w:rPr>
                <w:rFonts w:eastAsia="Meiryo UI" w:cs="Arial"/>
                <w:b/>
                <w:bCs/>
                <w:szCs w:val="21"/>
              </w:rPr>
            </w:pPr>
            <w:r w:rsidRPr="00DF20B7">
              <w:rPr>
                <w:b/>
                <w:bCs/>
              </w:rPr>
              <w:t>Interrupt State</w:t>
            </w:r>
          </w:p>
        </w:tc>
        <w:tc>
          <w:tcPr>
            <w:tcW w:w="3693" w:type="pct"/>
            <w:gridSpan w:val="4"/>
            <w:tcBorders>
              <w:top w:val="single" w:sz="4" w:space="0" w:color="auto"/>
              <w:left w:val="single" w:sz="4" w:space="0" w:color="auto"/>
              <w:bottom w:val="single" w:sz="4" w:space="0" w:color="auto"/>
              <w:right w:val="single" w:sz="4" w:space="0" w:color="auto"/>
            </w:tcBorders>
            <w:hideMark/>
          </w:tcPr>
          <w:p w14:paraId="4FDA8423" w14:textId="77777777" w:rsidR="007809EB" w:rsidRPr="00DF20B7" w:rsidRDefault="007809EB" w:rsidP="00220AA3">
            <w:pPr>
              <w:jc w:val="left"/>
              <w:rPr>
                <w:rFonts w:eastAsia="Meiryo UI" w:cs="Arial"/>
                <w:szCs w:val="21"/>
              </w:rPr>
            </w:pPr>
            <w:r w:rsidRPr="00DF20B7">
              <w:t>Runs in the interrupt enable state</w:t>
            </w:r>
          </w:p>
        </w:tc>
      </w:tr>
      <w:tr w:rsidR="007809EB" w14:paraId="028F3EF7"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9AF1A4" w14:textId="77777777" w:rsidR="007809EB" w:rsidRPr="00DF20B7" w:rsidRDefault="007809EB" w:rsidP="000D256D">
            <w:pPr>
              <w:jc w:val="left"/>
              <w:rPr>
                <w:rFonts w:eastAsia="Meiryo UI" w:cs="Arial"/>
                <w:b/>
                <w:bCs/>
                <w:szCs w:val="21"/>
              </w:rPr>
            </w:pPr>
            <w:r w:rsidRPr="00DF20B7">
              <w:rPr>
                <w:rFonts w:eastAsia="Meiryo UI" w:cs="Arial"/>
                <w:b/>
                <w:bCs/>
                <w:szCs w:val="21"/>
              </w:rPr>
              <w:t>Parameters (In)</w:t>
            </w:r>
          </w:p>
        </w:tc>
        <w:tc>
          <w:tcPr>
            <w:tcW w:w="1412" w:type="pct"/>
            <w:gridSpan w:val="2"/>
            <w:tcBorders>
              <w:top w:val="single" w:sz="4" w:space="0" w:color="auto"/>
              <w:left w:val="single" w:sz="4" w:space="0" w:color="auto"/>
              <w:bottom w:val="single" w:sz="4" w:space="0" w:color="auto"/>
              <w:right w:val="single" w:sz="4" w:space="0" w:color="auto"/>
            </w:tcBorders>
            <w:hideMark/>
          </w:tcPr>
          <w:p w14:paraId="2D34D34E" w14:textId="4ACA039C" w:rsidR="007809EB" w:rsidRPr="00DF20B7" w:rsidRDefault="007809EB" w:rsidP="00220AA3">
            <w:pPr>
              <w:jc w:val="left"/>
              <w:rPr>
                <w:rFonts w:eastAsia="Meiryo UI" w:cs="Arial"/>
                <w:szCs w:val="21"/>
              </w:rPr>
            </w:pPr>
            <w:r w:rsidRPr="00DF20B7">
              <w:rPr>
                <w:rFonts w:eastAsia="Meiryo UI" w:cs="Arial"/>
                <w:szCs w:val="21"/>
              </w:rPr>
              <w:t>N/A</w:t>
            </w:r>
          </w:p>
        </w:tc>
        <w:tc>
          <w:tcPr>
            <w:tcW w:w="2281" w:type="pct"/>
            <w:gridSpan w:val="2"/>
            <w:tcBorders>
              <w:top w:val="single" w:sz="4" w:space="0" w:color="auto"/>
              <w:left w:val="single" w:sz="4" w:space="0" w:color="auto"/>
              <w:bottom w:val="single" w:sz="4" w:space="0" w:color="auto"/>
              <w:right w:val="single" w:sz="4" w:space="0" w:color="auto"/>
            </w:tcBorders>
            <w:hideMark/>
          </w:tcPr>
          <w:p w14:paraId="5E9B300D" w14:textId="6303288C" w:rsidR="007809EB" w:rsidRPr="00DF20B7" w:rsidRDefault="007809EB" w:rsidP="00220AA3">
            <w:pPr>
              <w:jc w:val="left"/>
            </w:pPr>
            <w:r w:rsidRPr="00DF20B7">
              <w:rPr>
                <w:rFonts w:hint="eastAsia"/>
              </w:rPr>
              <w:t>-</w:t>
            </w:r>
          </w:p>
        </w:tc>
      </w:tr>
      <w:tr w:rsidR="007809EB" w14:paraId="65CE70C8"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4178D4" w14:textId="77777777" w:rsidR="007809EB" w:rsidRPr="00DF20B7" w:rsidRDefault="007809EB" w:rsidP="000D256D">
            <w:pPr>
              <w:jc w:val="left"/>
              <w:rPr>
                <w:rFonts w:eastAsia="Meiryo UI" w:cs="Arial"/>
                <w:b/>
                <w:bCs/>
                <w:szCs w:val="21"/>
              </w:rPr>
            </w:pPr>
            <w:r w:rsidRPr="00DF20B7">
              <w:rPr>
                <w:b/>
                <w:bCs/>
              </w:rPr>
              <w:t>Parameters (In-Out)</w:t>
            </w:r>
          </w:p>
        </w:tc>
        <w:tc>
          <w:tcPr>
            <w:tcW w:w="1412" w:type="pct"/>
            <w:gridSpan w:val="2"/>
            <w:tcBorders>
              <w:top w:val="single" w:sz="4" w:space="0" w:color="auto"/>
              <w:left w:val="single" w:sz="4" w:space="0" w:color="auto"/>
              <w:bottom w:val="single" w:sz="4" w:space="0" w:color="auto"/>
              <w:right w:val="single" w:sz="4" w:space="0" w:color="auto"/>
            </w:tcBorders>
            <w:hideMark/>
          </w:tcPr>
          <w:p w14:paraId="35C5271F" w14:textId="77777777" w:rsidR="007809EB" w:rsidRPr="00DF20B7" w:rsidRDefault="007809EB" w:rsidP="00220AA3">
            <w:pPr>
              <w:jc w:val="left"/>
              <w:rPr>
                <w:rFonts w:eastAsia="Meiryo UI" w:cs="Arial"/>
                <w:szCs w:val="21"/>
              </w:rPr>
            </w:pPr>
            <w:r w:rsidRPr="00DF20B7">
              <w:rPr>
                <w:rFonts w:eastAsia="Meiryo UI" w:cs="Arial"/>
                <w:szCs w:val="21"/>
              </w:rPr>
              <w:t>N/A</w:t>
            </w:r>
          </w:p>
        </w:tc>
        <w:tc>
          <w:tcPr>
            <w:tcW w:w="2281" w:type="pct"/>
            <w:gridSpan w:val="2"/>
            <w:tcBorders>
              <w:top w:val="single" w:sz="4" w:space="0" w:color="auto"/>
              <w:left w:val="single" w:sz="4" w:space="0" w:color="auto"/>
              <w:bottom w:val="single" w:sz="4" w:space="0" w:color="auto"/>
              <w:right w:val="single" w:sz="4" w:space="0" w:color="auto"/>
            </w:tcBorders>
            <w:hideMark/>
          </w:tcPr>
          <w:p w14:paraId="677A9C63" w14:textId="77777777" w:rsidR="007809EB" w:rsidRPr="00DF20B7" w:rsidRDefault="007809EB" w:rsidP="00220AA3">
            <w:pPr>
              <w:jc w:val="left"/>
              <w:rPr>
                <w:rFonts w:eastAsia="Meiryo UI" w:cs="Arial"/>
                <w:szCs w:val="21"/>
              </w:rPr>
            </w:pPr>
            <w:r w:rsidRPr="00DF20B7">
              <w:rPr>
                <w:rFonts w:eastAsia="Meiryo UI" w:cs="Arial"/>
                <w:szCs w:val="21"/>
              </w:rPr>
              <w:t>-</w:t>
            </w:r>
          </w:p>
        </w:tc>
      </w:tr>
      <w:tr w:rsidR="007809EB" w14:paraId="3568B333" w14:textId="77777777" w:rsidTr="009856F0">
        <w:trPr>
          <w:jc w:val="center"/>
        </w:trPr>
        <w:tc>
          <w:tcPr>
            <w:tcW w:w="1307" w:type="pct"/>
            <w:vMerge w:val="restart"/>
            <w:tcBorders>
              <w:top w:val="single" w:sz="4" w:space="0" w:color="auto"/>
              <w:left w:val="single" w:sz="4" w:space="0" w:color="auto"/>
              <w:right w:val="single" w:sz="4" w:space="0" w:color="auto"/>
            </w:tcBorders>
            <w:shd w:val="clear" w:color="auto" w:fill="D9D9D9" w:themeFill="background1" w:themeFillShade="D9"/>
            <w:hideMark/>
          </w:tcPr>
          <w:p w14:paraId="3BC99B4C" w14:textId="77777777" w:rsidR="007809EB" w:rsidRPr="00DF20B7" w:rsidRDefault="007809EB" w:rsidP="000D256D">
            <w:pPr>
              <w:jc w:val="left"/>
              <w:rPr>
                <w:rFonts w:eastAsia="Meiryo UI" w:cs="Arial"/>
                <w:b/>
                <w:bCs/>
                <w:szCs w:val="21"/>
              </w:rPr>
            </w:pPr>
            <w:r w:rsidRPr="00DF20B7">
              <w:rPr>
                <w:b/>
                <w:bCs/>
              </w:rPr>
              <w:t>Parameters (Out)</w:t>
            </w:r>
          </w:p>
        </w:tc>
        <w:tc>
          <w:tcPr>
            <w:tcW w:w="1412" w:type="pct"/>
            <w:gridSpan w:val="2"/>
            <w:vMerge w:val="restart"/>
            <w:tcBorders>
              <w:top w:val="single" w:sz="4" w:space="0" w:color="auto"/>
              <w:left w:val="single" w:sz="4" w:space="0" w:color="auto"/>
              <w:right w:val="single" w:sz="4" w:space="0" w:color="auto"/>
            </w:tcBorders>
            <w:hideMark/>
          </w:tcPr>
          <w:p w14:paraId="40578901" w14:textId="1C3534D2" w:rsidR="007809EB" w:rsidRPr="00DF20B7" w:rsidRDefault="007809EB" w:rsidP="00220AA3">
            <w:pPr>
              <w:jc w:val="left"/>
              <w:rPr>
                <w:rFonts w:eastAsia="Meiryo UI" w:cs="Arial"/>
                <w:szCs w:val="21"/>
              </w:rPr>
            </w:pPr>
            <w:r w:rsidRPr="00DF20B7">
              <w:t>uint32 *pStatus</w:t>
            </w:r>
          </w:p>
        </w:tc>
        <w:tc>
          <w:tcPr>
            <w:tcW w:w="2281" w:type="pct"/>
            <w:gridSpan w:val="2"/>
            <w:tcBorders>
              <w:top w:val="single" w:sz="4" w:space="0" w:color="auto"/>
              <w:left w:val="single" w:sz="4" w:space="0" w:color="auto"/>
              <w:bottom w:val="single" w:sz="4" w:space="0" w:color="auto"/>
              <w:right w:val="single" w:sz="4" w:space="0" w:color="auto"/>
            </w:tcBorders>
            <w:hideMark/>
          </w:tcPr>
          <w:p w14:paraId="792FAF65" w14:textId="187488A1" w:rsidR="004F2084" w:rsidRPr="00DF20B7" w:rsidRDefault="004F2084" w:rsidP="00220AA3">
            <w:pPr>
              <w:jc w:val="left"/>
              <w:rPr>
                <w:rFonts w:eastAsia="Meiryo UI" w:cs="Arial"/>
                <w:szCs w:val="21"/>
              </w:rPr>
            </w:pPr>
            <w:r w:rsidRPr="00171BEB">
              <w:rPr>
                <w:rFonts w:eastAsia="Meiryo UI" w:cs="Arial"/>
                <w:szCs w:val="21"/>
              </w:rPr>
              <w:t xml:space="preserve">Pointer to store </w:t>
            </w:r>
            <w:r w:rsidR="007757C2" w:rsidRPr="00DF20B7">
              <w:t>CAN</w:t>
            </w:r>
            <w:r w:rsidR="007757C2">
              <w:t>/LIN/Parallel Port</w:t>
            </w:r>
            <w:r w:rsidR="007757C2" w:rsidRPr="00DF20B7">
              <w:t xml:space="preserve"> </w:t>
            </w:r>
            <w:r w:rsidRPr="00171BEB">
              <w:rPr>
                <w:rFonts w:eastAsia="Meiryo UI" w:cs="Arial"/>
                <w:szCs w:val="21"/>
              </w:rPr>
              <w:t>packet transmission suppression setting information</w:t>
            </w:r>
          </w:p>
        </w:tc>
      </w:tr>
      <w:tr w:rsidR="007809EB" w14:paraId="53C5F4BF" w14:textId="77777777" w:rsidTr="009856F0">
        <w:trPr>
          <w:jc w:val="center"/>
        </w:trPr>
        <w:tc>
          <w:tcPr>
            <w:tcW w:w="1307" w:type="pct"/>
            <w:vMerge/>
            <w:tcBorders>
              <w:left w:val="single" w:sz="4" w:space="0" w:color="auto"/>
              <w:bottom w:val="single" w:sz="4" w:space="0" w:color="auto"/>
              <w:right w:val="single" w:sz="4" w:space="0" w:color="auto"/>
            </w:tcBorders>
            <w:shd w:val="clear" w:color="auto" w:fill="D9D9D9" w:themeFill="background1" w:themeFillShade="D9"/>
          </w:tcPr>
          <w:p w14:paraId="0CAF6899" w14:textId="77777777" w:rsidR="007809EB" w:rsidRPr="00DF20B7" w:rsidRDefault="007809EB" w:rsidP="00220AA3">
            <w:pPr>
              <w:jc w:val="left"/>
              <w:rPr>
                <w:b/>
                <w:bCs/>
              </w:rPr>
            </w:pPr>
          </w:p>
        </w:tc>
        <w:tc>
          <w:tcPr>
            <w:tcW w:w="1412" w:type="pct"/>
            <w:gridSpan w:val="2"/>
            <w:vMerge/>
            <w:tcBorders>
              <w:left w:val="single" w:sz="4" w:space="0" w:color="auto"/>
              <w:bottom w:val="single" w:sz="4" w:space="0" w:color="auto"/>
              <w:right w:val="single" w:sz="4" w:space="0" w:color="auto"/>
            </w:tcBorders>
          </w:tcPr>
          <w:p w14:paraId="404C6A7B" w14:textId="77777777" w:rsidR="007809EB" w:rsidRPr="00DF20B7" w:rsidRDefault="007809EB" w:rsidP="00220AA3">
            <w:pPr>
              <w:jc w:val="left"/>
            </w:pPr>
          </w:p>
        </w:tc>
        <w:tc>
          <w:tcPr>
            <w:tcW w:w="5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9DD3AA" w14:textId="77777777" w:rsidR="007809EB" w:rsidRPr="00DF20B7" w:rsidRDefault="007809EB" w:rsidP="00220AA3">
            <w:pPr>
              <w:jc w:val="left"/>
              <w:rPr>
                <w:rFonts w:eastAsia="Meiryo UI" w:cs="Arial"/>
                <w:szCs w:val="21"/>
              </w:rPr>
            </w:pPr>
            <w:r w:rsidRPr="00DF20B7">
              <w:rPr>
                <w:rFonts w:eastAsia="Meiryo UI" w:cs="Arial"/>
                <w:b/>
                <w:bCs/>
                <w:szCs w:val="21"/>
              </w:rPr>
              <w:t>Range</w:t>
            </w:r>
          </w:p>
        </w:tc>
        <w:tc>
          <w:tcPr>
            <w:tcW w:w="1768" w:type="pct"/>
            <w:tcBorders>
              <w:top w:val="single" w:sz="4" w:space="0" w:color="auto"/>
              <w:left w:val="single" w:sz="4" w:space="0" w:color="auto"/>
              <w:bottom w:val="single" w:sz="4" w:space="0" w:color="auto"/>
              <w:right w:val="single" w:sz="4" w:space="0" w:color="auto"/>
            </w:tcBorders>
          </w:tcPr>
          <w:p w14:paraId="17CDF894" w14:textId="2209F5D4" w:rsidR="007809EB" w:rsidRPr="00DF20B7" w:rsidRDefault="007809EB" w:rsidP="00220AA3">
            <w:pPr>
              <w:jc w:val="left"/>
              <w:rPr>
                <w:rFonts w:eastAsia="Meiryo UI" w:cs="Arial"/>
                <w:szCs w:val="21"/>
              </w:rPr>
            </w:pPr>
            <w:r w:rsidRPr="00DF20B7">
              <w:rPr>
                <w:rFonts w:hint="eastAsia"/>
              </w:rPr>
              <w:t>N</w:t>
            </w:r>
            <w:r w:rsidRPr="00DF20B7">
              <w:t xml:space="preserve">ot </w:t>
            </w:r>
            <w:r w:rsidR="001D57BD">
              <w:t>NULL_PTR</w:t>
            </w:r>
          </w:p>
        </w:tc>
      </w:tr>
      <w:tr w:rsidR="007809EB" w14:paraId="4FD018D0"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4B18F4" w14:textId="77777777" w:rsidR="007809EB" w:rsidRPr="00DF20B7" w:rsidRDefault="007809EB" w:rsidP="000D256D">
            <w:pPr>
              <w:jc w:val="left"/>
              <w:rPr>
                <w:rFonts w:eastAsia="Meiryo UI" w:cs="Arial"/>
                <w:b/>
                <w:bCs/>
                <w:szCs w:val="21"/>
              </w:rPr>
            </w:pPr>
            <w:r w:rsidRPr="00DF20B7">
              <w:rPr>
                <w:b/>
                <w:bCs/>
              </w:rPr>
              <w:t>Return Value</w:t>
            </w:r>
          </w:p>
        </w:tc>
        <w:tc>
          <w:tcPr>
            <w:tcW w:w="1412" w:type="pct"/>
            <w:gridSpan w:val="2"/>
            <w:tcBorders>
              <w:top w:val="single" w:sz="4" w:space="0" w:color="auto"/>
              <w:left w:val="single" w:sz="4" w:space="0" w:color="auto"/>
              <w:bottom w:val="single" w:sz="4" w:space="0" w:color="auto"/>
              <w:right w:val="single" w:sz="4" w:space="0" w:color="auto"/>
            </w:tcBorders>
            <w:hideMark/>
          </w:tcPr>
          <w:p w14:paraId="1809331E" w14:textId="2213D550" w:rsidR="007809EB" w:rsidRPr="00DF20B7" w:rsidRDefault="00EB531C" w:rsidP="00220AA3">
            <w:pPr>
              <w:jc w:val="left"/>
              <w:rPr>
                <w:rFonts w:eastAsia="Meiryo UI" w:cs="Arial"/>
                <w:szCs w:val="21"/>
              </w:rPr>
            </w:pPr>
            <w:r w:rsidRPr="00DF20B7">
              <w:t>N/A</w:t>
            </w:r>
          </w:p>
        </w:tc>
        <w:tc>
          <w:tcPr>
            <w:tcW w:w="2281" w:type="pct"/>
            <w:gridSpan w:val="2"/>
            <w:tcBorders>
              <w:top w:val="single" w:sz="4" w:space="0" w:color="auto"/>
              <w:left w:val="single" w:sz="4" w:space="0" w:color="auto"/>
              <w:bottom w:val="single" w:sz="4" w:space="0" w:color="auto"/>
              <w:right w:val="single" w:sz="4" w:space="0" w:color="auto"/>
            </w:tcBorders>
            <w:hideMark/>
          </w:tcPr>
          <w:p w14:paraId="14DBD03B" w14:textId="6DEB307B" w:rsidR="007809EB" w:rsidRPr="00DF20B7" w:rsidRDefault="00EB531C" w:rsidP="00220AA3">
            <w:pPr>
              <w:jc w:val="left"/>
            </w:pPr>
            <w:r w:rsidRPr="00DF20B7">
              <w:rPr>
                <w:lang w:val="fr-FR"/>
              </w:rPr>
              <w:t>-</w:t>
            </w:r>
          </w:p>
        </w:tc>
      </w:tr>
      <w:tr w:rsidR="007809EB" w14:paraId="37F6048D" w14:textId="77777777" w:rsidTr="009856F0">
        <w:trPr>
          <w:trHeight w:val="699"/>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54B1EF" w14:textId="77777777" w:rsidR="007809EB" w:rsidRPr="00DF20B7" w:rsidRDefault="007809EB" w:rsidP="000D256D">
            <w:pPr>
              <w:jc w:val="left"/>
              <w:rPr>
                <w:rFonts w:eastAsia="Meiryo UI" w:cs="Arial"/>
                <w:b/>
                <w:bCs/>
                <w:szCs w:val="21"/>
              </w:rPr>
            </w:pPr>
            <w:r w:rsidRPr="00DF20B7">
              <w:rPr>
                <w:b/>
                <w:bCs/>
              </w:rPr>
              <w:t>Description</w:t>
            </w:r>
          </w:p>
        </w:tc>
        <w:tc>
          <w:tcPr>
            <w:tcW w:w="3693" w:type="pct"/>
            <w:gridSpan w:val="4"/>
            <w:tcBorders>
              <w:top w:val="single" w:sz="4" w:space="0" w:color="auto"/>
              <w:left w:val="single" w:sz="4" w:space="0" w:color="auto"/>
              <w:bottom w:val="single" w:sz="4" w:space="0" w:color="auto"/>
              <w:right w:val="single" w:sz="4" w:space="0" w:color="auto"/>
            </w:tcBorders>
          </w:tcPr>
          <w:p w14:paraId="353B1DE1" w14:textId="37FFED3D" w:rsidR="00B170A7" w:rsidRPr="00DF20B7" w:rsidRDefault="00B170A7" w:rsidP="00220AA3">
            <w:pPr>
              <w:jc w:val="left"/>
            </w:pPr>
            <w:r w:rsidRPr="00DF20B7">
              <w:t>Set the value of the global variable (GulSendStatus) that stores the CAN</w:t>
            </w:r>
            <w:r w:rsidR="00725298">
              <w:t>/LIN/Parallel Port</w:t>
            </w:r>
            <w:r w:rsidRPr="00DF20B7">
              <w:t xml:space="preserve"> packet send</w:t>
            </w:r>
            <w:r w:rsidR="00696C1B">
              <w:t>ing</w:t>
            </w:r>
            <w:r w:rsidRPr="00DF20B7">
              <w:t xml:space="preserve"> suppression setting information to the pointer (*pStatus) that stores the argument </w:t>
            </w:r>
            <w:r w:rsidR="00B5061F" w:rsidRPr="00DF20B7">
              <w:t>CAN</w:t>
            </w:r>
            <w:r w:rsidR="00B5061F">
              <w:t>/LIN/Parallel Port</w:t>
            </w:r>
            <w:r w:rsidR="00B5061F" w:rsidRPr="00DF20B7">
              <w:t xml:space="preserve"> </w:t>
            </w:r>
            <w:r w:rsidRPr="00DF20B7">
              <w:t>packet send suppression setting information.</w:t>
            </w:r>
          </w:p>
        </w:tc>
      </w:tr>
      <w:tr w:rsidR="007809EB" w14:paraId="411744F4"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195775" w14:textId="77777777" w:rsidR="007809EB" w:rsidRPr="00DF20B7" w:rsidRDefault="007809EB" w:rsidP="000D256D">
            <w:pPr>
              <w:jc w:val="left"/>
              <w:rPr>
                <w:rFonts w:eastAsia="Meiryo UI" w:cs="Arial"/>
                <w:b/>
                <w:bCs/>
                <w:szCs w:val="21"/>
              </w:rPr>
            </w:pPr>
            <w:r w:rsidRPr="00DF20B7">
              <w:rPr>
                <w:b/>
                <w:bCs/>
              </w:rPr>
              <w:t>Preconditions</w:t>
            </w:r>
          </w:p>
        </w:tc>
        <w:tc>
          <w:tcPr>
            <w:tcW w:w="3693" w:type="pct"/>
            <w:gridSpan w:val="4"/>
            <w:tcBorders>
              <w:top w:val="single" w:sz="4" w:space="0" w:color="auto"/>
              <w:left w:val="single" w:sz="4" w:space="0" w:color="auto"/>
              <w:bottom w:val="single" w:sz="4" w:space="0" w:color="auto"/>
              <w:right w:val="single" w:sz="4" w:space="0" w:color="auto"/>
            </w:tcBorders>
            <w:hideMark/>
          </w:tcPr>
          <w:p w14:paraId="0B3D133A" w14:textId="120A000C" w:rsidR="00B170A7" w:rsidRPr="00DF20B7" w:rsidRDefault="00B170A7" w:rsidP="00220AA3">
            <w:pPr>
              <w:jc w:val="left"/>
            </w:pPr>
            <w:r w:rsidRPr="00DF20B7">
              <w:t>Initialized state</w:t>
            </w:r>
          </w:p>
        </w:tc>
      </w:tr>
      <w:tr w:rsidR="007809EB" w14:paraId="00CF837F"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BD16EA" w14:textId="77777777" w:rsidR="007809EB" w:rsidRPr="00DF20B7" w:rsidRDefault="007809EB" w:rsidP="000D256D">
            <w:pPr>
              <w:jc w:val="left"/>
              <w:rPr>
                <w:rFonts w:eastAsia="Meiryo UI" w:cs="Arial"/>
                <w:b/>
                <w:bCs/>
                <w:szCs w:val="21"/>
              </w:rPr>
            </w:pPr>
            <w:r w:rsidRPr="00DF20B7">
              <w:rPr>
                <w:b/>
                <w:bCs/>
              </w:rPr>
              <w:t>Remarks</w:t>
            </w:r>
          </w:p>
        </w:tc>
        <w:tc>
          <w:tcPr>
            <w:tcW w:w="3693" w:type="pct"/>
            <w:gridSpan w:val="4"/>
            <w:tcBorders>
              <w:top w:val="single" w:sz="4" w:space="0" w:color="auto"/>
              <w:left w:val="single" w:sz="4" w:space="0" w:color="auto"/>
              <w:bottom w:val="single" w:sz="4" w:space="0" w:color="auto"/>
              <w:right w:val="single" w:sz="4" w:space="0" w:color="auto"/>
            </w:tcBorders>
            <w:hideMark/>
          </w:tcPr>
          <w:p w14:paraId="5FF1D27B" w14:textId="77777777" w:rsidR="0042083A" w:rsidRDefault="00B170A7" w:rsidP="0042083A">
            <w:pPr>
              <w:jc w:val="left"/>
              <w:rPr>
                <w:rFonts w:eastAsia="Meiryo UI"/>
                <w:szCs w:val="21"/>
              </w:rPr>
            </w:pPr>
            <w:r w:rsidRPr="00171BEB">
              <w:rPr>
                <w:rFonts w:eastAsia="Meiryo UI"/>
                <w:szCs w:val="21"/>
              </w:rPr>
              <w:t xml:space="preserve">Refer to the following items for the contents stored in *pStatus, which stores the </w:t>
            </w:r>
            <w:r w:rsidR="00B5061F" w:rsidRPr="00DF20B7">
              <w:t>CAN</w:t>
            </w:r>
            <w:r w:rsidR="00B5061F">
              <w:t>/LIN/Parallel Port</w:t>
            </w:r>
            <w:r w:rsidR="00B5061F" w:rsidRPr="00DF20B7">
              <w:t xml:space="preserve"> </w:t>
            </w:r>
            <w:r w:rsidRPr="00171BEB">
              <w:rPr>
                <w:rFonts w:eastAsia="Meiryo UI"/>
                <w:szCs w:val="21"/>
              </w:rPr>
              <w:t>packet transmission suppression setting information.</w:t>
            </w:r>
          </w:p>
          <w:p w14:paraId="54F01971" w14:textId="77777777" w:rsidR="009D560C" w:rsidRPr="00FE7BD6" w:rsidRDefault="003D25E7" w:rsidP="00AF2D8E">
            <w:r>
              <w:fldChar w:fldCharType="begin"/>
            </w:r>
            <w:r>
              <w:instrText xml:space="preserve"> REF _Ref187685424 \w \h  \* MERGEFORMAT </w:instrText>
            </w:r>
            <w:r>
              <w:fldChar w:fldCharType="separate"/>
            </w:r>
            <w:r w:rsidR="009D560C">
              <w:t>2.1.5</w:t>
            </w:r>
            <w:r>
              <w:fldChar w:fldCharType="end"/>
            </w:r>
            <w:r>
              <w:t xml:space="preserve"> </w:t>
            </w:r>
            <w:r>
              <w:fldChar w:fldCharType="begin"/>
            </w:r>
            <w:r>
              <w:instrText xml:space="preserve"> REF _Ref187685424 \h  \* MERGEFORMAT </w:instrText>
            </w:r>
            <w:r>
              <w:fldChar w:fldCharType="separate"/>
            </w:r>
            <w:r w:rsidR="009D560C" w:rsidRPr="00FE7BD6">
              <w:t xml:space="preserve">Ethernet </w:t>
            </w:r>
            <w:r w:rsidR="009D560C">
              <w:t xml:space="preserve">to X </w:t>
            </w:r>
            <w:r w:rsidR="009D560C" w:rsidRPr="00FE7BD6">
              <w:t>Conversion Function</w:t>
            </w:r>
          </w:p>
          <w:p w14:paraId="1A0CDDF8" w14:textId="77777777" w:rsidR="009D560C" w:rsidRPr="007629F4" w:rsidRDefault="009D560C" w:rsidP="009D560C">
            <w:pPr>
              <w:spacing w:after="120"/>
            </w:pPr>
            <w:r w:rsidRPr="007629F4">
              <w:t>This software receives Ethernet frames when a user application calls the software's API.</w:t>
            </w:r>
          </w:p>
          <w:p w14:paraId="1AB74EBF" w14:textId="3DF02F5E" w:rsidR="003D25E7" w:rsidRPr="00B5061F" w:rsidRDefault="009D560C" w:rsidP="003D25E7">
            <w:pPr>
              <w:rPr>
                <w:rFonts w:eastAsia="Meiryo UI"/>
                <w:b/>
                <w:bCs/>
                <w:szCs w:val="21"/>
              </w:rPr>
            </w:pPr>
            <w:r w:rsidRPr="00FE7BD6">
              <w:t xml:space="preserve">Ethernet </w:t>
            </w:r>
            <w:r>
              <w:t xml:space="preserve">to CAN </w:t>
            </w:r>
            <w:r w:rsidRPr="00FE7BD6">
              <w:t>Conversion Function</w:t>
            </w:r>
            <w:r w:rsidR="003D25E7">
              <w:fldChar w:fldCharType="end"/>
            </w:r>
            <w:r w:rsidR="003D25E7">
              <w:t xml:space="preserve"> (Gen5GW</w:t>
            </w:r>
            <w:r w:rsidR="003D25E7" w:rsidRPr="00C20FCB">
              <w:t>_</w:t>
            </w:r>
            <w:r w:rsidR="003D25E7">
              <w:t>ProtoConv_AD_C_06</w:t>
            </w:r>
            <w:r w:rsidR="003D25E7" w:rsidRPr="00C20FCB">
              <w:t>_00</w:t>
            </w:r>
            <w:r w:rsidR="003D25E7">
              <w:t>8)</w:t>
            </w:r>
          </w:p>
          <w:p w14:paraId="5524D36B" w14:textId="0EA4533E" w:rsidR="00B170A7" w:rsidRPr="00B5061F" w:rsidRDefault="00B170A7" w:rsidP="0042083A">
            <w:pPr>
              <w:jc w:val="left"/>
              <w:rPr>
                <w:rFonts w:eastAsia="Meiryo UI"/>
                <w:b/>
                <w:bCs/>
                <w:szCs w:val="21"/>
              </w:rPr>
            </w:pPr>
          </w:p>
        </w:tc>
      </w:tr>
      <w:tr w:rsidR="002C09C2" w14:paraId="3C35EF51" w14:textId="77777777" w:rsidTr="009856F0">
        <w:trPr>
          <w:jc w:val="center"/>
        </w:trPr>
        <w:tc>
          <w:tcPr>
            <w:tcW w:w="130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B35481" w14:textId="21DC725B" w:rsidR="002C09C2" w:rsidRPr="00DF20B7" w:rsidRDefault="002C09C2" w:rsidP="000D256D">
            <w:pPr>
              <w:jc w:val="left"/>
              <w:rPr>
                <w:b/>
                <w:bCs/>
              </w:rPr>
            </w:pPr>
            <w:r w:rsidRPr="006F260B">
              <w:rPr>
                <w:rFonts w:cs="Arial"/>
                <w:b/>
                <w:bCs/>
                <w:szCs w:val="20"/>
              </w:rPr>
              <w:t>DET/DEM Errors Handled</w:t>
            </w:r>
          </w:p>
        </w:tc>
        <w:tc>
          <w:tcPr>
            <w:tcW w:w="3693" w:type="pct"/>
            <w:gridSpan w:val="4"/>
            <w:tcBorders>
              <w:top w:val="single" w:sz="4" w:space="0" w:color="auto"/>
              <w:left w:val="single" w:sz="4" w:space="0" w:color="auto"/>
              <w:bottom w:val="single" w:sz="4" w:space="0" w:color="auto"/>
              <w:right w:val="single" w:sz="4" w:space="0" w:color="auto"/>
            </w:tcBorders>
          </w:tcPr>
          <w:p w14:paraId="2EBDA37E" w14:textId="211BD54B" w:rsidR="002C09C2" w:rsidRPr="00171BEB" w:rsidRDefault="002C09C2" w:rsidP="00220AA3">
            <w:pPr>
              <w:jc w:val="left"/>
              <w:rPr>
                <w:rFonts w:eastAsia="Meiryo UI"/>
                <w:szCs w:val="21"/>
              </w:rPr>
            </w:pPr>
            <w:r w:rsidRPr="00A935AB">
              <w:rPr>
                <w:rFonts w:cs="Arial" w:hint="eastAsia"/>
                <w:szCs w:val="20"/>
              </w:rPr>
              <w:t>N/A</w:t>
            </w:r>
          </w:p>
        </w:tc>
      </w:tr>
    </w:tbl>
    <w:p w14:paraId="00D71337" w14:textId="77777777" w:rsidR="00D42794" w:rsidRPr="002C15F8" w:rsidRDefault="00362A14" w:rsidP="00D42794">
      <w:pPr>
        <w:pStyle w:val="RefIDs"/>
        <w:rPr>
          <w:lang w:eastAsia="en-US"/>
        </w:rPr>
      </w:pPr>
      <w:r>
        <w:rPr>
          <w:lang w:eastAsia="en-US"/>
        </w:rPr>
        <w:t xml:space="preserve">[Covers: </w:t>
      </w:r>
      <w:r w:rsidR="00883E84">
        <w:rPr>
          <w:lang w:eastAsia="en-US"/>
        </w:rPr>
        <w:t>req-8552172-00905218</w:t>
      </w:r>
      <w:r w:rsidRPr="00C6014F">
        <w:rPr>
          <w:lang w:eastAsia="en-US"/>
        </w:rPr>
        <w:t>]</w:t>
      </w:r>
    </w:p>
    <w:p w14:paraId="5608CEDD" w14:textId="77777777" w:rsidR="00D42794" w:rsidRPr="002C15F8" w:rsidRDefault="00D42794" w:rsidP="00D42794">
      <w:pPr>
        <w:pStyle w:val="RefIDs"/>
        <w:rPr>
          <w:lang w:eastAsia="en-US"/>
        </w:rPr>
      </w:pPr>
      <w:r w:rsidRPr="002C15F8">
        <w:rPr>
          <w:lang w:eastAsia="en-US"/>
        </w:rPr>
        <w:t xml:space="preserve">[Covers: </w:t>
      </w:r>
      <w:r>
        <w:rPr>
          <w:lang w:eastAsia="en-US"/>
        </w:rPr>
        <w:t>req-8552172-00909476</w:t>
      </w:r>
      <w:r>
        <w:t>]</w:t>
      </w:r>
    </w:p>
    <w:p w14:paraId="2AF4E2BB" w14:textId="77777777" w:rsidR="00D42794" w:rsidRDefault="00D42794" w:rsidP="00D42794">
      <w:pPr>
        <w:pStyle w:val="RefIDs"/>
        <w:rPr>
          <w:lang w:eastAsia="en-US"/>
        </w:rPr>
      </w:pPr>
      <w:r w:rsidRPr="002C15F8">
        <w:rPr>
          <w:lang w:eastAsia="en-US"/>
        </w:rPr>
        <w:t xml:space="preserve">[Covers: </w:t>
      </w:r>
      <w:r>
        <w:rPr>
          <w:lang w:eastAsia="en-US"/>
        </w:rPr>
        <w:t>req-8552172-00909478</w:t>
      </w:r>
      <w:r>
        <w:t>]</w:t>
      </w:r>
    </w:p>
    <w:p w14:paraId="0FAAFB33" w14:textId="77777777" w:rsidR="00D42794" w:rsidRDefault="00D42794" w:rsidP="00D42794">
      <w:pPr>
        <w:pStyle w:val="RefIDs"/>
        <w:rPr>
          <w:lang w:eastAsia="en-US"/>
        </w:rPr>
      </w:pPr>
      <w:r>
        <w:rPr>
          <w:lang w:eastAsia="en-US"/>
        </w:rPr>
        <w:t>[Covers: req-8552172-00528006]</w:t>
      </w:r>
    </w:p>
    <w:p w14:paraId="2D739025" w14:textId="77777777" w:rsidR="00D42794" w:rsidRDefault="00D42794" w:rsidP="00D42794">
      <w:pPr>
        <w:pStyle w:val="RefIDs"/>
        <w:rPr>
          <w:lang w:eastAsia="en-US"/>
        </w:rPr>
      </w:pPr>
      <w:r>
        <w:rPr>
          <w:lang w:eastAsia="en-US"/>
        </w:rPr>
        <w:t xml:space="preserve">[Covers: </w:t>
      </w:r>
      <w:r w:rsidRPr="00C136B3">
        <w:t>req-8552172-00527993</w:t>
      </w:r>
      <w:r>
        <w:t>]</w:t>
      </w:r>
    </w:p>
    <w:p w14:paraId="68C1AA86" w14:textId="01F7E20E" w:rsidR="007757C2" w:rsidRDefault="007757C2" w:rsidP="00F27F4D">
      <w:pPr>
        <w:pStyle w:val="Heading4"/>
        <w:rPr>
          <w:lang w:val="en-GB"/>
        </w:rPr>
      </w:pPr>
      <w:r w:rsidRPr="007757C2">
        <w:t>ProtoConv_UpdateSendStatus</w:t>
      </w:r>
    </w:p>
    <w:p w14:paraId="68B7BDB4" w14:textId="55F8498F" w:rsidR="007757C2" w:rsidRPr="00251C23" w:rsidRDefault="007757C2" w:rsidP="00BE5228">
      <w:pPr>
        <w:pStyle w:val="ReqID"/>
        <w:rPr>
          <w:lang w:val="en-US"/>
        </w:rPr>
      </w:pPr>
      <w:r w:rsidRPr="00696D29">
        <w:t>[</w:t>
      </w:r>
      <w:r>
        <w:t>Gen5GW</w:t>
      </w:r>
      <w:r w:rsidRPr="00696D29">
        <w:t>_</w:t>
      </w:r>
      <w:r>
        <w:t>ProtoConv</w:t>
      </w:r>
      <w:r w:rsidRPr="00696D29">
        <w:t>_AD_C_</w:t>
      </w:r>
      <w:r>
        <w:t>1</w:t>
      </w:r>
      <w:r w:rsidR="00F91677">
        <w:t>3</w:t>
      </w:r>
      <w:r>
        <w:t>_0</w:t>
      </w:r>
      <w:r w:rsidR="00F91677">
        <w:t>04</w:t>
      </w:r>
      <w:r w:rsidRPr="00696D29">
        <w:t>]</w:t>
      </w:r>
    </w:p>
    <w:p w14:paraId="6BF59939" w14:textId="2055EC8E" w:rsidR="007757C2" w:rsidRDefault="007757C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24</w:t>
      </w:r>
      <w:r w:rsidR="009D560C">
        <w:rPr>
          <w:noProof/>
        </w:rPr>
        <w:fldChar w:fldCharType="end"/>
      </w:r>
      <w:r>
        <w:rPr>
          <w:noProof/>
        </w:rPr>
        <w:t>:</w:t>
      </w:r>
      <w:r>
        <w:t xml:space="preserve"> </w:t>
      </w:r>
      <w:r w:rsidRPr="007757C2">
        <w:t>ProtoConv_UpdateSendStatus</w:t>
      </w:r>
    </w:p>
    <w:tbl>
      <w:tblPr>
        <w:tblStyle w:val="TableGrid"/>
        <w:tblW w:w="5000" w:type="pct"/>
        <w:jc w:val="center"/>
        <w:tblLook w:val="04A0" w:firstRow="1" w:lastRow="0" w:firstColumn="1" w:lastColumn="0" w:noHBand="0" w:noVBand="1"/>
      </w:tblPr>
      <w:tblGrid>
        <w:gridCol w:w="2511"/>
        <w:gridCol w:w="2303"/>
        <w:gridCol w:w="833"/>
        <w:gridCol w:w="985"/>
        <w:gridCol w:w="3399"/>
      </w:tblGrid>
      <w:tr w:rsidR="007757C2" w14:paraId="6007DF18"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04230E" w14:textId="77777777" w:rsidR="007757C2" w:rsidRPr="00DF20B7" w:rsidRDefault="007757C2" w:rsidP="00B33DF2">
            <w:pPr>
              <w:jc w:val="left"/>
              <w:rPr>
                <w:rFonts w:eastAsia="Meiryo UI" w:cs="Arial"/>
                <w:b/>
                <w:bCs/>
                <w:szCs w:val="21"/>
              </w:rPr>
            </w:pPr>
            <w:r w:rsidRPr="00DF20B7">
              <w:rPr>
                <w:b/>
                <w:bCs/>
              </w:rPr>
              <w:t>Function Name</w:t>
            </w:r>
          </w:p>
        </w:tc>
        <w:tc>
          <w:tcPr>
            <w:tcW w:w="3748" w:type="pct"/>
            <w:gridSpan w:val="4"/>
            <w:tcBorders>
              <w:top w:val="single" w:sz="4" w:space="0" w:color="auto"/>
              <w:left w:val="single" w:sz="4" w:space="0" w:color="auto"/>
              <w:bottom w:val="single" w:sz="4" w:space="0" w:color="auto"/>
              <w:right w:val="single" w:sz="4" w:space="0" w:color="auto"/>
            </w:tcBorders>
            <w:hideMark/>
          </w:tcPr>
          <w:p w14:paraId="61C1B9F5" w14:textId="16490070" w:rsidR="007757C2" w:rsidRPr="007757C2" w:rsidRDefault="007757C2" w:rsidP="00B33DF2">
            <w:pPr>
              <w:jc w:val="left"/>
            </w:pPr>
            <w:r w:rsidRPr="007757C2">
              <w:t>ProtoConv_UpdateSendStatus</w:t>
            </w:r>
          </w:p>
        </w:tc>
      </w:tr>
      <w:tr w:rsidR="007757C2" w14:paraId="1949B151"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06758F" w14:textId="77777777" w:rsidR="007757C2" w:rsidRPr="00DF20B7" w:rsidRDefault="007757C2" w:rsidP="00B33DF2">
            <w:pPr>
              <w:jc w:val="left"/>
              <w:rPr>
                <w:rFonts w:eastAsia="Meiryo UI" w:cs="Arial"/>
                <w:b/>
                <w:bCs/>
                <w:szCs w:val="21"/>
              </w:rPr>
            </w:pPr>
            <w:r w:rsidRPr="00DF20B7">
              <w:rPr>
                <w:b/>
                <w:bCs/>
              </w:rPr>
              <w:t>ASIL Level</w:t>
            </w:r>
          </w:p>
        </w:tc>
        <w:tc>
          <w:tcPr>
            <w:tcW w:w="1148" w:type="pct"/>
            <w:tcBorders>
              <w:top w:val="single" w:sz="4" w:space="0" w:color="auto"/>
              <w:left w:val="single" w:sz="4" w:space="0" w:color="auto"/>
              <w:bottom w:val="single" w:sz="4" w:space="0" w:color="auto"/>
              <w:right w:val="single" w:sz="4" w:space="0" w:color="auto"/>
            </w:tcBorders>
            <w:hideMark/>
          </w:tcPr>
          <w:p w14:paraId="77D8C09E" w14:textId="77777777" w:rsidR="007757C2" w:rsidRPr="00DF20B7" w:rsidRDefault="007757C2" w:rsidP="00B33DF2">
            <w:pPr>
              <w:jc w:val="left"/>
              <w:rPr>
                <w:rFonts w:eastAsia="Meiryo UI" w:cs="Arial"/>
                <w:szCs w:val="21"/>
              </w:rPr>
            </w:pPr>
            <w:r w:rsidRPr="00DF20B7">
              <w:rPr>
                <w:rFonts w:hint="eastAsia"/>
              </w:rPr>
              <w:t>A</w:t>
            </w:r>
            <w:r w:rsidRPr="00DF20B7">
              <w:t>SIL D</w:t>
            </w:r>
          </w:p>
        </w:tc>
        <w:tc>
          <w:tcPr>
            <w:tcW w:w="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626D27" w14:textId="77777777" w:rsidR="007757C2" w:rsidRPr="00DF20B7" w:rsidRDefault="007757C2" w:rsidP="00B33DF2">
            <w:pPr>
              <w:jc w:val="left"/>
              <w:rPr>
                <w:rFonts w:eastAsia="Meiryo UI" w:cs="Arial"/>
                <w:b/>
                <w:bCs/>
                <w:szCs w:val="21"/>
              </w:rPr>
            </w:pPr>
            <w:r w:rsidRPr="00DF20B7">
              <w:rPr>
                <w:b/>
                <w:bCs/>
              </w:rPr>
              <w:t>Status</w:t>
            </w:r>
          </w:p>
        </w:tc>
        <w:tc>
          <w:tcPr>
            <w:tcW w:w="2185" w:type="pct"/>
            <w:gridSpan w:val="2"/>
            <w:tcBorders>
              <w:top w:val="single" w:sz="4" w:space="0" w:color="auto"/>
              <w:left w:val="single" w:sz="4" w:space="0" w:color="auto"/>
              <w:bottom w:val="single" w:sz="4" w:space="0" w:color="auto"/>
              <w:right w:val="single" w:sz="4" w:space="0" w:color="auto"/>
            </w:tcBorders>
            <w:hideMark/>
          </w:tcPr>
          <w:p w14:paraId="48023F78" w14:textId="77777777" w:rsidR="007757C2" w:rsidRPr="00DF20B7" w:rsidRDefault="007757C2" w:rsidP="00B33DF2">
            <w:pPr>
              <w:jc w:val="left"/>
              <w:rPr>
                <w:rFonts w:eastAsia="Meiryo UI" w:cs="Arial"/>
                <w:szCs w:val="21"/>
              </w:rPr>
            </w:pPr>
            <w:r w:rsidRPr="00DF20B7">
              <w:t>New</w:t>
            </w:r>
          </w:p>
        </w:tc>
      </w:tr>
      <w:tr w:rsidR="007757C2" w14:paraId="6ADFCA81"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243848" w14:textId="77777777" w:rsidR="007757C2" w:rsidRPr="00DF20B7" w:rsidRDefault="007757C2" w:rsidP="00B33DF2">
            <w:pPr>
              <w:jc w:val="left"/>
              <w:rPr>
                <w:rFonts w:eastAsia="Meiryo UI" w:cs="Arial"/>
                <w:b/>
                <w:bCs/>
                <w:szCs w:val="21"/>
              </w:rPr>
            </w:pPr>
            <w:r w:rsidRPr="00DF20B7">
              <w:rPr>
                <w:b/>
                <w:bCs/>
              </w:rPr>
              <w:t>Syntax</w:t>
            </w:r>
          </w:p>
        </w:tc>
        <w:tc>
          <w:tcPr>
            <w:tcW w:w="3748" w:type="pct"/>
            <w:gridSpan w:val="4"/>
            <w:tcBorders>
              <w:top w:val="single" w:sz="4" w:space="0" w:color="auto"/>
              <w:left w:val="single" w:sz="4" w:space="0" w:color="auto"/>
              <w:bottom w:val="single" w:sz="4" w:space="0" w:color="auto"/>
              <w:right w:val="single" w:sz="4" w:space="0" w:color="auto"/>
            </w:tcBorders>
            <w:hideMark/>
          </w:tcPr>
          <w:p w14:paraId="77900369" w14:textId="2A43E45A" w:rsidR="007757C2" w:rsidRPr="00744510" w:rsidRDefault="00744510" w:rsidP="007757C2">
            <w:pPr>
              <w:jc w:val="left"/>
            </w:pPr>
            <w:r w:rsidRPr="00744510">
              <w:t>void ProtoConv_UpdateSendStatus(const uint32 ulStatus)</w:t>
            </w:r>
          </w:p>
        </w:tc>
      </w:tr>
      <w:tr w:rsidR="007757C2" w14:paraId="1121362D"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689E57" w14:textId="77777777" w:rsidR="007757C2" w:rsidRPr="00DF20B7" w:rsidRDefault="007757C2" w:rsidP="00B33DF2">
            <w:pPr>
              <w:jc w:val="left"/>
              <w:rPr>
                <w:rFonts w:eastAsia="Meiryo UI" w:cs="Arial"/>
                <w:b/>
                <w:bCs/>
                <w:szCs w:val="21"/>
              </w:rPr>
            </w:pPr>
            <w:r w:rsidRPr="00DF20B7">
              <w:rPr>
                <w:b/>
                <w:bCs/>
              </w:rPr>
              <w:t>Sync/Async</w:t>
            </w:r>
          </w:p>
        </w:tc>
        <w:tc>
          <w:tcPr>
            <w:tcW w:w="3748" w:type="pct"/>
            <w:gridSpan w:val="4"/>
            <w:tcBorders>
              <w:top w:val="single" w:sz="4" w:space="0" w:color="auto"/>
              <w:left w:val="single" w:sz="4" w:space="0" w:color="auto"/>
              <w:bottom w:val="single" w:sz="4" w:space="0" w:color="auto"/>
              <w:right w:val="single" w:sz="4" w:space="0" w:color="auto"/>
            </w:tcBorders>
            <w:hideMark/>
          </w:tcPr>
          <w:p w14:paraId="168F439A" w14:textId="77777777" w:rsidR="007757C2" w:rsidRPr="00DF20B7" w:rsidRDefault="007757C2" w:rsidP="00B33DF2">
            <w:pPr>
              <w:jc w:val="left"/>
              <w:rPr>
                <w:rFonts w:eastAsia="Meiryo UI" w:cs="Arial"/>
                <w:szCs w:val="21"/>
              </w:rPr>
            </w:pPr>
            <w:r w:rsidRPr="00DF20B7">
              <w:t>Synchronous</w:t>
            </w:r>
          </w:p>
        </w:tc>
      </w:tr>
      <w:tr w:rsidR="007757C2" w14:paraId="441A83FD"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281DE9" w14:textId="77777777" w:rsidR="007757C2" w:rsidRPr="00DF20B7" w:rsidRDefault="007757C2" w:rsidP="00B33DF2">
            <w:pPr>
              <w:jc w:val="left"/>
              <w:rPr>
                <w:rFonts w:eastAsia="Meiryo UI" w:cs="Arial"/>
                <w:b/>
                <w:bCs/>
                <w:szCs w:val="21"/>
              </w:rPr>
            </w:pPr>
            <w:r w:rsidRPr="00DF20B7">
              <w:rPr>
                <w:b/>
                <w:bCs/>
              </w:rPr>
              <w:t>Reentrancy</w:t>
            </w:r>
          </w:p>
        </w:tc>
        <w:tc>
          <w:tcPr>
            <w:tcW w:w="3748" w:type="pct"/>
            <w:gridSpan w:val="4"/>
            <w:tcBorders>
              <w:top w:val="single" w:sz="4" w:space="0" w:color="auto"/>
              <w:left w:val="single" w:sz="4" w:space="0" w:color="auto"/>
              <w:bottom w:val="single" w:sz="4" w:space="0" w:color="auto"/>
              <w:right w:val="single" w:sz="4" w:space="0" w:color="auto"/>
            </w:tcBorders>
            <w:hideMark/>
          </w:tcPr>
          <w:p w14:paraId="18104B04" w14:textId="77777777" w:rsidR="007757C2" w:rsidRPr="00DF20B7" w:rsidRDefault="007757C2" w:rsidP="00B33DF2">
            <w:pPr>
              <w:jc w:val="left"/>
              <w:rPr>
                <w:rFonts w:eastAsia="Meiryo UI" w:cs="Arial"/>
                <w:szCs w:val="21"/>
              </w:rPr>
            </w:pPr>
            <w:r w:rsidRPr="00DF20B7">
              <w:t>Non-Reentrant</w:t>
            </w:r>
          </w:p>
        </w:tc>
      </w:tr>
      <w:tr w:rsidR="007757C2" w14:paraId="0794B1C2"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4648D7" w14:textId="77777777" w:rsidR="007757C2" w:rsidRPr="00DF20B7" w:rsidRDefault="007757C2" w:rsidP="00B33DF2">
            <w:pPr>
              <w:jc w:val="left"/>
              <w:rPr>
                <w:rFonts w:eastAsia="Meiryo UI" w:cs="Arial"/>
                <w:b/>
                <w:bCs/>
                <w:szCs w:val="21"/>
              </w:rPr>
            </w:pPr>
            <w:r w:rsidRPr="00DF20B7">
              <w:rPr>
                <w:b/>
                <w:bCs/>
              </w:rPr>
              <w:t>Interrupt State</w:t>
            </w:r>
          </w:p>
        </w:tc>
        <w:tc>
          <w:tcPr>
            <w:tcW w:w="3748" w:type="pct"/>
            <w:gridSpan w:val="4"/>
            <w:tcBorders>
              <w:top w:val="single" w:sz="4" w:space="0" w:color="auto"/>
              <w:left w:val="single" w:sz="4" w:space="0" w:color="auto"/>
              <w:bottom w:val="single" w:sz="4" w:space="0" w:color="auto"/>
              <w:right w:val="single" w:sz="4" w:space="0" w:color="auto"/>
            </w:tcBorders>
            <w:hideMark/>
          </w:tcPr>
          <w:p w14:paraId="4B654855" w14:textId="77777777" w:rsidR="007757C2" w:rsidRPr="00DF20B7" w:rsidRDefault="007757C2" w:rsidP="00B33DF2">
            <w:pPr>
              <w:jc w:val="left"/>
              <w:rPr>
                <w:rFonts w:eastAsia="Meiryo UI" w:cs="Arial"/>
                <w:szCs w:val="21"/>
              </w:rPr>
            </w:pPr>
            <w:r w:rsidRPr="00DF20B7">
              <w:t>Runs in the interrupt enable state</w:t>
            </w:r>
          </w:p>
        </w:tc>
      </w:tr>
      <w:tr w:rsidR="007757C2" w14:paraId="1EDA78F5" w14:textId="77777777" w:rsidTr="009856F0">
        <w:trPr>
          <w:jc w:val="center"/>
        </w:trPr>
        <w:tc>
          <w:tcPr>
            <w:tcW w:w="1252" w:type="pct"/>
            <w:vMerge w:val="restart"/>
            <w:tcBorders>
              <w:top w:val="single" w:sz="4" w:space="0" w:color="auto"/>
              <w:left w:val="single" w:sz="4" w:space="0" w:color="auto"/>
              <w:right w:val="single" w:sz="4" w:space="0" w:color="auto"/>
            </w:tcBorders>
            <w:shd w:val="clear" w:color="auto" w:fill="D9D9D9" w:themeFill="background1" w:themeFillShade="D9"/>
            <w:hideMark/>
          </w:tcPr>
          <w:p w14:paraId="4E65F509" w14:textId="27E3ED17" w:rsidR="007757C2" w:rsidRPr="00DF20B7" w:rsidRDefault="007757C2" w:rsidP="00B33DF2">
            <w:pPr>
              <w:jc w:val="left"/>
              <w:rPr>
                <w:rFonts w:eastAsia="Meiryo UI" w:cs="Arial"/>
                <w:b/>
                <w:bCs/>
                <w:szCs w:val="21"/>
              </w:rPr>
            </w:pPr>
            <w:r w:rsidRPr="00DF20B7">
              <w:rPr>
                <w:b/>
                <w:bCs/>
              </w:rPr>
              <w:t>Parameters (</w:t>
            </w:r>
            <w:r w:rsidR="002E3251">
              <w:rPr>
                <w:b/>
                <w:bCs/>
              </w:rPr>
              <w:t>In</w:t>
            </w:r>
            <w:r w:rsidRPr="00DF20B7">
              <w:rPr>
                <w:b/>
                <w:bCs/>
              </w:rPr>
              <w:t>)</w:t>
            </w:r>
          </w:p>
        </w:tc>
        <w:tc>
          <w:tcPr>
            <w:tcW w:w="1563" w:type="pct"/>
            <w:gridSpan w:val="2"/>
            <w:vMerge w:val="restart"/>
            <w:tcBorders>
              <w:top w:val="single" w:sz="4" w:space="0" w:color="auto"/>
              <w:left w:val="single" w:sz="4" w:space="0" w:color="auto"/>
              <w:right w:val="single" w:sz="4" w:space="0" w:color="auto"/>
            </w:tcBorders>
            <w:hideMark/>
          </w:tcPr>
          <w:p w14:paraId="38763828" w14:textId="74CD2C31" w:rsidR="007757C2" w:rsidRPr="00744510" w:rsidRDefault="00744510" w:rsidP="00B33DF2">
            <w:pPr>
              <w:jc w:val="left"/>
            </w:pPr>
            <w:r w:rsidRPr="00744510">
              <w:t>const uint32 ulStatus</w:t>
            </w:r>
          </w:p>
        </w:tc>
        <w:tc>
          <w:tcPr>
            <w:tcW w:w="2185" w:type="pct"/>
            <w:gridSpan w:val="2"/>
            <w:tcBorders>
              <w:top w:val="single" w:sz="4" w:space="0" w:color="auto"/>
              <w:left w:val="single" w:sz="4" w:space="0" w:color="auto"/>
              <w:bottom w:val="single" w:sz="4" w:space="0" w:color="auto"/>
              <w:right w:val="single" w:sz="4" w:space="0" w:color="auto"/>
            </w:tcBorders>
            <w:hideMark/>
          </w:tcPr>
          <w:p w14:paraId="2A5520DD" w14:textId="1E9771A9" w:rsidR="007757C2" w:rsidRPr="00DF20B7" w:rsidRDefault="00744510" w:rsidP="00B33DF2">
            <w:pPr>
              <w:jc w:val="left"/>
              <w:rPr>
                <w:rFonts w:eastAsia="Meiryo UI" w:cs="Arial"/>
                <w:szCs w:val="21"/>
              </w:rPr>
            </w:pPr>
            <w:r>
              <w:rPr>
                <w:rFonts w:eastAsia="Meiryo UI" w:cs="Arial"/>
                <w:szCs w:val="21"/>
              </w:rPr>
              <w:t>Variable</w:t>
            </w:r>
            <w:r w:rsidR="007757C2" w:rsidRPr="00171BEB">
              <w:rPr>
                <w:rFonts w:eastAsia="Meiryo UI" w:cs="Arial"/>
                <w:szCs w:val="21"/>
              </w:rPr>
              <w:t xml:space="preserve"> to store </w:t>
            </w:r>
            <w:r w:rsidR="007757C2" w:rsidRPr="00DF20B7">
              <w:t>CAN</w:t>
            </w:r>
            <w:r w:rsidR="007757C2">
              <w:t>/LIN/Parallel Port</w:t>
            </w:r>
            <w:r w:rsidR="007757C2" w:rsidRPr="00DF20B7">
              <w:t xml:space="preserve"> </w:t>
            </w:r>
            <w:r w:rsidR="007757C2" w:rsidRPr="00171BEB">
              <w:rPr>
                <w:rFonts w:eastAsia="Meiryo UI" w:cs="Arial"/>
                <w:szCs w:val="21"/>
              </w:rPr>
              <w:t>packet transmission suppression setting information</w:t>
            </w:r>
          </w:p>
        </w:tc>
      </w:tr>
      <w:tr w:rsidR="007757C2" w14:paraId="5505918D" w14:textId="77777777" w:rsidTr="002E3251">
        <w:trPr>
          <w:jc w:val="center"/>
        </w:trPr>
        <w:tc>
          <w:tcPr>
            <w:tcW w:w="1252" w:type="pct"/>
            <w:vMerge/>
            <w:tcBorders>
              <w:left w:val="single" w:sz="4" w:space="0" w:color="auto"/>
              <w:bottom w:val="single" w:sz="4" w:space="0" w:color="auto"/>
              <w:right w:val="single" w:sz="4" w:space="0" w:color="auto"/>
            </w:tcBorders>
            <w:shd w:val="clear" w:color="auto" w:fill="D9D9D9" w:themeFill="background1" w:themeFillShade="D9"/>
          </w:tcPr>
          <w:p w14:paraId="3E5F0B19" w14:textId="77777777" w:rsidR="007757C2" w:rsidRPr="00DF20B7" w:rsidRDefault="007757C2" w:rsidP="00B33DF2">
            <w:pPr>
              <w:jc w:val="left"/>
              <w:rPr>
                <w:b/>
                <w:bCs/>
              </w:rPr>
            </w:pPr>
          </w:p>
        </w:tc>
        <w:tc>
          <w:tcPr>
            <w:tcW w:w="1563" w:type="pct"/>
            <w:gridSpan w:val="2"/>
            <w:vMerge/>
            <w:tcBorders>
              <w:left w:val="single" w:sz="4" w:space="0" w:color="auto"/>
              <w:bottom w:val="single" w:sz="4" w:space="0" w:color="auto"/>
              <w:right w:val="single" w:sz="4" w:space="0" w:color="auto"/>
            </w:tcBorders>
          </w:tcPr>
          <w:p w14:paraId="5F398B7B" w14:textId="77777777" w:rsidR="007757C2" w:rsidRPr="00DF20B7" w:rsidRDefault="007757C2" w:rsidP="00B33DF2">
            <w:pPr>
              <w:jc w:val="left"/>
            </w:pPr>
          </w:p>
        </w:tc>
        <w:tc>
          <w:tcPr>
            <w:tcW w:w="49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A8DFE0" w14:textId="77777777" w:rsidR="007757C2" w:rsidRPr="00DF20B7" w:rsidRDefault="007757C2" w:rsidP="00B33DF2">
            <w:pPr>
              <w:jc w:val="left"/>
              <w:rPr>
                <w:rFonts w:eastAsia="Meiryo UI" w:cs="Arial"/>
                <w:szCs w:val="21"/>
              </w:rPr>
            </w:pPr>
            <w:r w:rsidRPr="00DF20B7">
              <w:rPr>
                <w:rFonts w:eastAsia="Meiryo UI" w:cs="Arial"/>
                <w:b/>
                <w:bCs/>
                <w:szCs w:val="21"/>
              </w:rPr>
              <w:t>Range</w:t>
            </w:r>
          </w:p>
        </w:tc>
        <w:tc>
          <w:tcPr>
            <w:tcW w:w="1694" w:type="pct"/>
            <w:tcBorders>
              <w:top w:val="single" w:sz="4" w:space="0" w:color="auto"/>
              <w:left w:val="single" w:sz="4" w:space="0" w:color="auto"/>
              <w:bottom w:val="single" w:sz="4" w:space="0" w:color="auto"/>
              <w:right w:val="single" w:sz="4" w:space="0" w:color="auto"/>
            </w:tcBorders>
          </w:tcPr>
          <w:p w14:paraId="12A16753" w14:textId="1AE8ED3B" w:rsidR="007757C2" w:rsidRPr="00FA71CE" w:rsidRDefault="009F5DB9" w:rsidP="00B33DF2">
            <w:pPr>
              <w:jc w:val="left"/>
            </w:pPr>
            <w:r>
              <w:t>14</w:t>
            </w:r>
            <w:r w:rsidR="00744510">
              <w:t>-bit value</w:t>
            </w:r>
          </w:p>
        </w:tc>
      </w:tr>
      <w:tr w:rsidR="002E3251" w14:paraId="04270C20"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40B72E" w14:textId="623A3495" w:rsidR="002E3251" w:rsidRPr="00DF20B7" w:rsidRDefault="002E3251" w:rsidP="002E3251">
            <w:pPr>
              <w:jc w:val="left"/>
              <w:rPr>
                <w:b/>
                <w:bCs/>
              </w:rPr>
            </w:pPr>
            <w:r w:rsidRPr="00DF20B7">
              <w:rPr>
                <w:b/>
                <w:bCs/>
              </w:rPr>
              <w:t>Parameters (In-Out)</w:t>
            </w:r>
          </w:p>
        </w:tc>
        <w:tc>
          <w:tcPr>
            <w:tcW w:w="1563" w:type="pct"/>
            <w:gridSpan w:val="2"/>
            <w:tcBorders>
              <w:top w:val="single" w:sz="4" w:space="0" w:color="auto"/>
              <w:left w:val="single" w:sz="4" w:space="0" w:color="auto"/>
              <w:bottom w:val="single" w:sz="4" w:space="0" w:color="auto"/>
              <w:right w:val="single" w:sz="4" w:space="0" w:color="auto"/>
            </w:tcBorders>
          </w:tcPr>
          <w:p w14:paraId="14C067C9" w14:textId="6E0010D7" w:rsidR="002E3251" w:rsidRPr="00DF20B7" w:rsidRDefault="002E3251" w:rsidP="002E3251">
            <w:pPr>
              <w:jc w:val="left"/>
            </w:pPr>
            <w:r w:rsidRPr="00DF20B7">
              <w:rPr>
                <w:rFonts w:eastAsia="Meiryo UI" w:cs="Arial"/>
                <w:szCs w:val="21"/>
              </w:rPr>
              <w:t>N/A</w:t>
            </w:r>
          </w:p>
        </w:tc>
        <w:tc>
          <w:tcPr>
            <w:tcW w:w="2185" w:type="pct"/>
            <w:gridSpan w:val="2"/>
            <w:tcBorders>
              <w:top w:val="single" w:sz="4" w:space="0" w:color="auto"/>
              <w:left w:val="single" w:sz="4" w:space="0" w:color="auto"/>
              <w:bottom w:val="single" w:sz="4" w:space="0" w:color="auto"/>
              <w:right w:val="single" w:sz="4" w:space="0" w:color="auto"/>
            </w:tcBorders>
          </w:tcPr>
          <w:p w14:paraId="345A381A" w14:textId="13930AB5" w:rsidR="002E3251" w:rsidRPr="00DF20B7" w:rsidRDefault="002E3251" w:rsidP="002E3251">
            <w:pPr>
              <w:jc w:val="left"/>
              <w:rPr>
                <w:lang w:val="fr-FR"/>
              </w:rPr>
            </w:pPr>
            <w:r w:rsidRPr="00DF20B7">
              <w:rPr>
                <w:rFonts w:eastAsia="Meiryo UI" w:cs="Arial"/>
                <w:szCs w:val="21"/>
              </w:rPr>
              <w:t>-</w:t>
            </w:r>
          </w:p>
        </w:tc>
      </w:tr>
      <w:tr w:rsidR="002E3251" w14:paraId="66B4F7DA"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9F5651" w14:textId="554A152B" w:rsidR="002E3251" w:rsidRPr="00DF20B7" w:rsidRDefault="002E3251" w:rsidP="002E3251">
            <w:pPr>
              <w:jc w:val="left"/>
              <w:rPr>
                <w:b/>
                <w:bCs/>
              </w:rPr>
            </w:pPr>
            <w:r w:rsidRPr="00DF20B7">
              <w:rPr>
                <w:b/>
                <w:bCs/>
              </w:rPr>
              <w:t>Parameters (Out)</w:t>
            </w:r>
          </w:p>
        </w:tc>
        <w:tc>
          <w:tcPr>
            <w:tcW w:w="1563" w:type="pct"/>
            <w:gridSpan w:val="2"/>
            <w:tcBorders>
              <w:top w:val="single" w:sz="4" w:space="0" w:color="auto"/>
              <w:left w:val="single" w:sz="4" w:space="0" w:color="auto"/>
              <w:bottom w:val="single" w:sz="4" w:space="0" w:color="auto"/>
              <w:right w:val="single" w:sz="4" w:space="0" w:color="auto"/>
            </w:tcBorders>
          </w:tcPr>
          <w:p w14:paraId="23BF2E87" w14:textId="001A9A96" w:rsidR="002E3251" w:rsidRPr="00DF20B7" w:rsidRDefault="002E3251" w:rsidP="002E3251">
            <w:pPr>
              <w:jc w:val="left"/>
            </w:pPr>
            <w:r w:rsidRPr="00DF20B7">
              <w:rPr>
                <w:rFonts w:eastAsia="Meiryo UI" w:cs="Arial"/>
                <w:szCs w:val="21"/>
              </w:rPr>
              <w:t>N/A</w:t>
            </w:r>
          </w:p>
        </w:tc>
        <w:tc>
          <w:tcPr>
            <w:tcW w:w="2185" w:type="pct"/>
            <w:gridSpan w:val="2"/>
            <w:tcBorders>
              <w:top w:val="single" w:sz="4" w:space="0" w:color="auto"/>
              <w:left w:val="single" w:sz="4" w:space="0" w:color="auto"/>
              <w:bottom w:val="single" w:sz="4" w:space="0" w:color="auto"/>
              <w:right w:val="single" w:sz="4" w:space="0" w:color="auto"/>
            </w:tcBorders>
          </w:tcPr>
          <w:p w14:paraId="7868C75B" w14:textId="17A90CA4" w:rsidR="002E3251" w:rsidRPr="00DF20B7" w:rsidRDefault="002E3251" w:rsidP="002E3251">
            <w:pPr>
              <w:jc w:val="left"/>
              <w:rPr>
                <w:lang w:val="fr-FR"/>
              </w:rPr>
            </w:pPr>
            <w:r w:rsidRPr="00DF20B7">
              <w:rPr>
                <w:rFonts w:eastAsia="Meiryo UI" w:cs="Arial"/>
                <w:szCs w:val="21"/>
              </w:rPr>
              <w:t>-</w:t>
            </w:r>
          </w:p>
        </w:tc>
      </w:tr>
      <w:tr w:rsidR="002E3251" w14:paraId="05615689"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ADA31E" w14:textId="77777777" w:rsidR="002E3251" w:rsidRPr="00DF20B7" w:rsidRDefault="002E3251" w:rsidP="002E3251">
            <w:pPr>
              <w:jc w:val="left"/>
              <w:rPr>
                <w:rFonts w:eastAsia="Meiryo UI" w:cs="Arial"/>
                <w:b/>
                <w:bCs/>
                <w:szCs w:val="21"/>
              </w:rPr>
            </w:pPr>
            <w:r w:rsidRPr="00DF20B7">
              <w:rPr>
                <w:b/>
                <w:bCs/>
              </w:rPr>
              <w:lastRenderedPageBreak/>
              <w:t>Return Value</w:t>
            </w:r>
          </w:p>
        </w:tc>
        <w:tc>
          <w:tcPr>
            <w:tcW w:w="1563" w:type="pct"/>
            <w:gridSpan w:val="2"/>
            <w:tcBorders>
              <w:top w:val="single" w:sz="4" w:space="0" w:color="auto"/>
              <w:left w:val="single" w:sz="4" w:space="0" w:color="auto"/>
              <w:bottom w:val="single" w:sz="4" w:space="0" w:color="auto"/>
              <w:right w:val="single" w:sz="4" w:space="0" w:color="auto"/>
            </w:tcBorders>
            <w:hideMark/>
          </w:tcPr>
          <w:p w14:paraId="0D578806" w14:textId="77777777" w:rsidR="002E3251" w:rsidRPr="00DF20B7" w:rsidRDefault="002E3251" w:rsidP="002E3251">
            <w:pPr>
              <w:jc w:val="left"/>
              <w:rPr>
                <w:rFonts w:eastAsia="Meiryo UI" w:cs="Arial"/>
                <w:szCs w:val="21"/>
              </w:rPr>
            </w:pPr>
            <w:r w:rsidRPr="00DF20B7">
              <w:t>N/A</w:t>
            </w:r>
          </w:p>
        </w:tc>
        <w:tc>
          <w:tcPr>
            <w:tcW w:w="2185" w:type="pct"/>
            <w:gridSpan w:val="2"/>
            <w:tcBorders>
              <w:top w:val="single" w:sz="4" w:space="0" w:color="auto"/>
              <w:left w:val="single" w:sz="4" w:space="0" w:color="auto"/>
              <w:bottom w:val="single" w:sz="4" w:space="0" w:color="auto"/>
              <w:right w:val="single" w:sz="4" w:space="0" w:color="auto"/>
            </w:tcBorders>
            <w:hideMark/>
          </w:tcPr>
          <w:p w14:paraId="720A04A6" w14:textId="77777777" w:rsidR="002E3251" w:rsidRPr="00DF20B7" w:rsidRDefault="002E3251" w:rsidP="002E3251">
            <w:pPr>
              <w:jc w:val="left"/>
            </w:pPr>
            <w:r w:rsidRPr="00DF20B7">
              <w:rPr>
                <w:lang w:val="fr-FR"/>
              </w:rPr>
              <w:t>-</w:t>
            </w:r>
          </w:p>
        </w:tc>
      </w:tr>
      <w:tr w:rsidR="002E3251" w14:paraId="6FD8BB65" w14:textId="77777777" w:rsidTr="009856F0">
        <w:trPr>
          <w:trHeight w:val="699"/>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416D90" w14:textId="77777777" w:rsidR="002E3251" w:rsidRPr="00DF20B7" w:rsidRDefault="002E3251" w:rsidP="002E3251">
            <w:pPr>
              <w:jc w:val="left"/>
              <w:rPr>
                <w:rFonts w:eastAsia="Meiryo UI" w:cs="Arial"/>
                <w:b/>
                <w:bCs/>
                <w:szCs w:val="21"/>
              </w:rPr>
            </w:pPr>
            <w:r w:rsidRPr="00DF20B7">
              <w:rPr>
                <w:b/>
                <w:bCs/>
              </w:rPr>
              <w:t>Description</w:t>
            </w:r>
          </w:p>
        </w:tc>
        <w:tc>
          <w:tcPr>
            <w:tcW w:w="3748" w:type="pct"/>
            <w:gridSpan w:val="4"/>
            <w:tcBorders>
              <w:top w:val="single" w:sz="4" w:space="0" w:color="auto"/>
              <w:left w:val="single" w:sz="4" w:space="0" w:color="auto"/>
              <w:bottom w:val="single" w:sz="4" w:space="0" w:color="auto"/>
              <w:right w:val="single" w:sz="4" w:space="0" w:color="auto"/>
            </w:tcBorders>
          </w:tcPr>
          <w:p w14:paraId="2314CBBC" w14:textId="3F69545F" w:rsidR="002E3251" w:rsidRPr="00DF20B7" w:rsidRDefault="002E3251" w:rsidP="002E3251">
            <w:pPr>
              <w:jc w:val="left"/>
            </w:pPr>
            <w:r>
              <w:t>Update</w:t>
            </w:r>
            <w:r w:rsidRPr="00DF20B7">
              <w:t xml:space="preserve"> the value of the global variable (GulSendStatus) that stores the CAN</w:t>
            </w:r>
            <w:r>
              <w:t>/LIN/Parallel Port</w:t>
            </w:r>
            <w:r w:rsidRPr="00DF20B7">
              <w:t xml:space="preserve"> packet send</w:t>
            </w:r>
            <w:r>
              <w:t>ing</w:t>
            </w:r>
            <w:r w:rsidRPr="00DF20B7">
              <w:t xml:space="preserve"> suppression setting information </w:t>
            </w:r>
            <w:r>
              <w:t xml:space="preserve">by a 32-bit value </w:t>
            </w:r>
            <w:r w:rsidRPr="00DF20B7">
              <w:t>(</w:t>
            </w:r>
            <w:r w:rsidRPr="00744510">
              <w:t>ulStatus</w:t>
            </w:r>
            <w:r w:rsidRPr="00DF20B7">
              <w:t>) that stores the argument CAN</w:t>
            </w:r>
            <w:r>
              <w:t>/LIN/Parallel Port</w:t>
            </w:r>
            <w:r w:rsidRPr="00DF20B7">
              <w:t xml:space="preserve"> packet send suppression setting information.</w:t>
            </w:r>
          </w:p>
        </w:tc>
      </w:tr>
      <w:tr w:rsidR="002E3251" w14:paraId="10F88F3B"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9A0933" w14:textId="77777777" w:rsidR="002E3251" w:rsidRPr="00DF20B7" w:rsidRDefault="002E3251" w:rsidP="002E3251">
            <w:pPr>
              <w:jc w:val="left"/>
              <w:rPr>
                <w:rFonts w:eastAsia="Meiryo UI" w:cs="Arial"/>
                <w:b/>
                <w:bCs/>
                <w:szCs w:val="21"/>
              </w:rPr>
            </w:pPr>
            <w:r w:rsidRPr="00DF20B7">
              <w:rPr>
                <w:b/>
                <w:bCs/>
              </w:rPr>
              <w:t>Preconditions</w:t>
            </w:r>
          </w:p>
        </w:tc>
        <w:tc>
          <w:tcPr>
            <w:tcW w:w="3748" w:type="pct"/>
            <w:gridSpan w:val="4"/>
            <w:tcBorders>
              <w:top w:val="single" w:sz="4" w:space="0" w:color="auto"/>
              <w:left w:val="single" w:sz="4" w:space="0" w:color="auto"/>
              <w:bottom w:val="single" w:sz="4" w:space="0" w:color="auto"/>
              <w:right w:val="single" w:sz="4" w:space="0" w:color="auto"/>
            </w:tcBorders>
            <w:hideMark/>
          </w:tcPr>
          <w:p w14:paraId="785FDEF0" w14:textId="77777777" w:rsidR="002E3251" w:rsidRPr="00DF20B7" w:rsidRDefault="002E3251" w:rsidP="002E3251">
            <w:pPr>
              <w:jc w:val="left"/>
            </w:pPr>
            <w:r w:rsidRPr="00DF20B7">
              <w:t>Initialized state</w:t>
            </w:r>
          </w:p>
        </w:tc>
      </w:tr>
      <w:tr w:rsidR="002E3251" w14:paraId="62F9A901"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9B8F98" w14:textId="77777777" w:rsidR="002E3251" w:rsidRPr="00DF20B7" w:rsidRDefault="002E3251" w:rsidP="002E3251">
            <w:pPr>
              <w:jc w:val="left"/>
              <w:rPr>
                <w:rFonts w:eastAsia="Meiryo UI" w:cs="Arial"/>
                <w:b/>
                <w:bCs/>
                <w:szCs w:val="21"/>
              </w:rPr>
            </w:pPr>
            <w:r w:rsidRPr="00DF20B7">
              <w:rPr>
                <w:b/>
                <w:bCs/>
              </w:rPr>
              <w:t>Remarks</w:t>
            </w:r>
          </w:p>
        </w:tc>
        <w:tc>
          <w:tcPr>
            <w:tcW w:w="3748" w:type="pct"/>
            <w:gridSpan w:val="4"/>
            <w:tcBorders>
              <w:top w:val="single" w:sz="4" w:space="0" w:color="auto"/>
              <w:left w:val="single" w:sz="4" w:space="0" w:color="auto"/>
              <w:bottom w:val="single" w:sz="4" w:space="0" w:color="auto"/>
              <w:right w:val="single" w:sz="4" w:space="0" w:color="auto"/>
            </w:tcBorders>
            <w:hideMark/>
          </w:tcPr>
          <w:p w14:paraId="2CE086CC" w14:textId="004A9D3E" w:rsidR="002E3251" w:rsidRPr="00171BEB" w:rsidRDefault="002E3251" w:rsidP="002E3251">
            <w:pPr>
              <w:jc w:val="left"/>
              <w:rPr>
                <w:rFonts w:eastAsia="Meiryo UI"/>
                <w:szCs w:val="21"/>
              </w:rPr>
            </w:pPr>
            <w:r w:rsidRPr="00171BEB">
              <w:rPr>
                <w:rFonts w:eastAsia="Meiryo UI"/>
                <w:szCs w:val="21"/>
              </w:rPr>
              <w:t xml:space="preserve">Refer to the following items for the contents stored in </w:t>
            </w:r>
            <w:r w:rsidRPr="00744510">
              <w:t>ulStatus</w:t>
            </w:r>
            <w:r w:rsidRPr="00171BEB">
              <w:rPr>
                <w:rFonts w:eastAsia="Meiryo UI"/>
                <w:szCs w:val="21"/>
              </w:rPr>
              <w:t xml:space="preserve">, which stores the </w:t>
            </w:r>
            <w:r w:rsidRPr="00DF20B7">
              <w:t>CAN</w:t>
            </w:r>
            <w:r>
              <w:t>/LIN/Parallel Port</w:t>
            </w:r>
            <w:r w:rsidRPr="00DF20B7">
              <w:t xml:space="preserve"> </w:t>
            </w:r>
            <w:r w:rsidRPr="00171BEB">
              <w:rPr>
                <w:rFonts w:eastAsia="Meiryo UI"/>
                <w:szCs w:val="21"/>
              </w:rPr>
              <w:t>packet transmission suppression setting information.</w:t>
            </w:r>
          </w:p>
          <w:p w14:paraId="4D8FB4B3" w14:textId="77777777" w:rsidR="009D560C" w:rsidRPr="00FE7BD6" w:rsidRDefault="002E3251" w:rsidP="00AF2D8E">
            <w:r>
              <w:fldChar w:fldCharType="begin"/>
            </w:r>
            <w:r>
              <w:instrText xml:space="preserve"> REF _Ref187685424 \w \h  \* MERGEFORMAT </w:instrText>
            </w:r>
            <w:r>
              <w:fldChar w:fldCharType="separate"/>
            </w:r>
            <w:r w:rsidR="009D560C">
              <w:t>2.1.5</w:t>
            </w:r>
            <w:r>
              <w:fldChar w:fldCharType="end"/>
            </w:r>
            <w:r>
              <w:t xml:space="preserve"> </w:t>
            </w:r>
            <w:r>
              <w:fldChar w:fldCharType="begin"/>
            </w:r>
            <w:r>
              <w:instrText xml:space="preserve"> REF _Ref187685424 \h  \* MERGEFORMAT </w:instrText>
            </w:r>
            <w:r>
              <w:fldChar w:fldCharType="separate"/>
            </w:r>
            <w:r w:rsidR="009D560C" w:rsidRPr="00FE7BD6">
              <w:t xml:space="preserve">Ethernet </w:t>
            </w:r>
            <w:r w:rsidR="009D560C">
              <w:t xml:space="preserve">to X </w:t>
            </w:r>
            <w:r w:rsidR="009D560C" w:rsidRPr="00FE7BD6">
              <w:t>Conversion Function</w:t>
            </w:r>
          </w:p>
          <w:p w14:paraId="1D1424F3" w14:textId="77777777" w:rsidR="009D560C" w:rsidRPr="007629F4" w:rsidRDefault="009D560C" w:rsidP="009D560C">
            <w:pPr>
              <w:spacing w:after="120"/>
            </w:pPr>
            <w:r w:rsidRPr="007629F4">
              <w:t>This software receives Ethernet frames when a user application calls the software's API.</w:t>
            </w:r>
          </w:p>
          <w:p w14:paraId="3CA00C03" w14:textId="2782E54D" w:rsidR="002E3251" w:rsidRPr="00B5061F" w:rsidRDefault="009D560C" w:rsidP="002E3251">
            <w:pPr>
              <w:rPr>
                <w:rFonts w:eastAsia="Meiryo UI"/>
                <w:b/>
                <w:bCs/>
                <w:szCs w:val="21"/>
              </w:rPr>
            </w:pPr>
            <w:r w:rsidRPr="00FE7BD6">
              <w:t xml:space="preserve">Ethernet </w:t>
            </w:r>
            <w:r>
              <w:t xml:space="preserve">to CAN </w:t>
            </w:r>
            <w:r w:rsidRPr="00FE7BD6">
              <w:t>Conversion Function</w:t>
            </w:r>
            <w:r w:rsidR="002E3251">
              <w:fldChar w:fldCharType="end"/>
            </w:r>
            <w:r w:rsidR="002E3251">
              <w:t xml:space="preserve"> (Gen5GW</w:t>
            </w:r>
            <w:r w:rsidR="002E3251" w:rsidRPr="00C20FCB">
              <w:t>_</w:t>
            </w:r>
            <w:r w:rsidR="002E3251">
              <w:t>ProtoConv_AD_C_06</w:t>
            </w:r>
            <w:r w:rsidR="002E3251" w:rsidRPr="00C20FCB">
              <w:t>_00</w:t>
            </w:r>
            <w:r w:rsidR="002E3251">
              <w:t>8)</w:t>
            </w:r>
          </w:p>
        </w:tc>
      </w:tr>
      <w:tr w:rsidR="002E3251" w14:paraId="387DC874" w14:textId="77777777" w:rsidTr="009856F0">
        <w:trPr>
          <w:jc w:val="center"/>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56401" w14:textId="77777777" w:rsidR="002E3251" w:rsidRPr="00DF20B7" w:rsidRDefault="002E3251" w:rsidP="002E3251">
            <w:pPr>
              <w:jc w:val="left"/>
              <w:rPr>
                <w:b/>
                <w:bCs/>
              </w:rPr>
            </w:pPr>
            <w:r w:rsidRPr="006F260B">
              <w:rPr>
                <w:rFonts w:cs="Arial"/>
                <w:b/>
                <w:bCs/>
                <w:szCs w:val="20"/>
              </w:rPr>
              <w:t>DET/DEM Errors Handled</w:t>
            </w:r>
          </w:p>
        </w:tc>
        <w:tc>
          <w:tcPr>
            <w:tcW w:w="3748" w:type="pct"/>
            <w:gridSpan w:val="4"/>
            <w:tcBorders>
              <w:top w:val="single" w:sz="4" w:space="0" w:color="auto"/>
              <w:left w:val="single" w:sz="4" w:space="0" w:color="auto"/>
              <w:bottom w:val="single" w:sz="4" w:space="0" w:color="auto"/>
              <w:right w:val="single" w:sz="4" w:space="0" w:color="auto"/>
            </w:tcBorders>
          </w:tcPr>
          <w:p w14:paraId="7B6A4FA1" w14:textId="77777777" w:rsidR="002E3251" w:rsidRPr="00171BEB" w:rsidRDefault="002E3251" w:rsidP="002E3251">
            <w:pPr>
              <w:jc w:val="left"/>
              <w:rPr>
                <w:rFonts w:eastAsia="Meiryo UI"/>
                <w:szCs w:val="21"/>
              </w:rPr>
            </w:pPr>
            <w:r w:rsidRPr="00A935AB">
              <w:rPr>
                <w:rFonts w:cs="Arial" w:hint="eastAsia"/>
                <w:szCs w:val="20"/>
              </w:rPr>
              <w:t>N/A</w:t>
            </w:r>
          </w:p>
        </w:tc>
      </w:tr>
    </w:tbl>
    <w:p w14:paraId="4A7C140F" w14:textId="77777777" w:rsidR="00D42794" w:rsidRPr="002C15F8" w:rsidRDefault="007757C2" w:rsidP="00D42794">
      <w:pPr>
        <w:pStyle w:val="RefIDs"/>
        <w:rPr>
          <w:lang w:eastAsia="en-US"/>
        </w:rPr>
      </w:pPr>
      <w:r>
        <w:rPr>
          <w:lang w:eastAsia="en-US"/>
        </w:rPr>
        <w:t xml:space="preserve">[Covers: </w:t>
      </w:r>
      <w:r w:rsidR="00883E84">
        <w:rPr>
          <w:lang w:eastAsia="en-US"/>
        </w:rPr>
        <w:t>req-8552172-0090521</w:t>
      </w:r>
      <w:r w:rsidR="003760C2">
        <w:rPr>
          <w:lang w:eastAsia="en-US"/>
        </w:rPr>
        <w:t>9</w:t>
      </w:r>
      <w:r w:rsidRPr="00C6014F">
        <w:rPr>
          <w:lang w:eastAsia="en-US"/>
        </w:rPr>
        <w:t>]</w:t>
      </w:r>
    </w:p>
    <w:p w14:paraId="151A660F" w14:textId="77777777" w:rsidR="00D42794" w:rsidRPr="002C15F8" w:rsidRDefault="00D42794" w:rsidP="00D42794">
      <w:pPr>
        <w:pStyle w:val="RefIDs"/>
        <w:rPr>
          <w:lang w:eastAsia="en-US"/>
        </w:rPr>
      </w:pPr>
      <w:r w:rsidRPr="002C15F8">
        <w:rPr>
          <w:lang w:eastAsia="en-US"/>
        </w:rPr>
        <w:t xml:space="preserve">[Covers: </w:t>
      </w:r>
      <w:r>
        <w:rPr>
          <w:lang w:eastAsia="en-US"/>
        </w:rPr>
        <w:t>req-8552172-00909476</w:t>
      </w:r>
      <w:r>
        <w:t>]</w:t>
      </w:r>
    </w:p>
    <w:p w14:paraId="30CA026D" w14:textId="77777777" w:rsidR="00D42794" w:rsidRDefault="00D42794" w:rsidP="00D42794">
      <w:pPr>
        <w:pStyle w:val="RefIDs"/>
        <w:rPr>
          <w:lang w:eastAsia="en-US"/>
        </w:rPr>
      </w:pPr>
      <w:r w:rsidRPr="002C15F8">
        <w:rPr>
          <w:lang w:eastAsia="en-US"/>
        </w:rPr>
        <w:t xml:space="preserve">[Covers: </w:t>
      </w:r>
      <w:r>
        <w:rPr>
          <w:lang w:eastAsia="en-US"/>
        </w:rPr>
        <w:t>req-8552172-00909478</w:t>
      </w:r>
      <w:r>
        <w:t>]</w:t>
      </w:r>
    </w:p>
    <w:p w14:paraId="50CBD32F" w14:textId="77777777" w:rsidR="00D42794" w:rsidRDefault="00D42794" w:rsidP="00D42794">
      <w:pPr>
        <w:pStyle w:val="RefIDs"/>
        <w:rPr>
          <w:lang w:eastAsia="en-US"/>
        </w:rPr>
      </w:pPr>
      <w:r>
        <w:rPr>
          <w:lang w:eastAsia="en-US"/>
        </w:rPr>
        <w:t>[Covers: req-8552172-00528006]</w:t>
      </w:r>
    </w:p>
    <w:p w14:paraId="367185C5" w14:textId="77777777" w:rsidR="00D42794" w:rsidRDefault="00D42794" w:rsidP="00D42794">
      <w:pPr>
        <w:pStyle w:val="RefIDs"/>
        <w:rPr>
          <w:lang w:eastAsia="en-US"/>
        </w:rPr>
      </w:pPr>
      <w:r>
        <w:rPr>
          <w:lang w:eastAsia="en-US"/>
        </w:rPr>
        <w:t xml:space="preserve">[Covers: </w:t>
      </w:r>
      <w:r w:rsidRPr="00C136B3">
        <w:t>req-8552172-00527993</w:t>
      </w:r>
      <w:r>
        <w:t>]</w:t>
      </w:r>
    </w:p>
    <w:p w14:paraId="4C7FD272" w14:textId="3C25AC49" w:rsidR="007757C2" w:rsidRDefault="007757C2" w:rsidP="00D42794">
      <w:pPr>
        <w:pStyle w:val="RefIDs"/>
        <w:rPr>
          <w:lang w:eastAsia="en-US"/>
        </w:rPr>
      </w:pPr>
    </w:p>
    <w:p w14:paraId="796A494C" w14:textId="04F9E099" w:rsidR="00C36A0C" w:rsidRPr="00AF0BFD" w:rsidRDefault="006367A4" w:rsidP="00C36A0C">
      <w:pPr>
        <w:pStyle w:val="Heading4"/>
        <w:rPr>
          <w:lang w:val="en-GB"/>
        </w:rPr>
      </w:pPr>
      <w:r>
        <w:br w:type="column"/>
      </w:r>
      <w:r w:rsidR="00C36A0C" w:rsidRPr="00AF0BFD">
        <w:lastRenderedPageBreak/>
        <w:t>ProtoConv_EnqueueEth</w:t>
      </w:r>
    </w:p>
    <w:p w14:paraId="7D8AF073" w14:textId="2FEB9D3D" w:rsidR="00C36A0C" w:rsidRPr="00251C23" w:rsidRDefault="00C36A0C" w:rsidP="00C36A0C">
      <w:pPr>
        <w:pStyle w:val="ReqID"/>
        <w:rPr>
          <w:lang w:val="en-US"/>
        </w:rPr>
      </w:pPr>
      <w:r w:rsidRPr="00696D29">
        <w:t>[</w:t>
      </w:r>
      <w:r>
        <w:t>Gen5GW</w:t>
      </w:r>
      <w:r w:rsidRPr="00696D29">
        <w:t>_</w:t>
      </w:r>
      <w:r>
        <w:t>ProtoConv</w:t>
      </w:r>
      <w:r w:rsidRPr="00696D29">
        <w:t>_AD_C_</w:t>
      </w:r>
      <w:r>
        <w:t>13_0</w:t>
      </w:r>
      <w:r w:rsidRPr="00696D29">
        <w:t>0</w:t>
      </w:r>
      <w:r w:rsidR="000A0107">
        <w:t>5</w:t>
      </w:r>
      <w:r w:rsidRPr="00696D29">
        <w:t>]</w:t>
      </w:r>
    </w:p>
    <w:p w14:paraId="5637781E" w14:textId="7F331901" w:rsidR="00C36A0C" w:rsidRDefault="00C36A0C" w:rsidP="00C36A0C">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25</w:t>
      </w:r>
      <w:r w:rsidR="009D560C">
        <w:rPr>
          <w:noProof/>
        </w:rPr>
        <w:fldChar w:fldCharType="end"/>
      </w:r>
      <w:r>
        <w:rPr>
          <w:noProof/>
        </w:rPr>
        <w:t>:</w:t>
      </w:r>
      <w:r>
        <w:t xml:space="preserve"> </w:t>
      </w:r>
      <w:r w:rsidRPr="00AF0BFD">
        <w:t>ProtoConv_EnqueueEth</w:t>
      </w:r>
    </w:p>
    <w:tbl>
      <w:tblPr>
        <w:tblStyle w:val="TableGrid"/>
        <w:tblW w:w="0" w:type="auto"/>
        <w:jc w:val="center"/>
        <w:tblLook w:val="04A0" w:firstRow="1" w:lastRow="0" w:firstColumn="1" w:lastColumn="0" w:noHBand="0" w:noVBand="1"/>
      </w:tblPr>
      <w:tblGrid>
        <w:gridCol w:w="1714"/>
        <w:gridCol w:w="2187"/>
        <w:gridCol w:w="1062"/>
        <w:gridCol w:w="761"/>
        <w:gridCol w:w="749"/>
        <w:gridCol w:w="3558"/>
      </w:tblGrid>
      <w:tr w:rsidR="00C36A0C" w:rsidRPr="00506DC0" w14:paraId="1A109A3E"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07F8FB" w14:textId="77777777" w:rsidR="00C36A0C" w:rsidRPr="00DF0F5A" w:rsidRDefault="00C36A0C" w:rsidP="00407E66">
            <w:pPr>
              <w:jc w:val="left"/>
              <w:rPr>
                <w:rFonts w:eastAsia="Meiryo UI" w:cs="Arial"/>
                <w:b/>
                <w:bCs/>
                <w:szCs w:val="20"/>
              </w:rPr>
            </w:pPr>
            <w:r w:rsidRPr="00DF0F5A">
              <w:rPr>
                <w:b/>
                <w:bCs/>
                <w:szCs w:val="20"/>
              </w:rPr>
              <w:t>Function Name</w:t>
            </w:r>
          </w:p>
        </w:tc>
        <w:tc>
          <w:tcPr>
            <w:tcW w:w="8317" w:type="dxa"/>
            <w:gridSpan w:val="5"/>
            <w:tcBorders>
              <w:top w:val="single" w:sz="4" w:space="0" w:color="auto"/>
              <w:left w:val="single" w:sz="4" w:space="0" w:color="auto"/>
              <w:bottom w:val="single" w:sz="4" w:space="0" w:color="auto"/>
              <w:right w:val="single" w:sz="4" w:space="0" w:color="auto"/>
            </w:tcBorders>
            <w:hideMark/>
          </w:tcPr>
          <w:p w14:paraId="31E7861B" w14:textId="77777777" w:rsidR="00C36A0C" w:rsidRPr="00DF0F5A" w:rsidRDefault="00C36A0C" w:rsidP="00407E66">
            <w:pPr>
              <w:jc w:val="left"/>
              <w:rPr>
                <w:rFonts w:eastAsia="Meiryo UI" w:cs="Arial"/>
                <w:szCs w:val="20"/>
              </w:rPr>
            </w:pPr>
            <w:r w:rsidRPr="00AF0BFD">
              <w:rPr>
                <w:rFonts w:eastAsia="Meiryo UI" w:cs="Arial"/>
                <w:szCs w:val="20"/>
              </w:rPr>
              <w:t>ProtoConv_EnqueueEth</w:t>
            </w:r>
          </w:p>
        </w:tc>
      </w:tr>
      <w:tr w:rsidR="00C36A0C" w:rsidRPr="00506DC0" w14:paraId="0F1D8D74"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FA0D99" w14:textId="77777777" w:rsidR="00C36A0C" w:rsidRPr="00DF0F5A" w:rsidRDefault="00C36A0C" w:rsidP="00407E66">
            <w:pPr>
              <w:jc w:val="left"/>
              <w:rPr>
                <w:rFonts w:eastAsia="Meiryo UI" w:cs="Arial"/>
                <w:b/>
                <w:bCs/>
                <w:szCs w:val="20"/>
              </w:rPr>
            </w:pPr>
            <w:r w:rsidRPr="00DF0F5A">
              <w:rPr>
                <w:b/>
                <w:bCs/>
                <w:szCs w:val="20"/>
              </w:rPr>
              <w:t>ASIL Level</w:t>
            </w:r>
          </w:p>
        </w:tc>
        <w:tc>
          <w:tcPr>
            <w:tcW w:w="2187" w:type="dxa"/>
            <w:tcBorders>
              <w:top w:val="single" w:sz="4" w:space="0" w:color="auto"/>
              <w:left w:val="single" w:sz="4" w:space="0" w:color="auto"/>
              <w:bottom w:val="single" w:sz="4" w:space="0" w:color="auto"/>
              <w:right w:val="single" w:sz="4" w:space="0" w:color="auto"/>
            </w:tcBorders>
            <w:hideMark/>
          </w:tcPr>
          <w:p w14:paraId="58E86E96" w14:textId="77777777" w:rsidR="00C36A0C" w:rsidRPr="00DF0F5A" w:rsidRDefault="00C36A0C" w:rsidP="00407E66">
            <w:pPr>
              <w:jc w:val="left"/>
              <w:rPr>
                <w:rFonts w:eastAsia="Meiryo UI" w:cs="Arial"/>
                <w:szCs w:val="20"/>
              </w:rPr>
            </w:pPr>
            <w:r w:rsidRPr="00DF0F5A">
              <w:rPr>
                <w:szCs w:val="20"/>
              </w:rPr>
              <w:t>ASIL D</w:t>
            </w:r>
          </w:p>
        </w:tc>
        <w:tc>
          <w:tcPr>
            <w:tcW w:w="10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E75FAF" w14:textId="77777777" w:rsidR="00C36A0C" w:rsidRPr="00DF0F5A" w:rsidRDefault="00C36A0C" w:rsidP="00407E66">
            <w:pPr>
              <w:jc w:val="left"/>
              <w:rPr>
                <w:rFonts w:eastAsia="Meiryo UI" w:cs="Arial"/>
                <w:b/>
                <w:bCs/>
                <w:szCs w:val="20"/>
              </w:rPr>
            </w:pPr>
            <w:r w:rsidRPr="00DF0F5A">
              <w:rPr>
                <w:b/>
                <w:bCs/>
                <w:szCs w:val="20"/>
              </w:rPr>
              <w:t>Status</w:t>
            </w:r>
          </w:p>
        </w:tc>
        <w:tc>
          <w:tcPr>
            <w:tcW w:w="5068" w:type="dxa"/>
            <w:gridSpan w:val="3"/>
            <w:tcBorders>
              <w:top w:val="single" w:sz="4" w:space="0" w:color="auto"/>
              <w:left w:val="single" w:sz="4" w:space="0" w:color="auto"/>
              <w:bottom w:val="single" w:sz="4" w:space="0" w:color="auto"/>
              <w:right w:val="single" w:sz="4" w:space="0" w:color="auto"/>
            </w:tcBorders>
            <w:hideMark/>
          </w:tcPr>
          <w:p w14:paraId="324EABB2" w14:textId="77777777" w:rsidR="00C36A0C" w:rsidRPr="00DF0F5A" w:rsidRDefault="00C36A0C" w:rsidP="00407E66">
            <w:pPr>
              <w:jc w:val="left"/>
              <w:rPr>
                <w:rFonts w:eastAsia="Meiryo UI" w:cs="Arial"/>
                <w:szCs w:val="20"/>
              </w:rPr>
            </w:pPr>
            <w:r w:rsidRPr="00DF0F5A">
              <w:rPr>
                <w:szCs w:val="20"/>
              </w:rPr>
              <w:t>New</w:t>
            </w:r>
          </w:p>
        </w:tc>
      </w:tr>
      <w:tr w:rsidR="00C36A0C" w:rsidRPr="00506DC0" w14:paraId="1DB0AE09"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C8610C" w14:textId="77777777" w:rsidR="00C36A0C" w:rsidRPr="00DF0F5A" w:rsidRDefault="00C36A0C" w:rsidP="00407E66">
            <w:pPr>
              <w:jc w:val="left"/>
              <w:rPr>
                <w:rFonts w:eastAsia="Meiryo UI" w:cs="Arial"/>
                <w:b/>
                <w:bCs/>
                <w:szCs w:val="20"/>
              </w:rPr>
            </w:pPr>
            <w:r w:rsidRPr="00DF0F5A">
              <w:rPr>
                <w:b/>
                <w:bCs/>
                <w:szCs w:val="20"/>
              </w:rPr>
              <w:t>Syntax</w:t>
            </w:r>
          </w:p>
        </w:tc>
        <w:tc>
          <w:tcPr>
            <w:tcW w:w="8317" w:type="dxa"/>
            <w:gridSpan w:val="5"/>
            <w:tcBorders>
              <w:top w:val="single" w:sz="4" w:space="0" w:color="auto"/>
              <w:left w:val="single" w:sz="4" w:space="0" w:color="auto"/>
              <w:bottom w:val="single" w:sz="4" w:space="0" w:color="auto"/>
              <w:right w:val="single" w:sz="4" w:space="0" w:color="auto"/>
            </w:tcBorders>
            <w:hideMark/>
          </w:tcPr>
          <w:p w14:paraId="513FF541" w14:textId="77777777" w:rsidR="00C36A0C" w:rsidRPr="00AF0BFD" w:rsidRDefault="00C36A0C" w:rsidP="00407E66">
            <w:pPr>
              <w:jc w:val="left"/>
            </w:pPr>
            <w:r w:rsidRPr="00AF0BFD">
              <w:t>Std_ReturnType ProtoConv_EnqueueEth(const uint16 usFrameType, const uint8 *aaSrcMacAddr,</w:t>
            </w:r>
            <w:r>
              <w:t xml:space="preserve"> </w:t>
            </w:r>
            <w:r w:rsidRPr="00AF0BFD">
              <w:t>const uint8 *pEthFrame, const uint32 ulFrameLen)</w:t>
            </w:r>
          </w:p>
        </w:tc>
      </w:tr>
      <w:tr w:rsidR="00C36A0C" w:rsidRPr="00506DC0" w14:paraId="2F311044"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114692" w14:textId="77777777" w:rsidR="00C36A0C" w:rsidRPr="00DF0F5A" w:rsidRDefault="00C36A0C" w:rsidP="00407E66">
            <w:pPr>
              <w:jc w:val="left"/>
              <w:rPr>
                <w:rFonts w:eastAsia="Meiryo UI" w:cs="Arial"/>
                <w:b/>
                <w:bCs/>
                <w:szCs w:val="20"/>
              </w:rPr>
            </w:pPr>
            <w:r w:rsidRPr="00DF0F5A">
              <w:rPr>
                <w:b/>
                <w:bCs/>
                <w:szCs w:val="20"/>
              </w:rPr>
              <w:t>Sync/Async</w:t>
            </w:r>
          </w:p>
        </w:tc>
        <w:tc>
          <w:tcPr>
            <w:tcW w:w="8317" w:type="dxa"/>
            <w:gridSpan w:val="5"/>
            <w:tcBorders>
              <w:top w:val="single" w:sz="4" w:space="0" w:color="auto"/>
              <w:left w:val="single" w:sz="4" w:space="0" w:color="auto"/>
              <w:bottom w:val="single" w:sz="4" w:space="0" w:color="auto"/>
              <w:right w:val="single" w:sz="4" w:space="0" w:color="auto"/>
            </w:tcBorders>
            <w:hideMark/>
          </w:tcPr>
          <w:p w14:paraId="17CD0477" w14:textId="77777777" w:rsidR="00C36A0C" w:rsidRPr="00DF0F5A" w:rsidRDefault="00C36A0C" w:rsidP="00407E66">
            <w:pPr>
              <w:jc w:val="left"/>
              <w:rPr>
                <w:rFonts w:eastAsia="Meiryo UI" w:cs="Arial"/>
                <w:szCs w:val="20"/>
              </w:rPr>
            </w:pPr>
            <w:r w:rsidRPr="00DF0F5A">
              <w:rPr>
                <w:szCs w:val="20"/>
              </w:rPr>
              <w:t>Synchronous</w:t>
            </w:r>
          </w:p>
        </w:tc>
      </w:tr>
      <w:tr w:rsidR="00C36A0C" w:rsidRPr="00506DC0" w14:paraId="298C580F"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49BBAD" w14:textId="77777777" w:rsidR="00C36A0C" w:rsidRPr="00DF0F5A" w:rsidRDefault="00C36A0C" w:rsidP="00407E66">
            <w:pPr>
              <w:jc w:val="left"/>
              <w:rPr>
                <w:rFonts w:eastAsia="Meiryo UI" w:cs="Arial"/>
                <w:b/>
                <w:bCs/>
                <w:szCs w:val="20"/>
              </w:rPr>
            </w:pPr>
            <w:r w:rsidRPr="00DF0F5A">
              <w:rPr>
                <w:b/>
                <w:bCs/>
                <w:szCs w:val="20"/>
              </w:rPr>
              <w:t>Reentrancy</w:t>
            </w:r>
          </w:p>
        </w:tc>
        <w:tc>
          <w:tcPr>
            <w:tcW w:w="8317" w:type="dxa"/>
            <w:gridSpan w:val="5"/>
            <w:tcBorders>
              <w:top w:val="single" w:sz="4" w:space="0" w:color="auto"/>
              <w:left w:val="single" w:sz="4" w:space="0" w:color="auto"/>
              <w:bottom w:val="single" w:sz="4" w:space="0" w:color="auto"/>
              <w:right w:val="single" w:sz="4" w:space="0" w:color="auto"/>
            </w:tcBorders>
            <w:hideMark/>
          </w:tcPr>
          <w:p w14:paraId="0FB18D74" w14:textId="77777777" w:rsidR="00C36A0C" w:rsidRPr="00DF0F5A" w:rsidRDefault="00C36A0C" w:rsidP="00407E66">
            <w:pPr>
              <w:jc w:val="left"/>
              <w:rPr>
                <w:rFonts w:eastAsia="Meiryo UI" w:cs="Arial"/>
                <w:szCs w:val="20"/>
              </w:rPr>
            </w:pPr>
            <w:r w:rsidRPr="00DF0F5A">
              <w:rPr>
                <w:szCs w:val="20"/>
              </w:rPr>
              <w:t>Non-Reentrant</w:t>
            </w:r>
          </w:p>
        </w:tc>
      </w:tr>
      <w:tr w:rsidR="00C36A0C" w:rsidRPr="00506DC0" w14:paraId="171FAE3D"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1B04C7" w14:textId="77777777" w:rsidR="00C36A0C" w:rsidRPr="00DF0F5A" w:rsidRDefault="00C36A0C" w:rsidP="00407E66">
            <w:pPr>
              <w:jc w:val="left"/>
              <w:rPr>
                <w:rFonts w:eastAsia="Meiryo UI" w:cs="Arial"/>
                <w:b/>
                <w:bCs/>
                <w:szCs w:val="20"/>
              </w:rPr>
            </w:pPr>
            <w:r w:rsidRPr="00DF0F5A">
              <w:rPr>
                <w:b/>
                <w:bCs/>
                <w:szCs w:val="20"/>
              </w:rPr>
              <w:t>Interrupt State</w:t>
            </w:r>
          </w:p>
        </w:tc>
        <w:tc>
          <w:tcPr>
            <w:tcW w:w="8317" w:type="dxa"/>
            <w:gridSpan w:val="5"/>
            <w:tcBorders>
              <w:top w:val="single" w:sz="4" w:space="0" w:color="auto"/>
              <w:left w:val="single" w:sz="4" w:space="0" w:color="auto"/>
              <w:bottom w:val="single" w:sz="4" w:space="0" w:color="auto"/>
              <w:right w:val="single" w:sz="4" w:space="0" w:color="auto"/>
            </w:tcBorders>
            <w:hideMark/>
          </w:tcPr>
          <w:p w14:paraId="0F930B28" w14:textId="77777777" w:rsidR="00C36A0C" w:rsidRPr="00DF0F5A" w:rsidRDefault="00C36A0C" w:rsidP="00407E66">
            <w:pPr>
              <w:jc w:val="left"/>
              <w:rPr>
                <w:rFonts w:eastAsia="Meiryo UI" w:cs="Arial"/>
                <w:szCs w:val="20"/>
              </w:rPr>
            </w:pPr>
            <w:r w:rsidRPr="00DF0F5A">
              <w:rPr>
                <w:szCs w:val="20"/>
              </w:rPr>
              <w:t>Runs in the interrupt enable state</w:t>
            </w:r>
          </w:p>
        </w:tc>
      </w:tr>
      <w:tr w:rsidR="00C36A0C" w:rsidRPr="00506DC0" w14:paraId="1D6C7EAE" w14:textId="77777777" w:rsidTr="00407E66">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6C102F" w14:textId="77777777" w:rsidR="00C36A0C" w:rsidRPr="00DF0F5A" w:rsidRDefault="00C36A0C" w:rsidP="00407E66">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0DB5B37E" w14:textId="77777777" w:rsidR="00C36A0C" w:rsidRPr="00DF0F5A" w:rsidRDefault="00C36A0C" w:rsidP="00407E66">
            <w:pPr>
              <w:jc w:val="left"/>
              <w:rPr>
                <w:rFonts w:eastAsia="Meiryo UI" w:cs="Arial"/>
                <w:szCs w:val="20"/>
              </w:rPr>
            </w:pPr>
            <w:r w:rsidRPr="00DF0F5A">
              <w:rPr>
                <w:rFonts w:eastAsia="Meiryo UI" w:cs="Arial"/>
                <w:szCs w:val="20"/>
              </w:rPr>
              <w:t>const uint16 usFrameType</w:t>
            </w:r>
          </w:p>
        </w:tc>
        <w:tc>
          <w:tcPr>
            <w:tcW w:w="5068" w:type="dxa"/>
            <w:gridSpan w:val="3"/>
            <w:tcBorders>
              <w:top w:val="single" w:sz="4" w:space="0" w:color="auto"/>
              <w:left w:val="single" w:sz="4" w:space="0" w:color="auto"/>
              <w:bottom w:val="single" w:sz="4" w:space="0" w:color="auto"/>
              <w:right w:val="single" w:sz="4" w:space="0" w:color="auto"/>
            </w:tcBorders>
            <w:hideMark/>
          </w:tcPr>
          <w:p w14:paraId="0EB3A924" w14:textId="77777777" w:rsidR="00C36A0C" w:rsidRPr="00DF0F5A" w:rsidRDefault="00C36A0C" w:rsidP="00407E66">
            <w:pPr>
              <w:jc w:val="left"/>
              <w:rPr>
                <w:szCs w:val="20"/>
              </w:rPr>
            </w:pPr>
            <w:r w:rsidRPr="00DF0F5A">
              <w:rPr>
                <w:szCs w:val="20"/>
              </w:rPr>
              <w:t>Frame type for Ethernet frames</w:t>
            </w:r>
          </w:p>
        </w:tc>
      </w:tr>
      <w:tr w:rsidR="00C36A0C" w:rsidRPr="00506DC0" w14:paraId="1C018C3B" w14:textId="77777777" w:rsidTr="00407E6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44A051" w14:textId="77777777" w:rsidR="00C36A0C" w:rsidRPr="00DF0F5A" w:rsidRDefault="00C36A0C" w:rsidP="00407E66">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1C72BB9" w14:textId="77777777" w:rsidR="00C36A0C" w:rsidRPr="00DF0F5A" w:rsidRDefault="00C36A0C" w:rsidP="00407E66">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E5526B" w14:textId="77777777" w:rsidR="00C36A0C" w:rsidRPr="00DF0F5A" w:rsidRDefault="00C36A0C" w:rsidP="00407E66">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7897903C" w14:textId="77777777" w:rsidR="00C36A0C" w:rsidRPr="00DF0F5A" w:rsidRDefault="00C36A0C" w:rsidP="00407E66">
            <w:pPr>
              <w:jc w:val="left"/>
              <w:rPr>
                <w:szCs w:val="20"/>
              </w:rPr>
            </w:pPr>
            <w:r>
              <w:rPr>
                <w:szCs w:val="20"/>
              </w:rPr>
              <w:t>PROTOCONV</w:t>
            </w:r>
            <w:r w:rsidRPr="00DF0F5A">
              <w:rPr>
                <w:szCs w:val="20"/>
              </w:rPr>
              <w:t>_FRAMETYPE_AVTP (0x22F0U)</w:t>
            </w:r>
          </w:p>
          <w:p w14:paraId="698544EF" w14:textId="77777777" w:rsidR="00C36A0C" w:rsidRPr="00DF0F5A" w:rsidRDefault="00C36A0C" w:rsidP="00407E66">
            <w:pPr>
              <w:jc w:val="left"/>
              <w:rPr>
                <w:szCs w:val="20"/>
              </w:rPr>
            </w:pPr>
            <w:r>
              <w:rPr>
                <w:szCs w:val="20"/>
              </w:rPr>
              <w:t>PROTOCONV</w:t>
            </w:r>
            <w:r w:rsidRPr="00DF0F5A">
              <w:rPr>
                <w:szCs w:val="20"/>
              </w:rPr>
              <w:t>_FRAMETYPE_IPV4 (0x0800U)</w:t>
            </w:r>
          </w:p>
          <w:p w14:paraId="38B262DC" w14:textId="77777777" w:rsidR="00C36A0C" w:rsidRPr="00DF0F5A" w:rsidRDefault="00C36A0C" w:rsidP="00407E66">
            <w:pPr>
              <w:jc w:val="left"/>
              <w:rPr>
                <w:szCs w:val="20"/>
              </w:rPr>
            </w:pPr>
            <w:r>
              <w:rPr>
                <w:szCs w:val="20"/>
              </w:rPr>
              <w:t>PROTOCONV</w:t>
            </w:r>
            <w:r w:rsidRPr="00DF0F5A">
              <w:rPr>
                <w:szCs w:val="20"/>
              </w:rPr>
              <w:t>_FRAMETYPE_IPV6 (0x86DDU)</w:t>
            </w:r>
          </w:p>
          <w:p w14:paraId="2E876A30" w14:textId="77777777" w:rsidR="00C36A0C" w:rsidRPr="00DF0F5A" w:rsidRDefault="00C36A0C" w:rsidP="00407E66">
            <w:pPr>
              <w:jc w:val="left"/>
              <w:rPr>
                <w:szCs w:val="20"/>
              </w:rPr>
            </w:pPr>
            <w:r>
              <w:rPr>
                <w:szCs w:val="20"/>
              </w:rPr>
              <w:t>PROTOCONV</w:t>
            </w:r>
            <w:r w:rsidRPr="00DF0F5A">
              <w:rPr>
                <w:szCs w:val="20"/>
              </w:rPr>
              <w:t>_FRAMETYPE_8021Q</w:t>
            </w:r>
            <w:r>
              <w:rPr>
                <w:szCs w:val="20"/>
              </w:rPr>
              <w:t xml:space="preserve"> </w:t>
            </w:r>
            <w:r w:rsidRPr="00DF0F5A">
              <w:rPr>
                <w:szCs w:val="20"/>
              </w:rPr>
              <w:t>(0x8100U)</w:t>
            </w:r>
          </w:p>
        </w:tc>
      </w:tr>
      <w:tr w:rsidR="00C36A0C" w:rsidRPr="00506DC0" w14:paraId="35048680" w14:textId="77777777" w:rsidTr="00407E66">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6D7048" w14:textId="77777777" w:rsidR="00C36A0C" w:rsidRPr="00DF0F5A" w:rsidRDefault="00C36A0C" w:rsidP="00407E66">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3B791A27" w14:textId="77777777" w:rsidR="00C36A0C" w:rsidRPr="00DF0F5A" w:rsidRDefault="00C36A0C" w:rsidP="00407E66">
            <w:pPr>
              <w:jc w:val="left"/>
              <w:rPr>
                <w:rFonts w:eastAsia="Meiryo UI" w:cs="Arial"/>
                <w:szCs w:val="20"/>
              </w:rPr>
            </w:pPr>
            <w:r w:rsidRPr="00DF0F5A">
              <w:rPr>
                <w:rFonts w:eastAsia="Meiryo UI" w:cs="Arial"/>
                <w:szCs w:val="20"/>
              </w:rPr>
              <w:t>const uint8 *aaSrcMacAddr</w:t>
            </w:r>
          </w:p>
        </w:tc>
        <w:tc>
          <w:tcPr>
            <w:tcW w:w="5068" w:type="dxa"/>
            <w:gridSpan w:val="3"/>
            <w:tcBorders>
              <w:top w:val="single" w:sz="4" w:space="0" w:color="auto"/>
              <w:left w:val="single" w:sz="4" w:space="0" w:color="auto"/>
              <w:bottom w:val="single" w:sz="4" w:space="0" w:color="auto"/>
              <w:right w:val="single" w:sz="4" w:space="0" w:color="auto"/>
            </w:tcBorders>
            <w:hideMark/>
          </w:tcPr>
          <w:p w14:paraId="2FED1327" w14:textId="77777777" w:rsidR="00C36A0C" w:rsidRPr="00DF0F5A" w:rsidRDefault="00C36A0C" w:rsidP="00407E66">
            <w:pPr>
              <w:jc w:val="left"/>
              <w:rPr>
                <w:szCs w:val="20"/>
              </w:rPr>
            </w:pPr>
            <w:r w:rsidRPr="00DF0F5A">
              <w:rPr>
                <w:szCs w:val="20"/>
              </w:rPr>
              <w:t>Address where MAC addresses to be filtered are stored</w:t>
            </w:r>
          </w:p>
        </w:tc>
      </w:tr>
      <w:tr w:rsidR="00C36A0C" w:rsidRPr="00506DC0" w14:paraId="79AC85F6" w14:textId="77777777" w:rsidTr="00407E6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A8B358" w14:textId="77777777" w:rsidR="00C36A0C" w:rsidRPr="00DF0F5A" w:rsidRDefault="00C36A0C" w:rsidP="00407E66">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7F4FE74" w14:textId="77777777" w:rsidR="00C36A0C" w:rsidRPr="00DF0F5A" w:rsidRDefault="00C36A0C" w:rsidP="00407E66">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D2668D" w14:textId="77777777" w:rsidR="00C36A0C" w:rsidRPr="00DF0F5A" w:rsidRDefault="00C36A0C" w:rsidP="00407E66">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2EB53B31" w14:textId="77777777" w:rsidR="00C36A0C" w:rsidRPr="00DF0F5A" w:rsidRDefault="00C36A0C" w:rsidP="00407E66">
            <w:pPr>
              <w:jc w:val="left"/>
              <w:rPr>
                <w:szCs w:val="20"/>
              </w:rPr>
            </w:pPr>
            <w:r w:rsidRPr="00DF0F5A">
              <w:rPr>
                <w:szCs w:val="20"/>
              </w:rPr>
              <w:t xml:space="preserve">Not </w:t>
            </w:r>
            <w:r>
              <w:rPr>
                <w:szCs w:val="20"/>
              </w:rPr>
              <w:t>NULL_PTR</w:t>
            </w:r>
          </w:p>
        </w:tc>
      </w:tr>
      <w:tr w:rsidR="00C36A0C" w:rsidRPr="00506DC0" w14:paraId="5646C502" w14:textId="77777777" w:rsidTr="00407E66">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9C334A" w14:textId="77777777" w:rsidR="00C36A0C" w:rsidRPr="00DF0F5A" w:rsidRDefault="00C36A0C" w:rsidP="00407E66">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056880B8" w14:textId="77777777" w:rsidR="00C36A0C" w:rsidRPr="00DF0F5A" w:rsidRDefault="00C36A0C" w:rsidP="00407E66">
            <w:pPr>
              <w:jc w:val="left"/>
              <w:rPr>
                <w:rFonts w:eastAsia="Meiryo UI" w:cs="Arial"/>
                <w:szCs w:val="20"/>
              </w:rPr>
            </w:pPr>
            <w:r w:rsidRPr="00DF0F5A">
              <w:rPr>
                <w:rFonts w:eastAsia="Meiryo UI" w:cs="Arial"/>
                <w:szCs w:val="20"/>
              </w:rPr>
              <w:t>const uint8 *pEthFrame</w:t>
            </w:r>
          </w:p>
        </w:tc>
        <w:tc>
          <w:tcPr>
            <w:tcW w:w="5068" w:type="dxa"/>
            <w:gridSpan w:val="3"/>
            <w:tcBorders>
              <w:top w:val="single" w:sz="4" w:space="0" w:color="auto"/>
              <w:left w:val="single" w:sz="4" w:space="0" w:color="auto"/>
              <w:bottom w:val="single" w:sz="4" w:space="0" w:color="auto"/>
              <w:right w:val="single" w:sz="4" w:space="0" w:color="auto"/>
            </w:tcBorders>
            <w:hideMark/>
          </w:tcPr>
          <w:p w14:paraId="151EB65D" w14:textId="77777777" w:rsidR="00C36A0C" w:rsidRPr="00DF0F5A" w:rsidRDefault="00C36A0C" w:rsidP="00407E66">
            <w:pPr>
              <w:jc w:val="left"/>
              <w:rPr>
                <w:szCs w:val="20"/>
              </w:rPr>
            </w:pPr>
            <w:r w:rsidRPr="00DF0F5A">
              <w:rPr>
                <w:szCs w:val="20"/>
              </w:rPr>
              <w:t>Address of buffer where Ethernet frame (Payload) is stored</w:t>
            </w:r>
          </w:p>
        </w:tc>
      </w:tr>
      <w:tr w:rsidR="00C36A0C" w:rsidRPr="00506DC0" w14:paraId="23938F3F" w14:textId="77777777" w:rsidTr="00407E6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00B28B" w14:textId="77777777" w:rsidR="00C36A0C" w:rsidRPr="00DF0F5A" w:rsidRDefault="00C36A0C" w:rsidP="00407E66">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9CE7003" w14:textId="77777777" w:rsidR="00C36A0C" w:rsidRPr="00DF0F5A" w:rsidRDefault="00C36A0C" w:rsidP="00407E66">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AC041F" w14:textId="77777777" w:rsidR="00C36A0C" w:rsidRPr="00DF0F5A" w:rsidRDefault="00C36A0C" w:rsidP="00407E66">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6526FBB7" w14:textId="77777777" w:rsidR="00C36A0C" w:rsidRPr="00DF0F5A" w:rsidRDefault="00C36A0C" w:rsidP="00407E66">
            <w:pPr>
              <w:jc w:val="left"/>
              <w:rPr>
                <w:szCs w:val="20"/>
              </w:rPr>
            </w:pPr>
            <w:r w:rsidRPr="00DF0F5A">
              <w:rPr>
                <w:szCs w:val="20"/>
              </w:rPr>
              <w:t xml:space="preserve">Not </w:t>
            </w:r>
            <w:r>
              <w:rPr>
                <w:szCs w:val="20"/>
              </w:rPr>
              <w:t>NULL_PTR</w:t>
            </w:r>
          </w:p>
        </w:tc>
      </w:tr>
      <w:tr w:rsidR="00C36A0C" w:rsidRPr="00506DC0" w14:paraId="78910A2F" w14:textId="77777777" w:rsidTr="00407E66">
        <w:trPr>
          <w:jc w:val="center"/>
        </w:trPr>
        <w:tc>
          <w:tcPr>
            <w:tcW w:w="171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EB2FB6" w14:textId="77777777" w:rsidR="00C36A0C" w:rsidRPr="00DF0F5A" w:rsidRDefault="00C36A0C" w:rsidP="00407E66">
            <w:pPr>
              <w:jc w:val="left"/>
              <w:rPr>
                <w:rFonts w:eastAsia="Meiryo UI" w:cs="Arial"/>
                <w:b/>
                <w:bCs/>
                <w:szCs w:val="20"/>
              </w:rPr>
            </w:pPr>
            <w:r w:rsidRPr="00DF0F5A">
              <w:rPr>
                <w:rFonts w:eastAsia="Meiryo UI" w:cs="Arial"/>
                <w:b/>
                <w:bCs/>
                <w:szCs w:val="20"/>
              </w:rPr>
              <w:t>Parameters (In)</w:t>
            </w:r>
          </w:p>
        </w:tc>
        <w:tc>
          <w:tcPr>
            <w:tcW w:w="3249" w:type="dxa"/>
            <w:gridSpan w:val="2"/>
            <w:vMerge w:val="restart"/>
            <w:tcBorders>
              <w:top w:val="single" w:sz="4" w:space="0" w:color="auto"/>
              <w:left w:val="single" w:sz="4" w:space="0" w:color="auto"/>
              <w:bottom w:val="single" w:sz="4" w:space="0" w:color="auto"/>
              <w:right w:val="single" w:sz="4" w:space="0" w:color="auto"/>
            </w:tcBorders>
            <w:hideMark/>
          </w:tcPr>
          <w:p w14:paraId="4F92526D" w14:textId="77777777" w:rsidR="00C36A0C" w:rsidRPr="00DF0F5A" w:rsidRDefault="00C36A0C" w:rsidP="00407E66">
            <w:pPr>
              <w:jc w:val="left"/>
              <w:rPr>
                <w:rFonts w:eastAsia="Meiryo UI" w:cs="Arial"/>
                <w:szCs w:val="20"/>
              </w:rPr>
            </w:pPr>
            <w:r w:rsidRPr="00DF0F5A">
              <w:rPr>
                <w:rFonts w:eastAsia="Meiryo UI" w:cs="Arial"/>
                <w:szCs w:val="20"/>
              </w:rPr>
              <w:t>const uint32 ulFrameLen</w:t>
            </w:r>
          </w:p>
        </w:tc>
        <w:tc>
          <w:tcPr>
            <w:tcW w:w="5068" w:type="dxa"/>
            <w:gridSpan w:val="3"/>
            <w:tcBorders>
              <w:top w:val="single" w:sz="4" w:space="0" w:color="auto"/>
              <w:left w:val="single" w:sz="4" w:space="0" w:color="auto"/>
              <w:bottom w:val="single" w:sz="4" w:space="0" w:color="auto"/>
              <w:right w:val="single" w:sz="4" w:space="0" w:color="auto"/>
            </w:tcBorders>
            <w:hideMark/>
          </w:tcPr>
          <w:p w14:paraId="3B70FC6F" w14:textId="77777777" w:rsidR="00C36A0C" w:rsidRPr="00DF0F5A" w:rsidRDefault="00C36A0C" w:rsidP="00407E66">
            <w:pPr>
              <w:jc w:val="left"/>
              <w:rPr>
                <w:szCs w:val="20"/>
              </w:rPr>
            </w:pPr>
            <w:r w:rsidRPr="00DF0F5A">
              <w:rPr>
                <w:szCs w:val="20"/>
              </w:rPr>
              <w:t>Ethernet frame length (Payload)</w:t>
            </w:r>
          </w:p>
        </w:tc>
      </w:tr>
      <w:tr w:rsidR="00C36A0C" w:rsidRPr="00506DC0" w14:paraId="48872474" w14:textId="77777777" w:rsidTr="00407E6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40A16F" w14:textId="77777777" w:rsidR="00C36A0C" w:rsidRPr="00DF0F5A" w:rsidRDefault="00C36A0C" w:rsidP="00407E66">
            <w:pPr>
              <w:jc w:val="left"/>
              <w:rPr>
                <w:rFonts w:eastAsia="Meiryo UI" w:cs="Arial"/>
                <w:b/>
                <w:bCs/>
                <w:szCs w:val="20"/>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D7E22FA" w14:textId="77777777" w:rsidR="00C36A0C" w:rsidRPr="00DF0F5A" w:rsidRDefault="00C36A0C" w:rsidP="00407E66">
            <w:pPr>
              <w:jc w:val="left"/>
              <w:rPr>
                <w:rFonts w:eastAsia="Meiryo UI" w:cs="Arial"/>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1089D8" w14:textId="77777777" w:rsidR="00C36A0C" w:rsidRPr="00DF0F5A" w:rsidRDefault="00C36A0C" w:rsidP="00407E66">
            <w:pPr>
              <w:jc w:val="left"/>
              <w:rPr>
                <w:rFonts w:eastAsia="Meiryo UI" w:cs="Arial"/>
                <w:b/>
                <w:bCs/>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hideMark/>
          </w:tcPr>
          <w:p w14:paraId="1484DFB7" w14:textId="77777777" w:rsidR="00C36A0C" w:rsidRPr="00DF0F5A" w:rsidRDefault="00C36A0C" w:rsidP="00407E66">
            <w:pPr>
              <w:jc w:val="left"/>
              <w:rPr>
                <w:szCs w:val="20"/>
              </w:rPr>
            </w:pPr>
            <w:r w:rsidRPr="00DF0F5A">
              <w:rPr>
                <w:szCs w:val="20"/>
              </w:rPr>
              <w:t>46~1500</w:t>
            </w:r>
          </w:p>
        </w:tc>
      </w:tr>
      <w:tr w:rsidR="00C36A0C" w:rsidRPr="00506DC0" w14:paraId="0B693F1A" w14:textId="77777777" w:rsidTr="00407E66">
        <w:trPr>
          <w:jc w:val="center"/>
        </w:trPr>
        <w:tc>
          <w:tcPr>
            <w:tcW w:w="1714" w:type="dxa"/>
            <w:tcBorders>
              <w:top w:val="single" w:sz="4" w:space="0" w:color="auto"/>
              <w:left w:val="single" w:sz="4" w:space="0" w:color="auto"/>
              <w:right w:val="single" w:sz="4" w:space="0" w:color="auto"/>
            </w:tcBorders>
            <w:shd w:val="clear" w:color="auto" w:fill="D9D9D9" w:themeFill="background1" w:themeFillShade="D9"/>
            <w:hideMark/>
          </w:tcPr>
          <w:p w14:paraId="038E6018" w14:textId="77777777" w:rsidR="00C36A0C" w:rsidRPr="00DF0F5A" w:rsidRDefault="00C36A0C" w:rsidP="00407E66">
            <w:pPr>
              <w:jc w:val="left"/>
              <w:rPr>
                <w:rFonts w:eastAsia="Meiryo UI" w:cs="Arial"/>
                <w:b/>
                <w:bCs/>
                <w:szCs w:val="20"/>
              </w:rPr>
            </w:pPr>
            <w:r w:rsidRPr="00DF0F5A">
              <w:rPr>
                <w:b/>
                <w:bCs/>
                <w:szCs w:val="20"/>
              </w:rPr>
              <w:t>Parameters (In-Out)</w:t>
            </w:r>
          </w:p>
        </w:tc>
        <w:tc>
          <w:tcPr>
            <w:tcW w:w="3249" w:type="dxa"/>
            <w:gridSpan w:val="2"/>
            <w:tcBorders>
              <w:top w:val="single" w:sz="4" w:space="0" w:color="auto"/>
              <w:left w:val="single" w:sz="4" w:space="0" w:color="auto"/>
              <w:right w:val="single" w:sz="4" w:space="0" w:color="auto"/>
            </w:tcBorders>
            <w:hideMark/>
          </w:tcPr>
          <w:p w14:paraId="0809260E" w14:textId="77777777" w:rsidR="00C36A0C" w:rsidRPr="00DF0F5A" w:rsidRDefault="00C36A0C" w:rsidP="00407E66">
            <w:pPr>
              <w:jc w:val="left"/>
              <w:rPr>
                <w:rFonts w:eastAsia="Meiryo UI" w:cs="Arial"/>
                <w:szCs w:val="20"/>
              </w:rPr>
            </w:pPr>
            <w:r>
              <w:rPr>
                <w:rFonts w:eastAsia="Meiryo UI" w:cs="Arial"/>
                <w:szCs w:val="20"/>
              </w:rPr>
              <w:t>N/A</w:t>
            </w:r>
          </w:p>
        </w:tc>
        <w:tc>
          <w:tcPr>
            <w:tcW w:w="5068" w:type="dxa"/>
            <w:gridSpan w:val="3"/>
            <w:tcBorders>
              <w:top w:val="single" w:sz="4" w:space="0" w:color="auto"/>
              <w:left w:val="single" w:sz="4" w:space="0" w:color="auto"/>
              <w:bottom w:val="single" w:sz="4" w:space="0" w:color="auto"/>
              <w:right w:val="single" w:sz="4" w:space="0" w:color="auto"/>
            </w:tcBorders>
            <w:hideMark/>
          </w:tcPr>
          <w:p w14:paraId="62059670" w14:textId="77777777" w:rsidR="00C36A0C" w:rsidRPr="00DF0F5A" w:rsidRDefault="00C36A0C" w:rsidP="00407E66">
            <w:pPr>
              <w:jc w:val="left"/>
              <w:rPr>
                <w:rFonts w:eastAsia="Meiryo UI" w:cs="Arial"/>
                <w:szCs w:val="20"/>
              </w:rPr>
            </w:pPr>
            <w:r>
              <w:rPr>
                <w:rFonts w:eastAsia="Meiryo UI" w:cs="Arial"/>
                <w:szCs w:val="20"/>
              </w:rPr>
              <w:t>-</w:t>
            </w:r>
          </w:p>
        </w:tc>
      </w:tr>
      <w:tr w:rsidR="00C36A0C" w:rsidRPr="00DF0F5A" w14:paraId="49F56C76" w14:textId="77777777" w:rsidTr="00407E66">
        <w:trPr>
          <w:jc w:val="center"/>
        </w:trPr>
        <w:tc>
          <w:tcPr>
            <w:tcW w:w="1714" w:type="dxa"/>
            <w:vMerge w:val="restart"/>
            <w:tcBorders>
              <w:top w:val="single" w:sz="4" w:space="0" w:color="auto"/>
              <w:left w:val="single" w:sz="4" w:space="0" w:color="auto"/>
              <w:right w:val="single" w:sz="4" w:space="0" w:color="auto"/>
            </w:tcBorders>
            <w:shd w:val="clear" w:color="auto" w:fill="D9D9D9" w:themeFill="background1" w:themeFillShade="D9"/>
            <w:hideMark/>
          </w:tcPr>
          <w:p w14:paraId="5FA677F3" w14:textId="77777777" w:rsidR="00C36A0C" w:rsidRPr="00DF0F5A" w:rsidRDefault="00C36A0C" w:rsidP="00407E66">
            <w:pPr>
              <w:jc w:val="left"/>
              <w:rPr>
                <w:rFonts w:eastAsia="Meiryo UI" w:cs="Arial"/>
                <w:b/>
                <w:bCs/>
                <w:szCs w:val="20"/>
              </w:rPr>
            </w:pPr>
            <w:r w:rsidRPr="00DF0F5A">
              <w:rPr>
                <w:b/>
                <w:bCs/>
                <w:szCs w:val="20"/>
              </w:rPr>
              <w:t>Parameters (Out)</w:t>
            </w:r>
          </w:p>
        </w:tc>
        <w:tc>
          <w:tcPr>
            <w:tcW w:w="3249" w:type="dxa"/>
            <w:gridSpan w:val="2"/>
            <w:vMerge w:val="restart"/>
            <w:tcBorders>
              <w:top w:val="single" w:sz="4" w:space="0" w:color="auto"/>
              <w:left w:val="single" w:sz="4" w:space="0" w:color="auto"/>
              <w:right w:val="single" w:sz="4" w:space="0" w:color="auto"/>
            </w:tcBorders>
            <w:hideMark/>
          </w:tcPr>
          <w:p w14:paraId="10548544" w14:textId="77777777" w:rsidR="00C36A0C" w:rsidRPr="00DF0F5A" w:rsidRDefault="00C36A0C" w:rsidP="00407E66">
            <w:pPr>
              <w:jc w:val="left"/>
              <w:rPr>
                <w:rFonts w:eastAsia="Meiryo UI" w:cs="Arial"/>
                <w:szCs w:val="20"/>
              </w:rPr>
            </w:pPr>
            <w:r w:rsidRPr="00DF0F5A">
              <w:rPr>
                <w:szCs w:val="20"/>
              </w:rPr>
              <w:t>uint32 *pSendStatus</w:t>
            </w:r>
          </w:p>
        </w:tc>
        <w:tc>
          <w:tcPr>
            <w:tcW w:w="5068" w:type="dxa"/>
            <w:gridSpan w:val="3"/>
            <w:tcBorders>
              <w:top w:val="single" w:sz="4" w:space="0" w:color="auto"/>
              <w:left w:val="single" w:sz="4" w:space="0" w:color="auto"/>
              <w:bottom w:val="single" w:sz="4" w:space="0" w:color="auto"/>
              <w:right w:val="single" w:sz="4" w:space="0" w:color="auto"/>
            </w:tcBorders>
            <w:hideMark/>
          </w:tcPr>
          <w:p w14:paraId="158928F8" w14:textId="77777777" w:rsidR="00C36A0C" w:rsidRPr="00DF0F5A" w:rsidRDefault="00C36A0C" w:rsidP="00407E66">
            <w:pPr>
              <w:jc w:val="left"/>
              <w:rPr>
                <w:rFonts w:eastAsia="Meiryo UI" w:cs="Arial"/>
                <w:szCs w:val="20"/>
              </w:rPr>
            </w:pPr>
            <w:r w:rsidRPr="00171BEB">
              <w:rPr>
                <w:rFonts w:eastAsia="Meiryo UI" w:cs="Arial"/>
                <w:szCs w:val="20"/>
              </w:rPr>
              <w:t>Address to store CAN packet transmission results</w:t>
            </w:r>
          </w:p>
        </w:tc>
      </w:tr>
      <w:tr w:rsidR="00C36A0C" w:rsidRPr="00DF0F5A" w14:paraId="2C1E4090" w14:textId="77777777" w:rsidTr="00407E66">
        <w:trPr>
          <w:jc w:val="center"/>
        </w:trPr>
        <w:tc>
          <w:tcPr>
            <w:tcW w:w="1714" w:type="dxa"/>
            <w:vMerge/>
            <w:tcBorders>
              <w:left w:val="single" w:sz="4" w:space="0" w:color="auto"/>
              <w:bottom w:val="single" w:sz="4" w:space="0" w:color="auto"/>
              <w:right w:val="single" w:sz="4" w:space="0" w:color="auto"/>
            </w:tcBorders>
            <w:shd w:val="clear" w:color="auto" w:fill="D9D9D9" w:themeFill="background1" w:themeFillShade="D9"/>
          </w:tcPr>
          <w:p w14:paraId="674ED7D0" w14:textId="77777777" w:rsidR="00C36A0C" w:rsidRPr="00DF0F5A" w:rsidRDefault="00C36A0C" w:rsidP="00407E66">
            <w:pPr>
              <w:jc w:val="left"/>
              <w:rPr>
                <w:b/>
                <w:bCs/>
                <w:szCs w:val="20"/>
              </w:rPr>
            </w:pPr>
          </w:p>
        </w:tc>
        <w:tc>
          <w:tcPr>
            <w:tcW w:w="3249" w:type="dxa"/>
            <w:gridSpan w:val="2"/>
            <w:vMerge/>
            <w:tcBorders>
              <w:left w:val="single" w:sz="4" w:space="0" w:color="auto"/>
              <w:bottom w:val="single" w:sz="4" w:space="0" w:color="auto"/>
              <w:right w:val="single" w:sz="4" w:space="0" w:color="auto"/>
            </w:tcBorders>
          </w:tcPr>
          <w:p w14:paraId="56BA2472" w14:textId="77777777" w:rsidR="00C36A0C" w:rsidRPr="00DF0F5A" w:rsidRDefault="00C36A0C" w:rsidP="00407E66">
            <w:pPr>
              <w:jc w:val="left"/>
              <w:rPr>
                <w:szCs w:val="20"/>
              </w:rPr>
            </w:pPr>
          </w:p>
        </w:tc>
        <w:tc>
          <w:tcPr>
            <w:tcW w:w="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151A1B" w14:textId="77777777" w:rsidR="00C36A0C" w:rsidRPr="00DF0F5A" w:rsidRDefault="00C36A0C" w:rsidP="00407E66">
            <w:pPr>
              <w:jc w:val="left"/>
              <w:rPr>
                <w:rFonts w:eastAsia="Meiryo UI" w:cs="Arial"/>
                <w:szCs w:val="20"/>
              </w:rPr>
            </w:pPr>
            <w:r w:rsidRPr="00DF0F5A">
              <w:rPr>
                <w:rFonts w:eastAsia="Meiryo UI" w:cs="Arial"/>
                <w:b/>
                <w:bCs/>
                <w:szCs w:val="20"/>
              </w:rPr>
              <w:t>Range</w:t>
            </w:r>
          </w:p>
        </w:tc>
        <w:tc>
          <w:tcPr>
            <w:tcW w:w="4307" w:type="dxa"/>
            <w:gridSpan w:val="2"/>
            <w:tcBorders>
              <w:top w:val="single" w:sz="4" w:space="0" w:color="auto"/>
              <w:left w:val="single" w:sz="4" w:space="0" w:color="auto"/>
              <w:bottom w:val="single" w:sz="4" w:space="0" w:color="auto"/>
              <w:right w:val="single" w:sz="4" w:space="0" w:color="auto"/>
            </w:tcBorders>
          </w:tcPr>
          <w:p w14:paraId="4A975ED7" w14:textId="77777777" w:rsidR="00C36A0C" w:rsidRPr="00DF0F5A" w:rsidRDefault="00C36A0C" w:rsidP="00407E66">
            <w:pPr>
              <w:jc w:val="left"/>
              <w:rPr>
                <w:rFonts w:eastAsia="Meiryo UI" w:cs="Arial"/>
                <w:szCs w:val="20"/>
              </w:rPr>
            </w:pPr>
            <w:r w:rsidRPr="00DF0F5A">
              <w:rPr>
                <w:szCs w:val="20"/>
              </w:rPr>
              <w:t xml:space="preserve">Not </w:t>
            </w:r>
            <w:r>
              <w:rPr>
                <w:szCs w:val="20"/>
              </w:rPr>
              <w:t>NULL_PTR</w:t>
            </w:r>
          </w:p>
        </w:tc>
      </w:tr>
      <w:tr w:rsidR="00C36A0C" w:rsidRPr="00506DC0" w14:paraId="64D78648"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9FA1B7" w14:textId="77777777" w:rsidR="00C36A0C" w:rsidRPr="00DF0F5A" w:rsidRDefault="00C36A0C" w:rsidP="00407E66">
            <w:pPr>
              <w:jc w:val="left"/>
              <w:rPr>
                <w:rFonts w:eastAsia="Meiryo UI" w:cs="Arial"/>
                <w:b/>
                <w:bCs/>
                <w:szCs w:val="20"/>
              </w:rPr>
            </w:pPr>
            <w:r w:rsidRPr="00DF0F5A">
              <w:rPr>
                <w:b/>
                <w:bCs/>
                <w:szCs w:val="20"/>
              </w:rPr>
              <w:t>Return Value</w:t>
            </w:r>
          </w:p>
        </w:tc>
        <w:tc>
          <w:tcPr>
            <w:tcW w:w="3249" w:type="dxa"/>
            <w:gridSpan w:val="2"/>
            <w:tcBorders>
              <w:top w:val="single" w:sz="4" w:space="0" w:color="auto"/>
              <w:left w:val="single" w:sz="4" w:space="0" w:color="auto"/>
              <w:bottom w:val="single" w:sz="4" w:space="0" w:color="auto"/>
              <w:right w:val="single" w:sz="4" w:space="0" w:color="auto"/>
            </w:tcBorders>
            <w:hideMark/>
          </w:tcPr>
          <w:p w14:paraId="4A0BB54F" w14:textId="77777777" w:rsidR="00C36A0C" w:rsidRPr="00DF0F5A" w:rsidRDefault="00C36A0C" w:rsidP="00407E66">
            <w:pPr>
              <w:jc w:val="left"/>
              <w:rPr>
                <w:rFonts w:eastAsia="Meiryo UI" w:cs="Arial"/>
                <w:szCs w:val="20"/>
              </w:rPr>
            </w:pPr>
            <w:r w:rsidRPr="00DB7A19">
              <w:t>Std_ReturnType</w:t>
            </w:r>
          </w:p>
        </w:tc>
        <w:tc>
          <w:tcPr>
            <w:tcW w:w="5068" w:type="dxa"/>
            <w:gridSpan w:val="3"/>
            <w:tcBorders>
              <w:top w:val="single" w:sz="4" w:space="0" w:color="auto"/>
              <w:left w:val="single" w:sz="4" w:space="0" w:color="auto"/>
              <w:bottom w:val="single" w:sz="4" w:space="0" w:color="auto"/>
              <w:right w:val="single" w:sz="4" w:space="0" w:color="auto"/>
            </w:tcBorders>
            <w:hideMark/>
          </w:tcPr>
          <w:p w14:paraId="3E376AA5" w14:textId="77777777" w:rsidR="00C36A0C" w:rsidRDefault="00C36A0C" w:rsidP="00407E66">
            <w:pPr>
              <w:jc w:val="left"/>
              <w:rPr>
                <w:szCs w:val="20"/>
                <w:lang w:val="fr-FR"/>
              </w:rPr>
            </w:pPr>
            <w:r w:rsidRPr="00DF0F5A">
              <w:rPr>
                <w:szCs w:val="20"/>
                <w:lang w:val="fr-FR"/>
              </w:rPr>
              <w:t>E_OK</w:t>
            </w:r>
          </w:p>
          <w:p w14:paraId="6F0318B3" w14:textId="77777777" w:rsidR="00C36A0C" w:rsidRPr="00DF0F5A" w:rsidRDefault="00C36A0C" w:rsidP="00407E66">
            <w:pPr>
              <w:jc w:val="left"/>
              <w:rPr>
                <w:szCs w:val="20"/>
              </w:rPr>
            </w:pPr>
            <w:r>
              <w:rPr>
                <w:szCs w:val="20"/>
                <w:lang w:val="fr-FR"/>
              </w:rPr>
              <w:t>E_NOT_OK</w:t>
            </w:r>
          </w:p>
        </w:tc>
      </w:tr>
      <w:tr w:rsidR="002E12EE" w:rsidRPr="00506DC0" w14:paraId="46B28ACC" w14:textId="77777777" w:rsidTr="00407E66">
        <w:trPr>
          <w:trHeight w:val="699"/>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4770B7" w14:textId="77777777" w:rsidR="002E12EE" w:rsidRPr="00DF0F5A" w:rsidRDefault="002E12EE" w:rsidP="002E12EE">
            <w:pPr>
              <w:jc w:val="left"/>
              <w:rPr>
                <w:rFonts w:eastAsia="Meiryo UI" w:cs="Arial"/>
                <w:b/>
                <w:bCs/>
                <w:szCs w:val="20"/>
              </w:rPr>
            </w:pPr>
            <w:r w:rsidRPr="00DF0F5A">
              <w:rPr>
                <w:b/>
                <w:bCs/>
                <w:szCs w:val="20"/>
              </w:rPr>
              <w:t>Description</w:t>
            </w:r>
          </w:p>
        </w:tc>
        <w:tc>
          <w:tcPr>
            <w:tcW w:w="8317" w:type="dxa"/>
            <w:gridSpan w:val="5"/>
            <w:tcBorders>
              <w:top w:val="single" w:sz="4" w:space="0" w:color="auto"/>
              <w:left w:val="single" w:sz="4" w:space="0" w:color="auto"/>
              <w:bottom w:val="single" w:sz="4" w:space="0" w:color="auto"/>
              <w:right w:val="single" w:sz="4" w:space="0" w:color="auto"/>
            </w:tcBorders>
          </w:tcPr>
          <w:p w14:paraId="3507A16A" w14:textId="62CFAD30" w:rsidR="002E12EE" w:rsidRPr="00A10707" w:rsidRDefault="002E12EE" w:rsidP="002E12EE">
            <w:pPr>
              <w:jc w:val="left"/>
              <w:rPr>
                <w:szCs w:val="20"/>
              </w:rPr>
            </w:pPr>
            <w:r w:rsidRPr="00A10707">
              <w:rPr>
                <w:szCs w:val="20"/>
              </w:rPr>
              <w:t>If the argument</w:t>
            </w:r>
            <w:r w:rsidRPr="00EF61C1">
              <w:rPr>
                <w:szCs w:val="20"/>
              </w:rPr>
              <w:t xml:space="preserve"> </w:t>
            </w:r>
            <w:r w:rsidRPr="00DF0F5A">
              <w:rPr>
                <w:rFonts w:eastAsia="Meiryo UI" w:cs="Arial"/>
                <w:szCs w:val="20"/>
              </w:rPr>
              <w:t>aaSrcMacAddr</w:t>
            </w:r>
            <w:r w:rsidRPr="00A10707">
              <w:rPr>
                <w:szCs w:val="20"/>
              </w:rPr>
              <w:t xml:space="preserve"> </w:t>
            </w:r>
            <w:r>
              <w:rPr>
                <w:szCs w:val="20"/>
              </w:rPr>
              <w:t>or</w:t>
            </w:r>
            <w:r w:rsidRPr="00DF0F5A">
              <w:rPr>
                <w:rFonts w:eastAsia="Meiryo UI" w:cs="Arial"/>
                <w:szCs w:val="20"/>
              </w:rPr>
              <w:t xml:space="preserve"> pEthFrame</w:t>
            </w:r>
            <w:r>
              <w:rPr>
                <w:szCs w:val="20"/>
              </w:rPr>
              <w:t xml:space="preserve"> </w:t>
            </w:r>
            <w:r w:rsidRPr="00A10707">
              <w:rPr>
                <w:szCs w:val="20"/>
              </w:rPr>
              <w:t xml:space="preserve">is NULL_PTR, it returns </w:t>
            </w:r>
            <w:r w:rsidRPr="00A10707">
              <w:rPr>
                <w:szCs w:val="20"/>
                <w:lang w:val="en-GB"/>
              </w:rPr>
              <w:t xml:space="preserve">E_NOT_OK, reports DET error </w:t>
            </w:r>
            <w:r w:rsidRPr="00A10707">
              <w:rPr>
                <w:rFonts w:cs="Arial"/>
                <w:szCs w:val="20"/>
              </w:rPr>
              <w:t>PROTOCONV_E_PARAM_POINTER</w:t>
            </w:r>
            <w:r w:rsidRPr="00A10707">
              <w:rPr>
                <w:szCs w:val="20"/>
              </w:rPr>
              <w:t xml:space="preserve"> (if PROTOCONV_DEV_ERROR_DETECT == STD_ON)</w:t>
            </w:r>
            <w:r w:rsidRPr="00A10707" w:rsidDel="008357DE">
              <w:rPr>
                <w:szCs w:val="20"/>
              </w:rPr>
              <w:t xml:space="preserve"> </w:t>
            </w:r>
            <w:r w:rsidRPr="00A10707">
              <w:rPr>
                <w:szCs w:val="20"/>
              </w:rPr>
              <w:t>and exits.</w:t>
            </w:r>
          </w:p>
          <w:p w14:paraId="00C83528" w14:textId="660B7528" w:rsidR="002E12EE" w:rsidRPr="00A10707" w:rsidRDefault="002E12EE" w:rsidP="002E12EE">
            <w:pPr>
              <w:jc w:val="left"/>
              <w:rPr>
                <w:szCs w:val="20"/>
              </w:rPr>
            </w:pPr>
            <w:r w:rsidRPr="00A10707">
              <w:rPr>
                <w:szCs w:val="20"/>
              </w:rPr>
              <w:t>If the argument</w:t>
            </w:r>
            <w:r w:rsidRPr="00EF61C1">
              <w:rPr>
                <w:szCs w:val="20"/>
              </w:rPr>
              <w:t xml:space="preserve"> </w:t>
            </w:r>
            <w:r w:rsidRPr="00DF0F5A">
              <w:rPr>
                <w:rFonts w:eastAsia="Meiryo UI" w:cs="Arial"/>
                <w:szCs w:val="20"/>
              </w:rPr>
              <w:t>usFrameType</w:t>
            </w:r>
            <w:r>
              <w:rPr>
                <w:szCs w:val="20"/>
              </w:rPr>
              <w:t xml:space="preserve"> or</w:t>
            </w:r>
            <w:r w:rsidRPr="00A10707">
              <w:rPr>
                <w:szCs w:val="20"/>
              </w:rPr>
              <w:t xml:space="preserve"> </w:t>
            </w:r>
            <w:r w:rsidRPr="00DF0F5A">
              <w:rPr>
                <w:rFonts w:eastAsia="Meiryo UI" w:cs="Arial"/>
                <w:szCs w:val="20"/>
              </w:rPr>
              <w:t>ulFrameLen</w:t>
            </w:r>
            <w:r w:rsidRPr="00A10707">
              <w:rPr>
                <w:szCs w:val="20"/>
              </w:rPr>
              <w:t xml:space="preserve"> is out of range, it returns </w:t>
            </w:r>
            <w:r w:rsidRPr="00A10707">
              <w:rPr>
                <w:szCs w:val="20"/>
                <w:lang w:val="en-GB"/>
              </w:rPr>
              <w:t xml:space="preserve">E_NOT_OK, reports DET error </w:t>
            </w:r>
            <w:r w:rsidRPr="00A10707">
              <w:rPr>
                <w:rFonts w:cs="Arial"/>
                <w:szCs w:val="20"/>
              </w:rPr>
              <w:t xml:space="preserve">PROTOCONV_E_INV_PARAM </w:t>
            </w:r>
            <w:r w:rsidRPr="00A10707">
              <w:rPr>
                <w:szCs w:val="20"/>
              </w:rPr>
              <w:t>(if PROTOCONV_DEV_ERROR_DETECT == STD_ON)</w:t>
            </w:r>
            <w:r w:rsidRPr="00A10707" w:rsidDel="008357DE">
              <w:rPr>
                <w:szCs w:val="20"/>
              </w:rPr>
              <w:t xml:space="preserve"> </w:t>
            </w:r>
            <w:r w:rsidRPr="00A10707">
              <w:rPr>
                <w:szCs w:val="20"/>
              </w:rPr>
              <w:t>and exits.</w:t>
            </w:r>
          </w:p>
          <w:p w14:paraId="1BABE440" w14:textId="53127349" w:rsidR="002E12EE" w:rsidRDefault="002E12EE" w:rsidP="002E12EE">
            <w:pPr>
              <w:jc w:val="left"/>
              <w:rPr>
                <w:szCs w:val="20"/>
              </w:rPr>
            </w:pPr>
            <w:r>
              <w:rPr>
                <w:szCs w:val="20"/>
              </w:rPr>
              <w:t>I</w:t>
            </w:r>
            <w:r w:rsidRPr="00FF5497">
              <w:rPr>
                <w:szCs w:val="20"/>
              </w:rPr>
              <w:t xml:space="preserve">f </w:t>
            </w:r>
            <w:r>
              <w:rPr>
                <w:szCs w:val="20"/>
              </w:rPr>
              <w:t xml:space="preserve">the Ethernet FIFO memory is full, return E_NOT_OK </w:t>
            </w:r>
            <w:r w:rsidRPr="00BD75C2">
              <w:rPr>
                <w:szCs w:val="20"/>
              </w:rPr>
              <w:t>and exit.</w:t>
            </w:r>
          </w:p>
          <w:p w14:paraId="2C601EE1" w14:textId="2C4365CD" w:rsidR="002E12EE" w:rsidRDefault="002E12EE" w:rsidP="002E12EE">
            <w:pPr>
              <w:jc w:val="left"/>
            </w:pPr>
            <w:r>
              <w:t>Otherwise</w:t>
            </w:r>
            <w:r w:rsidRPr="00773260">
              <w:t xml:space="preserve">, </w:t>
            </w:r>
            <w:r>
              <w:t>enqueue</w:t>
            </w:r>
            <w:r>
              <w:rPr>
                <w:szCs w:val="20"/>
              </w:rPr>
              <w:t xml:space="preserve"> Ethernet </w:t>
            </w:r>
            <w:r w:rsidRPr="00773260">
              <w:t>frame</w:t>
            </w:r>
            <w:r>
              <w:t xml:space="preserve"> into</w:t>
            </w:r>
            <w:r>
              <w:rPr>
                <w:szCs w:val="20"/>
              </w:rPr>
              <w:t xml:space="preserve"> </w:t>
            </w:r>
            <w:r w:rsidRPr="00EF61C1">
              <w:rPr>
                <w:szCs w:val="20"/>
              </w:rPr>
              <w:t>Port</w:t>
            </w:r>
            <w:r>
              <w:rPr>
                <w:szCs w:val="20"/>
              </w:rPr>
              <w:t xml:space="preserve"> Ethernet </w:t>
            </w:r>
            <w:r>
              <w:t>memory.</w:t>
            </w:r>
          </w:p>
          <w:p w14:paraId="7E8D627B" w14:textId="5AC5337C" w:rsidR="002E12EE" w:rsidRPr="004F73BB" w:rsidRDefault="002E12EE" w:rsidP="002E12EE">
            <w:pPr>
              <w:jc w:val="left"/>
            </w:pPr>
            <w:r>
              <w:t xml:space="preserve">If the </w:t>
            </w:r>
            <w:r>
              <w:rPr>
                <w:szCs w:val="20"/>
              </w:rPr>
              <w:t xml:space="preserve">Ethernet FIFO memory reaches the maximum configured FIFO depth, set </w:t>
            </w:r>
            <w:r>
              <w:t xml:space="preserve">the Tail value of </w:t>
            </w:r>
            <w:r>
              <w:rPr>
                <w:szCs w:val="20"/>
              </w:rPr>
              <w:t xml:space="preserve">Ethernet </w:t>
            </w:r>
            <w:r>
              <w:t>FIFO memory to NUM0, else increase the Tail value.</w:t>
            </w:r>
          </w:p>
          <w:p w14:paraId="11080ED9" w14:textId="3FBBBBAB" w:rsidR="002E12EE" w:rsidRPr="004F73BB" w:rsidRDefault="002E12EE" w:rsidP="002E12EE">
            <w:pPr>
              <w:jc w:val="left"/>
              <w:rPr>
                <w:szCs w:val="20"/>
              </w:rPr>
            </w:pPr>
            <w:r>
              <w:t xml:space="preserve">If the Tail value and the Head value </w:t>
            </w:r>
            <w:r>
              <w:rPr>
                <w:szCs w:val="20"/>
              </w:rPr>
              <w:t xml:space="preserve">of Ethernet FIFO memory are equal, set Flag member Ethernet FIFO memory to </w:t>
            </w:r>
            <w:r w:rsidRPr="004F73BB">
              <w:rPr>
                <w:szCs w:val="20"/>
              </w:rPr>
              <w:t>PROTOCONV_FIFO_FULL</w:t>
            </w:r>
            <w:r>
              <w:rPr>
                <w:szCs w:val="20"/>
              </w:rPr>
              <w:t xml:space="preserve">, else set it to </w:t>
            </w:r>
            <w:r w:rsidRPr="004F73BB">
              <w:rPr>
                <w:szCs w:val="20"/>
              </w:rPr>
              <w:t>PROTOCONV_FIFO_AVAILABLE</w:t>
            </w:r>
            <w:r>
              <w:t>.</w:t>
            </w:r>
          </w:p>
          <w:p w14:paraId="7D2E43F7" w14:textId="77777777" w:rsidR="002E12EE" w:rsidRPr="00773260" w:rsidRDefault="002E12EE" w:rsidP="002E12EE">
            <w:pPr>
              <w:jc w:val="left"/>
            </w:pPr>
          </w:p>
          <w:p w14:paraId="551FF979" w14:textId="72F25037" w:rsidR="002E12EE" w:rsidRPr="00DF0F5A" w:rsidRDefault="002E12EE" w:rsidP="002E12EE">
            <w:pPr>
              <w:tabs>
                <w:tab w:val="clear" w:pos="864"/>
              </w:tabs>
              <w:jc w:val="left"/>
              <w:rPr>
                <w:szCs w:val="20"/>
              </w:rPr>
            </w:pPr>
            <w:r w:rsidRPr="00773260">
              <w:t>If the process ends normally, E_OK is returned.</w:t>
            </w:r>
          </w:p>
        </w:tc>
      </w:tr>
      <w:tr w:rsidR="00C36A0C" w:rsidRPr="00506DC0" w14:paraId="205D85F2"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8386E8" w14:textId="77777777" w:rsidR="00C36A0C" w:rsidRPr="00DF0F5A" w:rsidRDefault="00C36A0C" w:rsidP="00407E66">
            <w:pPr>
              <w:jc w:val="left"/>
              <w:rPr>
                <w:rFonts w:eastAsia="Meiryo UI" w:cs="Arial"/>
                <w:b/>
                <w:bCs/>
                <w:szCs w:val="20"/>
              </w:rPr>
            </w:pPr>
            <w:r w:rsidRPr="00DF0F5A">
              <w:rPr>
                <w:b/>
                <w:bCs/>
                <w:szCs w:val="20"/>
              </w:rPr>
              <w:t>Preconditions</w:t>
            </w:r>
          </w:p>
        </w:tc>
        <w:tc>
          <w:tcPr>
            <w:tcW w:w="8317" w:type="dxa"/>
            <w:gridSpan w:val="5"/>
            <w:tcBorders>
              <w:top w:val="single" w:sz="4" w:space="0" w:color="auto"/>
              <w:left w:val="single" w:sz="4" w:space="0" w:color="auto"/>
              <w:bottom w:val="single" w:sz="4" w:space="0" w:color="auto"/>
              <w:right w:val="single" w:sz="4" w:space="0" w:color="auto"/>
            </w:tcBorders>
            <w:hideMark/>
          </w:tcPr>
          <w:p w14:paraId="32DB411B" w14:textId="77777777" w:rsidR="00C36A0C" w:rsidRPr="00DF0F5A" w:rsidRDefault="00C36A0C" w:rsidP="00407E66">
            <w:pPr>
              <w:jc w:val="left"/>
              <w:rPr>
                <w:szCs w:val="20"/>
              </w:rPr>
            </w:pPr>
            <w:r w:rsidRPr="00DF0F5A">
              <w:rPr>
                <w:szCs w:val="20"/>
              </w:rPr>
              <w:t>Initialized state</w:t>
            </w:r>
          </w:p>
        </w:tc>
      </w:tr>
      <w:tr w:rsidR="00C36A0C" w:rsidRPr="00506DC0" w14:paraId="0E0241C4" w14:textId="77777777" w:rsidTr="00407E66">
        <w:trPr>
          <w:jc w:val="center"/>
        </w:trPr>
        <w:tc>
          <w:tcPr>
            <w:tcW w:w="17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E86649" w14:textId="77777777" w:rsidR="00C36A0C" w:rsidRPr="00DF0F5A" w:rsidRDefault="00C36A0C" w:rsidP="00407E66">
            <w:pPr>
              <w:jc w:val="left"/>
              <w:rPr>
                <w:rFonts w:eastAsia="Meiryo UI" w:cs="Arial"/>
                <w:b/>
                <w:bCs/>
                <w:szCs w:val="20"/>
              </w:rPr>
            </w:pPr>
            <w:r w:rsidRPr="00DF0F5A">
              <w:rPr>
                <w:b/>
                <w:bCs/>
                <w:szCs w:val="20"/>
              </w:rPr>
              <w:t>Remarks</w:t>
            </w:r>
          </w:p>
        </w:tc>
        <w:tc>
          <w:tcPr>
            <w:tcW w:w="8317" w:type="dxa"/>
            <w:gridSpan w:val="5"/>
            <w:tcBorders>
              <w:top w:val="single" w:sz="4" w:space="0" w:color="auto"/>
              <w:left w:val="single" w:sz="4" w:space="0" w:color="auto"/>
              <w:bottom w:val="single" w:sz="4" w:space="0" w:color="auto"/>
              <w:right w:val="single" w:sz="4" w:space="0" w:color="auto"/>
            </w:tcBorders>
            <w:hideMark/>
          </w:tcPr>
          <w:p w14:paraId="74A8E265" w14:textId="77777777" w:rsidR="00C36A0C" w:rsidRPr="00DF0F5A" w:rsidRDefault="00C36A0C" w:rsidP="00407E66">
            <w:pPr>
              <w:jc w:val="left"/>
              <w:rPr>
                <w:rFonts w:eastAsia="Meiryo UI"/>
                <w:szCs w:val="20"/>
              </w:rPr>
            </w:pPr>
            <w:r w:rsidRPr="00DF0F5A">
              <w:rPr>
                <w:szCs w:val="20"/>
              </w:rPr>
              <w:t>N/A</w:t>
            </w:r>
          </w:p>
        </w:tc>
      </w:tr>
      <w:tr w:rsidR="009856F0" w:rsidRPr="00506DC0" w14:paraId="2C9ED7A4" w14:textId="77777777" w:rsidTr="00407E66">
        <w:trPr>
          <w:trHeight w:val="29"/>
          <w:jc w:val="center"/>
        </w:trPr>
        <w:tc>
          <w:tcPr>
            <w:tcW w:w="1714" w:type="dxa"/>
            <w:tcBorders>
              <w:top w:val="single" w:sz="4" w:space="0" w:color="auto"/>
              <w:left w:val="single" w:sz="4" w:space="0" w:color="auto"/>
              <w:right w:val="single" w:sz="4" w:space="0" w:color="auto"/>
            </w:tcBorders>
            <w:shd w:val="clear" w:color="auto" w:fill="D9D9D9" w:themeFill="background1" w:themeFillShade="D9"/>
          </w:tcPr>
          <w:p w14:paraId="07A1C676" w14:textId="77777777" w:rsidR="009856F0" w:rsidRPr="00DF0F5A" w:rsidRDefault="009856F0" w:rsidP="009856F0">
            <w:pPr>
              <w:jc w:val="left"/>
              <w:rPr>
                <w:b/>
                <w:bCs/>
                <w:szCs w:val="20"/>
              </w:rPr>
            </w:pPr>
            <w:r w:rsidRPr="006F260B">
              <w:rPr>
                <w:rFonts w:cs="Arial"/>
                <w:b/>
                <w:bCs/>
                <w:szCs w:val="20"/>
              </w:rPr>
              <w:t>DET/DEM Errors Handled</w:t>
            </w:r>
          </w:p>
        </w:tc>
        <w:tc>
          <w:tcPr>
            <w:tcW w:w="4759" w:type="dxa"/>
            <w:gridSpan w:val="4"/>
            <w:tcBorders>
              <w:top w:val="single" w:sz="4" w:space="0" w:color="auto"/>
              <w:left w:val="single" w:sz="4" w:space="0" w:color="auto"/>
              <w:bottom w:val="single" w:sz="4" w:space="0" w:color="auto"/>
              <w:right w:val="single" w:sz="4" w:space="0" w:color="auto"/>
            </w:tcBorders>
          </w:tcPr>
          <w:p w14:paraId="64475091" w14:textId="320B6D5E" w:rsidR="009856F0" w:rsidRPr="00DF0F5A" w:rsidRDefault="009856F0" w:rsidP="009856F0">
            <w:pPr>
              <w:jc w:val="left"/>
              <w:rPr>
                <w:szCs w:val="20"/>
              </w:rPr>
            </w:pPr>
            <w:r w:rsidRPr="007224E1">
              <w:rPr>
                <w:rFonts w:cs="Arial"/>
                <w:color w:val="000000"/>
                <w:szCs w:val="20"/>
              </w:rPr>
              <w:t>PROTOCONV_E_FIFO_FULL</w:t>
            </w:r>
          </w:p>
        </w:tc>
        <w:tc>
          <w:tcPr>
            <w:tcW w:w="3558" w:type="dxa"/>
            <w:tcBorders>
              <w:top w:val="single" w:sz="4" w:space="0" w:color="auto"/>
              <w:left w:val="single" w:sz="4" w:space="0" w:color="auto"/>
              <w:bottom w:val="single" w:sz="4" w:space="0" w:color="auto"/>
              <w:right w:val="single" w:sz="4" w:space="0" w:color="auto"/>
            </w:tcBorders>
          </w:tcPr>
          <w:p w14:paraId="1EEAB141" w14:textId="7E6060AD" w:rsidR="009856F0" w:rsidRPr="00DF0F5A" w:rsidRDefault="009856F0" w:rsidP="009856F0">
            <w:pPr>
              <w:jc w:val="left"/>
              <w:rPr>
                <w:szCs w:val="20"/>
              </w:rPr>
            </w:pPr>
            <w:r>
              <w:rPr>
                <w:rFonts w:cs="Arial"/>
                <w:color w:val="000000"/>
                <w:szCs w:val="20"/>
              </w:rPr>
              <w:t>Unexpectedly full FIFO memory</w:t>
            </w:r>
          </w:p>
        </w:tc>
      </w:tr>
    </w:tbl>
    <w:p w14:paraId="21FC3680" w14:textId="0DBB009F" w:rsidR="00C36A0C" w:rsidRDefault="000F300A" w:rsidP="00C36A0C">
      <w:pPr>
        <w:pStyle w:val="RefIDs"/>
        <w:rPr>
          <w:strike/>
          <w:lang w:eastAsia="en-US"/>
        </w:rPr>
      </w:pPr>
      <w:r w:rsidRPr="00C20FCB">
        <w:t xml:space="preserve">[Covers: </w:t>
      </w:r>
      <w:r w:rsidRPr="000F300A">
        <w:t>req-8552172-00909163</w:t>
      </w:r>
      <w:r w:rsidRPr="00C20FCB">
        <w:t>]</w:t>
      </w:r>
    </w:p>
    <w:p w14:paraId="63C38A04" w14:textId="77777777" w:rsidR="00C36A0C" w:rsidRDefault="00C36A0C" w:rsidP="00C36A0C">
      <w:pPr>
        <w:pStyle w:val="RefIDs"/>
      </w:pPr>
      <w:r w:rsidRPr="00C20FCB">
        <w:t xml:space="preserve">[Covers: </w:t>
      </w:r>
      <w:r w:rsidRPr="00992417">
        <w:t>req-8552172-00905318</w:t>
      </w:r>
      <w:r w:rsidRPr="00C20FCB">
        <w:t>]</w:t>
      </w:r>
    </w:p>
    <w:p w14:paraId="5F929A29" w14:textId="77777777" w:rsidR="00C36A0C" w:rsidRDefault="00C36A0C" w:rsidP="00C36A0C">
      <w:pPr>
        <w:pStyle w:val="RefIDs"/>
      </w:pPr>
      <w:r w:rsidRPr="00C20FCB">
        <w:t xml:space="preserve">[Covers: </w:t>
      </w:r>
      <w:r w:rsidRPr="00992417">
        <w:t>req-8552172-0090531</w:t>
      </w:r>
      <w:r>
        <w:t>9</w:t>
      </w:r>
      <w:r w:rsidRPr="00C20FCB">
        <w:t>]</w:t>
      </w:r>
    </w:p>
    <w:p w14:paraId="16310784" w14:textId="77777777" w:rsidR="00C36A0C" w:rsidRDefault="00C36A0C" w:rsidP="00C36A0C">
      <w:pPr>
        <w:pStyle w:val="RefIDs"/>
      </w:pPr>
      <w:r w:rsidRPr="00C20FCB">
        <w:t xml:space="preserve">[Covers: </w:t>
      </w:r>
      <w:r w:rsidRPr="00992417">
        <w:t>req-8552172-009053</w:t>
      </w:r>
      <w:r>
        <w:t>20</w:t>
      </w:r>
      <w:r w:rsidRPr="00C20FCB">
        <w:t>]</w:t>
      </w:r>
    </w:p>
    <w:p w14:paraId="71FA06A7" w14:textId="77777777" w:rsidR="00C36A0C" w:rsidRPr="00C0232E" w:rsidRDefault="00C36A0C" w:rsidP="00C36A0C">
      <w:pPr>
        <w:pStyle w:val="RefIDs"/>
        <w:rPr>
          <w:lang w:eastAsia="en-US"/>
        </w:rPr>
      </w:pPr>
      <w:r w:rsidRPr="00C20FCB">
        <w:lastRenderedPageBreak/>
        <w:t xml:space="preserve">[Covers: </w:t>
      </w:r>
      <w:r w:rsidRPr="00992417">
        <w:t>req-8552172-009053</w:t>
      </w:r>
      <w:r>
        <w:t>21</w:t>
      </w:r>
      <w:r w:rsidRPr="00C20FCB">
        <w:t>]</w:t>
      </w:r>
    </w:p>
    <w:p w14:paraId="1FDE1B3F" w14:textId="77777777" w:rsidR="00C36A0C" w:rsidRDefault="00C36A0C" w:rsidP="00C36A0C">
      <w:pPr>
        <w:pStyle w:val="RefIDs"/>
        <w:rPr>
          <w:lang w:eastAsia="en-US"/>
        </w:rPr>
      </w:pPr>
      <w:r w:rsidRPr="00696D29">
        <w:rPr>
          <w:lang w:eastAsia="en-US"/>
        </w:rPr>
        <w:t xml:space="preserve">[Covers: </w:t>
      </w:r>
      <w:r w:rsidRPr="002F7C78">
        <w:rPr>
          <w:lang w:eastAsia="en-US"/>
        </w:rPr>
        <w:t>req-8552172-00905221</w:t>
      </w:r>
      <w:r w:rsidRPr="00696D29">
        <w:rPr>
          <w:lang w:eastAsia="en-US"/>
        </w:rPr>
        <w:t>]</w:t>
      </w:r>
    </w:p>
    <w:p w14:paraId="63A71C3A" w14:textId="6E0B64AB" w:rsidR="00C36A0C" w:rsidRDefault="00C36A0C" w:rsidP="00C36A0C">
      <w:pPr>
        <w:pStyle w:val="RefIDs"/>
        <w:rPr>
          <w:lang w:eastAsia="en-US"/>
        </w:rPr>
      </w:pPr>
      <w:r w:rsidRPr="00696D29">
        <w:rPr>
          <w:lang w:eastAsia="en-US"/>
        </w:rPr>
        <w:t xml:space="preserve">[Covers: </w:t>
      </w:r>
      <w:r>
        <w:rPr>
          <w:lang w:eastAsia="en-US"/>
        </w:rPr>
        <w:t>req-8552172-00903613</w:t>
      </w:r>
      <w:r w:rsidRPr="00696D29">
        <w:rPr>
          <w:lang w:eastAsia="en-US"/>
        </w:rPr>
        <w:t>]</w:t>
      </w:r>
    </w:p>
    <w:p w14:paraId="1CF2C081" w14:textId="77777777" w:rsidR="00C36A0C" w:rsidRDefault="00C36A0C" w:rsidP="00C36A0C">
      <w:pPr>
        <w:pStyle w:val="RefIDs"/>
        <w:rPr>
          <w:lang w:eastAsia="en-US"/>
        </w:rPr>
      </w:pPr>
      <w:r w:rsidRPr="00696D29">
        <w:rPr>
          <w:lang w:eastAsia="en-US"/>
        </w:rPr>
        <w:t xml:space="preserve">[Covers: </w:t>
      </w:r>
      <w:r>
        <w:rPr>
          <w:lang w:eastAsia="en-US"/>
        </w:rPr>
        <w:t>req-8552172-00904663</w:t>
      </w:r>
      <w:r w:rsidRPr="00696D29">
        <w:rPr>
          <w:lang w:eastAsia="en-US"/>
        </w:rPr>
        <w:t>]</w:t>
      </w:r>
    </w:p>
    <w:p w14:paraId="635A7FF0" w14:textId="77777777" w:rsidR="003949F1" w:rsidRPr="002C15F8" w:rsidRDefault="00C36A0C" w:rsidP="003949F1">
      <w:pPr>
        <w:pStyle w:val="RefIDs"/>
        <w:rPr>
          <w:lang w:eastAsia="en-US"/>
        </w:rPr>
      </w:pPr>
      <w:r w:rsidRPr="00696D29">
        <w:rPr>
          <w:lang w:eastAsia="en-US"/>
        </w:rPr>
        <w:t xml:space="preserve">[Covers: </w:t>
      </w:r>
      <w:r>
        <w:rPr>
          <w:lang w:eastAsia="en-US"/>
        </w:rPr>
        <w:t>req-8552172-00904662</w:t>
      </w:r>
      <w:r w:rsidRPr="00696D29">
        <w:rPr>
          <w:lang w:eastAsia="en-US"/>
        </w:rPr>
        <w:t>]</w:t>
      </w:r>
    </w:p>
    <w:p w14:paraId="21EAF54D"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4DD16004"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745D5982" w14:textId="77777777" w:rsidR="003949F1" w:rsidRDefault="003949F1" w:rsidP="003949F1">
      <w:pPr>
        <w:pStyle w:val="RefIDs"/>
        <w:rPr>
          <w:lang w:eastAsia="en-US"/>
        </w:rPr>
      </w:pPr>
      <w:r>
        <w:rPr>
          <w:lang w:eastAsia="en-US"/>
        </w:rPr>
        <w:t>[Covers: req-8552172-00528003]</w:t>
      </w:r>
    </w:p>
    <w:p w14:paraId="3C3FCB2F" w14:textId="77777777" w:rsidR="003949F1" w:rsidRDefault="003949F1" w:rsidP="003949F1">
      <w:pPr>
        <w:pStyle w:val="RefIDs"/>
        <w:rPr>
          <w:lang w:eastAsia="en-US"/>
        </w:rPr>
      </w:pPr>
      <w:r>
        <w:rPr>
          <w:lang w:eastAsia="en-US"/>
        </w:rPr>
        <w:t>[Covers: req-8552172-00528002]</w:t>
      </w:r>
    </w:p>
    <w:p w14:paraId="7662A6C2" w14:textId="77777777" w:rsidR="003949F1" w:rsidRDefault="003949F1" w:rsidP="003949F1">
      <w:pPr>
        <w:pStyle w:val="RefIDs"/>
        <w:rPr>
          <w:lang w:eastAsia="en-US"/>
        </w:rPr>
      </w:pPr>
      <w:r>
        <w:rPr>
          <w:lang w:eastAsia="en-US"/>
        </w:rPr>
        <w:t>[Covers: req-8552172-00528006]</w:t>
      </w:r>
    </w:p>
    <w:p w14:paraId="41A454C4" w14:textId="77777777" w:rsidR="003949F1" w:rsidRDefault="003949F1" w:rsidP="003949F1">
      <w:pPr>
        <w:pStyle w:val="RefIDs"/>
        <w:rPr>
          <w:lang w:eastAsia="en-US"/>
        </w:rPr>
      </w:pPr>
      <w:r>
        <w:rPr>
          <w:lang w:eastAsia="en-US"/>
        </w:rPr>
        <w:t xml:space="preserve">[Covers: </w:t>
      </w:r>
      <w:r w:rsidRPr="00C136B3">
        <w:t>req-8552172-00527993</w:t>
      </w:r>
      <w:r>
        <w:t>]</w:t>
      </w:r>
    </w:p>
    <w:p w14:paraId="5854B972" w14:textId="77777777" w:rsidR="003949F1" w:rsidRDefault="003949F1" w:rsidP="003949F1">
      <w:pPr>
        <w:pStyle w:val="RefIDs"/>
        <w:rPr>
          <w:lang w:eastAsia="en-US"/>
        </w:rPr>
      </w:pPr>
      <w:r>
        <w:rPr>
          <w:lang w:eastAsia="en-US"/>
        </w:rPr>
        <w:t>[Covers: req-8552172-00527980]</w:t>
      </w:r>
    </w:p>
    <w:p w14:paraId="4E5EC18D" w14:textId="770A872E" w:rsidR="00C36A0C" w:rsidRPr="00AF0BFD" w:rsidRDefault="00C36A0C" w:rsidP="00C36A0C">
      <w:pPr>
        <w:pStyle w:val="Heading4"/>
        <w:rPr>
          <w:lang w:val="en-GB"/>
        </w:rPr>
      </w:pPr>
      <w:r w:rsidRPr="00AF0BFD">
        <w:t>ProtoConv_</w:t>
      </w:r>
      <w:r>
        <w:t>De</w:t>
      </w:r>
      <w:r w:rsidRPr="00AF0BFD">
        <w:t>queueEth</w:t>
      </w:r>
    </w:p>
    <w:p w14:paraId="24340C86" w14:textId="690D5A8B" w:rsidR="00C36A0C" w:rsidRPr="00251C23" w:rsidRDefault="00C36A0C" w:rsidP="00C36A0C">
      <w:pPr>
        <w:pStyle w:val="ReqID"/>
        <w:rPr>
          <w:lang w:val="en-US"/>
        </w:rPr>
      </w:pPr>
      <w:r w:rsidRPr="00696D29">
        <w:t>[</w:t>
      </w:r>
      <w:r>
        <w:t>Gen5GW</w:t>
      </w:r>
      <w:r w:rsidRPr="00696D29">
        <w:t>_</w:t>
      </w:r>
      <w:r>
        <w:t>ProtoConv</w:t>
      </w:r>
      <w:r w:rsidRPr="00696D29">
        <w:t>_AD_C_</w:t>
      </w:r>
      <w:r>
        <w:t>13_0</w:t>
      </w:r>
      <w:r w:rsidRPr="00696D29">
        <w:t>0</w:t>
      </w:r>
      <w:r w:rsidR="000A0107">
        <w:t>6</w:t>
      </w:r>
      <w:r w:rsidRPr="00696D29">
        <w:t>]</w:t>
      </w:r>
    </w:p>
    <w:p w14:paraId="7BD14366" w14:textId="4DE561C1" w:rsidR="00C36A0C" w:rsidRDefault="00C36A0C" w:rsidP="00C36A0C">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26</w:t>
      </w:r>
      <w:r w:rsidR="009D560C">
        <w:rPr>
          <w:noProof/>
        </w:rPr>
        <w:fldChar w:fldCharType="end"/>
      </w:r>
      <w:r>
        <w:rPr>
          <w:noProof/>
        </w:rPr>
        <w:t>:</w:t>
      </w:r>
      <w:r>
        <w:t xml:space="preserve"> </w:t>
      </w:r>
      <w:r w:rsidRPr="00AF0BFD">
        <w:t>ProtoConv_</w:t>
      </w:r>
      <w:r>
        <w:t>De</w:t>
      </w:r>
      <w:r w:rsidRPr="00AF0BFD">
        <w:t>queueEth</w:t>
      </w:r>
    </w:p>
    <w:tbl>
      <w:tblPr>
        <w:tblStyle w:val="TableGrid"/>
        <w:tblW w:w="5000" w:type="pct"/>
        <w:tblLayout w:type="fixed"/>
        <w:tblLook w:val="04A0" w:firstRow="1" w:lastRow="0" w:firstColumn="1" w:lastColumn="0" w:noHBand="0" w:noVBand="1"/>
      </w:tblPr>
      <w:tblGrid>
        <w:gridCol w:w="2065"/>
        <w:gridCol w:w="2042"/>
        <w:gridCol w:w="817"/>
        <w:gridCol w:w="794"/>
        <w:gridCol w:w="4313"/>
      </w:tblGrid>
      <w:tr w:rsidR="00C36A0C" w:rsidRPr="0007522C" w14:paraId="31CBB4CF"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138E47" w14:textId="77777777" w:rsidR="00C36A0C" w:rsidRPr="0007522C" w:rsidRDefault="00C36A0C" w:rsidP="003375C9">
            <w:pPr>
              <w:jc w:val="left"/>
              <w:rPr>
                <w:rFonts w:eastAsia="Meiryo UI" w:cs="Arial"/>
                <w:b/>
                <w:bCs/>
                <w:szCs w:val="21"/>
              </w:rPr>
            </w:pPr>
            <w:r w:rsidRPr="0007522C">
              <w:rPr>
                <w:b/>
                <w:bCs/>
              </w:rPr>
              <w:t>Function Name</w:t>
            </w:r>
          </w:p>
        </w:tc>
        <w:tc>
          <w:tcPr>
            <w:tcW w:w="3971" w:type="pct"/>
            <w:gridSpan w:val="4"/>
            <w:tcBorders>
              <w:top w:val="single" w:sz="4" w:space="0" w:color="auto"/>
              <w:left w:val="single" w:sz="4" w:space="0" w:color="auto"/>
              <w:bottom w:val="single" w:sz="4" w:space="0" w:color="auto"/>
              <w:right w:val="single" w:sz="4" w:space="0" w:color="auto"/>
            </w:tcBorders>
            <w:hideMark/>
          </w:tcPr>
          <w:p w14:paraId="5745F4C3" w14:textId="77777777" w:rsidR="00C36A0C" w:rsidRPr="0007522C" w:rsidRDefault="00C36A0C" w:rsidP="003375C9">
            <w:pPr>
              <w:jc w:val="left"/>
              <w:rPr>
                <w:rFonts w:eastAsia="Meiryo UI" w:cs="Arial"/>
                <w:szCs w:val="21"/>
              </w:rPr>
            </w:pPr>
            <w:r w:rsidRPr="004E796F">
              <w:rPr>
                <w:rFonts w:eastAsia="Meiryo UI" w:cs="Arial"/>
                <w:szCs w:val="21"/>
              </w:rPr>
              <w:t>ProtoConv_</w:t>
            </w:r>
            <w:r>
              <w:rPr>
                <w:rFonts w:eastAsia="Meiryo UI" w:cs="Arial"/>
                <w:szCs w:val="21"/>
              </w:rPr>
              <w:t>De</w:t>
            </w:r>
            <w:r w:rsidRPr="004E796F">
              <w:rPr>
                <w:rFonts w:eastAsia="Meiryo UI" w:cs="Arial"/>
                <w:szCs w:val="21"/>
              </w:rPr>
              <w:t>queueEth</w:t>
            </w:r>
          </w:p>
        </w:tc>
      </w:tr>
      <w:tr w:rsidR="00C36A0C" w:rsidRPr="0007522C" w14:paraId="5763536E"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E4261D" w14:textId="77777777" w:rsidR="00C36A0C" w:rsidRPr="0007522C" w:rsidRDefault="00C36A0C" w:rsidP="003375C9">
            <w:pPr>
              <w:jc w:val="left"/>
              <w:rPr>
                <w:rFonts w:eastAsia="Meiryo UI" w:cs="Arial"/>
                <w:b/>
                <w:bCs/>
                <w:szCs w:val="21"/>
              </w:rPr>
            </w:pPr>
            <w:r w:rsidRPr="0007522C">
              <w:rPr>
                <w:b/>
                <w:bCs/>
              </w:rPr>
              <w:t>ASIL Level</w:t>
            </w:r>
          </w:p>
        </w:tc>
        <w:tc>
          <w:tcPr>
            <w:tcW w:w="1018" w:type="pct"/>
            <w:tcBorders>
              <w:top w:val="single" w:sz="4" w:space="0" w:color="auto"/>
              <w:left w:val="single" w:sz="4" w:space="0" w:color="auto"/>
              <w:bottom w:val="single" w:sz="4" w:space="0" w:color="auto"/>
              <w:right w:val="single" w:sz="4" w:space="0" w:color="auto"/>
            </w:tcBorders>
            <w:hideMark/>
          </w:tcPr>
          <w:p w14:paraId="41971A3A" w14:textId="77777777" w:rsidR="00C36A0C" w:rsidRPr="0007522C" w:rsidRDefault="00C36A0C" w:rsidP="003375C9">
            <w:pPr>
              <w:jc w:val="left"/>
              <w:rPr>
                <w:rFonts w:eastAsia="Meiryo UI" w:cs="Arial"/>
                <w:szCs w:val="21"/>
              </w:rPr>
            </w:pPr>
            <w:r w:rsidRPr="0007522C">
              <w:rPr>
                <w:rFonts w:hint="eastAsia"/>
              </w:rPr>
              <w:t>A</w:t>
            </w:r>
            <w:r w:rsidRPr="0007522C">
              <w:t>SIL D</w:t>
            </w:r>
          </w:p>
        </w:tc>
        <w:tc>
          <w:tcPr>
            <w:tcW w:w="4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D5E7EE" w14:textId="77777777" w:rsidR="00C36A0C" w:rsidRPr="0007522C" w:rsidRDefault="00C36A0C" w:rsidP="003375C9">
            <w:pPr>
              <w:jc w:val="left"/>
              <w:rPr>
                <w:rFonts w:eastAsia="Meiryo UI" w:cs="Arial"/>
                <w:b/>
                <w:bCs/>
                <w:szCs w:val="21"/>
              </w:rPr>
            </w:pPr>
            <w:r w:rsidRPr="0007522C">
              <w:rPr>
                <w:b/>
                <w:bCs/>
              </w:rPr>
              <w:t>Status</w:t>
            </w:r>
          </w:p>
        </w:tc>
        <w:tc>
          <w:tcPr>
            <w:tcW w:w="2546" w:type="pct"/>
            <w:gridSpan w:val="2"/>
            <w:tcBorders>
              <w:top w:val="single" w:sz="4" w:space="0" w:color="auto"/>
              <w:left w:val="single" w:sz="4" w:space="0" w:color="auto"/>
              <w:bottom w:val="single" w:sz="4" w:space="0" w:color="auto"/>
              <w:right w:val="single" w:sz="4" w:space="0" w:color="auto"/>
            </w:tcBorders>
            <w:hideMark/>
          </w:tcPr>
          <w:p w14:paraId="152F6C88" w14:textId="77777777" w:rsidR="00C36A0C" w:rsidRPr="0007522C" w:rsidRDefault="00C36A0C" w:rsidP="003375C9">
            <w:pPr>
              <w:jc w:val="left"/>
              <w:rPr>
                <w:rFonts w:eastAsia="Meiryo UI" w:cs="Arial"/>
                <w:szCs w:val="21"/>
              </w:rPr>
            </w:pPr>
            <w:r w:rsidRPr="0007522C">
              <w:t>New</w:t>
            </w:r>
          </w:p>
        </w:tc>
      </w:tr>
      <w:tr w:rsidR="00C36A0C" w:rsidRPr="0007522C" w14:paraId="54B706E8"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847B61" w14:textId="77777777" w:rsidR="00C36A0C" w:rsidRPr="0007522C" w:rsidRDefault="00C36A0C" w:rsidP="003375C9">
            <w:pPr>
              <w:jc w:val="left"/>
              <w:rPr>
                <w:rFonts w:eastAsia="Meiryo UI" w:cs="Arial"/>
                <w:b/>
                <w:bCs/>
                <w:szCs w:val="21"/>
              </w:rPr>
            </w:pPr>
            <w:r w:rsidRPr="0007522C">
              <w:rPr>
                <w:b/>
                <w:bCs/>
              </w:rPr>
              <w:t>Syntax</w:t>
            </w:r>
          </w:p>
        </w:tc>
        <w:tc>
          <w:tcPr>
            <w:tcW w:w="3971" w:type="pct"/>
            <w:gridSpan w:val="4"/>
            <w:tcBorders>
              <w:top w:val="single" w:sz="4" w:space="0" w:color="auto"/>
              <w:left w:val="single" w:sz="4" w:space="0" w:color="auto"/>
              <w:bottom w:val="single" w:sz="4" w:space="0" w:color="auto"/>
              <w:right w:val="single" w:sz="4" w:space="0" w:color="auto"/>
            </w:tcBorders>
            <w:hideMark/>
          </w:tcPr>
          <w:p w14:paraId="2D7DF89A" w14:textId="77777777" w:rsidR="00C36A0C" w:rsidRPr="00E428F6" w:rsidRDefault="00C36A0C" w:rsidP="003375C9">
            <w:pPr>
              <w:jc w:val="left"/>
            </w:pPr>
            <w:r w:rsidRPr="00104DEE">
              <w:t>Std_ReturnType ProtoConv_DequeueEth(uint16 *pFrameType, uint8 **aaSrcMacAddr, uint8 **pEthFrame, uint32 *pFrameLen)</w:t>
            </w:r>
          </w:p>
        </w:tc>
      </w:tr>
      <w:tr w:rsidR="00C36A0C" w:rsidRPr="0007522C" w14:paraId="5C691391"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90DFC1" w14:textId="77777777" w:rsidR="00C36A0C" w:rsidRPr="0007522C" w:rsidRDefault="00C36A0C" w:rsidP="003375C9">
            <w:pPr>
              <w:jc w:val="left"/>
              <w:rPr>
                <w:rFonts w:eastAsia="Meiryo UI" w:cs="Arial"/>
                <w:b/>
                <w:bCs/>
                <w:szCs w:val="21"/>
              </w:rPr>
            </w:pPr>
            <w:r w:rsidRPr="0007522C">
              <w:rPr>
                <w:b/>
                <w:bCs/>
              </w:rPr>
              <w:t>Sync/Async</w:t>
            </w:r>
          </w:p>
        </w:tc>
        <w:tc>
          <w:tcPr>
            <w:tcW w:w="3971" w:type="pct"/>
            <w:gridSpan w:val="4"/>
            <w:tcBorders>
              <w:top w:val="single" w:sz="4" w:space="0" w:color="auto"/>
              <w:left w:val="single" w:sz="4" w:space="0" w:color="auto"/>
              <w:bottom w:val="single" w:sz="4" w:space="0" w:color="auto"/>
              <w:right w:val="single" w:sz="4" w:space="0" w:color="auto"/>
            </w:tcBorders>
            <w:hideMark/>
          </w:tcPr>
          <w:p w14:paraId="2CE4B10D" w14:textId="77777777" w:rsidR="00C36A0C" w:rsidRPr="0007522C" w:rsidRDefault="00C36A0C" w:rsidP="003375C9">
            <w:pPr>
              <w:jc w:val="left"/>
              <w:rPr>
                <w:rFonts w:eastAsia="Meiryo UI" w:cs="Arial"/>
                <w:szCs w:val="21"/>
              </w:rPr>
            </w:pPr>
            <w:r w:rsidRPr="0007522C">
              <w:t>Synchronous</w:t>
            </w:r>
          </w:p>
        </w:tc>
      </w:tr>
      <w:tr w:rsidR="00C36A0C" w:rsidRPr="0007522C" w14:paraId="0A0A2B32"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208555" w14:textId="77777777" w:rsidR="00C36A0C" w:rsidRPr="0007522C" w:rsidRDefault="00C36A0C" w:rsidP="003375C9">
            <w:pPr>
              <w:jc w:val="left"/>
              <w:rPr>
                <w:rFonts w:eastAsia="Meiryo UI" w:cs="Arial"/>
                <w:b/>
                <w:bCs/>
                <w:szCs w:val="21"/>
              </w:rPr>
            </w:pPr>
            <w:r w:rsidRPr="0007522C">
              <w:rPr>
                <w:b/>
                <w:bCs/>
              </w:rPr>
              <w:t>Reentrancy</w:t>
            </w:r>
          </w:p>
        </w:tc>
        <w:tc>
          <w:tcPr>
            <w:tcW w:w="3971" w:type="pct"/>
            <w:gridSpan w:val="4"/>
            <w:tcBorders>
              <w:top w:val="single" w:sz="4" w:space="0" w:color="auto"/>
              <w:left w:val="single" w:sz="4" w:space="0" w:color="auto"/>
              <w:bottom w:val="single" w:sz="4" w:space="0" w:color="auto"/>
              <w:right w:val="single" w:sz="4" w:space="0" w:color="auto"/>
            </w:tcBorders>
            <w:hideMark/>
          </w:tcPr>
          <w:p w14:paraId="68A7D7AE" w14:textId="77777777" w:rsidR="00C36A0C" w:rsidRPr="0007522C" w:rsidRDefault="00C36A0C" w:rsidP="003375C9">
            <w:pPr>
              <w:jc w:val="left"/>
              <w:rPr>
                <w:rFonts w:eastAsia="Meiryo UI" w:cs="Arial"/>
                <w:szCs w:val="21"/>
              </w:rPr>
            </w:pPr>
            <w:r w:rsidRPr="0007522C">
              <w:t>Non-Reentrant</w:t>
            </w:r>
          </w:p>
        </w:tc>
      </w:tr>
      <w:tr w:rsidR="00C36A0C" w:rsidRPr="0007522C" w14:paraId="282F7AF4"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27CFBE" w14:textId="77777777" w:rsidR="00C36A0C" w:rsidRPr="0007522C" w:rsidRDefault="00C36A0C" w:rsidP="003375C9">
            <w:pPr>
              <w:jc w:val="left"/>
              <w:rPr>
                <w:rFonts w:eastAsia="Meiryo UI" w:cs="Arial"/>
                <w:b/>
                <w:bCs/>
                <w:szCs w:val="21"/>
              </w:rPr>
            </w:pPr>
            <w:r w:rsidRPr="0007522C">
              <w:rPr>
                <w:b/>
                <w:bCs/>
              </w:rPr>
              <w:t>Interrupt State</w:t>
            </w:r>
          </w:p>
        </w:tc>
        <w:tc>
          <w:tcPr>
            <w:tcW w:w="3971" w:type="pct"/>
            <w:gridSpan w:val="4"/>
            <w:tcBorders>
              <w:top w:val="single" w:sz="4" w:space="0" w:color="auto"/>
              <w:left w:val="single" w:sz="4" w:space="0" w:color="auto"/>
              <w:bottom w:val="single" w:sz="4" w:space="0" w:color="auto"/>
              <w:right w:val="single" w:sz="4" w:space="0" w:color="auto"/>
            </w:tcBorders>
            <w:hideMark/>
          </w:tcPr>
          <w:p w14:paraId="695976CD" w14:textId="77777777" w:rsidR="00C36A0C" w:rsidRPr="0007522C" w:rsidRDefault="00C36A0C" w:rsidP="003375C9">
            <w:pPr>
              <w:jc w:val="left"/>
              <w:rPr>
                <w:rFonts w:eastAsia="Meiryo UI" w:cs="Arial"/>
                <w:szCs w:val="21"/>
              </w:rPr>
            </w:pPr>
            <w:r w:rsidRPr="0007522C">
              <w:t>Runs in the interrupt enable state</w:t>
            </w:r>
          </w:p>
        </w:tc>
      </w:tr>
      <w:tr w:rsidR="00C36A0C" w:rsidRPr="0007522C" w14:paraId="6476A68E"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8CAC5F" w14:textId="77777777" w:rsidR="00C36A0C" w:rsidRPr="0007522C" w:rsidRDefault="00C36A0C" w:rsidP="003375C9">
            <w:pPr>
              <w:jc w:val="left"/>
              <w:rPr>
                <w:rFonts w:eastAsia="Meiryo UI" w:cs="Arial"/>
                <w:b/>
                <w:bCs/>
                <w:szCs w:val="21"/>
              </w:rPr>
            </w:pPr>
            <w:r w:rsidRPr="0007522C">
              <w:rPr>
                <w:b/>
                <w:bCs/>
              </w:rPr>
              <w:t>Parameters (In)</w:t>
            </w:r>
          </w:p>
        </w:tc>
        <w:tc>
          <w:tcPr>
            <w:tcW w:w="1425" w:type="pct"/>
            <w:gridSpan w:val="2"/>
            <w:tcBorders>
              <w:top w:val="single" w:sz="4" w:space="0" w:color="auto"/>
              <w:left w:val="single" w:sz="4" w:space="0" w:color="auto"/>
              <w:bottom w:val="single" w:sz="4" w:space="0" w:color="auto"/>
              <w:right w:val="single" w:sz="4" w:space="0" w:color="auto"/>
            </w:tcBorders>
          </w:tcPr>
          <w:p w14:paraId="6FBD8828" w14:textId="77777777" w:rsidR="00C36A0C" w:rsidRPr="00104DEE" w:rsidRDefault="00C36A0C" w:rsidP="003375C9">
            <w:pPr>
              <w:jc w:val="left"/>
            </w:pPr>
            <w:r w:rsidRPr="0007522C">
              <w:rPr>
                <w:rFonts w:eastAsia="Meiryo UI" w:cs="Arial"/>
                <w:szCs w:val="21"/>
              </w:rPr>
              <w:t>N/A</w:t>
            </w:r>
          </w:p>
        </w:tc>
        <w:tc>
          <w:tcPr>
            <w:tcW w:w="2546" w:type="pct"/>
            <w:gridSpan w:val="2"/>
            <w:tcBorders>
              <w:top w:val="single" w:sz="4" w:space="0" w:color="auto"/>
              <w:left w:val="single" w:sz="4" w:space="0" w:color="auto"/>
              <w:bottom w:val="single" w:sz="4" w:space="0" w:color="auto"/>
              <w:right w:val="single" w:sz="4" w:space="0" w:color="auto"/>
            </w:tcBorders>
          </w:tcPr>
          <w:p w14:paraId="551D69F4" w14:textId="77777777" w:rsidR="00C36A0C" w:rsidRPr="0007522C" w:rsidRDefault="00C36A0C" w:rsidP="003375C9">
            <w:r w:rsidRPr="0007522C">
              <w:rPr>
                <w:rFonts w:eastAsia="Meiryo UI" w:cs="Arial"/>
                <w:szCs w:val="21"/>
              </w:rPr>
              <w:t>-</w:t>
            </w:r>
          </w:p>
        </w:tc>
      </w:tr>
      <w:tr w:rsidR="00C36A0C" w:rsidRPr="0007522C" w14:paraId="073D0CC5"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E08B86" w14:textId="77777777" w:rsidR="00C36A0C" w:rsidRPr="0007522C" w:rsidRDefault="00C36A0C" w:rsidP="003375C9">
            <w:pPr>
              <w:jc w:val="left"/>
              <w:rPr>
                <w:rFonts w:eastAsia="Meiryo UI" w:cs="Arial"/>
                <w:b/>
                <w:bCs/>
                <w:szCs w:val="21"/>
              </w:rPr>
            </w:pPr>
            <w:r w:rsidRPr="0007522C">
              <w:rPr>
                <w:b/>
                <w:bCs/>
              </w:rPr>
              <w:t>Parameters (In-Out)</w:t>
            </w:r>
          </w:p>
        </w:tc>
        <w:tc>
          <w:tcPr>
            <w:tcW w:w="1425" w:type="pct"/>
            <w:gridSpan w:val="2"/>
            <w:tcBorders>
              <w:top w:val="single" w:sz="4" w:space="0" w:color="auto"/>
              <w:left w:val="single" w:sz="4" w:space="0" w:color="auto"/>
              <w:bottom w:val="single" w:sz="4" w:space="0" w:color="auto"/>
              <w:right w:val="single" w:sz="4" w:space="0" w:color="auto"/>
            </w:tcBorders>
          </w:tcPr>
          <w:p w14:paraId="5F5569C5" w14:textId="77777777" w:rsidR="00C36A0C" w:rsidRPr="00104DEE" w:rsidRDefault="00C36A0C" w:rsidP="003375C9">
            <w:pPr>
              <w:jc w:val="left"/>
            </w:pPr>
            <w:r w:rsidRPr="0007522C">
              <w:rPr>
                <w:rFonts w:eastAsia="Meiryo UI" w:cs="Arial"/>
                <w:szCs w:val="21"/>
              </w:rPr>
              <w:t>N/A</w:t>
            </w:r>
          </w:p>
        </w:tc>
        <w:tc>
          <w:tcPr>
            <w:tcW w:w="2546" w:type="pct"/>
            <w:gridSpan w:val="2"/>
            <w:tcBorders>
              <w:top w:val="single" w:sz="4" w:space="0" w:color="auto"/>
              <w:left w:val="single" w:sz="4" w:space="0" w:color="auto"/>
              <w:bottom w:val="single" w:sz="4" w:space="0" w:color="auto"/>
              <w:right w:val="single" w:sz="4" w:space="0" w:color="auto"/>
            </w:tcBorders>
          </w:tcPr>
          <w:p w14:paraId="6AC79F74" w14:textId="77777777" w:rsidR="00C36A0C" w:rsidRPr="0007522C" w:rsidRDefault="00C36A0C" w:rsidP="003375C9">
            <w:r w:rsidRPr="0007522C">
              <w:rPr>
                <w:rFonts w:eastAsia="Meiryo UI" w:cs="Arial"/>
                <w:szCs w:val="21"/>
              </w:rPr>
              <w:t>-</w:t>
            </w:r>
          </w:p>
        </w:tc>
      </w:tr>
      <w:tr w:rsidR="00C36A0C" w:rsidRPr="0007522C" w14:paraId="3F7E92CA" w14:textId="77777777" w:rsidTr="006367A4">
        <w:trPr>
          <w:cantSplit/>
        </w:trPr>
        <w:tc>
          <w:tcPr>
            <w:tcW w:w="102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1F9D22" w14:textId="77777777" w:rsidR="00C36A0C" w:rsidRPr="0007522C" w:rsidRDefault="00C36A0C" w:rsidP="003375C9">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1425" w:type="pct"/>
            <w:gridSpan w:val="2"/>
            <w:vMerge w:val="restart"/>
            <w:tcBorders>
              <w:top w:val="single" w:sz="4" w:space="0" w:color="auto"/>
              <w:left w:val="single" w:sz="4" w:space="0" w:color="auto"/>
              <w:bottom w:val="single" w:sz="4" w:space="0" w:color="auto"/>
              <w:right w:val="single" w:sz="4" w:space="0" w:color="auto"/>
            </w:tcBorders>
            <w:hideMark/>
          </w:tcPr>
          <w:p w14:paraId="73DC0AB3" w14:textId="77777777" w:rsidR="00C36A0C" w:rsidRPr="0007522C" w:rsidRDefault="00C36A0C" w:rsidP="003375C9">
            <w:pPr>
              <w:jc w:val="left"/>
              <w:rPr>
                <w:rFonts w:eastAsia="Meiryo UI" w:cs="Arial"/>
                <w:szCs w:val="21"/>
              </w:rPr>
            </w:pPr>
            <w:r w:rsidRPr="00104DEE">
              <w:t>uint16 *pFrameType</w:t>
            </w:r>
          </w:p>
        </w:tc>
        <w:tc>
          <w:tcPr>
            <w:tcW w:w="2546" w:type="pct"/>
            <w:gridSpan w:val="2"/>
            <w:tcBorders>
              <w:top w:val="single" w:sz="4" w:space="0" w:color="auto"/>
              <w:left w:val="single" w:sz="4" w:space="0" w:color="auto"/>
              <w:bottom w:val="single" w:sz="4" w:space="0" w:color="auto"/>
              <w:right w:val="single" w:sz="4" w:space="0" w:color="auto"/>
            </w:tcBorders>
            <w:hideMark/>
          </w:tcPr>
          <w:p w14:paraId="5B935DB3" w14:textId="77777777" w:rsidR="00C36A0C" w:rsidRPr="0007522C" w:rsidRDefault="00C36A0C" w:rsidP="003375C9">
            <w:r w:rsidRPr="0007522C">
              <w:t>Frame type for Ethernet frames</w:t>
            </w:r>
          </w:p>
        </w:tc>
      </w:tr>
      <w:tr w:rsidR="00C36A0C" w:rsidRPr="0007522C" w14:paraId="70ACF5E8" w14:textId="77777777" w:rsidTr="006367A4">
        <w:trPr>
          <w:cantSplit/>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75D22566" w14:textId="77777777" w:rsidR="00C36A0C" w:rsidRPr="0007522C" w:rsidRDefault="00C36A0C" w:rsidP="003375C9">
            <w:pPr>
              <w:rPr>
                <w:rFonts w:eastAsia="Meiryo UI" w:cs="Arial"/>
                <w:b/>
                <w:bCs/>
                <w:szCs w:val="21"/>
              </w:rPr>
            </w:pPr>
          </w:p>
        </w:tc>
        <w:tc>
          <w:tcPr>
            <w:tcW w:w="1425" w:type="pct"/>
            <w:gridSpan w:val="2"/>
            <w:vMerge/>
            <w:tcBorders>
              <w:top w:val="single" w:sz="4" w:space="0" w:color="auto"/>
              <w:left w:val="single" w:sz="4" w:space="0" w:color="auto"/>
              <w:bottom w:val="single" w:sz="4" w:space="0" w:color="auto"/>
              <w:right w:val="single" w:sz="4" w:space="0" w:color="auto"/>
            </w:tcBorders>
            <w:vAlign w:val="center"/>
            <w:hideMark/>
          </w:tcPr>
          <w:p w14:paraId="19F1A7FA" w14:textId="77777777" w:rsidR="00C36A0C" w:rsidRPr="0007522C" w:rsidRDefault="00C36A0C" w:rsidP="003375C9">
            <w:pPr>
              <w:rPr>
                <w:rFonts w:eastAsia="Meiryo UI" w:cs="Arial"/>
                <w:szCs w:val="21"/>
              </w:rPr>
            </w:pPr>
          </w:p>
        </w:tc>
        <w:tc>
          <w:tcPr>
            <w:tcW w:w="39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C5E747" w14:textId="77777777" w:rsidR="00C36A0C" w:rsidRPr="0007522C" w:rsidRDefault="00C36A0C" w:rsidP="003375C9">
            <w:pPr>
              <w:jc w:val="left"/>
              <w:rPr>
                <w:rFonts w:eastAsia="Meiryo UI" w:cs="Arial"/>
                <w:b/>
                <w:bCs/>
                <w:szCs w:val="21"/>
              </w:rPr>
            </w:pPr>
            <w:r w:rsidRPr="0007522C">
              <w:rPr>
                <w:rFonts w:eastAsia="Meiryo UI" w:cs="Arial"/>
                <w:b/>
                <w:bCs/>
                <w:szCs w:val="21"/>
              </w:rPr>
              <w:t>Range</w:t>
            </w:r>
          </w:p>
        </w:tc>
        <w:tc>
          <w:tcPr>
            <w:tcW w:w="2150" w:type="pct"/>
            <w:tcBorders>
              <w:top w:val="single" w:sz="4" w:space="0" w:color="auto"/>
              <w:left w:val="single" w:sz="4" w:space="0" w:color="auto"/>
              <w:bottom w:val="single" w:sz="4" w:space="0" w:color="auto"/>
              <w:right w:val="single" w:sz="4" w:space="0" w:color="auto"/>
            </w:tcBorders>
            <w:hideMark/>
          </w:tcPr>
          <w:p w14:paraId="5146773E" w14:textId="77777777" w:rsidR="00C36A0C" w:rsidRPr="0007522C" w:rsidRDefault="00C36A0C" w:rsidP="003375C9">
            <w:r>
              <w:t>PROTOCONV</w:t>
            </w:r>
            <w:r w:rsidRPr="0007522C">
              <w:t>_FRAMETYPE_AVTP (0x22F0U)</w:t>
            </w:r>
          </w:p>
          <w:p w14:paraId="1759674F" w14:textId="77777777" w:rsidR="00C36A0C" w:rsidRPr="0007522C" w:rsidRDefault="00C36A0C" w:rsidP="003375C9">
            <w:r>
              <w:t>PROTOCONV</w:t>
            </w:r>
            <w:r w:rsidRPr="0007522C">
              <w:t>_FRAMETYPE_IPV4 (0x0800U)</w:t>
            </w:r>
          </w:p>
          <w:p w14:paraId="5BDCF6BF" w14:textId="77777777" w:rsidR="00C36A0C" w:rsidRPr="0007522C" w:rsidRDefault="00C36A0C" w:rsidP="003375C9">
            <w:r>
              <w:t>PROTOCONV</w:t>
            </w:r>
            <w:r w:rsidRPr="0007522C">
              <w:t>_FRAMETYPE_IPV6 (0x86DDU)</w:t>
            </w:r>
          </w:p>
          <w:p w14:paraId="46F2EE4E" w14:textId="77777777" w:rsidR="00C36A0C" w:rsidRPr="0007522C" w:rsidRDefault="00C36A0C" w:rsidP="003375C9">
            <w:r>
              <w:t>PROTOCONV</w:t>
            </w:r>
            <w:r w:rsidRPr="0007522C">
              <w:t>_FRAMETYPE_8021Q</w:t>
            </w:r>
            <w:r>
              <w:t xml:space="preserve"> </w:t>
            </w:r>
            <w:r w:rsidRPr="0007522C">
              <w:t>(0x8100U)</w:t>
            </w:r>
          </w:p>
        </w:tc>
      </w:tr>
      <w:tr w:rsidR="00C36A0C" w:rsidRPr="0007522C" w14:paraId="6EF6B6C6" w14:textId="77777777" w:rsidTr="006367A4">
        <w:trPr>
          <w:cantSplit/>
        </w:trPr>
        <w:tc>
          <w:tcPr>
            <w:tcW w:w="1029" w:type="pct"/>
            <w:vMerge w:val="restart"/>
            <w:tcBorders>
              <w:top w:val="single" w:sz="4" w:space="0" w:color="auto"/>
              <w:left w:val="single" w:sz="4" w:space="0" w:color="auto"/>
              <w:right w:val="single" w:sz="4" w:space="0" w:color="auto"/>
            </w:tcBorders>
            <w:shd w:val="clear" w:color="auto" w:fill="D9D9D9" w:themeFill="background1" w:themeFillShade="D9"/>
          </w:tcPr>
          <w:p w14:paraId="3662C1BD" w14:textId="77777777" w:rsidR="00C36A0C" w:rsidRPr="0007522C" w:rsidRDefault="00C36A0C" w:rsidP="003375C9">
            <w:pPr>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1425" w:type="pct"/>
            <w:gridSpan w:val="2"/>
            <w:vMerge w:val="restart"/>
            <w:tcBorders>
              <w:top w:val="single" w:sz="4" w:space="0" w:color="auto"/>
              <w:left w:val="single" w:sz="4" w:space="0" w:color="auto"/>
              <w:right w:val="single" w:sz="4" w:space="0" w:color="auto"/>
            </w:tcBorders>
          </w:tcPr>
          <w:p w14:paraId="05AF3E44" w14:textId="77777777" w:rsidR="00C36A0C" w:rsidRPr="0007522C" w:rsidRDefault="00C36A0C" w:rsidP="003375C9">
            <w:pPr>
              <w:rPr>
                <w:rFonts w:eastAsia="Meiryo UI" w:cs="Arial"/>
                <w:szCs w:val="21"/>
              </w:rPr>
            </w:pPr>
            <w:r w:rsidRPr="00104DEE">
              <w:t>uint8 **aaSrcMacAddr</w:t>
            </w:r>
          </w:p>
        </w:tc>
        <w:tc>
          <w:tcPr>
            <w:tcW w:w="2546" w:type="pct"/>
            <w:gridSpan w:val="2"/>
            <w:tcBorders>
              <w:top w:val="single" w:sz="4" w:space="0" w:color="auto"/>
              <w:left w:val="single" w:sz="4" w:space="0" w:color="auto"/>
              <w:bottom w:val="single" w:sz="4" w:space="0" w:color="auto"/>
              <w:right w:val="single" w:sz="4" w:space="0" w:color="auto"/>
            </w:tcBorders>
          </w:tcPr>
          <w:p w14:paraId="2EF45892" w14:textId="77777777" w:rsidR="00C36A0C" w:rsidRPr="0007522C" w:rsidRDefault="00C36A0C" w:rsidP="003375C9">
            <w:r w:rsidRPr="0007522C">
              <w:t>Address where the MAC Address to be filtered is stored</w:t>
            </w:r>
          </w:p>
        </w:tc>
      </w:tr>
      <w:tr w:rsidR="00C36A0C" w:rsidRPr="0007522C" w14:paraId="346902D9" w14:textId="77777777" w:rsidTr="006367A4">
        <w:trPr>
          <w:cantSplit/>
        </w:trPr>
        <w:tc>
          <w:tcPr>
            <w:tcW w:w="1029"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09CEACB0" w14:textId="77777777" w:rsidR="00C36A0C" w:rsidRPr="0007522C" w:rsidRDefault="00C36A0C" w:rsidP="003375C9">
            <w:pPr>
              <w:rPr>
                <w:rFonts w:eastAsia="Meiryo UI" w:cs="Arial"/>
                <w:b/>
                <w:bCs/>
                <w:szCs w:val="21"/>
              </w:rPr>
            </w:pPr>
          </w:p>
        </w:tc>
        <w:tc>
          <w:tcPr>
            <w:tcW w:w="1425" w:type="pct"/>
            <w:gridSpan w:val="2"/>
            <w:vMerge/>
            <w:tcBorders>
              <w:left w:val="single" w:sz="4" w:space="0" w:color="auto"/>
              <w:bottom w:val="single" w:sz="4" w:space="0" w:color="auto"/>
              <w:right w:val="single" w:sz="4" w:space="0" w:color="auto"/>
            </w:tcBorders>
            <w:vAlign w:val="center"/>
          </w:tcPr>
          <w:p w14:paraId="58C39EFF" w14:textId="77777777" w:rsidR="00C36A0C" w:rsidRPr="0007522C" w:rsidRDefault="00C36A0C" w:rsidP="003375C9">
            <w:pPr>
              <w:rPr>
                <w:rFonts w:eastAsia="Meiryo UI" w:cs="Arial"/>
                <w:szCs w:val="21"/>
              </w:rPr>
            </w:pPr>
          </w:p>
        </w:tc>
        <w:tc>
          <w:tcPr>
            <w:tcW w:w="3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B78C47" w14:textId="77777777" w:rsidR="00C36A0C" w:rsidRPr="0007522C" w:rsidRDefault="00C36A0C" w:rsidP="003375C9">
            <w:pPr>
              <w:jc w:val="left"/>
              <w:rPr>
                <w:rFonts w:eastAsia="Meiryo UI" w:cs="Arial"/>
                <w:b/>
                <w:bCs/>
                <w:szCs w:val="21"/>
              </w:rPr>
            </w:pPr>
            <w:r w:rsidRPr="0007522C">
              <w:rPr>
                <w:rFonts w:eastAsia="Meiryo UI" w:cs="Arial"/>
                <w:b/>
                <w:bCs/>
                <w:szCs w:val="21"/>
              </w:rPr>
              <w:t>Range</w:t>
            </w:r>
          </w:p>
        </w:tc>
        <w:tc>
          <w:tcPr>
            <w:tcW w:w="2150" w:type="pct"/>
            <w:tcBorders>
              <w:top w:val="single" w:sz="4" w:space="0" w:color="auto"/>
              <w:left w:val="single" w:sz="4" w:space="0" w:color="auto"/>
              <w:bottom w:val="single" w:sz="4" w:space="0" w:color="auto"/>
              <w:right w:val="single" w:sz="4" w:space="0" w:color="auto"/>
            </w:tcBorders>
          </w:tcPr>
          <w:p w14:paraId="138D725D" w14:textId="77777777" w:rsidR="00C36A0C" w:rsidRPr="0007522C" w:rsidRDefault="00C36A0C" w:rsidP="003375C9">
            <w:r w:rsidRPr="0007522C">
              <w:t xml:space="preserve">Not </w:t>
            </w:r>
            <w:r>
              <w:t>NULL_PTR</w:t>
            </w:r>
          </w:p>
        </w:tc>
      </w:tr>
      <w:tr w:rsidR="00C36A0C" w:rsidRPr="0007522C" w14:paraId="26F9271C" w14:textId="77777777" w:rsidTr="006367A4">
        <w:trPr>
          <w:cantSplit/>
        </w:trPr>
        <w:tc>
          <w:tcPr>
            <w:tcW w:w="102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9F06FD" w14:textId="77777777" w:rsidR="00C36A0C" w:rsidRPr="0007522C" w:rsidRDefault="00C36A0C" w:rsidP="003375C9">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1425" w:type="pct"/>
            <w:gridSpan w:val="2"/>
            <w:vMerge w:val="restart"/>
            <w:tcBorders>
              <w:top w:val="single" w:sz="4" w:space="0" w:color="auto"/>
              <w:left w:val="single" w:sz="4" w:space="0" w:color="auto"/>
              <w:bottom w:val="single" w:sz="4" w:space="0" w:color="auto"/>
              <w:right w:val="single" w:sz="4" w:space="0" w:color="auto"/>
            </w:tcBorders>
            <w:hideMark/>
          </w:tcPr>
          <w:p w14:paraId="5EDBEEAD" w14:textId="77777777" w:rsidR="00C36A0C" w:rsidRPr="0007522C" w:rsidRDefault="00C36A0C" w:rsidP="003375C9">
            <w:pPr>
              <w:jc w:val="left"/>
              <w:rPr>
                <w:rFonts w:eastAsia="Meiryo UI" w:cs="Arial"/>
                <w:szCs w:val="21"/>
              </w:rPr>
            </w:pPr>
            <w:r w:rsidRPr="00104DEE">
              <w:t>uint8 **pEthFrame</w:t>
            </w:r>
          </w:p>
        </w:tc>
        <w:tc>
          <w:tcPr>
            <w:tcW w:w="2546" w:type="pct"/>
            <w:gridSpan w:val="2"/>
            <w:tcBorders>
              <w:top w:val="single" w:sz="4" w:space="0" w:color="auto"/>
              <w:left w:val="single" w:sz="4" w:space="0" w:color="auto"/>
              <w:bottom w:val="single" w:sz="4" w:space="0" w:color="auto"/>
              <w:right w:val="single" w:sz="4" w:space="0" w:color="auto"/>
            </w:tcBorders>
            <w:hideMark/>
          </w:tcPr>
          <w:p w14:paraId="366049BA" w14:textId="77777777" w:rsidR="00C36A0C" w:rsidRPr="0007522C" w:rsidRDefault="00C36A0C" w:rsidP="003375C9">
            <w:r w:rsidRPr="0007522C">
              <w:t>Address of buffer where Ethernet frames are stored</w:t>
            </w:r>
          </w:p>
        </w:tc>
      </w:tr>
      <w:tr w:rsidR="00C36A0C" w:rsidRPr="0007522C" w14:paraId="1C129050" w14:textId="77777777" w:rsidTr="006367A4">
        <w:trPr>
          <w:cantSplit/>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3F5E1C09" w14:textId="77777777" w:rsidR="00C36A0C" w:rsidRPr="0007522C" w:rsidRDefault="00C36A0C" w:rsidP="003375C9">
            <w:pPr>
              <w:rPr>
                <w:rFonts w:eastAsia="Meiryo UI" w:cs="Arial"/>
                <w:b/>
                <w:bCs/>
                <w:szCs w:val="21"/>
              </w:rPr>
            </w:pPr>
          </w:p>
        </w:tc>
        <w:tc>
          <w:tcPr>
            <w:tcW w:w="1425" w:type="pct"/>
            <w:gridSpan w:val="2"/>
            <w:vMerge/>
            <w:tcBorders>
              <w:top w:val="single" w:sz="4" w:space="0" w:color="auto"/>
              <w:left w:val="single" w:sz="4" w:space="0" w:color="auto"/>
              <w:bottom w:val="single" w:sz="4" w:space="0" w:color="auto"/>
              <w:right w:val="single" w:sz="4" w:space="0" w:color="auto"/>
            </w:tcBorders>
            <w:vAlign w:val="center"/>
            <w:hideMark/>
          </w:tcPr>
          <w:p w14:paraId="18666E52" w14:textId="77777777" w:rsidR="00C36A0C" w:rsidRPr="0007522C" w:rsidRDefault="00C36A0C" w:rsidP="003375C9">
            <w:pPr>
              <w:rPr>
                <w:rFonts w:eastAsia="Meiryo UI" w:cs="Arial"/>
                <w:szCs w:val="21"/>
              </w:rPr>
            </w:pPr>
          </w:p>
        </w:tc>
        <w:tc>
          <w:tcPr>
            <w:tcW w:w="39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A30C98" w14:textId="77777777" w:rsidR="00C36A0C" w:rsidRPr="0007522C" w:rsidRDefault="00C36A0C" w:rsidP="003375C9">
            <w:pPr>
              <w:jc w:val="left"/>
              <w:rPr>
                <w:rFonts w:eastAsia="Meiryo UI" w:cs="Arial"/>
                <w:b/>
                <w:bCs/>
                <w:szCs w:val="21"/>
              </w:rPr>
            </w:pPr>
            <w:r w:rsidRPr="0007522C">
              <w:rPr>
                <w:rFonts w:eastAsia="Meiryo UI" w:cs="Arial"/>
                <w:b/>
                <w:bCs/>
                <w:szCs w:val="21"/>
              </w:rPr>
              <w:t>Range</w:t>
            </w:r>
          </w:p>
        </w:tc>
        <w:tc>
          <w:tcPr>
            <w:tcW w:w="2150" w:type="pct"/>
            <w:tcBorders>
              <w:top w:val="single" w:sz="4" w:space="0" w:color="auto"/>
              <w:left w:val="single" w:sz="4" w:space="0" w:color="auto"/>
              <w:bottom w:val="single" w:sz="4" w:space="0" w:color="auto"/>
              <w:right w:val="single" w:sz="4" w:space="0" w:color="auto"/>
            </w:tcBorders>
            <w:hideMark/>
          </w:tcPr>
          <w:p w14:paraId="0626DDAB" w14:textId="77777777" w:rsidR="00C36A0C" w:rsidRPr="0007522C" w:rsidRDefault="00C36A0C" w:rsidP="003375C9">
            <w:r w:rsidRPr="0007522C">
              <w:rPr>
                <w:rFonts w:hint="eastAsia"/>
              </w:rPr>
              <w:t>N</w:t>
            </w:r>
            <w:r w:rsidRPr="0007522C">
              <w:t xml:space="preserve">ot </w:t>
            </w:r>
            <w:r>
              <w:t>NULL_PTR</w:t>
            </w:r>
          </w:p>
        </w:tc>
      </w:tr>
      <w:tr w:rsidR="00C36A0C" w:rsidRPr="0007522C" w14:paraId="011DBE19" w14:textId="77777777" w:rsidTr="006367A4">
        <w:trPr>
          <w:cantSplit/>
        </w:trPr>
        <w:tc>
          <w:tcPr>
            <w:tcW w:w="102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370077" w14:textId="77777777" w:rsidR="00C36A0C" w:rsidRPr="0007522C" w:rsidRDefault="00C36A0C" w:rsidP="003375C9">
            <w:pPr>
              <w:jc w:val="left"/>
              <w:rPr>
                <w:rFonts w:eastAsia="Meiryo UI" w:cs="Arial"/>
                <w:b/>
                <w:bCs/>
                <w:szCs w:val="21"/>
              </w:rPr>
            </w:pPr>
            <w:r w:rsidRPr="0007522C">
              <w:rPr>
                <w:rFonts w:eastAsia="Meiryo UI" w:cs="Arial"/>
                <w:b/>
                <w:bCs/>
                <w:szCs w:val="21"/>
              </w:rPr>
              <w:t>Parameters (</w:t>
            </w:r>
            <w:r w:rsidRPr="0007522C">
              <w:rPr>
                <w:b/>
                <w:bCs/>
              </w:rPr>
              <w:t>Out</w:t>
            </w:r>
            <w:r w:rsidRPr="0007522C">
              <w:rPr>
                <w:rFonts w:eastAsia="Meiryo UI" w:cs="Arial"/>
                <w:b/>
                <w:bCs/>
                <w:szCs w:val="21"/>
              </w:rPr>
              <w:t>)</w:t>
            </w:r>
          </w:p>
        </w:tc>
        <w:tc>
          <w:tcPr>
            <w:tcW w:w="1425" w:type="pct"/>
            <w:gridSpan w:val="2"/>
            <w:vMerge w:val="restart"/>
            <w:tcBorders>
              <w:top w:val="single" w:sz="4" w:space="0" w:color="auto"/>
              <w:left w:val="single" w:sz="4" w:space="0" w:color="auto"/>
              <w:bottom w:val="single" w:sz="4" w:space="0" w:color="auto"/>
              <w:right w:val="single" w:sz="4" w:space="0" w:color="auto"/>
            </w:tcBorders>
            <w:hideMark/>
          </w:tcPr>
          <w:p w14:paraId="4C199FEF" w14:textId="77777777" w:rsidR="00C36A0C" w:rsidRPr="0007522C" w:rsidRDefault="00C36A0C" w:rsidP="003375C9">
            <w:pPr>
              <w:jc w:val="left"/>
              <w:rPr>
                <w:rFonts w:eastAsia="Meiryo UI" w:cs="Arial"/>
                <w:szCs w:val="21"/>
              </w:rPr>
            </w:pPr>
            <w:r w:rsidRPr="00104DEE">
              <w:t>uint32 *pFrameLen</w:t>
            </w:r>
          </w:p>
        </w:tc>
        <w:tc>
          <w:tcPr>
            <w:tcW w:w="2546" w:type="pct"/>
            <w:gridSpan w:val="2"/>
            <w:tcBorders>
              <w:top w:val="single" w:sz="4" w:space="0" w:color="auto"/>
              <w:left w:val="single" w:sz="4" w:space="0" w:color="auto"/>
              <w:bottom w:val="single" w:sz="4" w:space="0" w:color="auto"/>
              <w:right w:val="single" w:sz="4" w:space="0" w:color="auto"/>
            </w:tcBorders>
            <w:hideMark/>
          </w:tcPr>
          <w:p w14:paraId="0E197157" w14:textId="77777777" w:rsidR="00C36A0C" w:rsidRPr="0007522C" w:rsidRDefault="00C36A0C" w:rsidP="003375C9">
            <w:r w:rsidRPr="0007522C">
              <w:t>Data size of Ethernet frame</w:t>
            </w:r>
          </w:p>
        </w:tc>
      </w:tr>
      <w:tr w:rsidR="00C36A0C" w:rsidRPr="0007522C" w14:paraId="7A58A256" w14:textId="77777777" w:rsidTr="006367A4">
        <w:trPr>
          <w:cantSplit/>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6D126DFE" w14:textId="77777777" w:rsidR="00C36A0C" w:rsidRPr="0007522C" w:rsidRDefault="00C36A0C" w:rsidP="003375C9">
            <w:pPr>
              <w:rPr>
                <w:rFonts w:eastAsia="Meiryo UI" w:cs="Arial"/>
                <w:b/>
                <w:bCs/>
                <w:szCs w:val="21"/>
              </w:rPr>
            </w:pPr>
          </w:p>
        </w:tc>
        <w:tc>
          <w:tcPr>
            <w:tcW w:w="1425" w:type="pct"/>
            <w:gridSpan w:val="2"/>
            <w:vMerge/>
            <w:tcBorders>
              <w:top w:val="single" w:sz="4" w:space="0" w:color="auto"/>
              <w:left w:val="single" w:sz="4" w:space="0" w:color="auto"/>
              <w:bottom w:val="single" w:sz="4" w:space="0" w:color="auto"/>
              <w:right w:val="single" w:sz="4" w:space="0" w:color="auto"/>
            </w:tcBorders>
            <w:vAlign w:val="center"/>
            <w:hideMark/>
          </w:tcPr>
          <w:p w14:paraId="771289DB" w14:textId="77777777" w:rsidR="00C36A0C" w:rsidRPr="0007522C" w:rsidRDefault="00C36A0C" w:rsidP="003375C9">
            <w:pPr>
              <w:rPr>
                <w:rFonts w:eastAsia="Meiryo UI" w:cs="Arial"/>
                <w:szCs w:val="21"/>
              </w:rPr>
            </w:pPr>
          </w:p>
        </w:tc>
        <w:tc>
          <w:tcPr>
            <w:tcW w:w="39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3F812F" w14:textId="77777777" w:rsidR="00C36A0C" w:rsidRPr="0007522C" w:rsidRDefault="00C36A0C" w:rsidP="003375C9">
            <w:pPr>
              <w:jc w:val="left"/>
              <w:rPr>
                <w:rFonts w:eastAsia="Meiryo UI" w:cs="Arial"/>
                <w:b/>
                <w:bCs/>
                <w:szCs w:val="21"/>
              </w:rPr>
            </w:pPr>
            <w:r w:rsidRPr="0007522C">
              <w:rPr>
                <w:rFonts w:eastAsia="Meiryo UI" w:cs="Arial"/>
                <w:b/>
                <w:bCs/>
                <w:szCs w:val="21"/>
              </w:rPr>
              <w:t>Range</w:t>
            </w:r>
          </w:p>
        </w:tc>
        <w:tc>
          <w:tcPr>
            <w:tcW w:w="2150" w:type="pct"/>
            <w:tcBorders>
              <w:top w:val="single" w:sz="4" w:space="0" w:color="auto"/>
              <w:left w:val="single" w:sz="4" w:space="0" w:color="auto"/>
              <w:bottom w:val="single" w:sz="4" w:space="0" w:color="auto"/>
              <w:right w:val="single" w:sz="4" w:space="0" w:color="auto"/>
            </w:tcBorders>
            <w:hideMark/>
          </w:tcPr>
          <w:p w14:paraId="284BADD6" w14:textId="77777777" w:rsidR="00C36A0C" w:rsidRPr="0007522C" w:rsidRDefault="00C36A0C" w:rsidP="003375C9">
            <w:r w:rsidRPr="0007522C">
              <w:t>46~1500</w:t>
            </w:r>
          </w:p>
        </w:tc>
      </w:tr>
      <w:tr w:rsidR="00C36A0C" w:rsidRPr="0007522C" w14:paraId="08EC3EE9"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58B4E7" w14:textId="77777777" w:rsidR="00C36A0C" w:rsidRPr="0007522C" w:rsidRDefault="00C36A0C" w:rsidP="003375C9">
            <w:pPr>
              <w:jc w:val="left"/>
              <w:rPr>
                <w:rFonts w:eastAsia="Meiryo UI" w:cs="Arial"/>
                <w:b/>
                <w:bCs/>
                <w:szCs w:val="21"/>
              </w:rPr>
            </w:pPr>
            <w:r w:rsidRPr="0007522C">
              <w:rPr>
                <w:b/>
                <w:bCs/>
              </w:rPr>
              <w:t>Return Value</w:t>
            </w:r>
          </w:p>
        </w:tc>
        <w:tc>
          <w:tcPr>
            <w:tcW w:w="1425" w:type="pct"/>
            <w:gridSpan w:val="2"/>
            <w:tcBorders>
              <w:top w:val="single" w:sz="4" w:space="0" w:color="auto"/>
              <w:left w:val="single" w:sz="4" w:space="0" w:color="auto"/>
              <w:bottom w:val="single" w:sz="4" w:space="0" w:color="auto"/>
              <w:right w:val="single" w:sz="4" w:space="0" w:color="auto"/>
            </w:tcBorders>
            <w:hideMark/>
          </w:tcPr>
          <w:p w14:paraId="2720DEE8" w14:textId="77777777" w:rsidR="00C36A0C" w:rsidRPr="0007522C" w:rsidRDefault="00C36A0C" w:rsidP="003375C9">
            <w:pPr>
              <w:jc w:val="left"/>
              <w:rPr>
                <w:rFonts w:eastAsia="Meiryo UI" w:cs="Arial"/>
                <w:szCs w:val="21"/>
              </w:rPr>
            </w:pPr>
            <w:r w:rsidRPr="00DB7A19">
              <w:t>Std_ReturnType</w:t>
            </w:r>
          </w:p>
        </w:tc>
        <w:tc>
          <w:tcPr>
            <w:tcW w:w="2546" w:type="pct"/>
            <w:gridSpan w:val="2"/>
            <w:tcBorders>
              <w:top w:val="single" w:sz="4" w:space="0" w:color="auto"/>
              <w:left w:val="single" w:sz="4" w:space="0" w:color="auto"/>
              <w:bottom w:val="single" w:sz="4" w:space="0" w:color="auto"/>
              <w:right w:val="single" w:sz="4" w:space="0" w:color="auto"/>
            </w:tcBorders>
            <w:hideMark/>
          </w:tcPr>
          <w:p w14:paraId="33142DB8" w14:textId="77777777" w:rsidR="00C36A0C" w:rsidRDefault="00C36A0C" w:rsidP="003375C9">
            <w:r w:rsidRPr="0007522C">
              <w:t>E_OK</w:t>
            </w:r>
          </w:p>
          <w:p w14:paraId="282AB19B" w14:textId="77777777" w:rsidR="00C36A0C" w:rsidRPr="0007522C" w:rsidRDefault="00C36A0C" w:rsidP="003375C9">
            <w:r>
              <w:t>E_NOT_OK</w:t>
            </w:r>
          </w:p>
        </w:tc>
      </w:tr>
      <w:tr w:rsidR="00F4060D" w:rsidRPr="0007522C" w14:paraId="62469F2B" w14:textId="77777777" w:rsidTr="006367A4">
        <w:trPr>
          <w:trHeight w:val="699"/>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361B94" w14:textId="77777777" w:rsidR="00F4060D" w:rsidRPr="0007522C" w:rsidRDefault="00F4060D" w:rsidP="00F4060D">
            <w:pPr>
              <w:jc w:val="left"/>
              <w:rPr>
                <w:rFonts w:eastAsia="Meiryo UI" w:cs="Arial"/>
                <w:b/>
                <w:bCs/>
                <w:szCs w:val="21"/>
              </w:rPr>
            </w:pPr>
            <w:r w:rsidRPr="0007522C">
              <w:rPr>
                <w:b/>
                <w:bCs/>
              </w:rPr>
              <w:t>Description</w:t>
            </w:r>
          </w:p>
        </w:tc>
        <w:tc>
          <w:tcPr>
            <w:tcW w:w="3971" w:type="pct"/>
            <w:gridSpan w:val="4"/>
            <w:tcBorders>
              <w:top w:val="single" w:sz="4" w:space="0" w:color="auto"/>
              <w:left w:val="single" w:sz="4" w:space="0" w:color="auto"/>
              <w:bottom w:val="single" w:sz="4" w:space="0" w:color="auto"/>
              <w:right w:val="single" w:sz="4" w:space="0" w:color="auto"/>
            </w:tcBorders>
          </w:tcPr>
          <w:p w14:paraId="33E71FB2" w14:textId="0E5B1921" w:rsidR="00F4060D" w:rsidRPr="00A13962" w:rsidRDefault="00F4060D" w:rsidP="00F4060D">
            <w:pPr>
              <w:jc w:val="left"/>
              <w:rPr>
                <w:szCs w:val="20"/>
              </w:rPr>
            </w:pPr>
            <w:r w:rsidRPr="00A13962">
              <w:rPr>
                <w:szCs w:val="20"/>
              </w:rPr>
              <w:t>If the</w:t>
            </w:r>
            <w:r>
              <w:rPr>
                <w:szCs w:val="20"/>
              </w:rPr>
              <w:t xml:space="preserve"> </w:t>
            </w:r>
            <w:r w:rsidRPr="0007522C">
              <w:t xml:space="preserve">Ethernet </w:t>
            </w:r>
            <w:r w:rsidRPr="00A13962">
              <w:rPr>
                <w:szCs w:val="20"/>
              </w:rPr>
              <w:t>FIFO memory is</w:t>
            </w:r>
            <w:r>
              <w:rPr>
                <w:szCs w:val="20"/>
              </w:rPr>
              <w:t xml:space="preserve"> empty</w:t>
            </w:r>
            <w:r w:rsidRPr="00A13962">
              <w:rPr>
                <w:szCs w:val="20"/>
              </w:rPr>
              <w:t>, return E_NOT_OK</w:t>
            </w:r>
            <w:r w:rsidR="007248C3">
              <w:rPr>
                <w:szCs w:val="20"/>
              </w:rPr>
              <w:t xml:space="preserve">, report DET error </w:t>
            </w:r>
            <w:r w:rsidR="007248C3" w:rsidRPr="007248C3">
              <w:rPr>
                <w:szCs w:val="20"/>
              </w:rPr>
              <w:t>PROTOCONV_E_FIFO_EMPTY</w:t>
            </w:r>
            <w:r w:rsidR="007248C3">
              <w:rPr>
                <w:szCs w:val="20"/>
              </w:rPr>
              <w:t xml:space="preserve"> (if DET is enabled)</w:t>
            </w:r>
            <w:r w:rsidRPr="00A13962">
              <w:rPr>
                <w:szCs w:val="20"/>
              </w:rPr>
              <w:t xml:space="preserve"> and terminate the process.</w:t>
            </w:r>
          </w:p>
          <w:p w14:paraId="44B7CC47" w14:textId="5D5E97A7" w:rsidR="00F4060D" w:rsidRPr="00A13962" w:rsidRDefault="00F4060D" w:rsidP="00F4060D">
            <w:pPr>
              <w:jc w:val="left"/>
              <w:rPr>
                <w:szCs w:val="20"/>
              </w:rPr>
            </w:pPr>
            <w:r w:rsidRPr="00A13962">
              <w:rPr>
                <w:szCs w:val="20"/>
              </w:rPr>
              <w:t xml:space="preserve">If the </w:t>
            </w:r>
            <w:r w:rsidRPr="0007522C">
              <w:t xml:space="preserve">Ethernet </w:t>
            </w:r>
            <w:r w:rsidRPr="00A13962">
              <w:rPr>
                <w:szCs w:val="20"/>
              </w:rPr>
              <w:t>FIFO memory is not empty, dequeue</w:t>
            </w:r>
            <w:r>
              <w:rPr>
                <w:szCs w:val="20"/>
              </w:rPr>
              <w:t xml:space="preserve"> </w:t>
            </w:r>
            <w:r w:rsidRPr="00A13962">
              <w:rPr>
                <w:szCs w:val="20"/>
              </w:rPr>
              <w:t>Port</w:t>
            </w:r>
            <w:r>
              <w:rPr>
                <w:szCs w:val="20"/>
              </w:rPr>
              <w:t xml:space="preserve"> </w:t>
            </w:r>
            <w:r w:rsidRPr="00A13962">
              <w:rPr>
                <w:szCs w:val="20"/>
              </w:rPr>
              <w:t>frame from</w:t>
            </w:r>
            <w:r>
              <w:rPr>
                <w:szCs w:val="20"/>
              </w:rPr>
              <w:t xml:space="preserve"> </w:t>
            </w:r>
            <w:r w:rsidRPr="00A13962">
              <w:rPr>
                <w:szCs w:val="20"/>
              </w:rPr>
              <w:t>Port</w:t>
            </w:r>
            <w:r>
              <w:rPr>
                <w:szCs w:val="20"/>
              </w:rPr>
              <w:t xml:space="preserve"> </w:t>
            </w:r>
            <w:r w:rsidRPr="00A13962">
              <w:rPr>
                <w:szCs w:val="20"/>
              </w:rPr>
              <w:t>FIFO memory.</w:t>
            </w:r>
          </w:p>
          <w:p w14:paraId="5A2486C0" w14:textId="4283185E" w:rsidR="00F4060D" w:rsidRPr="00A13962" w:rsidRDefault="00F4060D" w:rsidP="00F4060D">
            <w:pPr>
              <w:jc w:val="left"/>
            </w:pPr>
            <w:r w:rsidRPr="00A13962">
              <w:t>If</w:t>
            </w:r>
            <w:r w:rsidRPr="00A13962">
              <w:rPr>
                <w:szCs w:val="20"/>
              </w:rPr>
              <w:t xml:space="preserve"> the</w:t>
            </w:r>
            <w:r>
              <w:rPr>
                <w:szCs w:val="20"/>
              </w:rPr>
              <w:t xml:space="preserve"> </w:t>
            </w:r>
            <w:r w:rsidRPr="0007522C">
              <w:t xml:space="preserve">Ethernet </w:t>
            </w:r>
            <w:r w:rsidRPr="00A13962">
              <w:rPr>
                <w:szCs w:val="20"/>
              </w:rPr>
              <w:t xml:space="preserve">FIFO memory </w:t>
            </w:r>
            <w:r w:rsidRPr="00A13962">
              <w:t>reaches the maximum configured depth</w:t>
            </w:r>
            <w:r>
              <w:t>,</w:t>
            </w:r>
            <w:r w:rsidRPr="00A13962">
              <w:t xml:space="preserve"> reset </w:t>
            </w:r>
            <w:r>
              <w:t>the Head value of</w:t>
            </w:r>
            <w:r>
              <w:rPr>
                <w:szCs w:val="20"/>
              </w:rPr>
              <w:t xml:space="preserve"> </w:t>
            </w:r>
            <w:r w:rsidRPr="0007522C">
              <w:t xml:space="preserve">Ethernet </w:t>
            </w:r>
            <w:r>
              <w:t>FIFO memory</w:t>
            </w:r>
            <w:r w:rsidRPr="00A13962">
              <w:t xml:space="preserve"> to NUM0.</w:t>
            </w:r>
            <w:r>
              <w:t xml:space="preserve"> Otherwise, </w:t>
            </w:r>
            <w:r w:rsidRPr="00A13962">
              <w:t xml:space="preserve">increment </w:t>
            </w:r>
            <w:r>
              <w:t>the Head value</w:t>
            </w:r>
            <w:r w:rsidRPr="00A13962">
              <w:t>.</w:t>
            </w:r>
          </w:p>
          <w:p w14:paraId="46524E1D" w14:textId="77777777" w:rsidR="00F4060D" w:rsidRDefault="00F4060D" w:rsidP="00F4060D">
            <w:pPr>
              <w:jc w:val="left"/>
            </w:pPr>
          </w:p>
          <w:p w14:paraId="5E8B8A9F" w14:textId="21A62AE3" w:rsidR="00F4060D" w:rsidRPr="004F73BB" w:rsidRDefault="00F4060D" w:rsidP="00F4060D">
            <w:pPr>
              <w:jc w:val="left"/>
              <w:rPr>
                <w:szCs w:val="20"/>
              </w:rPr>
            </w:pPr>
            <w:r>
              <w:t xml:space="preserve">If the Tail value and the Head value </w:t>
            </w:r>
            <w:r>
              <w:rPr>
                <w:szCs w:val="20"/>
              </w:rPr>
              <w:t xml:space="preserve">of </w:t>
            </w:r>
            <w:r w:rsidRPr="0007522C">
              <w:t xml:space="preserve">Ethernet </w:t>
            </w:r>
            <w:r>
              <w:rPr>
                <w:szCs w:val="20"/>
              </w:rPr>
              <w:t xml:space="preserve">FIFO memory are equal, set Flag member </w:t>
            </w:r>
            <w:r w:rsidRPr="0007522C">
              <w:t xml:space="preserve">Ethernet </w:t>
            </w:r>
            <w:r>
              <w:rPr>
                <w:szCs w:val="20"/>
              </w:rPr>
              <w:t xml:space="preserve">FIFO memory to </w:t>
            </w:r>
            <w:r w:rsidRPr="004F73BB">
              <w:rPr>
                <w:szCs w:val="20"/>
              </w:rPr>
              <w:t>PROTOCONV_FIFO_</w:t>
            </w:r>
            <w:r w:rsidRPr="00A13962">
              <w:t>EMPTY</w:t>
            </w:r>
            <w:r>
              <w:rPr>
                <w:szCs w:val="20"/>
              </w:rPr>
              <w:t xml:space="preserve">, else set it to </w:t>
            </w:r>
            <w:r w:rsidRPr="004F73BB">
              <w:rPr>
                <w:szCs w:val="20"/>
              </w:rPr>
              <w:t>PROTOCONV_FIFO_AVAILABLE</w:t>
            </w:r>
            <w:r>
              <w:t>.</w:t>
            </w:r>
          </w:p>
          <w:p w14:paraId="4D521D9B" w14:textId="20F1E8F9" w:rsidR="00F4060D" w:rsidRPr="0007522C" w:rsidRDefault="00F4060D" w:rsidP="00F4060D">
            <w:pPr>
              <w:jc w:val="left"/>
            </w:pPr>
            <w:r w:rsidRPr="00A13962">
              <w:t>If the process ends normally, E_OK is returned.</w:t>
            </w:r>
          </w:p>
        </w:tc>
      </w:tr>
      <w:tr w:rsidR="00C36A0C" w:rsidRPr="0007522C" w14:paraId="13B272D2"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5528FC" w14:textId="77777777" w:rsidR="00C36A0C" w:rsidRPr="0007522C" w:rsidRDefault="00C36A0C" w:rsidP="003375C9">
            <w:pPr>
              <w:jc w:val="left"/>
              <w:rPr>
                <w:rFonts w:eastAsia="Meiryo UI" w:cs="Arial"/>
                <w:b/>
                <w:bCs/>
                <w:szCs w:val="21"/>
              </w:rPr>
            </w:pPr>
            <w:r w:rsidRPr="0007522C">
              <w:rPr>
                <w:b/>
                <w:bCs/>
              </w:rPr>
              <w:lastRenderedPageBreak/>
              <w:t>Preconditions</w:t>
            </w:r>
          </w:p>
        </w:tc>
        <w:tc>
          <w:tcPr>
            <w:tcW w:w="3971" w:type="pct"/>
            <w:gridSpan w:val="4"/>
            <w:tcBorders>
              <w:top w:val="single" w:sz="4" w:space="0" w:color="auto"/>
              <w:left w:val="single" w:sz="4" w:space="0" w:color="auto"/>
              <w:bottom w:val="single" w:sz="4" w:space="0" w:color="auto"/>
              <w:right w:val="single" w:sz="4" w:space="0" w:color="auto"/>
            </w:tcBorders>
            <w:hideMark/>
          </w:tcPr>
          <w:p w14:paraId="401228C2" w14:textId="77777777" w:rsidR="00C36A0C" w:rsidRPr="0007522C" w:rsidRDefault="00C36A0C" w:rsidP="003375C9">
            <w:r w:rsidRPr="0007522C">
              <w:t>Initialized state</w:t>
            </w:r>
          </w:p>
        </w:tc>
      </w:tr>
      <w:tr w:rsidR="00C36A0C" w:rsidRPr="0007522C" w14:paraId="0C558521" w14:textId="77777777" w:rsidTr="006367A4">
        <w:trPr>
          <w:cantSplit/>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EB9BAF" w14:textId="77777777" w:rsidR="00C36A0C" w:rsidRPr="0007522C" w:rsidRDefault="00C36A0C" w:rsidP="003375C9">
            <w:pPr>
              <w:jc w:val="left"/>
              <w:rPr>
                <w:rFonts w:eastAsia="Meiryo UI" w:cs="Arial"/>
                <w:b/>
                <w:bCs/>
                <w:szCs w:val="21"/>
              </w:rPr>
            </w:pPr>
            <w:r w:rsidRPr="0007522C">
              <w:rPr>
                <w:b/>
                <w:bCs/>
              </w:rPr>
              <w:t>Remarks</w:t>
            </w:r>
          </w:p>
        </w:tc>
        <w:tc>
          <w:tcPr>
            <w:tcW w:w="3971" w:type="pct"/>
            <w:gridSpan w:val="4"/>
            <w:tcBorders>
              <w:top w:val="single" w:sz="4" w:space="0" w:color="auto"/>
              <w:left w:val="single" w:sz="4" w:space="0" w:color="auto"/>
              <w:bottom w:val="single" w:sz="4" w:space="0" w:color="auto"/>
              <w:right w:val="single" w:sz="4" w:space="0" w:color="auto"/>
            </w:tcBorders>
            <w:hideMark/>
          </w:tcPr>
          <w:p w14:paraId="4CC067A8" w14:textId="77777777" w:rsidR="00C36A0C" w:rsidRPr="0007522C" w:rsidRDefault="00C36A0C" w:rsidP="003375C9">
            <w:pPr>
              <w:rPr>
                <w:rFonts w:eastAsia="Meiryo UI"/>
                <w:szCs w:val="21"/>
              </w:rPr>
            </w:pPr>
            <w:r>
              <w:rPr>
                <w:rFonts w:eastAsia="Meiryo UI"/>
                <w:szCs w:val="21"/>
              </w:rPr>
              <w:t>N/A</w:t>
            </w:r>
          </w:p>
        </w:tc>
      </w:tr>
      <w:tr w:rsidR="0014733E" w:rsidRPr="0007522C" w14:paraId="4DBF3496" w14:textId="77777777" w:rsidTr="006367A4">
        <w:trPr>
          <w:cantSplit/>
        </w:trPr>
        <w:tc>
          <w:tcPr>
            <w:tcW w:w="1029" w:type="pct"/>
            <w:tcBorders>
              <w:top w:val="single" w:sz="4" w:space="0" w:color="auto"/>
              <w:left w:val="single" w:sz="4" w:space="0" w:color="auto"/>
              <w:right w:val="single" w:sz="4" w:space="0" w:color="auto"/>
            </w:tcBorders>
            <w:shd w:val="clear" w:color="auto" w:fill="D9D9D9" w:themeFill="background1" w:themeFillShade="D9"/>
          </w:tcPr>
          <w:p w14:paraId="47E10872" w14:textId="77777777" w:rsidR="0014733E" w:rsidRPr="0007522C" w:rsidRDefault="0014733E" w:rsidP="0014733E">
            <w:pPr>
              <w:jc w:val="left"/>
              <w:rPr>
                <w:b/>
                <w:bCs/>
              </w:rPr>
            </w:pPr>
            <w:r>
              <w:rPr>
                <w:rFonts w:cs="Arial"/>
                <w:b/>
                <w:bCs/>
                <w:szCs w:val="20"/>
              </w:rPr>
              <w:t>DET/DEM Errors Handled</w:t>
            </w:r>
          </w:p>
        </w:tc>
        <w:tc>
          <w:tcPr>
            <w:tcW w:w="1821" w:type="pct"/>
            <w:gridSpan w:val="3"/>
            <w:tcBorders>
              <w:top w:val="single" w:sz="4" w:space="0" w:color="auto"/>
              <w:left w:val="single" w:sz="4" w:space="0" w:color="auto"/>
              <w:bottom w:val="single" w:sz="4" w:space="0" w:color="auto"/>
              <w:right w:val="single" w:sz="4" w:space="0" w:color="auto"/>
            </w:tcBorders>
          </w:tcPr>
          <w:p w14:paraId="1F0DE5DE" w14:textId="4ABD2114" w:rsidR="0014733E" w:rsidRPr="00171BEB" w:rsidRDefault="0014733E" w:rsidP="0014733E">
            <w:pPr>
              <w:jc w:val="left"/>
              <w:rPr>
                <w:rFonts w:eastAsia="Meiryo UI"/>
                <w:szCs w:val="21"/>
              </w:rPr>
            </w:pPr>
            <w:r w:rsidRPr="007224E1">
              <w:rPr>
                <w:rFonts w:cs="Arial"/>
                <w:color w:val="000000"/>
                <w:szCs w:val="20"/>
              </w:rPr>
              <w:t>PROTOCONV_E_FIFO_EMPTY</w:t>
            </w:r>
          </w:p>
        </w:tc>
        <w:tc>
          <w:tcPr>
            <w:tcW w:w="2150" w:type="pct"/>
            <w:tcBorders>
              <w:top w:val="single" w:sz="4" w:space="0" w:color="auto"/>
              <w:left w:val="single" w:sz="4" w:space="0" w:color="auto"/>
              <w:bottom w:val="single" w:sz="4" w:space="0" w:color="auto"/>
              <w:right w:val="single" w:sz="4" w:space="0" w:color="auto"/>
            </w:tcBorders>
          </w:tcPr>
          <w:p w14:paraId="73383110" w14:textId="3A09CE4A" w:rsidR="0014733E" w:rsidRPr="00171BEB" w:rsidRDefault="0014733E" w:rsidP="0014733E">
            <w:pPr>
              <w:jc w:val="left"/>
              <w:rPr>
                <w:rFonts w:eastAsia="Meiryo UI"/>
                <w:szCs w:val="21"/>
              </w:rPr>
            </w:pPr>
            <w:r>
              <w:rPr>
                <w:rFonts w:cs="Arial"/>
                <w:color w:val="000000"/>
                <w:szCs w:val="20"/>
              </w:rPr>
              <w:t>Unexpectedly empty FIFO memory</w:t>
            </w:r>
          </w:p>
        </w:tc>
      </w:tr>
    </w:tbl>
    <w:p w14:paraId="43253CC2" w14:textId="77777777" w:rsidR="000F300A" w:rsidRDefault="000F300A" w:rsidP="000F300A">
      <w:pPr>
        <w:pStyle w:val="RefIDs"/>
        <w:rPr>
          <w:strike/>
          <w:lang w:eastAsia="en-US"/>
        </w:rPr>
      </w:pPr>
      <w:r w:rsidRPr="00C20FCB">
        <w:t xml:space="preserve">[Covers: </w:t>
      </w:r>
      <w:r w:rsidRPr="000F300A">
        <w:t>req-8552172-00909163</w:t>
      </w:r>
      <w:r w:rsidRPr="00C20FCB">
        <w:t>]</w:t>
      </w:r>
    </w:p>
    <w:p w14:paraId="0698A703" w14:textId="77777777" w:rsidR="000F300A" w:rsidRDefault="000F300A" w:rsidP="000F300A">
      <w:pPr>
        <w:pStyle w:val="RefIDs"/>
      </w:pPr>
      <w:r w:rsidRPr="00C20FCB">
        <w:t xml:space="preserve">[Covers: </w:t>
      </w:r>
      <w:r w:rsidRPr="00992417">
        <w:t>req-8552172-00905318</w:t>
      </w:r>
      <w:r w:rsidRPr="00C20FCB">
        <w:t>]</w:t>
      </w:r>
    </w:p>
    <w:p w14:paraId="294BCAF9" w14:textId="77777777" w:rsidR="000F300A" w:rsidRDefault="000F300A" w:rsidP="000F300A">
      <w:pPr>
        <w:pStyle w:val="RefIDs"/>
      </w:pPr>
      <w:r w:rsidRPr="00C20FCB">
        <w:t xml:space="preserve">[Covers: </w:t>
      </w:r>
      <w:r w:rsidRPr="00992417">
        <w:t>req-8552172-0090531</w:t>
      </w:r>
      <w:r>
        <w:t>9</w:t>
      </w:r>
      <w:r w:rsidRPr="00C20FCB">
        <w:t>]</w:t>
      </w:r>
    </w:p>
    <w:p w14:paraId="5BB684BA" w14:textId="77777777" w:rsidR="000F300A" w:rsidRDefault="000F300A" w:rsidP="000F300A">
      <w:pPr>
        <w:pStyle w:val="RefIDs"/>
      </w:pPr>
      <w:r w:rsidRPr="00C20FCB">
        <w:t xml:space="preserve">[Covers: </w:t>
      </w:r>
      <w:r w:rsidRPr="00992417">
        <w:t>req-8552172-009053</w:t>
      </w:r>
      <w:r>
        <w:t>20</w:t>
      </w:r>
      <w:r w:rsidRPr="00C20FCB">
        <w:t>]</w:t>
      </w:r>
    </w:p>
    <w:p w14:paraId="040EBE59" w14:textId="77777777" w:rsidR="000F300A" w:rsidRPr="00C0232E" w:rsidRDefault="000F300A" w:rsidP="000F300A">
      <w:pPr>
        <w:pStyle w:val="RefIDs"/>
        <w:rPr>
          <w:lang w:eastAsia="en-US"/>
        </w:rPr>
      </w:pPr>
      <w:r w:rsidRPr="00C20FCB">
        <w:t xml:space="preserve">[Covers: </w:t>
      </w:r>
      <w:r w:rsidRPr="00992417">
        <w:t>req-8552172-009053</w:t>
      </w:r>
      <w:r>
        <w:t>21</w:t>
      </w:r>
      <w:r w:rsidRPr="00C20FCB">
        <w:t>]</w:t>
      </w:r>
    </w:p>
    <w:p w14:paraId="44A90997" w14:textId="77777777" w:rsidR="000F300A" w:rsidRDefault="000F300A" w:rsidP="000F300A">
      <w:pPr>
        <w:pStyle w:val="RefIDs"/>
        <w:rPr>
          <w:lang w:eastAsia="en-US"/>
        </w:rPr>
      </w:pPr>
      <w:r w:rsidRPr="00696D29">
        <w:rPr>
          <w:lang w:eastAsia="en-US"/>
        </w:rPr>
        <w:t xml:space="preserve">[Covers: </w:t>
      </w:r>
      <w:r w:rsidRPr="002F7C78">
        <w:rPr>
          <w:lang w:eastAsia="en-US"/>
        </w:rPr>
        <w:t>req-8552172-00905221</w:t>
      </w:r>
      <w:r w:rsidRPr="00696D29">
        <w:rPr>
          <w:lang w:eastAsia="en-US"/>
        </w:rPr>
        <w:t>]</w:t>
      </w:r>
    </w:p>
    <w:p w14:paraId="24DA747A" w14:textId="408EEF9E" w:rsidR="000F300A" w:rsidRDefault="000F300A" w:rsidP="006367A4">
      <w:pPr>
        <w:pStyle w:val="RefIDs"/>
        <w:rPr>
          <w:lang w:eastAsia="en-US"/>
        </w:rPr>
      </w:pPr>
      <w:r w:rsidRPr="00696D29">
        <w:rPr>
          <w:lang w:eastAsia="en-US"/>
        </w:rPr>
        <w:t xml:space="preserve">[Covers: </w:t>
      </w:r>
      <w:r>
        <w:rPr>
          <w:lang w:eastAsia="en-US"/>
        </w:rPr>
        <w:t>req-8552172-00903613</w:t>
      </w:r>
      <w:r w:rsidRPr="00696D29">
        <w:rPr>
          <w:lang w:eastAsia="en-US"/>
        </w:rPr>
        <w:t>]</w:t>
      </w:r>
    </w:p>
    <w:p w14:paraId="6BB341D0" w14:textId="77777777" w:rsidR="000F300A" w:rsidRDefault="000F300A" w:rsidP="000F300A">
      <w:pPr>
        <w:pStyle w:val="RefIDs"/>
        <w:rPr>
          <w:lang w:eastAsia="en-US"/>
        </w:rPr>
      </w:pPr>
      <w:r w:rsidRPr="00696D29">
        <w:rPr>
          <w:lang w:eastAsia="en-US"/>
        </w:rPr>
        <w:t xml:space="preserve">[Covers: </w:t>
      </w:r>
      <w:r>
        <w:rPr>
          <w:lang w:eastAsia="en-US"/>
        </w:rPr>
        <w:t>req-8552172-00904663</w:t>
      </w:r>
      <w:r w:rsidRPr="00696D29">
        <w:rPr>
          <w:lang w:eastAsia="en-US"/>
        </w:rPr>
        <w:t>]</w:t>
      </w:r>
    </w:p>
    <w:p w14:paraId="6A86A145" w14:textId="77777777" w:rsidR="003949F1" w:rsidRPr="002C15F8" w:rsidRDefault="000F300A" w:rsidP="003949F1">
      <w:pPr>
        <w:pStyle w:val="RefIDs"/>
        <w:rPr>
          <w:lang w:eastAsia="en-US"/>
        </w:rPr>
      </w:pPr>
      <w:r w:rsidRPr="00696D29">
        <w:rPr>
          <w:lang w:eastAsia="en-US"/>
        </w:rPr>
        <w:t xml:space="preserve">[Covers: </w:t>
      </w:r>
      <w:r>
        <w:rPr>
          <w:lang w:eastAsia="en-US"/>
        </w:rPr>
        <w:t>req-8552172-00904662</w:t>
      </w:r>
      <w:r w:rsidRPr="00696D29">
        <w:rPr>
          <w:lang w:eastAsia="en-US"/>
        </w:rPr>
        <w:t>]</w:t>
      </w:r>
    </w:p>
    <w:p w14:paraId="49E5B65F" w14:textId="77777777" w:rsidR="003949F1" w:rsidRPr="002C15F8" w:rsidRDefault="003949F1" w:rsidP="003949F1">
      <w:pPr>
        <w:pStyle w:val="RefIDs"/>
        <w:rPr>
          <w:lang w:eastAsia="en-US"/>
        </w:rPr>
      </w:pPr>
      <w:r w:rsidRPr="002C15F8">
        <w:rPr>
          <w:lang w:eastAsia="en-US"/>
        </w:rPr>
        <w:t xml:space="preserve">[Covers: </w:t>
      </w:r>
      <w:r>
        <w:rPr>
          <w:lang w:eastAsia="en-US"/>
        </w:rPr>
        <w:t>req-8552172-00909476</w:t>
      </w:r>
      <w:r>
        <w:t>]</w:t>
      </w:r>
    </w:p>
    <w:p w14:paraId="0C924058" w14:textId="77777777" w:rsidR="003949F1" w:rsidRDefault="003949F1" w:rsidP="003949F1">
      <w:pPr>
        <w:pStyle w:val="RefIDs"/>
        <w:rPr>
          <w:lang w:eastAsia="en-US"/>
        </w:rPr>
      </w:pPr>
      <w:r w:rsidRPr="002C15F8">
        <w:rPr>
          <w:lang w:eastAsia="en-US"/>
        </w:rPr>
        <w:t xml:space="preserve">[Covers: </w:t>
      </w:r>
      <w:r>
        <w:rPr>
          <w:lang w:eastAsia="en-US"/>
        </w:rPr>
        <w:t>req-8552172-00909478</w:t>
      </w:r>
      <w:r>
        <w:t>]</w:t>
      </w:r>
    </w:p>
    <w:p w14:paraId="61BB1DAC" w14:textId="77777777" w:rsidR="003949F1" w:rsidRDefault="003949F1" w:rsidP="003949F1">
      <w:pPr>
        <w:pStyle w:val="RefIDs"/>
        <w:rPr>
          <w:lang w:eastAsia="en-US"/>
        </w:rPr>
      </w:pPr>
      <w:r>
        <w:rPr>
          <w:lang w:eastAsia="en-US"/>
        </w:rPr>
        <w:t>[Covers: req-8552172-00528003]</w:t>
      </w:r>
    </w:p>
    <w:p w14:paraId="626E480B" w14:textId="77777777" w:rsidR="003949F1" w:rsidRDefault="003949F1" w:rsidP="003949F1">
      <w:pPr>
        <w:pStyle w:val="RefIDs"/>
        <w:rPr>
          <w:lang w:eastAsia="en-US"/>
        </w:rPr>
      </w:pPr>
      <w:r>
        <w:rPr>
          <w:lang w:eastAsia="en-US"/>
        </w:rPr>
        <w:t>[Covers: req-8552172-00528002]</w:t>
      </w:r>
    </w:p>
    <w:p w14:paraId="3BCEB1CD" w14:textId="77777777" w:rsidR="003949F1" w:rsidRDefault="003949F1" w:rsidP="003949F1">
      <w:pPr>
        <w:pStyle w:val="RefIDs"/>
        <w:rPr>
          <w:lang w:eastAsia="en-US"/>
        </w:rPr>
      </w:pPr>
      <w:r>
        <w:rPr>
          <w:lang w:eastAsia="en-US"/>
        </w:rPr>
        <w:t>[Covers: req-8552172-00528006]</w:t>
      </w:r>
    </w:p>
    <w:p w14:paraId="0387DD38" w14:textId="77777777" w:rsidR="003949F1" w:rsidRDefault="003949F1" w:rsidP="003949F1">
      <w:pPr>
        <w:pStyle w:val="RefIDs"/>
        <w:rPr>
          <w:lang w:eastAsia="en-US"/>
        </w:rPr>
      </w:pPr>
      <w:r>
        <w:rPr>
          <w:lang w:eastAsia="en-US"/>
        </w:rPr>
        <w:t xml:space="preserve">[Covers: </w:t>
      </w:r>
      <w:r w:rsidRPr="00C136B3">
        <w:t>req-8552172-00527993</w:t>
      </w:r>
      <w:r>
        <w:t>]</w:t>
      </w:r>
    </w:p>
    <w:p w14:paraId="0E3E555C" w14:textId="77777777" w:rsidR="003949F1" w:rsidRDefault="003949F1" w:rsidP="003949F1">
      <w:pPr>
        <w:pStyle w:val="RefIDs"/>
        <w:rPr>
          <w:lang w:eastAsia="en-US"/>
        </w:rPr>
      </w:pPr>
      <w:r>
        <w:rPr>
          <w:lang w:eastAsia="en-US"/>
        </w:rPr>
        <w:t>[Covers: req-8552172-00527980]</w:t>
      </w:r>
    </w:p>
    <w:p w14:paraId="58A0425B" w14:textId="77777777" w:rsidR="002E12EE" w:rsidRPr="00A13962" w:rsidRDefault="002E12EE" w:rsidP="002E12EE">
      <w:pPr>
        <w:pStyle w:val="Heading4"/>
      </w:pPr>
      <w:bookmarkStart w:id="335" w:name="_Toc80598298"/>
      <w:bookmarkStart w:id="336" w:name="_Toc80889920"/>
      <w:bookmarkStart w:id="337" w:name="_Toc81475759"/>
      <w:bookmarkStart w:id="338" w:name="_Toc190712142"/>
      <w:r w:rsidRPr="0069012C">
        <w:t>ProtoConv_</w:t>
      </w:r>
      <w:r w:rsidRPr="00A13962">
        <w:t>SearchCanRoutTbl</w:t>
      </w:r>
      <w:bookmarkEnd w:id="335"/>
      <w:bookmarkEnd w:id="336"/>
      <w:bookmarkEnd w:id="337"/>
      <w:bookmarkEnd w:id="338"/>
    </w:p>
    <w:p w14:paraId="171E776D" w14:textId="0ED4CC79"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_00</w:t>
      </w:r>
      <w:r w:rsidR="006E4EC7">
        <w:rPr>
          <w:rFonts w:cs="Times New Roman"/>
        </w:rPr>
        <w:t>8</w:t>
      </w:r>
      <w:r w:rsidRPr="00A13962">
        <w:rPr>
          <w:rFonts w:cs="Times New Roman"/>
        </w:rPr>
        <w:t>]</w:t>
      </w:r>
    </w:p>
    <w:p w14:paraId="06D84653" w14:textId="173A7A3F"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27</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SearchCanRoutTbl</w:t>
      </w:r>
    </w:p>
    <w:tbl>
      <w:tblPr>
        <w:tblpPr w:leftFromText="142" w:rightFromText="142" w:vertAnchor="text" w:horzAnchor="margin" w:tblpY="22"/>
        <w:tblW w:w="4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57"/>
        <w:gridCol w:w="1325"/>
        <w:gridCol w:w="1862"/>
        <w:gridCol w:w="811"/>
        <w:gridCol w:w="3334"/>
      </w:tblGrid>
      <w:tr w:rsidR="006E4EC7" w:rsidRPr="00A13962" w14:paraId="502FCE0E" w14:textId="77777777" w:rsidTr="006E4EC7">
        <w:trPr>
          <w:trHeight w:val="287"/>
        </w:trPr>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320E9AB2" w14:textId="77777777" w:rsidR="002E12EE" w:rsidRPr="00A13962" w:rsidRDefault="002E12EE" w:rsidP="00E158B6">
            <w:pPr>
              <w:jc w:val="left"/>
              <w:rPr>
                <w:szCs w:val="20"/>
              </w:rPr>
            </w:pPr>
            <w:r w:rsidRPr="00A13962">
              <w:rPr>
                <w:b/>
                <w:bCs/>
                <w:szCs w:val="20"/>
              </w:rPr>
              <w:t>Function Name</w:t>
            </w:r>
          </w:p>
        </w:tc>
        <w:tc>
          <w:tcPr>
            <w:tcW w:w="3670" w:type="pct"/>
            <w:gridSpan w:val="4"/>
            <w:tcBorders>
              <w:top w:val="single" w:sz="4" w:space="0" w:color="auto"/>
              <w:left w:val="single" w:sz="4" w:space="0" w:color="auto"/>
              <w:bottom w:val="single" w:sz="4" w:space="0" w:color="auto"/>
              <w:right w:val="single" w:sz="4" w:space="0" w:color="auto"/>
            </w:tcBorders>
            <w:hideMark/>
          </w:tcPr>
          <w:p w14:paraId="75516F82" w14:textId="77777777" w:rsidR="002E12EE" w:rsidRPr="00A13962" w:rsidRDefault="002E12EE" w:rsidP="00E158B6">
            <w:pPr>
              <w:jc w:val="left"/>
              <w:rPr>
                <w:szCs w:val="20"/>
              </w:rPr>
            </w:pPr>
            <w:r w:rsidRPr="0069012C">
              <w:rPr>
                <w:szCs w:val="20"/>
              </w:rPr>
              <w:t>ProtoConv_</w:t>
            </w:r>
            <w:r w:rsidRPr="00A13962">
              <w:rPr>
                <w:szCs w:val="20"/>
              </w:rPr>
              <w:t>SearchCanRoutTbl</w:t>
            </w:r>
          </w:p>
        </w:tc>
      </w:tr>
      <w:tr w:rsidR="006E4EC7" w:rsidRPr="00A13962" w14:paraId="153D390D" w14:textId="77777777" w:rsidTr="00085D85">
        <w:trPr>
          <w:trHeight w:val="287"/>
        </w:trPr>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5500C46E"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663" w:type="pct"/>
            <w:tcBorders>
              <w:top w:val="single" w:sz="4" w:space="0" w:color="auto"/>
              <w:left w:val="single" w:sz="4" w:space="0" w:color="auto"/>
              <w:bottom w:val="single" w:sz="4" w:space="0" w:color="auto"/>
              <w:right w:val="single" w:sz="4" w:space="0" w:color="auto"/>
            </w:tcBorders>
            <w:hideMark/>
          </w:tcPr>
          <w:p w14:paraId="197C8588"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932" w:type="pct"/>
            <w:tcBorders>
              <w:top w:val="single" w:sz="4" w:space="0" w:color="auto"/>
              <w:left w:val="single" w:sz="4" w:space="0" w:color="auto"/>
              <w:bottom w:val="single" w:sz="4" w:space="0" w:color="auto"/>
              <w:right w:val="single" w:sz="4" w:space="0" w:color="auto"/>
            </w:tcBorders>
            <w:shd w:val="pct20" w:color="auto" w:fill="auto"/>
            <w:hideMark/>
          </w:tcPr>
          <w:p w14:paraId="591B7684"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075" w:type="pct"/>
            <w:gridSpan w:val="2"/>
            <w:tcBorders>
              <w:top w:val="single" w:sz="4" w:space="0" w:color="auto"/>
              <w:left w:val="single" w:sz="4" w:space="0" w:color="auto"/>
              <w:bottom w:val="single" w:sz="4" w:space="0" w:color="auto"/>
              <w:right w:val="single" w:sz="4" w:space="0" w:color="auto"/>
            </w:tcBorders>
            <w:hideMark/>
          </w:tcPr>
          <w:p w14:paraId="0D9E8411"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6E4EC7" w:rsidRPr="00A13962" w14:paraId="64D54476" w14:textId="77777777" w:rsidTr="006E4EC7">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68C25607" w14:textId="77777777" w:rsidR="002E12EE" w:rsidRPr="00A13962" w:rsidRDefault="002E12EE" w:rsidP="00E158B6">
            <w:pPr>
              <w:jc w:val="left"/>
              <w:rPr>
                <w:b/>
                <w:bCs/>
                <w:szCs w:val="20"/>
              </w:rPr>
            </w:pPr>
            <w:r w:rsidRPr="00A13962">
              <w:rPr>
                <w:b/>
                <w:bCs/>
                <w:szCs w:val="20"/>
              </w:rPr>
              <w:t>Syntax</w:t>
            </w:r>
          </w:p>
        </w:tc>
        <w:tc>
          <w:tcPr>
            <w:tcW w:w="3670" w:type="pct"/>
            <w:gridSpan w:val="4"/>
            <w:tcBorders>
              <w:top w:val="single" w:sz="4" w:space="0" w:color="auto"/>
              <w:left w:val="single" w:sz="4" w:space="0" w:color="auto"/>
              <w:bottom w:val="single" w:sz="4" w:space="0" w:color="auto"/>
              <w:right w:val="single" w:sz="4" w:space="0" w:color="auto"/>
            </w:tcBorders>
            <w:hideMark/>
          </w:tcPr>
          <w:p w14:paraId="026B2E20" w14:textId="77777777" w:rsidR="002E12EE" w:rsidRPr="00A13962" w:rsidRDefault="002E12EE" w:rsidP="00E158B6">
            <w:pPr>
              <w:jc w:val="left"/>
              <w:rPr>
                <w:szCs w:val="20"/>
              </w:rPr>
            </w:pPr>
            <w:r w:rsidRPr="00864281">
              <w:rPr>
                <w:szCs w:val="20"/>
              </w:rPr>
              <w:t xml:space="preserve">Std_ReturnType </w:t>
            </w:r>
            <w:r w:rsidRPr="0069012C">
              <w:rPr>
                <w:szCs w:val="20"/>
              </w:rPr>
              <w:t>ProtoConv_</w:t>
            </w:r>
            <w:r w:rsidRPr="00864281">
              <w:rPr>
                <w:szCs w:val="20"/>
              </w:rPr>
              <w:t>SearchCanRoutTbl(const R_ProtoConv_CanFrameType *pCanFrame, uint8 *pDestBusIdx, uint32 *pAddInfo)</w:t>
            </w:r>
          </w:p>
        </w:tc>
      </w:tr>
      <w:tr w:rsidR="006E4EC7" w:rsidRPr="00A13962" w14:paraId="03D046FA" w14:textId="77777777" w:rsidTr="006E4EC7">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64B03D9B" w14:textId="77777777" w:rsidR="002E12EE" w:rsidRPr="00A13962" w:rsidRDefault="002E12EE" w:rsidP="00E158B6">
            <w:pPr>
              <w:jc w:val="left"/>
              <w:rPr>
                <w:b/>
                <w:bCs/>
                <w:szCs w:val="20"/>
              </w:rPr>
            </w:pPr>
            <w:r w:rsidRPr="00A13962">
              <w:rPr>
                <w:b/>
                <w:bCs/>
                <w:szCs w:val="20"/>
              </w:rPr>
              <w:t>Sync/Async</w:t>
            </w:r>
          </w:p>
        </w:tc>
        <w:tc>
          <w:tcPr>
            <w:tcW w:w="3670" w:type="pct"/>
            <w:gridSpan w:val="4"/>
            <w:tcBorders>
              <w:top w:val="single" w:sz="4" w:space="0" w:color="auto"/>
              <w:left w:val="single" w:sz="4" w:space="0" w:color="auto"/>
              <w:bottom w:val="single" w:sz="4" w:space="0" w:color="auto"/>
              <w:right w:val="single" w:sz="4" w:space="0" w:color="auto"/>
            </w:tcBorders>
            <w:hideMark/>
          </w:tcPr>
          <w:p w14:paraId="583852E0" w14:textId="77777777" w:rsidR="002E12EE" w:rsidRPr="00A13962" w:rsidRDefault="002E12EE" w:rsidP="00E158B6">
            <w:pPr>
              <w:jc w:val="left"/>
              <w:rPr>
                <w:szCs w:val="20"/>
              </w:rPr>
            </w:pPr>
            <w:r w:rsidRPr="00A13962">
              <w:rPr>
                <w:szCs w:val="20"/>
              </w:rPr>
              <w:t>Synchronous</w:t>
            </w:r>
          </w:p>
        </w:tc>
      </w:tr>
      <w:tr w:rsidR="006E4EC7" w:rsidRPr="00A13962" w14:paraId="10CC7DBC" w14:textId="77777777" w:rsidTr="006E4EC7">
        <w:trPr>
          <w:trHeight w:val="170"/>
        </w:trPr>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683F9200" w14:textId="77777777" w:rsidR="002E12EE" w:rsidRPr="00A13962" w:rsidRDefault="002E12EE" w:rsidP="00E158B6">
            <w:pPr>
              <w:jc w:val="left"/>
              <w:rPr>
                <w:b/>
                <w:bCs/>
                <w:szCs w:val="20"/>
              </w:rPr>
            </w:pPr>
            <w:r w:rsidRPr="00A13962">
              <w:rPr>
                <w:b/>
                <w:bCs/>
                <w:szCs w:val="20"/>
              </w:rPr>
              <w:t>Reentrancy</w:t>
            </w:r>
          </w:p>
        </w:tc>
        <w:tc>
          <w:tcPr>
            <w:tcW w:w="3670" w:type="pct"/>
            <w:gridSpan w:val="4"/>
            <w:tcBorders>
              <w:top w:val="single" w:sz="4" w:space="0" w:color="auto"/>
              <w:left w:val="single" w:sz="4" w:space="0" w:color="auto"/>
              <w:bottom w:val="single" w:sz="4" w:space="0" w:color="auto"/>
              <w:right w:val="single" w:sz="4" w:space="0" w:color="auto"/>
            </w:tcBorders>
            <w:hideMark/>
          </w:tcPr>
          <w:p w14:paraId="69D0F824" w14:textId="77777777" w:rsidR="002E12EE" w:rsidRPr="00A13962" w:rsidRDefault="002E12EE" w:rsidP="00E158B6">
            <w:pPr>
              <w:jc w:val="left"/>
              <w:rPr>
                <w:rFonts w:eastAsia="Meiryo UI"/>
                <w:szCs w:val="20"/>
                <w:lang w:val="en-GB"/>
              </w:rPr>
            </w:pPr>
            <w:r w:rsidRPr="00A13962">
              <w:rPr>
                <w:szCs w:val="20"/>
              </w:rPr>
              <w:t>Non-Reentrant</w:t>
            </w:r>
          </w:p>
        </w:tc>
      </w:tr>
      <w:tr w:rsidR="006E4EC7" w:rsidRPr="00A13962" w14:paraId="222DCF3A" w14:textId="77777777" w:rsidTr="006E4EC7">
        <w:trPr>
          <w:trHeight w:val="170"/>
        </w:trPr>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1000440E" w14:textId="77777777" w:rsidR="002E12EE" w:rsidRPr="00A13962" w:rsidRDefault="002E12EE" w:rsidP="00E158B6">
            <w:pPr>
              <w:jc w:val="left"/>
              <w:rPr>
                <w:b/>
                <w:bCs/>
                <w:szCs w:val="20"/>
              </w:rPr>
            </w:pPr>
            <w:r w:rsidRPr="00A13962">
              <w:rPr>
                <w:b/>
                <w:bCs/>
                <w:szCs w:val="20"/>
              </w:rPr>
              <w:t>Interrupt State</w:t>
            </w:r>
          </w:p>
        </w:tc>
        <w:tc>
          <w:tcPr>
            <w:tcW w:w="3670" w:type="pct"/>
            <w:gridSpan w:val="4"/>
            <w:tcBorders>
              <w:top w:val="single" w:sz="4" w:space="0" w:color="auto"/>
              <w:left w:val="single" w:sz="4" w:space="0" w:color="auto"/>
              <w:bottom w:val="single" w:sz="4" w:space="0" w:color="auto"/>
              <w:right w:val="single" w:sz="4" w:space="0" w:color="auto"/>
            </w:tcBorders>
            <w:hideMark/>
          </w:tcPr>
          <w:p w14:paraId="753F8DBF" w14:textId="77777777" w:rsidR="002E12EE" w:rsidRPr="00A13962" w:rsidRDefault="002E12EE" w:rsidP="00E158B6">
            <w:pPr>
              <w:jc w:val="left"/>
              <w:rPr>
                <w:rFonts w:eastAsia="Meiryo UI"/>
                <w:szCs w:val="20"/>
                <w:lang w:val="en-GB"/>
              </w:rPr>
            </w:pPr>
            <w:r w:rsidRPr="00A13962">
              <w:t>Runs in the interrupt enable state</w:t>
            </w:r>
          </w:p>
        </w:tc>
      </w:tr>
      <w:tr w:rsidR="006E4EC7" w:rsidRPr="00A13962" w14:paraId="4A565A42" w14:textId="77777777" w:rsidTr="00085D85">
        <w:tc>
          <w:tcPr>
            <w:tcW w:w="133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2739AD8"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595" w:type="pct"/>
            <w:gridSpan w:val="2"/>
            <w:vMerge w:val="restart"/>
            <w:tcBorders>
              <w:top w:val="single" w:sz="4" w:space="0" w:color="auto"/>
              <w:left w:val="single" w:sz="4" w:space="0" w:color="auto"/>
              <w:bottom w:val="single" w:sz="4" w:space="0" w:color="auto"/>
              <w:right w:val="single" w:sz="4" w:space="0" w:color="auto"/>
            </w:tcBorders>
            <w:hideMark/>
          </w:tcPr>
          <w:p w14:paraId="380821D7" w14:textId="77777777" w:rsidR="002E12EE" w:rsidRPr="00A13962" w:rsidRDefault="002E12EE" w:rsidP="00E158B6">
            <w:pPr>
              <w:jc w:val="left"/>
              <w:rPr>
                <w:szCs w:val="20"/>
              </w:rPr>
            </w:pPr>
            <w:r w:rsidRPr="00A13962">
              <w:rPr>
                <w:szCs w:val="20"/>
              </w:rPr>
              <w:t>const R_ProtoConv_CanFrameType *pCanFrame</w:t>
            </w:r>
          </w:p>
        </w:tc>
        <w:tc>
          <w:tcPr>
            <w:tcW w:w="2075" w:type="pct"/>
            <w:gridSpan w:val="2"/>
            <w:tcBorders>
              <w:top w:val="single" w:sz="4" w:space="0" w:color="auto"/>
              <w:left w:val="single" w:sz="4" w:space="0" w:color="auto"/>
              <w:bottom w:val="single" w:sz="4" w:space="0" w:color="auto"/>
              <w:right w:val="single" w:sz="4" w:space="0" w:color="auto"/>
            </w:tcBorders>
            <w:vAlign w:val="center"/>
            <w:hideMark/>
          </w:tcPr>
          <w:p w14:paraId="2B0718FD" w14:textId="77777777" w:rsidR="002E12EE" w:rsidRPr="00A13962" w:rsidRDefault="002E12EE" w:rsidP="00E158B6">
            <w:pPr>
              <w:jc w:val="left"/>
              <w:rPr>
                <w:szCs w:val="20"/>
                <w:lang w:val="en-GB"/>
              </w:rPr>
            </w:pPr>
            <w:r w:rsidRPr="00A13962">
              <w:rPr>
                <w:szCs w:val="20"/>
                <w:lang w:val="en-GB"/>
              </w:rPr>
              <w:t>CAN frame</w:t>
            </w:r>
          </w:p>
        </w:tc>
      </w:tr>
      <w:tr w:rsidR="006E4EC7" w:rsidRPr="00A13962" w14:paraId="00CB865C" w14:textId="77777777" w:rsidTr="007D2BB2">
        <w:tc>
          <w:tcPr>
            <w:tcW w:w="1330" w:type="pct"/>
            <w:vMerge/>
            <w:tcBorders>
              <w:top w:val="single" w:sz="4" w:space="0" w:color="auto"/>
              <w:left w:val="single" w:sz="4" w:space="0" w:color="auto"/>
              <w:bottom w:val="single" w:sz="4" w:space="0" w:color="auto"/>
              <w:right w:val="single" w:sz="4" w:space="0" w:color="auto"/>
            </w:tcBorders>
            <w:vAlign w:val="center"/>
            <w:hideMark/>
          </w:tcPr>
          <w:p w14:paraId="6DD1603A" w14:textId="77777777" w:rsidR="002E12EE" w:rsidRPr="00A13962" w:rsidRDefault="002E12EE" w:rsidP="00E158B6">
            <w:pPr>
              <w:jc w:val="left"/>
              <w:rPr>
                <w:rFonts w:eastAsia="Meiryo UI"/>
                <w:b/>
                <w:bCs/>
                <w:szCs w:val="20"/>
                <w:lang w:val="en-GB"/>
              </w:rPr>
            </w:pPr>
          </w:p>
        </w:tc>
        <w:tc>
          <w:tcPr>
            <w:tcW w:w="1595" w:type="pct"/>
            <w:gridSpan w:val="2"/>
            <w:vMerge/>
            <w:tcBorders>
              <w:top w:val="single" w:sz="4" w:space="0" w:color="auto"/>
              <w:left w:val="single" w:sz="4" w:space="0" w:color="auto"/>
              <w:bottom w:val="single" w:sz="4" w:space="0" w:color="auto"/>
              <w:right w:val="single" w:sz="4" w:space="0" w:color="auto"/>
            </w:tcBorders>
            <w:vAlign w:val="center"/>
            <w:hideMark/>
          </w:tcPr>
          <w:p w14:paraId="14659180" w14:textId="77777777" w:rsidR="002E12EE" w:rsidRPr="00A13962" w:rsidRDefault="002E12EE" w:rsidP="00E158B6">
            <w:pPr>
              <w:jc w:val="left"/>
              <w:rPr>
                <w:szCs w:val="20"/>
              </w:rPr>
            </w:pPr>
          </w:p>
        </w:tc>
        <w:tc>
          <w:tcPr>
            <w:tcW w:w="406" w:type="pct"/>
            <w:tcBorders>
              <w:top w:val="single" w:sz="4" w:space="0" w:color="auto"/>
              <w:left w:val="single" w:sz="4" w:space="0" w:color="auto"/>
              <w:bottom w:val="single" w:sz="4" w:space="0" w:color="auto"/>
              <w:right w:val="single" w:sz="4" w:space="0" w:color="auto"/>
            </w:tcBorders>
            <w:shd w:val="clear" w:color="auto" w:fill="D9D9D9"/>
            <w:hideMark/>
          </w:tcPr>
          <w:p w14:paraId="178B9BDE"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669" w:type="pct"/>
            <w:tcBorders>
              <w:top w:val="single" w:sz="4" w:space="0" w:color="auto"/>
              <w:left w:val="single" w:sz="4" w:space="0" w:color="auto"/>
              <w:bottom w:val="single" w:sz="4" w:space="0" w:color="auto"/>
              <w:right w:val="single" w:sz="4" w:space="0" w:color="auto"/>
            </w:tcBorders>
            <w:hideMark/>
          </w:tcPr>
          <w:p w14:paraId="61E7483F" w14:textId="77777777" w:rsidR="002E12EE" w:rsidRPr="00A13962" w:rsidRDefault="002E12EE" w:rsidP="00E158B6">
            <w:pPr>
              <w:rPr>
                <w:lang w:val="en-GB"/>
              </w:rPr>
            </w:pPr>
            <w:r w:rsidRPr="00A13962">
              <w:rPr>
                <w:lang w:val="en-GB"/>
              </w:rPr>
              <w:t>Not NULL_PTR</w:t>
            </w:r>
          </w:p>
        </w:tc>
      </w:tr>
      <w:tr w:rsidR="006E4EC7" w:rsidRPr="00A13962" w14:paraId="102B7557" w14:textId="77777777" w:rsidTr="00085D85">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1AEE395D"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595" w:type="pct"/>
            <w:gridSpan w:val="2"/>
            <w:tcBorders>
              <w:top w:val="single" w:sz="4" w:space="0" w:color="auto"/>
              <w:left w:val="single" w:sz="4" w:space="0" w:color="auto"/>
              <w:bottom w:val="single" w:sz="4" w:space="0" w:color="auto"/>
              <w:right w:val="single" w:sz="4" w:space="0" w:color="auto"/>
            </w:tcBorders>
            <w:hideMark/>
          </w:tcPr>
          <w:p w14:paraId="401B5245" w14:textId="77777777" w:rsidR="002E12EE" w:rsidRPr="00A13962" w:rsidRDefault="002E12EE" w:rsidP="00E158B6">
            <w:pPr>
              <w:jc w:val="left"/>
              <w:rPr>
                <w:rFonts w:eastAsia="Meiryo UI"/>
                <w:szCs w:val="20"/>
                <w:lang w:val="en-GB"/>
              </w:rPr>
            </w:pPr>
            <w:r w:rsidRPr="00A13962">
              <w:rPr>
                <w:szCs w:val="20"/>
              </w:rPr>
              <w:t>N/A</w:t>
            </w:r>
          </w:p>
        </w:tc>
        <w:tc>
          <w:tcPr>
            <w:tcW w:w="2075" w:type="pct"/>
            <w:gridSpan w:val="2"/>
            <w:tcBorders>
              <w:top w:val="single" w:sz="4" w:space="0" w:color="auto"/>
              <w:left w:val="single" w:sz="4" w:space="0" w:color="auto"/>
              <w:bottom w:val="single" w:sz="4" w:space="0" w:color="auto"/>
              <w:right w:val="single" w:sz="4" w:space="0" w:color="auto"/>
            </w:tcBorders>
            <w:hideMark/>
          </w:tcPr>
          <w:p w14:paraId="732FE9DB" w14:textId="77777777" w:rsidR="002E12EE" w:rsidRPr="00A13962" w:rsidRDefault="002E12EE" w:rsidP="00E158B6">
            <w:pPr>
              <w:jc w:val="left"/>
              <w:rPr>
                <w:rFonts w:eastAsia="Meiryo UI"/>
                <w:szCs w:val="20"/>
                <w:lang w:val="en-GB"/>
              </w:rPr>
            </w:pPr>
            <w:r w:rsidRPr="00A13962">
              <w:rPr>
                <w:szCs w:val="20"/>
                <w:lang w:val="en-GB"/>
              </w:rPr>
              <w:t>-</w:t>
            </w:r>
          </w:p>
        </w:tc>
      </w:tr>
      <w:tr w:rsidR="006E4EC7" w:rsidRPr="00A13962" w14:paraId="548E7CA0" w14:textId="77777777" w:rsidTr="00085D85">
        <w:tc>
          <w:tcPr>
            <w:tcW w:w="133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E414AF7"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595" w:type="pct"/>
            <w:gridSpan w:val="2"/>
            <w:vMerge w:val="restart"/>
            <w:tcBorders>
              <w:top w:val="single" w:sz="4" w:space="0" w:color="auto"/>
              <w:left w:val="single" w:sz="4" w:space="0" w:color="auto"/>
              <w:bottom w:val="single" w:sz="4" w:space="0" w:color="auto"/>
              <w:right w:val="single" w:sz="4" w:space="0" w:color="auto"/>
            </w:tcBorders>
            <w:hideMark/>
          </w:tcPr>
          <w:p w14:paraId="59E5E70E" w14:textId="77777777" w:rsidR="002E12EE" w:rsidRPr="00A13962" w:rsidRDefault="002E12EE" w:rsidP="00E158B6">
            <w:pPr>
              <w:jc w:val="left"/>
              <w:rPr>
                <w:szCs w:val="20"/>
              </w:rPr>
            </w:pPr>
            <w:r w:rsidRPr="00864281">
              <w:rPr>
                <w:szCs w:val="20"/>
              </w:rPr>
              <w:t>uint8 *pDestBusIdx</w:t>
            </w:r>
          </w:p>
        </w:tc>
        <w:tc>
          <w:tcPr>
            <w:tcW w:w="2075" w:type="pct"/>
            <w:gridSpan w:val="2"/>
            <w:tcBorders>
              <w:top w:val="single" w:sz="4" w:space="0" w:color="auto"/>
              <w:left w:val="single" w:sz="4" w:space="0" w:color="auto"/>
              <w:bottom w:val="single" w:sz="4" w:space="0" w:color="auto"/>
              <w:right w:val="single" w:sz="4" w:space="0" w:color="auto"/>
            </w:tcBorders>
            <w:vAlign w:val="center"/>
            <w:hideMark/>
          </w:tcPr>
          <w:p w14:paraId="63DDF1B4" w14:textId="77777777" w:rsidR="002E12EE" w:rsidRPr="00A13962" w:rsidRDefault="002E12EE" w:rsidP="00E158B6">
            <w:pPr>
              <w:jc w:val="left"/>
              <w:rPr>
                <w:szCs w:val="20"/>
                <w:lang w:val="en-GB"/>
              </w:rPr>
            </w:pPr>
            <w:r>
              <w:rPr>
                <w:szCs w:val="20"/>
                <w:lang w:val="en-GB"/>
              </w:rPr>
              <w:t>Address where destination Bus ID is stored</w:t>
            </w:r>
          </w:p>
        </w:tc>
      </w:tr>
      <w:tr w:rsidR="006E4EC7" w:rsidRPr="00A13962" w14:paraId="46556D2B" w14:textId="77777777" w:rsidTr="007D2BB2">
        <w:tc>
          <w:tcPr>
            <w:tcW w:w="1330" w:type="pct"/>
            <w:vMerge/>
            <w:tcBorders>
              <w:top w:val="single" w:sz="4" w:space="0" w:color="auto"/>
              <w:left w:val="single" w:sz="4" w:space="0" w:color="auto"/>
              <w:bottom w:val="single" w:sz="4" w:space="0" w:color="auto"/>
              <w:right w:val="single" w:sz="4" w:space="0" w:color="auto"/>
            </w:tcBorders>
            <w:hideMark/>
          </w:tcPr>
          <w:p w14:paraId="794FF816" w14:textId="77777777" w:rsidR="002E12EE" w:rsidRPr="00A13962" w:rsidRDefault="002E12EE" w:rsidP="00E158B6">
            <w:pPr>
              <w:jc w:val="left"/>
              <w:rPr>
                <w:rFonts w:eastAsia="Meiryo UI"/>
                <w:b/>
                <w:bCs/>
                <w:szCs w:val="20"/>
                <w:lang w:val="en-GB"/>
              </w:rPr>
            </w:pPr>
          </w:p>
        </w:tc>
        <w:tc>
          <w:tcPr>
            <w:tcW w:w="1595" w:type="pct"/>
            <w:gridSpan w:val="2"/>
            <w:vMerge/>
            <w:tcBorders>
              <w:top w:val="single" w:sz="4" w:space="0" w:color="auto"/>
              <w:left w:val="single" w:sz="4" w:space="0" w:color="auto"/>
              <w:bottom w:val="single" w:sz="4" w:space="0" w:color="auto"/>
              <w:right w:val="single" w:sz="4" w:space="0" w:color="auto"/>
            </w:tcBorders>
            <w:vAlign w:val="center"/>
            <w:hideMark/>
          </w:tcPr>
          <w:p w14:paraId="0BED6EC3" w14:textId="77777777" w:rsidR="002E12EE" w:rsidRPr="00A13962" w:rsidRDefault="002E12EE" w:rsidP="00E158B6">
            <w:pPr>
              <w:jc w:val="left"/>
              <w:rPr>
                <w:szCs w:val="20"/>
              </w:rPr>
            </w:pPr>
          </w:p>
        </w:tc>
        <w:tc>
          <w:tcPr>
            <w:tcW w:w="406" w:type="pct"/>
            <w:tcBorders>
              <w:top w:val="single" w:sz="4" w:space="0" w:color="auto"/>
              <w:left w:val="single" w:sz="4" w:space="0" w:color="auto"/>
              <w:bottom w:val="single" w:sz="4" w:space="0" w:color="auto"/>
              <w:right w:val="single" w:sz="4" w:space="0" w:color="auto"/>
            </w:tcBorders>
            <w:shd w:val="clear" w:color="auto" w:fill="D9D9D9"/>
            <w:hideMark/>
          </w:tcPr>
          <w:p w14:paraId="2EBEF19A"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669" w:type="pct"/>
            <w:tcBorders>
              <w:top w:val="single" w:sz="4" w:space="0" w:color="auto"/>
              <w:left w:val="single" w:sz="4" w:space="0" w:color="auto"/>
              <w:bottom w:val="single" w:sz="4" w:space="0" w:color="auto"/>
              <w:right w:val="single" w:sz="4" w:space="0" w:color="auto"/>
            </w:tcBorders>
            <w:hideMark/>
          </w:tcPr>
          <w:p w14:paraId="6E4774B6" w14:textId="77777777" w:rsidR="002E12EE" w:rsidRPr="00A13962" w:rsidRDefault="002E12EE" w:rsidP="00E158B6">
            <w:pPr>
              <w:rPr>
                <w:lang w:val="en-GB"/>
              </w:rPr>
            </w:pPr>
            <w:r w:rsidRPr="00A13962">
              <w:rPr>
                <w:lang w:val="en-GB"/>
              </w:rPr>
              <w:t>Not NULL_PTR</w:t>
            </w:r>
          </w:p>
        </w:tc>
      </w:tr>
      <w:tr w:rsidR="006E4EC7" w:rsidRPr="00A13962" w14:paraId="0C4361DF" w14:textId="77777777" w:rsidTr="00085D85">
        <w:tc>
          <w:tcPr>
            <w:tcW w:w="133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649D89F"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595" w:type="pct"/>
            <w:gridSpan w:val="2"/>
            <w:vMerge w:val="restart"/>
            <w:tcBorders>
              <w:top w:val="single" w:sz="4" w:space="0" w:color="auto"/>
              <w:left w:val="single" w:sz="4" w:space="0" w:color="auto"/>
              <w:bottom w:val="single" w:sz="4" w:space="0" w:color="auto"/>
              <w:right w:val="single" w:sz="4" w:space="0" w:color="auto"/>
            </w:tcBorders>
            <w:hideMark/>
          </w:tcPr>
          <w:p w14:paraId="6A0828F8" w14:textId="77777777" w:rsidR="002E12EE" w:rsidRPr="00A13962" w:rsidRDefault="002E12EE" w:rsidP="00E158B6">
            <w:pPr>
              <w:jc w:val="left"/>
              <w:rPr>
                <w:szCs w:val="20"/>
              </w:rPr>
            </w:pPr>
            <w:r w:rsidRPr="00A13962">
              <w:rPr>
                <w:szCs w:val="20"/>
              </w:rPr>
              <w:t>uint8 *pAddInfo</w:t>
            </w:r>
          </w:p>
        </w:tc>
        <w:tc>
          <w:tcPr>
            <w:tcW w:w="2075" w:type="pct"/>
            <w:gridSpan w:val="2"/>
            <w:tcBorders>
              <w:top w:val="single" w:sz="4" w:space="0" w:color="auto"/>
              <w:left w:val="single" w:sz="4" w:space="0" w:color="auto"/>
              <w:bottom w:val="single" w:sz="4" w:space="0" w:color="auto"/>
              <w:right w:val="single" w:sz="4" w:space="0" w:color="auto"/>
            </w:tcBorders>
            <w:vAlign w:val="center"/>
            <w:hideMark/>
          </w:tcPr>
          <w:p w14:paraId="5618B0CC" w14:textId="77777777" w:rsidR="002E12EE" w:rsidRPr="00A13962" w:rsidRDefault="002E12EE" w:rsidP="00E158B6">
            <w:pPr>
              <w:jc w:val="left"/>
              <w:rPr>
                <w:szCs w:val="20"/>
                <w:lang w:val="en-GB"/>
              </w:rPr>
            </w:pPr>
            <w:r>
              <w:rPr>
                <w:szCs w:val="20"/>
                <w:lang w:val="en-GB"/>
              </w:rPr>
              <w:t>Address where</w:t>
            </w:r>
            <w:r w:rsidRPr="00A13962">
              <w:rPr>
                <w:szCs w:val="20"/>
                <w:lang w:val="en-GB"/>
              </w:rPr>
              <w:t xml:space="preserve"> additional information</w:t>
            </w:r>
            <w:r>
              <w:rPr>
                <w:szCs w:val="20"/>
                <w:lang w:val="en-GB"/>
              </w:rPr>
              <w:t xml:space="preserve"> is stored</w:t>
            </w:r>
          </w:p>
        </w:tc>
      </w:tr>
      <w:tr w:rsidR="006E4EC7" w:rsidRPr="00A13962" w14:paraId="38F72E94" w14:textId="77777777" w:rsidTr="007D2BB2">
        <w:tc>
          <w:tcPr>
            <w:tcW w:w="1330" w:type="pct"/>
            <w:vMerge/>
            <w:tcBorders>
              <w:top w:val="single" w:sz="4" w:space="0" w:color="auto"/>
              <w:left w:val="single" w:sz="4" w:space="0" w:color="auto"/>
              <w:bottom w:val="single" w:sz="4" w:space="0" w:color="auto"/>
              <w:right w:val="single" w:sz="4" w:space="0" w:color="auto"/>
            </w:tcBorders>
            <w:vAlign w:val="center"/>
            <w:hideMark/>
          </w:tcPr>
          <w:p w14:paraId="100E60BC" w14:textId="77777777" w:rsidR="002E12EE" w:rsidRPr="00A13962" w:rsidRDefault="002E12EE" w:rsidP="00E158B6">
            <w:pPr>
              <w:jc w:val="left"/>
              <w:rPr>
                <w:rFonts w:eastAsia="Meiryo UI"/>
                <w:b/>
                <w:bCs/>
                <w:szCs w:val="20"/>
                <w:lang w:val="en-GB"/>
              </w:rPr>
            </w:pPr>
          </w:p>
        </w:tc>
        <w:tc>
          <w:tcPr>
            <w:tcW w:w="1595" w:type="pct"/>
            <w:gridSpan w:val="2"/>
            <w:vMerge/>
            <w:tcBorders>
              <w:top w:val="single" w:sz="4" w:space="0" w:color="auto"/>
              <w:left w:val="single" w:sz="4" w:space="0" w:color="auto"/>
              <w:bottom w:val="single" w:sz="4" w:space="0" w:color="auto"/>
              <w:right w:val="single" w:sz="4" w:space="0" w:color="auto"/>
            </w:tcBorders>
            <w:vAlign w:val="center"/>
            <w:hideMark/>
          </w:tcPr>
          <w:p w14:paraId="12A1D308" w14:textId="77777777" w:rsidR="002E12EE" w:rsidRPr="00A13962" w:rsidRDefault="002E12EE" w:rsidP="00E158B6">
            <w:pPr>
              <w:jc w:val="left"/>
              <w:rPr>
                <w:szCs w:val="20"/>
              </w:rPr>
            </w:pPr>
          </w:p>
        </w:tc>
        <w:tc>
          <w:tcPr>
            <w:tcW w:w="406" w:type="pct"/>
            <w:tcBorders>
              <w:top w:val="single" w:sz="4" w:space="0" w:color="auto"/>
              <w:left w:val="single" w:sz="4" w:space="0" w:color="auto"/>
              <w:bottom w:val="single" w:sz="4" w:space="0" w:color="auto"/>
              <w:right w:val="single" w:sz="4" w:space="0" w:color="auto"/>
            </w:tcBorders>
            <w:shd w:val="clear" w:color="auto" w:fill="D9D9D9"/>
            <w:hideMark/>
          </w:tcPr>
          <w:p w14:paraId="65299F5D"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669" w:type="pct"/>
            <w:tcBorders>
              <w:top w:val="single" w:sz="4" w:space="0" w:color="auto"/>
              <w:left w:val="single" w:sz="4" w:space="0" w:color="auto"/>
              <w:bottom w:val="single" w:sz="4" w:space="0" w:color="auto"/>
              <w:right w:val="single" w:sz="4" w:space="0" w:color="auto"/>
            </w:tcBorders>
            <w:hideMark/>
          </w:tcPr>
          <w:p w14:paraId="08D39B3D" w14:textId="77777777" w:rsidR="002E12EE" w:rsidRPr="00A13962" w:rsidRDefault="002E12EE" w:rsidP="00E158B6">
            <w:pPr>
              <w:rPr>
                <w:lang w:val="en-GB"/>
              </w:rPr>
            </w:pPr>
            <w:r w:rsidRPr="00A13962">
              <w:rPr>
                <w:lang w:val="en-GB"/>
              </w:rPr>
              <w:t>Not NULL_PTR</w:t>
            </w:r>
          </w:p>
        </w:tc>
      </w:tr>
      <w:tr w:rsidR="006E4EC7" w:rsidRPr="00A13962" w14:paraId="28F28BE2" w14:textId="77777777" w:rsidTr="00085D85">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7DC2BF2D"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1595" w:type="pct"/>
            <w:gridSpan w:val="2"/>
            <w:tcBorders>
              <w:top w:val="single" w:sz="4" w:space="0" w:color="auto"/>
              <w:left w:val="single" w:sz="4" w:space="0" w:color="auto"/>
              <w:bottom w:val="single" w:sz="4" w:space="0" w:color="auto"/>
              <w:right w:val="single" w:sz="4" w:space="0" w:color="auto"/>
            </w:tcBorders>
            <w:hideMark/>
          </w:tcPr>
          <w:p w14:paraId="332D1244" w14:textId="77777777" w:rsidR="002E12EE" w:rsidRPr="00A13962" w:rsidRDefault="002E12EE" w:rsidP="00E158B6">
            <w:pPr>
              <w:rPr>
                <w:rFonts w:eastAsia="Meiryo UI"/>
                <w:szCs w:val="20"/>
                <w:lang w:val="en-GB"/>
              </w:rPr>
            </w:pPr>
            <w:r w:rsidRPr="00A13962">
              <w:rPr>
                <w:kern w:val="0"/>
              </w:rPr>
              <w:t>Std_ReturnType</w:t>
            </w:r>
          </w:p>
        </w:tc>
        <w:tc>
          <w:tcPr>
            <w:tcW w:w="2075" w:type="pct"/>
            <w:gridSpan w:val="2"/>
            <w:tcBorders>
              <w:top w:val="single" w:sz="4" w:space="0" w:color="auto"/>
              <w:left w:val="single" w:sz="4" w:space="0" w:color="auto"/>
              <w:bottom w:val="single" w:sz="4" w:space="0" w:color="auto"/>
              <w:right w:val="single" w:sz="4" w:space="0" w:color="auto"/>
            </w:tcBorders>
            <w:hideMark/>
          </w:tcPr>
          <w:p w14:paraId="63228A5A" w14:textId="77777777" w:rsidR="002E12EE" w:rsidRPr="00A13962" w:rsidRDefault="002E12EE" w:rsidP="00E158B6">
            <w:pPr>
              <w:jc w:val="left"/>
              <w:textAlignment w:val="baseline"/>
              <w:rPr>
                <w:kern w:val="0"/>
                <w:lang w:val="fr-FR"/>
              </w:rPr>
            </w:pPr>
            <w:r w:rsidRPr="00A13962">
              <w:rPr>
                <w:kern w:val="0"/>
                <w:lang w:val="fr-FR"/>
              </w:rPr>
              <w:t>E_OK</w:t>
            </w:r>
          </w:p>
          <w:p w14:paraId="3F227BC2" w14:textId="77777777" w:rsidR="002E12EE" w:rsidRPr="00A13962" w:rsidRDefault="002E12EE" w:rsidP="00E158B6">
            <w:r w:rsidRPr="00A13962">
              <w:rPr>
                <w:kern w:val="0"/>
                <w:lang w:val="fr-FR"/>
              </w:rPr>
              <w:t>E_NOT_OK</w:t>
            </w:r>
          </w:p>
        </w:tc>
      </w:tr>
      <w:tr w:rsidR="006E4EC7" w:rsidRPr="00A13962" w14:paraId="21770548" w14:textId="77777777" w:rsidTr="006E4EC7">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7BED1EBC" w14:textId="77777777" w:rsidR="002E12EE" w:rsidRPr="00A13962" w:rsidRDefault="002E12EE" w:rsidP="00E158B6">
            <w:pPr>
              <w:jc w:val="left"/>
              <w:rPr>
                <w:b/>
                <w:bCs/>
                <w:szCs w:val="20"/>
              </w:rPr>
            </w:pPr>
            <w:r w:rsidRPr="00A13962">
              <w:rPr>
                <w:b/>
                <w:bCs/>
                <w:szCs w:val="20"/>
              </w:rPr>
              <w:lastRenderedPageBreak/>
              <w:t>Description</w:t>
            </w:r>
          </w:p>
        </w:tc>
        <w:tc>
          <w:tcPr>
            <w:tcW w:w="3670" w:type="pct"/>
            <w:gridSpan w:val="4"/>
            <w:tcBorders>
              <w:top w:val="single" w:sz="4" w:space="0" w:color="auto"/>
              <w:left w:val="single" w:sz="4" w:space="0" w:color="auto"/>
              <w:bottom w:val="single" w:sz="4" w:space="0" w:color="auto"/>
              <w:right w:val="single" w:sz="4" w:space="0" w:color="auto"/>
            </w:tcBorders>
          </w:tcPr>
          <w:p w14:paraId="52C116FE" w14:textId="77777777" w:rsidR="002E12EE" w:rsidRPr="00A13962" w:rsidRDefault="002E12EE" w:rsidP="00E158B6">
            <w:pPr>
              <w:pStyle w:val="ReqText0"/>
              <w:rPr>
                <w:kern w:val="2"/>
                <w:szCs w:val="20"/>
                <w:lang w:val="en-US" w:eastAsia="ja-JP"/>
              </w:rPr>
            </w:pPr>
            <w:r w:rsidRPr="00A13962">
              <w:rPr>
                <w:kern w:val="2"/>
                <w:szCs w:val="20"/>
                <w:lang w:val="en-US" w:eastAsia="ja-JP"/>
              </w:rPr>
              <w:t xml:space="preserve">Matching process between </w:t>
            </w:r>
            <w:r>
              <w:rPr>
                <w:kern w:val="2"/>
                <w:szCs w:val="20"/>
                <w:lang w:val="en-US" w:eastAsia="ja-JP"/>
              </w:rPr>
              <w:t>CAN</w:t>
            </w:r>
            <w:r w:rsidRPr="00A13962">
              <w:rPr>
                <w:kern w:val="2"/>
                <w:szCs w:val="20"/>
                <w:lang w:val="en-US" w:eastAsia="ja-JP"/>
              </w:rPr>
              <w:t xml:space="preserve"> frames</w:t>
            </w:r>
            <w:r>
              <w:rPr>
                <w:kern w:val="2"/>
                <w:szCs w:val="20"/>
                <w:lang w:val="en-US" w:eastAsia="ja-JP"/>
              </w:rPr>
              <w:t xml:space="preserve"> </w:t>
            </w:r>
            <w:r w:rsidRPr="00A13962">
              <w:rPr>
                <w:kern w:val="2"/>
                <w:szCs w:val="20"/>
                <w:lang w:val="en-US" w:eastAsia="ja-JP"/>
              </w:rPr>
              <w:t xml:space="preserve">and Ethernet </w:t>
            </w:r>
            <w:r>
              <w:rPr>
                <w:kern w:val="2"/>
                <w:szCs w:val="20"/>
                <w:lang w:val="en-US" w:eastAsia="ja-JP"/>
              </w:rPr>
              <w:t xml:space="preserve">to CAN Main </w:t>
            </w:r>
            <w:r w:rsidRPr="00A13962">
              <w:rPr>
                <w:kern w:val="2"/>
                <w:szCs w:val="20"/>
                <w:lang w:val="en-US" w:eastAsia="ja-JP"/>
              </w:rPr>
              <w:t>Routing Table is performed.</w:t>
            </w:r>
          </w:p>
          <w:p w14:paraId="5548A8E5" w14:textId="77777777" w:rsidR="002E12EE" w:rsidRPr="00A13962" w:rsidRDefault="002E12EE" w:rsidP="00E158B6">
            <w:pPr>
              <w:pStyle w:val="ReqText0"/>
              <w:rPr>
                <w:szCs w:val="20"/>
                <w:lang w:val="en-US"/>
              </w:rPr>
            </w:pPr>
          </w:p>
          <w:p w14:paraId="1F447F00" w14:textId="3218B6B8" w:rsidR="002E12EE" w:rsidRPr="00A13962" w:rsidRDefault="002E12EE" w:rsidP="00446164">
            <w:pPr>
              <w:pStyle w:val="ReqText0"/>
              <w:rPr>
                <w:szCs w:val="20"/>
                <w:lang w:val="en-US"/>
              </w:rPr>
            </w:pPr>
            <w:r w:rsidRPr="00A13962">
              <w:rPr>
                <w:kern w:val="2"/>
                <w:szCs w:val="20"/>
                <w:lang w:val="en-US" w:eastAsia="ja-JP"/>
              </w:rPr>
              <w:t xml:space="preserve">Perform the binary searching for the number of Ethernet </w:t>
            </w:r>
            <w:r>
              <w:rPr>
                <w:kern w:val="2"/>
                <w:szCs w:val="20"/>
                <w:lang w:val="en-US" w:eastAsia="ja-JP"/>
              </w:rPr>
              <w:t xml:space="preserve">to CAN Main </w:t>
            </w:r>
            <w:r w:rsidRPr="00A13962">
              <w:rPr>
                <w:kern w:val="2"/>
                <w:szCs w:val="20"/>
                <w:lang w:val="en-US" w:eastAsia="ja-JP"/>
              </w:rPr>
              <w:t>Routing Table</w:t>
            </w:r>
            <w:r>
              <w:rPr>
                <w:kern w:val="2"/>
                <w:szCs w:val="20"/>
                <w:lang w:val="en-US" w:eastAsia="ja-JP"/>
              </w:rPr>
              <w:t xml:space="preserve"> </w:t>
            </w:r>
            <w:r w:rsidRPr="00A13962">
              <w:rPr>
                <w:kern w:val="2"/>
                <w:szCs w:val="20"/>
                <w:lang w:val="en-US" w:eastAsia="ja-JP"/>
              </w:rPr>
              <w:t>(</w:t>
            </w:r>
            <w:r w:rsidRPr="00C32D56">
              <w:rPr>
                <w:szCs w:val="20"/>
              </w:rPr>
              <w:t>ProtoConv_</w:t>
            </w:r>
            <w:r w:rsidRPr="0018455D">
              <w:rPr>
                <w:szCs w:val="20"/>
                <w:lang w:val="en-US"/>
              </w:rPr>
              <w:t>GulEthtoCanMainTblNum</w:t>
            </w:r>
            <w:r w:rsidRPr="00A13962">
              <w:rPr>
                <w:kern w:val="2"/>
                <w:szCs w:val="20"/>
                <w:lang w:val="en-US" w:eastAsia="ja-JP"/>
              </w:rPr>
              <w:t>).</w:t>
            </w:r>
          </w:p>
          <w:p w14:paraId="21C8F400" w14:textId="77777777" w:rsidR="002E12EE" w:rsidRPr="00A13962" w:rsidRDefault="002E12EE" w:rsidP="00E158B6">
            <w:pPr>
              <w:pStyle w:val="ReqText0"/>
              <w:tabs>
                <w:tab w:val="left" w:pos="1320"/>
              </w:tabs>
              <w:ind w:leftChars="-9" w:left="-18"/>
              <w:rPr>
                <w:szCs w:val="20"/>
              </w:rPr>
            </w:pPr>
            <w:r>
              <w:rPr>
                <w:szCs w:val="20"/>
              </w:rPr>
              <w:tab/>
            </w:r>
          </w:p>
          <w:p w14:paraId="3545650A" w14:textId="77777777" w:rsidR="002E12EE" w:rsidRPr="00A13962" w:rsidRDefault="002E12EE" w:rsidP="00E158B6">
            <w:pPr>
              <w:pStyle w:val="ReqText0"/>
              <w:ind w:leftChars="-9" w:left="-18"/>
              <w:rPr>
                <w:szCs w:val="20"/>
                <w:lang w:val="en-US"/>
              </w:rPr>
            </w:pPr>
            <w:r w:rsidRPr="00A13962">
              <w:rPr>
                <w:szCs w:val="20"/>
                <w:lang w:val="en-US"/>
              </w:rPr>
              <w:t xml:space="preserve">If the </w:t>
            </w:r>
            <w:r w:rsidRPr="00A13962">
              <w:rPr>
                <w:szCs w:val="20"/>
              </w:rPr>
              <w:t>entry</w:t>
            </w:r>
            <w:r>
              <w:rPr>
                <w:szCs w:val="20"/>
              </w:rPr>
              <w:t xml:space="preserve"> CAN</w:t>
            </w:r>
            <w:r w:rsidRPr="00A13962">
              <w:rPr>
                <w:szCs w:val="20"/>
              </w:rPr>
              <w:t xml:space="preserve"> ID is found, p</w:t>
            </w:r>
            <w:r w:rsidRPr="00A13962">
              <w:rPr>
                <w:kern w:val="2"/>
                <w:szCs w:val="20"/>
                <w:lang w:val="en-US" w:eastAsia="ja-JP"/>
              </w:rPr>
              <w:t>erform the following process.</w:t>
            </w:r>
          </w:p>
          <w:p w14:paraId="4241FD96" w14:textId="62D2A93E" w:rsidR="002E12EE" w:rsidRPr="00A13962" w:rsidRDefault="002E12EE" w:rsidP="00DE59DE">
            <w:pPr>
              <w:pStyle w:val="ReqText0"/>
              <w:numPr>
                <w:ilvl w:val="0"/>
                <w:numId w:val="31"/>
              </w:numPr>
              <w:rPr>
                <w:szCs w:val="20"/>
                <w:lang w:val="en-US"/>
              </w:rPr>
            </w:pPr>
            <w:r w:rsidRPr="00A13962">
              <w:rPr>
                <w:szCs w:val="20"/>
              </w:rPr>
              <w:t xml:space="preserve">Save the Ethernet </w:t>
            </w:r>
            <w:r>
              <w:rPr>
                <w:szCs w:val="20"/>
              </w:rPr>
              <w:t xml:space="preserve">to CAN </w:t>
            </w:r>
            <w:r w:rsidRPr="00A13962">
              <w:rPr>
                <w:szCs w:val="20"/>
              </w:rPr>
              <w:t>Sub Routing Table at the found index</w:t>
            </w:r>
          </w:p>
          <w:p w14:paraId="1643FF81" w14:textId="77777777" w:rsidR="00446164" w:rsidRDefault="002E12EE" w:rsidP="00DE59DE">
            <w:pPr>
              <w:pStyle w:val="ReqText0"/>
              <w:numPr>
                <w:ilvl w:val="0"/>
                <w:numId w:val="31"/>
              </w:numPr>
              <w:rPr>
                <w:szCs w:val="20"/>
              </w:rPr>
            </w:pPr>
            <w:r w:rsidRPr="00A13962">
              <w:rPr>
                <w:szCs w:val="20"/>
                <w:lang w:val="en-US"/>
              </w:rPr>
              <w:t xml:space="preserve">Calculate the index to </w:t>
            </w:r>
            <w:r w:rsidRPr="00A13962">
              <w:rPr>
                <w:szCs w:val="20"/>
              </w:rPr>
              <w:t>Ethernet</w:t>
            </w:r>
            <w:r w:rsidRPr="00A13962">
              <w:rPr>
                <w:szCs w:val="20"/>
                <w:lang w:val="en-US"/>
              </w:rPr>
              <w:t xml:space="preserve"> </w:t>
            </w:r>
            <w:r>
              <w:rPr>
                <w:szCs w:val="20"/>
                <w:lang w:val="en-US"/>
              </w:rPr>
              <w:t>to CAN</w:t>
            </w:r>
            <w:r w:rsidRPr="00A13962">
              <w:rPr>
                <w:szCs w:val="20"/>
              </w:rPr>
              <w:t xml:space="preserve"> Sub Routing Table</w:t>
            </w:r>
          </w:p>
          <w:p w14:paraId="501B1529" w14:textId="48C1A842" w:rsidR="00446164" w:rsidRPr="00446164" w:rsidRDefault="002E12EE" w:rsidP="00DE59DE">
            <w:pPr>
              <w:pStyle w:val="ReqText0"/>
              <w:numPr>
                <w:ilvl w:val="0"/>
                <w:numId w:val="31"/>
              </w:numPr>
              <w:rPr>
                <w:szCs w:val="20"/>
              </w:rPr>
            </w:pPr>
            <w:r w:rsidRPr="00A13962">
              <w:rPr>
                <w:szCs w:val="20"/>
                <w:lang w:val="en-US"/>
              </w:rPr>
              <w:t>Calculate the index to Ethernet</w:t>
            </w:r>
            <w:r>
              <w:rPr>
                <w:szCs w:val="20"/>
                <w:lang w:val="en-US"/>
              </w:rPr>
              <w:t xml:space="preserve"> to CAN </w:t>
            </w:r>
            <w:r w:rsidRPr="00A13962">
              <w:rPr>
                <w:szCs w:val="20"/>
                <w:lang w:val="en-US"/>
              </w:rPr>
              <w:t>Destination Routing table</w:t>
            </w:r>
          </w:p>
          <w:p w14:paraId="7B0093B2" w14:textId="176FEBFD" w:rsidR="002E12EE" w:rsidRPr="00446164" w:rsidRDefault="002E12EE" w:rsidP="00DE59DE">
            <w:pPr>
              <w:pStyle w:val="ReqText0"/>
              <w:numPr>
                <w:ilvl w:val="0"/>
                <w:numId w:val="31"/>
              </w:numPr>
              <w:rPr>
                <w:szCs w:val="20"/>
                <w:lang w:val="en-US"/>
              </w:rPr>
            </w:pPr>
            <w:r w:rsidRPr="00446164">
              <w:rPr>
                <w:szCs w:val="20"/>
                <w:lang w:val="en-US"/>
              </w:rPr>
              <w:t xml:space="preserve">Save the destination Bus ID stored in Ethernet to CAN Destination Routing table at the calculated index to </w:t>
            </w:r>
            <w:r w:rsidRPr="00446164">
              <w:rPr>
                <w:szCs w:val="20"/>
              </w:rPr>
              <w:t>*pDestBusIdx</w:t>
            </w:r>
          </w:p>
          <w:p w14:paraId="60F28803" w14:textId="6C6AE361" w:rsidR="002E12EE" w:rsidRDefault="002E12EE" w:rsidP="00DE59DE">
            <w:pPr>
              <w:pStyle w:val="ReqText0"/>
              <w:numPr>
                <w:ilvl w:val="0"/>
                <w:numId w:val="31"/>
              </w:numPr>
            </w:pPr>
            <w:r w:rsidRPr="00446164">
              <w:rPr>
                <w:szCs w:val="20"/>
                <w:lang w:val="en-US"/>
              </w:rPr>
              <w:t xml:space="preserve">Save the </w:t>
            </w:r>
            <w:r w:rsidRPr="00446164">
              <w:rPr>
                <w:szCs w:val="20"/>
              </w:rPr>
              <w:t xml:space="preserve">Additional Information </w:t>
            </w:r>
            <w:r w:rsidRPr="00446164">
              <w:rPr>
                <w:szCs w:val="20"/>
                <w:lang w:val="en-US"/>
              </w:rPr>
              <w:t xml:space="preserve">stored in Ethernet to CAN Destination Routing table at the calculated index to </w:t>
            </w:r>
            <w:r w:rsidRPr="00446164">
              <w:rPr>
                <w:szCs w:val="20"/>
              </w:rPr>
              <w:t>*</w:t>
            </w:r>
            <w:r w:rsidRPr="00446164">
              <w:rPr>
                <w:szCs w:val="20"/>
                <w:lang w:val="en-US"/>
              </w:rPr>
              <w:t>pAddInfo</w:t>
            </w:r>
          </w:p>
          <w:p w14:paraId="5358BB39" w14:textId="77777777" w:rsidR="002E12EE" w:rsidRPr="00446164" w:rsidRDefault="002E12EE" w:rsidP="00E158B6">
            <w:pPr>
              <w:pStyle w:val="ReqText0"/>
            </w:pPr>
            <w:r w:rsidRPr="00446164">
              <w:t>Otherwise, do nothing.</w:t>
            </w:r>
          </w:p>
          <w:p w14:paraId="0E135546" w14:textId="77777777" w:rsidR="002E12EE" w:rsidRPr="00A13962" w:rsidRDefault="002E12EE" w:rsidP="00E158B6">
            <w:pPr>
              <w:pStyle w:val="ReqText0"/>
            </w:pPr>
          </w:p>
          <w:p w14:paraId="16BB108F" w14:textId="77777777" w:rsidR="002E12EE" w:rsidRPr="00A13962" w:rsidRDefault="002E12EE" w:rsidP="00E158B6">
            <w:pPr>
              <w:pStyle w:val="ReqText0"/>
              <w:rPr>
                <w:kern w:val="2"/>
                <w:szCs w:val="20"/>
                <w:lang w:eastAsia="ja-JP"/>
              </w:rPr>
            </w:pPr>
            <w:r w:rsidRPr="00A13962">
              <w:rPr>
                <w:szCs w:val="20"/>
                <w:lang w:eastAsia="ja-JP"/>
              </w:rPr>
              <w:t>If the process ends normally, E_OK is returned.</w:t>
            </w:r>
          </w:p>
        </w:tc>
      </w:tr>
      <w:tr w:rsidR="006E4EC7" w:rsidRPr="00A13962" w14:paraId="6CF3209C" w14:textId="77777777" w:rsidTr="006E4EC7">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6E1271FF" w14:textId="77777777" w:rsidR="002E12EE" w:rsidRPr="00A13962" w:rsidRDefault="002E12EE" w:rsidP="00E158B6">
            <w:pPr>
              <w:jc w:val="left"/>
              <w:rPr>
                <w:b/>
                <w:bCs/>
                <w:szCs w:val="20"/>
              </w:rPr>
            </w:pPr>
            <w:r w:rsidRPr="00A13962">
              <w:rPr>
                <w:b/>
                <w:bCs/>
                <w:szCs w:val="20"/>
              </w:rPr>
              <w:t>Preconditions</w:t>
            </w:r>
          </w:p>
        </w:tc>
        <w:tc>
          <w:tcPr>
            <w:tcW w:w="3670" w:type="pct"/>
            <w:gridSpan w:val="4"/>
            <w:tcBorders>
              <w:top w:val="single" w:sz="4" w:space="0" w:color="auto"/>
              <w:left w:val="single" w:sz="4" w:space="0" w:color="auto"/>
              <w:bottom w:val="single" w:sz="4" w:space="0" w:color="auto"/>
              <w:right w:val="single" w:sz="4" w:space="0" w:color="auto"/>
            </w:tcBorders>
            <w:hideMark/>
          </w:tcPr>
          <w:p w14:paraId="54AC317B" w14:textId="77777777" w:rsidR="002E12EE" w:rsidRPr="00A13962" w:rsidRDefault="002E12EE" w:rsidP="00E158B6">
            <w:pPr>
              <w:jc w:val="left"/>
              <w:rPr>
                <w:szCs w:val="20"/>
              </w:rPr>
            </w:pPr>
            <w:r w:rsidRPr="00A13962">
              <w:rPr>
                <w:szCs w:val="20"/>
              </w:rPr>
              <w:t>N/A</w:t>
            </w:r>
          </w:p>
        </w:tc>
      </w:tr>
      <w:tr w:rsidR="006E4EC7" w:rsidRPr="00A13962" w14:paraId="7CEBC7ED" w14:textId="77777777" w:rsidTr="006E4EC7">
        <w:tc>
          <w:tcPr>
            <w:tcW w:w="1330" w:type="pct"/>
            <w:tcBorders>
              <w:top w:val="single" w:sz="4" w:space="0" w:color="auto"/>
              <w:left w:val="single" w:sz="4" w:space="0" w:color="auto"/>
              <w:bottom w:val="single" w:sz="4" w:space="0" w:color="auto"/>
              <w:right w:val="single" w:sz="4" w:space="0" w:color="auto"/>
            </w:tcBorders>
            <w:shd w:val="clear" w:color="auto" w:fill="D9D9D9"/>
            <w:hideMark/>
          </w:tcPr>
          <w:p w14:paraId="4636F436" w14:textId="77777777" w:rsidR="002E12EE" w:rsidRPr="00A13962" w:rsidRDefault="002E12EE" w:rsidP="00E158B6">
            <w:pPr>
              <w:jc w:val="left"/>
              <w:rPr>
                <w:b/>
                <w:bCs/>
                <w:szCs w:val="20"/>
              </w:rPr>
            </w:pPr>
            <w:r w:rsidRPr="00A13962">
              <w:rPr>
                <w:b/>
                <w:bCs/>
                <w:szCs w:val="20"/>
              </w:rPr>
              <w:t>Remarks</w:t>
            </w:r>
          </w:p>
        </w:tc>
        <w:tc>
          <w:tcPr>
            <w:tcW w:w="3670" w:type="pct"/>
            <w:gridSpan w:val="4"/>
            <w:tcBorders>
              <w:top w:val="single" w:sz="4" w:space="0" w:color="auto"/>
              <w:left w:val="single" w:sz="4" w:space="0" w:color="auto"/>
              <w:bottom w:val="single" w:sz="4" w:space="0" w:color="auto"/>
              <w:right w:val="single" w:sz="4" w:space="0" w:color="auto"/>
            </w:tcBorders>
            <w:hideMark/>
          </w:tcPr>
          <w:p w14:paraId="4700989E" w14:textId="69C440D3" w:rsidR="002E12EE" w:rsidRPr="00A13962" w:rsidRDefault="00446164" w:rsidP="00E158B6">
            <w:pPr>
              <w:ind w:left="400" w:hangingChars="200" w:hanging="400"/>
              <w:jc w:val="left"/>
              <w:rPr>
                <w:szCs w:val="20"/>
              </w:rPr>
            </w:pPr>
            <w:r>
              <w:rPr>
                <w:szCs w:val="20"/>
              </w:rPr>
              <w:t>N/A</w:t>
            </w:r>
          </w:p>
        </w:tc>
      </w:tr>
      <w:tr w:rsidR="00085D85" w:rsidRPr="00A13962" w14:paraId="124E44F5" w14:textId="77777777" w:rsidTr="00085D85">
        <w:tc>
          <w:tcPr>
            <w:tcW w:w="1330" w:type="pct"/>
            <w:tcBorders>
              <w:top w:val="single" w:sz="4" w:space="0" w:color="auto"/>
              <w:left w:val="single" w:sz="4" w:space="0" w:color="auto"/>
              <w:bottom w:val="single" w:sz="4" w:space="0" w:color="auto"/>
              <w:right w:val="single" w:sz="4" w:space="0" w:color="auto"/>
            </w:tcBorders>
            <w:shd w:val="clear" w:color="auto" w:fill="D9D9D9"/>
          </w:tcPr>
          <w:p w14:paraId="7C61C9D4" w14:textId="77777777" w:rsidR="00085D85" w:rsidRPr="00A13962" w:rsidRDefault="00085D85" w:rsidP="00E158B6">
            <w:pPr>
              <w:jc w:val="left"/>
              <w:rPr>
                <w:b/>
                <w:bCs/>
                <w:szCs w:val="20"/>
              </w:rPr>
            </w:pPr>
            <w:r w:rsidRPr="00A13962">
              <w:rPr>
                <w:b/>
                <w:bCs/>
                <w:kern w:val="0"/>
                <w:szCs w:val="20"/>
              </w:rPr>
              <w:t>DET/DEM Errors Handled</w:t>
            </w:r>
          </w:p>
        </w:tc>
        <w:tc>
          <w:tcPr>
            <w:tcW w:w="3670" w:type="pct"/>
            <w:gridSpan w:val="4"/>
            <w:tcBorders>
              <w:top w:val="single" w:sz="4" w:space="0" w:color="auto"/>
              <w:left w:val="single" w:sz="4" w:space="0" w:color="auto"/>
              <w:bottom w:val="single" w:sz="4" w:space="0" w:color="auto"/>
              <w:right w:val="single" w:sz="4" w:space="0" w:color="auto"/>
            </w:tcBorders>
          </w:tcPr>
          <w:p w14:paraId="6E10B720" w14:textId="28A834C5" w:rsidR="00085D85" w:rsidRPr="00A13962" w:rsidRDefault="00085D85" w:rsidP="00E158B6">
            <w:pPr>
              <w:jc w:val="left"/>
              <w:rPr>
                <w:szCs w:val="20"/>
              </w:rPr>
            </w:pPr>
            <w:r>
              <w:rPr>
                <w:color w:val="000000"/>
                <w:szCs w:val="20"/>
              </w:rPr>
              <w:t>N/A</w:t>
            </w:r>
          </w:p>
        </w:tc>
      </w:tr>
    </w:tbl>
    <w:p w14:paraId="6F31D927" w14:textId="7250C7B4" w:rsidR="00E80E9A" w:rsidRDefault="00E80E9A" w:rsidP="00E80E9A">
      <w:pPr>
        <w:pStyle w:val="RefIDs"/>
      </w:pPr>
      <w:r w:rsidRPr="00C20FCB">
        <w:t xml:space="preserve">[Covers: </w:t>
      </w:r>
      <w:r w:rsidRPr="00992417">
        <w:t>req-8552172-00905318</w:t>
      </w:r>
      <w:r w:rsidRPr="00C20FCB">
        <w:t>]</w:t>
      </w:r>
    </w:p>
    <w:p w14:paraId="3C4E0A70" w14:textId="7E064CB4" w:rsidR="00E80E9A" w:rsidRDefault="00E80E9A" w:rsidP="007C083B">
      <w:pPr>
        <w:pStyle w:val="RefIDs"/>
        <w:rPr>
          <w:lang w:eastAsia="en-US"/>
        </w:rPr>
      </w:pPr>
      <w:r w:rsidRPr="00C20FCB">
        <w:t xml:space="preserve">[Covers: </w:t>
      </w:r>
      <w:r w:rsidRPr="00992417">
        <w:t>req-8552172-009053</w:t>
      </w:r>
      <w:r>
        <w:t>21</w:t>
      </w:r>
      <w:r w:rsidRPr="00C20FCB">
        <w:t>]</w:t>
      </w:r>
    </w:p>
    <w:p w14:paraId="44150932" w14:textId="2A03B91A" w:rsidR="00E80E9A" w:rsidRDefault="00E80E9A" w:rsidP="00E80E9A">
      <w:pPr>
        <w:pStyle w:val="RefIDs"/>
        <w:rPr>
          <w:lang w:eastAsia="en-US"/>
        </w:rPr>
      </w:pPr>
      <w:r w:rsidRPr="00696D29">
        <w:rPr>
          <w:lang w:eastAsia="en-US"/>
        </w:rPr>
        <w:t xml:space="preserve">[Covers: </w:t>
      </w:r>
      <w:r>
        <w:rPr>
          <w:lang w:eastAsia="en-US"/>
        </w:rPr>
        <w:t>req-8552172-00903613</w:t>
      </w:r>
      <w:r w:rsidRPr="00696D29">
        <w:rPr>
          <w:lang w:eastAsia="en-US"/>
        </w:rPr>
        <w:t>]</w:t>
      </w:r>
    </w:p>
    <w:p w14:paraId="760E8E17" w14:textId="77777777" w:rsidR="00E80E9A" w:rsidRDefault="00E80E9A" w:rsidP="00E80E9A">
      <w:pPr>
        <w:pStyle w:val="RefIDs"/>
        <w:rPr>
          <w:lang w:eastAsia="en-US"/>
        </w:rPr>
      </w:pPr>
      <w:r w:rsidRPr="00696D29">
        <w:rPr>
          <w:lang w:eastAsia="en-US"/>
        </w:rPr>
        <w:t xml:space="preserve">[Covers: </w:t>
      </w:r>
      <w:r>
        <w:rPr>
          <w:lang w:eastAsia="en-US"/>
        </w:rPr>
        <w:t>req-8552172-00904663</w:t>
      </w:r>
      <w:r w:rsidRPr="00696D29">
        <w:rPr>
          <w:lang w:eastAsia="en-US"/>
        </w:rPr>
        <w:t>]</w:t>
      </w:r>
    </w:p>
    <w:p w14:paraId="4437C8A5" w14:textId="034F9E2E" w:rsidR="00E80E9A" w:rsidRPr="00C6014F" w:rsidRDefault="00E80E9A" w:rsidP="007C083B">
      <w:pPr>
        <w:pStyle w:val="RefIDs"/>
        <w:rPr>
          <w:lang w:eastAsia="en-US"/>
        </w:rPr>
      </w:pPr>
      <w:r w:rsidRPr="00696D29">
        <w:rPr>
          <w:lang w:eastAsia="en-US"/>
        </w:rPr>
        <w:t xml:space="preserve">[Covers: </w:t>
      </w:r>
      <w:r>
        <w:rPr>
          <w:lang w:eastAsia="en-US"/>
        </w:rPr>
        <w:t>req-8552172-00904662</w:t>
      </w:r>
      <w:r w:rsidRPr="00696D29">
        <w:rPr>
          <w:lang w:eastAsia="en-US"/>
        </w:rPr>
        <w:t>]</w:t>
      </w:r>
    </w:p>
    <w:p w14:paraId="2B1927DA" w14:textId="77777777" w:rsidR="00E80E9A" w:rsidRPr="00C6014F" w:rsidRDefault="00E80E9A" w:rsidP="00E80E9A">
      <w:pPr>
        <w:pStyle w:val="RefIDs"/>
        <w:rPr>
          <w:lang w:eastAsia="en-US"/>
        </w:rPr>
      </w:pPr>
      <w:r w:rsidRPr="00C6014F">
        <w:rPr>
          <w:lang w:eastAsia="en-US"/>
        </w:rPr>
        <w:t xml:space="preserve">[Covers: </w:t>
      </w:r>
      <w:r>
        <w:rPr>
          <w:lang w:eastAsia="en-US"/>
        </w:rPr>
        <w:t>req-8552172-00904664]</w:t>
      </w:r>
    </w:p>
    <w:p w14:paraId="7F1A9BBA" w14:textId="77777777" w:rsidR="00E80E9A" w:rsidRPr="00C6014F" w:rsidRDefault="00E80E9A" w:rsidP="00E80E9A">
      <w:pPr>
        <w:pStyle w:val="RefIDs"/>
        <w:rPr>
          <w:lang w:eastAsia="en-US"/>
        </w:rPr>
      </w:pPr>
      <w:r w:rsidRPr="00C6014F">
        <w:rPr>
          <w:lang w:eastAsia="en-US"/>
        </w:rPr>
        <w:t xml:space="preserve">[Covers: </w:t>
      </w:r>
      <w:r>
        <w:rPr>
          <w:lang w:eastAsia="en-US"/>
        </w:rPr>
        <w:t>req-8552172-00904665]</w:t>
      </w:r>
    </w:p>
    <w:p w14:paraId="5D70DDBF" w14:textId="77777777" w:rsidR="007776E7" w:rsidRPr="002C15F8" w:rsidRDefault="00E80E9A" w:rsidP="007776E7">
      <w:pPr>
        <w:pStyle w:val="RefIDs"/>
        <w:rPr>
          <w:lang w:eastAsia="en-US"/>
        </w:rPr>
      </w:pPr>
      <w:r>
        <w:rPr>
          <w:lang w:eastAsia="en-US"/>
        </w:rPr>
        <w:t>[Covers: req-8552172-00904666</w:t>
      </w:r>
      <w:r w:rsidRPr="00C6014F">
        <w:rPr>
          <w:lang w:eastAsia="en-US"/>
        </w:rPr>
        <w:t>]</w:t>
      </w:r>
    </w:p>
    <w:p w14:paraId="4DF7C9B8"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36026FCF"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16883B7B" w14:textId="77777777" w:rsidR="007776E7" w:rsidRDefault="007776E7" w:rsidP="007776E7">
      <w:pPr>
        <w:pStyle w:val="RefIDs"/>
        <w:rPr>
          <w:lang w:eastAsia="en-US"/>
        </w:rPr>
      </w:pPr>
      <w:r>
        <w:rPr>
          <w:lang w:eastAsia="en-US"/>
        </w:rPr>
        <w:t>[Covers: req-8552172-00528003]</w:t>
      </w:r>
    </w:p>
    <w:p w14:paraId="035EAB03" w14:textId="77777777" w:rsidR="007776E7" w:rsidRDefault="007776E7" w:rsidP="007776E7">
      <w:pPr>
        <w:pStyle w:val="RefIDs"/>
        <w:rPr>
          <w:lang w:eastAsia="en-US"/>
        </w:rPr>
      </w:pPr>
      <w:r>
        <w:rPr>
          <w:lang w:eastAsia="en-US"/>
        </w:rPr>
        <w:t>[Covers: req-8552172-00528002]</w:t>
      </w:r>
    </w:p>
    <w:p w14:paraId="61D356F2" w14:textId="77777777" w:rsidR="007776E7" w:rsidRDefault="007776E7" w:rsidP="007776E7">
      <w:pPr>
        <w:pStyle w:val="RefIDs"/>
        <w:rPr>
          <w:lang w:eastAsia="en-US"/>
        </w:rPr>
      </w:pPr>
      <w:r>
        <w:rPr>
          <w:lang w:eastAsia="en-US"/>
        </w:rPr>
        <w:t>[Covers: req-8552172-00528006]</w:t>
      </w:r>
    </w:p>
    <w:p w14:paraId="03BB7F59" w14:textId="77777777" w:rsidR="007776E7" w:rsidRDefault="007776E7" w:rsidP="007776E7">
      <w:pPr>
        <w:pStyle w:val="RefIDs"/>
        <w:rPr>
          <w:lang w:eastAsia="en-US"/>
        </w:rPr>
      </w:pPr>
      <w:r>
        <w:rPr>
          <w:lang w:eastAsia="en-US"/>
        </w:rPr>
        <w:t xml:space="preserve">[Covers: </w:t>
      </w:r>
      <w:r w:rsidRPr="00C136B3">
        <w:t>req-8552172-00527993</w:t>
      </w:r>
      <w:r>
        <w:t>]</w:t>
      </w:r>
    </w:p>
    <w:p w14:paraId="4B112F5B" w14:textId="77777777" w:rsidR="007776E7" w:rsidRDefault="007776E7" w:rsidP="007776E7">
      <w:pPr>
        <w:pStyle w:val="RefIDs"/>
        <w:rPr>
          <w:lang w:eastAsia="en-US"/>
        </w:rPr>
      </w:pPr>
      <w:r>
        <w:rPr>
          <w:lang w:eastAsia="en-US"/>
        </w:rPr>
        <w:t>[Covers: req-8552172-00527980]</w:t>
      </w:r>
    </w:p>
    <w:p w14:paraId="3F345D59" w14:textId="23ED683A" w:rsidR="002E12EE" w:rsidRPr="00A13962" w:rsidRDefault="00D42794" w:rsidP="002E12EE">
      <w:pPr>
        <w:pStyle w:val="Heading4"/>
      </w:pPr>
      <w:bookmarkStart w:id="339" w:name="_Toc68247323"/>
      <w:bookmarkStart w:id="340" w:name="_Toc80598303"/>
      <w:bookmarkStart w:id="341" w:name="_Toc80889925"/>
      <w:bookmarkStart w:id="342" w:name="_Toc81475764"/>
      <w:bookmarkStart w:id="343" w:name="_Toc190712143"/>
      <w:r>
        <w:br w:type="column"/>
      </w:r>
      <w:r w:rsidR="002E12EE" w:rsidRPr="0069012C">
        <w:lastRenderedPageBreak/>
        <w:t>ProtoConv_</w:t>
      </w:r>
      <w:r w:rsidR="002E12EE" w:rsidRPr="00A13962">
        <w:t>UnpackCan</w:t>
      </w:r>
      <w:bookmarkEnd w:id="339"/>
      <w:bookmarkEnd w:id="340"/>
      <w:bookmarkEnd w:id="341"/>
      <w:bookmarkEnd w:id="342"/>
      <w:bookmarkEnd w:id="343"/>
    </w:p>
    <w:p w14:paraId="56EDF4E6" w14:textId="7ED82763"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_009]</w:t>
      </w:r>
    </w:p>
    <w:p w14:paraId="01D90608" w14:textId="046D4F31"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28</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UnpackCan</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618"/>
        <w:gridCol w:w="2989"/>
        <w:gridCol w:w="1083"/>
        <w:gridCol w:w="726"/>
        <w:gridCol w:w="36"/>
        <w:gridCol w:w="3579"/>
      </w:tblGrid>
      <w:tr w:rsidR="002E12EE" w:rsidRPr="00A13962" w14:paraId="398D9297" w14:textId="77777777" w:rsidTr="00A757D2">
        <w:trPr>
          <w:trHeight w:val="287"/>
        </w:trPr>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7DC918A6" w14:textId="77777777" w:rsidR="002E12EE" w:rsidRPr="00A13962" w:rsidRDefault="002E12EE" w:rsidP="00E158B6">
            <w:pPr>
              <w:jc w:val="left"/>
              <w:rPr>
                <w:szCs w:val="20"/>
              </w:rPr>
            </w:pPr>
            <w:r w:rsidRPr="00A13962">
              <w:rPr>
                <w:b/>
                <w:bCs/>
                <w:szCs w:val="20"/>
              </w:rPr>
              <w:t>Function Name</w:t>
            </w:r>
          </w:p>
        </w:tc>
        <w:tc>
          <w:tcPr>
            <w:tcW w:w="4194" w:type="pct"/>
            <w:gridSpan w:val="5"/>
            <w:tcBorders>
              <w:top w:val="single" w:sz="4" w:space="0" w:color="auto"/>
              <w:left w:val="single" w:sz="4" w:space="0" w:color="auto"/>
              <w:bottom w:val="single" w:sz="4" w:space="0" w:color="auto"/>
              <w:right w:val="single" w:sz="4" w:space="0" w:color="auto"/>
            </w:tcBorders>
            <w:hideMark/>
          </w:tcPr>
          <w:p w14:paraId="26C39DE8" w14:textId="77777777" w:rsidR="002E12EE" w:rsidRPr="00A13962" w:rsidRDefault="002E12EE" w:rsidP="00E158B6">
            <w:pPr>
              <w:jc w:val="left"/>
              <w:rPr>
                <w:szCs w:val="20"/>
              </w:rPr>
            </w:pPr>
            <w:r w:rsidRPr="00A13962">
              <w:rPr>
                <w:szCs w:val="20"/>
              </w:rPr>
              <w:t>UnpackCan</w:t>
            </w:r>
          </w:p>
        </w:tc>
      </w:tr>
      <w:tr w:rsidR="002E12EE" w:rsidRPr="00A13962" w14:paraId="24D8D457" w14:textId="77777777" w:rsidTr="00A757D2">
        <w:trPr>
          <w:trHeight w:val="287"/>
        </w:trPr>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073D855F"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490" w:type="pct"/>
            <w:tcBorders>
              <w:top w:val="single" w:sz="4" w:space="0" w:color="auto"/>
              <w:left w:val="single" w:sz="4" w:space="0" w:color="auto"/>
              <w:bottom w:val="single" w:sz="4" w:space="0" w:color="auto"/>
              <w:right w:val="single" w:sz="4" w:space="0" w:color="auto"/>
            </w:tcBorders>
            <w:hideMark/>
          </w:tcPr>
          <w:p w14:paraId="5E32512C"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40" w:type="pct"/>
            <w:tcBorders>
              <w:top w:val="single" w:sz="4" w:space="0" w:color="auto"/>
              <w:left w:val="single" w:sz="4" w:space="0" w:color="auto"/>
              <w:bottom w:val="single" w:sz="4" w:space="0" w:color="auto"/>
              <w:right w:val="single" w:sz="4" w:space="0" w:color="auto"/>
            </w:tcBorders>
            <w:shd w:val="pct20" w:color="auto" w:fill="auto"/>
            <w:hideMark/>
          </w:tcPr>
          <w:p w14:paraId="4B60DFA6"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5E70B4E6"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6ED77C9F" w14:textId="77777777" w:rsidTr="00A757D2">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2D56DFF4" w14:textId="77777777" w:rsidR="002E12EE" w:rsidRPr="00A13962" w:rsidRDefault="002E12EE" w:rsidP="00E158B6">
            <w:pPr>
              <w:jc w:val="left"/>
              <w:rPr>
                <w:b/>
                <w:bCs/>
                <w:szCs w:val="20"/>
              </w:rPr>
            </w:pPr>
            <w:r w:rsidRPr="00A13962">
              <w:rPr>
                <w:b/>
                <w:bCs/>
                <w:szCs w:val="20"/>
              </w:rPr>
              <w:t>Syntax</w:t>
            </w:r>
          </w:p>
        </w:tc>
        <w:tc>
          <w:tcPr>
            <w:tcW w:w="4194" w:type="pct"/>
            <w:gridSpan w:val="5"/>
            <w:tcBorders>
              <w:top w:val="single" w:sz="4" w:space="0" w:color="auto"/>
              <w:left w:val="single" w:sz="4" w:space="0" w:color="auto"/>
              <w:bottom w:val="single" w:sz="4" w:space="0" w:color="auto"/>
              <w:right w:val="single" w:sz="4" w:space="0" w:color="auto"/>
            </w:tcBorders>
            <w:hideMark/>
          </w:tcPr>
          <w:p w14:paraId="78DA5F04" w14:textId="77777777" w:rsidR="002E12EE" w:rsidRPr="005E5FD5" w:rsidRDefault="002E12EE" w:rsidP="00E158B6">
            <w:pPr>
              <w:jc w:val="left"/>
              <w:rPr>
                <w:szCs w:val="20"/>
              </w:rPr>
            </w:pPr>
            <w:r w:rsidRPr="005E5FD5">
              <w:rPr>
                <w:szCs w:val="20"/>
              </w:rPr>
              <w:t>Std_ReturnType ProtoConv_UnpackCan(const uint8 *pPayload, const uint32 ulPayloadLen, uint32 *pDataPosition, R_ProtoConv_CanFrameType *pCanFrame, ProtoConv_CanMsgInfoType *pCanMsgInfo, uint8 *pErrorStatus)</w:t>
            </w:r>
          </w:p>
          <w:p w14:paraId="6C7C1250" w14:textId="77777777" w:rsidR="002E12EE" w:rsidRPr="00A13962" w:rsidRDefault="002E12EE" w:rsidP="00E158B6">
            <w:pPr>
              <w:jc w:val="left"/>
              <w:rPr>
                <w:szCs w:val="20"/>
              </w:rPr>
            </w:pPr>
          </w:p>
        </w:tc>
      </w:tr>
      <w:tr w:rsidR="002E12EE" w:rsidRPr="00A13962" w14:paraId="2910CCE6" w14:textId="77777777" w:rsidTr="00A757D2">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5BD4DFD0" w14:textId="77777777" w:rsidR="002E12EE" w:rsidRPr="00A13962" w:rsidRDefault="002E12EE" w:rsidP="00E158B6">
            <w:pPr>
              <w:jc w:val="left"/>
              <w:rPr>
                <w:b/>
                <w:bCs/>
                <w:szCs w:val="20"/>
              </w:rPr>
            </w:pPr>
            <w:r w:rsidRPr="00A13962">
              <w:rPr>
                <w:b/>
                <w:bCs/>
                <w:szCs w:val="20"/>
              </w:rPr>
              <w:t>Sync/Async</w:t>
            </w:r>
          </w:p>
        </w:tc>
        <w:tc>
          <w:tcPr>
            <w:tcW w:w="4194" w:type="pct"/>
            <w:gridSpan w:val="5"/>
            <w:tcBorders>
              <w:top w:val="single" w:sz="4" w:space="0" w:color="auto"/>
              <w:left w:val="single" w:sz="4" w:space="0" w:color="auto"/>
              <w:bottom w:val="single" w:sz="4" w:space="0" w:color="auto"/>
              <w:right w:val="single" w:sz="4" w:space="0" w:color="auto"/>
            </w:tcBorders>
            <w:hideMark/>
          </w:tcPr>
          <w:p w14:paraId="109B18BD" w14:textId="77777777" w:rsidR="002E12EE" w:rsidRPr="00A13962" w:rsidRDefault="002E12EE" w:rsidP="00E158B6">
            <w:pPr>
              <w:jc w:val="left"/>
              <w:rPr>
                <w:szCs w:val="20"/>
              </w:rPr>
            </w:pPr>
            <w:r w:rsidRPr="00A13962">
              <w:rPr>
                <w:szCs w:val="20"/>
              </w:rPr>
              <w:t>Synchronous</w:t>
            </w:r>
          </w:p>
        </w:tc>
      </w:tr>
      <w:tr w:rsidR="002E12EE" w:rsidRPr="00A13962" w14:paraId="1C9F023B" w14:textId="77777777" w:rsidTr="00A757D2">
        <w:trPr>
          <w:trHeight w:val="170"/>
        </w:trPr>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04915CEA" w14:textId="77777777" w:rsidR="002E12EE" w:rsidRPr="00A13962" w:rsidRDefault="002E12EE" w:rsidP="00E158B6">
            <w:pPr>
              <w:jc w:val="left"/>
              <w:rPr>
                <w:b/>
                <w:bCs/>
                <w:szCs w:val="20"/>
              </w:rPr>
            </w:pPr>
            <w:r w:rsidRPr="00A13962">
              <w:rPr>
                <w:b/>
                <w:bCs/>
                <w:szCs w:val="20"/>
              </w:rPr>
              <w:t>Reentrancy</w:t>
            </w:r>
          </w:p>
        </w:tc>
        <w:tc>
          <w:tcPr>
            <w:tcW w:w="4194" w:type="pct"/>
            <w:gridSpan w:val="5"/>
            <w:tcBorders>
              <w:top w:val="single" w:sz="4" w:space="0" w:color="auto"/>
              <w:left w:val="single" w:sz="4" w:space="0" w:color="auto"/>
              <w:bottom w:val="single" w:sz="4" w:space="0" w:color="auto"/>
              <w:right w:val="single" w:sz="4" w:space="0" w:color="auto"/>
            </w:tcBorders>
            <w:hideMark/>
          </w:tcPr>
          <w:p w14:paraId="57A629D0"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2C18E818" w14:textId="77777777" w:rsidTr="00A757D2">
        <w:trPr>
          <w:trHeight w:val="170"/>
        </w:trPr>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1B2559F7" w14:textId="77777777" w:rsidR="002E12EE" w:rsidRPr="00A13962" w:rsidRDefault="002E12EE" w:rsidP="00E158B6">
            <w:pPr>
              <w:jc w:val="left"/>
              <w:rPr>
                <w:b/>
                <w:bCs/>
                <w:szCs w:val="20"/>
              </w:rPr>
            </w:pPr>
            <w:r w:rsidRPr="00A13962">
              <w:rPr>
                <w:b/>
                <w:bCs/>
                <w:szCs w:val="20"/>
              </w:rPr>
              <w:t>Interrupt State</w:t>
            </w:r>
          </w:p>
        </w:tc>
        <w:tc>
          <w:tcPr>
            <w:tcW w:w="4194" w:type="pct"/>
            <w:gridSpan w:val="5"/>
            <w:tcBorders>
              <w:top w:val="single" w:sz="4" w:space="0" w:color="auto"/>
              <w:left w:val="single" w:sz="4" w:space="0" w:color="auto"/>
              <w:bottom w:val="single" w:sz="4" w:space="0" w:color="auto"/>
              <w:right w:val="single" w:sz="4" w:space="0" w:color="auto"/>
            </w:tcBorders>
            <w:hideMark/>
          </w:tcPr>
          <w:p w14:paraId="02F92BFB"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6BB8FAFC"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28CA521"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78A7CD9C" w14:textId="77777777" w:rsidR="002E12EE" w:rsidRPr="00A13962" w:rsidRDefault="002E12EE" w:rsidP="00E158B6">
            <w:pPr>
              <w:jc w:val="left"/>
              <w:rPr>
                <w:szCs w:val="20"/>
              </w:rPr>
            </w:pPr>
            <w:r w:rsidRPr="00A13962">
              <w:rPr>
                <w:rFonts w:eastAsia="Meiryo UI"/>
                <w:szCs w:val="21"/>
              </w:rPr>
              <w:t>const uint8 *pPayLoad</w:t>
            </w:r>
          </w:p>
        </w:tc>
        <w:tc>
          <w:tcPr>
            <w:tcW w:w="2165" w:type="pct"/>
            <w:gridSpan w:val="3"/>
            <w:tcBorders>
              <w:top w:val="single" w:sz="4" w:space="0" w:color="auto"/>
              <w:left w:val="single" w:sz="4" w:space="0" w:color="auto"/>
              <w:bottom w:val="single" w:sz="4" w:space="0" w:color="auto"/>
              <w:right w:val="single" w:sz="4" w:space="0" w:color="auto"/>
            </w:tcBorders>
            <w:hideMark/>
          </w:tcPr>
          <w:p w14:paraId="5887C5B8"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26148BCB"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328178E7"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2C080A5D"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826076"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63BB5E11" w14:textId="77777777" w:rsidR="002E12EE" w:rsidRPr="00A13962" w:rsidRDefault="002E12EE" w:rsidP="00E158B6">
            <w:pPr>
              <w:rPr>
                <w:lang w:val="en-GB"/>
              </w:rPr>
            </w:pPr>
            <w:r w:rsidRPr="00A13962">
              <w:rPr>
                <w:lang w:val="en-GB"/>
              </w:rPr>
              <w:t>Not NULL_PTR</w:t>
            </w:r>
          </w:p>
        </w:tc>
      </w:tr>
      <w:tr w:rsidR="002E12EE" w:rsidRPr="00A13962" w14:paraId="4A137399"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D43A782"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277E3258" w14:textId="77777777" w:rsidR="002E12EE" w:rsidRPr="00A13962" w:rsidRDefault="002E12EE" w:rsidP="00E158B6">
            <w:pPr>
              <w:jc w:val="left"/>
              <w:rPr>
                <w:szCs w:val="20"/>
              </w:rPr>
            </w:pPr>
            <w:r w:rsidRPr="00A13962">
              <w:rPr>
                <w:rFonts w:eastAsia="Meiryo UI"/>
                <w:szCs w:val="21"/>
              </w:rPr>
              <w:t>const uint32 ulPayloadLen</w:t>
            </w:r>
          </w:p>
        </w:tc>
        <w:tc>
          <w:tcPr>
            <w:tcW w:w="2165" w:type="pct"/>
            <w:gridSpan w:val="3"/>
            <w:tcBorders>
              <w:top w:val="single" w:sz="4" w:space="0" w:color="auto"/>
              <w:left w:val="single" w:sz="4" w:space="0" w:color="auto"/>
              <w:bottom w:val="single" w:sz="4" w:space="0" w:color="auto"/>
              <w:right w:val="single" w:sz="4" w:space="0" w:color="auto"/>
            </w:tcBorders>
            <w:hideMark/>
          </w:tcPr>
          <w:p w14:paraId="2F5E2739"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6F0B2D82"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67468FC5"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19065495"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E78DB4"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2834075C"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013A5FF9"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1ADDD34F"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4B003393" w14:textId="77777777" w:rsidR="002E12EE" w:rsidRPr="00A13962" w:rsidRDefault="002E12EE" w:rsidP="00E158B6">
            <w:pPr>
              <w:jc w:val="left"/>
              <w:rPr>
                <w:szCs w:val="20"/>
              </w:rPr>
            </w:pPr>
            <w:r w:rsidRPr="00A13962">
              <w:rPr>
                <w:szCs w:val="20"/>
              </w:rPr>
              <w:t>uint32 *pDataPosition</w:t>
            </w:r>
          </w:p>
        </w:tc>
        <w:tc>
          <w:tcPr>
            <w:tcW w:w="2165" w:type="pct"/>
            <w:gridSpan w:val="3"/>
            <w:tcBorders>
              <w:top w:val="single" w:sz="4" w:space="0" w:color="auto"/>
              <w:left w:val="single" w:sz="4" w:space="0" w:color="auto"/>
              <w:bottom w:val="single" w:sz="4" w:space="0" w:color="auto"/>
              <w:right w:val="single" w:sz="4" w:space="0" w:color="auto"/>
            </w:tcBorders>
            <w:hideMark/>
          </w:tcPr>
          <w:p w14:paraId="61C758E1" w14:textId="77777777" w:rsidR="002E12EE" w:rsidRPr="00A13962" w:rsidRDefault="002E12EE" w:rsidP="00E158B6">
            <w:pPr>
              <w:jc w:val="left"/>
              <w:rPr>
                <w:szCs w:val="20"/>
                <w:lang w:val="en-GB"/>
              </w:rPr>
            </w:pPr>
            <w:r w:rsidRPr="00A13962">
              <w:rPr>
                <w:szCs w:val="20"/>
                <w:lang w:val="en-GB"/>
              </w:rPr>
              <w:t>(IN) Unpacking start position</w:t>
            </w:r>
          </w:p>
          <w:p w14:paraId="37A99EB5"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41FEAC9A"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37807B3F"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5704E4AC"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C5760B"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3F4E82DA" w14:textId="77777777" w:rsidR="002E12EE" w:rsidRPr="00A13962" w:rsidRDefault="002E12EE" w:rsidP="00E158B6">
            <w:pPr>
              <w:rPr>
                <w:lang w:val="en-GB"/>
              </w:rPr>
            </w:pPr>
            <w:r>
              <w:rPr>
                <w:lang w:val="en-GB"/>
              </w:rPr>
              <w:t>Not NULL_PTR</w:t>
            </w:r>
          </w:p>
        </w:tc>
      </w:tr>
      <w:tr w:rsidR="002E12EE" w:rsidRPr="00A13962" w14:paraId="5F3BEF6C"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2306DC1"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76EF6ED6" w14:textId="77777777" w:rsidR="002E12EE" w:rsidRPr="00A13962" w:rsidRDefault="002E12EE" w:rsidP="00E158B6">
            <w:pPr>
              <w:jc w:val="left"/>
              <w:rPr>
                <w:szCs w:val="20"/>
              </w:rPr>
            </w:pPr>
            <w:r w:rsidRPr="00A13962">
              <w:rPr>
                <w:szCs w:val="20"/>
              </w:rPr>
              <w:t>R_ProtoConv_CanFrameType *pCanFrame</w:t>
            </w:r>
          </w:p>
        </w:tc>
        <w:tc>
          <w:tcPr>
            <w:tcW w:w="2165" w:type="pct"/>
            <w:gridSpan w:val="3"/>
            <w:tcBorders>
              <w:top w:val="single" w:sz="4" w:space="0" w:color="auto"/>
              <w:left w:val="single" w:sz="4" w:space="0" w:color="auto"/>
              <w:bottom w:val="single" w:sz="4" w:space="0" w:color="auto"/>
              <w:right w:val="single" w:sz="4" w:space="0" w:color="auto"/>
            </w:tcBorders>
            <w:hideMark/>
          </w:tcPr>
          <w:p w14:paraId="5A7BECE5" w14:textId="77777777" w:rsidR="002E12EE" w:rsidRPr="00A13962" w:rsidRDefault="002E12EE" w:rsidP="00E158B6">
            <w:pPr>
              <w:jc w:val="left"/>
              <w:rPr>
                <w:szCs w:val="20"/>
                <w:lang w:val="en-GB"/>
              </w:rPr>
            </w:pPr>
            <w:r w:rsidRPr="00A13962">
              <w:rPr>
                <w:rFonts w:eastAsia="Meiryo UI"/>
                <w:szCs w:val="20"/>
                <w:lang w:val="en-GB"/>
              </w:rPr>
              <w:t>CAN frame taken out</w:t>
            </w:r>
          </w:p>
        </w:tc>
      </w:tr>
      <w:tr w:rsidR="002E12EE" w:rsidRPr="00A13962" w14:paraId="41A7FCEF"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195CE119"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1B342DE9"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D21578"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058E5D8F" w14:textId="77777777" w:rsidR="002E12EE" w:rsidRPr="00A13962" w:rsidRDefault="002E12EE" w:rsidP="00E158B6">
            <w:pPr>
              <w:rPr>
                <w:lang w:val="en-GB"/>
              </w:rPr>
            </w:pPr>
            <w:r>
              <w:rPr>
                <w:lang w:val="en-GB"/>
              </w:rPr>
              <w:t>Not NULL_PTR</w:t>
            </w:r>
          </w:p>
        </w:tc>
      </w:tr>
      <w:tr w:rsidR="002E12EE" w:rsidRPr="00A13962" w14:paraId="6B0C58D3"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49F2953"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49014073" w14:textId="77777777" w:rsidR="002E12EE" w:rsidRPr="00A13962" w:rsidRDefault="002E12EE" w:rsidP="00E158B6">
            <w:pPr>
              <w:jc w:val="left"/>
              <w:rPr>
                <w:szCs w:val="20"/>
              </w:rPr>
            </w:pPr>
            <w:r w:rsidRPr="009014E5">
              <w:rPr>
                <w:szCs w:val="20"/>
              </w:rPr>
              <w:t>ProtoConv_CanMsgInfoType *pCanMsgInfo</w:t>
            </w:r>
          </w:p>
        </w:tc>
        <w:tc>
          <w:tcPr>
            <w:tcW w:w="2165" w:type="pct"/>
            <w:gridSpan w:val="3"/>
            <w:tcBorders>
              <w:top w:val="single" w:sz="4" w:space="0" w:color="auto"/>
              <w:left w:val="single" w:sz="4" w:space="0" w:color="auto"/>
              <w:bottom w:val="single" w:sz="4" w:space="0" w:color="auto"/>
              <w:right w:val="single" w:sz="4" w:space="0" w:color="auto"/>
            </w:tcBorders>
            <w:hideMark/>
          </w:tcPr>
          <w:p w14:paraId="501259D0" w14:textId="77777777" w:rsidR="002E12EE" w:rsidRPr="00A13962" w:rsidRDefault="002E12EE" w:rsidP="00E158B6">
            <w:pPr>
              <w:jc w:val="left"/>
              <w:rPr>
                <w:szCs w:val="20"/>
                <w:lang w:val="en-GB"/>
              </w:rPr>
            </w:pPr>
            <w:r w:rsidRPr="00A13962">
              <w:rPr>
                <w:rFonts w:eastAsia="Meiryo UI"/>
                <w:szCs w:val="20"/>
                <w:lang w:val="en-GB"/>
              </w:rPr>
              <w:t xml:space="preserve">CAN </w:t>
            </w:r>
            <w:r>
              <w:rPr>
                <w:rFonts w:eastAsia="Meiryo UI"/>
                <w:szCs w:val="20"/>
                <w:lang w:val="en-GB"/>
              </w:rPr>
              <w:t>message information</w:t>
            </w:r>
            <w:r w:rsidRPr="00A13962">
              <w:rPr>
                <w:rFonts w:eastAsia="Meiryo UI"/>
                <w:szCs w:val="20"/>
                <w:lang w:val="en-GB"/>
              </w:rPr>
              <w:t xml:space="preserve"> taken out</w:t>
            </w:r>
          </w:p>
        </w:tc>
      </w:tr>
      <w:tr w:rsidR="002E12EE" w:rsidRPr="00A13962" w14:paraId="361A1D87"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53B895CE"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6B57E31D"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B0C33A"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093E4CEF" w14:textId="77777777" w:rsidR="002E12EE" w:rsidRPr="00A13962" w:rsidRDefault="002E12EE" w:rsidP="00E158B6">
            <w:pPr>
              <w:rPr>
                <w:lang w:val="en-GB"/>
              </w:rPr>
            </w:pPr>
            <w:r>
              <w:rPr>
                <w:lang w:val="en-GB"/>
              </w:rPr>
              <w:t>Not NULL_PTR</w:t>
            </w:r>
          </w:p>
        </w:tc>
      </w:tr>
      <w:tr w:rsidR="002E12EE" w:rsidRPr="00A13962" w14:paraId="418887E9" w14:textId="77777777" w:rsidTr="00A757D2">
        <w:tc>
          <w:tcPr>
            <w:tcW w:w="806"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22EBA06F"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2030" w:type="pct"/>
            <w:gridSpan w:val="2"/>
            <w:vMerge w:val="restart"/>
            <w:tcBorders>
              <w:top w:val="single" w:sz="4" w:space="0" w:color="auto"/>
              <w:left w:val="single" w:sz="4" w:space="0" w:color="auto"/>
              <w:bottom w:val="single" w:sz="4" w:space="0" w:color="auto"/>
              <w:right w:val="single" w:sz="4" w:space="0" w:color="auto"/>
            </w:tcBorders>
            <w:hideMark/>
          </w:tcPr>
          <w:p w14:paraId="44767460" w14:textId="77777777" w:rsidR="002E12EE" w:rsidRPr="00A13962" w:rsidRDefault="002E12EE" w:rsidP="00E158B6">
            <w:pPr>
              <w:jc w:val="left"/>
              <w:rPr>
                <w:szCs w:val="20"/>
              </w:rPr>
            </w:pPr>
            <w:r w:rsidRPr="009014E5">
              <w:rPr>
                <w:szCs w:val="20"/>
              </w:rPr>
              <w:t>uint8 *pErrorStatus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0F5B6D9B" w14:textId="77777777" w:rsidR="002E12EE" w:rsidRPr="00A13962" w:rsidRDefault="002E12EE" w:rsidP="00E158B6">
            <w:pPr>
              <w:jc w:val="left"/>
              <w:rPr>
                <w:szCs w:val="20"/>
                <w:lang w:val="en-GB"/>
              </w:rPr>
            </w:pPr>
            <w:r>
              <w:rPr>
                <w:szCs w:val="20"/>
                <w:lang w:val="en-GB"/>
              </w:rPr>
              <w:t>Error status taken out</w:t>
            </w:r>
          </w:p>
        </w:tc>
      </w:tr>
      <w:tr w:rsidR="002E12EE" w:rsidRPr="00A13962" w14:paraId="2F5844D6" w14:textId="77777777" w:rsidTr="00A757D2">
        <w:tc>
          <w:tcPr>
            <w:tcW w:w="806" w:type="pct"/>
            <w:vMerge/>
            <w:tcBorders>
              <w:top w:val="single" w:sz="4" w:space="0" w:color="auto"/>
              <w:left w:val="single" w:sz="4" w:space="0" w:color="auto"/>
              <w:bottom w:val="single" w:sz="4" w:space="0" w:color="auto"/>
              <w:right w:val="single" w:sz="4" w:space="0" w:color="auto"/>
            </w:tcBorders>
            <w:vAlign w:val="center"/>
            <w:hideMark/>
          </w:tcPr>
          <w:p w14:paraId="2DD2BCC1" w14:textId="77777777" w:rsidR="002E12EE" w:rsidRPr="00A13962" w:rsidRDefault="002E12EE" w:rsidP="00E158B6">
            <w:pPr>
              <w:jc w:val="left"/>
              <w:rPr>
                <w:rFonts w:eastAsia="Meiryo UI"/>
                <w:b/>
                <w:bCs/>
                <w:szCs w:val="20"/>
                <w:lang w:val="en-GB"/>
              </w:rPr>
            </w:pPr>
          </w:p>
        </w:tc>
        <w:tc>
          <w:tcPr>
            <w:tcW w:w="2030" w:type="pct"/>
            <w:gridSpan w:val="2"/>
            <w:vMerge/>
            <w:tcBorders>
              <w:top w:val="single" w:sz="4" w:space="0" w:color="auto"/>
              <w:left w:val="single" w:sz="4" w:space="0" w:color="auto"/>
              <w:bottom w:val="single" w:sz="4" w:space="0" w:color="auto"/>
              <w:right w:val="single" w:sz="4" w:space="0" w:color="auto"/>
            </w:tcBorders>
            <w:vAlign w:val="center"/>
            <w:hideMark/>
          </w:tcPr>
          <w:p w14:paraId="089FFA0E"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489890"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0811D656" w14:textId="77777777" w:rsidR="002E12EE" w:rsidRPr="00A13962" w:rsidRDefault="002E12EE" w:rsidP="00E158B6">
            <w:pPr>
              <w:rPr>
                <w:lang w:val="en-GB"/>
              </w:rPr>
            </w:pPr>
            <w:r>
              <w:rPr>
                <w:lang w:val="en-GB"/>
              </w:rPr>
              <w:t>Not NULL_PTR</w:t>
            </w:r>
          </w:p>
        </w:tc>
      </w:tr>
      <w:tr w:rsidR="002E12EE" w:rsidRPr="00A13962" w14:paraId="68BA1B41" w14:textId="77777777" w:rsidTr="00A757D2">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685583EE"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2030" w:type="pct"/>
            <w:gridSpan w:val="2"/>
            <w:tcBorders>
              <w:top w:val="single" w:sz="4" w:space="0" w:color="auto"/>
              <w:left w:val="single" w:sz="4" w:space="0" w:color="auto"/>
              <w:bottom w:val="single" w:sz="4" w:space="0" w:color="auto"/>
              <w:right w:val="single" w:sz="4" w:space="0" w:color="auto"/>
            </w:tcBorders>
            <w:hideMark/>
          </w:tcPr>
          <w:p w14:paraId="33B33886" w14:textId="77777777" w:rsidR="002E12EE" w:rsidRPr="00A13962" w:rsidRDefault="002E12EE" w:rsidP="00E158B6">
            <w:pPr>
              <w:rPr>
                <w:rFonts w:eastAsia="Meiryo UI"/>
                <w:szCs w:val="20"/>
                <w:lang w:val="en-GB"/>
              </w:rPr>
            </w:pPr>
            <w:r w:rsidRPr="00A13962">
              <w:rPr>
                <w:kern w:val="0"/>
              </w:rPr>
              <w:t>Std_ReturnType</w:t>
            </w:r>
          </w:p>
        </w:tc>
        <w:tc>
          <w:tcPr>
            <w:tcW w:w="2165" w:type="pct"/>
            <w:gridSpan w:val="3"/>
            <w:tcBorders>
              <w:top w:val="single" w:sz="4" w:space="0" w:color="auto"/>
              <w:left w:val="single" w:sz="4" w:space="0" w:color="auto"/>
              <w:bottom w:val="single" w:sz="4" w:space="0" w:color="auto"/>
              <w:right w:val="single" w:sz="4" w:space="0" w:color="auto"/>
            </w:tcBorders>
            <w:hideMark/>
          </w:tcPr>
          <w:p w14:paraId="7D8C3834" w14:textId="77777777" w:rsidR="002E12EE" w:rsidRPr="00A13962" w:rsidRDefault="002E12EE" w:rsidP="00E158B6">
            <w:pPr>
              <w:jc w:val="left"/>
              <w:textAlignment w:val="baseline"/>
              <w:rPr>
                <w:kern w:val="0"/>
                <w:lang w:val="fr-FR"/>
              </w:rPr>
            </w:pPr>
            <w:r w:rsidRPr="00A13962">
              <w:rPr>
                <w:kern w:val="0"/>
                <w:lang w:val="fr-FR"/>
              </w:rPr>
              <w:t>E_OK</w:t>
            </w:r>
          </w:p>
          <w:p w14:paraId="075526B1" w14:textId="77777777" w:rsidR="002E12EE" w:rsidRPr="00A13962" w:rsidRDefault="002E12EE" w:rsidP="00E158B6">
            <w:r w:rsidRPr="00A13962">
              <w:rPr>
                <w:kern w:val="0"/>
              </w:rPr>
              <w:t>E_NOT_OK</w:t>
            </w:r>
          </w:p>
        </w:tc>
      </w:tr>
      <w:tr w:rsidR="002E12EE" w:rsidRPr="00A13962" w14:paraId="2C725B4F" w14:textId="77777777" w:rsidTr="00A757D2">
        <w:trPr>
          <w:cantSplit/>
        </w:trPr>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46B48D57" w14:textId="77777777" w:rsidR="002E12EE" w:rsidRPr="00A13962" w:rsidRDefault="002E12EE" w:rsidP="00E158B6">
            <w:pPr>
              <w:jc w:val="left"/>
              <w:rPr>
                <w:b/>
                <w:bCs/>
                <w:szCs w:val="20"/>
              </w:rPr>
            </w:pPr>
            <w:r w:rsidRPr="00A13962">
              <w:rPr>
                <w:b/>
                <w:bCs/>
                <w:szCs w:val="20"/>
              </w:rPr>
              <w:t>Description</w:t>
            </w:r>
          </w:p>
        </w:tc>
        <w:tc>
          <w:tcPr>
            <w:tcW w:w="4194" w:type="pct"/>
            <w:gridSpan w:val="5"/>
            <w:tcBorders>
              <w:top w:val="single" w:sz="4" w:space="0" w:color="auto"/>
              <w:left w:val="single" w:sz="4" w:space="0" w:color="auto"/>
              <w:bottom w:val="single" w:sz="4" w:space="0" w:color="auto"/>
              <w:right w:val="single" w:sz="4" w:space="0" w:color="auto"/>
            </w:tcBorders>
          </w:tcPr>
          <w:p w14:paraId="179F1EB2" w14:textId="77777777" w:rsidR="002E12EE" w:rsidRPr="00A13962" w:rsidRDefault="002E12EE" w:rsidP="00E158B6">
            <w:pPr>
              <w:pStyle w:val="ReqText0"/>
            </w:pPr>
            <w:r w:rsidRPr="00A13962">
              <w:t xml:space="preserve">Extract one CAN frame </w:t>
            </w:r>
            <w:r>
              <w:t xml:space="preserve">in ACF format </w:t>
            </w:r>
            <w:r w:rsidRPr="00A13962">
              <w:t>from the payload.</w:t>
            </w:r>
          </w:p>
          <w:p w14:paraId="4E694F35" w14:textId="77777777" w:rsidR="002E12EE" w:rsidRPr="00A13962" w:rsidRDefault="002E12EE" w:rsidP="00E158B6">
            <w:pPr>
              <w:pStyle w:val="ReqText0"/>
            </w:pPr>
          </w:p>
          <w:p w14:paraId="3910751A" w14:textId="77777777" w:rsidR="002E12EE" w:rsidRPr="00A13962" w:rsidRDefault="002E12EE" w:rsidP="00E158B6">
            <w:pPr>
              <w:pStyle w:val="ReqText0"/>
            </w:pPr>
            <w:r w:rsidRPr="00A13962">
              <w:t>The value of pDataPosition shall be the frame extraction position.</w:t>
            </w:r>
          </w:p>
          <w:p w14:paraId="47693FE9" w14:textId="77777777" w:rsidR="002E12EE" w:rsidRPr="00A13962" w:rsidRDefault="002E12EE" w:rsidP="00E158B6">
            <w:pPr>
              <w:pStyle w:val="ReqText0"/>
            </w:pPr>
          </w:p>
          <w:p w14:paraId="02914A9B" w14:textId="10242E1A" w:rsidR="002E12EE" w:rsidRPr="00694EC3" w:rsidRDefault="006E4EC7" w:rsidP="006E4EC7">
            <w:pPr>
              <w:pStyle w:val="ReqText0"/>
            </w:pPr>
            <w:r>
              <w:t>R</w:t>
            </w:r>
            <w:r w:rsidR="002E12EE" w:rsidRPr="00A13962">
              <w:t xml:space="preserve">etrieve the CAN </w:t>
            </w:r>
            <w:r w:rsidR="002E12EE">
              <w:t>message information</w:t>
            </w:r>
            <w:r w:rsidR="002E12EE" w:rsidRPr="00A13962">
              <w:t xml:space="preserve"> from the frame retrieval position.</w:t>
            </w:r>
          </w:p>
          <w:p w14:paraId="1AE7D33C" w14:textId="77777777" w:rsidR="002E12EE" w:rsidRDefault="002E12EE" w:rsidP="00E158B6">
            <w:pPr>
              <w:pStyle w:val="ReqText0"/>
              <w:rPr>
                <w:lang w:val="en-US"/>
              </w:rPr>
            </w:pPr>
          </w:p>
          <w:p w14:paraId="4A9F5DBF" w14:textId="346C0C0B" w:rsidR="002E12EE" w:rsidRPr="00694EC3" w:rsidRDefault="002E12EE" w:rsidP="00E158B6">
            <w:pPr>
              <w:pStyle w:val="ReqText0"/>
              <w:rPr>
                <w:lang w:val="en-US"/>
              </w:rPr>
            </w:pPr>
            <w:r>
              <w:rPr>
                <w:lang w:val="en-US"/>
              </w:rPr>
              <w:t xml:space="preserve">[If </w:t>
            </w:r>
            <w:r w:rsidR="006E4EC7">
              <w:t>CAN frame type is</w:t>
            </w:r>
            <w:r>
              <w:t xml:space="preserve"> ACF_CAN]</w:t>
            </w:r>
          </w:p>
          <w:p w14:paraId="5EDC34AA" w14:textId="77777777" w:rsidR="002E12EE" w:rsidRDefault="002E12EE" w:rsidP="00E158B6">
            <w:pPr>
              <w:pStyle w:val="ReqText0"/>
            </w:pPr>
            <w:r>
              <w:t>Store TimeStamp length (MSG_TIMESTAMP) to the local variable.</w:t>
            </w:r>
          </w:p>
          <w:p w14:paraId="40DD3427" w14:textId="77777777" w:rsidR="002E12EE" w:rsidRDefault="002E12EE" w:rsidP="00E158B6">
            <w:pPr>
              <w:pStyle w:val="ReqText0"/>
            </w:pPr>
            <w:r>
              <w:t>[Otherwise]</w:t>
            </w:r>
          </w:p>
          <w:p w14:paraId="01268035" w14:textId="77777777" w:rsidR="002E12EE" w:rsidRDefault="002E12EE" w:rsidP="00E158B6">
            <w:pPr>
              <w:pStyle w:val="ReqText0"/>
            </w:pPr>
            <w:r>
              <w:t>Do nothing.</w:t>
            </w:r>
          </w:p>
          <w:p w14:paraId="3D112208" w14:textId="77777777" w:rsidR="002E12EE" w:rsidRDefault="002E12EE" w:rsidP="00E158B6">
            <w:pPr>
              <w:pStyle w:val="ReqText0"/>
            </w:pPr>
          </w:p>
          <w:p w14:paraId="7D069A18" w14:textId="4FD7B3C4" w:rsidR="002E12EE" w:rsidRPr="00A13962" w:rsidRDefault="002E12EE" w:rsidP="00E158B6">
            <w:pPr>
              <w:pStyle w:val="ReqText0"/>
            </w:pPr>
            <w:r w:rsidRPr="00A13962">
              <w:t xml:space="preserve">If </w:t>
            </w:r>
            <w:r>
              <w:t xml:space="preserve">adding </w:t>
            </w:r>
            <w:r w:rsidRPr="00A13962">
              <w:t xml:space="preserve">the </w:t>
            </w:r>
            <w:r>
              <w:t xml:space="preserve">total </w:t>
            </w:r>
            <w:r w:rsidRPr="00A13962">
              <w:t xml:space="preserve">value of </w:t>
            </w:r>
            <w:r w:rsidRPr="00694EC3">
              <w:rPr>
                <w:lang w:val="en-US"/>
              </w:rPr>
              <w:t>ACF_CAN_BRIEF_MSG_INFO_LEN</w:t>
            </w:r>
            <w:r>
              <w:rPr>
                <w:lang w:val="en-US"/>
              </w:rPr>
              <w:t xml:space="preserve"> </w:t>
            </w:r>
            <w:r w:rsidRPr="00A13962">
              <w:t xml:space="preserve">and </w:t>
            </w:r>
            <w:r w:rsidR="006E4EC7">
              <w:t xml:space="preserve">local variables </w:t>
            </w:r>
            <w:r w:rsidR="00E82A25">
              <w:t>s</w:t>
            </w:r>
            <w:r w:rsidR="006E4EC7">
              <w:t>toring</w:t>
            </w:r>
            <w:r w:rsidR="00E82A25">
              <w:t xml:space="preserve"> </w:t>
            </w:r>
            <w:r w:rsidR="006E4EC7">
              <w:t xml:space="preserve">TimeStamp length </w:t>
            </w:r>
            <w:r w:rsidRPr="00A13962">
              <w:t>to the frame extraction position value</w:t>
            </w:r>
            <w:r>
              <w:t xml:space="preserve"> make</w:t>
            </w:r>
            <w:r w:rsidR="006E4EC7">
              <w:t>s</w:t>
            </w:r>
            <w:r w:rsidRPr="00A13962">
              <w:t xml:space="preserve"> the data length exceede</w:t>
            </w:r>
            <w:r w:rsidR="00E82A25">
              <w:t>d,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2805B2E5" w14:textId="77777777" w:rsidR="00E82A25" w:rsidRDefault="00E82A25" w:rsidP="00E158B6">
            <w:pPr>
              <w:pStyle w:val="ReqText0"/>
            </w:pPr>
          </w:p>
          <w:p w14:paraId="3EFAB5C2" w14:textId="4069A3D2" w:rsidR="002E12EE" w:rsidRPr="00694EC3" w:rsidRDefault="002E12EE" w:rsidP="00E158B6">
            <w:pPr>
              <w:pStyle w:val="ReqText0"/>
              <w:rPr>
                <w:lang w:val="en-US"/>
              </w:rPr>
            </w:pPr>
            <w:r>
              <w:rPr>
                <w:lang w:val="en-US"/>
              </w:rPr>
              <w:t xml:space="preserve">[If </w:t>
            </w:r>
            <w:r w:rsidR="00E82A25">
              <w:t>CAN frame type is</w:t>
            </w:r>
            <w:r>
              <w:t xml:space="preserve"> ACF_CAN]</w:t>
            </w:r>
          </w:p>
          <w:p w14:paraId="174D3C15" w14:textId="0BA45B6A" w:rsidR="002E12EE" w:rsidRDefault="00E82A25" w:rsidP="00E82A25">
            <w:pPr>
              <w:pStyle w:val="ReqText0"/>
            </w:pPr>
            <w:r>
              <w:t>R</w:t>
            </w:r>
            <w:r w:rsidR="002E12EE" w:rsidRPr="00A13962">
              <w:t xml:space="preserve">etrieve the </w:t>
            </w:r>
            <w:r w:rsidR="00304FC5">
              <w:t xml:space="preserve">Nanosecond and Second member values of </w:t>
            </w:r>
            <w:r w:rsidR="002E12EE">
              <w:t xml:space="preserve">TimeStamp </w:t>
            </w:r>
            <w:r w:rsidR="002E12EE" w:rsidRPr="00036D56">
              <w:t>from the frame fetch position</w:t>
            </w:r>
            <w:r w:rsidR="002E12EE">
              <w:t>.</w:t>
            </w:r>
          </w:p>
          <w:p w14:paraId="0906A841" w14:textId="77777777" w:rsidR="002E12EE" w:rsidRDefault="002E12EE" w:rsidP="00E158B6">
            <w:pPr>
              <w:pStyle w:val="ReqText0"/>
            </w:pPr>
          </w:p>
          <w:p w14:paraId="5F71890C" w14:textId="77777777" w:rsidR="002E12EE" w:rsidRDefault="002E12EE" w:rsidP="00E158B6">
            <w:pPr>
              <w:pStyle w:val="ReqText0"/>
            </w:pPr>
            <w:r>
              <w:rPr>
                <w:lang w:val="en-US"/>
              </w:rPr>
              <w:t>[Otherwise</w:t>
            </w:r>
            <w:r>
              <w:t>]</w:t>
            </w:r>
          </w:p>
          <w:p w14:paraId="21A37D7C" w14:textId="77777777" w:rsidR="002E12EE" w:rsidRPr="00694EC3" w:rsidRDefault="002E12EE" w:rsidP="00E158B6">
            <w:pPr>
              <w:pStyle w:val="ReqText0"/>
              <w:rPr>
                <w:lang w:val="en-US"/>
              </w:rPr>
            </w:pPr>
            <w:r>
              <w:t>Do nothing.</w:t>
            </w:r>
          </w:p>
          <w:p w14:paraId="1811B5A5" w14:textId="77777777" w:rsidR="002E12EE" w:rsidRDefault="002E12EE" w:rsidP="00E158B6">
            <w:pPr>
              <w:pStyle w:val="ReqText0"/>
            </w:pPr>
          </w:p>
          <w:p w14:paraId="34E8ABC9" w14:textId="2C232A87" w:rsidR="002E12EE" w:rsidRPr="00A13962" w:rsidRDefault="00E82A25" w:rsidP="00E82A25">
            <w:pPr>
              <w:pStyle w:val="ReqText0"/>
            </w:pPr>
            <w:r>
              <w:rPr>
                <w:lang w:val="en-US"/>
              </w:rPr>
              <w:t>R</w:t>
            </w:r>
            <w:r w:rsidR="002E12EE" w:rsidRPr="00A12429">
              <w:rPr>
                <w:lang w:val="en-US"/>
              </w:rPr>
              <w:t>etrieve the CAN ID from the frame retrieval position.</w:t>
            </w:r>
          </w:p>
          <w:p w14:paraId="5D132100" w14:textId="77777777" w:rsidR="002E12EE" w:rsidRPr="00A13962" w:rsidRDefault="002E12EE" w:rsidP="00E158B6">
            <w:pPr>
              <w:pStyle w:val="ReqText0"/>
            </w:pPr>
          </w:p>
          <w:p w14:paraId="1EEFE91F" w14:textId="12B3ABCF" w:rsidR="002E12EE" w:rsidRPr="00C63ED0" w:rsidRDefault="002E12EE" w:rsidP="00304FC5">
            <w:pPr>
              <w:pStyle w:val="ReqText0"/>
              <w:rPr>
                <w:lang w:val="en-US"/>
              </w:rPr>
            </w:pPr>
            <w:r>
              <w:t xml:space="preserve">Extract the ACF fields from CAN message information and store them in the correspoding members of argument CAN message information structure </w:t>
            </w:r>
            <w:r w:rsidRPr="00C63ED0">
              <w:rPr>
                <w:lang w:val="en-US"/>
              </w:rPr>
              <w:t>pCanMsgInfo</w:t>
            </w:r>
            <w:r w:rsidR="00304FC5">
              <w:rPr>
                <w:lang w:val="en-US"/>
              </w:rPr>
              <w:t>.</w:t>
            </w:r>
          </w:p>
          <w:p w14:paraId="74CF0D18" w14:textId="77777777" w:rsidR="002E12EE" w:rsidRDefault="002E12EE" w:rsidP="00E158B6">
            <w:pPr>
              <w:pStyle w:val="ReqText0"/>
            </w:pPr>
          </w:p>
          <w:p w14:paraId="463652D2" w14:textId="77777777" w:rsidR="002E12EE" w:rsidRDefault="002E12EE" w:rsidP="00E158B6">
            <w:pPr>
              <w:pStyle w:val="ReqText0"/>
            </w:pPr>
            <w:r>
              <w:t>Calculate CAN DLC based on ACF frame length, TimeStamp length and padding value and store it in the local variable.</w:t>
            </w:r>
          </w:p>
          <w:p w14:paraId="7759F1BA" w14:textId="77777777" w:rsidR="002E12EE" w:rsidRPr="00A13962" w:rsidRDefault="002E12EE" w:rsidP="00E158B6">
            <w:pPr>
              <w:pStyle w:val="ReqText0"/>
            </w:pPr>
          </w:p>
          <w:p w14:paraId="509B6188" w14:textId="61721077" w:rsidR="002E12EE" w:rsidRPr="00A13962" w:rsidRDefault="002E12EE" w:rsidP="00E158B6">
            <w:pPr>
              <w:pStyle w:val="ReqText0"/>
            </w:pPr>
            <w:r w:rsidRPr="00A13962">
              <w:t>If the DLC is greater than CANFRAME_LEN_MAX (64U) or adding the DLC to</w:t>
            </w:r>
            <w:r>
              <w:t xml:space="preserve"> the updated </w:t>
            </w:r>
            <w:r w:rsidRPr="00A13962">
              <w:t>frame retrieval position exceeds the data length</w:t>
            </w:r>
            <w:r>
              <w:t>, the function r</w:t>
            </w:r>
            <w:r w:rsidRPr="00A13962">
              <w:t>eturn</w:t>
            </w:r>
            <w:r>
              <w:t>s</w:t>
            </w:r>
            <w:r w:rsidRPr="00A13962">
              <w:t xml:space="preserve"> E_NOT_OK, report</w:t>
            </w:r>
            <w:r>
              <w:t>s</w:t>
            </w:r>
            <w:r w:rsidRPr="00A13962">
              <w:t xml:space="preserve"> DET error PROTOCONV_E_PACKEDCAN (if DET is enabled), set</w:t>
            </w:r>
            <w:r w:rsidR="00304FC5">
              <w:t>s</w:t>
            </w:r>
            <w:r w:rsidRPr="00A13962">
              <w:t xml:space="preserve"> </w:t>
            </w:r>
            <w:r w:rsidRPr="00C52CEE">
              <w:rPr>
                <w:lang w:val="en-US"/>
              </w:rPr>
              <w:t>*pErrorStatus</w:t>
            </w:r>
            <w:r w:rsidRPr="00A13962">
              <w:t>= PROTOCONV_E_PACKEDCAN and terminate</w:t>
            </w:r>
            <w:r w:rsidR="00304FC5">
              <w:t>s</w:t>
            </w:r>
            <w:r w:rsidRPr="00A13962">
              <w:t xml:space="preserve"> the process.</w:t>
            </w:r>
          </w:p>
          <w:p w14:paraId="73F98D13" w14:textId="77777777" w:rsidR="002E12EE" w:rsidRPr="00A13962" w:rsidRDefault="002E12EE" w:rsidP="00E158B6">
            <w:pPr>
              <w:pStyle w:val="ReqText0"/>
            </w:pPr>
          </w:p>
          <w:p w14:paraId="487D3352" w14:textId="5222C2E9" w:rsidR="002E12EE" w:rsidRDefault="00E82A25" w:rsidP="005D683D">
            <w:pPr>
              <w:pStyle w:val="ReqText0"/>
              <w:rPr>
                <w:lang w:val="en-US"/>
              </w:rPr>
            </w:pPr>
            <w:r>
              <w:t>C</w:t>
            </w:r>
            <w:r w:rsidR="002E12EE" w:rsidRPr="00A13962">
              <w:t>opy the CAN frame to the buffer.</w:t>
            </w:r>
          </w:p>
          <w:p w14:paraId="0626A157" w14:textId="77777777" w:rsidR="002E12EE" w:rsidRDefault="002E12EE" w:rsidP="00E158B6">
            <w:pPr>
              <w:pStyle w:val="ReqText0"/>
            </w:pPr>
          </w:p>
          <w:p w14:paraId="13084433" w14:textId="77777777" w:rsidR="002E12EE" w:rsidRDefault="002E12EE" w:rsidP="00E158B6">
            <w:pPr>
              <w:pStyle w:val="ReqText0"/>
            </w:pPr>
            <w:r>
              <w:t>Store the retrieved CAN ID, CAN DLC and CAN data to the argument CAN frame structure</w:t>
            </w:r>
          </w:p>
          <w:p w14:paraId="3D5BBFA8" w14:textId="77777777" w:rsidR="002E12EE" w:rsidRDefault="002E12EE" w:rsidP="00E158B6">
            <w:pPr>
              <w:pStyle w:val="ReqText0"/>
            </w:pPr>
          </w:p>
          <w:p w14:paraId="03D46ED2" w14:textId="77777777" w:rsidR="002E12EE" w:rsidRDefault="002E12EE" w:rsidP="00E158B6">
            <w:pPr>
              <w:pStyle w:val="ReqText0"/>
            </w:pPr>
            <w:r>
              <w:t>Store the retrieved Nanosecond and Second values to the argument TimeStamp structure</w:t>
            </w:r>
          </w:p>
          <w:p w14:paraId="6C833256" w14:textId="77777777" w:rsidR="002E12EE" w:rsidRDefault="002E12EE" w:rsidP="00E158B6">
            <w:pPr>
              <w:pStyle w:val="ReqText0"/>
            </w:pPr>
          </w:p>
          <w:p w14:paraId="002EFD44" w14:textId="77777777" w:rsidR="002E12EE" w:rsidRDefault="002E12EE" w:rsidP="00E158B6">
            <w:pPr>
              <w:pStyle w:val="ReqText0"/>
            </w:pPr>
            <w:r>
              <w:t>Update the frame retrieval position after extracting CAN data</w:t>
            </w:r>
          </w:p>
          <w:p w14:paraId="25B6BC19" w14:textId="7272DF75" w:rsidR="002E12EE" w:rsidRPr="001570F8" w:rsidRDefault="002E12EE" w:rsidP="00E158B6">
            <w:pPr>
              <w:pStyle w:val="ReqText0"/>
              <w:rPr>
                <w:lang w:val="en-US"/>
              </w:rPr>
            </w:pPr>
            <w:r>
              <w:t>(</w:t>
            </w:r>
            <w:r w:rsidRPr="001570F8">
              <w:rPr>
                <w:lang w:val="en-US"/>
              </w:rPr>
              <w:t xml:space="preserve">*pDataPosition = </w:t>
            </w:r>
            <w:r w:rsidR="00304FC5" w:rsidRPr="00A13962">
              <w:t>frame extraction position</w:t>
            </w:r>
            <w:r w:rsidR="00304FC5" w:rsidRPr="001570F8">
              <w:rPr>
                <w:lang w:val="en-US"/>
              </w:rPr>
              <w:t xml:space="preserve"> </w:t>
            </w:r>
            <w:r w:rsidRPr="001570F8">
              <w:rPr>
                <w:lang w:val="en-US"/>
              </w:rPr>
              <w:t>+</w:t>
            </w:r>
            <w:r w:rsidR="00830494">
              <w:rPr>
                <w:lang w:val="en-US"/>
              </w:rPr>
              <w:t xml:space="preserve"> length of CAN message information + TimeStamp length (if it is ACF CAN/CAN FD frame) + CAN ID length +</w:t>
            </w:r>
            <w:r w:rsidRPr="001570F8">
              <w:rPr>
                <w:lang w:val="en-US"/>
              </w:rPr>
              <w:t xml:space="preserve"> </w:t>
            </w:r>
            <w:r w:rsidR="00304FC5">
              <w:rPr>
                <w:lang w:val="en-US"/>
              </w:rPr>
              <w:t>CAN DLC</w:t>
            </w:r>
            <w:r>
              <w:t>)</w:t>
            </w:r>
          </w:p>
          <w:p w14:paraId="6E5ACCDE" w14:textId="77777777" w:rsidR="002E12EE" w:rsidRPr="00A13962" w:rsidRDefault="002E12EE" w:rsidP="00E158B6">
            <w:pPr>
              <w:pStyle w:val="ReqText0"/>
              <w:rPr>
                <w:kern w:val="2"/>
                <w:szCs w:val="20"/>
                <w:lang w:val="en-US" w:eastAsia="ja-JP"/>
              </w:rPr>
            </w:pPr>
            <w:r w:rsidRPr="00A13962">
              <w:t>If the process ends normally, E_OK is returned.</w:t>
            </w:r>
          </w:p>
        </w:tc>
      </w:tr>
      <w:tr w:rsidR="002E12EE" w:rsidRPr="00A13962" w14:paraId="15F8AABF" w14:textId="77777777" w:rsidTr="00A757D2">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3A25A683" w14:textId="77777777" w:rsidR="002E12EE" w:rsidRPr="00A13962" w:rsidRDefault="002E12EE" w:rsidP="00E158B6">
            <w:pPr>
              <w:jc w:val="left"/>
              <w:rPr>
                <w:b/>
                <w:bCs/>
                <w:szCs w:val="20"/>
              </w:rPr>
            </w:pPr>
            <w:r w:rsidRPr="00A13962">
              <w:rPr>
                <w:b/>
                <w:bCs/>
                <w:szCs w:val="20"/>
              </w:rPr>
              <w:t>Preconditions</w:t>
            </w:r>
          </w:p>
        </w:tc>
        <w:tc>
          <w:tcPr>
            <w:tcW w:w="4194" w:type="pct"/>
            <w:gridSpan w:val="5"/>
            <w:tcBorders>
              <w:top w:val="single" w:sz="4" w:space="0" w:color="auto"/>
              <w:left w:val="single" w:sz="4" w:space="0" w:color="auto"/>
              <w:bottom w:val="single" w:sz="4" w:space="0" w:color="auto"/>
              <w:right w:val="single" w:sz="4" w:space="0" w:color="auto"/>
            </w:tcBorders>
            <w:hideMark/>
          </w:tcPr>
          <w:p w14:paraId="5171CE00" w14:textId="77777777" w:rsidR="002E12EE" w:rsidRPr="00A13962" w:rsidRDefault="002E12EE" w:rsidP="00E158B6">
            <w:pPr>
              <w:jc w:val="left"/>
              <w:rPr>
                <w:szCs w:val="20"/>
              </w:rPr>
            </w:pPr>
            <w:r w:rsidRPr="00A13962">
              <w:rPr>
                <w:szCs w:val="20"/>
              </w:rPr>
              <w:t>N/A</w:t>
            </w:r>
          </w:p>
        </w:tc>
      </w:tr>
      <w:tr w:rsidR="002E12EE" w:rsidRPr="00A13962" w14:paraId="2F585516" w14:textId="77777777" w:rsidTr="00A757D2">
        <w:tc>
          <w:tcPr>
            <w:tcW w:w="806" w:type="pct"/>
            <w:tcBorders>
              <w:top w:val="single" w:sz="4" w:space="0" w:color="auto"/>
              <w:left w:val="single" w:sz="4" w:space="0" w:color="auto"/>
              <w:bottom w:val="single" w:sz="4" w:space="0" w:color="auto"/>
              <w:right w:val="single" w:sz="4" w:space="0" w:color="auto"/>
            </w:tcBorders>
            <w:shd w:val="clear" w:color="auto" w:fill="D9D9D9"/>
            <w:hideMark/>
          </w:tcPr>
          <w:p w14:paraId="7FBB2591" w14:textId="77777777" w:rsidR="002E12EE" w:rsidRPr="00A13962" w:rsidRDefault="002E12EE" w:rsidP="00E158B6">
            <w:pPr>
              <w:jc w:val="left"/>
              <w:rPr>
                <w:b/>
                <w:bCs/>
                <w:szCs w:val="20"/>
              </w:rPr>
            </w:pPr>
            <w:r w:rsidRPr="00A13962">
              <w:rPr>
                <w:b/>
                <w:bCs/>
                <w:szCs w:val="20"/>
              </w:rPr>
              <w:t>Remarks</w:t>
            </w:r>
          </w:p>
        </w:tc>
        <w:tc>
          <w:tcPr>
            <w:tcW w:w="4194" w:type="pct"/>
            <w:gridSpan w:val="5"/>
            <w:tcBorders>
              <w:top w:val="single" w:sz="4" w:space="0" w:color="auto"/>
              <w:left w:val="single" w:sz="4" w:space="0" w:color="auto"/>
              <w:bottom w:val="single" w:sz="4" w:space="0" w:color="auto"/>
              <w:right w:val="single" w:sz="4" w:space="0" w:color="auto"/>
            </w:tcBorders>
            <w:hideMark/>
          </w:tcPr>
          <w:p w14:paraId="499D371E"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5693BB83" w14:textId="77777777" w:rsidTr="00A757D2">
        <w:trPr>
          <w:trHeight w:val="126"/>
        </w:trPr>
        <w:tc>
          <w:tcPr>
            <w:tcW w:w="806" w:type="pct"/>
            <w:vMerge w:val="restart"/>
            <w:tcBorders>
              <w:top w:val="single" w:sz="4" w:space="0" w:color="auto"/>
              <w:left w:val="single" w:sz="4" w:space="0" w:color="auto"/>
              <w:right w:val="single" w:sz="4" w:space="0" w:color="auto"/>
            </w:tcBorders>
            <w:shd w:val="clear" w:color="auto" w:fill="D9D9D9"/>
          </w:tcPr>
          <w:p w14:paraId="6AC50900" w14:textId="77777777" w:rsidR="002E12EE" w:rsidRPr="00A13962" w:rsidRDefault="002E12EE" w:rsidP="00E158B6">
            <w:pPr>
              <w:jc w:val="left"/>
              <w:rPr>
                <w:b/>
                <w:bCs/>
                <w:szCs w:val="20"/>
              </w:rPr>
            </w:pPr>
            <w:r w:rsidRPr="00A13962">
              <w:rPr>
                <w:b/>
                <w:bCs/>
                <w:kern w:val="0"/>
                <w:szCs w:val="20"/>
              </w:rPr>
              <w:t>DET/DEM Errors Handled</w:t>
            </w:r>
          </w:p>
        </w:tc>
        <w:tc>
          <w:tcPr>
            <w:tcW w:w="2392" w:type="pct"/>
            <w:gridSpan w:val="3"/>
            <w:tcBorders>
              <w:top w:val="single" w:sz="4" w:space="0" w:color="auto"/>
              <w:left w:val="single" w:sz="4" w:space="0" w:color="auto"/>
              <w:bottom w:val="single" w:sz="4" w:space="0" w:color="auto"/>
              <w:right w:val="single" w:sz="4" w:space="0" w:color="auto"/>
            </w:tcBorders>
          </w:tcPr>
          <w:p w14:paraId="23F7474D" w14:textId="77777777" w:rsidR="002E12EE" w:rsidRPr="00A13962" w:rsidRDefault="002E12EE" w:rsidP="00E158B6">
            <w:pPr>
              <w:jc w:val="left"/>
              <w:rPr>
                <w:szCs w:val="20"/>
              </w:rPr>
            </w:pPr>
            <w:r w:rsidRPr="00A13962">
              <w:rPr>
                <w:color w:val="000000"/>
                <w:szCs w:val="20"/>
              </w:rPr>
              <w:t>PROTOCONV_E_NOTFRAME</w:t>
            </w:r>
          </w:p>
        </w:tc>
        <w:tc>
          <w:tcPr>
            <w:tcW w:w="1803" w:type="pct"/>
            <w:gridSpan w:val="2"/>
            <w:tcBorders>
              <w:top w:val="single" w:sz="4" w:space="0" w:color="auto"/>
              <w:left w:val="single" w:sz="4" w:space="0" w:color="auto"/>
              <w:bottom w:val="single" w:sz="4" w:space="0" w:color="auto"/>
              <w:right w:val="single" w:sz="4" w:space="0" w:color="auto"/>
            </w:tcBorders>
          </w:tcPr>
          <w:p w14:paraId="60772A04" w14:textId="77777777" w:rsidR="002E12EE" w:rsidRPr="00A13962" w:rsidRDefault="002E12EE" w:rsidP="00E158B6">
            <w:pPr>
              <w:jc w:val="left"/>
              <w:rPr>
                <w:szCs w:val="20"/>
              </w:rPr>
            </w:pPr>
            <w:r w:rsidRPr="00A13962">
              <w:rPr>
                <w:color w:val="000000"/>
                <w:szCs w:val="20"/>
              </w:rPr>
              <w:t>No CAN frame</w:t>
            </w:r>
          </w:p>
        </w:tc>
      </w:tr>
      <w:tr w:rsidR="002E12EE" w:rsidRPr="00A13962" w14:paraId="39E2518E" w14:textId="77777777" w:rsidTr="00A757D2">
        <w:trPr>
          <w:trHeight w:val="125"/>
        </w:trPr>
        <w:tc>
          <w:tcPr>
            <w:tcW w:w="806" w:type="pct"/>
            <w:vMerge/>
            <w:tcBorders>
              <w:left w:val="single" w:sz="4" w:space="0" w:color="auto"/>
              <w:bottom w:val="single" w:sz="4" w:space="0" w:color="auto"/>
              <w:right w:val="single" w:sz="4" w:space="0" w:color="auto"/>
            </w:tcBorders>
            <w:shd w:val="clear" w:color="auto" w:fill="D9D9D9"/>
          </w:tcPr>
          <w:p w14:paraId="7C8D652E" w14:textId="77777777" w:rsidR="002E12EE" w:rsidRPr="00A13962" w:rsidRDefault="002E12EE" w:rsidP="00E158B6">
            <w:pPr>
              <w:jc w:val="left"/>
              <w:rPr>
                <w:b/>
                <w:bCs/>
                <w:szCs w:val="20"/>
              </w:rPr>
            </w:pPr>
          </w:p>
        </w:tc>
        <w:tc>
          <w:tcPr>
            <w:tcW w:w="2392" w:type="pct"/>
            <w:gridSpan w:val="3"/>
            <w:tcBorders>
              <w:top w:val="single" w:sz="4" w:space="0" w:color="auto"/>
              <w:left w:val="single" w:sz="4" w:space="0" w:color="auto"/>
              <w:bottom w:val="single" w:sz="4" w:space="0" w:color="auto"/>
              <w:right w:val="single" w:sz="4" w:space="0" w:color="auto"/>
            </w:tcBorders>
          </w:tcPr>
          <w:p w14:paraId="576F98AF" w14:textId="77777777" w:rsidR="002E12EE" w:rsidRPr="00A13962" w:rsidRDefault="002E12EE" w:rsidP="00E158B6">
            <w:pPr>
              <w:jc w:val="left"/>
              <w:rPr>
                <w:szCs w:val="20"/>
              </w:rPr>
            </w:pPr>
            <w:r w:rsidRPr="00A13962">
              <w:rPr>
                <w:color w:val="000000"/>
                <w:szCs w:val="20"/>
              </w:rPr>
              <w:t>PROTOCONV_E_PACKEDCAN</w:t>
            </w:r>
          </w:p>
        </w:tc>
        <w:tc>
          <w:tcPr>
            <w:tcW w:w="1803" w:type="pct"/>
            <w:gridSpan w:val="2"/>
            <w:tcBorders>
              <w:top w:val="single" w:sz="4" w:space="0" w:color="auto"/>
              <w:left w:val="single" w:sz="4" w:space="0" w:color="auto"/>
              <w:bottom w:val="single" w:sz="4" w:space="0" w:color="auto"/>
              <w:right w:val="single" w:sz="4" w:space="0" w:color="auto"/>
            </w:tcBorders>
          </w:tcPr>
          <w:p w14:paraId="6F415EE4" w14:textId="77777777" w:rsidR="002E12EE" w:rsidRPr="00A13962" w:rsidRDefault="002E12EE" w:rsidP="00E158B6">
            <w:pPr>
              <w:jc w:val="left"/>
              <w:rPr>
                <w:szCs w:val="20"/>
              </w:rPr>
            </w:pPr>
            <w:r w:rsidRPr="00A13962">
              <w:rPr>
                <w:color w:val="000000"/>
                <w:szCs w:val="20"/>
              </w:rPr>
              <w:t>Packed CAN Frame Error</w:t>
            </w:r>
          </w:p>
        </w:tc>
      </w:tr>
    </w:tbl>
    <w:p w14:paraId="71768640" w14:textId="77777777" w:rsidR="00A757D2" w:rsidRDefault="00A757D2" w:rsidP="00A757D2">
      <w:pPr>
        <w:pStyle w:val="RefIDs"/>
      </w:pPr>
      <w:bookmarkStart w:id="344" w:name="_Toc190712144"/>
      <w:r w:rsidRPr="00C20FCB">
        <w:t xml:space="preserve">[Covers: </w:t>
      </w:r>
      <w:r w:rsidRPr="00992417">
        <w:t>req-8552172-00905318</w:t>
      </w:r>
      <w:r w:rsidRPr="00C20FCB">
        <w:t>]</w:t>
      </w:r>
    </w:p>
    <w:p w14:paraId="6B093F28" w14:textId="77777777" w:rsidR="00A757D2" w:rsidRDefault="00A757D2" w:rsidP="00A757D2">
      <w:pPr>
        <w:pStyle w:val="RefIDs"/>
        <w:rPr>
          <w:lang w:eastAsia="en-US"/>
        </w:rPr>
      </w:pPr>
      <w:r w:rsidRPr="00C20FCB">
        <w:t xml:space="preserve">[Covers: </w:t>
      </w:r>
      <w:r w:rsidRPr="00992417">
        <w:t>req-8552172-009053</w:t>
      </w:r>
      <w:r>
        <w:t>21</w:t>
      </w:r>
      <w:r w:rsidRPr="00C20FCB">
        <w:t>]</w:t>
      </w:r>
    </w:p>
    <w:p w14:paraId="1ED6DA16" w14:textId="00E4DE56" w:rsidR="00A757D2" w:rsidRDefault="00A757D2" w:rsidP="00A757D2">
      <w:pPr>
        <w:pStyle w:val="RefIDs"/>
        <w:rPr>
          <w:lang w:eastAsia="en-US"/>
        </w:rPr>
      </w:pPr>
      <w:r w:rsidRPr="00696D29">
        <w:rPr>
          <w:lang w:eastAsia="en-US"/>
        </w:rPr>
        <w:t xml:space="preserve">[Covers: </w:t>
      </w:r>
      <w:r>
        <w:rPr>
          <w:lang w:eastAsia="en-US"/>
        </w:rPr>
        <w:t>req-8552172-00903613</w:t>
      </w:r>
      <w:r w:rsidRPr="00696D29">
        <w:rPr>
          <w:lang w:eastAsia="en-US"/>
        </w:rPr>
        <w:t>]</w:t>
      </w:r>
    </w:p>
    <w:p w14:paraId="33792F99" w14:textId="77777777" w:rsidR="00A757D2" w:rsidRDefault="00A757D2" w:rsidP="00A757D2">
      <w:pPr>
        <w:pStyle w:val="RefIDs"/>
        <w:rPr>
          <w:lang w:eastAsia="en-US"/>
        </w:rPr>
      </w:pPr>
      <w:r w:rsidRPr="00696D29">
        <w:rPr>
          <w:lang w:eastAsia="en-US"/>
        </w:rPr>
        <w:t xml:space="preserve">[Covers: </w:t>
      </w:r>
      <w:r>
        <w:rPr>
          <w:lang w:eastAsia="en-US"/>
        </w:rPr>
        <w:t>req-8552172-00904663</w:t>
      </w:r>
      <w:r w:rsidRPr="00696D29">
        <w:rPr>
          <w:lang w:eastAsia="en-US"/>
        </w:rPr>
        <w:t>]</w:t>
      </w:r>
    </w:p>
    <w:p w14:paraId="4B23BD80" w14:textId="77777777" w:rsidR="00A757D2" w:rsidRPr="00C6014F" w:rsidRDefault="00A757D2" w:rsidP="00A757D2">
      <w:pPr>
        <w:pStyle w:val="RefIDs"/>
        <w:rPr>
          <w:lang w:eastAsia="en-US"/>
        </w:rPr>
      </w:pPr>
      <w:r w:rsidRPr="00696D29">
        <w:rPr>
          <w:lang w:eastAsia="en-US"/>
        </w:rPr>
        <w:t xml:space="preserve">[Covers: </w:t>
      </w:r>
      <w:r>
        <w:rPr>
          <w:lang w:eastAsia="en-US"/>
        </w:rPr>
        <w:t>req-8552172-00904662</w:t>
      </w:r>
      <w:r w:rsidRPr="00696D29">
        <w:rPr>
          <w:lang w:eastAsia="en-US"/>
        </w:rPr>
        <w:t>]</w:t>
      </w:r>
    </w:p>
    <w:p w14:paraId="3529A4D4" w14:textId="77777777" w:rsidR="00A757D2" w:rsidRPr="00C6014F" w:rsidRDefault="00A757D2" w:rsidP="00A757D2">
      <w:pPr>
        <w:pStyle w:val="RefIDs"/>
        <w:rPr>
          <w:lang w:eastAsia="en-US"/>
        </w:rPr>
      </w:pPr>
      <w:r w:rsidRPr="00C6014F">
        <w:rPr>
          <w:lang w:eastAsia="en-US"/>
        </w:rPr>
        <w:t xml:space="preserve">[Covers: </w:t>
      </w:r>
      <w:r>
        <w:rPr>
          <w:lang w:eastAsia="en-US"/>
        </w:rPr>
        <w:t>req-8552172-00904664]</w:t>
      </w:r>
    </w:p>
    <w:p w14:paraId="19A51DE1" w14:textId="77777777" w:rsidR="00A757D2" w:rsidRPr="00C6014F" w:rsidRDefault="00A757D2" w:rsidP="00A757D2">
      <w:pPr>
        <w:pStyle w:val="RefIDs"/>
        <w:rPr>
          <w:lang w:eastAsia="en-US"/>
        </w:rPr>
      </w:pPr>
      <w:r w:rsidRPr="00C6014F">
        <w:rPr>
          <w:lang w:eastAsia="en-US"/>
        </w:rPr>
        <w:t xml:space="preserve">[Covers: </w:t>
      </w:r>
      <w:r>
        <w:rPr>
          <w:lang w:eastAsia="en-US"/>
        </w:rPr>
        <w:t>req-8552172-00904665]</w:t>
      </w:r>
    </w:p>
    <w:p w14:paraId="665FA27F" w14:textId="77777777" w:rsidR="007776E7" w:rsidRPr="002C15F8" w:rsidRDefault="00A757D2" w:rsidP="007776E7">
      <w:pPr>
        <w:pStyle w:val="RefIDs"/>
        <w:rPr>
          <w:lang w:eastAsia="en-US"/>
        </w:rPr>
      </w:pPr>
      <w:r>
        <w:rPr>
          <w:lang w:eastAsia="en-US"/>
        </w:rPr>
        <w:t>[Covers: req-8552172-00904666</w:t>
      </w:r>
      <w:r w:rsidRPr="00C6014F">
        <w:rPr>
          <w:lang w:eastAsia="en-US"/>
        </w:rPr>
        <w:t>]</w:t>
      </w:r>
    </w:p>
    <w:p w14:paraId="7DE9C796"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0C9AC373"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2848D34B" w14:textId="77777777" w:rsidR="007776E7" w:rsidRDefault="007776E7" w:rsidP="007776E7">
      <w:pPr>
        <w:pStyle w:val="RefIDs"/>
        <w:rPr>
          <w:lang w:eastAsia="en-US"/>
        </w:rPr>
      </w:pPr>
      <w:r>
        <w:rPr>
          <w:lang w:eastAsia="en-US"/>
        </w:rPr>
        <w:t>[Covers: req-8552172-00528003]</w:t>
      </w:r>
    </w:p>
    <w:p w14:paraId="0CDEA6C9" w14:textId="77777777" w:rsidR="007776E7" w:rsidRDefault="007776E7" w:rsidP="007776E7">
      <w:pPr>
        <w:pStyle w:val="RefIDs"/>
        <w:rPr>
          <w:lang w:eastAsia="en-US"/>
        </w:rPr>
      </w:pPr>
      <w:r>
        <w:rPr>
          <w:lang w:eastAsia="en-US"/>
        </w:rPr>
        <w:t>[Covers: req-8552172-00528002]</w:t>
      </w:r>
    </w:p>
    <w:p w14:paraId="54B12BE2" w14:textId="77777777" w:rsidR="007776E7" w:rsidRDefault="007776E7" w:rsidP="007776E7">
      <w:pPr>
        <w:pStyle w:val="RefIDs"/>
        <w:rPr>
          <w:lang w:eastAsia="en-US"/>
        </w:rPr>
      </w:pPr>
      <w:r>
        <w:rPr>
          <w:lang w:eastAsia="en-US"/>
        </w:rPr>
        <w:t>[Covers: req-8552172-00528006]</w:t>
      </w:r>
    </w:p>
    <w:p w14:paraId="2BED6627" w14:textId="77777777" w:rsidR="007776E7" w:rsidRDefault="007776E7" w:rsidP="007776E7">
      <w:pPr>
        <w:pStyle w:val="RefIDs"/>
        <w:rPr>
          <w:lang w:eastAsia="en-US"/>
        </w:rPr>
      </w:pPr>
      <w:r>
        <w:rPr>
          <w:lang w:eastAsia="en-US"/>
        </w:rPr>
        <w:t xml:space="preserve">[Covers: </w:t>
      </w:r>
      <w:r w:rsidRPr="00C136B3">
        <w:t>req-8552172-00527993</w:t>
      </w:r>
      <w:r>
        <w:t>]</w:t>
      </w:r>
    </w:p>
    <w:p w14:paraId="4D74B2F8" w14:textId="77777777" w:rsidR="007776E7" w:rsidRDefault="007776E7" w:rsidP="007776E7">
      <w:pPr>
        <w:pStyle w:val="RefIDs"/>
        <w:rPr>
          <w:lang w:eastAsia="en-US"/>
        </w:rPr>
      </w:pPr>
      <w:r>
        <w:rPr>
          <w:lang w:eastAsia="en-US"/>
        </w:rPr>
        <w:t>[Covers: req-8552172-00527980]</w:t>
      </w:r>
    </w:p>
    <w:p w14:paraId="56EC19D6" w14:textId="1102B4E7" w:rsidR="00A757D2" w:rsidRPr="00F356F4" w:rsidRDefault="00A757D2" w:rsidP="00A757D2">
      <w:pPr>
        <w:pStyle w:val="RefIDs"/>
        <w:rPr>
          <w:lang w:eastAsia="en-US"/>
        </w:rPr>
      </w:pPr>
    </w:p>
    <w:p w14:paraId="7F43B921" w14:textId="2FC93A11" w:rsidR="002E12EE" w:rsidRPr="00A13962" w:rsidRDefault="002E3251" w:rsidP="002E12EE">
      <w:pPr>
        <w:pStyle w:val="Heading4"/>
      </w:pPr>
      <w:r>
        <w:br w:type="column"/>
      </w:r>
      <w:r w:rsidR="002E12EE" w:rsidRPr="0069012C">
        <w:lastRenderedPageBreak/>
        <w:t>ProtoConv_</w:t>
      </w:r>
      <w:r w:rsidR="002E12EE" w:rsidRPr="00A13962">
        <w:t>UnpackCan</w:t>
      </w:r>
      <w:r w:rsidR="002E12EE">
        <w:t>IPDUM</w:t>
      </w:r>
      <w:bookmarkEnd w:id="344"/>
    </w:p>
    <w:p w14:paraId="642215F5" w14:textId="59D7B2FD"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E900C7">
        <w:rPr>
          <w:rFonts w:cs="Times New Roman"/>
        </w:rPr>
        <w:t>10</w:t>
      </w:r>
      <w:r w:rsidRPr="00A13962">
        <w:rPr>
          <w:rFonts w:cs="Times New Roman"/>
        </w:rPr>
        <w:t>]</w:t>
      </w:r>
    </w:p>
    <w:p w14:paraId="0AB1324C" w14:textId="0C985198"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29</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UnpackCan</w:t>
      </w:r>
      <w:r w:rsidR="002E12EE">
        <w:t>IPDUM</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569"/>
        <w:gridCol w:w="2867"/>
        <w:gridCol w:w="1003"/>
        <w:gridCol w:w="1091"/>
        <w:gridCol w:w="3501"/>
      </w:tblGrid>
      <w:tr w:rsidR="002E12EE" w:rsidRPr="00A13962" w14:paraId="4365D609" w14:textId="77777777" w:rsidTr="00830494">
        <w:trPr>
          <w:trHeight w:val="287"/>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4AE33C5D" w14:textId="77777777" w:rsidR="002E12EE" w:rsidRPr="00A13962" w:rsidRDefault="002E12EE" w:rsidP="00E158B6">
            <w:pPr>
              <w:jc w:val="left"/>
              <w:rPr>
                <w:szCs w:val="20"/>
              </w:rPr>
            </w:pPr>
            <w:r w:rsidRPr="00A13962">
              <w:rPr>
                <w:b/>
                <w:bCs/>
                <w:szCs w:val="20"/>
              </w:rPr>
              <w:t>Function Name</w:t>
            </w:r>
          </w:p>
        </w:tc>
        <w:tc>
          <w:tcPr>
            <w:tcW w:w="4218" w:type="pct"/>
            <w:gridSpan w:val="4"/>
            <w:tcBorders>
              <w:top w:val="single" w:sz="4" w:space="0" w:color="auto"/>
              <w:left w:val="single" w:sz="4" w:space="0" w:color="auto"/>
              <w:bottom w:val="single" w:sz="4" w:space="0" w:color="auto"/>
              <w:right w:val="single" w:sz="4" w:space="0" w:color="auto"/>
            </w:tcBorders>
            <w:hideMark/>
          </w:tcPr>
          <w:p w14:paraId="0A8FA2D1" w14:textId="77777777" w:rsidR="002E12EE" w:rsidRPr="00A13962" w:rsidRDefault="002E12EE" w:rsidP="00E158B6">
            <w:pPr>
              <w:jc w:val="left"/>
              <w:rPr>
                <w:szCs w:val="20"/>
              </w:rPr>
            </w:pPr>
            <w:r w:rsidRPr="00A13962">
              <w:rPr>
                <w:szCs w:val="20"/>
              </w:rPr>
              <w:t>UnpackCan</w:t>
            </w:r>
            <w:r>
              <w:rPr>
                <w:szCs w:val="20"/>
              </w:rPr>
              <w:t>IPDUM</w:t>
            </w:r>
          </w:p>
        </w:tc>
      </w:tr>
      <w:tr w:rsidR="002E12EE" w:rsidRPr="00A13962" w14:paraId="37CEC00E" w14:textId="77777777" w:rsidTr="00830494">
        <w:trPr>
          <w:trHeight w:val="287"/>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34D0F442"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429" w:type="pct"/>
            <w:tcBorders>
              <w:top w:val="single" w:sz="4" w:space="0" w:color="auto"/>
              <w:left w:val="single" w:sz="4" w:space="0" w:color="auto"/>
              <w:bottom w:val="single" w:sz="4" w:space="0" w:color="auto"/>
              <w:right w:val="single" w:sz="4" w:space="0" w:color="auto"/>
            </w:tcBorders>
            <w:hideMark/>
          </w:tcPr>
          <w:p w14:paraId="4F374B69"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00" w:type="pct"/>
            <w:tcBorders>
              <w:top w:val="single" w:sz="4" w:space="0" w:color="auto"/>
              <w:left w:val="single" w:sz="4" w:space="0" w:color="auto"/>
              <w:bottom w:val="single" w:sz="4" w:space="0" w:color="auto"/>
              <w:right w:val="single" w:sz="4" w:space="0" w:color="auto"/>
            </w:tcBorders>
            <w:shd w:val="pct20" w:color="auto" w:fill="auto"/>
            <w:hideMark/>
          </w:tcPr>
          <w:p w14:paraId="1754E745"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2F38F9AA"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040DF77A" w14:textId="77777777" w:rsidTr="00830494">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11AAB600" w14:textId="77777777" w:rsidR="002E12EE" w:rsidRPr="00A13962" w:rsidRDefault="002E12EE" w:rsidP="00E158B6">
            <w:pPr>
              <w:jc w:val="left"/>
              <w:rPr>
                <w:b/>
                <w:bCs/>
                <w:szCs w:val="20"/>
              </w:rPr>
            </w:pPr>
            <w:r w:rsidRPr="00A13962">
              <w:rPr>
                <w:b/>
                <w:bCs/>
                <w:szCs w:val="20"/>
              </w:rPr>
              <w:t>Syntax</w:t>
            </w:r>
          </w:p>
        </w:tc>
        <w:tc>
          <w:tcPr>
            <w:tcW w:w="4218" w:type="pct"/>
            <w:gridSpan w:val="4"/>
            <w:tcBorders>
              <w:top w:val="single" w:sz="4" w:space="0" w:color="auto"/>
              <w:left w:val="single" w:sz="4" w:space="0" w:color="auto"/>
              <w:bottom w:val="single" w:sz="4" w:space="0" w:color="auto"/>
              <w:right w:val="single" w:sz="4" w:space="0" w:color="auto"/>
            </w:tcBorders>
            <w:hideMark/>
          </w:tcPr>
          <w:p w14:paraId="5D14DA77" w14:textId="5146697A" w:rsidR="002E12EE" w:rsidRPr="00A13962" w:rsidRDefault="00830494" w:rsidP="00830494">
            <w:pPr>
              <w:jc w:val="left"/>
              <w:rPr>
                <w:szCs w:val="20"/>
              </w:rPr>
            </w:pPr>
            <w:r w:rsidRPr="00830494">
              <w:rPr>
                <w:szCs w:val="20"/>
              </w:rPr>
              <w:t>Std_ReturnType ProtoConv_UnpackCanIPDUM(const uint8 *pPayload, const uint32 ulPayloadLen, uint32 *pDataPosition,</w:t>
            </w:r>
            <w:r>
              <w:rPr>
                <w:szCs w:val="20"/>
              </w:rPr>
              <w:t xml:space="preserve"> </w:t>
            </w:r>
            <w:r w:rsidRPr="00830494">
              <w:rPr>
                <w:szCs w:val="20"/>
              </w:rPr>
              <w:t>R_ProtoConv_CanFrameType *pCanFrame, uint8 *pErrorStatus)</w:t>
            </w:r>
          </w:p>
        </w:tc>
      </w:tr>
      <w:tr w:rsidR="002E12EE" w:rsidRPr="00A13962" w14:paraId="76405D93" w14:textId="77777777" w:rsidTr="00830494">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26DBBA8B" w14:textId="77777777" w:rsidR="002E12EE" w:rsidRPr="00A13962" w:rsidRDefault="002E12EE" w:rsidP="00E158B6">
            <w:pPr>
              <w:jc w:val="left"/>
              <w:rPr>
                <w:b/>
                <w:bCs/>
                <w:szCs w:val="20"/>
              </w:rPr>
            </w:pPr>
            <w:r w:rsidRPr="00A13962">
              <w:rPr>
                <w:b/>
                <w:bCs/>
                <w:szCs w:val="20"/>
              </w:rPr>
              <w:t>Sync/Async</w:t>
            </w:r>
          </w:p>
        </w:tc>
        <w:tc>
          <w:tcPr>
            <w:tcW w:w="4218" w:type="pct"/>
            <w:gridSpan w:val="4"/>
            <w:tcBorders>
              <w:top w:val="single" w:sz="4" w:space="0" w:color="auto"/>
              <w:left w:val="single" w:sz="4" w:space="0" w:color="auto"/>
              <w:bottom w:val="single" w:sz="4" w:space="0" w:color="auto"/>
              <w:right w:val="single" w:sz="4" w:space="0" w:color="auto"/>
            </w:tcBorders>
            <w:hideMark/>
          </w:tcPr>
          <w:p w14:paraId="56903B50" w14:textId="77777777" w:rsidR="002E12EE" w:rsidRPr="00A13962" w:rsidRDefault="002E12EE" w:rsidP="00E158B6">
            <w:pPr>
              <w:jc w:val="left"/>
              <w:rPr>
                <w:szCs w:val="20"/>
              </w:rPr>
            </w:pPr>
            <w:r w:rsidRPr="00A13962">
              <w:rPr>
                <w:szCs w:val="20"/>
              </w:rPr>
              <w:t>Synchronous</w:t>
            </w:r>
          </w:p>
        </w:tc>
      </w:tr>
      <w:tr w:rsidR="002E12EE" w:rsidRPr="00A13962" w14:paraId="5FA8D0ED" w14:textId="77777777" w:rsidTr="00830494">
        <w:trPr>
          <w:trHeight w:val="170"/>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1E52D7BA" w14:textId="77777777" w:rsidR="002E12EE" w:rsidRPr="00A13962" w:rsidRDefault="002E12EE" w:rsidP="00E158B6">
            <w:pPr>
              <w:jc w:val="left"/>
              <w:rPr>
                <w:b/>
                <w:bCs/>
                <w:szCs w:val="20"/>
              </w:rPr>
            </w:pPr>
            <w:r w:rsidRPr="00A13962">
              <w:rPr>
                <w:b/>
                <w:bCs/>
                <w:szCs w:val="20"/>
              </w:rPr>
              <w:t>Reentrancy</w:t>
            </w:r>
          </w:p>
        </w:tc>
        <w:tc>
          <w:tcPr>
            <w:tcW w:w="4218" w:type="pct"/>
            <w:gridSpan w:val="4"/>
            <w:tcBorders>
              <w:top w:val="single" w:sz="4" w:space="0" w:color="auto"/>
              <w:left w:val="single" w:sz="4" w:space="0" w:color="auto"/>
              <w:bottom w:val="single" w:sz="4" w:space="0" w:color="auto"/>
              <w:right w:val="single" w:sz="4" w:space="0" w:color="auto"/>
            </w:tcBorders>
            <w:hideMark/>
          </w:tcPr>
          <w:p w14:paraId="6B2AAFD8"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2D543F22" w14:textId="77777777" w:rsidTr="00830494">
        <w:trPr>
          <w:trHeight w:val="170"/>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6A63FDD2" w14:textId="77777777" w:rsidR="002E12EE" w:rsidRPr="00A13962" w:rsidRDefault="002E12EE" w:rsidP="00E158B6">
            <w:pPr>
              <w:jc w:val="left"/>
              <w:rPr>
                <w:b/>
                <w:bCs/>
                <w:szCs w:val="20"/>
              </w:rPr>
            </w:pPr>
            <w:r w:rsidRPr="00A13962">
              <w:rPr>
                <w:b/>
                <w:bCs/>
                <w:szCs w:val="20"/>
              </w:rPr>
              <w:t>Interrupt State</w:t>
            </w:r>
          </w:p>
        </w:tc>
        <w:tc>
          <w:tcPr>
            <w:tcW w:w="4218" w:type="pct"/>
            <w:gridSpan w:val="4"/>
            <w:tcBorders>
              <w:top w:val="single" w:sz="4" w:space="0" w:color="auto"/>
              <w:left w:val="single" w:sz="4" w:space="0" w:color="auto"/>
              <w:bottom w:val="single" w:sz="4" w:space="0" w:color="auto"/>
              <w:right w:val="single" w:sz="4" w:space="0" w:color="auto"/>
            </w:tcBorders>
            <w:hideMark/>
          </w:tcPr>
          <w:p w14:paraId="190D4672"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0BC7656E" w14:textId="77777777" w:rsidTr="00830494">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1406CC47"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63D779DC" w14:textId="77777777" w:rsidR="002E12EE" w:rsidRPr="00A13962" w:rsidRDefault="002E12EE" w:rsidP="00E158B6">
            <w:pPr>
              <w:jc w:val="left"/>
              <w:rPr>
                <w:szCs w:val="20"/>
              </w:rPr>
            </w:pPr>
            <w:r w:rsidRPr="00A13962">
              <w:rPr>
                <w:rFonts w:eastAsia="Meiryo UI"/>
                <w:szCs w:val="21"/>
              </w:rPr>
              <w:t>const uint8 *pPayLoad</w:t>
            </w:r>
          </w:p>
        </w:tc>
        <w:tc>
          <w:tcPr>
            <w:tcW w:w="2289" w:type="pct"/>
            <w:gridSpan w:val="2"/>
            <w:tcBorders>
              <w:top w:val="single" w:sz="4" w:space="0" w:color="auto"/>
              <w:left w:val="single" w:sz="4" w:space="0" w:color="auto"/>
              <w:bottom w:val="single" w:sz="4" w:space="0" w:color="auto"/>
              <w:right w:val="single" w:sz="4" w:space="0" w:color="auto"/>
            </w:tcBorders>
            <w:hideMark/>
          </w:tcPr>
          <w:p w14:paraId="5C6AE45B"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7258C830" w14:textId="77777777" w:rsidTr="00830494">
        <w:tc>
          <w:tcPr>
            <w:tcW w:w="782" w:type="pct"/>
            <w:vMerge/>
            <w:tcBorders>
              <w:top w:val="single" w:sz="4" w:space="0" w:color="auto"/>
              <w:left w:val="single" w:sz="4" w:space="0" w:color="auto"/>
              <w:bottom w:val="single" w:sz="4" w:space="0" w:color="auto"/>
              <w:right w:val="single" w:sz="4" w:space="0" w:color="auto"/>
            </w:tcBorders>
            <w:vAlign w:val="center"/>
            <w:hideMark/>
          </w:tcPr>
          <w:p w14:paraId="7B8AF5CA"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1D043581" w14:textId="77777777" w:rsidR="002E12EE" w:rsidRPr="00A13962" w:rsidRDefault="002E12EE" w:rsidP="00E158B6">
            <w:pPr>
              <w:jc w:val="left"/>
              <w:rPr>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8557BA"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45" w:type="pct"/>
            <w:tcBorders>
              <w:top w:val="single" w:sz="4" w:space="0" w:color="auto"/>
              <w:left w:val="single" w:sz="4" w:space="0" w:color="auto"/>
              <w:bottom w:val="single" w:sz="4" w:space="0" w:color="auto"/>
              <w:right w:val="single" w:sz="4" w:space="0" w:color="auto"/>
            </w:tcBorders>
            <w:hideMark/>
          </w:tcPr>
          <w:p w14:paraId="27834773" w14:textId="77777777" w:rsidR="002E12EE" w:rsidRPr="00A13962" w:rsidRDefault="002E12EE" w:rsidP="00E158B6">
            <w:pPr>
              <w:rPr>
                <w:lang w:val="en-GB"/>
              </w:rPr>
            </w:pPr>
            <w:r w:rsidRPr="00A13962">
              <w:rPr>
                <w:lang w:val="en-GB"/>
              </w:rPr>
              <w:t>Not NULL_PTR</w:t>
            </w:r>
          </w:p>
        </w:tc>
      </w:tr>
      <w:tr w:rsidR="002E12EE" w:rsidRPr="00A13962" w14:paraId="7F30FF8B" w14:textId="77777777" w:rsidTr="00830494">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304C93B"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79A8B692" w14:textId="77777777" w:rsidR="002E12EE" w:rsidRPr="00A13962" w:rsidRDefault="002E12EE" w:rsidP="00E158B6">
            <w:pPr>
              <w:jc w:val="left"/>
              <w:rPr>
                <w:szCs w:val="20"/>
              </w:rPr>
            </w:pPr>
            <w:r w:rsidRPr="00A13962">
              <w:rPr>
                <w:rFonts w:eastAsia="Meiryo UI"/>
                <w:szCs w:val="21"/>
              </w:rPr>
              <w:t>const uint32 ulPayloadLen</w:t>
            </w:r>
          </w:p>
        </w:tc>
        <w:tc>
          <w:tcPr>
            <w:tcW w:w="2289" w:type="pct"/>
            <w:gridSpan w:val="2"/>
            <w:tcBorders>
              <w:top w:val="single" w:sz="4" w:space="0" w:color="auto"/>
              <w:left w:val="single" w:sz="4" w:space="0" w:color="auto"/>
              <w:bottom w:val="single" w:sz="4" w:space="0" w:color="auto"/>
              <w:right w:val="single" w:sz="4" w:space="0" w:color="auto"/>
            </w:tcBorders>
            <w:hideMark/>
          </w:tcPr>
          <w:p w14:paraId="5870EC95"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01AA9510" w14:textId="77777777" w:rsidTr="00830494">
        <w:tc>
          <w:tcPr>
            <w:tcW w:w="782" w:type="pct"/>
            <w:vMerge/>
            <w:tcBorders>
              <w:top w:val="single" w:sz="4" w:space="0" w:color="auto"/>
              <w:left w:val="single" w:sz="4" w:space="0" w:color="auto"/>
              <w:bottom w:val="single" w:sz="4" w:space="0" w:color="auto"/>
              <w:right w:val="single" w:sz="4" w:space="0" w:color="auto"/>
            </w:tcBorders>
            <w:vAlign w:val="center"/>
            <w:hideMark/>
          </w:tcPr>
          <w:p w14:paraId="15C87B86"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47377941" w14:textId="77777777" w:rsidR="002E12EE" w:rsidRPr="00A13962" w:rsidRDefault="002E12EE" w:rsidP="00E158B6">
            <w:pPr>
              <w:jc w:val="left"/>
              <w:rPr>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338795"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45" w:type="pct"/>
            <w:tcBorders>
              <w:top w:val="single" w:sz="4" w:space="0" w:color="auto"/>
              <w:left w:val="single" w:sz="4" w:space="0" w:color="auto"/>
              <w:bottom w:val="single" w:sz="4" w:space="0" w:color="auto"/>
              <w:right w:val="single" w:sz="4" w:space="0" w:color="auto"/>
            </w:tcBorders>
            <w:hideMark/>
          </w:tcPr>
          <w:p w14:paraId="71E53837"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2BA993FD" w14:textId="77777777" w:rsidTr="00830494">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F152D03"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1A6CB212" w14:textId="77777777" w:rsidR="002E12EE" w:rsidRPr="00A13962" w:rsidRDefault="002E12EE" w:rsidP="00E158B6">
            <w:pPr>
              <w:jc w:val="left"/>
              <w:rPr>
                <w:szCs w:val="20"/>
              </w:rPr>
            </w:pPr>
            <w:r w:rsidRPr="00A13962">
              <w:rPr>
                <w:szCs w:val="20"/>
              </w:rPr>
              <w:t>uint32 *pDataPosition</w:t>
            </w:r>
          </w:p>
        </w:tc>
        <w:tc>
          <w:tcPr>
            <w:tcW w:w="2289" w:type="pct"/>
            <w:gridSpan w:val="2"/>
            <w:tcBorders>
              <w:top w:val="single" w:sz="4" w:space="0" w:color="auto"/>
              <w:left w:val="single" w:sz="4" w:space="0" w:color="auto"/>
              <w:bottom w:val="single" w:sz="4" w:space="0" w:color="auto"/>
              <w:right w:val="single" w:sz="4" w:space="0" w:color="auto"/>
            </w:tcBorders>
            <w:hideMark/>
          </w:tcPr>
          <w:p w14:paraId="56F81841" w14:textId="77777777" w:rsidR="002E12EE" w:rsidRPr="00A13962" w:rsidRDefault="002E12EE" w:rsidP="00E158B6">
            <w:pPr>
              <w:jc w:val="left"/>
              <w:rPr>
                <w:szCs w:val="20"/>
                <w:lang w:val="en-GB"/>
              </w:rPr>
            </w:pPr>
            <w:r w:rsidRPr="00A13962">
              <w:rPr>
                <w:szCs w:val="20"/>
                <w:lang w:val="en-GB"/>
              </w:rPr>
              <w:t>(IN) Unpacking start position</w:t>
            </w:r>
          </w:p>
          <w:p w14:paraId="06C76CE7"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6FF70746" w14:textId="77777777" w:rsidTr="00830494">
        <w:tc>
          <w:tcPr>
            <w:tcW w:w="782" w:type="pct"/>
            <w:vMerge/>
            <w:tcBorders>
              <w:top w:val="single" w:sz="4" w:space="0" w:color="auto"/>
              <w:left w:val="single" w:sz="4" w:space="0" w:color="auto"/>
              <w:bottom w:val="single" w:sz="4" w:space="0" w:color="auto"/>
              <w:right w:val="single" w:sz="4" w:space="0" w:color="auto"/>
            </w:tcBorders>
            <w:vAlign w:val="center"/>
            <w:hideMark/>
          </w:tcPr>
          <w:p w14:paraId="239F21FC"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2AE7888E" w14:textId="77777777" w:rsidR="002E12EE" w:rsidRPr="00A13962" w:rsidRDefault="002E12EE" w:rsidP="00E158B6">
            <w:pPr>
              <w:jc w:val="left"/>
              <w:rPr>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6E786B"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45" w:type="pct"/>
            <w:tcBorders>
              <w:top w:val="single" w:sz="4" w:space="0" w:color="auto"/>
              <w:left w:val="single" w:sz="4" w:space="0" w:color="auto"/>
              <w:bottom w:val="single" w:sz="4" w:space="0" w:color="auto"/>
              <w:right w:val="single" w:sz="4" w:space="0" w:color="auto"/>
            </w:tcBorders>
            <w:hideMark/>
          </w:tcPr>
          <w:p w14:paraId="1C0E69A1" w14:textId="77777777" w:rsidR="002E12EE" w:rsidRPr="00A13962" w:rsidRDefault="002E12EE" w:rsidP="00E158B6">
            <w:pPr>
              <w:rPr>
                <w:lang w:val="en-GB"/>
              </w:rPr>
            </w:pPr>
            <w:r>
              <w:rPr>
                <w:lang w:val="en-GB"/>
              </w:rPr>
              <w:t>Not NULL_PTR</w:t>
            </w:r>
          </w:p>
        </w:tc>
      </w:tr>
      <w:tr w:rsidR="002E12EE" w:rsidRPr="00A13962" w14:paraId="09CAEAAB" w14:textId="77777777" w:rsidTr="00830494">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2DEF4B3"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6E5E62FF" w14:textId="77777777" w:rsidR="002E12EE" w:rsidRPr="00A13962" w:rsidRDefault="002E12EE" w:rsidP="00E158B6">
            <w:pPr>
              <w:jc w:val="left"/>
              <w:rPr>
                <w:szCs w:val="20"/>
              </w:rPr>
            </w:pPr>
            <w:r w:rsidRPr="00A13962">
              <w:rPr>
                <w:szCs w:val="20"/>
              </w:rPr>
              <w:t>R_ProtoConv_CanFrameType *pCanFrame</w:t>
            </w:r>
          </w:p>
        </w:tc>
        <w:tc>
          <w:tcPr>
            <w:tcW w:w="2289" w:type="pct"/>
            <w:gridSpan w:val="2"/>
            <w:tcBorders>
              <w:top w:val="single" w:sz="4" w:space="0" w:color="auto"/>
              <w:left w:val="single" w:sz="4" w:space="0" w:color="auto"/>
              <w:bottom w:val="single" w:sz="4" w:space="0" w:color="auto"/>
              <w:right w:val="single" w:sz="4" w:space="0" w:color="auto"/>
            </w:tcBorders>
            <w:hideMark/>
          </w:tcPr>
          <w:p w14:paraId="3608C719" w14:textId="77777777" w:rsidR="002E12EE" w:rsidRPr="00A13962" w:rsidRDefault="002E12EE" w:rsidP="00E158B6">
            <w:pPr>
              <w:jc w:val="left"/>
              <w:rPr>
                <w:szCs w:val="20"/>
                <w:lang w:val="en-GB"/>
              </w:rPr>
            </w:pPr>
            <w:r w:rsidRPr="00A13962">
              <w:rPr>
                <w:rFonts w:eastAsia="Meiryo UI"/>
                <w:szCs w:val="20"/>
                <w:lang w:val="en-GB"/>
              </w:rPr>
              <w:t>CAN frame taken out</w:t>
            </w:r>
          </w:p>
        </w:tc>
      </w:tr>
      <w:tr w:rsidR="002E12EE" w:rsidRPr="00A13962" w14:paraId="37EDCC12" w14:textId="77777777" w:rsidTr="00830494">
        <w:tc>
          <w:tcPr>
            <w:tcW w:w="782" w:type="pct"/>
            <w:vMerge/>
            <w:tcBorders>
              <w:top w:val="single" w:sz="4" w:space="0" w:color="auto"/>
              <w:left w:val="single" w:sz="4" w:space="0" w:color="auto"/>
              <w:bottom w:val="single" w:sz="4" w:space="0" w:color="auto"/>
              <w:right w:val="single" w:sz="4" w:space="0" w:color="auto"/>
            </w:tcBorders>
            <w:vAlign w:val="center"/>
            <w:hideMark/>
          </w:tcPr>
          <w:p w14:paraId="48995AC4"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3E3BF755" w14:textId="77777777" w:rsidR="002E12EE" w:rsidRPr="00A13962" w:rsidRDefault="002E12EE" w:rsidP="00E158B6">
            <w:pPr>
              <w:jc w:val="left"/>
              <w:rPr>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8C4176"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45" w:type="pct"/>
            <w:tcBorders>
              <w:top w:val="single" w:sz="4" w:space="0" w:color="auto"/>
              <w:left w:val="single" w:sz="4" w:space="0" w:color="auto"/>
              <w:bottom w:val="single" w:sz="4" w:space="0" w:color="auto"/>
              <w:right w:val="single" w:sz="4" w:space="0" w:color="auto"/>
            </w:tcBorders>
            <w:hideMark/>
          </w:tcPr>
          <w:p w14:paraId="28B80D95" w14:textId="77777777" w:rsidR="002E12EE" w:rsidRPr="00A13962" w:rsidRDefault="002E12EE" w:rsidP="00E158B6">
            <w:pPr>
              <w:rPr>
                <w:lang w:val="en-GB"/>
              </w:rPr>
            </w:pPr>
            <w:r>
              <w:rPr>
                <w:lang w:val="en-GB"/>
              </w:rPr>
              <w:t>Not NULL_PTR</w:t>
            </w:r>
          </w:p>
        </w:tc>
      </w:tr>
      <w:tr w:rsidR="002E12EE" w:rsidRPr="00A13962" w14:paraId="50EDA1B2" w14:textId="77777777" w:rsidTr="00830494">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8BA9832"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696D7ED8" w14:textId="77777777" w:rsidR="002E12EE" w:rsidRPr="00A13962" w:rsidRDefault="002E12EE" w:rsidP="00E158B6">
            <w:pPr>
              <w:jc w:val="left"/>
              <w:rPr>
                <w:szCs w:val="20"/>
              </w:rPr>
            </w:pPr>
            <w:r w:rsidRPr="009014E5">
              <w:rPr>
                <w:szCs w:val="20"/>
              </w:rPr>
              <w:t>uint8 *pErrorStatus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28A805A7" w14:textId="77777777" w:rsidR="002E12EE" w:rsidRPr="00A13962" w:rsidRDefault="002E12EE" w:rsidP="00E158B6">
            <w:pPr>
              <w:jc w:val="left"/>
              <w:rPr>
                <w:szCs w:val="20"/>
                <w:lang w:val="en-GB"/>
              </w:rPr>
            </w:pPr>
            <w:r>
              <w:rPr>
                <w:szCs w:val="20"/>
                <w:lang w:val="en-GB"/>
              </w:rPr>
              <w:t>Error status taken out</w:t>
            </w:r>
          </w:p>
        </w:tc>
      </w:tr>
      <w:tr w:rsidR="002E12EE" w:rsidRPr="00A13962" w14:paraId="53DA7CF8" w14:textId="77777777" w:rsidTr="00830494">
        <w:tc>
          <w:tcPr>
            <w:tcW w:w="782" w:type="pct"/>
            <w:vMerge/>
            <w:tcBorders>
              <w:top w:val="single" w:sz="4" w:space="0" w:color="auto"/>
              <w:left w:val="single" w:sz="4" w:space="0" w:color="auto"/>
              <w:bottom w:val="single" w:sz="4" w:space="0" w:color="auto"/>
              <w:right w:val="single" w:sz="4" w:space="0" w:color="auto"/>
            </w:tcBorders>
            <w:vAlign w:val="center"/>
            <w:hideMark/>
          </w:tcPr>
          <w:p w14:paraId="47611530"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72769F03" w14:textId="77777777" w:rsidR="002E12EE" w:rsidRPr="00A13962" w:rsidRDefault="002E12EE" w:rsidP="00E158B6">
            <w:pPr>
              <w:jc w:val="left"/>
              <w:rPr>
                <w:szCs w:val="20"/>
              </w:rPr>
            </w:pPr>
          </w:p>
        </w:tc>
        <w:tc>
          <w:tcPr>
            <w:tcW w:w="5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BF285B"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45" w:type="pct"/>
            <w:tcBorders>
              <w:top w:val="single" w:sz="4" w:space="0" w:color="auto"/>
              <w:left w:val="single" w:sz="4" w:space="0" w:color="auto"/>
              <w:bottom w:val="single" w:sz="4" w:space="0" w:color="auto"/>
              <w:right w:val="single" w:sz="4" w:space="0" w:color="auto"/>
            </w:tcBorders>
            <w:hideMark/>
          </w:tcPr>
          <w:p w14:paraId="7F7C050B" w14:textId="77777777" w:rsidR="002E12EE" w:rsidRPr="00A13962" w:rsidRDefault="002E12EE" w:rsidP="00E158B6">
            <w:pPr>
              <w:rPr>
                <w:lang w:val="en-GB"/>
              </w:rPr>
            </w:pPr>
            <w:r>
              <w:rPr>
                <w:lang w:val="en-GB"/>
              </w:rPr>
              <w:t>Not NULL_PTR</w:t>
            </w:r>
          </w:p>
        </w:tc>
      </w:tr>
      <w:tr w:rsidR="002E12EE" w:rsidRPr="00A13962" w14:paraId="495CCFBF" w14:textId="77777777" w:rsidTr="00830494">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2A8320F8"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1929" w:type="pct"/>
            <w:gridSpan w:val="2"/>
            <w:tcBorders>
              <w:top w:val="single" w:sz="4" w:space="0" w:color="auto"/>
              <w:left w:val="single" w:sz="4" w:space="0" w:color="auto"/>
              <w:bottom w:val="single" w:sz="4" w:space="0" w:color="auto"/>
              <w:right w:val="single" w:sz="4" w:space="0" w:color="auto"/>
            </w:tcBorders>
            <w:hideMark/>
          </w:tcPr>
          <w:p w14:paraId="03948391" w14:textId="77777777" w:rsidR="002E12EE" w:rsidRPr="00A13962" w:rsidRDefault="002E12EE" w:rsidP="00E158B6">
            <w:pPr>
              <w:rPr>
                <w:rFonts w:eastAsia="Meiryo UI"/>
                <w:szCs w:val="20"/>
                <w:lang w:val="en-GB"/>
              </w:rPr>
            </w:pPr>
            <w:r w:rsidRPr="00A13962">
              <w:rPr>
                <w:kern w:val="0"/>
              </w:rPr>
              <w:t>Std_ReturnType</w:t>
            </w:r>
          </w:p>
        </w:tc>
        <w:tc>
          <w:tcPr>
            <w:tcW w:w="2289" w:type="pct"/>
            <w:gridSpan w:val="2"/>
            <w:tcBorders>
              <w:top w:val="single" w:sz="4" w:space="0" w:color="auto"/>
              <w:left w:val="single" w:sz="4" w:space="0" w:color="auto"/>
              <w:bottom w:val="single" w:sz="4" w:space="0" w:color="auto"/>
              <w:right w:val="single" w:sz="4" w:space="0" w:color="auto"/>
            </w:tcBorders>
            <w:hideMark/>
          </w:tcPr>
          <w:p w14:paraId="7388115D" w14:textId="77777777" w:rsidR="002E12EE" w:rsidRPr="00A13962" w:rsidRDefault="002E12EE" w:rsidP="00E158B6">
            <w:pPr>
              <w:jc w:val="left"/>
              <w:textAlignment w:val="baseline"/>
              <w:rPr>
                <w:kern w:val="0"/>
                <w:lang w:val="fr-FR"/>
              </w:rPr>
            </w:pPr>
            <w:r w:rsidRPr="00A13962">
              <w:rPr>
                <w:kern w:val="0"/>
                <w:lang w:val="fr-FR"/>
              </w:rPr>
              <w:t>E_OK</w:t>
            </w:r>
          </w:p>
          <w:p w14:paraId="460F05C2" w14:textId="77777777" w:rsidR="002E12EE" w:rsidRPr="00A13962" w:rsidRDefault="002E12EE" w:rsidP="00E158B6">
            <w:r w:rsidRPr="00A13962">
              <w:rPr>
                <w:kern w:val="0"/>
              </w:rPr>
              <w:t>E_NOT_OK</w:t>
            </w:r>
          </w:p>
        </w:tc>
      </w:tr>
      <w:tr w:rsidR="002E12EE" w:rsidRPr="00A13962" w14:paraId="24682F99" w14:textId="77777777" w:rsidTr="00830494">
        <w:trPr>
          <w:cantSplit/>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089ABE4A" w14:textId="77777777" w:rsidR="002E12EE" w:rsidRPr="00A13962" w:rsidRDefault="002E12EE" w:rsidP="00E158B6">
            <w:pPr>
              <w:jc w:val="left"/>
              <w:rPr>
                <w:b/>
                <w:bCs/>
                <w:szCs w:val="20"/>
              </w:rPr>
            </w:pPr>
            <w:r w:rsidRPr="00A13962">
              <w:rPr>
                <w:b/>
                <w:bCs/>
                <w:szCs w:val="20"/>
              </w:rPr>
              <w:t>Description</w:t>
            </w:r>
          </w:p>
        </w:tc>
        <w:tc>
          <w:tcPr>
            <w:tcW w:w="4218" w:type="pct"/>
            <w:gridSpan w:val="4"/>
            <w:tcBorders>
              <w:top w:val="single" w:sz="4" w:space="0" w:color="auto"/>
              <w:left w:val="single" w:sz="4" w:space="0" w:color="auto"/>
              <w:bottom w:val="single" w:sz="4" w:space="0" w:color="auto"/>
              <w:right w:val="single" w:sz="4" w:space="0" w:color="auto"/>
            </w:tcBorders>
          </w:tcPr>
          <w:p w14:paraId="3382BF93" w14:textId="77777777" w:rsidR="002E12EE" w:rsidRPr="00A13962" w:rsidRDefault="002E12EE" w:rsidP="006367A4">
            <w:pPr>
              <w:pStyle w:val="ReqText0"/>
              <w:jc w:val="left"/>
            </w:pPr>
            <w:r w:rsidRPr="00A13962">
              <w:t xml:space="preserve">Extract one CAN frame </w:t>
            </w:r>
            <w:r>
              <w:t xml:space="preserve">in IPDU-M format </w:t>
            </w:r>
            <w:r w:rsidRPr="00A13962">
              <w:t>from the payload.</w:t>
            </w:r>
          </w:p>
          <w:p w14:paraId="39FC4810" w14:textId="77777777" w:rsidR="002E12EE" w:rsidRPr="00A13962" w:rsidRDefault="002E12EE" w:rsidP="006367A4">
            <w:pPr>
              <w:pStyle w:val="ReqText0"/>
              <w:jc w:val="left"/>
            </w:pPr>
          </w:p>
          <w:p w14:paraId="1E65699A" w14:textId="77777777" w:rsidR="002E12EE" w:rsidRPr="00A13962" w:rsidRDefault="002E12EE" w:rsidP="006367A4">
            <w:pPr>
              <w:pStyle w:val="ReqText0"/>
              <w:jc w:val="left"/>
            </w:pPr>
            <w:r w:rsidRPr="00A13962">
              <w:t>The value of pDataPosition shall be the frame extraction position.</w:t>
            </w:r>
          </w:p>
          <w:p w14:paraId="0C533243" w14:textId="77777777" w:rsidR="00266BCD" w:rsidRDefault="00266BCD" w:rsidP="006367A4">
            <w:pPr>
              <w:pStyle w:val="ReqText0"/>
              <w:jc w:val="left"/>
            </w:pPr>
          </w:p>
          <w:p w14:paraId="2E405A2E" w14:textId="0103DD73" w:rsidR="002E12EE" w:rsidRPr="00A13962" w:rsidRDefault="002E12EE" w:rsidP="006367A4">
            <w:pPr>
              <w:pStyle w:val="ReqText0"/>
              <w:jc w:val="left"/>
            </w:pPr>
            <w:r w:rsidRPr="00A13962">
              <w:t xml:space="preserve">If </w:t>
            </w:r>
            <w:r>
              <w:t xml:space="preserve">adding </w:t>
            </w:r>
            <w:r w:rsidRPr="00A13962">
              <w:t xml:space="preserve">the </w:t>
            </w:r>
            <w:r>
              <w:t xml:space="preserve">total </w:t>
            </w:r>
            <w:r w:rsidRPr="00A13962">
              <w:t>value of</w:t>
            </w:r>
            <w:r w:rsidRPr="000C12E9">
              <w:rPr>
                <w:rFonts w:ascii="Consolas" w:eastAsia="Times New Roman" w:hAnsi="Consolas"/>
                <w:color w:val="569CD6"/>
                <w:sz w:val="21"/>
                <w:szCs w:val="21"/>
                <w:lang w:eastAsia="en-US"/>
              </w:rPr>
              <w:t xml:space="preserve"> </w:t>
            </w:r>
            <w:r w:rsidRPr="000C12E9">
              <w:t>PDU_LEN_ID</w:t>
            </w:r>
            <w:r>
              <w:rPr>
                <w:lang w:val="en-US"/>
              </w:rPr>
              <w:t xml:space="preserve"> </w:t>
            </w:r>
            <w:r w:rsidRPr="00A13962">
              <w:t xml:space="preserve">and </w:t>
            </w:r>
            <w:r w:rsidRPr="000C12E9">
              <w:t>PDU_LEN_</w:t>
            </w:r>
            <w:r>
              <w:t xml:space="preserve">DLC </w:t>
            </w:r>
            <w:r w:rsidRPr="00A13962">
              <w:t>to the frame extraction position value</w:t>
            </w:r>
            <w:r>
              <w:t xml:space="preserve"> make</w:t>
            </w:r>
            <w:r w:rsidRPr="00A13962">
              <w:t xml:space="preserve"> the data length exceeded</w:t>
            </w:r>
            <w:r w:rsidR="00830494">
              <w:t>,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25912625" w14:textId="77777777" w:rsidR="002E12EE" w:rsidRPr="00694EC3" w:rsidRDefault="002E12EE" w:rsidP="006367A4">
            <w:pPr>
              <w:pStyle w:val="ReqText0"/>
              <w:jc w:val="left"/>
              <w:rPr>
                <w:lang w:val="en-US"/>
              </w:rPr>
            </w:pPr>
          </w:p>
          <w:p w14:paraId="448182DD" w14:textId="37FD94C8" w:rsidR="002E12EE" w:rsidRPr="00A13962" w:rsidRDefault="00830494" w:rsidP="006367A4">
            <w:pPr>
              <w:pStyle w:val="ReqText0"/>
              <w:jc w:val="left"/>
            </w:pPr>
            <w:r>
              <w:t>E</w:t>
            </w:r>
            <w:r w:rsidR="002E12EE" w:rsidRPr="000C12E9">
              <w:t>xtract the DLC from the frame fetch position.</w:t>
            </w:r>
          </w:p>
          <w:p w14:paraId="37862B88" w14:textId="77777777" w:rsidR="002E12EE" w:rsidRPr="00A13962" w:rsidRDefault="002E12EE" w:rsidP="006367A4">
            <w:pPr>
              <w:pStyle w:val="ReqText0"/>
              <w:jc w:val="left"/>
            </w:pPr>
          </w:p>
          <w:p w14:paraId="3140D2AE" w14:textId="6B09B0E5" w:rsidR="002E12EE" w:rsidRPr="00A13962" w:rsidRDefault="002E12EE" w:rsidP="006367A4">
            <w:pPr>
              <w:pStyle w:val="ReqText0"/>
              <w:jc w:val="left"/>
            </w:pPr>
            <w:r w:rsidRPr="00A13962">
              <w:t>If the DLC is greater than CANFRAME_LEN_MAX (64U) or adding the DLC to</w:t>
            </w:r>
            <w:r>
              <w:t xml:space="preserve"> the updated </w:t>
            </w:r>
            <w:r w:rsidRPr="00A13962">
              <w:t>frame retrieval position exceeds the data length</w:t>
            </w:r>
            <w:r>
              <w:t>, the function r</w:t>
            </w:r>
            <w:r w:rsidRPr="00A13962">
              <w:t>eturn</w:t>
            </w:r>
            <w:r>
              <w:t>s</w:t>
            </w:r>
            <w:r w:rsidRPr="00A13962">
              <w:t xml:space="preserve"> E_NOT_OK, report</w:t>
            </w:r>
            <w:r>
              <w:t>s</w:t>
            </w:r>
            <w:r w:rsidRPr="00A13962">
              <w:t xml:space="preserve"> DET error PROTOCONV_E_PACKEDCAN (if DET is enabled), set</w:t>
            </w:r>
            <w:r w:rsidR="00830494">
              <w:t>s</w:t>
            </w:r>
            <w:r w:rsidRPr="00A13962">
              <w:t xml:space="preserve"> </w:t>
            </w:r>
            <w:r w:rsidRPr="00C52CEE">
              <w:rPr>
                <w:lang w:val="en-US"/>
              </w:rPr>
              <w:t>*pErrorStatus</w:t>
            </w:r>
            <w:r w:rsidRPr="00A13962">
              <w:t>= PROTOCONV_E_PACKEDCAN and terminate</w:t>
            </w:r>
            <w:r w:rsidR="00830494">
              <w:t>s</w:t>
            </w:r>
            <w:r w:rsidRPr="00A13962">
              <w:t xml:space="preserve"> the process.</w:t>
            </w:r>
          </w:p>
          <w:p w14:paraId="1EDF219F" w14:textId="77777777" w:rsidR="002E12EE" w:rsidRPr="00A13962" w:rsidRDefault="002E12EE" w:rsidP="006367A4">
            <w:pPr>
              <w:pStyle w:val="ReqText0"/>
              <w:jc w:val="left"/>
            </w:pPr>
          </w:p>
          <w:p w14:paraId="22500290" w14:textId="3CB6227E" w:rsidR="002E12EE" w:rsidRDefault="00830494" w:rsidP="006367A4">
            <w:pPr>
              <w:pStyle w:val="ReqText0"/>
              <w:jc w:val="left"/>
              <w:rPr>
                <w:lang w:val="en-US"/>
              </w:rPr>
            </w:pPr>
            <w:r>
              <w:t>C</w:t>
            </w:r>
            <w:r w:rsidR="002E12EE" w:rsidRPr="00A13962">
              <w:t>opy the CAN frame to the buffer.</w:t>
            </w:r>
          </w:p>
          <w:p w14:paraId="727F066E" w14:textId="77777777" w:rsidR="002E12EE" w:rsidRDefault="002E12EE" w:rsidP="006367A4">
            <w:pPr>
              <w:pStyle w:val="ReqText0"/>
              <w:jc w:val="left"/>
            </w:pPr>
          </w:p>
          <w:p w14:paraId="5CF133A3" w14:textId="4FD7745B" w:rsidR="002E12EE" w:rsidRPr="00C52CEE" w:rsidRDefault="002E12EE" w:rsidP="006367A4">
            <w:pPr>
              <w:pStyle w:val="ReqText0"/>
              <w:jc w:val="left"/>
              <w:rPr>
                <w:lang w:val="en-US"/>
              </w:rPr>
            </w:pPr>
            <w:r>
              <w:t>Store the retrieved CAN DLC and CAN data to the argument CAN frame structure</w:t>
            </w:r>
            <w:r w:rsidR="00830494">
              <w:t xml:space="preserve"> (</w:t>
            </w:r>
            <w:r w:rsidR="00830494" w:rsidRPr="00830494">
              <w:rPr>
                <w:lang w:val="en-US"/>
              </w:rPr>
              <w:t>CAN ID is already set by caller</w:t>
            </w:r>
            <w:r w:rsidR="00830494">
              <w:rPr>
                <w:lang w:val="en-US"/>
              </w:rPr>
              <w:t>).</w:t>
            </w:r>
          </w:p>
          <w:p w14:paraId="2C56E8F4" w14:textId="77777777" w:rsidR="002E12EE" w:rsidRDefault="002E12EE" w:rsidP="006367A4">
            <w:pPr>
              <w:pStyle w:val="ReqText0"/>
              <w:jc w:val="left"/>
            </w:pPr>
          </w:p>
          <w:p w14:paraId="2FEE9677" w14:textId="77777777" w:rsidR="006F4BAF" w:rsidRDefault="002E12EE" w:rsidP="006367A4">
            <w:pPr>
              <w:pStyle w:val="ReqText0"/>
              <w:jc w:val="left"/>
            </w:pPr>
            <w:r>
              <w:t>Update the frame retrieval position after extracting CAN data</w:t>
            </w:r>
          </w:p>
          <w:p w14:paraId="6F0F23C7" w14:textId="780E581E" w:rsidR="006F4BAF" w:rsidRPr="001570F8" w:rsidRDefault="006F4BAF" w:rsidP="006367A4">
            <w:pPr>
              <w:pStyle w:val="ReqText0"/>
              <w:jc w:val="left"/>
              <w:rPr>
                <w:lang w:val="en-US"/>
              </w:rPr>
            </w:pPr>
            <w:r>
              <w:t>(</w:t>
            </w:r>
            <w:r w:rsidRPr="001570F8">
              <w:rPr>
                <w:lang w:val="en-US"/>
              </w:rPr>
              <w:t xml:space="preserve">*pDataPosition = </w:t>
            </w:r>
            <w:r w:rsidRPr="00A13962">
              <w:t>frame extraction position</w:t>
            </w:r>
            <w:r w:rsidRPr="001570F8">
              <w:rPr>
                <w:lang w:val="en-US"/>
              </w:rPr>
              <w:t xml:space="preserve"> +</w:t>
            </w:r>
            <w:r>
              <w:rPr>
                <w:lang w:val="en-US"/>
              </w:rPr>
              <w:t xml:space="preserve"> PDU ID length + PDU DLC length +</w:t>
            </w:r>
            <w:r w:rsidR="0051192C">
              <w:rPr>
                <w:lang w:val="en-US"/>
              </w:rPr>
              <w:t xml:space="preserve"> CAN</w:t>
            </w:r>
            <w:r>
              <w:rPr>
                <w:lang w:val="en-US"/>
              </w:rPr>
              <w:t xml:space="preserve"> </w:t>
            </w:r>
            <w:r w:rsidR="005C08A8">
              <w:rPr>
                <w:lang w:val="en-US"/>
              </w:rPr>
              <w:t>DLC</w:t>
            </w:r>
            <w:r>
              <w:t>)</w:t>
            </w:r>
          </w:p>
          <w:p w14:paraId="2268AAAB" w14:textId="32DC6D40" w:rsidR="002E12EE" w:rsidRPr="00A13962" w:rsidRDefault="002E12EE" w:rsidP="006367A4">
            <w:pPr>
              <w:pStyle w:val="ReqText0"/>
              <w:jc w:val="left"/>
              <w:rPr>
                <w:kern w:val="2"/>
                <w:szCs w:val="20"/>
                <w:lang w:val="en-US" w:eastAsia="ja-JP"/>
              </w:rPr>
            </w:pPr>
            <w:r w:rsidRPr="00A13962">
              <w:lastRenderedPageBreak/>
              <w:t>If the process ends normally, E_OK is returned.</w:t>
            </w:r>
          </w:p>
        </w:tc>
      </w:tr>
      <w:tr w:rsidR="002E12EE" w:rsidRPr="00A13962" w14:paraId="4EA0E5F3" w14:textId="77777777" w:rsidTr="00830494">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4BF6D361" w14:textId="77777777" w:rsidR="002E12EE" w:rsidRPr="00A13962" w:rsidRDefault="002E12EE" w:rsidP="00E158B6">
            <w:pPr>
              <w:jc w:val="left"/>
              <w:rPr>
                <w:b/>
                <w:bCs/>
                <w:szCs w:val="20"/>
              </w:rPr>
            </w:pPr>
            <w:r w:rsidRPr="00A13962">
              <w:rPr>
                <w:b/>
                <w:bCs/>
                <w:szCs w:val="20"/>
              </w:rPr>
              <w:t>Preconditions</w:t>
            </w:r>
          </w:p>
        </w:tc>
        <w:tc>
          <w:tcPr>
            <w:tcW w:w="4218" w:type="pct"/>
            <w:gridSpan w:val="4"/>
            <w:tcBorders>
              <w:top w:val="single" w:sz="4" w:space="0" w:color="auto"/>
              <w:left w:val="single" w:sz="4" w:space="0" w:color="auto"/>
              <w:bottom w:val="single" w:sz="4" w:space="0" w:color="auto"/>
              <w:right w:val="single" w:sz="4" w:space="0" w:color="auto"/>
            </w:tcBorders>
            <w:hideMark/>
          </w:tcPr>
          <w:p w14:paraId="5717FF10" w14:textId="77777777" w:rsidR="002E12EE" w:rsidRPr="00A13962" w:rsidRDefault="002E12EE" w:rsidP="00E158B6">
            <w:pPr>
              <w:jc w:val="left"/>
              <w:rPr>
                <w:szCs w:val="20"/>
              </w:rPr>
            </w:pPr>
            <w:r w:rsidRPr="00A13962">
              <w:rPr>
                <w:szCs w:val="20"/>
              </w:rPr>
              <w:t>N/A</w:t>
            </w:r>
          </w:p>
        </w:tc>
      </w:tr>
      <w:tr w:rsidR="002E12EE" w:rsidRPr="00A13962" w14:paraId="4526E9C9" w14:textId="77777777" w:rsidTr="00830494">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0DA26CA7" w14:textId="77777777" w:rsidR="002E12EE" w:rsidRPr="00A13962" w:rsidRDefault="002E12EE" w:rsidP="00E158B6">
            <w:pPr>
              <w:jc w:val="left"/>
              <w:rPr>
                <w:b/>
                <w:bCs/>
                <w:szCs w:val="20"/>
              </w:rPr>
            </w:pPr>
            <w:r w:rsidRPr="00A13962">
              <w:rPr>
                <w:b/>
                <w:bCs/>
                <w:szCs w:val="20"/>
              </w:rPr>
              <w:t>Remarks</w:t>
            </w:r>
          </w:p>
        </w:tc>
        <w:tc>
          <w:tcPr>
            <w:tcW w:w="4218" w:type="pct"/>
            <w:gridSpan w:val="4"/>
            <w:tcBorders>
              <w:top w:val="single" w:sz="4" w:space="0" w:color="auto"/>
              <w:left w:val="single" w:sz="4" w:space="0" w:color="auto"/>
              <w:bottom w:val="single" w:sz="4" w:space="0" w:color="auto"/>
              <w:right w:val="single" w:sz="4" w:space="0" w:color="auto"/>
            </w:tcBorders>
            <w:hideMark/>
          </w:tcPr>
          <w:p w14:paraId="2B2F0030"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6C461239" w14:textId="77777777" w:rsidTr="00830494">
        <w:trPr>
          <w:trHeight w:val="126"/>
        </w:trPr>
        <w:tc>
          <w:tcPr>
            <w:tcW w:w="782" w:type="pct"/>
            <w:vMerge w:val="restart"/>
            <w:tcBorders>
              <w:top w:val="single" w:sz="4" w:space="0" w:color="auto"/>
              <w:left w:val="single" w:sz="4" w:space="0" w:color="auto"/>
              <w:right w:val="single" w:sz="4" w:space="0" w:color="auto"/>
            </w:tcBorders>
            <w:shd w:val="clear" w:color="auto" w:fill="D9D9D9"/>
          </w:tcPr>
          <w:p w14:paraId="00E38E47" w14:textId="77777777" w:rsidR="002E12EE" w:rsidRPr="00A13962" w:rsidRDefault="002E12EE" w:rsidP="00E158B6">
            <w:pPr>
              <w:jc w:val="left"/>
              <w:rPr>
                <w:b/>
                <w:bCs/>
                <w:szCs w:val="20"/>
              </w:rPr>
            </w:pPr>
            <w:r w:rsidRPr="00A13962">
              <w:rPr>
                <w:b/>
                <w:bCs/>
                <w:kern w:val="0"/>
                <w:szCs w:val="20"/>
              </w:rPr>
              <w:t>DET/DEM Errors Handled</w:t>
            </w:r>
          </w:p>
        </w:tc>
        <w:tc>
          <w:tcPr>
            <w:tcW w:w="2473" w:type="pct"/>
            <w:gridSpan w:val="3"/>
            <w:tcBorders>
              <w:top w:val="single" w:sz="4" w:space="0" w:color="auto"/>
              <w:left w:val="single" w:sz="4" w:space="0" w:color="auto"/>
              <w:bottom w:val="single" w:sz="4" w:space="0" w:color="auto"/>
              <w:right w:val="single" w:sz="4" w:space="0" w:color="auto"/>
            </w:tcBorders>
          </w:tcPr>
          <w:p w14:paraId="34D5ED7F" w14:textId="77777777" w:rsidR="002E12EE" w:rsidRPr="00A13962" w:rsidRDefault="002E12EE" w:rsidP="00E158B6">
            <w:pPr>
              <w:jc w:val="left"/>
              <w:rPr>
                <w:szCs w:val="20"/>
              </w:rPr>
            </w:pPr>
            <w:r w:rsidRPr="00A13962">
              <w:rPr>
                <w:color w:val="000000"/>
                <w:szCs w:val="20"/>
              </w:rPr>
              <w:t>PROTOCONV_E_NOTFRAME</w:t>
            </w:r>
          </w:p>
        </w:tc>
        <w:tc>
          <w:tcPr>
            <w:tcW w:w="1745" w:type="pct"/>
            <w:tcBorders>
              <w:top w:val="single" w:sz="4" w:space="0" w:color="auto"/>
              <w:left w:val="single" w:sz="4" w:space="0" w:color="auto"/>
              <w:bottom w:val="single" w:sz="4" w:space="0" w:color="auto"/>
              <w:right w:val="single" w:sz="4" w:space="0" w:color="auto"/>
            </w:tcBorders>
          </w:tcPr>
          <w:p w14:paraId="0E04E15B" w14:textId="77777777" w:rsidR="002E12EE" w:rsidRPr="00A13962" w:rsidRDefault="002E12EE" w:rsidP="00E158B6">
            <w:pPr>
              <w:jc w:val="left"/>
              <w:rPr>
                <w:szCs w:val="20"/>
              </w:rPr>
            </w:pPr>
            <w:r w:rsidRPr="00A13962">
              <w:rPr>
                <w:color w:val="000000"/>
                <w:szCs w:val="20"/>
              </w:rPr>
              <w:t>No CAN frame</w:t>
            </w:r>
          </w:p>
        </w:tc>
      </w:tr>
      <w:tr w:rsidR="002E12EE" w:rsidRPr="00A13962" w14:paraId="7671466C" w14:textId="77777777" w:rsidTr="00830494">
        <w:trPr>
          <w:trHeight w:val="125"/>
        </w:trPr>
        <w:tc>
          <w:tcPr>
            <w:tcW w:w="782" w:type="pct"/>
            <w:vMerge/>
            <w:tcBorders>
              <w:left w:val="single" w:sz="4" w:space="0" w:color="auto"/>
              <w:bottom w:val="single" w:sz="4" w:space="0" w:color="auto"/>
              <w:right w:val="single" w:sz="4" w:space="0" w:color="auto"/>
            </w:tcBorders>
            <w:shd w:val="clear" w:color="auto" w:fill="D9D9D9"/>
          </w:tcPr>
          <w:p w14:paraId="5735F2B4" w14:textId="77777777" w:rsidR="002E12EE" w:rsidRPr="00A13962" w:rsidRDefault="002E12EE" w:rsidP="00E158B6">
            <w:pPr>
              <w:jc w:val="left"/>
              <w:rPr>
                <w:b/>
                <w:bCs/>
                <w:szCs w:val="20"/>
              </w:rPr>
            </w:pPr>
          </w:p>
        </w:tc>
        <w:tc>
          <w:tcPr>
            <w:tcW w:w="2473" w:type="pct"/>
            <w:gridSpan w:val="3"/>
            <w:tcBorders>
              <w:top w:val="single" w:sz="4" w:space="0" w:color="auto"/>
              <w:left w:val="single" w:sz="4" w:space="0" w:color="auto"/>
              <w:bottom w:val="single" w:sz="4" w:space="0" w:color="auto"/>
              <w:right w:val="single" w:sz="4" w:space="0" w:color="auto"/>
            </w:tcBorders>
          </w:tcPr>
          <w:p w14:paraId="4BACCB77" w14:textId="77777777" w:rsidR="002E12EE" w:rsidRPr="00A13962" w:rsidRDefault="002E12EE" w:rsidP="00E158B6">
            <w:pPr>
              <w:jc w:val="left"/>
              <w:rPr>
                <w:szCs w:val="20"/>
              </w:rPr>
            </w:pPr>
            <w:r w:rsidRPr="00A13962">
              <w:rPr>
                <w:color w:val="000000"/>
                <w:szCs w:val="20"/>
              </w:rPr>
              <w:t>PROTOCONV_E_PACKEDCAN</w:t>
            </w:r>
          </w:p>
        </w:tc>
        <w:tc>
          <w:tcPr>
            <w:tcW w:w="1745" w:type="pct"/>
            <w:tcBorders>
              <w:top w:val="single" w:sz="4" w:space="0" w:color="auto"/>
              <w:left w:val="single" w:sz="4" w:space="0" w:color="auto"/>
              <w:bottom w:val="single" w:sz="4" w:space="0" w:color="auto"/>
              <w:right w:val="single" w:sz="4" w:space="0" w:color="auto"/>
            </w:tcBorders>
          </w:tcPr>
          <w:p w14:paraId="3F067989" w14:textId="77777777" w:rsidR="002E12EE" w:rsidRPr="00A13962" w:rsidRDefault="002E12EE" w:rsidP="00E158B6">
            <w:pPr>
              <w:jc w:val="left"/>
              <w:rPr>
                <w:szCs w:val="20"/>
              </w:rPr>
            </w:pPr>
            <w:r w:rsidRPr="00A13962">
              <w:rPr>
                <w:color w:val="000000"/>
                <w:szCs w:val="20"/>
              </w:rPr>
              <w:t>Packed CAN Frame Error</w:t>
            </w:r>
          </w:p>
        </w:tc>
      </w:tr>
    </w:tbl>
    <w:p w14:paraId="5E4ED7D0" w14:textId="77777777" w:rsidR="004A3BD8" w:rsidRDefault="004A3BD8" w:rsidP="004A3BD8">
      <w:pPr>
        <w:pStyle w:val="RefIDs"/>
      </w:pPr>
      <w:bookmarkStart w:id="345" w:name="_Toc190712145"/>
      <w:r w:rsidRPr="00C20FCB">
        <w:t xml:space="preserve">[Covers: </w:t>
      </w:r>
      <w:r w:rsidRPr="00992417">
        <w:t>req-8552172-00905318</w:t>
      </w:r>
      <w:r w:rsidRPr="00C20FCB">
        <w:t>]</w:t>
      </w:r>
    </w:p>
    <w:p w14:paraId="0D0D84E0" w14:textId="77777777" w:rsidR="004A3BD8" w:rsidRDefault="004A3BD8" w:rsidP="004A3BD8">
      <w:pPr>
        <w:pStyle w:val="RefIDs"/>
      </w:pPr>
      <w:r w:rsidRPr="00C20FCB">
        <w:t xml:space="preserve">[Covers: </w:t>
      </w:r>
      <w:r w:rsidRPr="00992417">
        <w:t>req-8552172-009053</w:t>
      </w:r>
      <w:r>
        <w:t>21</w:t>
      </w:r>
      <w:r w:rsidRPr="00C20FCB">
        <w:t>]</w:t>
      </w:r>
    </w:p>
    <w:p w14:paraId="11BA3D2E" w14:textId="65DDC5BA" w:rsidR="004A3BD8" w:rsidRDefault="004A3BD8" w:rsidP="004A3BD8">
      <w:pPr>
        <w:pStyle w:val="RefIDs"/>
        <w:rPr>
          <w:lang w:eastAsia="en-US"/>
        </w:rPr>
      </w:pPr>
      <w:r w:rsidRPr="00C20FCB">
        <w:t xml:space="preserve">[Covers: </w:t>
      </w:r>
      <w:r w:rsidRPr="004A3BD8">
        <w:t>req-8552172-00905221</w:t>
      </w:r>
      <w:r w:rsidRPr="00C20FCB">
        <w:t>]</w:t>
      </w:r>
    </w:p>
    <w:p w14:paraId="4613AAF9" w14:textId="47AAC43D" w:rsidR="004A3BD8" w:rsidRDefault="004A3BD8" w:rsidP="004A3BD8">
      <w:pPr>
        <w:pStyle w:val="RefIDs"/>
        <w:rPr>
          <w:lang w:eastAsia="en-US"/>
        </w:rPr>
      </w:pPr>
      <w:r w:rsidRPr="00696D29">
        <w:rPr>
          <w:lang w:eastAsia="en-US"/>
        </w:rPr>
        <w:t xml:space="preserve">[Covers: </w:t>
      </w:r>
      <w:r>
        <w:rPr>
          <w:lang w:eastAsia="en-US"/>
        </w:rPr>
        <w:t>req-8552172-00903613</w:t>
      </w:r>
      <w:r w:rsidRPr="00696D29">
        <w:rPr>
          <w:lang w:eastAsia="en-US"/>
        </w:rPr>
        <w:t>]</w:t>
      </w:r>
    </w:p>
    <w:p w14:paraId="7B92ECBE" w14:textId="77777777" w:rsidR="004A3BD8" w:rsidRDefault="004A3BD8" w:rsidP="004A3BD8">
      <w:pPr>
        <w:pStyle w:val="RefIDs"/>
        <w:rPr>
          <w:lang w:eastAsia="en-US"/>
        </w:rPr>
      </w:pPr>
      <w:r w:rsidRPr="00696D29">
        <w:rPr>
          <w:lang w:eastAsia="en-US"/>
        </w:rPr>
        <w:t xml:space="preserve">[Covers: </w:t>
      </w:r>
      <w:r>
        <w:rPr>
          <w:lang w:eastAsia="en-US"/>
        </w:rPr>
        <w:t>req-8552172-00904663</w:t>
      </w:r>
      <w:r w:rsidRPr="00696D29">
        <w:rPr>
          <w:lang w:eastAsia="en-US"/>
        </w:rPr>
        <w:t>]</w:t>
      </w:r>
    </w:p>
    <w:p w14:paraId="4E913081" w14:textId="77777777" w:rsidR="004A3BD8" w:rsidRPr="00C6014F" w:rsidRDefault="004A3BD8" w:rsidP="004A3BD8">
      <w:pPr>
        <w:pStyle w:val="RefIDs"/>
        <w:rPr>
          <w:lang w:eastAsia="en-US"/>
        </w:rPr>
      </w:pPr>
      <w:r w:rsidRPr="00696D29">
        <w:rPr>
          <w:lang w:eastAsia="en-US"/>
        </w:rPr>
        <w:t xml:space="preserve">[Covers: </w:t>
      </w:r>
      <w:r>
        <w:rPr>
          <w:lang w:eastAsia="en-US"/>
        </w:rPr>
        <w:t>req-8552172-00904662</w:t>
      </w:r>
      <w:r w:rsidRPr="00696D29">
        <w:rPr>
          <w:lang w:eastAsia="en-US"/>
        </w:rPr>
        <w:t>]</w:t>
      </w:r>
    </w:p>
    <w:p w14:paraId="32FEABE4"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req-8552172-00904664]</w:t>
      </w:r>
    </w:p>
    <w:p w14:paraId="6F151A4C"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req-8552172-00904665]</w:t>
      </w:r>
    </w:p>
    <w:p w14:paraId="7C58B902" w14:textId="77777777" w:rsidR="007776E7" w:rsidRPr="002C15F8" w:rsidRDefault="004A3BD8" w:rsidP="007776E7">
      <w:pPr>
        <w:pStyle w:val="RefIDs"/>
        <w:rPr>
          <w:lang w:eastAsia="en-US"/>
        </w:rPr>
      </w:pPr>
      <w:r>
        <w:rPr>
          <w:lang w:eastAsia="en-US"/>
        </w:rPr>
        <w:t>[Covers: req-8552172-00904666</w:t>
      </w:r>
      <w:r w:rsidRPr="00C6014F">
        <w:rPr>
          <w:lang w:eastAsia="en-US"/>
        </w:rPr>
        <w:t>]</w:t>
      </w:r>
    </w:p>
    <w:p w14:paraId="72BE7689"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0FD66CDE"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301B474F" w14:textId="77777777" w:rsidR="007776E7" w:rsidRDefault="007776E7" w:rsidP="007776E7">
      <w:pPr>
        <w:pStyle w:val="RefIDs"/>
        <w:rPr>
          <w:lang w:eastAsia="en-US"/>
        </w:rPr>
      </w:pPr>
      <w:r>
        <w:rPr>
          <w:lang w:eastAsia="en-US"/>
        </w:rPr>
        <w:t>[Covers: req-8552172-00528003]</w:t>
      </w:r>
    </w:p>
    <w:p w14:paraId="218B6031" w14:textId="77777777" w:rsidR="007776E7" w:rsidRDefault="007776E7" w:rsidP="007776E7">
      <w:pPr>
        <w:pStyle w:val="RefIDs"/>
        <w:rPr>
          <w:lang w:eastAsia="en-US"/>
        </w:rPr>
      </w:pPr>
      <w:r>
        <w:rPr>
          <w:lang w:eastAsia="en-US"/>
        </w:rPr>
        <w:t>[Covers: req-8552172-00528002]</w:t>
      </w:r>
    </w:p>
    <w:p w14:paraId="7AF5FE01" w14:textId="77777777" w:rsidR="007776E7" w:rsidRDefault="007776E7" w:rsidP="007776E7">
      <w:pPr>
        <w:pStyle w:val="RefIDs"/>
        <w:rPr>
          <w:lang w:eastAsia="en-US"/>
        </w:rPr>
      </w:pPr>
      <w:r>
        <w:rPr>
          <w:lang w:eastAsia="en-US"/>
        </w:rPr>
        <w:t>[Covers: req-8552172-00528006]</w:t>
      </w:r>
    </w:p>
    <w:p w14:paraId="4A1E7422" w14:textId="77777777" w:rsidR="007776E7" w:rsidRDefault="007776E7" w:rsidP="007776E7">
      <w:pPr>
        <w:pStyle w:val="RefIDs"/>
        <w:rPr>
          <w:lang w:eastAsia="en-US"/>
        </w:rPr>
      </w:pPr>
      <w:r>
        <w:rPr>
          <w:lang w:eastAsia="en-US"/>
        </w:rPr>
        <w:t xml:space="preserve">[Covers: </w:t>
      </w:r>
      <w:r w:rsidRPr="00C136B3">
        <w:t>req-8552172-00527993</w:t>
      </w:r>
      <w:r>
        <w:t>]</w:t>
      </w:r>
    </w:p>
    <w:p w14:paraId="0D5A1B4A" w14:textId="77777777" w:rsidR="007776E7" w:rsidRDefault="007776E7" w:rsidP="007776E7">
      <w:pPr>
        <w:pStyle w:val="RefIDs"/>
        <w:rPr>
          <w:lang w:eastAsia="en-US"/>
        </w:rPr>
      </w:pPr>
      <w:r>
        <w:rPr>
          <w:lang w:eastAsia="en-US"/>
        </w:rPr>
        <w:t>[Covers: req-8552172-00527980]</w:t>
      </w:r>
    </w:p>
    <w:p w14:paraId="5F98A7F2" w14:textId="77777777" w:rsidR="002E12EE" w:rsidRPr="00A13962" w:rsidRDefault="002E12EE" w:rsidP="002E12EE">
      <w:pPr>
        <w:pStyle w:val="Heading4"/>
      </w:pPr>
      <w:bookmarkStart w:id="346" w:name="_Toc190712146"/>
      <w:bookmarkEnd w:id="345"/>
      <w:r w:rsidRPr="0069012C">
        <w:t>ProtoConv_</w:t>
      </w:r>
      <w:r w:rsidRPr="00A13962">
        <w:t>Search</w:t>
      </w:r>
      <w:r>
        <w:t>Li</w:t>
      </w:r>
      <w:r w:rsidRPr="00A13962">
        <w:t>nRoutTbl</w:t>
      </w:r>
      <w:bookmarkEnd w:id="346"/>
    </w:p>
    <w:p w14:paraId="7E6FE61F" w14:textId="7689D2A7"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4A3BD8">
        <w:rPr>
          <w:rFonts w:cs="Times New Roman"/>
        </w:rPr>
        <w:t>12</w:t>
      </w:r>
      <w:r w:rsidRPr="00A13962">
        <w:rPr>
          <w:rFonts w:cs="Times New Roman"/>
        </w:rPr>
        <w:t>]</w:t>
      </w:r>
    </w:p>
    <w:p w14:paraId="25DC3317" w14:textId="642AEA9C"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30</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Search</w:t>
      </w:r>
      <w:r w:rsidR="002E12EE">
        <w:t>Li</w:t>
      </w:r>
      <w:r w:rsidR="002E12EE" w:rsidRPr="00A13962">
        <w:t>nRoutTbl</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3"/>
        <w:gridCol w:w="2518"/>
        <w:gridCol w:w="1103"/>
        <w:gridCol w:w="764"/>
        <w:gridCol w:w="3583"/>
      </w:tblGrid>
      <w:tr w:rsidR="002E12EE" w:rsidRPr="00A13962" w14:paraId="66D377B1" w14:textId="77777777" w:rsidTr="004B50B4">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BA0CEB4" w14:textId="77777777" w:rsidR="002E12EE" w:rsidRPr="00A13962" w:rsidRDefault="002E12EE" w:rsidP="00E158B6">
            <w:pPr>
              <w:jc w:val="left"/>
              <w:rPr>
                <w:szCs w:val="20"/>
              </w:rPr>
            </w:pPr>
            <w:r w:rsidRPr="00A13962">
              <w:rPr>
                <w:b/>
                <w:bCs/>
                <w:szCs w:val="20"/>
              </w:rPr>
              <w:t>Function Name</w:t>
            </w:r>
          </w:p>
        </w:tc>
        <w:tc>
          <w:tcPr>
            <w:tcW w:w="3972" w:type="pct"/>
            <w:gridSpan w:val="4"/>
            <w:tcBorders>
              <w:top w:val="single" w:sz="4" w:space="0" w:color="auto"/>
              <w:left w:val="single" w:sz="4" w:space="0" w:color="auto"/>
              <w:bottom w:val="single" w:sz="4" w:space="0" w:color="auto"/>
              <w:right w:val="single" w:sz="4" w:space="0" w:color="auto"/>
            </w:tcBorders>
            <w:hideMark/>
          </w:tcPr>
          <w:p w14:paraId="33267E99" w14:textId="77777777" w:rsidR="002E12EE" w:rsidRPr="00A13962" w:rsidRDefault="002E12EE" w:rsidP="00E158B6">
            <w:pPr>
              <w:jc w:val="left"/>
              <w:rPr>
                <w:szCs w:val="20"/>
              </w:rPr>
            </w:pPr>
            <w:r w:rsidRPr="00A13962">
              <w:rPr>
                <w:szCs w:val="20"/>
              </w:rPr>
              <w:t>Search</w:t>
            </w:r>
            <w:r>
              <w:rPr>
                <w:szCs w:val="20"/>
              </w:rPr>
              <w:t>Li</w:t>
            </w:r>
            <w:r w:rsidRPr="00A13962">
              <w:rPr>
                <w:szCs w:val="20"/>
              </w:rPr>
              <w:t>nRoutTbl</w:t>
            </w:r>
          </w:p>
        </w:tc>
      </w:tr>
      <w:tr w:rsidR="002E12EE" w:rsidRPr="00A13962" w14:paraId="72A726DD" w14:textId="77777777" w:rsidTr="004B50B4">
        <w:trPr>
          <w:trHeight w:val="287"/>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59A39F69"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255" w:type="pct"/>
            <w:tcBorders>
              <w:top w:val="single" w:sz="4" w:space="0" w:color="auto"/>
              <w:left w:val="single" w:sz="4" w:space="0" w:color="auto"/>
              <w:bottom w:val="single" w:sz="4" w:space="0" w:color="auto"/>
              <w:right w:val="single" w:sz="4" w:space="0" w:color="auto"/>
            </w:tcBorders>
            <w:hideMark/>
          </w:tcPr>
          <w:p w14:paraId="75275E60"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50" w:type="pct"/>
            <w:tcBorders>
              <w:top w:val="single" w:sz="4" w:space="0" w:color="auto"/>
              <w:left w:val="single" w:sz="4" w:space="0" w:color="auto"/>
              <w:bottom w:val="single" w:sz="4" w:space="0" w:color="auto"/>
              <w:right w:val="single" w:sz="4" w:space="0" w:color="auto"/>
            </w:tcBorders>
            <w:shd w:val="pct20" w:color="auto" w:fill="auto"/>
            <w:hideMark/>
          </w:tcPr>
          <w:p w14:paraId="025C83E9"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167" w:type="pct"/>
            <w:gridSpan w:val="2"/>
            <w:tcBorders>
              <w:top w:val="single" w:sz="4" w:space="0" w:color="auto"/>
              <w:left w:val="single" w:sz="4" w:space="0" w:color="auto"/>
              <w:bottom w:val="single" w:sz="4" w:space="0" w:color="auto"/>
              <w:right w:val="single" w:sz="4" w:space="0" w:color="auto"/>
            </w:tcBorders>
            <w:hideMark/>
          </w:tcPr>
          <w:p w14:paraId="323D3F03"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096C2F27"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118AD5CA" w14:textId="77777777" w:rsidR="002E12EE" w:rsidRPr="00A13962" w:rsidRDefault="002E12EE" w:rsidP="00E158B6">
            <w:pPr>
              <w:jc w:val="left"/>
              <w:rPr>
                <w:b/>
                <w:bCs/>
                <w:szCs w:val="20"/>
              </w:rPr>
            </w:pPr>
            <w:r w:rsidRPr="00A13962">
              <w:rPr>
                <w:b/>
                <w:bCs/>
                <w:szCs w:val="20"/>
              </w:rPr>
              <w:t>Syntax</w:t>
            </w:r>
          </w:p>
        </w:tc>
        <w:tc>
          <w:tcPr>
            <w:tcW w:w="3972" w:type="pct"/>
            <w:gridSpan w:val="4"/>
            <w:tcBorders>
              <w:top w:val="single" w:sz="4" w:space="0" w:color="auto"/>
              <w:left w:val="single" w:sz="4" w:space="0" w:color="auto"/>
              <w:bottom w:val="single" w:sz="4" w:space="0" w:color="auto"/>
              <w:right w:val="single" w:sz="4" w:space="0" w:color="auto"/>
            </w:tcBorders>
            <w:hideMark/>
          </w:tcPr>
          <w:p w14:paraId="16385045" w14:textId="77777777" w:rsidR="002E12EE" w:rsidRPr="00A13962" w:rsidRDefault="002E12EE" w:rsidP="00E158B6">
            <w:pPr>
              <w:jc w:val="left"/>
              <w:rPr>
                <w:szCs w:val="20"/>
              </w:rPr>
            </w:pPr>
            <w:r w:rsidRPr="00A83243">
              <w:rPr>
                <w:szCs w:val="20"/>
              </w:rPr>
              <w:t>Std_ReturnType ProtoConv_SearchLinRoutTbl(const R_ProtoConv_LinFrameType *pLinFrame, uint8 *pDestBusIdx, uint32 *pAddInfo)</w:t>
            </w:r>
          </w:p>
        </w:tc>
      </w:tr>
      <w:tr w:rsidR="002E12EE" w:rsidRPr="00A13962" w14:paraId="69918013"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1659949B" w14:textId="77777777" w:rsidR="002E12EE" w:rsidRPr="00A13962" w:rsidRDefault="002E12EE" w:rsidP="00E158B6">
            <w:pPr>
              <w:jc w:val="left"/>
              <w:rPr>
                <w:b/>
                <w:bCs/>
                <w:szCs w:val="20"/>
              </w:rPr>
            </w:pPr>
            <w:r w:rsidRPr="00A13962">
              <w:rPr>
                <w:b/>
                <w:bCs/>
                <w:szCs w:val="20"/>
              </w:rPr>
              <w:t>Sync/Async</w:t>
            </w:r>
          </w:p>
        </w:tc>
        <w:tc>
          <w:tcPr>
            <w:tcW w:w="3972" w:type="pct"/>
            <w:gridSpan w:val="4"/>
            <w:tcBorders>
              <w:top w:val="single" w:sz="4" w:space="0" w:color="auto"/>
              <w:left w:val="single" w:sz="4" w:space="0" w:color="auto"/>
              <w:bottom w:val="single" w:sz="4" w:space="0" w:color="auto"/>
              <w:right w:val="single" w:sz="4" w:space="0" w:color="auto"/>
            </w:tcBorders>
            <w:hideMark/>
          </w:tcPr>
          <w:p w14:paraId="05A6C2F2" w14:textId="77777777" w:rsidR="002E12EE" w:rsidRPr="00A13962" w:rsidRDefault="002E12EE" w:rsidP="00E158B6">
            <w:pPr>
              <w:jc w:val="left"/>
              <w:rPr>
                <w:szCs w:val="20"/>
              </w:rPr>
            </w:pPr>
            <w:r w:rsidRPr="00A13962">
              <w:rPr>
                <w:szCs w:val="20"/>
              </w:rPr>
              <w:t>Synchronous</w:t>
            </w:r>
          </w:p>
        </w:tc>
      </w:tr>
      <w:tr w:rsidR="002E12EE" w:rsidRPr="00A13962" w14:paraId="3273FA4C" w14:textId="77777777" w:rsidTr="004B50B4">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0DEB41A8" w14:textId="77777777" w:rsidR="002E12EE" w:rsidRPr="00A13962" w:rsidRDefault="002E12EE" w:rsidP="00E158B6">
            <w:pPr>
              <w:jc w:val="left"/>
              <w:rPr>
                <w:b/>
                <w:bCs/>
                <w:szCs w:val="20"/>
              </w:rPr>
            </w:pPr>
            <w:r w:rsidRPr="00A13962">
              <w:rPr>
                <w:b/>
                <w:bCs/>
                <w:szCs w:val="20"/>
              </w:rPr>
              <w:t>Reentrancy</w:t>
            </w:r>
          </w:p>
        </w:tc>
        <w:tc>
          <w:tcPr>
            <w:tcW w:w="3972" w:type="pct"/>
            <w:gridSpan w:val="4"/>
            <w:tcBorders>
              <w:top w:val="single" w:sz="4" w:space="0" w:color="auto"/>
              <w:left w:val="single" w:sz="4" w:space="0" w:color="auto"/>
              <w:bottom w:val="single" w:sz="4" w:space="0" w:color="auto"/>
              <w:right w:val="single" w:sz="4" w:space="0" w:color="auto"/>
            </w:tcBorders>
            <w:hideMark/>
          </w:tcPr>
          <w:p w14:paraId="15427AF6"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7BFF7948" w14:textId="77777777" w:rsidTr="004B50B4">
        <w:trPr>
          <w:trHeight w:val="170"/>
        </w:trPr>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265601AA" w14:textId="77777777" w:rsidR="002E12EE" w:rsidRPr="00A13962" w:rsidRDefault="002E12EE" w:rsidP="00E158B6">
            <w:pPr>
              <w:jc w:val="left"/>
              <w:rPr>
                <w:b/>
                <w:bCs/>
                <w:szCs w:val="20"/>
              </w:rPr>
            </w:pPr>
            <w:r w:rsidRPr="00A13962">
              <w:rPr>
                <w:b/>
                <w:bCs/>
                <w:szCs w:val="20"/>
              </w:rPr>
              <w:t>Interrupt State</w:t>
            </w:r>
          </w:p>
        </w:tc>
        <w:tc>
          <w:tcPr>
            <w:tcW w:w="3972" w:type="pct"/>
            <w:gridSpan w:val="4"/>
            <w:tcBorders>
              <w:top w:val="single" w:sz="4" w:space="0" w:color="auto"/>
              <w:left w:val="single" w:sz="4" w:space="0" w:color="auto"/>
              <w:bottom w:val="single" w:sz="4" w:space="0" w:color="auto"/>
              <w:right w:val="single" w:sz="4" w:space="0" w:color="auto"/>
            </w:tcBorders>
            <w:hideMark/>
          </w:tcPr>
          <w:p w14:paraId="4C8A983F"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0A9CDE0F" w14:textId="77777777" w:rsidTr="004B50B4">
        <w:tc>
          <w:tcPr>
            <w:tcW w:w="1028"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12DCBB8A"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805" w:type="pct"/>
            <w:gridSpan w:val="2"/>
            <w:vMerge w:val="restart"/>
            <w:tcBorders>
              <w:top w:val="single" w:sz="4" w:space="0" w:color="auto"/>
              <w:left w:val="single" w:sz="4" w:space="0" w:color="auto"/>
              <w:bottom w:val="single" w:sz="4" w:space="0" w:color="auto"/>
              <w:right w:val="single" w:sz="4" w:space="0" w:color="auto"/>
            </w:tcBorders>
            <w:hideMark/>
          </w:tcPr>
          <w:p w14:paraId="391364B1" w14:textId="77777777" w:rsidR="002E12EE" w:rsidRPr="00A13962" w:rsidRDefault="002E12EE" w:rsidP="00E158B6">
            <w:pPr>
              <w:jc w:val="left"/>
              <w:rPr>
                <w:szCs w:val="20"/>
              </w:rPr>
            </w:pPr>
            <w:r w:rsidRPr="00A13962">
              <w:rPr>
                <w:szCs w:val="20"/>
              </w:rPr>
              <w:t xml:space="preserve">const </w:t>
            </w:r>
            <w:r w:rsidRPr="00A83243">
              <w:rPr>
                <w:szCs w:val="20"/>
              </w:rPr>
              <w:t>R_ProtoConv_LinFrameType *pLinFram</w:t>
            </w:r>
            <w:r>
              <w:rPr>
                <w:szCs w:val="20"/>
              </w:rPr>
              <w:t>e</w:t>
            </w:r>
          </w:p>
        </w:tc>
        <w:tc>
          <w:tcPr>
            <w:tcW w:w="2167" w:type="pct"/>
            <w:gridSpan w:val="2"/>
            <w:tcBorders>
              <w:top w:val="single" w:sz="4" w:space="0" w:color="auto"/>
              <w:left w:val="single" w:sz="4" w:space="0" w:color="auto"/>
              <w:bottom w:val="single" w:sz="4" w:space="0" w:color="auto"/>
              <w:right w:val="single" w:sz="4" w:space="0" w:color="auto"/>
            </w:tcBorders>
            <w:vAlign w:val="center"/>
            <w:hideMark/>
          </w:tcPr>
          <w:p w14:paraId="380A9FAF" w14:textId="77777777" w:rsidR="002E12EE" w:rsidRPr="00A13962" w:rsidRDefault="002E12EE" w:rsidP="00E158B6">
            <w:pPr>
              <w:jc w:val="left"/>
              <w:rPr>
                <w:szCs w:val="20"/>
                <w:lang w:val="en-GB"/>
              </w:rPr>
            </w:pPr>
            <w:r>
              <w:rPr>
                <w:szCs w:val="20"/>
                <w:lang w:val="en-GB"/>
              </w:rPr>
              <w:t>LI</w:t>
            </w:r>
            <w:r w:rsidRPr="00A13962">
              <w:rPr>
                <w:szCs w:val="20"/>
                <w:lang w:val="en-GB"/>
              </w:rPr>
              <w:t>N frame</w:t>
            </w:r>
          </w:p>
        </w:tc>
      </w:tr>
      <w:tr w:rsidR="002E12EE" w:rsidRPr="00A13962" w14:paraId="5CD4B556" w14:textId="77777777" w:rsidTr="004B50B4">
        <w:tc>
          <w:tcPr>
            <w:tcW w:w="1028" w:type="pct"/>
            <w:vMerge/>
            <w:tcBorders>
              <w:top w:val="single" w:sz="4" w:space="0" w:color="auto"/>
              <w:left w:val="single" w:sz="4" w:space="0" w:color="auto"/>
              <w:bottom w:val="single" w:sz="4" w:space="0" w:color="auto"/>
              <w:right w:val="single" w:sz="4" w:space="0" w:color="auto"/>
            </w:tcBorders>
            <w:vAlign w:val="center"/>
            <w:hideMark/>
          </w:tcPr>
          <w:p w14:paraId="3EFFA4FD" w14:textId="77777777" w:rsidR="002E12EE" w:rsidRPr="00A13962" w:rsidRDefault="002E12EE" w:rsidP="00E158B6">
            <w:pPr>
              <w:jc w:val="left"/>
              <w:rPr>
                <w:rFonts w:eastAsia="Meiryo UI"/>
                <w:b/>
                <w:bCs/>
                <w:szCs w:val="20"/>
                <w:lang w:val="en-GB"/>
              </w:rPr>
            </w:pPr>
          </w:p>
        </w:tc>
        <w:tc>
          <w:tcPr>
            <w:tcW w:w="1805" w:type="pct"/>
            <w:gridSpan w:val="2"/>
            <w:vMerge/>
            <w:tcBorders>
              <w:top w:val="single" w:sz="4" w:space="0" w:color="auto"/>
              <w:left w:val="single" w:sz="4" w:space="0" w:color="auto"/>
              <w:bottom w:val="single" w:sz="4" w:space="0" w:color="auto"/>
              <w:right w:val="single" w:sz="4" w:space="0" w:color="auto"/>
            </w:tcBorders>
            <w:vAlign w:val="center"/>
            <w:hideMark/>
          </w:tcPr>
          <w:p w14:paraId="706958F2" w14:textId="77777777" w:rsidR="002E12EE" w:rsidRPr="00A13962" w:rsidRDefault="002E12EE" w:rsidP="00E158B6">
            <w:pPr>
              <w:jc w:val="left"/>
              <w:rPr>
                <w:szCs w:val="20"/>
              </w:rPr>
            </w:pPr>
          </w:p>
        </w:tc>
        <w:tc>
          <w:tcPr>
            <w:tcW w:w="381" w:type="pct"/>
            <w:tcBorders>
              <w:top w:val="single" w:sz="4" w:space="0" w:color="auto"/>
              <w:left w:val="single" w:sz="4" w:space="0" w:color="auto"/>
              <w:bottom w:val="single" w:sz="4" w:space="0" w:color="auto"/>
              <w:right w:val="single" w:sz="4" w:space="0" w:color="auto"/>
            </w:tcBorders>
            <w:shd w:val="clear" w:color="auto" w:fill="D9D9D9"/>
            <w:hideMark/>
          </w:tcPr>
          <w:p w14:paraId="1486305B"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786" w:type="pct"/>
            <w:tcBorders>
              <w:top w:val="single" w:sz="4" w:space="0" w:color="auto"/>
              <w:left w:val="single" w:sz="4" w:space="0" w:color="auto"/>
              <w:bottom w:val="single" w:sz="4" w:space="0" w:color="auto"/>
              <w:right w:val="single" w:sz="4" w:space="0" w:color="auto"/>
            </w:tcBorders>
            <w:hideMark/>
          </w:tcPr>
          <w:p w14:paraId="7AF9D105" w14:textId="77777777" w:rsidR="002E12EE" w:rsidRPr="00A13962" w:rsidRDefault="002E12EE" w:rsidP="00E158B6">
            <w:pPr>
              <w:rPr>
                <w:lang w:val="en-GB"/>
              </w:rPr>
            </w:pPr>
            <w:r w:rsidRPr="00A13962">
              <w:rPr>
                <w:lang w:val="en-GB"/>
              </w:rPr>
              <w:t>Not NULL_PTR</w:t>
            </w:r>
          </w:p>
        </w:tc>
      </w:tr>
      <w:tr w:rsidR="002E12EE" w:rsidRPr="00A13962" w14:paraId="7D089524"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673D7C48"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805" w:type="pct"/>
            <w:gridSpan w:val="2"/>
            <w:tcBorders>
              <w:top w:val="single" w:sz="4" w:space="0" w:color="auto"/>
              <w:left w:val="single" w:sz="4" w:space="0" w:color="auto"/>
              <w:bottom w:val="single" w:sz="4" w:space="0" w:color="auto"/>
              <w:right w:val="single" w:sz="4" w:space="0" w:color="auto"/>
            </w:tcBorders>
            <w:hideMark/>
          </w:tcPr>
          <w:p w14:paraId="3CD5C068" w14:textId="77777777" w:rsidR="002E12EE" w:rsidRPr="00A13962" w:rsidRDefault="002E12EE" w:rsidP="00E158B6">
            <w:pPr>
              <w:jc w:val="left"/>
              <w:rPr>
                <w:rFonts w:eastAsia="Meiryo UI"/>
                <w:szCs w:val="20"/>
                <w:lang w:val="en-GB"/>
              </w:rPr>
            </w:pPr>
            <w:r w:rsidRPr="00A13962">
              <w:rPr>
                <w:szCs w:val="20"/>
              </w:rPr>
              <w:t>N/A</w:t>
            </w:r>
          </w:p>
        </w:tc>
        <w:tc>
          <w:tcPr>
            <w:tcW w:w="2167" w:type="pct"/>
            <w:gridSpan w:val="2"/>
            <w:tcBorders>
              <w:top w:val="single" w:sz="4" w:space="0" w:color="auto"/>
              <w:left w:val="single" w:sz="4" w:space="0" w:color="auto"/>
              <w:bottom w:val="single" w:sz="4" w:space="0" w:color="auto"/>
              <w:right w:val="single" w:sz="4" w:space="0" w:color="auto"/>
            </w:tcBorders>
            <w:hideMark/>
          </w:tcPr>
          <w:p w14:paraId="6F431EFC" w14:textId="77777777" w:rsidR="002E12EE" w:rsidRPr="00A13962" w:rsidRDefault="002E12EE" w:rsidP="00E158B6">
            <w:pPr>
              <w:jc w:val="left"/>
              <w:rPr>
                <w:rFonts w:eastAsia="Meiryo UI"/>
                <w:szCs w:val="20"/>
                <w:lang w:val="en-GB"/>
              </w:rPr>
            </w:pPr>
            <w:r w:rsidRPr="00A13962">
              <w:rPr>
                <w:szCs w:val="20"/>
                <w:lang w:val="en-GB"/>
              </w:rPr>
              <w:t>-</w:t>
            </w:r>
          </w:p>
        </w:tc>
      </w:tr>
      <w:tr w:rsidR="002E12EE" w:rsidRPr="00A13962" w14:paraId="183233DE" w14:textId="77777777" w:rsidTr="004B50B4">
        <w:tc>
          <w:tcPr>
            <w:tcW w:w="1028"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4D4E7FFC"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805" w:type="pct"/>
            <w:gridSpan w:val="2"/>
            <w:vMerge w:val="restart"/>
            <w:tcBorders>
              <w:top w:val="single" w:sz="4" w:space="0" w:color="auto"/>
              <w:left w:val="single" w:sz="4" w:space="0" w:color="auto"/>
              <w:bottom w:val="single" w:sz="4" w:space="0" w:color="auto"/>
              <w:right w:val="single" w:sz="4" w:space="0" w:color="auto"/>
            </w:tcBorders>
            <w:hideMark/>
          </w:tcPr>
          <w:p w14:paraId="5790D4C4" w14:textId="77777777" w:rsidR="002E12EE" w:rsidRPr="00A13962" w:rsidRDefault="002E12EE" w:rsidP="00E158B6">
            <w:pPr>
              <w:jc w:val="left"/>
              <w:rPr>
                <w:szCs w:val="20"/>
              </w:rPr>
            </w:pPr>
            <w:r w:rsidRPr="00864281">
              <w:rPr>
                <w:szCs w:val="20"/>
              </w:rPr>
              <w:t>uint8 *pDestBusIdx</w:t>
            </w:r>
          </w:p>
        </w:tc>
        <w:tc>
          <w:tcPr>
            <w:tcW w:w="2167" w:type="pct"/>
            <w:gridSpan w:val="2"/>
            <w:tcBorders>
              <w:top w:val="single" w:sz="4" w:space="0" w:color="auto"/>
              <w:left w:val="single" w:sz="4" w:space="0" w:color="auto"/>
              <w:bottom w:val="single" w:sz="4" w:space="0" w:color="auto"/>
              <w:right w:val="single" w:sz="4" w:space="0" w:color="auto"/>
            </w:tcBorders>
            <w:vAlign w:val="center"/>
            <w:hideMark/>
          </w:tcPr>
          <w:p w14:paraId="6A3F4475" w14:textId="77777777" w:rsidR="002E12EE" w:rsidRPr="00A13962" w:rsidRDefault="002E12EE" w:rsidP="00E158B6">
            <w:pPr>
              <w:jc w:val="left"/>
              <w:rPr>
                <w:szCs w:val="20"/>
                <w:lang w:val="en-GB"/>
              </w:rPr>
            </w:pPr>
            <w:r>
              <w:rPr>
                <w:szCs w:val="20"/>
                <w:lang w:val="en-GB"/>
              </w:rPr>
              <w:t>Address where destination Bus ID is stored</w:t>
            </w:r>
          </w:p>
        </w:tc>
      </w:tr>
      <w:tr w:rsidR="002E12EE" w:rsidRPr="00A13962" w14:paraId="015BFD5B" w14:textId="77777777" w:rsidTr="004B50B4">
        <w:tc>
          <w:tcPr>
            <w:tcW w:w="1028" w:type="pct"/>
            <w:vMerge/>
            <w:tcBorders>
              <w:top w:val="single" w:sz="4" w:space="0" w:color="auto"/>
              <w:left w:val="single" w:sz="4" w:space="0" w:color="auto"/>
              <w:bottom w:val="single" w:sz="4" w:space="0" w:color="auto"/>
              <w:right w:val="single" w:sz="4" w:space="0" w:color="auto"/>
            </w:tcBorders>
            <w:hideMark/>
          </w:tcPr>
          <w:p w14:paraId="58FC8CAF" w14:textId="77777777" w:rsidR="002E12EE" w:rsidRPr="00A13962" w:rsidRDefault="002E12EE" w:rsidP="00E158B6">
            <w:pPr>
              <w:jc w:val="left"/>
              <w:rPr>
                <w:rFonts w:eastAsia="Meiryo UI"/>
                <w:b/>
                <w:bCs/>
                <w:szCs w:val="20"/>
                <w:lang w:val="en-GB"/>
              </w:rPr>
            </w:pPr>
          </w:p>
        </w:tc>
        <w:tc>
          <w:tcPr>
            <w:tcW w:w="1805" w:type="pct"/>
            <w:gridSpan w:val="2"/>
            <w:vMerge/>
            <w:tcBorders>
              <w:top w:val="single" w:sz="4" w:space="0" w:color="auto"/>
              <w:left w:val="single" w:sz="4" w:space="0" w:color="auto"/>
              <w:bottom w:val="single" w:sz="4" w:space="0" w:color="auto"/>
              <w:right w:val="single" w:sz="4" w:space="0" w:color="auto"/>
            </w:tcBorders>
            <w:vAlign w:val="center"/>
            <w:hideMark/>
          </w:tcPr>
          <w:p w14:paraId="6BAE08E3" w14:textId="77777777" w:rsidR="002E12EE" w:rsidRPr="00A13962" w:rsidRDefault="002E12EE" w:rsidP="00E158B6">
            <w:pPr>
              <w:jc w:val="left"/>
              <w:rPr>
                <w:szCs w:val="20"/>
              </w:rPr>
            </w:pPr>
          </w:p>
        </w:tc>
        <w:tc>
          <w:tcPr>
            <w:tcW w:w="381" w:type="pct"/>
            <w:tcBorders>
              <w:top w:val="single" w:sz="4" w:space="0" w:color="auto"/>
              <w:left w:val="single" w:sz="4" w:space="0" w:color="auto"/>
              <w:bottom w:val="single" w:sz="4" w:space="0" w:color="auto"/>
              <w:right w:val="single" w:sz="4" w:space="0" w:color="auto"/>
            </w:tcBorders>
            <w:shd w:val="clear" w:color="auto" w:fill="D9D9D9"/>
            <w:hideMark/>
          </w:tcPr>
          <w:p w14:paraId="0E97DB36"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786" w:type="pct"/>
            <w:tcBorders>
              <w:top w:val="single" w:sz="4" w:space="0" w:color="auto"/>
              <w:left w:val="single" w:sz="4" w:space="0" w:color="auto"/>
              <w:bottom w:val="single" w:sz="4" w:space="0" w:color="auto"/>
              <w:right w:val="single" w:sz="4" w:space="0" w:color="auto"/>
            </w:tcBorders>
            <w:hideMark/>
          </w:tcPr>
          <w:p w14:paraId="72C16C13" w14:textId="77777777" w:rsidR="002E12EE" w:rsidRPr="00A13962" w:rsidRDefault="002E12EE" w:rsidP="00E158B6">
            <w:pPr>
              <w:rPr>
                <w:lang w:val="en-GB"/>
              </w:rPr>
            </w:pPr>
            <w:r w:rsidRPr="00A13962">
              <w:rPr>
                <w:lang w:val="en-GB"/>
              </w:rPr>
              <w:t>Not NULL_PTR</w:t>
            </w:r>
          </w:p>
        </w:tc>
      </w:tr>
      <w:tr w:rsidR="002E12EE" w:rsidRPr="00A13962" w14:paraId="55052363" w14:textId="77777777" w:rsidTr="004B50B4">
        <w:tc>
          <w:tcPr>
            <w:tcW w:w="1028"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411347A0"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805" w:type="pct"/>
            <w:gridSpan w:val="2"/>
            <w:vMerge w:val="restart"/>
            <w:tcBorders>
              <w:top w:val="single" w:sz="4" w:space="0" w:color="auto"/>
              <w:left w:val="single" w:sz="4" w:space="0" w:color="auto"/>
              <w:bottom w:val="single" w:sz="4" w:space="0" w:color="auto"/>
              <w:right w:val="single" w:sz="4" w:space="0" w:color="auto"/>
            </w:tcBorders>
            <w:hideMark/>
          </w:tcPr>
          <w:p w14:paraId="1BAFAE7A" w14:textId="77777777" w:rsidR="002E12EE" w:rsidRPr="00A13962" w:rsidRDefault="002E12EE" w:rsidP="00E158B6">
            <w:pPr>
              <w:jc w:val="left"/>
              <w:rPr>
                <w:szCs w:val="20"/>
              </w:rPr>
            </w:pPr>
            <w:r w:rsidRPr="00A13962">
              <w:rPr>
                <w:szCs w:val="20"/>
              </w:rPr>
              <w:t>uint8 *pAddInfo</w:t>
            </w:r>
          </w:p>
        </w:tc>
        <w:tc>
          <w:tcPr>
            <w:tcW w:w="2167" w:type="pct"/>
            <w:gridSpan w:val="2"/>
            <w:tcBorders>
              <w:top w:val="single" w:sz="4" w:space="0" w:color="auto"/>
              <w:left w:val="single" w:sz="4" w:space="0" w:color="auto"/>
              <w:bottom w:val="single" w:sz="4" w:space="0" w:color="auto"/>
              <w:right w:val="single" w:sz="4" w:space="0" w:color="auto"/>
            </w:tcBorders>
            <w:vAlign w:val="center"/>
            <w:hideMark/>
          </w:tcPr>
          <w:p w14:paraId="3DC54C19" w14:textId="77777777" w:rsidR="002E12EE" w:rsidRPr="00A13962" w:rsidRDefault="002E12EE" w:rsidP="00E158B6">
            <w:pPr>
              <w:jc w:val="left"/>
              <w:rPr>
                <w:szCs w:val="20"/>
                <w:lang w:val="en-GB"/>
              </w:rPr>
            </w:pPr>
            <w:r>
              <w:rPr>
                <w:szCs w:val="20"/>
                <w:lang w:val="en-GB"/>
              </w:rPr>
              <w:t>Address where</w:t>
            </w:r>
            <w:r w:rsidRPr="00A13962">
              <w:rPr>
                <w:szCs w:val="20"/>
                <w:lang w:val="en-GB"/>
              </w:rPr>
              <w:t xml:space="preserve"> additional information</w:t>
            </w:r>
            <w:r>
              <w:rPr>
                <w:szCs w:val="20"/>
                <w:lang w:val="en-GB"/>
              </w:rPr>
              <w:t xml:space="preserve"> is stored</w:t>
            </w:r>
          </w:p>
        </w:tc>
      </w:tr>
      <w:tr w:rsidR="002E12EE" w:rsidRPr="00A13962" w14:paraId="1CFA1B62" w14:textId="77777777" w:rsidTr="004B50B4">
        <w:tc>
          <w:tcPr>
            <w:tcW w:w="1028" w:type="pct"/>
            <w:vMerge/>
            <w:tcBorders>
              <w:top w:val="single" w:sz="4" w:space="0" w:color="auto"/>
              <w:left w:val="single" w:sz="4" w:space="0" w:color="auto"/>
              <w:bottom w:val="single" w:sz="4" w:space="0" w:color="auto"/>
              <w:right w:val="single" w:sz="4" w:space="0" w:color="auto"/>
            </w:tcBorders>
            <w:vAlign w:val="center"/>
            <w:hideMark/>
          </w:tcPr>
          <w:p w14:paraId="412B71AB" w14:textId="77777777" w:rsidR="002E12EE" w:rsidRPr="00A13962" w:rsidRDefault="002E12EE" w:rsidP="00E158B6">
            <w:pPr>
              <w:jc w:val="left"/>
              <w:rPr>
                <w:rFonts w:eastAsia="Meiryo UI"/>
                <w:b/>
                <w:bCs/>
                <w:szCs w:val="20"/>
                <w:lang w:val="en-GB"/>
              </w:rPr>
            </w:pPr>
          </w:p>
        </w:tc>
        <w:tc>
          <w:tcPr>
            <w:tcW w:w="1805" w:type="pct"/>
            <w:gridSpan w:val="2"/>
            <w:vMerge/>
            <w:tcBorders>
              <w:top w:val="single" w:sz="4" w:space="0" w:color="auto"/>
              <w:left w:val="single" w:sz="4" w:space="0" w:color="auto"/>
              <w:bottom w:val="single" w:sz="4" w:space="0" w:color="auto"/>
              <w:right w:val="single" w:sz="4" w:space="0" w:color="auto"/>
            </w:tcBorders>
            <w:vAlign w:val="center"/>
            <w:hideMark/>
          </w:tcPr>
          <w:p w14:paraId="3AB48BC2" w14:textId="77777777" w:rsidR="002E12EE" w:rsidRPr="00A13962" w:rsidRDefault="002E12EE" w:rsidP="00E158B6">
            <w:pPr>
              <w:jc w:val="left"/>
              <w:rPr>
                <w:szCs w:val="20"/>
              </w:rPr>
            </w:pPr>
          </w:p>
        </w:tc>
        <w:tc>
          <w:tcPr>
            <w:tcW w:w="381" w:type="pct"/>
            <w:tcBorders>
              <w:top w:val="single" w:sz="4" w:space="0" w:color="auto"/>
              <w:left w:val="single" w:sz="4" w:space="0" w:color="auto"/>
              <w:bottom w:val="single" w:sz="4" w:space="0" w:color="auto"/>
              <w:right w:val="single" w:sz="4" w:space="0" w:color="auto"/>
            </w:tcBorders>
            <w:shd w:val="clear" w:color="auto" w:fill="D9D9D9"/>
            <w:hideMark/>
          </w:tcPr>
          <w:p w14:paraId="3B6254C3"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786" w:type="pct"/>
            <w:tcBorders>
              <w:top w:val="single" w:sz="4" w:space="0" w:color="auto"/>
              <w:left w:val="single" w:sz="4" w:space="0" w:color="auto"/>
              <w:bottom w:val="single" w:sz="4" w:space="0" w:color="auto"/>
              <w:right w:val="single" w:sz="4" w:space="0" w:color="auto"/>
            </w:tcBorders>
            <w:hideMark/>
          </w:tcPr>
          <w:p w14:paraId="465A9B06" w14:textId="77777777" w:rsidR="002E12EE" w:rsidRPr="00A13962" w:rsidRDefault="002E12EE" w:rsidP="00E158B6">
            <w:pPr>
              <w:rPr>
                <w:lang w:val="en-GB"/>
              </w:rPr>
            </w:pPr>
            <w:r w:rsidRPr="00A13962">
              <w:rPr>
                <w:lang w:val="en-GB"/>
              </w:rPr>
              <w:t>Not NULL_PTR</w:t>
            </w:r>
          </w:p>
        </w:tc>
      </w:tr>
      <w:tr w:rsidR="002E12EE" w:rsidRPr="00A13962" w14:paraId="7832A832"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41F94F26" w14:textId="77777777" w:rsidR="002E12EE" w:rsidRPr="00A13962" w:rsidRDefault="002E12EE" w:rsidP="00E158B6">
            <w:pPr>
              <w:jc w:val="left"/>
              <w:rPr>
                <w:rFonts w:eastAsia="Meiryo UI"/>
                <w:b/>
                <w:bCs/>
                <w:szCs w:val="20"/>
                <w:lang w:val="en-GB"/>
              </w:rPr>
            </w:pPr>
            <w:r w:rsidRPr="00A13962">
              <w:rPr>
                <w:rFonts w:eastAsia="Meiryo UI"/>
                <w:b/>
                <w:bCs/>
                <w:szCs w:val="20"/>
                <w:lang w:val="en-GB"/>
              </w:rPr>
              <w:lastRenderedPageBreak/>
              <w:t>Return Value</w:t>
            </w:r>
          </w:p>
        </w:tc>
        <w:tc>
          <w:tcPr>
            <w:tcW w:w="1805" w:type="pct"/>
            <w:gridSpan w:val="2"/>
            <w:tcBorders>
              <w:top w:val="single" w:sz="4" w:space="0" w:color="auto"/>
              <w:left w:val="single" w:sz="4" w:space="0" w:color="auto"/>
              <w:bottom w:val="single" w:sz="4" w:space="0" w:color="auto"/>
              <w:right w:val="single" w:sz="4" w:space="0" w:color="auto"/>
            </w:tcBorders>
            <w:hideMark/>
          </w:tcPr>
          <w:p w14:paraId="145E48C3" w14:textId="77777777" w:rsidR="002E12EE" w:rsidRPr="00A13962" w:rsidRDefault="002E12EE" w:rsidP="00E158B6">
            <w:pPr>
              <w:rPr>
                <w:rFonts w:eastAsia="Meiryo UI"/>
                <w:szCs w:val="20"/>
                <w:lang w:val="en-GB"/>
              </w:rPr>
            </w:pPr>
            <w:r w:rsidRPr="00A13962">
              <w:rPr>
                <w:kern w:val="0"/>
              </w:rPr>
              <w:t>Std_ReturnType</w:t>
            </w:r>
          </w:p>
        </w:tc>
        <w:tc>
          <w:tcPr>
            <w:tcW w:w="2167" w:type="pct"/>
            <w:gridSpan w:val="2"/>
            <w:tcBorders>
              <w:top w:val="single" w:sz="4" w:space="0" w:color="auto"/>
              <w:left w:val="single" w:sz="4" w:space="0" w:color="auto"/>
              <w:bottom w:val="single" w:sz="4" w:space="0" w:color="auto"/>
              <w:right w:val="single" w:sz="4" w:space="0" w:color="auto"/>
            </w:tcBorders>
            <w:hideMark/>
          </w:tcPr>
          <w:p w14:paraId="001A2029" w14:textId="77777777" w:rsidR="002E12EE" w:rsidRPr="00A13962" w:rsidRDefault="002E12EE" w:rsidP="00E158B6">
            <w:pPr>
              <w:jc w:val="left"/>
              <w:textAlignment w:val="baseline"/>
              <w:rPr>
                <w:kern w:val="0"/>
                <w:lang w:val="fr-FR"/>
              </w:rPr>
            </w:pPr>
            <w:r w:rsidRPr="00A13962">
              <w:rPr>
                <w:kern w:val="0"/>
                <w:lang w:val="fr-FR"/>
              </w:rPr>
              <w:t>E_OK</w:t>
            </w:r>
          </w:p>
          <w:p w14:paraId="055064AB" w14:textId="77777777" w:rsidR="002E12EE" w:rsidRPr="00A13962" w:rsidRDefault="002E12EE" w:rsidP="00E158B6">
            <w:r w:rsidRPr="00A13962">
              <w:rPr>
                <w:kern w:val="0"/>
                <w:lang w:val="fr-FR"/>
              </w:rPr>
              <w:t>E_NOT_OK</w:t>
            </w:r>
          </w:p>
        </w:tc>
      </w:tr>
      <w:tr w:rsidR="004B50B4" w:rsidRPr="00A13962" w14:paraId="7215336F"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4A6B7797" w14:textId="77777777" w:rsidR="004B50B4" w:rsidRPr="00A13962" w:rsidRDefault="004B50B4" w:rsidP="004B50B4">
            <w:pPr>
              <w:jc w:val="left"/>
              <w:rPr>
                <w:b/>
                <w:bCs/>
                <w:szCs w:val="20"/>
              </w:rPr>
            </w:pPr>
            <w:r w:rsidRPr="00A13962">
              <w:rPr>
                <w:b/>
                <w:bCs/>
                <w:szCs w:val="20"/>
              </w:rPr>
              <w:t>Description</w:t>
            </w:r>
          </w:p>
        </w:tc>
        <w:tc>
          <w:tcPr>
            <w:tcW w:w="3972" w:type="pct"/>
            <w:gridSpan w:val="4"/>
            <w:tcBorders>
              <w:top w:val="single" w:sz="4" w:space="0" w:color="auto"/>
              <w:left w:val="single" w:sz="4" w:space="0" w:color="auto"/>
              <w:bottom w:val="single" w:sz="4" w:space="0" w:color="auto"/>
              <w:right w:val="single" w:sz="4" w:space="0" w:color="auto"/>
            </w:tcBorders>
          </w:tcPr>
          <w:p w14:paraId="4464C215" w14:textId="20A33B1D" w:rsidR="004B50B4" w:rsidRPr="00A13962" w:rsidRDefault="004B50B4" w:rsidP="004B50B4">
            <w:pPr>
              <w:pStyle w:val="ReqText0"/>
              <w:rPr>
                <w:kern w:val="2"/>
                <w:szCs w:val="20"/>
                <w:lang w:val="en-US" w:eastAsia="ja-JP"/>
              </w:rPr>
            </w:pPr>
            <w:r w:rsidRPr="00A13962">
              <w:rPr>
                <w:kern w:val="2"/>
                <w:szCs w:val="20"/>
                <w:lang w:val="en-US" w:eastAsia="ja-JP"/>
              </w:rPr>
              <w:t>Matching process between</w:t>
            </w:r>
            <w:r>
              <w:rPr>
                <w:szCs w:val="20"/>
              </w:rPr>
              <w:t xml:space="preserve"> LI</w:t>
            </w:r>
            <w:r w:rsidRPr="00A13962">
              <w:rPr>
                <w:szCs w:val="20"/>
              </w:rPr>
              <w:t xml:space="preserve">N </w:t>
            </w:r>
            <w:r w:rsidRPr="00A13962">
              <w:rPr>
                <w:kern w:val="2"/>
                <w:szCs w:val="20"/>
                <w:lang w:val="en-US" w:eastAsia="ja-JP"/>
              </w:rPr>
              <w:t>frames</w:t>
            </w:r>
            <w:r>
              <w:rPr>
                <w:kern w:val="2"/>
                <w:szCs w:val="20"/>
                <w:lang w:val="en-US" w:eastAsia="ja-JP"/>
              </w:rPr>
              <w:t xml:space="preserve"> </w:t>
            </w:r>
            <w:r w:rsidRPr="00A13962">
              <w:rPr>
                <w:kern w:val="2"/>
                <w:szCs w:val="20"/>
                <w:lang w:val="en-US" w:eastAsia="ja-JP"/>
              </w:rPr>
              <w:t xml:space="preserve">and Ethernet </w:t>
            </w:r>
            <w:r>
              <w:rPr>
                <w:kern w:val="2"/>
                <w:szCs w:val="20"/>
                <w:lang w:val="en-US" w:eastAsia="ja-JP"/>
              </w:rPr>
              <w:t xml:space="preserve">to </w:t>
            </w:r>
            <w:r>
              <w:rPr>
                <w:szCs w:val="20"/>
              </w:rPr>
              <w:t>LI</w:t>
            </w:r>
            <w:r w:rsidRPr="00A13962">
              <w:rPr>
                <w:szCs w:val="20"/>
              </w:rPr>
              <w:t xml:space="preserve">N </w:t>
            </w:r>
            <w:r>
              <w:rPr>
                <w:kern w:val="2"/>
                <w:szCs w:val="20"/>
                <w:lang w:val="en-US" w:eastAsia="ja-JP"/>
              </w:rPr>
              <w:t xml:space="preserve">Main </w:t>
            </w:r>
            <w:r w:rsidRPr="00A13962">
              <w:rPr>
                <w:kern w:val="2"/>
                <w:szCs w:val="20"/>
                <w:lang w:val="en-US" w:eastAsia="ja-JP"/>
              </w:rPr>
              <w:t>Routing Table is performed.</w:t>
            </w:r>
          </w:p>
          <w:p w14:paraId="68767DD0" w14:textId="77777777" w:rsidR="004B50B4" w:rsidRPr="00A13962" w:rsidRDefault="004B50B4" w:rsidP="004B50B4">
            <w:pPr>
              <w:pStyle w:val="ReqText0"/>
              <w:rPr>
                <w:szCs w:val="20"/>
                <w:lang w:val="en-US"/>
              </w:rPr>
            </w:pPr>
          </w:p>
          <w:p w14:paraId="24C57AC4" w14:textId="55C8FD63" w:rsidR="004B50B4" w:rsidRPr="00A13962" w:rsidRDefault="004B50B4" w:rsidP="004B50B4">
            <w:pPr>
              <w:pStyle w:val="ReqText0"/>
              <w:rPr>
                <w:szCs w:val="20"/>
                <w:lang w:val="en-US"/>
              </w:rPr>
            </w:pPr>
            <w:r w:rsidRPr="00A13962">
              <w:rPr>
                <w:kern w:val="2"/>
                <w:szCs w:val="20"/>
                <w:lang w:val="en-US" w:eastAsia="ja-JP"/>
              </w:rPr>
              <w:t xml:space="preserve">Perform the binary searching for the number of Ethernet </w:t>
            </w:r>
            <w:r>
              <w:rPr>
                <w:kern w:val="2"/>
                <w:szCs w:val="20"/>
                <w:lang w:val="en-US" w:eastAsia="ja-JP"/>
              </w:rPr>
              <w:t>to</w:t>
            </w:r>
            <w:r>
              <w:rPr>
                <w:szCs w:val="20"/>
              </w:rPr>
              <w:t xml:space="preserve"> LI</w:t>
            </w:r>
            <w:r w:rsidRPr="00A13962">
              <w:rPr>
                <w:szCs w:val="20"/>
              </w:rPr>
              <w:t xml:space="preserve">N </w:t>
            </w:r>
            <w:r>
              <w:rPr>
                <w:kern w:val="2"/>
                <w:szCs w:val="20"/>
                <w:lang w:val="en-US" w:eastAsia="ja-JP"/>
              </w:rPr>
              <w:t xml:space="preserve">Main </w:t>
            </w:r>
            <w:r w:rsidRPr="00A13962">
              <w:rPr>
                <w:kern w:val="2"/>
                <w:szCs w:val="20"/>
                <w:lang w:val="en-US" w:eastAsia="ja-JP"/>
              </w:rPr>
              <w:t>Routing Table</w:t>
            </w:r>
            <w:r>
              <w:rPr>
                <w:kern w:val="2"/>
                <w:szCs w:val="20"/>
                <w:lang w:val="en-US" w:eastAsia="ja-JP"/>
              </w:rPr>
              <w:t xml:space="preserve"> </w:t>
            </w:r>
            <w:r w:rsidRPr="00A13962">
              <w:rPr>
                <w:kern w:val="2"/>
                <w:szCs w:val="20"/>
                <w:lang w:val="en-US" w:eastAsia="ja-JP"/>
              </w:rPr>
              <w:t>(</w:t>
            </w:r>
            <w:r w:rsidRPr="00C32D56">
              <w:rPr>
                <w:szCs w:val="20"/>
              </w:rPr>
              <w:t>ProtoConv_</w:t>
            </w:r>
            <w:r w:rsidRPr="0018455D">
              <w:rPr>
                <w:szCs w:val="20"/>
                <w:lang w:val="en-US"/>
              </w:rPr>
              <w:t>GulEthtoCanMainTblNum</w:t>
            </w:r>
            <w:r w:rsidRPr="00A13962">
              <w:rPr>
                <w:kern w:val="2"/>
                <w:szCs w:val="20"/>
                <w:lang w:val="en-US" w:eastAsia="ja-JP"/>
              </w:rPr>
              <w:t>).</w:t>
            </w:r>
          </w:p>
          <w:p w14:paraId="470381C0" w14:textId="77777777" w:rsidR="004B50B4" w:rsidRPr="00A13962" w:rsidRDefault="004B50B4" w:rsidP="004B50B4">
            <w:pPr>
              <w:pStyle w:val="ReqText0"/>
              <w:tabs>
                <w:tab w:val="left" w:pos="1320"/>
              </w:tabs>
              <w:ind w:leftChars="-9" w:left="-18"/>
              <w:rPr>
                <w:szCs w:val="20"/>
              </w:rPr>
            </w:pPr>
            <w:r>
              <w:rPr>
                <w:szCs w:val="20"/>
              </w:rPr>
              <w:tab/>
            </w:r>
          </w:p>
          <w:p w14:paraId="6C9586B4" w14:textId="0D27076B" w:rsidR="004B50B4" w:rsidRPr="00A13962" w:rsidRDefault="004B50B4" w:rsidP="004B50B4">
            <w:pPr>
              <w:pStyle w:val="ReqText0"/>
              <w:ind w:leftChars="-9" w:left="-18"/>
              <w:rPr>
                <w:szCs w:val="20"/>
                <w:lang w:val="en-US"/>
              </w:rPr>
            </w:pPr>
            <w:r w:rsidRPr="00A13962">
              <w:rPr>
                <w:szCs w:val="20"/>
                <w:lang w:val="en-US"/>
              </w:rPr>
              <w:t xml:space="preserve">If the </w:t>
            </w:r>
            <w:r w:rsidRPr="00A13962">
              <w:rPr>
                <w:szCs w:val="20"/>
              </w:rPr>
              <w:t>entry</w:t>
            </w:r>
            <w:r>
              <w:rPr>
                <w:szCs w:val="20"/>
              </w:rPr>
              <w:t xml:space="preserve"> LI</w:t>
            </w:r>
            <w:r w:rsidRPr="00A13962">
              <w:rPr>
                <w:szCs w:val="20"/>
              </w:rPr>
              <w:t>N ID is found, p</w:t>
            </w:r>
            <w:r w:rsidRPr="00A13962">
              <w:rPr>
                <w:kern w:val="2"/>
                <w:szCs w:val="20"/>
                <w:lang w:val="en-US" w:eastAsia="ja-JP"/>
              </w:rPr>
              <w:t>erform the following process.</w:t>
            </w:r>
          </w:p>
          <w:p w14:paraId="3F5D8D12" w14:textId="1789626F" w:rsidR="004B50B4" w:rsidRPr="00A13962" w:rsidRDefault="004B50B4" w:rsidP="00DE59DE">
            <w:pPr>
              <w:pStyle w:val="ReqText0"/>
              <w:numPr>
                <w:ilvl w:val="0"/>
                <w:numId w:val="31"/>
              </w:numPr>
              <w:rPr>
                <w:szCs w:val="20"/>
                <w:lang w:val="en-US"/>
              </w:rPr>
            </w:pPr>
            <w:r w:rsidRPr="00A13962">
              <w:rPr>
                <w:szCs w:val="20"/>
              </w:rPr>
              <w:t xml:space="preserve">Save the Ethernet </w:t>
            </w:r>
            <w:r>
              <w:rPr>
                <w:szCs w:val="20"/>
              </w:rPr>
              <w:t>to LI</w:t>
            </w:r>
            <w:r w:rsidRPr="00A13962">
              <w:rPr>
                <w:szCs w:val="20"/>
              </w:rPr>
              <w:t>N Sub Routing Table at the found index</w:t>
            </w:r>
          </w:p>
          <w:p w14:paraId="02F9B1C0" w14:textId="0DA6BE95" w:rsidR="004B50B4" w:rsidRDefault="004B50B4" w:rsidP="00DE59DE">
            <w:pPr>
              <w:pStyle w:val="ReqText0"/>
              <w:numPr>
                <w:ilvl w:val="0"/>
                <w:numId w:val="31"/>
              </w:numPr>
              <w:rPr>
                <w:szCs w:val="20"/>
              </w:rPr>
            </w:pPr>
            <w:r w:rsidRPr="00A13962">
              <w:rPr>
                <w:szCs w:val="20"/>
                <w:lang w:val="en-US"/>
              </w:rPr>
              <w:t xml:space="preserve">Calculate the index to </w:t>
            </w:r>
            <w:r w:rsidRPr="00A13962">
              <w:rPr>
                <w:szCs w:val="20"/>
              </w:rPr>
              <w:t>Ethernet</w:t>
            </w:r>
            <w:r w:rsidRPr="00A13962">
              <w:rPr>
                <w:szCs w:val="20"/>
                <w:lang w:val="en-US"/>
              </w:rPr>
              <w:t xml:space="preserve"> </w:t>
            </w:r>
            <w:r>
              <w:rPr>
                <w:szCs w:val="20"/>
                <w:lang w:val="en-US"/>
              </w:rPr>
              <w:t xml:space="preserve">to </w:t>
            </w:r>
            <w:r>
              <w:rPr>
                <w:szCs w:val="20"/>
              </w:rPr>
              <w:t>LI</w:t>
            </w:r>
            <w:r w:rsidRPr="00A13962">
              <w:rPr>
                <w:szCs w:val="20"/>
              </w:rPr>
              <w:t>N Sub Routing Table</w:t>
            </w:r>
          </w:p>
          <w:p w14:paraId="4024CDCB" w14:textId="3255C083" w:rsidR="004B50B4" w:rsidRPr="00446164" w:rsidRDefault="004B50B4" w:rsidP="00DE59DE">
            <w:pPr>
              <w:pStyle w:val="ReqText0"/>
              <w:numPr>
                <w:ilvl w:val="0"/>
                <w:numId w:val="31"/>
              </w:numPr>
              <w:rPr>
                <w:szCs w:val="20"/>
              </w:rPr>
            </w:pPr>
            <w:r w:rsidRPr="00A13962">
              <w:rPr>
                <w:szCs w:val="20"/>
                <w:lang w:val="en-US"/>
              </w:rPr>
              <w:t>Calculate the index to Ethernet</w:t>
            </w:r>
            <w:r>
              <w:rPr>
                <w:szCs w:val="20"/>
                <w:lang w:val="en-US"/>
              </w:rPr>
              <w:t xml:space="preserve"> to</w:t>
            </w:r>
            <w:r>
              <w:rPr>
                <w:szCs w:val="20"/>
              </w:rPr>
              <w:t xml:space="preserve"> LI</w:t>
            </w:r>
            <w:r w:rsidRPr="00A13962">
              <w:rPr>
                <w:szCs w:val="20"/>
              </w:rPr>
              <w:t xml:space="preserve">N </w:t>
            </w:r>
            <w:r w:rsidRPr="00A13962">
              <w:rPr>
                <w:szCs w:val="20"/>
                <w:lang w:val="en-US"/>
              </w:rPr>
              <w:t>Destination Routing table</w:t>
            </w:r>
          </w:p>
          <w:p w14:paraId="5EF7C3AE" w14:textId="13C1A8F1" w:rsidR="004B50B4" w:rsidRPr="00446164" w:rsidRDefault="004B50B4" w:rsidP="00DE59DE">
            <w:pPr>
              <w:pStyle w:val="ReqText0"/>
              <w:numPr>
                <w:ilvl w:val="0"/>
                <w:numId w:val="31"/>
              </w:numPr>
              <w:rPr>
                <w:szCs w:val="20"/>
                <w:lang w:val="en-US"/>
              </w:rPr>
            </w:pPr>
            <w:r w:rsidRPr="00446164">
              <w:rPr>
                <w:szCs w:val="20"/>
                <w:lang w:val="en-US"/>
              </w:rPr>
              <w:t xml:space="preserve">Save the destination Bus ID stored in Ethernet to </w:t>
            </w:r>
            <w:r>
              <w:rPr>
                <w:szCs w:val="20"/>
              </w:rPr>
              <w:t>LI</w:t>
            </w:r>
            <w:r w:rsidRPr="00A13962">
              <w:rPr>
                <w:szCs w:val="20"/>
              </w:rPr>
              <w:t xml:space="preserve">N </w:t>
            </w:r>
            <w:r w:rsidRPr="00446164">
              <w:rPr>
                <w:szCs w:val="20"/>
                <w:lang w:val="en-US"/>
              </w:rPr>
              <w:t xml:space="preserve">Destination Routing table at the calculated index to </w:t>
            </w:r>
            <w:r w:rsidRPr="00446164">
              <w:rPr>
                <w:szCs w:val="20"/>
              </w:rPr>
              <w:t>*pDestBusIdx</w:t>
            </w:r>
          </w:p>
          <w:p w14:paraId="621AE05F" w14:textId="13DF6F3A" w:rsidR="004B50B4" w:rsidRDefault="004B50B4" w:rsidP="00DE59DE">
            <w:pPr>
              <w:pStyle w:val="ReqText0"/>
              <w:numPr>
                <w:ilvl w:val="0"/>
                <w:numId w:val="31"/>
              </w:numPr>
            </w:pPr>
            <w:r w:rsidRPr="00446164">
              <w:rPr>
                <w:szCs w:val="20"/>
                <w:lang w:val="en-US"/>
              </w:rPr>
              <w:t xml:space="preserve">Save the </w:t>
            </w:r>
            <w:r w:rsidRPr="00446164">
              <w:rPr>
                <w:szCs w:val="20"/>
              </w:rPr>
              <w:t xml:space="preserve">Additional Information </w:t>
            </w:r>
            <w:r w:rsidRPr="00446164">
              <w:rPr>
                <w:szCs w:val="20"/>
                <w:lang w:val="en-US"/>
              </w:rPr>
              <w:t xml:space="preserve">stored in Ethernet to </w:t>
            </w:r>
            <w:r>
              <w:rPr>
                <w:szCs w:val="20"/>
              </w:rPr>
              <w:t>LI</w:t>
            </w:r>
            <w:r w:rsidRPr="00A13962">
              <w:rPr>
                <w:szCs w:val="20"/>
              </w:rPr>
              <w:t xml:space="preserve">N </w:t>
            </w:r>
            <w:r w:rsidRPr="00446164">
              <w:rPr>
                <w:szCs w:val="20"/>
                <w:lang w:val="en-US"/>
              </w:rPr>
              <w:t xml:space="preserve">Destination Routing table at the calculated index to </w:t>
            </w:r>
            <w:r w:rsidRPr="00446164">
              <w:rPr>
                <w:szCs w:val="20"/>
              </w:rPr>
              <w:t>*</w:t>
            </w:r>
            <w:r w:rsidRPr="00446164">
              <w:rPr>
                <w:szCs w:val="20"/>
                <w:lang w:val="en-US"/>
              </w:rPr>
              <w:t>pAddInfo</w:t>
            </w:r>
          </w:p>
          <w:p w14:paraId="3C1E8783" w14:textId="77777777" w:rsidR="004B50B4" w:rsidRPr="00446164" w:rsidRDefault="004B50B4" w:rsidP="004B50B4">
            <w:pPr>
              <w:pStyle w:val="ReqText0"/>
            </w:pPr>
            <w:r w:rsidRPr="00446164">
              <w:t>Otherwise, do nothing.</w:t>
            </w:r>
          </w:p>
          <w:p w14:paraId="7A416EC0" w14:textId="77777777" w:rsidR="004B50B4" w:rsidRPr="00A13962" w:rsidRDefault="004B50B4" w:rsidP="004B50B4">
            <w:pPr>
              <w:pStyle w:val="ReqText0"/>
            </w:pPr>
          </w:p>
          <w:p w14:paraId="757A5B80" w14:textId="3B42A480" w:rsidR="004B50B4" w:rsidRPr="00A13962" w:rsidRDefault="004B50B4" w:rsidP="004B50B4">
            <w:pPr>
              <w:pStyle w:val="ReqText0"/>
              <w:rPr>
                <w:kern w:val="2"/>
                <w:szCs w:val="20"/>
                <w:lang w:eastAsia="ja-JP"/>
              </w:rPr>
            </w:pPr>
            <w:r w:rsidRPr="00A13962">
              <w:rPr>
                <w:szCs w:val="20"/>
                <w:lang w:eastAsia="ja-JP"/>
              </w:rPr>
              <w:t>If the process ends normally, E_OK is returned.</w:t>
            </w:r>
          </w:p>
        </w:tc>
      </w:tr>
      <w:tr w:rsidR="002E12EE" w:rsidRPr="00A13962" w14:paraId="0CE0D7FE"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326325EE" w14:textId="77777777" w:rsidR="002E12EE" w:rsidRPr="00A13962" w:rsidRDefault="002E12EE" w:rsidP="00E158B6">
            <w:pPr>
              <w:jc w:val="left"/>
              <w:rPr>
                <w:b/>
                <w:bCs/>
                <w:szCs w:val="20"/>
              </w:rPr>
            </w:pPr>
            <w:r w:rsidRPr="00A13962">
              <w:rPr>
                <w:b/>
                <w:bCs/>
                <w:szCs w:val="20"/>
              </w:rPr>
              <w:t>Preconditions</w:t>
            </w:r>
          </w:p>
        </w:tc>
        <w:tc>
          <w:tcPr>
            <w:tcW w:w="3972" w:type="pct"/>
            <w:gridSpan w:val="4"/>
            <w:tcBorders>
              <w:top w:val="single" w:sz="4" w:space="0" w:color="auto"/>
              <w:left w:val="single" w:sz="4" w:space="0" w:color="auto"/>
              <w:bottom w:val="single" w:sz="4" w:space="0" w:color="auto"/>
              <w:right w:val="single" w:sz="4" w:space="0" w:color="auto"/>
            </w:tcBorders>
            <w:hideMark/>
          </w:tcPr>
          <w:p w14:paraId="20B2F800" w14:textId="77777777" w:rsidR="002E12EE" w:rsidRPr="00A13962" w:rsidRDefault="002E12EE" w:rsidP="00E158B6">
            <w:pPr>
              <w:jc w:val="left"/>
              <w:rPr>
                <w:szCs w:val="20"/>
              </w:rPr>
            </w:pPr>
            <w:r w:rsidRPr="00A13962">
              <w:rPr>
                <w:szCs w:val="20"/>
              </w:rPr>
              <w:t>N/A</w:t>
            </w:r>
          </w:p>
        </w:tc>
      </w:tr>
      <w:tr w:rsidR="009B45A9" w:rsidRPr="00A13962" w14:paraId="49DED6D8" w14:textId="77777777" w:rsidTr="004B50B4">
        <w:tc>
          <w:tcPr>
            <w:tcW w:w="1028" w:type="pct"/>
            <w:tcBorders>
              <w:top w:val="single" w:sz="4" w:space="0" w:color="auto"/>
              <w:left w:val="single" w:sz="4" w:space="0" w:color="auto"/>
              <w:bottom w:val="single" w:sz="4" w:space="0" w:color="auto"/>
              <w:right w:val="single" w:sz="4" w:space="0" w:color="auto"/>
            </w:tcBorders>
            <w:shd w:val="clear" w:color="auto" w:fill="D9D9D9"/>
            <w:hideMark/>
          </w:tcPr>
          <w:p w14:paraId="28CAE365" w14:textId="77777777" w:rsidR="009B45A9" w:rsidRPr="00A13962" w:rsidRDefault="009B45A9" w:rsidP="009B45A9">
            <w:pPr>
              <w:jc w:val="left"/>
              <w:rPr>
                <w:b/>
                <w:bCs/>
                <w:szCs w:val="20"/>
              </w:rPr>
            </w:pPr>
            <w:r w:rsidRPr="00A13962">
              <w:rPr>
                <w:b/>
                <w:bCs/>
                <w:szCs w:val="20"/>
              </w:rPr>
              <w:t>Remarks</w:t>
            </w:r>
          </w:p>
        </w:tc>
        <w:tc>
          <w:tcPr>
            <w:tcW w:w="3972" w:type="pct"/>
            <w:gridSpan w:val="4"/>
            <w:tcBorders>
              <w:top w:val="single" w:sz="4" w:space="0" w:color="auto"/>
              <w:left w:val="single" w:sz="4" w:space="0" w:color="auto"/>
              <w:bottom w:val="single" w:sz="4" w:space="0" w:color="auto"/>
              <w:right w:val="single" w:sz="4" w:space="0" w:color="auto"/>
            </w:tcBorders>
          </w:tcPr>
          <w:p w14:paraId="0A827568" w14:textId="13CC676E" w:rsidR="009B45A9" w:rsidRPr="00A13962" w:rsidRDefault="009B45A9" w:rsidP="009B45A9">
            <w:pPr>
              <w:ind w:left="400" w:hangingChars="200" w:hanging="400"/>
              <w:jc w:val="left"/>
              <w:rPr>
                <w:szCs w:val="20"/>
              </w:rPr>
            </w:pPr>
            <w:r w:rsidRPr="00A13962">
              <w:rPr>
                <w:szCs w:val="20"/>
              </w:rPr>
              <w:t>N/A</w:t>
            </w:r>
          </w:p>
        </w:tc>
      </w:tr>
      <w:tr w:rsidR="009B45A9" w:rsidRPr="00A13962" w14:paraId="05655293" w14:textId="77777777" w:rsidTr="009B45A9">
        <w:tc>
          <w:tcPr>
            <w:tcW w:w="1028" w:type="pct"/>
            <w:tcBorders>
              <w:top w:val="single" w:sz="4" w:space="0" w:color="auto"/>
              <w:left w:val="single" w:sz="4" w:space="0" w:color="auto"/>
              <w:bottom w:val="single" w:sz="4" w:space="0" w:color="auto"/>
              <w:right w:val="single" w:sz="4" w:space="0" w:color="auto"/>
            </w:tcBorders>
            <w:shd w:val="clear" w:color="auto" w:fill="D9D9D9"/>
          </w:tcPr>
          <w:p w14:paraId="04E501ED" w14:textId="77777777" w:rsidR="009B45A9" w:rsidRPr="00A13962" w:rsidRDefault="009B45A9" w:rsidP="009B45A9">
            <w:pPr>
              <w:jc w:val="left"/>
              <w:rPr>
                <w:b/>
                <w:bCs/>
                <w:szCs w:val="20"/>
              </w:rPr>
            </w:pPr>
            <w:r w:rsidRPr="00A13962">
              <w:rPr>
                <w:b/>
                <w:bCs/>
                <w:kern w:val="0"/>
                <w:szCs w:val="20"/>
              </w:rPr>
              <w:t>DET/DEM Errors Handled</w:t>
            </w:r>
          </w:p>
        </w:tc>
        <w:tc>
          <w:tcPr>
            <w:tcW w:w="3972" w:type="pct"/>
            <w:gridSpan w:val="4"/>
            <w:tcBorders>
              <w:top w:val="single" w:sz="4" w:space="0" w:color="auto"/>
              <w:left w:val="single" w:sz="4" w:space="0" w:color="auto"/>
              <w:bottom w:val="single" w:sz="4" w:space="0" w:color="auto"/>
              <w:right w:val="single" w:sz="4" w:space="0" w:color="auto"/>
            </w:tcBorders>
          </w:tcPr>
          <w:p w14:paraId="4C0560F4" w14:textId="18DFEDD7" w:rsidR="009B45A9" w:rsidRPr="00A13962" w:rsidRDefault="009B45A9" w:rsidP="009B45A9">
            <w:pPr>
              <w:jc w:val="left"/>
              <w:rPr>
                <w:szCs w:val="20"/>
              </w:rPr>
            </w:pPr>
            <w:r w:rsidRPr="00A13962">
              <w:rPr>
                <w:szCs w:val="20"/>
              </w:rPr>
              <w:t>N/A</w:t>
            </w:r>
          </w:p>
        </w:tc>
      </w:tr>
    </w:tbl>
    <w:p w14:paraId="1FCBB4C5" w14:textId="3381D50C" w:rsidR="004A3BD8" w:rsidRDefault="004A3BD8" w:rsidP="004A3BD8">
      <w:pPr>
        <w:pStyle w:val="RefIDs"/>
      </w:pPr>
      <w:bookmarkStart w:id="347" w:name="_Toc190712147"/>
      <w:r w:rsidRPr="00C20FCB">
        <w:t xml:space="preserve">[Covers: </w:t>
      </w:r>
      <w:r w:rsidRPr="00992417">
        <w:t>req-8552172-0090531</w:t>
      </w:r>
      <w:r>
        <w:t>9</w:t>
      </w:r>
      <w:r w:rsidRPr="00C20FCB">
        <w:t>]</w:t>
      </w:r>
    </w:p>
    <w:p w14:paraId="64E2A26F" w14:textId="77777777" w:rsidR="004A3BD8" w:rsidRDefault="004A3BD8" w:rsidP="004A3BD8">
      <w:pPr>
        <w:pStyle w:val="RefIDs"/>
        <w:rPr>
          <w:lang w:eastAsia="en-US"/>
        </w:rPr>
      </w:pPr>
      <w:r w:rsidRPr="00C20FCB">
        <w:t xml:space="preserve">[Covers: </w:t>
      </w:r>
      <w:r w:rsidRPr="00992417">
        <w:t>req-8552172-009053</w:t>
      </w:r>
      <w:r>
        <w:t>21</w:t>
      </w:r>
      <w:r w:rsidRPr="00C20FCB">
        <w:t>]</w:t>
      </w:r>
    </w:p>
    <w:p w14:paraId="3FB5C1A3" w14:textId="30F5F4C2" w:rsidR="004A3BD8" w:rsidRDefault="004A3BD8" w:rsidP="004A3BD8">
      <w:pPr>
        <w:pStyle w:val="RefIDs"/>
        <w:rPr>
          <w:lang w:eastAsia="en-US"/>
        </w:rPr>
      </w:pPr>
      <w:r w:rsidRPr="00696D29">
        <w:rPr>
          <w:lang w:eastAsia="en-US"/>
        </w:rPr>
        <w:t xml:space="preserve">[Covers: </w:t>
      </w:r>
      <w:r>
        <w:rPr>
          <w:lang w:eastAsia="en-US"/>
        </w:rPr>
        <w:t>req-8552172-00903613</w:t>
      </w:r>
      <w:r w:rsidRPr="00696D29">
        <w:rPr>
          <w:lang w:eastAsia="en-US"/>
        </w:rPr>
        <w:t>]</w:t>
      </w:r>
    </w:p>
    <w:p w14:paraId="3AD2736A" w14:textId="77777777" w:rsidR="004A3BD8" w:rsidRDefault="004A3BD8" w:rsidP="004A3BD8">
      <w:pPr>
        <w:pStyle w:val="RefIDs"/>
        <w:rPr>
          <w:lang w:eastAsia="en-US"/>
        </w:rPr>
      </w:pPr>
      <w:r w:rsidRPr="00696D29">
        <w:rPr>
          <w:lang w:eastAsia="en-US"/>
        </w:rPr>
        <w:t xml:space="preserve">[Covers: </w:t>
      </w:r>
      <w:r>
        <w:rPr>
          <w:lang w:eastAsia="en-US"/>
        </w:rPr>
        <w:t>req-8552172-00904663</w:t>
      </w:r>
      <w:r w:rsidRPr="00696D29">
        <w:rPr>
          <w:lang w:eastAsia="en-US"/>
        </w:rPr>
        <w:t>]</w:t>
      </w:r>
    </w:p>
    <w:p w14:paraId="36A2843F" w14:textId="77777777" w:rsidR="004A3BD8" w:rsidRPr="00C6014F" w:rsidRDefault="004A3BD8" w:rsidP="004A3BD8">
      <w:pPr>
        <w:pStyle w:val="RefIDs"/>
        <w:rPr>
          <w:lang w:eastAsia="en-US"/>
        </w:rPr>
      </w:pPr>
      <w:r w:rsidRPr="00696D29">
        <w:rPr>
          <w:lang w:eastAsia="en-US"/>
        </w:rPr>
        <w:t xml:space="preserve">[Covers: </w:t>
      </w:r>
      <w:r>
        <w:rPr>
          <w:lang w:eastAsia="en-US"/>
        </w:rPr>
        <w:t>req-8552172-00904662</w:t>
      </w:r>
      <w:r w:rsidRPr="00696D29">
        <w:rPr>
          <w:lang w:eastAsia="en-US"/>
        </w:rPr>
        <w:t>]</w:t>
      </w:r>
    </w:p>
    <w:p w14:paraId="13B83D74"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req-8552172-00904664]</w:t>
      </w:r>
    </w:p>
    <w:p w14:paraId="1E1A5971"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req-8552172-00904665]</w:t>
      </w:r>
    </w:p>
    <w:p w14:paraId="162D41B4" w14:textId="77777777" w:rsidR="007776E7" w:rsidRPr="002C15F8" w:rsidRDefault="004A3BD8" w:rsidP="007776E7">
      <w:pPr>
        <w:pStyle w:val="RefIDs"/>
        <w:rPr>
          <w:lang w:eastAsia="en-US"/>
        </w:rPr>
      </w:pPr>
      <w:r>
        <w:rPr>
          <w:lang w:eastAsia="en-US"/>
        </w:rPr>
        <w:t>[Covers: req-8552172-00904666</w:t>
      </w:r>
      <w:r w:rsidRPr="00C6014F">
        <w:rPr>
          <w:lang w:eastAsia="en-US"/>
        </w:rPr>
        <w:t>]</w:t>
      </w:r>
    </w:p>
    <w:p w14:paraId="613E6537"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31BDCC1E"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594C6C45" w14:textId="77777777" w:rsidR="007776E7" w:rsidRDefault="007776E7" w:rsidP="007776E7">
      <w:pPr>
        <w:pStyle w:val="RefIDs"/>
        <w:rPr>
          <w:lang w:eastAsia="en-US"/>
        </w:rPr>
      </w:pPr>
      <w:r>
        <w:rPr>
          <w:lang w:eastAsia="en-US"/>
        </w:rPr>
        <w:t>[Covers: req-8552172-00528003]</w:t>
      </w:r>
    </w:p>
    <w:p w14:paraId="63E276F2" w14:textId="77777777" w:rsidR="007776E7" w:rsidRDefault="007776E7" w:rsidP="007776E7">
      <w:pPr>
        <w:pStyle w:val="RefIDs"/>
        <w:rPr>
          <w:lang w:eastAsia="en-US"/>
        </w:rPr>
      </w:pPr>
      <w:r>
        <w:rPr>
          <w:lang w:eastAsia="en-US"/>
        </w:rPr>
        <w:t>[Covers: req-8552172-00528002]</w:t>
      </w:r>
    </w:p>
    <w:p w14:paraId="01FA00A1" w14:textId="77777777" w:rsidR="007776E7" w:rsidRDefault="007776E7" w:rsidP="007776E7">
      <w:pPr>
        <w:pStyle w:val="RefIDs"/>
        <w:rPr>
          <w:lang w:eastAsia="en-US"/>
        </w:rPr>
      </w:pPr>
      <w:r>
        <w:rPr>
          <w:lang w:eastAsia="en-US"/>
        </w:rPr>
        <w:t>[Covers: req-8552172-00528006]</w:t>
      </w:r>
    </w:p>
    <w:p w14:paraId="6EF6C460" w14:textId="77777777" w:rsidR="007776E7" w:rsidRDefault="007776E7" w:rsidP="007776E7">
      <w:pPr>
        <w:pStyle w:val="RefIDs"/>
        <w:rPr>
          <w:lang w:eastAsia="en-US"/>
        </w:rPr>
      </w:pPr>
      <w:r>
        <w:rPr>
          <w:lang w:eastAsia="en-US"/>
        </w:rPr>
        <w:t xml:space="preserve">[Covers: </w:t>
      </w:r>
      <w:r w:rsidRPr="00C136B3">
        <w:t>req-8552172-00527993</w:t>
      </w:r>
      <w:r>
        <w:t>]</w:t>
      </w:r>
    </w:p>
    <w:p w14:paraId="5C4FEFAC" w14:textId="324404A7" w:rsidR="004A3BD8" w:rsidRPr="00F356F4" w:rsidRDefault="007776E7" w:rsidP="004A3BD8">
      <w:pPr>
        <w:pStyle w:val="RefIDs"/>
        <w:rPr>
          <w:lang w:eastAsia="en-US"/>
        </w:rPr>
      </w:pPr>
      <w:r>
        <w:rPr>
          <w:lang w:eastAsia="en-US"/>
        </w:rPr>
        <w:t>[Covers: req-8552172-00527980]</w:t>
      </w:r>
    </w:p>
    <w:p w14:paraId="249276C6" w14:textId="77777777" w:rsidR="002E12EE" w:rsidRPr="00A13962" w:rsidRDefault="002E12EE" w:rsidP="002E12EE">
      <w:pPr>
        <w:pStyle w:val="Heading4"/>
      </w:pPr>
      <w:r w:rsidRPr="0069012C">
        <w:t>ProtoConv_</w:t>
      </w:r>
      <w:r w:rsidRPr="00A13962">
        <w:t>Unpack</w:t>
      </w:r>
      <w:r>
        <w:t>Li</w:t>
      </w:r>
      <w:r w:rsidRPr="00A13962">
        <w:t>n</w:t>
      </w:r>
      <w:bookmarkEnd w:id="347"/>
    </w:p>
    <w:p w14:paraId="21E34EF1" w14:textId="7AF7D86D"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C3492A">
        <w:rPr>
          <w:rFonts w:cs="Times New Roman"/>
        </w:rPr>
        <w:t>13</w:t>
      </w:r>
      <w:r w:rsidRPr="00A13962">
        <w:rPr>
          <w:rFonts w:cs="Times New Roman"/>
        </w:rPr>
        <w:t>]</w:t>
      </w:r>
    </w:p>
    <w:p w14:paraId="28583231" w14:textId="6B095900"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31</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w:t>
      </w:r>
      <w:r w:rsidR="002E12EE">
        <w:t>Li</w:t>
      </w:r>
      <w:r w:rsidR="002E12EE" w:rsidRPr="00A13962">
        <w:t>n</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796"/>
        <w:gridCol w:w="2811"/>
        <w:gridCol w:w="1083"/>
        <w:gridCol w:w="724"/>
        <w:gridCol w:w="38"/>
        <w:gridCol w:w="3579"/>
      </w:tblGrid>
      <w:tr w:rsidR="002E12EE" w:rsidRPr="00A13962" w14:paraId="689324F2" w14:textId="77777777" w:rsidTr="003101B5">
        <w:trPr>
          <w:trHeight w:val="287"/>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5A8A55F2" w14:textId="77777777" w:rsidR="002E12EE" w:rsidRPr="00A13962" w:rsidRDefault="002E12EE" w:rsidP="00E158B6">
            <w:pPr>
              <w:jc w:val="left"/>
              <w:rPr>
                <w:szCs w:val="20"/>
              </w:rPr>
            </w:pPr>
            <w:r w:rsidRPr="00A13962">
              <w:rPr>
                <w:b/>
                <w:bCs/>
                <w:szCs w:val="20"/>
              </w:rPr>
              <w:t>Function Name</w:t>
            </w:r>
          </w:p>
        </w:tc>
        <w:tc>
          <w:tcPr>
            <w:tcW w:w="4105" w:type="pct"/>
            <w:gridSpan w:val="5"/>
            <w:tcBorders>
              <w:top w:val="single" w:sz="4" w:space="0" w:color="auto"/>
              <w:left w:val="single" w:sz="4" w:space="0" w:color="auto"/>
              <w:bottom w:val="single" w:sz="4" w:space="0" w:color="auto"/>
              <w:right w:val="single" w:sz="4" w:space="0" w:color="auto"/>
            </w:tcBorders>
            <w:hideMark/>
          </w:tcPr>
          <w:p w14:paraId="080FFE15" w14:textId="77777777" w:rsidR="002E12EE" w:rsidRPr="00A13962" w:rsidRDefault="002E12EE" w:rsidP="00E158B6">
            <w:pPr>
              <w:jc w:val="left"/>
              <w:rPr>
                <w:szCs w:val="20"/>
              </w:rPr>
            </w:pPr>
            <w:r w:rsidRPr="00A13962">
              <w:rPr>
                <w:szCs w:val="20"/>
              </w:rPr>
              <w:t>Unpack</w:t>
            </w:r>
            <w:r>
              <w:rPr>
                <w:szCs w:val="20"/>
              </w:rPr>
              <w:t>Li</w:t>
            </w:r>
            <w:r w:rsidRPr="00A13962">
              <w:rPr>
                <w:szCs w:val="20"/>
              </w:rPr>
              <w:t>n</w:t>
            </w:r>
          </w:p>
        </w:tc>
      </w:tr>
      <w:tr w:rsidR="002E12EE" w:rsidRPr="00A13962" w14:paraId="35306198" w14:textId="77777777" w:rsidTr="003101B5">
        <w:trPr>
          <w:trHeight w:val="287"/>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6FFD5664"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401" w:type="pct"/>
            <w:tcBorders>
              <w:top w:val="single" w:sz="4" w:space="0" w:color="auto"/>
              <w:left w:val="single" w:sz="4" w:space="0" w:color="auto"/>
              <w:bottom w:val="single" w:sz="4" w:space="0" w:color="auto"/>
              <w:right w:val="single" w:sz="4" w:space="0" w:color="auto"/>
            </w:tcBorders>
            <w:hideMark/>
          </w:tcPr>
          <w:p w14:paraId="64E82B8B"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40" w:type="pct"/>
            <w:tcBorders>
              <w:top w:val="single" w:sz="4" w:space="0" w:color="auto"/>
              <w:left w:val="single" w:sz="4" w:space="0" w:color="auto"/>
              <w:bottom w:val="single" w:sz="4" w:space="0" w:color="auto"/>
              <w:right w:val="single" w:sz="4" w:space="0" w:color="auto"/>
            </w:tcBorders>
            <w:shd w:val="pct20" w:color="auto" w:fill="auto"/>
            <w:hideMark/>
          </w:tcPr>
          <w:p w14:paraId="39DB5F05"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2FD90F65"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2DE29A19" w14:textId="77777777" w:rsidTr="003101B5">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1C1CDE23" w14:textId="77777777" w:rsidR="002E12EE" w:rsidRPr="00A13962" w:rsidRDefault="002E12EE" w:rsidP="00E158B6">
            <w:pPr>
              <w:jc w:val="left"/>
              <w:rPr>
                <w:b/>
                <w:bCs/>
                <w:szCs w:val="20"/>
              </w:rPr>
            </w:pPr>
            <w:r w:rsidRPr="00A13962">
              <w:rPr>
                <w:b/>
                <w:bCs/>
                <w:szCs w:val="20"/>
              </w:rPr>
              <w:t>Syntax</w:t>
            </w:r>
          </w:p>
        </w:tc>
        <w:tc>
          <w:tcPr>
            <w:tcW w:w="4105" w:type="pct"/>
            <w:gridSpan w:val="5"/>
            <w:tcBorders>
              <w:top w:val="single" w:sz="4" w:space="0" w:color="auto"/>
              <w:left w:val="single" w:sz="4" w:space="0" w:color="auto"/>
              <w:bottom w:val="single" w:sz="4" w:space="0" w:color="auto"/>
              <w:right w:val="single" w:sz="4" w:space="0" w:color="auto"/>
            </w:tcBorders>
            <w:hideMark/>
          </w:tcPr>
          <w:p w14:paraId="1EE7638B" w14:textId="7F90AF4E" w:rsidR="002E12EE" w:rsidRPr="00A13962" w:rsidRDefault="00D1384A" w:rsidP="00D1384A">
            <w:pPr>
              <w:jc w:val="left"/>
              <w:rPr>
                <w:szCs w:val="20"/>
              </w:rPr>
            </w:pPr>
            <w:r w:rsidRPr="00D1384A">
              <w:rPr>
                <w:szCs w:val="20"/>
              </w:rPr>
              <w:t>Std_ReturnType ProtoConv_UnpackLin(const uint8 *pPayload, const uint32 ulPayloadLen, uint32 *pDataPosition, R_ProtoConv_LinFrameType *pLinFrame, ProtoConv_LinMsgInfoType *pLinMsgInfo, uint8 *pErrorStatus)</w:t>
            </w:r>
          </w:p>
        </w:tc>
      </w:tr>
      <w:tr w:rsidR="002E12EE" w:rsidRPr="00A13962" w14:paraId="2BF0A7DE" w14:textId="77777777" w:rsidTr="003101B5">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693E7950" w14:textId="77777777" w:rsidR="002E12EE" w:rsidRPr="00A13962" w:rsidRDefault="002E12EE" w:rsidP="00E158B6">
            <w:pPr>
              <w:jc w:val="left"/>
              <w:rPr>
                <w:b/>
                <w:bCs/>
                <w:szCs w:val="20"/>
              </w:rPr>
            </w:pPr>
            <w:r w:rsidRPr="00A13962">
              <w:rPr>
                <w:b/>
                <w:bCs/>
                <w:szCs w:val="20"/>
              </w:rPr>
              <w:lastRenderedPageBreak/>
              <w:t>Sync/Async</w:t>
            </w:r>
          </w:p>
        </w:tc>
        <w:tc>
          <w:tcPr>
            <w:tcW w:w="4105" w:type="pct"/>
            <w:gridSpan w:val="5"/>
            <w:tcBorders>
              <w:top w:val="single" w:sz="4" w:space="0" w:color="auto"/>
              <w:left w:val="single" w:sz="4" w:space="0" w:color="auto"/>
              <w:bottom w:val="single" w:sz="4" w:space="0" w:color="auto"/>
              <w:right w:val="single" w:sz="4" w:space="0" w:color="auto"/>
            </w:tcBorders>
            <w:hideMark/>
          </w:tcPr>
          <w:p w14:paraId="1CC0CFCD" w14:textId="77777777" w:rsidR="002E12EE" w:rsidRPr="00A13962" w:rsidRDefault="002E12EE" w:rsidP="00E158B6">
            <w:pPr>
              <w:jc w:val="left"/>
              <w:rPr>
                <w:szCs w:val="20"/>
              </w:rPr>
            </w:pPr>
            <w:r w:rsidRPr="00A13962">
              <w:rPr>
                <w:szCs w:val="20"/>
              </w:rPr>
              <w:t>Synchronous</w:t>
            </w:r>
          </w:p>
        </w:tc>
      </w:tr>
      <w:tr w:rsidR="002E12EE" w:rsidRPr="00A13962" w14:paraId="1CD0767A" w14:textId="77777777" w:rsidTr="003101B5">
        <w:trPr>
          <w:trHeight w:val="170"/>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4A64B28F" w14:textId="77777777" w:rsidR="002E12EE" w:rsidRPr="00A13962" w:rsidRDefault="002E12EE" w:rsidP="00E158B6">
            <w:pPr>
              <w:jc w:val="left"/>
              <w:rPr>
                <w:b/>
                <w:bCs/>
                <w:szCs w:val="20"/>
              </w:rPr>
            </w:pPr>
            <w:r w:rsidRPr="00A13962">
              <w:rPr>
                <w:b/>
                <w:bCs/>
                <w:szCs w:val="20"/>
              </w:rPr>
              <w:t>Reentrancy</w:t>
            </w:r>
          </w:p>
        </w:tc>
        <w:tc>
          <w:tcPr>
            <w:tcW w:w="4105" w:type="pct"/>
            <w:gridSpan w:val="5"/>
            <w:tcBorders>
              <w:top w:val="single" w:sz="4" w:space="0" w:color="auto"/>
              <w:left w:val="single" w:sz="4" w:space="0" w:color="auto"/>
              <w:bottom w:val="single" w:sz="4" w:space="0" w:color="auto"/>
              <w:right w:val="single" w:sz="4" w:space="0" w:color="auto"/>
            </w:tcBorders>
            <w:hideMark/>
          </w:tcPr>
          <w:p w14:paraId="1422F9A9"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665C505B" w14:textId="77777777" w:rsidTr="003101B5">
        <w:trPr>
          <w:trHeight w:val="170"/>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045DF500" w14:textId="77777777" w:rsidR="002E12EE" w:rsidRPr="00A13962" w:rsidRDefault="002E12EE" w:rsidP="00E158B6">
            <w:pPr>
              <w:jc w:val="left"/>
              <w:rPr>
                <w:b/>
                <w:bCs/>
                <w:szCs w:val="20"/>
              </w:rPr>
            </w:pPr>
            <w:r w:rsidRPr="00A13962">
              <w:rPr>
                <w:b/>
                <w:bCs/>
                <w:szCs w:val="20"/>
              </w:rPr>
              <w:t>Interrupt State</w:t>
            </w:r>
          </w:p>
        </w:tc>
        <w:tc>
          <w:tcPr>
            <w:tcW w:w="4105" w:type="pct"/>
            <w:gridSpan w:val="5"/>
            <w:tcBorders>
              <w:top w:val="single" w:sz="4" w:space="0" w:color="auto"/>
              <w:left w:val="single" w:sz="4" w:space="0" w:color="auto"/>
              <w:bottom w:val="single" w:sz="4" w:space="0" w:color="auto"/>
              <w:right w:val="single" w:sz="4" w:space="0" w:color="auto"/>
            </w:tcBorders>
            <w:hideMark/>
          </w:tcPr>
          <w:p w14:paraId="238CA9D7"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176144FB"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E83962F"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19259531" w14:textId="77777777" w:rsidR="002E12EE" w:rsidRPr="00A13962" w:rsidRDefault="002E12EE" w:rsidP="00E158B6">
            <w:pPr>
              <w:jc w:val="left"/>
              <w:rPr>
                <w:szCs w:val="20"/>
              </w:rPr>
            </w:pPr>
            <w:r w:rsidRPr="00A13962">
              <w:rPr>
                <w:rFonts w:eastAsia="Meiryo UI"/>
                <w:szCs w:val="21"/>
              </w:rPr>
              <w:t>const uint8 *pPayLoad</w:t>
            </w:r>
          </w:p>
        </w:tc>
        <w:tc>
          <w:tcPr>
            <w:tcW w:w="2165" w:type="pct"/>
            <w:gridSpan w:val="3"/>
            <w:tcBorders>
              <w:top w:val="single" w:sz="4" w:space="0" w:color="auto"/>
              <w:left w:val="single" w:sz="4" w:space="0" w:color="auto"/>
              <w:bottom w:val="single" w:sz="4" w:space="0" w:color="auto"/>
              <w:right w:val="single" w:sz="4" w:space="0" w:color="auto"/>
            </w:tcBorders>
            <w:hideMark/>
          </w:tcPr>
          <w:p w14:paraId="51D9460D"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16C74051"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09A00603"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5B1356BD"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F36C9A"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0899FE8E" w14:textId="77777777" w:rsidR="002E12EE" w:rsidRPr="00A13962" w:rsidRDefault="002E12EE" w:rsidP="00E158B6">
            <w:pPr>
              <w:rPr>
                <w:lang w:val="en-GB"/>
              </w:rPr>
            </w:pPr>
            <w:r w:rsidRPr="00A13962">
              <w:rPr>
                <w:lang w:val="en-GB"/>
              </w:rPr>
              <w:t>Not NULL_PTR</w:t>
            </w:r>
          </w:p>
        </w:tc>
      </w:tr>
      <w:tr w:rsidR="002E12EE" w:rsidRPr="00A13962" w14:paraId="4BE852F1"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4FB15C6"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5F7F4F87" w14:textId="77777777" w:rsidR="002E12EE" w:rsidRPr="00A13962" w:rsidRDefault="002E12EE" w:rsidP="00E158B6">
            <w:pPr>
              <w:jc w:val="left"/>
              <w:rPr>
                <w:szCs w:val="20"/>
              </w:rPr>
            </w:pPr>
            <w:r w:rsidRPr="00A13962">
              <w:rPr>
                <w:rFonts w:eastAsia="Meiryo UI"/>
                <w:szCs w:val="21"/>
              </w:rPr>
              <w:t>const uint32 ulPayloadLen</w:t>
            </w:r>
          </w:p>
        </w:tc>
        <w:tc>
          <w:tcPr>
            <w:tcW w:w="2165" w:type="pct"/>
            <w:gridSpan w:val="3"/>
            <w:tcBorders>
              <w:top w:val="single" w:sz="4" w:space="0" w:color="auto"/>
              <w:left w:val="single" w:sz="4" w:space="0" w:color="auto"/>
              <w:bottom w:val="single" w:sz="4" w:space="0" w:color="auto"/>
              <w:right w:val="single" w:sz="4" w:space="0" w:color="auto"/>
            </w:tcBorders>
            <w:hideMark/>
          </w:tcPr>
          <w:p w14:paraId="321ADEF6"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58395CE3"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2AC2BDA5"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0BF23178"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6089DB"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4395786A"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4F6832BC"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2BAD5D43"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34DFA34A" w14:textId="77777777" w:rsidR="002E12EE" w:rsidRPr="00A13962" w:rsidRDefault="002E12EE" w:rsidP="00E158B6">
            <w:pPr>
              <w:jc w:val="left"/>
              <w:rPr>
                <w:szCs w:val="20"/>
              </w:rPr>
            </w:pPr>
            <w:r w:rsidRPr="00A13962">
              <w:rPr>
                <w:szCs w:val="20"/>
              </w:rPr>
              <w:t>uint32 *pDataPosition</w:t>
            </w:r>
          </w:p>
        </w:tc>
        <w:tc>
          <w:tcPr>
            <w:tcW w:w="2165" w:type="pct"/>
            <w:gridSpan w:val="3"/>
            <w:tcBorders>
              <w:top w:val="single" w:sz="4" w:space="0" w:color="auto"/>
              <w:left w:val="single" w:sz="4" w:space="0" w:color="auto"/>
              <w:bottom w:val="single" w:sz="4" w:space="0" w:color="auto"/>
              <w:right w:val="single" w:sz="4" w:space="0" w:color="auto"/>
            </w:tcBorders>
            <w:hideMark/>
          </w:tcPr>
          <w:p w14:paraId="02882075" w14:textId="77777777" w:rsidR="002E12EE" w:rsidRPr="00A13962" w:rsidRDefault="002E12EE" w:rsidP="00E158B6">
            <w:pPr>
              <w:jc w:val="left"/>
              <w:rPr>
                <w:szCs w:val="20"/>
                <w:lang w:val="en-GB"/>
              </w:rPr>
            </w:pPr>
            <w:r w:rsidRPr="00A13962">
              <w:rPr>
                <w:szCs w:val="20"/>
                <w:lang w:val="en-GB"/>
              </w:rPr>
              <w:t>(IN) Unpacking start position</w:t>
            </w:r>
          </w:p>
          <w:p w14:paraId="3B51E26D"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0115B138"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6B6F3D8C"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2599093D"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0439DB"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6C2C7872" w14:textId="77777777" w:rsidR="002E12EE" w:rsidRPr="00A13962" w:rsidRDefault="002E12EE" w:rsidP="00E158B6">
            <w:pPr>
              <w:rPr>
                <w:lang w:val="en-GB"/>
              </w:rPr>
            </w:pPr>
            <w:r>
              <w:rPr>
                <w:lang w:val="en-GB"/>
              </w:rPr>
              <w:t>Not NULL_PTR</w:t>
            </w:r>
          </w:p>
        </w:tc>
      </w:tr>
      <w:tr w:rsidR="002E12EE" w:rsidRPr="00A13962" w14:paraId="51CE1CF8"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83C51F0"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7D203E8C" w14:textId="77777777" w:rsidR="002E12EE" w:rsidRPr="00A13962" w:rsidRDefault="002E12EE" w:rsidP="00E158B6">
            <w:pPr>
              <w:jc w:val="left"/>
              <w:rPr>
                <w:szCs w:val="20"/>
              </w:rPr>
            </w:pPr>
            <w:r w:rsidRPr="00851244">
              <w:rPr>
                <w:szCs w:val="20"/>
              </w:rPr>
              <w:t>R_ProtoConv_LinFrameType *pLinFrame</w:t>
            </w:r>
          </w:p>
        </w:tc>
        <w:tc>
          <w:tcPr>
            <w:tcW w:w="2165" w:type="pct"/>
            <w:gridSpan w:val="3"/>
            <w:tcBorders>
              <w:top w:val="single" w:sz="4" w:space="0" w:color="auto"/>
              <w:left w:val="single" w:sz="4" w:space="0" w:color="auto"/>
              <w:bottom w:val="single" w:sz="4" w:space="0" w:color="auto"/>
              <w:right w:val="single" w:sz="4" w:space="0" w:color="auto"/>
            </w:tcBorders>
            <w:hideMark/>
          </w:tcPr>
          <w:p w14:paraId="590C8EC6" w14:textId="77777777" w:rsidR="002E12EE" w:rsidRPr="00A13962" w:rsidRDefault="002E12EE" w:rsidP="00E158B6">
            <w:pPr>
              <w:jc w:val="left"/>
              <w:rPr>
                <w:szCs w:val="20"/>
                <w:lang w:val="en-GB"/>
              </w:rPr>
            </w:pPr>
            <w:r>
              <w:rPr>
                <w:rFonts w:eastAsia="Meiryo UI"/>
                <w:szCs w:val="20"/>
                <w:lang w:val="en-GB"/>
              </w:rPr>
              <w:t>LIN</w:t>
            </w:r>
            <w:r w:rsidRPr="00A13962">
              <w:rPr>
                <w:rFonts w:eastAsia="Meiryo UI"/>
                <w:szCs w:val="20"/>
                <w:lang w:val="en-GB"/>
              </w:rPr>
              <w:t xml:space="preserve"> frame taken out</w:t>
            </w:r>
          </w:p>
        </w:tc>
      </w:tr>
      <w:tr w:rsidR="002E12EE" w:rsidRPr="00A13962" w14:paraId="4F20EEC7"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6B3A242B"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308A69CD"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09B1C4"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13F5934F" w14:textId="77777777" w:rsidR="002E12EE" w:rsidRPr="00A13962" w:rsidRDefault="002E12EE" w:rsidP="00E158B6">
            <w:pPr>
              <w:rPr>
                <w:lang w:val="en-GB"/>
              </w:rPr>
            </w:pPr>
            <w:r>
              <w:rPr>
                <w:lang w:val="en-GB"/>
              </w:rPr>
              <w:t>Not NULL_PTR</w:t>
            </w:r>
          </w:p>
        </w:tc>
      </w:tr>
      <w:tr w:rsidR="002E12EE" w:rsidRPr="00A13962" w14:paraId="1B4763A1"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D752129"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5185E5B4" w14:textId="77777777" w:rsidR="002E12EE" w:rsidRPr="00A13962" w:rsidRDefault="002E12EE" w:rsidP="00E158B6">
            <w:pPr>
              <w:jc w:val="left"/>
              <w:rPr>
                <w:szCs w:val="20"/>
              </w:rPr>
            </w:pPr>
            <w:r w:rsidRPr="00851244">
              <w:rPr>
                <w:szCs w:val="20"/>
              </w:rPr>
              <w:t>ProtoConv_LinMsgInfoType *pLinMsgInfo</w:t>
            </w:r>
          </w:p>
        </w:tc>
        <w:tc>
          <w:tcPr>
            <w:tcW w:w="2165" w:type="pct"/>
            <w:gridSpan w:val="3"/>
            <w:tcBorders>
              <w:top w:val="single" w:sz="4" w:space="0" w:color="auto"/>
              <w:left w:val="single" w:sz="4" w:space="0" w:color="auto"/>
              <w:bottom w:val="single" w:sz="4" w:space="0" w:color="auto"/>
              <w:right w:val="single" w:sz="4" w:space="0" w:color="auto"/>
            </w:tcBorders>
            <w:hideMark/>
          </w:tcPr>
          <w:p w14:paraId="18CA12FE" w14:textId="77777777" w:rsidR="002E12EE" w:rsidRPr="00A13962" w:rsidRDefault="002E12EE" w:rsidP="00E158B6">
            <w:pPr>
              <w:jc w:val="left"/>
              <w:rPr>
                <w:szCs w:val="20"/>
                <w:lang w:val="en-GB"/>
              </w:rPr>
            </w:pPr>
            <w:r>
              <w:rPr>
                <w:rFonts w:eastAsia="Meiryo UI"/>
                <w:szCs w:val="20"/>
                <w:lang w:val="en-GB"/>
              </w:rPr>
              <w:t>LI</w:t>
            </w:r>
            <w:r w:rsidRPr="00A13962">
              <w:rPr>
                <w:rFonts w:eastAsia="Meiryo UI"/>
                <w:szCs w:val="20"/>
                <w:lang w:val="en-GB"/>
              </w:rPr>
              <w:t xml:space="preserve">N </w:t>
            </w:r>
            <w:r>
              <w:rPr>
                <w:rFonts w:eastAsia="Meiryo UI"/>
                <w:szCs w:val="20"/>
                <w:lang w:val="en-GB"/>
              </w:rPr>
              <w:t>message information</w:t>
            </w:r>
            <w:r w:rsidRPr="00A13962">
              <w:rPr>
                <w:rFonts w:eastAsia="Meiryo UI"/>
                <w:szCs w:val="20"/>
                <w:lang w:val="en-GB"/>
              </w:rPr>
              <w:t xml:space="preserve"> taken out</w:t>
            </w:r>
          </w:p>
        </w:tc>
      </w:tr>
      <w:tr w:rsidR="002E12EE" w:rsidRPr="00A13962" w14:paraId="289C4083"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1CC5EAA9"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6FC820B2"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9B3B8E"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3D48B032" w14:textId="77777777" w:rsidR="002E12EE" w:rsidRPr="00A13962" w:rsidRDefault="002E12EE" w:rsidP="00E158B6">
            <w:pPr>
              <w:rPr>
                <w:lang w:val="en-GB"/>
              </w:rPr>
            </w:pPr>
            <w:r>
              <w:rPr>
                <w:lang w:val="en-GB"/>
              </w:rPr>
              <w:t>Not NULL_PTR</w:t>
            </w:r>
          </w:p>
        </w:tc>
      </w:tr>
      <w:tr w:rsidR="002E12EE" w:rsidRPr="00A13962" w14:paraId="2AAF5D9E" w14:textId="77777777" w:rsidTr="003101B5">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0D63ACF9"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40" w:type="pct"/>
            <w:gridSpan w:val="2"/>
            <w:vMerge w:val="restart"/>
            <w:tcBorders>
              <w:top w:val="single" w:sz="4" w:space="0" w:color="auto"/>
              <w:left w:val="single" w:sz="4" w:space="0" w:color="auto"/>
              <w:bottom w:val="single" w:sz="4" w:space="0" w:color="auto"/>
              <w:right w:val="single" w:sz="4" w:space="0" w:color="auto"/>
            </w:tcBorders>
            <w:hideMark/>
          </w:tcPr>
          <w:p w14:paraId="43EF7598" w14:textId="77777777" w:rsidR="002E12EE" w:rsidRPr="00A13962" w:rsidRDefault="002E12EE" w:rsidP="00E158B6">
            <w:pPr>
              <w:jc w:val="left"/>
              <w:rPr>
                <w:szCs w:val="20"/>
              </w:rPr>
            </w:pPr>
            <w:r w:rsidRPr="009014E5">
              <w:rPr>
                <w:szCs w:val="20"/>
              </w:rPr>
              <w:t>uint8 *pErrorStatus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547F1758" w14:textId="77777777" w:rsidR="002E12EE" w:rsidRPr="00A13962" w:rsidRDefault="002E12EE" w:rsidP="00E158B6">
            <w:pPr>
              <w:jc w:val="left"/>
              <w:rPr>
                <w:szCs w:val="20"/>
                <w:lang w:val="en-GB"/>
              </w:rPr>
            </w:pPr>
            <w:r>
              <w:rPr>
                <w:szCs w:val="20"/>
                <w:lang w:val="en-GB"/>
              </w:rPr>
              <w:t>Error status taken out</w:t>
            </w:r>
          </w:p>
        </w:tc>
      </w:tr>
      <w:tr w:rsidR="002E12EE" w:rsidRPr="00A13962" w14:paraId="1D1D35A0" w14:textId="77777777" w:rsidTr="003101B5">
        <w:tc>
          <w:tcPr>
            <w:tcW w:w="895" w:type="pct"/>
            <w:vMerge/>
            <w:tcBorders>
              <w:top w:val="single" w:sz="4" w:space="0" w:color="auto"/>
              <w:left w:val="single" w:sz="4" w:space="0" w:color="auto"/>
              <w:bottom w:val="single" w:sz="4" w:space="0" w:color="auto"/>
              <w:right w:val="single" w:sz="4" w:space="0" w:color="auto"/>
            </w:tcBorders>
            <w:vAlign w:val="center"/>
            <w:hideMark/>
          </w:tcPr>
          <w:p w14:paraId="24A7374A" w14:textId="77777777" w:rsidR="002E12EE" w:rsidRPr="00A13962" w:rsidRDefault="002E12EE" w:rsidP="00E158B6">
            <w:pPr>
              <w:jc w:val="left"/>
              <w:rPr>
                <w:rFonts w:eastAsia="Meiryo UI"/>
                <w:b/>
                <w:bCs/>
                <w:szCs w:val="20"/>
                <w:lang w:val="en-GB"/>
              </w:rPr>
            </w:pPr>
          </w:p>
        </w:tc>
        <w:tc>
          <w:tcPr>
            <w:tcW w:w="1940" w:type="pct"/>
            <w:gridSpan w:val="2"/>
            <w:vMerge/>
            <w:tcBorders>
              <w:top w:val="single" w:sz="4" w:space="0" w:color="auto"/>
              <w:left w:val="single" w:sz="4" w:space="0" w:color="auto"/>
              <w:bottom w:val="single" w:sz="4" w:space="0" w:color="auto"/>
              <w:right w:val="single" w:sz="4" w:space="0" w:color="auto"/>
            </w:tcBorders>
            <w:vAlign w:val="center"/>
            <w:hideMark/>
          </w:tcPr>
          <w:p w14:paraId="3E00D0E6"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5AD82E"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78242144" w14:textId="77777777" w:rsidR="002E12EE" w:rsidRPr="00A13962" w:rsidRDefault="002E12EE" w:rsidP="00E158B6">
            <w:pPr>
              <w:rPr>
                <w:lang w:val="en-GB"/>
              </w:rPr>
            </w:pPr>
            <w:r>
              <w:rPr>
                <w:lang w:val="en-GB"/>
              </w:rPr>
              <w:t>Not NULL_PTR</w:t>
            </w:r>
          </w:p>
        </w:tc>
      </w:tr>
      <w:tr w:rsidR="002E12EE" w:rsidRPr="00A13962" w14:paraId="092C6EE4" w14:textId="77777777" w:rsidTr="003101B5">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049F01C9"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1940" w:type="pct"/>
            <w:gridSpan w:val="2"/>
            <w:tcBorders>
              <w:top w:val="single" w:sz="4" w:space="0" w:color="auto"/>
              <w:left w:val="single" w:sz="4" w:space="0" w:color="auto"/>
              <w:bottom w:val="single" w:sz="4" w:space="0" w:color="auto"/>
              <w:right w:val="single" w:sz="4" w:space="0" w:color="auto"/>
            </w:tcBorders>
            <w:hideMark/>
          </w:tcPr>
          <w:p w14:paraId="63143A82" w14:textId="77777777" w:rsidR="002E12EE" w:rsidRPr="00A13962" w:rsidRDefault="002E12EE" w:rsidP="00E158B6">
            <w:pPr>
              <w:rPr>
                <w:rFonts w:eastAsia="Meiryo UI"/>
                <w:szCs w:val="20"/>
                <w:lang w:val="en-GB"/>
              </w:rPr>
            </w:pPr>
            <w:r w:rsidRPr="00A13962">
              <w:rPr>
                <w:kern w:val="0"/>
              </w:rPr>
              <w:t>Std_ReturnType</w:t>
            </w:r>
          </w:p>
        </w:tc>
        <w:tc>
          <w:tcPr>
            <w:tcW w:w="2165" w:type="pct"/>
            <w:gridSpan w:val="3"/>
            <w:tcBorders>
              <w:top w:val="single" w:sz="4" w:space="0" w:color="auto"/>
              <w:left w:val="single" w:sz="4" w:space="0" w:color="auto"/>
              <w:bottom w:val="single" w:sz="4" w:space="0" w:color="auto"/>
              <w:right w:val="single" w:sz="4" w:space="0" w:color="auto"/>
            </w:tcBorders>
            <w:hideMark/>
          </w:tcPr>
          <w:p w14:paraId="1A1579CD" w14:textId="77777777" w:rsidR="002E12EE" w:rsidRPr="00A13962" w:rsidRDefault="002E12EE" w:rsidP="00E158B6">
            <w:pPr>
              <w:jc w:val="left"/>
              <w:textAlignment w:val="baseline"/>
              <w:rPr>
                <w:kern w:val="0"/>
                <w:lang w:val="fr-FR"/>
              </w:rPr>
            </w:pPr>
            <w:r w:rsidRPr="00A13962">
              <w:rPr>
                <w:kern w:val="0"/>
                <w:lang w:val="fr-FR"/>
              </w:rPr>
              <w:t>E_OK</w:t>
            </w:r>
          </w:p>
          <w:p w14:paraId="44EE6884" w14:textId="77777777" w:rsidR="002E12EE" w:rsidRPr="00A13962" w:rsidRDefault="002E12EE" w:rsidP="00E158B6">
            <w:r w:rsidRPr="00A13962">
              <w:rPr>
                <w:kern w:val="0"/>
              </w:rPr>
              <w:t>E_NOT_OK</w:t>
            </w:r>
          </w:p>
        </w:tc>
      </w:tr>
      <w:tr w:rsidR="005D683D" w:rsidRPr="00A13962" w14:paraId="349CB35A" w14:textId="77777777" w:rsidTr="003101B5">
        <w:trPr>
          <w:cantSplit/>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08A6D9A1" w14:textId="77777777" w:rsidR="005D683D" w:rsidRPr="00A13962" w:rsidRDefault="005D683D" w:rsidP="005D683D">
            <w:pPr>
              <w:jc w:val="left"/>
              <w:rPr>
                <w:b/>
                <w:bCs/>
                <w:szCs w:val="20"/>
              </w:rPr>
            </w:pPr>
            <w:r w:rsidRPr="00A13962">
              <w:rPr>
                <w:b/>
                <w:bCs/>
                <w:szCs w:val="20"/>
              </w:rPr>
              <w:t>Description</w:t>
            </w:r>
          </w:p>
        </w:tc>
        <w:tc>
          <w:tcPr>
            <w:tcW w:w="4105" w:type="pct"/>
            <w:gridSpan w:val="5"/>
            <w:tcBorders>
              <w:top w:val="single" w:sz="4" w:space="0" w:color="auto"/>
              <w:left w:val="single" w:sz="4" w:space="0" w:color="auto"/>
              <w:bottom w:val="single" w:sz="4" w:space="0" w:color="auto"/>
              <w:right w:val="single" w:sz="4" w:space="0" w:color="auto"/>
            </w:tcBorders>
          </w:tcPr>
          <w:p w14:paraId="53A3E013" w14:textId="05B7BE70" w:rsidR="005D683D" w:rsidRPr="00A13962" w:rsidRDefault="005D683D" w:rsidP="003101B5">
            <w:pPr>
              <w:pStyle w:val="ReqText0"/>
              <w:jc w:val="left"/>
            </w:pPr>
            <w:r w:rsidRPr="00A13962">
              <w:t>Extract one</w:t>
            </w:r>
            <w:r>
              <w:rPr>
                <w:rFonts w:eastAsia="Meiryo UI"/>
                <w:szCs w:val="20"/>
              </w:rPr>
              <w:t xml:space="preserve"> LIN</w:t>
            </w:r>
            <w:r w:rsidRPr="00A13962">
              <w:rPr>
                <w:rFonts w:eastAsia="Meiryo UI"/>
                <w:szCs w:val="20"/>
              </w:rPr>
              <w:t xml:space="preserve"> </w:t>
            </w:r>
            <w:r w:rsidRPr="00A13962">
              <w:t xml:space="preserve">frame </w:t>
            </w:r>
            <w:r>
              <w:t xml:space="preserve">in ACF format </w:t>
            </w:r>
            <w:r w:rsidRPr="00A13962">
              <w:t>from the payload.</w:t>
            </w:r>
          </w:p>
          <w:p w14:paraId="50D828B2" w14:textId="77777777" w:rsidR="005D683D" w:rsidRPr="00A13962" w:rsidRDefault="005D683D" w:rsidP="003101B5">
            <w:pPr>
              <w:pStyle w:val="ReqText0"/>
              <w:jc w:val="left"/>
            </w:pPr>
          </w:p>
          <w:p w14:paraId="0F9E0ECE" w14:textId="77777777" w:rsidR="005D683D" w:rsidRPr="00A13962" w:rsidRDefault="005D683D" w:rsidP="003101B5">
            <w:pPr>
              <w:pStyle w:val="ReqText0"/>
              <w:jc w:val="left"/>
            </w:pPr>
            <w:r w:rsidRPr="00A13962">
              <w:t>The value of pDataPosition shall be the frame extraction position.</w:t>
            </w:r>
          </w:p>
          <w:p w14:paraId="3DAABC05" w14:textId="77777777" w:rsidR="005D683D" w:rsidRPr="00A13962" w:rsidRDefault="005D683D" w:rsidP="003101B5">
            <w:pPr>
              <w:pStyle w:val="ReqText0"/>
              <w:jc w:val="left"/>
            </w:pPr>
          </w:p>
          <w:p w14:paraId="59FBD4B8" w14:textId="79139211" w:rsidR="005D683D" w:rsidRPr="00694EC3" w:rsidRDefault="005D683D" w:rsidP="003101B5">
            <w:pPr>
              <w:pStyle w:val="ReqText0"/>
              <w:jc w:val="left"/>
            </w:pPr>
            <w:r>
              <w:t>R</w:t>
            </w:r>
            <w:r w:rsidRPr="00A13962">
              <w:t xml:space="preserve">etrieve the </w:t>
            </w:r>
            <w:r>
              <w:rPr>
                <w:rFonts w:eastAsia="Meiryo UI"/>
                <w:szCs w:val="20"/>
              </w:rPr>
              <w:t>LIN</w:t>
            </w:r>
            <w:r w:rsidRPr="00A13962">
              <w:rPr>
                <w:rFonts w:eastAsia="Meiryo UI"/>
                <w:szCs w:val="20"/>
              </w:rPr>
              <w:t xml:space="preserve"> </w:t>
            </w:r>
            <w:r>
              <w:t>message information</w:t>
            </w:r>
            <w:r w:rsidRPr="00A13962">
              <w:t xml:space="preserve"> from the frame retrieval position.</w:t>
            </w:r>
          </w:p>
          <w:p w14:paraId="27FB52BF" w14:textId="77777777" w:rsidR="005D683D" w:rsidRDefault="005D683D" w:rsidP="003101B5">
            <w:pPr>
              <w:pStyle w:val="ReqText0"/>
              <w:jc w:val="left"/>
            </w:pPr>
          </w:p>
          <w:p w14:paraId="6FA233A3" w14:textId="7B0A09B9" w:rsidR="005D683D" w:rsidRPr="00A13962" w:rsidRDefault="005D683D" w:rsidP="003101B5">
            <w:pPr>
              <w:pStyle w:val="ReqText0"/>
              <w:jc w:val="left"/>
            </w:pPr>
            <w:r w:rsidRPr="00A13962">
              <w:t xml:space="preserve">If </w:t>
            </w:r>
            <w:r>
              <w:t xml:space="preserve">adding a minimum ACF LIN frame (DLC = 0) </w:t>
            </w:r>
            <w:r w:rsidRPr="00A13962">
              <w:t>to the frame extraction position value</w:t>
            </w:r>
            <w:r>
              <w:t xml:space="preserve"> makes</w:t>
            </w:r>
            <w:r w:rsidRPr="00A13962">
              <w:t xml:space="preserve"> the data length exceede</w:t>
            </w:r>
            <w:r>
              <w:t>d,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78ED1E4D" w14:textId="162BB715" w:rsidR="005D683D" w:rsidRPr="00694EC3" w:rsidRDefault="005D683D" w:rsidP="003101B5">
            <w:pPr>
              <w:pStyle w:val="ReqText0"/>
              <w:jc w:val="left"/>
              <w:rPr>
                <w:lang w:val="en-US"/>
              </w:rPr>
            </w:pPr>
          </w:p>
          <w:p w14:paraId="3BB0714D" w14:textId="281C2FF5" w:rsidR="005D683D" w:rsidRDefault="005D683D" w:rsidP="003101B5">
            <w:pPr>
              <w:pStyle w:val="ReqText0"/>
              <w:jc w:val="left"/>
            </w:pPr>
            <w:r>
              <w:t>R</w:t>
            </w:r>
            <w:r w:rsidRPr="00A13962">
              <w:t xml:space="preserve">etrieve the </w:t>
            </w:r>
            <w:r>
              <w:t xml:space="preserve">Nanosecond and Second member values of the pseudo TimeStamp </w:t>
            </w:r>
            <w:r w:rsidRPr="00036D56">
              <w:t>from the frame fetch position</w:t>
            </w:r>
            <w:r>
              <w:t>.</w:t>
            </w:r>
          </w:p>
          <w:p w14:paraId="16ACFD32" w14:textId="77777777" w:rsidR="005D683D" w:rsidRDefault="005D683D" w:rsidP="003101B5">
            <w:pPr>
              <w:pStyle w:val="ReqText0"/>
              <w:jc w:val="left"/>
            </w:pPr>
          </w:p>
          <w:p w14:paraId="057A28BB" w14:textId="4D27FC16" w:rsidR="005D683D" w:rsidRPr="00A13962" w:rsidRDefault="005D683D" w:rsidP="003101B5">
            <w:pPr>
              <w:pStyle w:val="ReqText0"/>
              <w:jc w:val="left"/>
            </w:pPr>
            <w:r>
              <w:rPr>
                <w:lang w:val="en-US"/>
              </w:rPr>
              <w:t>R</w:t>
            </w:r>
            <w:r w:rsidRPr="00A12429">
              <w:rPr>
                <w:lang w:val="en-US"/>
              </w:rPr>
              <w:t xml:space="preserve">etrieve the </w:t>
            </w:r>
            <w:r>
              <w:t xml:space="preserve">LIN </w:t>
            </w:r>
            <w:r w:rsidRPr="00A12429">
              <w:rPr>
                <w:lang w:val="en-US"/>
              </w:rPr>
              <w:t>ID from the frame retrieval position.</w:t>
            </w:r>
          </w:p>
          <w:p w14:paraId="3A793EF0" w14:textId="77777777" w:rsidR="005D683D" w:rsidRPr="00A13962" w:rsidRDefault="005D683D" w:rsidP="003101B5">
            <w:pPr>
              <w:pStyle w:val="ReqText0"/>
              <w:jc w:val="left"/>
            </w:pPr>
          </w:p>
          <w:p w14:paraId="58704F15" w14:textId="46F92E95" w:rsidR="005D683D" w:rsidRPr="00C63ED0" w:rsidRDefault="005D683D" w:rsidP="003101B5">
            <w:pPr>
              <w:pStyle w:val="ReqText0"/>
              <w:jc w:val="left"/>
              <w:rPr>
                <w:lang w:val="en-US"/>
              </w:rPr>
            </w:pPr>
            <w:r>
              <w:t xml:space="preserve">Extract the ACF fields from LIN message information and store them in the correspoding members of argument LIN message information structure </w:t>
            </w:r>
            <w:r w:rsidRPr="00C63ED0">
              <w:rPr>
                <w:lang w:val="en-US"/>
              </w:rPr>
              <w:t>p</w:t>
            </w:r>
            <w:r>
              <w:rPr>
                <w:lang w:val="en-US"/>
              </w:rPr>
              <w:t>Li</w:t>
            </w:r>
            <w:r w:rsidRPr="00C63ED0">
              <w:rPr>
                <w:lang w:val="en-US"/>
              </w:rPr>
              <w:t>nMsgInfo</w:t>
            </w:r>
            <w:r>
              <w:rPr>
                <w:lang w:val="en-US"/>
              </w:rPr>
              <w:t>.</w:t>
            </w:r>
          </w:p>
          <w:p w14:paraId="6796C6EC" w14:textId="77777777" w:rsidR="005D683D" w:rsidRDefault="005D683D" w:rsidP="003101B5">
            <w:pPr>
              <w:pStyle w:val="ReqText0"/>
              <w:jc w:val="left"/>
            </w:pPr>
          </w:p>
          <w:p w14:paraId="1E5A33F6" w14:textId="348F12AF" w:rsidR="005D683D" w:rsidRDefault="005D683D" w:rsidP="003101B5">
            <w:pPr>
              <w:pStyle w:val="ReqText0"/>
              <w:jc w:val="left"/>
            </w:pPr>
            <w:r>
              <w:t>Calculate LIN DLC based on ACF frame length and padding value and store it in the local variable.</w:t>
            </w:r>
          </w:p>
          <w:p w14:paraId="0588313F" w14:textId="77777777" w:rsidR="005D683D" w:rsidRPr="00A13962" w:rsidRDefault="005D683D" w:rsidP="003101B5">
            <w:pPr>
              <w:pStyle w:val="ReqText0"/>
              <w:jc w:val="left"/>
            </w:pPr>
          </w:p>
          <w:p w14:paraId="54D5FF4C" w14:textId="72D58D86" w:rsidR="005D683D" w:rsidRPr="00A13962" w:rsidRDefault="005D683D" w:rsidP="003101B5">
            <w:pPr>
              <w:pStyle w:val="ReqText0"/>
              <w:jc w:val="left"/>
            </w:pPr>
            <w:r w:rsidRPr="00A13962">
              <w:t xml:space="preserve">If the DLC is greater than </w:t>
            </w:r>
            <w:r>
              <w:t>LIN</w:t>
            </w:r>
            <w:r w:rsidRPr="00A13962">
              <w:t>FRAME_LEN_MAX (</w:t>
            </w:r>
            <w:r w:rsidR="00266BCD">
              <w:t>8</w:t>
            </w:r>
            <w:r w:rsidRPr="00A13962">
              <w:t>U) or adding the DLC to</w:t>
            </w:r>
            <w:r>
              <w:t xml:space="preserve"> the updated </w:t>
            </w:r>
            <w:r w:rsidRPr="00A13962">
              <w:t>frame retrieval position exceeds the data length</w:t>
            </w:r>
            <w:r>
              <w:t>, the function r</w:t>
            </w:r>
            <w:r w:rsidRPr="00A13962">
              <w:t>eturn</w:t>
            </w:r>
            <w:r>
              <w:t>s</w:t>
            </w:r>
            <w:r w:rsidRPr="00A13962">
              <w:t xml:space="preserve"> E_NOT_OK, report</w:t>
            </w:r>
            <w:r>
              <w:t>s</w:t>
            </w:r>
            <w:r w:rsidRPr="00A13962">
              <w:t xml:space="preserve"> DET error PROTOCONV_E_PACKED</w:t>
            </w:r>
            <w:r>
              <w:t xml:space="preserve">LIN </w:t>
            </w:r>
            <w:r w:rsidRPr="00A13962">
              <w:t>(if DET is enabled</w:t>
            </w:r>
            <w:r w:rsidR="003101B5" w:rsidRPr="00A13962">
              <w:t>), set</w:t>
            </w:r>
            <w:r w:rsidR="003101B5">
              <w:t>s</w:t>
            </w:r>
            <w:r w:rsidR="003101B5" w:rsidRPr="00A13962">
              <w:t xml:space="preserve"> </w:t>
            </w:r>
            <w:r w:rsidR="003101B5" w:rsidRPr="00C52CEE">
              <w:rPr>
                <w:lang w:val="en-US"/>
              </w:rPr>
              <w:t>*pErrorStatus</w:t>
            </w:r>
            <w:r w:rsidR="003101B5" w:rsidRPr="00A13962">
              <w:t>= PROTOCONV_E_PACKED</w:t>
            </w:r>
            <w:r w:rsidR="003101B5">
              <w:t>LI</w:t>
            </w:r>
            <w:r w:rsidR="003101B5" w:rsidRPr="00A13962">
              <w:t>N and terminate</w:t>
            </w:r>
            <w:r w:rsidR="003101B5">
              <w:t>s</w:t>
            </w:r>
            <w:r w:rsidR="003101B5" w:rsidRPr="00A13962">
              <w:t xml:space="preserve"> the process.</w:t>
            </w:r>
          </w:p>
          <w:p w14:paraId="30AFF667" w14:textId="77777777" w:rsidR="005D683D" w:rsidRPr="00A13962" w:rsidRDefault="005D683D" w:rsidP="003101B5">
            <w:pPr>
              <w:pStyle w:val="ReqText0"/>
              <w:jc w:val="left"/>
            </w:pPr>
          </w:p>
          <w:p w14:paraId="3737C70F" w14:textId="12110B41" w:rsidR="005D683D" w:rsidRDefault="005D683D" w:rsidP="003101B5">
            <w:pPr>
              <w:pStyle w:val="ReqText0"/>
              <w:jc w:val="left"/>
              <w:rPr>
                <w:lang w:val="en-US"/>
              </w:rPr>
            </w:pPr>
            <w:r>
              <w:t>C</w:t>
            </w:r>
            <w:r w:rsidRPr="00A13962">
              <w:t xml:space="preserve">opy the </w:t>
            </w:r>
            <w:r w:rsidR="00844FA1">
              <w:t>LI</w:t>
            </w:r>
            <w:r w:rsidRPr="00A13962">
              <w:t>N frame to the buffer.</w:t>
            </w:r>
          </w:p>
          <w:p w14:paraId="71DC50BB" w14:textId="77777777" w:rsidR="005D683D" w:rsidRDefault="005D683D" w:rsidP="003101B5">
            <w:pPr>
              <w:pStyle w:val="ReqText0"/>
              <w:jc w:val="left"/>
            </w:pPr>
          </w:p>
          <w:p w14:paraId="02081C00" w14:textId="5CC0A988" w:rsidR="005D683D" w:rsidRDefault="005D683D" w:rsidP="003101B5">
            <w:pPr>
              <w:pStyle w:val="ReqText0"/>
              <w:jc w:val="left"/>
            </w:pPr>
            <w:r>
              <w:t xml:space="preserve">Store the retrieved </w:t>
            </w:r>
            <w:r w:rsidR="00844FA1">
              <w:t>LI</w:t>
            </w:r>
            <w:r>
              <w:t xml:space="preserve">N ID, </w:t>
            </w:r>
            <w:r w:rsidR="00844FA1">
              <w:t>LI</w:t>
            </w:r>
            <w:r>
              <w:t xml:space="preserve">N DLC and </w:t>
            </w:r>
            <w:r w:rsidR="00844FA1">
              <w:t>LI</w:t>
            </w:r>
            <w:r>
              <w:t xml:space="preserve">N data to the argument </w:t>
            </w:r>
            <w:r w:rsidR="00844FA1">
              <w:t>LI</w:t>
            </w:r>
            <w:r>
              <w:t>N frame structure</w:t>
            </w:r>
            <w:r w:rsidR="00844FA1">
              <w:t>.</w:t>
            </w:r>
          </w:p>
          <w:p w14:paraId="0C26CBB3" w14:textId="77777777" w:rsidR="005D683D" w:rsidRDefault="005D683D" w:rsidP="003101B5">
            <w:pPr>
              <w:pStyle w:val="ReqText0"/>
              <w:jc w:val="left"/>
            </w:pPr>
          </w:p>
          <w:p w14:paraId="47613F23" w14:textId="22301DD9" w:rsidR="005D683D" w:rsidRDefault="005D683D" w:rsidP="003101B5">
            <w:pPr>
              <w:pStyle w:val="ReqText0"/>
              <w:jc w:val="left"/>
            </w:pPr>
            <w:r>
              <w:t xml:space="preserve">Update the frame retrieval position after extracting </w:t>
            </w:r>
            <w:r w:rsidR="00844FA1">
              <w:t>LI</w:t>
            </w:r>
            <w:r>
              <w:t>N data</w:t>
            </w:r>
          </w:p>
          <w:p w14:paraId="78BFF985" w14:textId="4DB05011" w:rsidR="005D683D" w:rsidRPr="001570F8" w:rsidRDefault="005D683D" w:rsidP="003101B5">
            <w:pPr>
              <w:pStyle w:val="ReqText0"/>
              <w:jc w:val="left"/>
              <w:rPr>
                <w:lang w:val="en-US"/>
              </w:rPr>
            </w:pPr>
            <w:r>
              <w:lastRenderedPageBreak/>
              <w:t>(</w:t>
            </w:r>
            <w:r w:rsidRPr="001570F8">
              <w:rPr>
                <w:lang w:val="en-US"/>
              </w:rPr>
              <w:t xml:space="preserve">*pDataPosition = </w:t>
            </w:r>
            <w:r w:rsidRPr="00A13962">
              <w:t>frame extraction position</w:t>
            </w:r>
            <w:r w:rsidRPr="001570F8">
              <w:rPr>
                <w:lang w:val="en-US"/>
              </w:rPr>
              <w:t xml:space="preserve"> +</w:t>
            </w:r>
            <w:r>
              <w:rPr>
                <w:lang w:val="en-US"/>
              </w:rPr>
              <w:t xml:space="preserve"> length of </w:t>
            </w:r>
            <w:r w:rsidR="00844FA1">
              <w:rPr>
                <w:lang w:val="en-US"/>
              </w:rPr>
              <w:t>LI</w:t>
            </w:r>
            <w:r>
              <w:rPr>
                <w:lang w:val="en-US"/>
              </w:rPr>
              <w:t xml:space="preserve">N message information + </w:t>
            </w:r>
            <w:r w:rsidR="00844FA1">
              <w:rPr>
                <w:lang w:val="en-US"/>
              </w:rPr>
              <w:t>LI</w:t>
            </w:r>
            <w:r>
              <w:rPr>
                <w:lang w:val="en-US"/>
              </w:rPr>
              <w:t>N ID length +</w:t>
            </w:r>
            <w:r w:rsidRPr="001570F8">
              <w:rPr>
                <w:lang w:val="en-US"/>
              </w:rPr>
              <w:t xml:space="preserve"> </w:t>
            </w:r>
            <w:r w:rsidR="00844FA1">
              <w:rPr>
                <w:lang w:val="en-US"/>
              </w:rPr>
              <w:t>LI</w:t>
            </w:r>
            <w:r>
              <w:rPr>
                <w:lang w:val="en-US"/>
              </w:rPr>
              <w:t>N DLC</w:t>
            </w:r>
            <w:r>
              <w:t>)</w:t>
            </w:r>
          </w:p>
          <w:p w14:paraId="51A15091" w14:textId="77D44FBC" w:rsidR="005D683D" w:rsidRPr="00A13962" w:rsidRDefault="005D683D" w:rsidP="003101B5">
            <w:pPr>
              <w:pStyle w:val="ReqText0"/>
              <w:jc w:val="left"/>
              <w:rPr>
                <w:kern w:val="2"/>
                <w:szCs w:val="20"/>
                <w:lang w:val="en-US" w:eastAsia="ja-JP"/>
              </w:rPr>
            </w:pPr>
            <w:r w:rsidRPr="00A13962">
              <w:t>If the process ends normally, E_OK is returned.</w:t>
            </w:r>
          </w:p>
        </w:tc>
      </w:tr>
      <w:tr w:rsidR="002E12EE" w:rsidRPr="00A13962" w14:paraId="13959A67" w14:textId="77777777" w:rsidTr="003101B5">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7A995404" w14:textId="77777777" w:rsidR="002E12EE" w:rsidRPr="00A13962" w:rsidRDefault="002E12EE" w:rsidP="00E158B6">
            <w:pPr>
              <w:jc w:val="left"/>
              <w:rPr>
                <w:b/>
                <w:bCs/>
                <w:szCs w:val="20"/>
              </w:rPr>
            </w:pPr>
            <w:r w:rsidRPr="00A13962">
              <w:rPr>
                <w:b/>
                <w:bCs/>
                <w:szCs w:val="20"/>
              </w:rPr>
              <w:t>Preconditions</w:t>
            </w:r>
          </w:p>
        </w:tc>
        <w:tc>
          <w:tcPr>
            <w:tcW w:w="4105" w:type="pct"/>
            <w:gridSpan w:val="5"/>
            <w:tcBorders>
              <w:top w:val="single" w:sz="4" w:space="0" w:color="auto"/>
              <w:left w:val="single" w:sz="4" w:space="0" w:color="auto"/>
              <w:bottom w:val="single" w:sz="4" w:space="0" w:color="auto"/>
              <w:right w:val="single" w:sz="4" w:space="0" w:color="auto"/>
            </w:tcBorders>
            <w:hideMark/>
          </w:tcPr>
          <w:p w14:paraId="673912DD" w14:textId="77777777" w:rsidR="002E12EE" w:rsidRPr="00A13962" w:rsidRDefault="002E12EE" w:rsidP="00E158B6">
            <w:pPr>
              <w:jc w:val="left"/>
              <w:rPr>
                <w:szCs w:val="20"/>
              </w:rPr>
            </w:pPr>
            <w:r w:rsidRPr="00A13962">
              <w:rPr>
                <w:szCs w:val="20"/>
              </w:rPr>
              <w:t>N/A</w:t>
            </w:r>
          </w:p>
        </w:tc>
      </w:tr>
      <w:tr w:rsidR="002E12EE" w:rsidRPr="00A13962" w14:paraId="72B747FE" w14:textId="77777777" w:rsidTr="003101B5">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6D512D65" w14:textId="77777777" w:rsidR="002E12EE" w:rsidRPr="00A13962" w:rsidRDefault="002E12EE" w:rsidP="00E158B6">
            <w:pPr>
              <w:jc w:val="left"/>
              <w:rPr>
                <w:b/>
                <w:bCs/>
                <w:szCs w:val="20"/>
              </w:rPr>
            </w:pPr>
            <w:r w:rsidRPr="00A13962">
              <w:rPr>
                <w:b/>
                <w:bCs/>
                <w:szCs w:val="20"/>
              </w:rPr>
              <w:t>Remarks</w:t>
            </w:r>
          </w:p>
        </w:tc>
        <w:tc>
          <w:tcPr>
            <w:tcW w:w="4105" w:type="pct"/>
            <w:gridSpan w:val="5"/>
            <w:tcBorders>
              <w:top w:val="single" w:sz="4" w:space="0" w:color="auto"/>
              <w:left w:val="single" w:sz="4" w:space="0" w:color="auto"/>
              <w:bottom w:val="single" w:sz="4" w:space="0" w:color="auto"/>
              <w:right w:val="single" w:sz="4" w:space="0" w:color="auto"/>
            </w:tcBorders>
            <w:hideMark/>
          </w:tcPr>
          <w:p w14:paraId="5E475C92"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4ED64C6E" w14:textId="77777777" w:rsidTr="003101B5">
        <w:trPr>
          <w:trHeight w:val="126"/>
        </w:trPr>
        <w:tc>
          <w:tcPr>
            <w:tcW w:w="895" w:type="pct"/>
            <w:vMerge w:val="restart"/>
            <w:tcBorders>
              <w:top w:val="single" w:sz="4" w:space="0" w:color="auto"/>
              <w:left w:val="single" w:sz="4" w:space="0" w:color="auto"/>
              <w:right w:val="single" w:sz="4" w:space="0" w:color="auto"/>
            </w:tcBorders>
            <w:shd w:val="clear" w:color="auto" w:fill="D9D9D9"/>
          </w:tcPr>
          <w:p w14:paraId="7C51DE3F" w14:textId="77777777" w:rsidR="002E12EE" w:rsidRPr="00A13962" w:rsidRDefault="002E12EE" w:rsidP="00E158B6">
            <w:pPr>
              <w:jc w:val="left"/>
              <w:rPr>
                <w:b/>
                <w:bCs/>
                <w:szCs w:val="20"/>
              </w:rPr>
            </w:pPr>
            <w:r w:rsidRPr="00A13962">
              <w:rPr>
                <w:b/>
                <w:bCs/>
                <w:kern w:val="0"/>
                <w:szCs w:val="20"/>
              </w:rPr>
              <w:t>DET/DEM Errors Handled</w:t>
            </w:r>
          </w:p>
        </w:tc>
        <w:tc>
          <w:tcPr>
            <w:tcW w:w="2302" w:type="pct"/>
            <w:gridSpan w:val="3"/>
            <w:tcBorders>
              <w:top w:val="single" w:sz="4" w:space="0" w:color="auto"/>
              <w:left w:val="single" w:sz="4" w:space="0" w:color="auto"/>
              <w:bottom w:val="single" w:sz="4" w:space="0" w:color="auto"/>
              <w:right w:val="single" w:sz="4" w:space="0" w:color="auto"/>
            </w:tcBorders>
          </w:tcPr>
          <w:p w14:paraId="6BC80434" w14:textId="77777777" w:rsidR="002E12EE" w:rsidRPr="00A13962" w:rsidRDefault="002E12EE" w:rsidP="00E158B6">
            <w:pPr>
              <w:jc w:val="left"/>
              <w:rPr>
                <w:szCs w:val="20"/>
              </w:rPr>
            </w:pPr>
            <w:r w:rsidRPr="00A13962">
              <w:rPr>
                <w:color w:val="000000"/>
                <w:szCs w:val="20"/>
              </w:rPr>
              <w:t>PROTOCONV_E_NOTFRAME</w:t>
            </w:r>
          </w:p>
        </w:tc>
        <w:tc>
          <w:tcPr>
            <w:tcW w:w="1803" w:type="pct"/>
            <w:gridSpan w:val="2"/>
            <w:tcBorders>
              <w:top w:val="single" w:sz="4" w:space="0" w:color="auto"/>
              <w:left w:val="single" w:sz="4" w:space="0" w:color="auto"/>
              <w:bottom w:val="single" w:sz="4" w:space="0" w:color="auto"/>
              <w:right w:val="single" w:sz="4" w:space="0" w:color="auto"/>
            </w:tcBorders>
          </w:tcPr>
          <w:p w14:paraId="73563FB1" w14:textId="77777777" w:rsidR="002E12EE" w:rsidRPr="00A13962" w:rsidRDefault="002E12EE" w:rsidP="00E158B6">
            <w:pPr>
              <w:jc w:val="left"/>
              <w:rPr>
                <w:szCs w:val="20"/>
              </w:rPr>
            </w:pPr>
            <w:r w:rsidRPr="00A13962">
              <w:rPr>
                <w:color w:val="000000"/>
                <w:szCs w:val="20"/>
              </w:rPr>
              <w:t xml:space="preserve">No </w:t>
            </w:r>
            <w:r>
              <w:rPr>
                <w:color w:val="000000"/>
                <w:szCs w:val="20"/>
              </w:rPr>
              <w:t>LI</w:t>
            </w:r>
            <w:r w:rsidRPr="00A13962">
              <w:rPr>
                <w:color w:val="000000"/>
                <w:szCs w:val="20"/>
              </w:rPr>
              <w:t>N frame</w:t>
            </w:r>
          </w:p>
        </w:tc>
      </w:tr>
      <w:tr w:rsidR="002E12EE" w:rsidRPr="00A13962" w14:paraId="41F93D0C" w14:textId="77777777" w:rsidTr="003101B5">
        <w:trPr>
          <w:trHeight w:val="125"/>
        </w:trPr>
        <w:tc>
          <w:tcPr>
            <w:tcW w:w="895" w:type="pct"/>
            <w:vMerge/>
            <w:tcBorders>
              <w:left w:val="single" w:sz="4" w:space="0" w:color="auto"/>
              <w:bottom w:val="single" w:sz="4" w:space="0" w:color="auto"/>
              <w:right w:val="single" w:sz="4" w:space="0" w:color="auto"/>
            </w:tcBorders>
            <w:shd w:val="clear" w:color="auto" w:fill="D9D9D9"/>
          </w:tcPr>
          <w:p w14:paraId="0E3EFDCB" w14:textId="77777777" w:rsidR="002E12EE" w:rsidRPr="00A13962" w:rsidRDefault="002E12EE" w:rsidP="00E158B6">
            <w:pPr>
              <w:jc w:val="left"/>
              <w:rPr>
                <w:b/>
                <w:bCs/>
                <w:szCs w:val="20"/>
              </w:rPr>
            </w:pPr>
          </w:p>
        </w:tc>
        <w:tc>
          <w:tcPr>
            <w:tcW w:w="2302" w:type="pct"/>
            <w:gridSpan w:val="3"/>
            <w:tcBorders>
              <w:top w:val="single" w:sz="4" w:space="0" w:color="auto"/>
              <w:left w:val="single" w:sz="4" w:space="0" w:color="auto"/>
              <w:bottom w:val="single" w:sz="4" w:space="0" w:color="auto"/>
              <w:right w:val="single" w:sz="4" w:space="0" w:color="auto"/>
            </w:tcBorders>
          </w:tcPr>
          <w:p w14:paraId="219B0274" w14:textId="77777777" w:rsidR="002E12EE" w:rsidRPr="00A13962" w:rsidRDefault="002E12EE" w:rsidP="00E158B6">
            <w:pPr>
              <w:jc w:val="left"/>
              <w:rPr>
                <w:szCs w:val="20"/>
              </w:rPr>
            </w:pPr>
            <w:r w:rsidRPr="00A13962">
              <w:rPr>
                <w:color w:val="000000"/>
                <w:szCs w:val="20"/>
              </w:rPr>
              <w:t>PROTOCONV_E_PACKED</w:t>
            </w:r>
            <w:r>
              <w:rPr>
                <w:color w:val="000000"/>
                <w:szCs w:val="20"/>
              </w:rPr>
              <w:t>LI</w:t>
            </w:r>
            <w:r w:rsidRPr="00A13962">
              <w:rPr>
                <w:color w:val="000000"/>
                <w:szCs w:val="20"/>
              </w:rPr>
              <w:t>N</w:t>
            </w:r>
          </w:p>
        </w:tc>
        <w:tc>
          <w:tcPr>
            <w:tcW w:w="1803" w:type="pct"/>
            <w:gridSpan w:val="2"/>
            <w:tcBorders>
              <w:top w:val="single" w:sz="4" w:space="0" w:color="auto"/>
              <w:left w:val="single" w:sz="4" w:space="0" w:color="auto"/>
              <w:bottom w:val="single" w:sz="4" w:space="0" w:color="auto"/>
              <w:right w:val="single" w:sz="4" w:space="0" w:color="auto"/>
            </w:tcBorders>
          </w:tcPr>
          <w:p w14:paraId="52B9EE56" w14:textId="77777777" w:rsidR="002E12EE" w:rsidRPr="00A13962" w:rsidRDefault="002E12EE" w:rsidP="00E158B6">
            <w:pPr>
              <w:jc w:val="left"/>
              <w:rPr>
                <w:szCs w:val="20"/>
              </w:rPr>
            </w:pPr>
            <w:r w:rsidRPr="00A13962">
              <w:rPr>
                <w:color w:val="000000"/>
                <w:szCs w:val="20"/>
              </w:rPr>
              <w:t xml:space="preserve">Packed </w:t>
            </w:r>
            <w:r>
              <w:rPr>
                <w:color w:val="000000"/>
                <w:szCs w:val="20"/>
              </w:rPr>
              <w:t>LI</w:t>
            </w:r>
            <w:r w:rsidRPr="00A13962">
              <w:rPr>
                <w:color w:val="000000"/>
                <w:szCs w:val="20"/>
              </w:rPr>
              <w:t>N Frame Error</w:t>
            </w:r>
          </w:p>
        </w:tc>
      </w:tr>
    </w:tbl>
    <w:p w14:paraId="319D3776" w14:textId="40607CD0" w:rsidR="004A3BD8" w:rsidRDefault="004A3BD8" w:rsidP="004A3BD8">
      <w:pPr>
        <w:pStyle w:val="RefIDs"/>
      </w:pPr>
      <w:bookmarkStart w:id="348" w:name="_Toc190712148"/>
      <w:r w:rsidRPr="00C20FCB">
        <w:t xml:space="preserve">[Covers: </w:t>
      </w:r>
      <w:r w:rsidRPr="00992417">
        <w:t>req-8552172-0090531</w:t>
      </w:r>
      <w:r>
        <w:t>9</w:t>
      </w:r>
      <w:r w:rsidRPr="00C20FCB">
        <w:t>]</w:t>
      </w:r>
    </w:p>
    <w:p w14:paraId="7765844D" w14:textId="77777777" w:rsidR="004A3BD8" w:rsidRDefault="004A3BD8" w:rsidP="004A3BD8">
      <w:pPr>
        <w:pStyle w:val="RefIDs"/>
        <w:rPr>
          <w:lang w:eastAsia="en-US"/>
        </w:rPr>
      </w:pPr>
      <w:r w:rsidRPr="00C20FCB">
        <w:t xml:space="preserve">[Covers: </w:t>
      </w:r>
      <w:r w:rsidRPr="00992417">
        <w:t>req-8552172-009053</w:t>
      </w:r>
      <w:r>
        <w:t>21</w:t>
      </w:r>
      <w:r w:rsidRPr="00C20FCB">
        <w:t>]</w:t>
      </w:r>
    </w:p>
    <w:p w14:paraId="4603E643" w14:textId="750ABD75" w:rsidR="004A3BD8" w:rsidRDefault="004A3BD8" w:rsidP="004A3BD8">
      <w:pPr>
        <w:pStyle w:val="RefIDs"/>
        <w:rPr>
          <w:lang w:eastAsia="en-US"/>
        </w:rPr>
      </w:pPr>
      <w:r w:rsidRPr="00696D29">
        <w:rPr>
          <w:lang w:eastAsia="en-US"/>
        </w:rPr>
        <w:t xml:space="preserve">[Covers: </w:t>
      </w:r>
      <w:r>
        <w:rPr>
          <w:lang w:eastAsia="en-US"/>
        </w:rPr>
        <w:t>req-8552172-00903613</w:t>
      </w:r>
      <w:r w:rsidRPr="00696D29">
        <w:rPr>
          <w:lang w:eastAsia="en-US"/>
        </w:rPr>
        <w:t>]</w:t>
      </w:r>
    </w:p>
    <w:p w14:paraId="1EA57780" w14:textId="77777777" w:rsidR="004A3BD8" w:rsidRDefault="004A3BD8" w:rsidP="004A3BD8">
      <w:pPr>
        <w:pStyle w:val="RefIDs"/>
        <w:rPr>
          <w:lang w:eastAsia="en-US"/>
        </w:rPr>
      </w:pPr>
      <w:r w:rsidRPr="00696D29">
        <w:rPr>
          <w:lang w:eastAsia="en-US"/>
        </w:rPr>
        <w:t xml:space="preserve">[Covers: </w:t>
      </w:r>
      <w:r>
        <w:rPr>
          <w:lang w:eastAsia="en-US"/>
        </w:rPr>
        <w:t>req-8552172-00904663</w:t>
      </w:r>
      <w:r w:rsidRPr="00696D29">
        <w:rPr>
          <w:lang w:eastAsia="en-US"/>
        </w:rPr>
        <w:t>]</w:t>
      </w:r>
    </w:p>
    <w:p w14:paraId="4CE63733" w14:textId="77777777" w:rsidR="004A3BD8" w:rsidRPr="00C6014F" w:rsidRDefault="004A3BD8" w:rsidP="004A3BD8">
      <w:pPr>
        <w:pStyle w:val="RefIDs"/>
        <w:rPr>
          <w:lang w:eastAsia="en-US"/>
        </w:rPr>
      </w:pPr>
      <w:r w:rsidRPr="00696D29">
        <w:rPr>
          <w:lang w:eastAsia="en-US"/>
        </w:rPr>
        <w:t xml:space="preserve">[Covers: </w:t>
      </w:r>
      <w:r>
        <w:rPr>
          <w:lang w:eastAsia="en-US"/>
        </w:rPr>
        <w:t>req-8552172-00904662</w:t>
      </w:r>
      <w:r w:rsidRPr="00696D29">
        <w:rPr>
          <w:lang w:eastAsia="en-US"/>
        </w:rPr>
        <w:t>]</w:t>
      </w:r>
    </w:p>
    <w:p w14:paraId="36E0873B"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req-8552172-00904664]</w:t>
      </w:r>
    </w:p>
    <w:p w14:paraId="5EB0A4E5"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req-8552172-00904665]</w:t>
      </w:r>
    </w:p>
    <w:p w14:paraId="44A12C20" w14:textId="77777777" w:rsidR="007776E7" w:rsidRPr="002C15F8" w:rsidRDefault="004A3BD8" w:rsidP="007776E7">
      <w:pPr>
        <w:pStyle w:val="RefIDs"/>
        <w:rPr>
          <w:lang w:eastAsia="en-US"/>
        </w:rPr>
      </w:pPr>
      <w:r>
        <w:rPr>
          <w:lang w:eastAsia="en-US"/>
        </w:rPr>
        <w:t>[Covers: req-8552172-00904666</w:t>
      </w:r>
      <w:r w:rsidRPr="00C6014F">
        <w:rPr>
          <w:lang w:eastAsia="en-US"/>
        </w:rPr>
        <w:t>]</w:t>
      </w:r>
    </w:p>
    <w:p w14:paraId="7626AE20"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44F3050D"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3A158E47" w14:textId="77777777" w:rsidR="007776E7" w:rsidRDefault="007776E7" w:rsidP="007776E7">
      <w:pPr>
        <w:pStyle w:val="RefIDs"/>
        <w:rPr>
          <w:lang w:eastAsia="en-US"/>
        </w:rPr>
      </w:pPr>
      <w:r>
        <w:rPr>
          <w:lang w:eastAsia="en-US"/>
        </w:rPr>
        <w:t>[Covers: req-8552172-00528003]</w:t>
      </w:r>
    </w:p>
    <w:p w14:paraId="6800095D" w14:textId="77777777" w:rsidR="007776E7" w:rsidRDefault="007776E7" w:rsidP="007776E7">
      <w:pPr>
        <w:pStyle w:val="RefIDs"/>
        <w:rPr>
          <w:lang w:eastAsia="en-US"/>
        </w:rPr>
      </w:pPr>
      <w:r>
        <w:rPr>
          <w:lang w:eastAsia="en-US"/>
        </w:rPr>
        <w:t>[Covers: req-8552172-00528002]</w:t>
      </w:r>
    </w:p>
    <w:p w14:paraId="6474313D" w14:textId="77777777" w:rsidR="007776E7" w:rsidRDefault="007776E7" w:rsidP="007776E7">
      <w:pPr>
        <w:pStyle w:val="RefIDs"/>
        <w:rPr>
          <w:lang w:eastAsia="en-US"/>
        </w:rPr>
      </w:pPr>
      <w:r>
        <w:rPr>
          <w:lang w:eastAsia="en-US"/>
        </w:rPr>
        <w:t>[Covers: req-8552172-00528006]</w:t>
      </w:r>
    </w:p>
    <w:p w14:paraId="5891E60C" w14:textId="77777777" w:rsidR="007776E7" w:rsidRDefault="007776E7" w:rsidP="007776E7">
      <w:pPr>
        <w:pStyle w:val="RefIDs"/>
        <w:rPr>
          <w:lang w:eastAsia="en-US"/>
        </w:rPr>
      </w:pPr>
      <w:r>
        <w:rPr>
          <w:lang w:eastAsia="en-US"/>
        </w:rPr>
        <w:t xml:space="preserve">[Covers: </w:t>
      </w:r>
      <w:r w:rsidRPr="00C136B3">
        <w:t>req-8552172-00527993</w:t>
      </w:r>
      <w:r>
        <w:t>]</w:t>
      </w:r>
    </w:p>
    <w:p w14:paraId="7DE47A54" w14:textId="77777777" w:rsidR="00D42794" w:rsidRDefault="007776E7" w:rsidP="00D42794">
      <w:pPr>
        <w:pStyle w:val="RefIDs"/>
        <w:rPr>
          <w:lang w:eastAsia="en-US"/>
        </w:rPr>
      </w:pPr>
      <w:r>
        <w:rPr>
          <w:lang w:eastAsia="en-US"/>
        </w:rPr>
        <w:t>[Covers: req-8552172-00527980]</w:t>
      </w:r>
    </w:p>
    <w:p w14:paraId="6D742CD1" w14:textId="73D9998C" w:rsidR="002E12EE" w:rsidRPr="00A13962" w:rsidRDefault="002E12EE" w:rsidP="00D42794">
      <w:pPr>
        <w:pStyle w:val="Heading4"/>
      </w:pPr>
      <w:r w:rsidRPr="0069012C">
        <w:t>ProtoConv_</w:t>
      </w:r>
      <w:r w:rsidRPr="00A13962">
        <w:t>Unpack</w:t>
      </w:r>
      <w:r>
        <w:t>Li</w:t>
      </w:r>
      <w:r w:rsidRPr="00A13962">
        <w:t>n</w:t>
      </w:r>
      <w:r>
        <w:t>IPDUM</w:t>
      </w:r>
      <w:bookmarkEnd w:id="348"/>
    </w:p>
    <w:p w14:paraId="1CE84DFB" w14:textId="748DF552"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C3492A">
        <w:rPr>
          <w:rFonts w:cs="Times New Roman"/>
        </w:rPr>
        <w:t>14</w:t>
      </w:r>
      <w:r w:rsidRPr="00A13962">
        <w:rPr>
          <w:rFonts w:cs="Times New Roman"/>
        </w:rPr>
        <w:t>]</w:t>
      </w:r>
    </w:p>
    <w:p w14:paraId="170459FF" w14:textId="2224EBE4"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32</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w:t>
      </w:r>
      <w:r w:rsidR="002E12EE">
        <w:t>Li</w:t>
      </w:r>
      <w:r w:rsidR="002E12EE" w:rsidRPr="00A13962">
        <w:t>n</w:t>
      </w:r>
      <w:r w:rsidR="002E12EE">
        <w:t>IPDUM</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569"/>
        <w:gridCol w:w="2867"/>
        <w:gridCol w:w="1003"/>
        <w:gridCol w:w="762"/>
        <w:gridCol w:w="3830"/>
      </w:tblGrid>
      <w:tr w:rsidR="002E12EE" w:rsidRPr="00A13962" w14:paraId="1416001B" w14:textId="77777777" w:rsidTr="008243B2">
        <w:trPr>
          <w:trHeight w:val="287"/>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1CFD4DE0" w14:textId="77777777" w:rsidR="002E12EE" w:rsidRPr="00A13962" w:rsidRDefault="002E12EE" w:rsidP="00E158B6">
            <w:pPr>
              <w:jc w:val="left"/>
              <w:rPr>
                <w:szCs w:val="20"/>
              </w:rPr>
            </w:pPr>
            <w:r w:rsidRPr="00A13962">
              <w:rPr>
                <w:b/>
                <w:bCs/>
                <w:szCs w:val="20"/>
              </w:rPr>
              <w:t>Function Name</w:t>
            </w:r>
          </w:p>
        </w:tc>
        <w:tc>
          <w:tcPr>
            <w:tcW w:w="4218" w:type="pct"/>
            <w:gridSpan w:val="4"/>
            <w:tcBorders>
              <w:top w:val="single" w:sz="4" w:space="0" w:color="auto"/>
              <w:left w:val="single" w:sz="4" w:space="0" w:color="auto"/>
              <w:bottom w:val="single" w:sz="4" w:space="0" w:color="auto"/>
              <w:right w:val="single" w:sz="4" w:space="0" w:color="auto"/>
            </w:tcBorders>
            <w:hideMark/>
          </w:tcPr>
          <w:p w14:paraId="3CA153BB" w14:textId="77777777" w:rsidR="002E12EE" w:rsidRPr="00A13962" w:rsidRDefault="002E12EE" w:rsidP="00E158B6">
            <w:pPr>
              <w:jc w:val="left"/>
              <w:rPr>
                <w:szCs w:val="20"/>
              </w:rPr>
            </w:pPr>
            <w:r w:rsidRPr="00A13962">
              <w:rPr>
                <w:szCs w:val="20"/>
              </w:rPr>
              <w:t>Unpack</w:t>
            </w:r>
            <w:r>
              <w:rPr>
                <w:szCs w:val="20"/>
              </w:rPr>
              <w:t>Li</w:t>
            </w:r>
            <w:r w:rsidRPr="00A13962">
              <w:rPr>
                <w:szCs w:val="20"/>
              </w:rPr>
              <w:t>n</w:t>
            </w:r>
            <w:r>
              <w:rPr>
                <w:szCs w:val="20"/>
              </w:rPr>
              <w:t>IPDUM</w:t>
            </w:r>
          </w:p>
        </w:tc>
      </w:tr>
      <w:tr w:rsidR="002E12EE" w:rsidRPr="00A13962" w14:paraId="57C33F81" w14:textId="77777777" w:rsidTr="008243B2">
        <w:trPr>
          <w:trHeight w:val="287"/>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2B0ED71D"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429" w:type="pct"/>
            <w:tcBorders>
              <w:top w:val="single" w:sz="4" w:space="0" w:color="auto"/>
              <w:left w:val="single" w:sz="4" w:space="0" w:color="auto"/>
              <w:bottom w:val="single" w:sz="4" w:space="0" w:color="auto"/>
              <w:right w:val="single" w:sz="4" w:space="0" w:color="auto"/>
            </w:tcBorders>
            <w:hideMark/>
          </w:tcPr>
          <w:p w14:paraId="735F3C10"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00" w:type="pct"/>
            <w:tcBorders>
              <w:top w:val="single" w:sz="4" w:space="0" w:color="auto"/>
              <w:left w:val="single" w:sz="4" w:space="0" w:color="auto"/>
              <w:bottom w:val="single" w:sz="4" w:space="0" w:color="auto"/>
              <w:right w:val="single" w:sz="4" w:space="0" w:color="auto"/>
            </w:tcBorders>
            <w:shd w:val="pct20" w:color="auto" w:fill="auto"/>
            <w:hideMark/>
          </w:tcPr>
          <w:p w14:paraId="27902B6C"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60DEA094"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56E35FF3" w14:textId="77777777" w:rsidTr="008243B2">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78682DB9" w14:textId="77777777" w:rsidR="002E12EE" w:rsidRPr="00A13962" w:rsidRDefault="002E12EE" w:rsidP="00E158B6">
            <w:pPr>
              <w:jc w:val="left"/>
              <w:rPr>
                <w:b/>
                <w:bCs/>
                <w:szCs w:val="20"/>
              </w:rPr>
            </w:pPr>
            <w:r w:rsidRPr="00A13962">
              <w:rPr>
                <w:b/>
                <w:bCs/>
                <w:szCs w:val="20"/>
              </w:rPr>
              <w:t>Syntax</w:t>
            </w:r>
          </w:p>
        </w:tc>
        <w:tc>
          <w:tcPr>
            <w:tcW w:w="4218" w:type="pct"/>
            <w:gridSpan w:val="4"/>
            <w:tcBorders>
              <w:top w:val="single" w:sz="4" w:space="0" w:color="auto"/>
              <w:left w:val="single" w:sz="4" w:space="0" w:color="auto"/>
              <w:bottom w:val="single" w:sz="4" w:space="0" w:color="auto"/>
              <w:right w:val="single" w:sz="4" w:space="0" w:color="auto"/>
            </w:tcBorders>
            <w:hideMark/>
          </w:tcPr>
          <w:p w14:paraId="4FAF07B2" w14:textId="77777777" w:rsidR="002E12EE" w:rsidRPr="00DD4A36" w:rsidRDefault="002E12EE" w:rsidP="00E158B6">
            <w:pPr>
              <w:jc w:val="left"/>
              <w:rPr>
                <w:szCs w:val="20"/>
              </w:rPr>
            </w:pPr>
            <w:r w:rsidRPr="00DD4A36">
              <w:rPr>
                <w:szCs w:val="20"/>
              </w:rPr>
              <w:t>Std_ReturnType ProtoConv_UnpackLinIPDUM(const uint8 *pPayload, const uint32 ulPayloadLen, const uint32 ulEntryNum, uint32 *pDataPosition, R_ProtoConv_LinFrameType *pLinFrame, uint8 *pErrorStatus)</w:t>
            </w:r>
          </w:p>
          <w:p w14:paraId="08C70A50" w14:textId="77777777" w:rsidR="002E12EE" w:rsidRPr="00A13962" w:rsidRDefault="002E12EE" w:rsidP="00E158B6">
            <w:pPr>
              <w:jc w:val="left"/>
              <w:rPr>
                <w:szCs w:val="20"/>
              </w:rPr>
            </w:pPr>
          </w:p>
        </w:tc>
      </w:tr>
      <w:tr w:rsidR="002E12EE" w:rsidRPr="00A13962" w14:paraId="6F33BC97" w14:textId="77777777" w:rsidTr="008243B2">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6BE4D2A7" w14:textId="77777777" w:rsidR="002E12EE" w:rsidRPr="00A13962" w:rsidRDefault="002E12EE" w:rsidP="00E158B6">
            <w:pPr>
              <w:jc w:val="left"/>
              <w:rPr>
                <w:b/>
                <w:bCs/>
                <w:szCs w:val="20"/>
              </w:rPr>
            </w:pPr>
            <w:r w:rsidRPr="00A13962">
              <w:rPr>
                <w:b/>
                <w:bCs/>
                <w:szCs w:val="20"/>
              </w:rPr>
              <w:t>Sync/Async</w:t>
            </w:r>
          </w:p>
        </w:tc>
        <w:tc>
          <w:tcPr>
            <w:tcW w:w="4218" w:type="pct"/>
            <w:gridSpan w:val="4"/>
            <w:tcBorders>
              <w:top w:val="single" w:sz="4" w:space="0" w:color="auto"/>
              <w:left w:val="single" w:sz="4" w:space="0" w:color="auto"/>
              <w:bottom w:val="single" w:sz="4" w:space="0" w:color="auto"/>
              <w:right w:val="single" w:sz="4" w:space="0" w:color="auto"/>
            </w:tcBorders>
            <w:hideMark/>
          </w:tcPr>
          <w:p w14:paraId="447247A7" w14:textId="77777777" w:rsidR="002E12EE" w:rsidRPr="00A13962" w:rsidRDefault="002E12EE" w:rsidP="00E158B6">
            <w:pPr>
              <w:jc w:val="left"/>
              <w:rPr>
                <w:szCs w:val="20"/>
              </w:rPr>
            </w:pPr>
            <w:r w:rsidRPr="00A13962">
              <w:rPr>
                <w:szCs w:val="20"/>
              </w:rPr>
              <w:t>Synchronous</w:t>
            </w:r>
          </w:p>
        </w:tc>
      </w:tr>
      <w:tr w:rsidR="002E12EE" w:rsidRPr="00A13962" w14:paraId="4450531D" w14:textId="77777777" w:rsidTr="008243B2">
        <w:trPr>
          <w:trHeight w:val="170"/>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2ED6CE6A" w14:textId="77777777" w:rsidR="002E12EE" w:rsidRPr="00A13962" w:rsidRDefault="002E12EE" w:rsidP="00E158B6">
            <w:pPr>
              <w:jc w:val="left"/>
              <w:rPr>
                <w:b/>
                <w:bCs/>
                <w:szCs w:val="20"/>
              </w:rPr>
            </w:pPr>
            <w:r w:rsidRPr="00A13962">
              <w:rPr>
                <w:b/>
                <w:bCs/>
                <w:szCs w:val="20"/>
              </w:rPr>
              <w:t>Reentrancy</w:t>
            </w:r>
          </w:p>
        </w:tc>
        <w:tc>
          <w:tcPr>
            <w:tcW w:w="4218" w:type="pct"/>
            <w:gridSpan w:val="4"/>
            <w:tcBorders>
              <w:top w:val="single" w:sz="4" w:space="0" w:color="auto"/>
              <w:left w:val="single" w:sz="4" w:space="0" w:color="auto"/>
              <w:bottom w:val="single" w:sz="4" w:space="0" w:color="auto"/>
              <w:right w:val="single" w:sz="4" w:space="0" w:color="auto"/>
            </w:tcBorders>
            <w:hideMark/>
          </w:tcPr>
          <w:p w14:paraId="01B97F2B"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64F1B231" w14:textId="77777777" w:rsidTr="008243B2">
        <w:trPr>
          <w:trHeight w:val="170"/>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589145BE" w14:textId="77777777" w:rsidR="002E12EE" w:rsidRPr="00A13962" w:rsidRDefault="002E12EE" w:rsidP="00E158B6">
            <w:pPr>
              <w:jc w:val="left"/>
              <w:rPr>
                <w:b/>
                <w:bCs/>
                <w:szCs w:val="20"/>
              </w:rPr>
            </w:pPr>
            <w:r w:rsidRPr="00A13962">
              <w:rPr>
                <w:b/>
                <w:bCs/>
                <w:szCs w:val="20"/>
              </w:rPr>
              <w:t>Interrupt State</w:t>
            </w:r>
          </w:p>
        </w:tc>
        <w:tc>
          <w:tcPr>
            <w:tcW w:w="4218" w:type="pct"/>
            <w:gridSpan w:val="4"/>
            <w:tcBorders>
              <w:top w:val="single" w:sz="4" w:space="0" w:color="auto"/>
              <w:left w:val="single" w:sz="4" w:space="0" w:color="auto"/>
              <w:bottom w:val="single" w:sz="4" w:space="0" w:color="auto"/>
              <w:right w:val="single" w:sz="4" w:space="0" w:color="auto"/>
            </w:tcBorders>
            <w:hideMark/>
          </w:tcPr>
          <w:p w14:paraId="582D826F"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34E85682"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274DE1C9"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71DBA9A4" w14:textId="77777777" w:rsidR="002E12EE" w:rsidRPr="00A13962" w:rsidRDefault="002E12EE" w:rsidP="00E158B6">
            <w:pPr>
              <w:jc w:val="left"/>
              <w:rPr>
                <w:szCs w:val="20"/>
              </w:rPr>
            </w:pPr>
            <w:r w:rsidRPr="00A13962">
              <w:rPr>
                <w:rFonts w:eastAsia="Meiryo UI"/>
                <w:szCs w:val="21"/>
              </w:rPr>
              <w:t>const uint8 *pPayLoad</w:t>
            </w:r>
          </w:p>
        </w:tc>
        <w:tc>
          <w:tcPr>
            <w:tcW w:w="2289" w:type="pct"/>
            <w:gridSpan w:val="2"/>
            <w:tcBorders>
              <w:top w:val="single" w:sz="4" w:space="0" w:color="auto"/>
              <w:left w:val="single" w:sz="4" w:space="0" w:color="auto"/>
              <w:bottom w:val="single" w:sz="4" w:space="0" w:color="auto"/>
              <w:right w:val="single" w:sz="4" w:space="0" w:color="auto"/>
            </w:tcBorders>
            <w:hideMark/>
          </w:tcPr>
          <w:p w14:paraId="1307FFAD"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258024E5" w14:textId="77777777" w:rsidTr="002E3251">
        <w:tc>
          <w:tcPr>
            <w:tcW w:w="782" w:type="pct"/>
            <w:vMerge/>
            <w:tcBorders>
              <w:top w:val="single" w:sz="4" w:space="0" w:color="auto"/>
              <w:left w:val="single" w:sz="4" w:space="0" w:color="auto"/>
              <w:bottom w:val="single" w:sz="4" w:space="0" w:color="auto"/>
              <w:right w:val="single" w:sz="4" w:space="0" w:color="auto"/>
            </w:tcBorders>
            <w:vAlign w:val="center"/>
            <w:hideMark/>
          </w:tcPr>
          <w:p w14:paraId="504B77B7"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7A3C940C"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089822"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41C108EC" w14:textId="77777777" w:rsidR="002E12EE" w:rsidRPr="00A13962" w:rsidRDefault="002E12EE" w:rsidP="00E158B6">
            <w:pPr>
              <w:rPr>
                <w:lang w:val="en-GB"/>
              </w:rPr>
            </w:pPr>
            <w:r w:rsidRPr="00A13962">
              <w:rPr>
                <w:lang w:val="en-GB"/>
              </w:rPr>
              <w:t>Not NULL_PTR</w:t>
            </w:r>
          </w:p>
        </w:tc>
      </w:tr>
      <w:tr w:rsidR="002E12EE" w:rsidRPr="00A13962" w14:paraId="1DB9E4EF"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40143E5B"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63A908BD" w14:textId="77777777" w:rsidR="002E12EE" w:rsidRPr="00A13962" w:rsidRDefault="002E12EE" w:rsidP="00E158B6">
            <w:pPr>
              <w:jc w:val="left"/>
              <w:rPr>
                <w:szCs w:val="20"/>
              </w:rPr>
            </w:pPr>
            <w:r w:rsidRPr="00A13962">
              <w:rPr>
                <w:rFonts w:eastAsia="Meiryo UI"/>
                <w:szCs w:val="21"/>
              </w:rPr>
              <w:t>const uint32 ulPayloadLen</w:t>
            </w:r>
          </w:p>
        </w:tc>
        <w:tc>
          <w:tcPr>
            <w:tcW w:w="2289" w:type="pct"/>
            <w:gridSpan w:val="2"/>
            <w:tcBorders>
              <w:top w:val="single" w:sz="4" w:space="0" w:color="auto"/>
              <w:left w:val="single" w:sz="4" w:space="0" w:color="auto"/>
              <w:bottom w:val="single" w:sz="4" w:space="0" w:color="auto"/>
              <w:right w:val="single" w:sz="4" w:space="0" w:color="auto"/>
            </w:tcBorders>
            <w:hideMark/>
          </w:tcPr>
          <w:p w14:paraId="66C13923"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44BF7E2A" w14:textId="77777777" w:rsidTr="002E3251">
        <w:tc>
          <w:tcPr>
            <w:tcW w:w="782" w:type="pct"/>
            <w:vMerge/>
            <w:tcBorders>
              <w:top w:val="single" w:sz="4" w:space="0" w:color="auto"/>
              <w:left w:val="single" w:sz="4" w:space="0" w:color="auto"/>
              <w:bottom w:val="single" w:sz="4" w:space="0" w:color="auto"/>
              <w:right w:val="single" w:sz="4" w:space="0" w:color="auto"/>
            </w:tcBorders>
            <w:vAlign w:val="center"/>
            <w:hideMark/>
          </w:tcPr>
          <w:p w14:paraId="7F9069E8"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623BD540"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70EEB7"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03829CA1"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507402FF"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0157FB83" w14:textId="77777777" w:rsidR="002E12EE" w:rsidRPr="00A13962" w:rsidRDefault="002E12EE" w:rsidP="00E158B6">
            <w:pPr>
              <w:jc w:val="left"/>
              <w:rPr>
                <w:rFonts w:eastAsia="Meiryo UI"/>
                <w:b/>
                <w:bCs/>
                <w:szCs w:val="20"/>
                <w:lang w:val="en-GB"/>
              </w:rPr>
            </w:pPr>
            <w:r w:rsidRPr="00A13962">
              <w:rPr>
                <w:rFonts w:eastAsia="Meiryo UI"/>
                <w:b/>
                <w:bCs/>
                <w:szCs w:val="20"/>
                <w:lang w:val="en-GB"/>
              </w:rPr>
              <w:lastRenderedPageBreak/>
              <w:t>Parameters (In)</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2758736F" w14:textId="77777777" w:rsidR="002E12EE" w:rsidRPr="00A13962" w:rsidRDefault="002E12EE" w:rsidP="00E158B6">
            <w:pPr>
              <w:jc w:val="left"/>
              <w:rPr>
                <w:szCs w:val="20"/>
              </w:rPr>
            </w:pPr>
            <w:r>
              <w:rPr>
                <w:szCs w:val="20"/>
              </w:rPr>
              <w:t xml:space="preserve">const </w:t>
            </w:r>
            <w:r w:rsidRPr="001147A4">
              <w:rPr>
                <w:szCs w:val="20"/>
              </w:rPr>
              <w:t>uint32 *pEntryNum</w:t>
            </w:r>
          </w:p>
        </w:tc>
        <w:tc>
          <w:tcPr>
            <w:tcW w:w="2289" w:type="pct"/>
            <w:gridSpan w:val="2"/>
            <w:tcBorders>
              <w:top w:val="single" w:sz="4" w:space="0" w:color="auto"/>
              <w:left w:val="single" w:sz="4" w:space="0" w:color="auto"/>
              <w:bottom w:val="single" w:sz="4" w:space="0" w:color="auto"/>
              <w:right w:val="single" w:sz="4" w:space="0" w:color="auto"/>
            </w:tcBorders>
            <w:vAlign w:val="center"/>
            <w:hideMark/>
          </w:tcPr>
          <w:p w14:paraId="07512E90" w14:textId="77777777" w:rsidR="002E12EE" w:rsidRPr="00A13962" w:rsidRDefault="002E12EE" w:rsidP="00E158B6">
            <w:pPr>
              <w:jc w:val="left"/>
              <w:rPr>
                <w:szCs w:val="20"/>
                <w:lang w:val="en-GB"/>
              </w:rPr>
            </w:pPr>
            <w:r>
              <w:t>Address of routing table index</w:t>
            </w:r>
          </w:p>
        </w:tc>
      </w:tr>
      <w:tr w:rsidR="002E12EE" w:rsidRPr="00A13962" w14:paraId="368742E9" w14:textId="77777777" w:rsidTr="008243B2">
        <w:tc>
          <w:tcPr>
            <w:tcW w:w="782" w:type="pct"/>
            <w:vMerge/>
            <w:tcBorders>
              <w:top w:val="single" w:sz="4" w:space="0" w:color="auto"/>
              <w:left w:val="single" w:sz="4" w:space="0" w:color="auto"/>
              <w:bottom w:val="single" w:sz="4" w:space="0" w:color="auto"/>
              <w:right w:val="single" w:sz="4" w:space="0" w:color="auto"/>
            </w:tcBorders>
            <w:vAlign w:val="center"/>
            <w:hideMark/>
          </w:tcPr>
          <w:p w14:paraId="0DA3C712"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5F18B1D6"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hideMark/>
          </w:tcPr>
          <w:p w14:paraId="516B56B4"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909" w:type="pct"/>
            <w:tcBorders>
              <w:top w:val="single" w:sz="4" w:space="0" w:color="auto"/>
              <w:left w:val="single" w:sz="4" w:space="0" w:color="auto"/>
              <w:bottom w:val="single" w:sz="4" w:space="0" w:color="auto"/>
              <w:right w:val="single" w:sz="4" w:space="0" w:color="auto"/>
            </w:tcBorders>
            <w:hideMark/>
          </w:tcPr>
          <w:p w14:paraId="1DEA09D0" w14:textId="77777777" w:rsidR="002E12EE" w:rsidRPr="00A13962" w:rsidRDefault="002E12EE" w:rsidP="00E158B6">
            <w:pPr>
              <w:rPr>
                <w:lang w:val="en-GB"/>
              </w:rPr>
            </w:pPr>
            <w:r w:rsidRPr="00A13962">
              <w:rPr>
                <w:lang w:val="en-GB"/>
              </w:rPr>
              <w:t>Not NULL_PTR</w:t>
            </w:r>
          </w:p>
        </w:tc>
      </w:tr>
      <w:tr w:rsidR="002E12EE" w:rsidRPr="00A13962" w14:paraId="1298A18E"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E1EB005"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7A53A5AD" w14:textId="77777777" w:rsidR="002E12EE" w:rsidRPr="00A13962" w:rsidRDefault="002E12EE" w:rsidP="00E158B6">
            <w:pPr>
              <w:jc w:val="left"/>
              <w:rPr>
                <w:szCs w:val="20"/>
              </w:rPr>
            </w:pPr>
            <w:r w:rsidRPr="00A13962">
              <w:rPr>
                <w:szCs w:val="20"/>
              </w:rPr>
              <w:t>uint32 *pDataPosition</w:t>
            </w:r>
          </w:p>
        </w:tc>
        <w:tc>
          <w:tcPr>
            <w:tcW w:w="2289" w:type="pct"/>
            <w:gridSpan w:val="2"/>
            <w:tcBorders>
              <w:top w:val="single" w:sz="4" w:space="0" w:color="auto"/>
              <w:left w:val="single" w:sz="4" w:space="0" w:color="auto"/>
              <w:bottom w:val="single" w:sz="4" w:space="0" w:color="auto"/>
              <w:right w:val="single" w:sz="4" w:space="0" w:color="auto"/>
            </w:tcBorders>
            <w:hideMark/>
          </w:tcPr>
          <w:p w14:paraId="7607D368" w14:textId="77777777" w:rsidR="002E12EE" w:rsidRPr="00A13962" w:rsidRDefault="002E12EE" w:rsidP="00E158B6">
            <w:pPr>
              <w:jc w:val="left"/>
              <w:rPr>
                <w:szCs w:val="20"/>
                <w:lang w:val="en-GB"/>
              </w:rPr>
            </w:pPr>
            <w:r w:rsidRPr="00A13962">
              <w:rPr>
                <w:szCs w:val="20"/>
                <w:lang w:val="en-GB"/>
              </w:rPr>
              <w:t>(IN) Unpacking start position</w:t>
            </w:r>
          </w:p>
          <w:p w14:paraId="25463CD6"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326A3F32" w14:textId="77777777" w:rsidTr="002E3251">
        <w:tc>
          <w:tcPr>
            <w:tcW w:w="782" w:type="pct"/>
            <w:vMerge/>
            <w:tcBorders>
              <w:top w:val="single" w:sz="4" w:space="0" w:color="auto"/>
              <w:left w:val="single" w:sz="4" w:space="0" w:color="auto"/>
              <w:bottom w:val="single" w:sz="4" w:space="0" w:color="auto"/>
              <w:right w:val="single" w:sz="4" w:space="0" w:color="auto"/>
            </w:tcBorders>
            <w:vAlign w:val="center"/>
            <w:hideMark/>
          </w:tcPr>
          <w:p w14:paraId="047A86D4"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6B931601"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C01DE7"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5947CC02" w14:textId="77777777" w:rsidR="002E12EE" w:rsidRPr="00A13962" w:rsidRDefault="002E12EE" w:rsidP="00E158B6">
            <w:pPr>
              <w:rPr>
                <w:lang w:val="en-GB"/>
              </w:rPr>
            </w:pPr>
            <w:r>
              <w:rPr>
                <w:lang w:val="en-GB"/>
              </w:rPr>
              <w:t>Not NULL_PTR</w:t>
            </w:r>
          </w:p>
        </w:tc>
      </w:tr>
      <w:tr w:rsidR="002E12EE" w:rsidRPr="00A13962" w14:paraId="1237228D"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1072C2B"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7B3640A3" w14:textId="77777777" w:rsidR="002E12EE" w:rsidRPr="00A13962" w:rsidRDefault="002E12EE" w:rsidP="00E158B6">
            <w:pPr>
              <w:jc w:val="left"/>
              <w:rPr>
                <w:szCs w:val="20"/>
              </w:rPr>
            </w:pPr>
            <w:r w:rsidRPr="00DD4A36">
              <w:rPr>
                <w:szCs w:val="20"/>
              </w:rPr>
              <w:t>R_ProtoConv_LinFrameType *pLinFrame</w:t>
            </w:r>
          </w:p>
        </w:tc>
        <w:tc>
          <w:tcPr>
            <w:tcW w:w="2289" w:type="pct"/>
            <w:gridSpan w:val="2"/>
            <w:tcBorders>
              <w:top w:val="single" w:sz="4" w:space="0" w:color="auto"/>
              <w:left w:val="single" w:sz="4" w:space="0" w:color="auto"/>
              <w:bottom w:val="single" w:sz="4" w:space="0" w:color="auto"/>
              <w:right w:val="single" w:sz="4" w:space="0" w:color="auto"/>
            </w:tcBorders>
            <w:hideMark/>
          </w:tcPr>
          <w:p w14:paraId="6B5AB74E" w14:textId="77777777" w:rsidR="002E12EE" w:rsidRPr="00A13962" w:rsidRDefault="002E12EE" w:rsidP="00E158B6">
            <w:pPr>
              <w:jc w:val="left"/>
              <w:rPr>
                <w:szCs w:val="20"/>
                <w:lang w:val="en-GB"/>
              </w:rPr>
            </w:pPr>
            <w:r>
              <w:rPr>
                <w:rFonts w:eastAsia="Meiryo UI"/>
                <w:szCs w:val="20"/>
                <w:lang w:val="en-GB"/>
              </w:rPr>
              <w:t>LI</w:t>
            </w:r>
            <w:r w:rsidRPr="00A13962">
              <w:rPr>
                <w:rFonts w:eastAsia="Meiryo UI"/>
                <w:szCs w:val="20"/>
                <w:lang w:val="en-GB"/>
              </w:rPr>
              <w:t>N frame taken out</w:t>
            </w:r>
          </w:p>
        </w:tc>
      </w:tr>
      <w:tr w:rsidR="002E12EE" w:rsidRPr="00A13962" w14:paraId="76E6165B" w14:textId="77777777" w:rsidTr="002E3251">
        <w:tc>
          <w:tcPr>
            <w:tcW w:w="782" w:type="pct"/>
            <w:vMerge/>
            <w:tcBorders>
              <w:top w:val="single" w:sz="4" w:space="0" w:color="auto"/>
              <w:left w:val="single" w:sz="4" w:space="0" w:color="auto"/>
              <w:bottom w:val="single" w:sz="4" w:space="0" w:color="auto"/>
              <w:right w:val="single" w:sz="4" w:space="0" w:color="auto"/>
            </w:tcBorders>
            <w:vAlign w:val="center"/>
            <w:hideMark/>
          </w:tcPr>
          <w:p w14:paraId="68352E66"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5B41DB37"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83B6DC"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400ABC49" w14:textId="77777777" w:rsidR="002E12EE" w:rsidRPr="00A13962" w:rsidRDefault="002E12EE" w:rsidP="00E158B6">
            <w:pPr>
              <w:rPr>
                <w:lang w:val="en-GB"/>
              </w:rPr>
            </w:pPr>
            <w:r>
              <w:rPr>
                <w:lang w:val="en-GB"/>
              </w:rPr>
              <w:t>Not NULL_PTR</w:t>
            </w:r>
          </w:p>
        </w:tc>
      </w:tr>
      <w:tr w:rsidR="002E12EE" w:rsidRPr="00A13962" w14:paraId="3B3B4776" w14:textId="77777777" w:rsidTr="008243B2">
        <w:tc>
          <w:tcPr>
            <w:tcW w:w="782"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3F49917"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929" w:type="pct"/>
            <w:gridSpan w:val="2"/>
            <w:vMerge w:val="restart"/>
            <w:tcBorders>
              <w:top w:val="single" w:sz="4" w:space="0" w:color="auto"/>
              <w:left w:val="single" w:sz="4" w:space="0" w:color="auto"/>
              <w:bottom w:val="single" w:sz="4" w:space="0" w:color="auto"/>
              <w:right w:val="single" w:sz="4" w:space="0" w:color="auto"/>
            </w:tcBorders>
            <w:hideMark/>
          </w:tcPr>
          <w:p w14:paraId="09A20743" w14:textId="77777777" w:rsidR="002E12EE" w:rsidRPr="00A13962" w:rsidRDefault="002E12EE" w:rsidP="00E158B6">
            <w:pPr>
              <w:jc w:val="left"/>
              <w:rPr>
                <w:szCs w:val="20"/>
              </w:rPr>
            </w:pPr>
            <w:r w:rsidRPr="009014E5">
              <w:rPr>
                <w:szCs w:val="20"/>
              </w:rPr>
              <w:t>uint8 *pErrorStatus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27FD4B37" w14:textId="77777777" w:rsidR="002E12EE" w:rsidRPr="00A13962" w:rsidRDefault="002E12EE" w:rsidP="00E158B6">
            <w:pPr>
              <w:jc w:val="left"/>
              <w:rPr>
                <w:szCs w:val="20"/>
                <w:lang w:val="en-GB"/>
              </w:rPr>
            </w:pPr>
            <w:r>
              <w:rPr>
                <w:szCs w:val="20"/>
                <w:lang w:val="en-GB"/>
              </w:rPr>
              <w:t>Error status taken out</w:t>
            </w:r>
          </w:p>
        </w:tc>
      </w:tr>
      <w:tr w:rsidR="002E12EE" w:rsidRPr="00A13962" w14:paraId="21E5F99A" w14:textId="77777777" w:rsidTr="002E3251">
        <w:tc>
          <w:tcPr>
            <w:tcW w:w="782" w:type="pct"/>
            <w:vMerge/>
            <w:tcBorders>
              <w:top w:val="single" w:sz="4" w:space="0" w:color="auto"/>
              <w:left w:val="single" w:sz="4" w:space="0" w:color="auto"/>
              <w:bottom w:val="single" w:sz="4" w:space="0" w:color="auto"/>
              <w:right w:val="single" w:sz="4" w:space="0" w:color="auto"/>
            </w:tcBorders>
            <w:vAlign w:val="center"/>
            <w:hideMark/>
          </w:tcPr>
          <w:p w14:paraId="6C314278" w14:textId="77777777" w:rsidR="002E12EE" w:rsidRPr="00A13962" w:rsidRDefault="002E12EE" w:rsidP="00E158B6">
            <w:pPr>
              <w:jc w:val="left"/>
              <w:rPr>
                <w:rFonts w:eastAsia="Meiryo UI"/>
                <w:b/>
                <w:bCs/>
                <w:szCs w:val="20"/>
                <w:lang w:val="en-GB"/>
              </w:rPr>
            </w:pPr>
          </w:p>
        </w:tc>
        <w:tc>
          <w:tcPr>
            <w:tcW w:w="1929" w:type="pct"/>
            <w:gridSpan w:val="2"/>
            <w:vMerge/>
            <w:tcBorders>
              <w:top w:val="single" w:sz="4" w:space="0" w:color="auto"/>
              <w:left w:val="single" w:sz="4" w:space="0" w:color="auto"/>
              <w:bottom w:val="single" w:sz="4" w:space="0" w:color="auto"/>
              <w:right w:val="single" w:sz="4" w:space="0" w:color="auto"/>
            </w:tcBorders>
            <w:vAlign w:val="center"/>
            <w:hideMark/>
          </w:tcPr>
          <w:p w14:paraId="38CFF62C"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23C423"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00283781" w14:textId="77777777" w:rsidR="002E12EE" w:rsidRPr="00A13962" w:rsidRDefault="002E12EE" w:rsidP="00E158B6">
            <w:pPr>
              <w:rPr>
                <w:lang w:val="en-GB"/>
              </w:rPr>
            </w:pPr>
            <w:r>
              <w:rPr>
                <w:lang w:val="en-GB"/>
              </w:rPr>
              <w:t>Not NULL_PTR</w:t>
            </w:r>
          </w:p>
        </w:tc>
      </w:tr>
      <w:tr w:rsidR="002E12EE" w:rsidRPr="00A13962" w14:paraId="3B36DD62" w14:textId="77777777" w:rsidTr="008243B2">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0EA54318"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1929" w:type="pct"/>
            <w:gridSpan w:val="2"/>
            <w:tcBorders>
              <w:top w:val="single" w:sz="4" w:space="0" w:color="auto"/>
              <w:left w:val="single" w:sz="4" w:space="0" w:color="auto"/>
              <w:bottom w:val="single" w:sz="4" w:space="0" w:color="auto"/>
              <w:right w:val="single" w:sz="4" w:space="0" w:color="auto"/>
            </w:tcBorders>
            <w:hideMark/>
          </w:tcPr>
          <w:p w14:paraId="750BAFC8" w14:textId="77777777" w:rsidR="002E12EE" w:rsidRPr="00A13962" w:rsidRDefault="002E12EE" w:rsidP="00E158B6">
            <w:pPr>
              <w:rPr>
                <w:rFonts w:eastAsia="Meiryo UI"/>
                <w:szCs w:val="20"/>
                <w:lang w:val="en-GB"/>
              </w:rPr>
            </w:pPr>
            <w:r w:rsidRPr="00A13962">
              <w:rPr>
                <w:kern w:val="0"/>
              </w:rPr>
              <w:t>Std_ReturnType</w:t>
            </w:r>
          </w:p>
        </w:tc>
        <w:tc>
          <w:tcPr>
            <w:tcW w:w="2289" w:type="pct"/>
            <w:gridSpan w:val="2"/>
            <w:tcBorders>
              <w:top w:val="single" w:sz="4" w:space="0" w:color="auto"/>
              <w:left w:val="single" w:sz="4" w:space="0" w:color="auto"/>
              <w:bottom w:val="single" w:sz="4" w:space="0" w:color="auto"/>
              <w:right w:val="single" w:sz="4" w:space="0" w:color="auto"/>
            </w:tcBorders>
            <w:hideMark/>
          </w:tcPr>
          <w:p w14:paraId="5C63711C" w14:textId="77777777" w:rsidR="002E12EE" w:rsidRPr="00A13962" w:rsidRDefault="002E12EE" w:rsidP="00E158B6">
            <w:pPr>
              <w:jc w:val="left"/>
              <w:textAlignment w:val="baseline"/>
              <w:rPr>
                <w:kern w:val="0"/>
                <w:lang w:val="fr-FR"/>
              </w:rPr>
            </w:pPr>
            <w:r w:rsidRPr="00A13962">
              <w:rPr>
                <w:kern w:val="0"/>
                <w:lang w:val="fr-FR"/>
              </w:rPr>
              <w:t>E_OK</w:t>
            </w:r>
          </w:p>
          <w:p w14:paraId="6DF716E9" w14:textId="77777777" w:rsidR="002E12EE" w:rsidRPr="00A13962" w:rsidRDefault="002E12EE" w:rsidP="00E158B6">
            <w:r w:rsidRPr="00A13962">
              <w:rPr>
                <w:kern w:val="0"/>
              </w:rPr>
              <w:t>E_NOT_OK</w:t>
            </w:r>
          </w:p>
        </w:tc>
      </w:tr>
      <w:tr w:rsidR="00266BCD" w:rsidRPr="00A13962" w14:paraId="734F3D5D" w14:textId="77777777" w:rsidTr="008243B2">
        <w:trPr>
          <w:cantSplit/>
        </w:trPr>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42D7D271" w14:textId="77777777" w:rsidR="00266BCD" w:rsidRPr="00A13962" w:rsidRDefault="00266BCD" w:rsidP="00266BCD">
            <w:pPr>
              <w:jc w:val="left"/>
              <w:rPr>
                <w:b/>
                <w:bCs/>
                <w:szCs w:val="20"/>
              </w:rPr>
            </w:pPr>
            <w:r w:rsidRPr="00A13962">
              <w:rPr>
                <w:b/>
                <w:bCs/>
                <w:szCs w:val="20"/>
              </w:rPr>
              <w:t>Description</w:t>
            </w:r>
          </w:p>
        </w:tc>
        <w:tc>
          <w:tcPr>
            <w:tcW w:w="4218" w:type="pct"/>
            <w:gridSpan w:val="4"/>
            <w:tcBorders>
              <w:top w:val="single" w:sz="4" w:space="0" w:color="auto"/>
              <w:left w:val="single" w:sz="4" w:space="0" w:color="auto"/>
              <w:bottom w:val="single" w:sz="4" w:space="0" w:color="auto"/>
              <w:right w:val="single" w:sz="4" w:space="0" w:color="auto"/>
            </w:tcBorders>
          </w:tcPr>
          <w:p w14:paraId="08F15779" w14:textId="370E182F" w:rsidR="00266BCD" w:rsidRPr="00A13962" w:rsidRDefault="00266BCD" w:rsidP="006367A4">
            <w:pPr>
              <w:pStyle w:val="ReqText0"/>
              <w:jc w:val="left"/>
            </w:pPr>
            <w:r w:rsidRPr="00A13962">
              <w:t>Extract one</w:t>
            </w:r>
            <w:r>
              <w:rPr>
                <w:rFonts w:eastAsia="Meiryo UI"/>
                <w:szCs w:val="20"/>
              </w:rPr>
              <w:t xml:space="preserve"> LI</w:t>
            </w:r>
            <w:r w:rsidRPr="00A13962">
              <w:rPr>
                <w:rFonts w:eastAsia="Meiryo UI"/>
                <w:szCs w:val="20"/>
              </w:rPr>
              <w:t xml:space="preserve">N </w:t>
            </w:r>
            <w:r w:rsidRPr="00A13962">
              <w:t xml:space="preserve">frame </w:t>
            </w:r>
            <w:r>
              <w:t xml:space="preserve">in IPDU-M format </w:t>
            </w:r>
            <w:r w:rsidRPr="00A13962">
              <w:t>from the payload.</w:t>
            </w:r>
          </w:p>
          <w:p w14:paraId="2DB575C1" w14:textId="77777777" w:rsidR="00266BCD" w:rsidRPr="00A13962" w:rsidRDefault="00266BCD" w:rsidP="006367A4">
            <w:pPr>
              <w:pStyle w:val="ReqText0"/>
              <w:jc w:val="left"/>
            </w:pPr>
          </w:p>
          <w:p w14:paraId="25733AD1" w14:textId="77777777" w:rsidR="00266BCD" w:rsidRPr="00A13962" w:rsidRDefault="00266BCD" w:rsidP="006367A4">
            <w:pPr>
              <w:pStyle w:val="ReqText0"/>
              <w:jc w:val="left"/>
            </w:pPr>
            <w:r w:rsidRPr="00A13962">
              <w:t>The value of pDataPosition shall be the frame extraction position.</w:t>
            </w:r>
          </w:p>
          <w:p w14:paraId="75AD7D84" w14:textId="77777777" w:rsidR="00266BCD" w:rsidRDefault="00266BCD" w:rsidP="006367A4">
            <w:pPr>
              <w:pStyle w:val="ReqText0"/>
              <w:jc w:val="left"/>
            </w:pPr>
          </w:p>
          <w:p w14:paraId="1BB51E20" w14:textId="77777777" w:rsidR="00266BCD" w:rsidRPr="00A13962" w:rsidRDefault="00266BCD" w:rsidP="006367A4">
            <w:pPr>
              <w:pStyle w:val="ReqText0"/>
              <w:jc w:val="left"/>
            </w:pPr>
            <w:r w:rsidRPr="00A13962">
              <w:t xml:space="preserve">If </w:t>
            </w:r>
            <w:r>
              <w:t xml:space="preserve">adding </w:t>
            </w:r>
            <w:r w:rsidRPr="00A13962">
              <w:t xml:space="preserve">the </w:t>
            </w:r>
            <w:r>
              <w:t xml:space="preserve">total </w:t>
            </w:r>
            <w:r w:rsidRPr="00A13962">
              <w:t>value of</w:t>
            </w:r>
            <w:r w:rsidRPr="000C12E9">
              <w:rPr>
                <w:rFonts w:ascii="Consolas" w:eastAsia="Times New Roman" w:hAnsi="Consolas"/>
                <w:color w:val="569CD6"/>
                <w:sz w:val="21"/>
                <w:szCs w:val="21"/>
                <w:lang w:eastAsia="en-US"/>
              </w:rPr>
              <w:t xml:space="preserve"> </w:t>
            </w:r>
            <w:r w:rsidRPr="000C12E9">
              <w:t>PDU_LEN_ID</w:t>
            </w:r>
            <w:r>
              <w:rPr>
                <w:lang w:val="en-US"/>
              </w:rPr>
              <w:t xml:space="preserve"> </w:t>
            </w:r>
            <w:r w:rsidRPr="00A13962">
              <w:t xml:space="preserve">and </w:t>
            </w:r>
            <w:r w:rsidRPr="000C12E9">
              <w:t>PDU_LEN_</w:t>
            </w:r>
            <w:r>
              <w:t xml:space="preserve">DLC </w:t>
            </w:r>
            <w:r w:rsidRPr="00A13962">
              <w:t>to the frame extraction position value</w:t>
            </w:r>
            <w:r>
              <w:t xml:space="preserve"> make</w:t>
            </w:r>
            <w:r w:rsidRPr="00A13962">
              <w:t xml:space="preserve"> the data length exceeded</w:t>
            </w:r>
            <w:r>
              <w:t>,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0E517E21" w14:textId="77777777" w:rsidR="00266BCD" w:rsidRPr="00694EC3" w:rsidRDefault="00266BCD" w:rsidP="006367A4">
            <w:pPr>
              <w:pStyle w:val="ReqText0"/>
              <w:jc w:val="left"/>
              <w:rPr>
                <w:lang w:val="en-US"/>
              </w:rPr>
            </w:pPr>
          </w:p>
          <w:p w14:paraId="67607CEC" w14:textId="77777777" w:rsidR="00266BCD" w:rsidRPr="00A13962" w:rsidRDefault="00266BCD" w:rsidP="006367A4">
            <w:pPr>
              <w:pStyle w:val="ReqText0"/>
              <w:jc w:val="left"/>
            </w:pPr>
            <w:r>
              <w:t>E</w:t>
            </w:r>
            <w:r w:rsidRPr="000C12E9">
              <w:t>xtract the DLC from the frame fetch position.</w:t>
            </w:r>
          </w:p>
          <w:p w14:paraId="7BA547C4" w14:textId="77777777" w:rsidR="00266BCD" w:rsidRPr="00A13962" w:rsidRDefault="00266BCD" w:rsidP="006367A4">
            <w:pPr>
              <w:pStyle w:val="ReqText0"/>
              <w:jc w:val="left"/>
            </w:pPr>
          </w:p>
          <w:p w14:paraId="0EBF28D6" w14:textId="2A67F6B9" w:rsidR="00266BCD" w:rsidRPr="00A13962" w:rsidRDefault="00266BCD" w:rsidP="006367A4">
            <w:pPr>
              <w:pStyle w:val="ReqText0"/>
              <w:jc w:val="left"/>
            </w:pPr>
            <w:r w:rsidRPr="00A13962">
              <w:t xml:space="preserve">If the DLC is greater than </w:t>
            </w:r>
            <w:r>
              <w:t>LI</w:t>
            </w:r>
            <w:r w:rsidRPr="00A13962">
              <w:t>NFRAME_LEN_MAX (</w:t>
            </w:r>
            <w:r>
              <w:t>8</w:t>
            </w:r>
            <w:r w:rsidRPr="00A13962">
              <w:t>U) or adding the DLC to</w:t>
            </w:r>
            <w:r>
              <w:t xml:space="preserve"> the updated </w:t>
            </w:r>
            <w:r w:rsidRPr="00A13962">
              <w:t>frame retrieval position exceeds the data length</w:t>
            </w:r>
            <w:r>
              <w:t>, the function r</w:t>
            </w:r>
            <w:r w:rsidRPr="00A13962">
              <w:t>eturn</w:t>
            </w:r>
            <w:r>
              <w:t>s</w:t>
            </w:r>
            <w:r w:rsidRPr="00A13962">
              <w:t xml:space="preserve"> E_NOT_OK, report</w:t>
            </w:r>
            <w:r>
              <w:t>s</w:t>
            </w:r>
            <w:r w:rsidRPr="00A13962">
              <w:t xml:space="preserve"> DET error PROTOCONV_E_PACKED</w:t>
            </w:r>
            <w:r>
              <w:rPr>
                <w:rFonts w:eastAsia="Meiryo UI"/>
                <w:szCs w:val="20"/>
              </w:rPr>
              <w:t>LI</w:t>
            </w:r>
            <w:r w:rsidRPr="00A13962">
              <w:rPr>
                <w:rFonts w:eastAsia="Meiryo UI"/>
                <w:szCs w:val="20"/>
              </w:rPr>
              <w:t>N</w:t>
            </w:r>
            <w:r>
              <w:rPr>
                <w:rFonts w:eastAsia="Meiryo UI"/>
                <w:szCs w:val="20"/>
              </w:rPr>
              <w:t xml:space="preserve"> </w:t>
            </w:r>
            <w:r w:rsidRPr="00A13962">
              <w:t>(if DET is enabled), set</w:t>
            </w:r>
            <w:r>
              <w:t>s</w:t>
            </w:r>
            <w:r w:rsidRPr="00A13962">
              <w:t xml:space="preserve"> </w:t>
            </w:r>
            <w:r w:rsidRPr="00C52CEE">
              <w:rPr>
                <w:lang w:val="en-US"/>
              </w:rPr>
              <w:t>*pErrorStatus</w:t>
            </w:r>
            <w:r w:rsidRPr="00A13962">
              <w:t>= PROTOCONV_E_PACKED</w:t>
            </w:r>
            <w:r>
              <w:t>LI</w:t>
            </w:r>
            <w:r w:rsidRPr="00A13962">
              <w:t>N and terminate</w:t>
            </w:r>
            <w:r>
              <w:t>s</w:t>
            </w:r>
            <w:r w:rsidRPr="00A13962">
              <w:t xml:space="preserve"> the process.</w:t>
            </w:r>
          </w:p>
          <w:p w14:paraId="568E4C51" w14:textId="77777777" w:rsidR="00266BCD" w:rsidRPr="00A13962" w:rsidRDefault="00266BCD" w:rsidP="006367A4">
            <w:pPr>
              <w:pStyle w:val="ReqText0"/>
              <w:jc w:val="left"/>
            </w:pPr>
          </w:p>
          <w:p w14:paraId="2C12B092" w14:textId="71B83876" w:rsidR="00266BCD" w:rsidRDefault="00266BCD" w:rsidP="006367A4">
            <w:pPr>
              <w:pStyle w:val="ReqText0"/>
              <w:jc w:val="left"/>
              <w:rPr>
                <w:lang w:val="en-US"/>
              </w:rPr>
            </w:pPr>
            <w:r>
              <w:t>C</w:t>
            </w:r>
            <w:r w:rsidRPr="00A13962">
              <w:t xml:space="preserve">opy the </w:t>
            </w:r>
            <w:r>
              <w:t>LI</w:t>
            </w:r>
            <w:r w:rsidRPr="00A13962">
              <w:t>N frame to the buffer.</w:t>
            </w:r>
          </w:p>
          <w:p w14:paraId="640C8F27" w14:textId="77777777" w:rsidR="00266BCD" w:rsidRDefault="00266BCD" w:rsidP="006367A4">
            <w:pPr>
              <w:pStyle w:val="ReqText0"/>
              <w:jc w:val="left"/>
            </w:pPr>
          </w:p>
          <w:p w14:paraId="50DCBB43" w14:textId="43025DC2" w:rsidR="00266BCD" w:rsidRPr="00C52CEE" w:rsidRDefault="00266BCD" w:rsidP="006367A4">
            <w:pPr>
              <w:pStyle w:val="ReqText0"/>
              <w:jc w:val="left"/>
              <w:rPr>
                <w:lang w:val="en-US"/>
              </w:rPr>
            </w:pPr>
            <w:r>
              <w:t xml:space="preserve">Store the retrieved </w:t>
            </w:r>
            <w:r>
              <w:rPr>
                <w:rFonts w:eastAsia="Meiryo UI"/>
                <w:szCs w:val="20"/>
              </w:rPr>
              <w:t>LI</w:t>
            </w:r>
            <w:r w:rsidRPr="00A13962">
              <w:rPr>
                <w:rFonts w:eastAsia="Meiryo UI"/>
                <w:szCs w:val="20"/>
              </w:rPr>
              <w:t xml:space="preserve">N </w:t>
            </w:r>
            <w:r>
              <w:t xml:space="preserve">DLC and </w:t>
            </w:r>
            <w:r>
              <w:rPr>
                <w:rFonts w:eastAsia="Meiryo UI"/>
                <w:szCs w:val="20"/>
              </w:rPr>
              <w:t>LI</w:t>
            </w:r>
            <w:r w:rsidRPr="00A13962">
              <w:rPr>
                <w:rFonts w:eastAsia="Meiryo UI"/>
                <w:szCs w:val="20"/>
              </w:rPr>
              <w:t xml:space="preserve">N </w:t>
            </w:r>
            <w:r>
              <w:t xml:space="preserve">data to the argument </w:t>
            </w:r>
            <w:r>
              <w:rPr>
                <w:rFonts w:eastAsia="Meiryo UI"/>
                <w:szCs w:val="20"/>
              </w:rPr>
              <w:t>LI</w:t>
            </w:r>
            <w:r w:rsidRPr="00A13962">
              <w:rPr>
                <w:rFonts w:eastAsia="Meiryo UI"/>
                <w:szCs w:val="20"/>
              </w:rPr>
              <w:t xml:space="preserve">N </w:t>
            </w:r>
            <w:r>
              <w:t>frame structure (</w:t>
            </w:r>
            <w:r>
              <w:rPr>
                <w:rFonts w:eastAsia="Meiryo UI"/>
                <w:szCs w:val="20"/>
              </w:rPr>
              <w:t>LI</w:t>
            </w:r>
            <w:r w:rsidRPr="00A13962">
              <w:rPr>
                <w:rFonts w:eastAsia="Meiryo UI"/>
                <w:szCs w:val="20"/>
              </w:rPr>
              <w:t xml:space="preserve">N </w:t>
            </w:r>
            <w:r w:rsidRPr="00830494">
              <w:rPr>
                <w:lang w:val="en-US"/>
              </w:rPr>
              <w:t>ID is already set by caller</w:t>
            </w:r>
            <w:r>
              <w:rPr>
                <w:lang w:val="en-US"/>
              </w:rPr>
              <w:t>).</w:t>
            </w:r>
          </w:p>
          <w:p w14:paraId="3F08C8FD" w14:textId="77777777" w:rsidR="00266BCD" w:rsidRDefault="00266BCD" w:rsidP="006367A4">
            <w:pPr>
              <w:pStyle w:val="ReqText0"/>
              <w:jc w:val="left"/>
            </w:pPr>
          </w:p>
          <w:p w14:paraId="4F136EF8" w14:textId="31BB5EC0" w:rsidR="00266BCD" w:rsidRDefault="00266BCD" w:rsidP="006367A4">
            <w:pPr>
              <w:pStyle w:val="ReqText0"/>
              <w:jc w:val="left"/>
            </w:pPr>
            <w:r>
              <w:t xml:space="preserve">Update the frame retrieval position after extracting </w:t>
            </w:r>
            <w:r>
              <w:rPr>
                <w:rFonts w:eastAsia="Meiryo UI"/>
                <w:szCs w:val="20"/>
              </w:rPr>
              <w:t>LI</w:t>
            </w:r>
            <w:r w:rsidRPr="00A13962">
              <w:rPr>
                <w:rFonts w:eastAsia="Meiryo UI"/>
                <w:szCs w:val="20"/>
              </w:rPr>
              <w:t xml:space="preserve">N </w:t>
            </w:r>
            <w:r>
              <w:t>data</w:t>
            </w:r>
          </w:p>
          <w:p w14:paraId="379510DD" w14:textId="7C1C9671" w:rsidR="00266BCD" w:rsidRPr="001570F8" w:rsidRDefault="00266BCD" w:rsidP="006367A4">
            <w:pPr>
              <w:pStyle w:val="ReqText0"/>
              <w:jc w:val="left"/>
              <w:rPr>
                <w:lang w:val="en-US"/>
              </w:rPr>
            </w:pPr>
            <w:r>
              <w:t>(</w:t>
            </w:r>
            <w:r w:rsidRPr="001570F8">
              <w:rPr>
                <w:lang w:val="en-US"/>
              </w:rPr>
              <w:t xml:space="preserve">*pDataPosition = </w:t>
            </w:r>
            <w:r w:rsidRPr="00A13962">
              <w:t>frame extraction position</w:t>
            </w:r>
            <w:r w:rsidRPr="001570F8">
              <w:rPr>
                <w:lang w:val="en-US"/>
              </w:rPr>
              <w:t xml:space="preserve"> +</w:t>
            </w:r>
            <w:r>
              <w:rPr>
                <w:lang w:val="en-US"/>
              </w:rPr>
              <w:t xml:space="preserve"> PDU ID length + PDU DLC length + </w:t>
            </w:r>
            <w:r>
              <w:rPr>
                <w:rFonts w:eastAsia="Meiryo UI"/>
                <w:szCs w:val="20"/>
              </w:rPr>
              <w:t>LI</w:t>
            </w:r>
            <w:r w:rsidRPr="00A13962">
              <w:rPr>
                <w:rFonts w:eastAsia="Meiryo UI"/>
                <w:szCs w:val="20"/>
              </w:rPr>
              <w:t xml:space="preserve">N </w:t>
            </w:r>
            <w:r>
              <w:rPr>
                <w:lang w:val="en-US"/>
              </w:rPr>
              <w:t>DLC</w:t>
            </w:r>
            <w:r>
              <w:t>)</w:t>
            </w:r>
          </w:p>
          <w:p w14:paraId="594626E6" w14:textId="6CB4AFEC" w:rsidR="00266BCD" w:rsidRPr="00A13962" w:rsidRDefault="00266BCD" w:rsidP="006367A4">
            <w:pPr>
              <w:pStyle w:val="ReqText0"/>
              <w:jc w:val="left"/>
              <w:rPr>
                <w:kern w:val="2"/>
                <w:szCs w:val="20"/>
                <w:lang w:val="en-US" w:eastAsia="ja-JP"/>
              </w:rPr>
            </w:pPr>
            <w:r w:rsidRPr="00A13962">
              <w:t>If the process ends normally, E_OK is returned.</w:t>
            </w:r>
          </w:p>
        </w:tc>
      </w:tr>
      <w:tr w:rsidR="002E12EE" w:rsidRPr="00A13962" w14:paraId="2AC1D16C" w14:textId="77777777" w:rsidTr="008243B2">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41F203A2" w14:textId="77777777" w:rsidR="002E12EE" w:rsidRPr="00A13962" w:rsidRDefault="002E12EE" w:rsidP="00E158B6">
            <w:pPr>
              <w:jc w:val="left"/>
              <w:rPr>
                <w:b/>
                <w:bCs/>
                <w:szCs w:val="20"/>
              </w:rPr>
            </w:pPr>
            <w:r w:rsidRPr="00A13962">
              <w:rPr>
                <w:b/>
                <w:bCs/>
                <w:szCs w:val="20"/>
              </w:rPr>
              <w:t>Preconditions</w:t>
            </w:r>
          </w:p>
        </w:tc>
        <w:tc>
          <w:tcPr>
            <w:tcW w:w="4218" w:type="pct"/>
            <w:gridSpan w:val="4"/>
            <w:tcBorders>
              <w:top w:val="single" w:sz="4" w:space="0" w:color="auto"/>
              <w:left w:val="single" w:sz="4" w:space="0" w:color="auto"/>
              <w:bottom w:val="single" w:sz="4" w:space="0" w:color="auto"/>
              <w:right w:val="single" w:sz="4" w:space="0" w:color="auto"/>
            </w:tcBorders>
            <w:hideMark/>
          </w:tcPr>
          <w:p w14:paraId="7C823896" w14:textId="77777777" w:rsidR="002E12EE" w:rsidRPr="00A13962" w:rsidRDefault="002E12EE" w:rsidP="00E158B6">
            <w:pPr>
              <w:jc w:val="left"/>
              <w:rPr>
                <w:szCs w:val="20"/>
              </w:rPr>
            </w:pPr>
            <w:r w:rsidRPr="00A13962">
              <w:rPr>
                <w:szCs w:val="20"/>
              </w:rPr>
              <w:t>N/A</w:t>
            </w:r>
          </w:p>
        </w:tc>
      </w:tr>
      <w:tr w:rsidR="002E12EE" w:rsidRPr="00A13962" w14:paraId="3DC2E969" w14:textId="77777777" w:rsidTr="008243B2">
        <w:tc>
          <w:tcPr>
            <w:tcW w:w="782" w:type="pct"/>
            <w:tcBorders>
              <w:top w:val="single" w:sz="4" w:space="0" w:color="auto"/>
              <w:left w:val="single" w:sz="4" w:space="0" w:color="auto"/>
              <w:bottom w:val="single" w:sz="4" w:space="0" w:color="auto"/>
              <w:right w:val="single" w:sz="4" w:space="0" w:color="auto"/>
            </w:tcBorders>
            <w:shd w:val="clear" w:color="auto" w:fill="D9D9D9"/>
            <w:hideMark/>
          </w:tcPr>
          <w:p w14:paraId="688BEAAF" w14:textId="77777777" w:rsidR="002E12EE" w:rsidRPr="00A13962" w:rsidRDefault="002E12EE" w:rsidP="00E158B6">
            <w:pPr>
              <w:jc w:val="left"/>
              <w:rPr>
                <w:b/>
                <w:bCs/>
                <w:szCs w:val="20"/>
              </w:rPr>
            </w:pPr>
            <w:r w:rsidRPr="00A13962">
              <w:rPr>
                <w:b/>
                <w:bCs/>
                <w:szCs w:val="20"/>
              </w:rPr>
              <w:t>Remarks</w:t>
            </w:r>
          </w:p>
        </w:tc>
        <w:tc>
          <w:tcPr>
            <w:tcW w:w="4218" w:type="pct"/>
            <w:gridSpan w:val="4"/>
            <w:tcBorders>
              <w:top w:val="single" w:sz="4" w:space="0" w:color="auto"/>
              <w:left w:val="single" w:sz="4" w:space="0" w:color="auto"/>
              <w:bottom w:val="single" w:sz="4" w:space="0" w:color="auto"/>
              <w:right w:val="single" w:sz="4" w:space="0" w:color="auto"/>
            </w:tcBorders>
            <w:hideMark/>
          </w:tcPr>
          <w:p w14:paraId="5AB71C3B"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00FD4893" w14:textId="77777777" w:rsidTr="002E3251">
        <w:trPr>
          <w:trHeight w:val="126"/>
        </w:trPr>
        <w:tc>
          <w:tcPr>
            <w:tcW w:w="782" w:type="pct"/>
            <w:vMerge w:val="restart"/>
            <w:tcBorders>
              <w:top w:val="single" w:sz="4" w:space="0" w:color="auto"/>
              <w:left w:val="single" w:sz="4" w:space="0" w:color="auto"/>
              <w:right w:val="single" w:sz="4" w:space="0" w:color="auto"/>
            </w:tcBorders>
            <w:shd w:val="clear" w:color="auto" w:fill="D9D9D9"/>
          </w:tcPr>
          <w:p w14:paraId="79814326" w14:textId="77777777" w:rsidR="002E12EE" w:rsidRPr="00A13962" w:rsidRDefault="002E12EE" w:rsidP="00E158B6">
            <w:pPr>
              <w:jc w:val="left"/>
              <w:rPr>
                <w:b/>
                <w:bCs/>
                <w:szCs w:val="20"/>
              </w:rPr>
            </w:pPr>
            <w:r w:rsidRPr="00A13962">
              <w:rPr>
                <w:b/>
                <w:bCs/>
                <w:kern w:val="0"/>
                <w:szCs w:val="20"/>
              </w:rPr>
              <w:t>DET/DEM Errors Handled</w:t>
            </w:r>
          </w:p>
        </w:tc>
        <w:tc>
          <w:tcPr>
            <w:tcW w:w="2309" w:type="pct"/>
            <w:gridSpan w:val="3"/>
            <w:tcBorders>
              <w:top w:val="single" w:sz="4" w:space="0" w:color="auto"/>
              <w:left w:val="single" w:sz="4" w:space="0" w:color="auto"/>
              <w:bottom w:val="single" w:sz="4" w:space="0" w:color="auto"/>
              <w:right w:val="single" w:sz="4" w:space="0" w:color="auto"/>
            </w:tcBorders>
          </w:tcPr>
          <w:p w14:paraId="6EF9F91F" w14:textId="77777777" w:rsidR="002E12EE" w:rsidRPr="00A13962" w:rsidRDefault="002E12EE" w:rsidP="00E158B6">
            <w:pPr>
              <w:jc w:val="left"/>
              <w:rPr>
                <w:szCs w:val="20"/>
              </w:rPr>
            </w:pPr>
            <w:r w:rsidRPr="00A13962">
              <w:rPr>
                <w:color w:val="000000"/>
                <w:szCs w:val="20"/>
              </w:rPr>
              <w:t>PROTOCONV_E_NOTFRAME</w:t>
            </w:r>
          </w:p>
        </w:tc>
        <w:tc>
          <w:tcPr>
            <w:tcW w:w="1909" w:type="pct"/>
            <w:tcBorders>
              <w:top w:val="single" w:sz="4" w:space="0" w:color="auto"/>
              <w:left w:val="single" w:sz="4" w:space="0" w:color="auto"/>
              <w:bottom w:val="single" w:sz="4" w:space="0" w:color="auto"/>
              <w:right w:val="single" w:sz="4" w:space="0" w:color="auto"/>
            </w:tcBorders>
          </w:tcPr>
          <w:p w14:paraId="06D6FEE5" w14:textId="64820631" w:rsidR="002E12EE" w:rsidRPr="00A13962" w:rsidRDefault="002E12EE" w:rsidP="00E158B6">
            <w:pPr>
              <w:jc w:val="left"/>
              <w:rPr>
                <w:szCs w:val="20"/>
              </w:rPr>
            </w:pPr>
            <w:r w:rsidRPr="00A13962">
              <w:rPr>
                <w:color w:val="000000"/>
                <w:szCs w:val="20"/>
              </w:rPr>
              <w:t xml:space="preserve">No </w:t>
            </w:r>
            <w:r w:rsidR="009856F0">
              <w:rPr>
                <w:color w:val="000000"/>
                <w:szCs w:val="20"/>
              </w:rPr>
              <w:t>LI</w:t>
            </w:r>
            <w:r w:rsidRPr="00A13962">
              <w:rPr>
                <w:color w:val="000000"/>
                <w:szCs w:val="20"/>
              </w:rPr>
              <w:t>N frame</w:t>
            </w:r>
          </w:p>
        </w:tc>
      </w:tr>
      <w:tr w:rsidR="002E12EE" w:rsidRPr="00A13962" w14:paraId="532ABF1E" w14:textId="77777777" w:rsidTr="002E3251">
        <w:trPr>
          <w:trHeight w:val="125"/>
        </w:trPr>
        <w:tc>
          <w:tcPr>
            <w:tcW w:w="782" w:type="pct"/>
            <w:vMerge/>
            <w:tcBorders>
              <w:left w:val="single" w:sz="4" w:space="0" w:color="auto"/>
              <w:bottom w:val="single" w:sz="4" w:space="0" w:color="auto"/>
              <w:right w:val="single" w:sz="4" w:space="0" w:color="auto"/>
            </w:tcBorders>
            <w:shd w:val="clear" w:color="auto" w:fill="D9D9D9"/>
          </w:tcPr>
          <w:p w14:paraId="0FD5D76B" w14:textId="77777777" w:rsidR="002E12EE" w:rsidRPr="00A13962" w:rsidRDefault="002E12EE" w:rsidP="00E158B6">
            <w:pPr>
              <w:jc w:val="left"/>
              <w:rPr>
                <w:b/>
                <w:bCs/>
                <w:szCs w:val="20"/>
              </w:rPr>
            </w:pPr>
          </w:p>
        </w:tc>
        <w:tc>
          <w:tcPr>
            <w:tcW w:w="2309" w:type="pct"/>
            <w:gridSpan w:val="3"/>
            <w:tcBorders>
              <w:top w:val="single" w:sz="4" w:space="0" w:color="auto"/>
              <w:left w:val="single" w:sz="4" w:space="0" w:color="auto"/>
              <w:bottom w:val="single" w:sz="4" w:space="0" w:color="auto"/>
              <w:right w:val="single" w:sz="4" w:space="0" w:color="auto"/>
            </w:tcBorders>
          </w:tcPr>
          <w:p w14:paraId="19B5D733" w14:textId="34DF7F5F" w:rsidR="002E12EE" w:rsidRPr="00A13962" w:rsidRDefault="002E12EE" w:rsidP="00E158B6">
            <w:pPr>
              <w:jc w:val="left"/>
              <w:rPr>
                <w:szCs w:val="20"/>
              </w:rPr>
            </w:pPr>
            <w:r w:rsidRPr="00A13962">
              <w:rPr>
                <w:color w:val="000000"/>
                <w:szCs w:val="20"/>
              </w:rPr>
              <w:t>PROTOCONV_E_PACKED</w:t>
            </w:r>
            <w:r w:rsidR="009856F0">
              <w:rPr>
                <w:color w:val="000000"/>
                <w:szCs w:val="20"/>
              </w:rPr>
              <w:t>LI</w:t>
            </w:r>
            <w:r w:rsidRPr="00A13962">
              <w:rPr>
                <w:color w:val="000000"/>
                <w:szCs w:val="20"/>
              </w:rPr>
              <w:t>N</w:t>
            </w:r>
          </w:p>
        </w:tc>
        <w:tc>
          <w:tcPr>
            <w:tcW w:w="1909" w:type="pct"/>
            <w:tcBorders>
              <w:top w:val="single" w:sz="4" w:space="0" w:color="auto"/>
              <w:left w:val="single" w:sz="4" w:space="0" w:color="auto"/>
              <w:bottom w:val="single" w:sz="4" w:space="0" w:color="auto"/>
              <w:right w:val="single" w:sz="4" w:space="0" w:color="auto"/>
            </w:tcBorders>
          </w:tcPr>
          <w:p w14:paraId="700D8EC3" w14:textId="15CE84E7" w:rsidR="002E12EE" w:rsidRPr="00A13962" w:rsidRDefault="002E12EE" w:rsidP="00E158B6">
            <w:pPr>
              <w:jc w:val="left"/>
              <w:rPr>
                <w:szCs w:val="20"/>
              </w:rPr>
            </w:pPr>
            <w:r w:rsidRPr="00A13962">
              <w:rPr>
                <w:color w:val="000000"/>
                <w:szCs w:val="20"/>
              </w:rPr>
              <w:t xml:space="preserve">Packed </w:t>
            </w:r>
            <w:r w:rsidR="009856F0">
              <w:rPr>
                <w:color w:val="000000"/>
                <w:szCs w:val="20"/>
              </w:rPr>
              <w:t>LI</w:t>
            </w:r>
            <w:r w:rsidRPr="00A13962">
              <w:rPr>
                <w:color w:val="000000"/>
                <w:szCs w:val="20"/>
              </w:rPr>
              <w:t>N Frame Error</w:t>
            </w:r>
          </w:p>
        </w:tc>
      </w:tr>
    </w:tbl>
    <w:p w14:paraId="1FD05467" w14:textId="04AF4D53" w:rsidR="004A3BD8" w:rsidRDefault="004A3BD8" w:rsidP="004A3BD8">
      <w:pPr>
        <w:pStyle w:val="RefIDs"/>
      </w:pPr>
      <w:r w:rsidRPr="00C20FCB">
        <w:t xml:space="preserve">[Covers: </w:t>
      </w:r>
      <w:r w:rsidRPr="00992417">
        <w:t>req-8552172-0090531</w:t>
      </w:r>
      <w:r w:rsidR="00AC471A">
        <w:t>9</w:t>
      </w:r>
      <w:r w:rsidRPr="00C20FCB">
        <w:t>]</w:t>
      </w:r>
    </w:p>
    <w:p w14:paraId="1642BF40" w14:textId="77777777" w:rsidR="004A3BD8" w:rsidRDefault="004A3BD8" w:rsidP="004A3BD8">
      <w:pPr>
        <w:pStyle w:val="RefIDs"/>
      </w:pPr>
      <w:r w:rsidRPr="00C20FCB">
        <w:t xml:space="preserve">[Covers: </w:t>
      </w:r>
      <w:r w:rsidRPr="00992417">
        <w:t>req-8552172-009053</w:t>
      </w:r>
      <w:r>
        <w:t>21</w:t>
      </w:r>
      <w:r w:rsidRPr="00C20FCB">
        <w:t>]</w:t>
      </w:r>
    </w:p>
    <w:p w14:paraId="19AFBDD7" w14:textId="77777777" w:rsidR="004A3BD8" w:rsidRDefault="004A3BD8" w:rsidP="004A3BD8">
      <w:pPr>
        <w:pStyle w:val="RefIDs"/>
        <w:rPr>
          <w:lang w:eastAsia="en-US"/>
        </w:rPr>
      </w:pPr>
      <w:r w:rsidRPr="00C20FCB">
        <w:t xml:space="preserve">[Covers: </w:t>
      </w:r>
      <w:r w:rsidRPr="004A3BD8">
        <w:t>req-8552172-00905221</w:t>
      </w:r>
      <w:r w:rsidRPr="00C20FCB">
        <w:t>]</w:t>
      </w:r>
    </w:p>
    <w:p w14:paraId="10EF3469" w14:textId="6E799551" w:rsidR="004A3BD8" w:rsidRDefault="004A3BD8" w:rsidP="004A3BD8">
      <w:pPr>
        <w:pStyle w:val="RefIDs"/>
        <w:rPr>
          <w:lang w:eastAsia="en-US"/>
        </w:rPr>
      </w:pPr>
      <w:r w:rsidRPr="00696D29">
        <w:rPr>
          <w:lang w:eastAsia="en-US"/>
        </w:rPr>
        <w:t xml:space="preserve">[Covers: </w:t>
      </w:r>
      <w:r>
        <w:rPr>
          <w:lang w:eastAsia="en-US"/>
        </w:rPr>
        <w:t>req-8552172-00903613</w:t>
      </w:r>
      <w:r w:rsidRPr="00696D29">
        <w:rPr>
          <w:lang w:eastAsia="en-US"/>
        </w:rPr>
        <w:t>]</w:t>
      </w:r>
    </w:p>
    <w:p w14:paraId="43BA4BD4" w14:textId="77777777" w:rsidR="004A3BD8" w:rsidRDefault="004A3BD8" w:rsidP="004A3BD8">
      <w:pPr>
        <w:pStyle w:val="RefIDs"/>
        <w:rPr>
          <w:lang w:eastAsia="en-US"/>
        </w:rPr>
      </w:pPr>
      <w:r w:rsidRPr="00696D29">
        <w:rPr>
          <w:lang w:eastAsia="en-US"/>
        </w:rPr>
        <w:t xml:space="preserve">[Covers: </w:t>
      </w:r>
      <w:r>
        <w:rPr>
          <w:lang w:eastAsia="en-US"/>
        </w:rPr>
        <w:t>req-8552172-00904663</w:t>
      </w:r>
      <w:r w:rsidRPr="00696D29">
        <w:rPr>
          <w:lang w:eastAsia="en-US"/>
        </w:rPr>
        <w:t>]</w:t>
      </w:r>
    </w:p>
    <w:p w14:paraId="5CFBD9E2" w14:textId="77777777" w:rsidR="004A3BD8" w:rsidRPr="00C6014F" w:rsidRDefault="004A3BD8" w:rsidP="004A3BD8">
      <w:pPr>
        <w:pStyle w:val="RefIDs"/>
        <w:rPr>
          <w:lang w:eastAsia="en-US"/>
        </w:rPr>
      </w:pPr>
      <w:r w:rsidRPr="00696D29">
        <w:rPr>
          <w:lang w:eastAsia="en-US"/>
        </w:rPr>
        <w:t xml:space="preserve">[Covers: </w:t>
      </w:r>
      <w:r>
        <w:rPr>
          <w:lang w:eastAsia="en-US"/>
        </w:rPr>
        <w:t>req-8552172-00904662</w:t>
      </w:r>
      <w:r w:rsidRPr="00696D29">
        <w:rPr>
          <w:lang w:eastAsia="en-US"/>
        </w:rPr>
        <w:t>]</w:t>
      </w:r>
    </w:p>
    <w:p w14:paraId="44E29316"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req-8552172-00904664]</w:t>
      </w:r>
    </w:p>
    <w:p w14:paraId="4331809E" w14:textId="77777777" w:rsidR="004A3BD8" w:rsidRPr="00C6014F" w:rsidRDefault="004A3BD8" w:rsidP="004A3BD8">
      <w:pPr>
        <w:pStyle w:val="RefIDs"/>
        <w:rPr>
          <w:lang w:eastAsia="en-US"/>
        </w:rPr>
      </w:pPr>
      <w:r w:rsidRPr="00C6014F">
        <w:rPr>
          <w:lang w:eastAsia="en-US"/>
        </w:rPr>
        <w:t xml:space="preserve">[Covers: </w:t>
      </w:r>
      <w:r>
        <w:rPr>
          <w:lang w:eastAsia="en-US"/>
        </w:rPr>
        <w:t>req-8552172-00904665]</w:t>
      </w:r>
    </w:p>
    <w:p w14:paraId="7BD19211" w14:textId="77777777" w:rsidR="007776E7" w:rsidRPr="002C15F8" w:rsidRDefault="004A3BD8" w:rsidP="007776E7">
      <w:pPr>
        <w:pStyle w:val="RefIDs"/>
        <w:rPr>
          <w:lang w:eastAsia="en-US"/>
        </w:rPr>
      </w:pPr>
      <w:r>
        <w:rPr>
          <w:lang w:eastAsia="en-US"/>
        </w:rPr>
        <w:t>[Covers: req-8552172-00904666</w:t>
      </w:r>
      <w:r w:rsidRPr="00C6014F">
        <w:rPr>
          <w:lang w:eastAsia="en-US"/>
        </w:rPr>
        <w:t>]</w:t>
      </w:r>
    </w:p>
    <w:p w14:paraId="31DD8E49" w14:textId="77777777" w:rsidR="007776E7" w:rsidRPr="002C15F8" w:rsidRDefault="007776E7" w:rsidP="007776E7">
      <w:pPr>
        <w:pStyle w:val="RefIDs"/>
        <w:rPr>
          <w:lang w:eastAsia="en-US"/>
        </w:rPr>
      </w:pPr>
      <w:r w:rsidRPr="002C15F8">
        <w:rPr>
          <w:lang w:eastAsia="en-US"/>
        </w:rPr>
        <w:lastRenderedPageBreak/>
        <w:t xml:space="preserve">[Covers: </w:t>
      </w:r>
      <w:r>
        <w:rPr>
          <w:lang w:eastAsia="en-US"/>
        </w:rPr>
        <w:t>req-8552172-00909476</w:t>
      </w:r>
      <w:r>
        <w:t>]</w:t>
      </w:r>
    </w:p>
    <w:p w14:paraId="1BA866F4"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26826FB7" w14:textId="77777777" w:rsidR="007776E7" w:rsidRDefault="007776E7" w:rsidP="007776E7">
      <w:pPr>
        <w:pStyle w:val="RefIDs"/>
        <w:rPr>
          <w:lang w:eastAsia="en-US"/>
        </w:rPr>
      </w:pPr>
      <w:r>
        <w:rPr>
          <w:lang w:eastAsia="en-US"/>
        </w:rPr>
        <w:t>[Covers: req-8552172-00528003]</w:t>
      </w:r>
    </w:p>
    <w:p w14:paraId="7504877C" w14:textId="77777777" w:rsidR="007776E7" w:rsidRDefault="007776E7" w:rsidP="007776E7">
      <w:pPr>
        <w:pStyle w:val="RefIDs"/>
        <w:rPr>
          <w:lang w:eastAsia="en-US"/>
        </w:rPr>
      </w:pPr>
      <w:r>
        <w:rPr>
          <w:lang w:eastAsia="en-US"/>
        </w:rPr>
        <w:t>[Covers: req-8552172-00528002]</w:t>
      </w:r>
    </w:p>
    <w:p w14:paraId="49CE8F3D" w14:textId="77777777" w:rsidR="007776E7" w:rsidRDefault="007776E7" w:rsidP="007776E7">
      <w:pPr>
        <w:pStyle w:val="RefIDs"/>
        <w:rPr>
          <w:lang w:eastAsia="en-US"/>
        </w:rPr>
      </w:pPr>
      <w:r>
        <w:rPr>
          <w:lang w:eastAsia="en-US"/>
        </w:rPr>
        <w:t>[Covers: req-8552172-00528006]</w:t>
      </w:r>
    </w:p>
    <w:p w14:paraId="145A0648" w14:textId="77777777" w:rsidR="007776E7" w:rsidRDefault="007776E7" w:rsidP="007776E7">
      <w:pPr>
        <w:pStyle w:val="RefIDs"/>
        <w:rPr>
          <w:lang w:eastAsia="en-US"/>
        </w:rPr>
      </w:pPr>
      <w:r>
        <w:rPr>
          <w:lang w:eastAsia="en-US"/>
        </w:rPr>
        <w:t xml:space="preserve">[Covers: </w:t>
      </w:r>
      <w:r w:rsidRPr="00C136B3">
        <w:t>req-8552172-00527993</w:t>
      </w:r>
      <w:r>
        <w:t>]</w:t>
      </w:r>
    </w:p>
    <w:p w14:paraId="6412A58C" w14:textId="287CB7EA" w:rsidR="002E12EE" w:rsidRDefault="007776E7" w:rsidP="00F70C33">
      <w:pPr>
        <w:pStyle w:val="RefIDs"/>
      </w:pPr>
      <w:r>
        <w:rPr>
          <w:lang w:eastAsia="en-US"/>
        </w:rPr>
        <w:t>[Covers: req-8552172-00527980]</w:t>
      </w:r>
    </w:p>
    <w:p w14:paraId="3A65EA90" w14:textId="77777777" w:rsidR="002E12EE" w:rsidRPr="00A13962" w:rsidRDefault="002E12EE" w:rsidP="002E12EE">
      <w:pPr>
        <w:pStyle w:val="Heading4"/>
      </w:pPr>
      <w:bookmarkStart w:id="349" w:name="_Toc190712149"/>
      <w:r w:rsidRPr="0069012C">
        <w:t>ProtoConv_</w:t>
      </w:r>
      <w:r w:rsidRPr="00A13962">
        <w:t>Unpack</w:t>
      </w:r>
      <w:r>
        <w:t>Port</w:t>
      </w:r>
      <w:bookmarkEnd w:id="349"/>
    </w:p>
    <w:p w14:paraId="72E47611" w14:textId="35D6A992"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AC471A">
        <w:rPr>
          <w:rFonts w:cs="Times New Roman"/>
        </w:rPr>
        <w:t>15</w:t>
      </w:r>
      <w:r w:rsidRPr="00A13962">
        <w:rPr>
          <w:rFonts w:cs="Times New Roman"/>
        </w:rPr>
        <w:t>]</w:t>
      </w:r>
    </w:p>
    <w:p w14:paraId="41926FA0" w14:textId="2DAB9248" w:rsidR="002E12EE" w:rsidRPr="00A13962" w:rsidRDefault="00235CCD" w:rsidP="002E12EE">
      <w:pPr>
        <w:pStyle w:val="Caption"/>
        <w:spacing w:before="240"/>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33</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w:t>
      </w:r>
      <w:r w:rsidR="002E12EE">
        <w:t>Port</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654"/>
        <w:gridCol w:w="2951"/>
        <w:gridCol w:w="1083"/>
        <w:gridCol w:w="726"/>
        <w:gridCol w:w="36"/>
        <w:gridCol w:w="3581"/>
      </w:tblGrid>
      <w:tr w:rsidR="002E12EE" w:rsidRPr="00A13962" w14:paraId="103C6F95" w14:textId="77777777" w:rsidTr="00694EC3">
        <w:trPr>
          <w:trHeight w:val="287"/>
        </w:trPr>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29D113EF" w14:textId="77777777" w:rsidR="002E12EE" w:rsidRPr="00A13962" w:rsidRDefault="002E12EE" w:rsidP="00E158B6">
            <w:pPr>
              <w:jc w:val="left"/>
              <w:rPr>
                <w:szCs w:val="20"/>
              </w:rPr>
            </w:pPr>
            <w:r w:rsidRPr="00A13962">
              <w:rPr>
                <w:b/>
                <w:bCs/>
                <w:szCs w:val="20"/>
              </w:rPr>
              <w:t>Function Name</w:t>
            </w:r>
          </w:p>
        </w:tc>
        <w:tc>
          <w:tcPr>
            <w:tcW w:w="4176" w:type="pct"/>
            <w:gridSpan w:val="5"/>
            <w:tcBorders>
              <w:top w:val="single" w:sz="4" w:space="0" w:color="auto"/>
              <w:left w:val="single" w:sz="4" w:space="0" w:color="auto"/>
              <w:bottom w:val="single" w:sz="4" w:space="0" w:color="auto"/>
              <w:right w:val="single" w:sz="4" w:space="0" w:color="auto"/>
            </w:tcBorders>
            <w:hideMark/>
          </w:tcPr>
          <w:p w14:paraId="54F68440" w14:textId="77777777" w:rsidR="002E12EE" w:rsidRPr="00A13962" w:rsidRDefault="002E12EE" w:rsidP="00E158B6">
            <w:pPr>
              <w:jc w:val="left"/>
              <w:rPr>
                <w:szCs w:val="20"/>
              </w:rPr>
            </w:pPr>
            <w:r w:rsidRPr="00A13962">
              <w:rPr>
                <w:szCs w:val="20"/>
              </w:rPr>
              <w:t>Unpack</w:t>
            </w:r>
            <w:r>
              <w:rPr>
                <w:szCs w:val="20"/>
              </w:rPr>
              <w:t>Li</w:t>
            </w:r>
            <w:r w:rsidRPr="00A13962">
              <w:rPr>
                <w:szCs w:val="20"/>
              </w:rPr>
              <w:t>n</w:t>
            </w:r>
          </w:p>
        </w:tc>
      </w:tr>
      <w:tr w:rsidR="002E12EE" w:rsidRPr="00A13962" w14:paraId="52577017" w14:textId="77777777" w:rsidTr="00694EC3">
        <w:trPr>
          <w:trHeight w:val="287"/>
        </w:trPr>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799162EB"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471" w:type="pct"/>
            <w:tcBorders>
              <w:top w:val="single" w:sz="4" w:space="0" w:color="auto"/>
              <w:left w:val="single" w:sz="4" w:space="0" w:color="auto"/>
              <w:bottom w:val="single" w:sz="4" w:space="0" w:color="auto"/>
              <w:right w:val="single" w:sz="4" w:space="0" w:color="auto"/>
            </w:tcBorders>
            <w:hideMark/>
          </w:tcPr>
          <w:p w14:paraId="598CCFA0"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40" w:type="pct"/>
            <w:tcBorders>
              <w:top w:val="single" w:sz="4" w:space="0" w:color="auto"/>
              <w:left w:val="single" w:sz="4" w:space="0" w:color="auto"/>
              <w:bottom w:val="single" w:sz="4" w:space="0" w:color="auto"/>
              <w:right w:val="single" w:sz="4" w:space="0" w:color="auto"/>
            </w:tcBorders>
            <w:shd w:val="pct20" w:color="auto" w:fill="auto"/>
            <w:hideMark/>
          </w:tcPr>
          <w:p w14:paraId="0A060984"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24A7BF02"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5729CB7D" w14:textId="77777777" w:rsidTr="00694EC3">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7F73FD51" w14:textId="77777777" w:rsidR="002E12EE" w:rsidRPr="00A13962" w:rsidRDefault="002E12EE" w:rsidP="00E158B6">
            <w:pPr>
              <w:jc w:val="left"/>
              <w:rPr>
                <w:b/>
                <w:bCs/>
                <w:szCs w:val="20"/>
              </w:rPr>
            </w:pPr>
            <w:r w:rsidRPr="00A13962">
              <w:rPr>
                <w:b/>
                <w:bCs/>
                <w:szCs w:val="20"/>
              </w:rPr>
              <w:t>Syntax</w:t>
            </w:r>
          </w:p>
        </w:tc>
        <w:tc>
          <w:tcPr>
            <w:tcW w:w="4176" w:type="pct"/>
            <w:gridSpan w:val="5"/>
            <w:tcBorders>
              <w:top w:val="single" w:sz="4" w:space="0" w:color="auto"/>
              <w:left w:val="single" w:sz="4" w:space="0" w:color="auto"/>
              <w:bottom w:val="single" w:sz="4" w:space="0" w:color="auto"/>
              <w:right w:val="single" w:sz="4" w:space="0" w:color="auto"/>
            </w:tcBorders>
            <w:hideMark/>
          </w:tcPr>
          <w:p w14:paraId="1FC9F9E6" w14:textId="77777777" w:rsidR="002E12EE" w:rsidRPr="00F5358E" w:rsidRDefault="002E12EE" w:rsidP="00E158B6">
            <w:pPr>
              <w:jc w:val="left"/>
              <w:rPr>
                <w:szCs w:val="20"/>
              </w:rPr>
            </w:pPr>
            <w:r w:rsidRPr="00F5358E">
              <w:rPr>
                <w:szCs w:val="20"/>
              </w:rPr>
              <w:t>Std_ReturnType ProtoConv_UnpackPort(const uint8 *pPayload, const uint32 ulPayloadLen, uint32 *pDataPosition, uint16 *pLength, uint8 *pErrorStatus)</w:t>
            </w:r>
          </w:p>
          <w:p w14:paraId="2284AE92" w14:textId="77777777" w:rsidR="002E12EE" w:rsidRPr="00A13962" w:rsidRDefault="002E12EE" w:rsidP="00E158B6">
            <w:pPr>
              <w:jc w:val="left"/>
              <w:rPr>
                <w:szCs w:val="20"/>
              </w:rPr>
            </w:pPr>
          </w:p>
        </w:tc>
      </w:tr>
      <w:tr w:rsidR="002E12EE" w:rsidRPr="00A13962" w14:paraId="75E162F6" w14:textId="77777777" w:rsidTr="00694EC3">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797059F1" w14:textId="77777777" w:rsidR="002E12EE" w:rsidRPr="00A13962" w:rsidRDefault="002E12EE" w:rsidP="00E158B6">
            <w:pPr>
              <w:jc w:val="left"/>
              <w:rPr>
                <w:b/>
                <w:bCs/>
                <w:szCs w:val="20"/>
              </w:rPr>
            </w:pPr>
            <w:r w:rsidRPr="00A13962">
              <w:rPr>
                <w:b/>
                <w:bCs/>
                <w:szCs w:val="20"/>
              </w:rPr>
              <w:t>Sync/Async</w:t>
            </w:r>
          </w:p>
        </w:tc>
        <w:tc>
          <w:tcPr>
            <w:tcW w:w="4176" w:type="pct"/>
            <w:gridSpan w:val="5"/>
            <w:tcBorders>
              <w:top w:val="single" w:sz="4" w:space="0" w:color="auto"/>
              <w:left w:val="single" w:sz="4" w:space="0" w:color="auto"/>
              <w:bottom w:val="single" w:sz="4" w:space="0" w:color="auto"/>
              <w:right w:val="single" w:sz="4" w:space="0" w:color="auto"/>
            </w:tcBorders>
            <w:hideMark/>
          </w:tcPr>
          <w:p w14:paraId="66376317" w14:textId="77777777" w:rsidR="002E12EE" w:rsidRPr="00A13962" w:rsidRDefault="002E12EE" w:rsidP="00E158B6">
            <w:pPr>
              <w:jc w:val="left"/>
              <w:rPr>
                <w:szCs w:val="20"/>
              </w:rPr>
            </w:pPr>
            <w:r w:rsidRPr="00A13962">
              <w:rPr>
                <w:szCs w:val="20"/>
              </w:rPr>
              <w:t>Synchronous</w:t>
            </w:r>
          </w:p>
        </w:tc>
      </w:tr>
      <w:tr w:rsidR="002E12EE" w:rsidRPr="00A13962" w14:paraId="50B3314A" w14:textId="77777777" w:rsidTr="00694EC3">
        <w:trPr>
          <w:trHeight w:val="170"/>
        </w:trPr>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629E7000" w14:textId="77777777" w:rsidR="002E12EE" w:rsidRPr="00A13962" w:rsidRDefault="002E12EE" w:rsidP="00E158B6">
            <w:pPr>
              <w:jc w:val="left"/>
              <w:rPr>
                <w:b/>
                <w:bCs/>
                <w:szCs w:val="20"/>
              </w:rPr>
            </w:pPr>
            <w:r w:rsidRPr="00A13962">
              <w:rPr>
                <w:b/>
                <w:bCs/>
                <w:szCs w:val="20"/>
              </w:rPr>
              <w:t>Reentrancy</w:t>
            </w:r>
          </w:p>
        </w:tc>
        <w:tc>
          <w:tcPr>
            <w:tcW w:w="4176" w:type="pct"/>
            <w:gridSpan w:val="5"/>
            <w:tcBorders>
              <w:top w:val="single" w:sz="4" w:space="0" w:color="auto"/>
              <w:left w:val="single" w:sz="4" w:space="0" w:color="auto"/>
              <w:bottom w:val="single" w:sz="4" w:space="0" w:color="auto"/>
              <w:right w:val="single" w:sz="4" w:space="0" w:color="auto"/>
            </w:tcBorders>
            <w:hideMark/>
          </w:tcPr>
          <w:p w14:paraId="733B9AEB"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3A91FC23" w14:textId="77777777" w:rsidTr="00694EC3">
        <w:trPr>
          <w:trHeight w:val="170"/>
        </w:trPr>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0576D0E8" w14:textId="77777777" w:rsidR="002E12EE" w:rsidRPr="00A13962" w:rsidRDefault="002E12EE" w:rsidP="00E158B6">
            <w:pPr>
              <w:jc w:val="left"/>
              <w:rPr>
                <w:b/>
                <w:bCs/>
                <w:szCs w:val="20"/>
              </w:rPr>
            </w:pPr>
            <w:r w:rsidRPr="00A13962">
              <w:rPr>
                <w:b/>
                <w:bCs/>
                <w:szCs w:val="20"/>
              </w:rPr>
              <w:t>Interrupt State</w:t>
            </w:r>
          </w:p>
        </w:tc>
        <w:tc>
          <w:tcPr>
            <w:tcW w:w="4176" w:type="pct"/>
            <w:gridSpan w:val="5"/>
            <w:tcBorders>
              <w:top w:val="single" w:sz="4" w:space="0" w:color="auto"/>
              <w:left w:val="single" w:sz="4" w:space="0" w:color="auto"/>
              <w:bottom w:val="single" w:sz="4" w:space="0" w:color="auto"/>
              <w:right w:val="single" w:sz="4" w:space="0" w:color="auto"/>
            </w:tcBorders>
            <w:hideMark/>
          </w:tcPr>
          <w:p w14:paraId="3A3912C6"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406F06DA" w14:textId="77777777" w:rsidTr="00694EC3">
        <w:tc>
          <w:tcPr>
            <w:tcW w:w="824"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0D82AC20"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2011" w:type="pct"/>
            <w:gridSpan w:val="2"/>
            <w:vMerge w:val="restart"/>
            <w:tcBorders>
              <w:top w:val="single" w:sz="4" w:space="0" w:color="auto"/>
              <w:left w:val="single" w:sz="4" w:space="0" w:color="auto"/>
              <w:bottom w:val="single" w:sz="4" w:space="0" w:color="auto"/>
              <w:right w:val="single" w:sz="4" w:space="0" w:color="auto"/>
            </w:tcBorders>
            <w:hideMark/>
          </w:tcPr>
          <w:p w14:paraId="69120032" w14:textId="77777777" w:rsidR="002E12EE" w:rsidRPr="00A13962" w:rsidRDefault="002E12EE" w:rsidP="00E158B6">
            <w:pPr>
              <w:jc w:val="left"/>
              <w:rPr>
                <w:szCs w:val="20"/>
              </w:rPr>
            </w:pPr>
            <w:r w:rsidRPr="00A13962">
              <w:rPr>
                <w:rFonts w:eastAsia="Meiryo UI"/>
                <w:szCs w:val="21"/>
              </w:rPr>
              <w:t>const uint8 *pPayLoad</w:t>
            </w:r>
          </w:p>
        </w:tc>
        <w:tc>
          <w:tcPr>
            <w:tcW w:w="2165" w:type="pct"/>
            <w:gridSpan w:val="3"/>
            <w:tcBorders>
              <w:top w:val="single" w:sz="4" w:space="0" w:color="auto"/>
              <w:left w:val="single" w:sz="4" w:space="0" w:color="auto"/>
              <w:bottom w:val="single" w:sz="4" w:space="0" w:color="auto"/>
              <w:right w:val="single" w:sz="4" w:space="0" w:color="auto"/>
            </w:tcBorders>
            <w:hideMark/>
          </w:tcPr>
          <w:p w14:paraId="729E5D52"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32B192AE" w14:textId="77777777" w:rsidTr="00694EC3">
        <w:tc>
          <w:tcPr>
            <w:tcW w:w="824" w:type="pct"/>
            <w:vMerge/>
            <w:tcBorders>
              <w:top w:val="single" w:sz="4" w:space="0" w:color="auto"/>
              <w:left w:val="single" w:sz="4" w:space="0" w:color="auto"/>
              <w:bottom w:val="single" w:sz="4" w:space="0" w:color="auto"/>
              <w:right w:val="single" w:sz="4" w:space="0" w:color="auto"/>
            </w:tcBorders>
            <w:vAlign w:val="center"/>
            <w:hideMark/>
          </w:tcPr>
          <w:p w14:paraId="7E66C0F8" w14:textId="77777777" w:rsidR="002E12EE" w:rsidRPr="00A13962" w:rsidRDefault="002E12EE" w:rsidP="00E158B6">
            <w:pPr>
              <w:jc w:val="left"/>
              <w:rPr>
                <w:rFonts w:eastAsia="Meiryo UI"/>
                <w:b/>
                <w:bCs/>
                <w:szCs w:val="20"/>
                <w:lang w:val="en-GB"/>
              </w:rPr>
            </w:pPr>
          </w:p>
        </w:tc>
        <w:tc>
          <w:tcPr>
            <w:tcW w:w="2011" w:type="pct"/>
            <w:gridSpan w:val="2"/>
            <w:vMerge/>
            <w:tcBorders>
              <w:top w:val="single" w:sz="4" w:space="0" w:color="auto"/>
              <w:left w:val="single" w:sz="4" w:space="0" w:color="auto"/>
              <w:bottom w:val="single" w:sz="4" w:space="0" w:color="auto"/>
              <w:right w:val="single" w:sz="4" w:space="0" w:color="auto"/>
            </w:tcBorders>
            <w:vAlign w:val="center"/>
            <w:hideMark/>
          </w:tcPr>
          <w:p w14:paraId="4705D9E3"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84B39A"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6BEB087D" w14:textId="77777777" w:rsidR="002E12EE" w:rsidRPr="00A13962" w:rsidRDefault="002E12EE" w:rsidP="00E158B6">
            <w:pPr>
              <w:rPr>
                <w:lang w:val="en-GB"/>
              </w:rPr>
            </w:pPr>
            <w:r w:rsidRPr="00A13962">
              <w:rPr>
                <w:lang w:val="en-GB"/>
              </w:rPr>
              <w:t>Not NULL_PTR</w:t>
            </w:r>
          </w:p>
        </w:tc>
      </w:tr>
      <w:tr w:rsidR="002E12EE" w:rsidRPr="00A13962" w14:paraId="1F9D3BB0" w14:textId="77777777" w:rsidTr="00694EC3">
        <w:tc>
          <w:tcPr>
            <w:tcW w:w="824"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154ED02"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2011" w:type="pct"/>
            <w:gridSpan w:val="2"/>
            <w:vMerge w:val="restart"/>
            <w:tcBorders>
              <w:top w:val="single" w:sz="4" w:space="0" w:color="auto"/>
              <w:left w:val="single" w:sz="4" w:space="0" w:color="auto"/>
              <w:bottom w:val="single" w:sz="4" w:space="0" w:color="auto"/>
              <w:right w:val="single" w:sz="4" w:space="0" w:color="auto"/>
            </w:tcBorders>
            <w:hideMark/>
          </w:tcPr>
          <w:p w14:paraId="121550BA" w14:textId="77777777" w:rsidR="002E12EE" w:rsidRPr="00A13962" w:rsidRDefault="002E12EE" w:rsidP="00E158B6">
            <w:pPr>
              <w:jc w:val="left"/>
              <w:rPr>
                <w:szCs w:val="20"/>
              </w:rPr>
            </w:pPr>
            <w:r w:rsidRPr="00A13962">
              <w:rPr>
                <w:rFonts w:eastAsia="Meiryo UI"/>
                <w:szCs w:val="21"/>
              </w:rPr>
              <w:t>const uint32 ulPayloadLen</w:t>
            </w:r>
          </w:p>
        </w:tc>
        <w:tc>
          <w:tcPr>
            <w:tcW w:w="2165" w:type="pct"/>
            <w:gridSpan w:val="3"/>
            <w:tcBorders>
              <w:top w:val="single" w:sz="4" w:space="0" w:color="auto"/>
              <w:left w:val="single" w:sz="4" w:space="0" w:color="auto"/>
              <w:bottom w:val="single" w:sz="4" w:space="0" w:color="auto"/>
              <w:right w:val="single" w:sz="4" w:space="0" w:color="auto"/>
            </w:tcBorders>
            <w:hideMark/>
          </w:tcPr>
          <w:p w14:paraId="56C6B1BB"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0AD1D2D8" w14:textId="77777777" w:rsidTr="00694EC3">
        <w:tc>
          <w:tcPr>
            <w:tcW w:w="824" w:type="pct"/>
            <w:vMerge/>
            <w:tcBorders>
              <w:top w:val="single" w:sz="4" w:space="0" w:color="auto"/>
              <w:left w:val="single" w:sz="4" w:space="0" w:color="auto"/>
              <w:bottom w:val="single" w:sz="4" w:space="0" w:color="auto"/>
              <w:right w:val="single" w:sz="4" w:space="0" w:color="auto"/>
            </w:tcBorders>
            <w:vAlign w:val="center"/>
            <w:hideMark/>
          </w:tcPr>
          <w:p w14:paraId="6E077FDD" w14:textId="77777777" w:rsidR="002E12EE" w:rsidRPr="00A13962" w:rsidRDefault="002E12EE" w:rsidP="00E158B6">
            <w:pPr>
              <w:jc w:val="left"/>
              <w:rPr>
                <w:rFonts w:eastAsia="Meiryo UI"/>
                <w:b/>
                <w:bCs/>
                <w:szCs w:val="20"/>
                <w:lang w:val="en-GB"/>
              </w:rPr>
            </w:pPr>
          </w:p>
        </w:tc>
        <w:tc>
          <w:tcPr>
            <w:tcW w:w="2011" w:type="pct"/>
            <w:gridSpan w:val="2"/>
            <w:vMerge/>
            <w:tcBorders>
              <w:top w:val="single" w:sz="4" w:space="0" w:color="auto"/>
              <w:left w:val="single" w:sz="4" w:space="0" w:color="auto"/>
              <w:bottom w:val="single" w:sz="4" w:space="0" w:color="auto"/>
              <w:right w:val="single" w:sz="4" w:space="0" w:color="auto"/>
            </w:tcBorders>
            <w:vAlign w:val="center"/>
            <w:hideMark/>
          </w:tcPr>
          <w:p w14:paraId="30C13294"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BE23D0"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5F70F0C6"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2EE15029" w14:textId="77777777" w:rsidTr="00694EC3">
        <w:tc>
          <w:tcPr>
            <w:tcW w:w="824"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2E926610"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2011" w:type="pct"/>
            <w:gridSpan w:val="2"/>
            <w:vMerge w:val="restart"/>
            <w:tcBorders>
              <w:top w:val="single" w:sz="4" w:space="0" w:color="auto"/>
              <w:left w:val="single" w:sz="4" w:space="0" w:color="auto"/>
              <w:bottom w:val="single" w:sz="4" w:space="0" w:color="auto"/>
              <w:right w:val="single" w:sz="4" w:space="0" w:color="auto"/>
            </w:tcBorders>
            <w:hideMark/>
          </w:tcPr>
          <w:p w14:paraId="41623321" w14:textId="77777777" w:rsidR="002E12EE" w:rsidRPr="00A13962" w:rsidRDefault="002E12EE" w:rsidP="00E158B6">
            <w:pPr>
              <w:jc w:val="left"/>
              <w:rPr>
                <w:szCs w:val="20"/>
              </w:rPr>
            </w:pPr>
            <w:r w:rsidRPr="00A13962">
              <w:rPr>
                <w:szCs w:val="20"/>
              </w:rPr>
              <w:t>uint32 *pDataPosition</w:t>
            </w:r>
          </w:p>
        </w:tc>
        <w:tc>
          <w:tcPr>
            <w:tcW w:w="2165" w:type="pct"/>
            <w:gridSpan w:val="3"/>
            <w:tcBorders>
              <w:top w:val="single" w:sz="4" w:space="0" w:color="auto"/>
              <w:left w:val="single" w:sz="4" w:space="0" w:color="auto"/>
              <w:bottom w:val="single" w:sz="4" w:space="0" w:color="auto"/>
              <w:right w:val="single" w:sz="4" w:space="0" w:color="auto"/>
            </w:tcBorders>
            <w:hideMark/>
          </w:tcPr>
          <w:p w14:paraId="6F503F1E" w14:textId="77777777" w:rsidR="002E12EE" w:rsidRPr="00A13962" w:rsidRDefault="002E12EE" w:rsidP="00E158B6">
            <w:pPr>
              <w:jc w:val="left"/>
              <w:rPr>
                <w:szCs w:val="20"/>
                <w:lang w:val="en-GB"/>
              </w:rPr>
            </w:pPr>
            <w:r w:rsidRPr="00A13962">
              <w:rPr>
                <w:szCs w:val="20"/>
                <w:lang w:val="en-GB"/>
              </w:rPr>
              <w:t>(IN) Unpacking start position</w:t>
            </w:r>
          </w:p>
          <w:p w14:paraId="749262B3"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5502D84B" w14:textId="77777777" w:rsidTr="00694EC3">
        <w:tc>
          <w:tcPr>
            <w:tcW w:w="824" w:type="pct"/>
            <w:vMerge/>
            <w:tcBorders>
              <w:top w:val="single" w:sz="4" w:space="0" w:color="auto"/>
              <w:left w:val="single" w:sz="4" w:space="0" w:color="auto"/>
              <w:bottom w:val="single" w:sz="4" w:space="0" w:color="auto"/>
              <w:right w:val="single" w:sz="4" w:space="0" w:color="auto"/>
            </w:tcBorders>
            <w:vAlign w:val="center"/>
            <w:hideMark/>
          </w:tcPr>
          <w:p w14:paraId="14CCF45D" w14:textId="77777777" w:rsidR="002E12EE" w:rsidRPr="00A13962" w:rsidRDefault="002E12EE" w:rsidP="00E158B6">
            <w:pPr>
              <w:jc w:val="left"/>
              <w:rPr>
                <w:rFonts w:eastAsia="Meiryo UI"/>
                <w:b/>
                <w:bCs/>
                <w:szCs w:val="20"/>
                <w:lang w:val="en-GB"/>
              </w:rPr>
            </w:pPr>
          </w:p>
        </w:tc>
        <w:tc>
          <w:tcPr>
            <w:tcW w:w="2011" w:type="pct"/>
            <w:gridSpan w:val="2"/>
            <w:vMerge/>
            <w:tcBorders>
              <w:top w:val="single" w:sz="4" w:space="0" w:color="auto"/>
              <w:left w:val="single" w:sz="4" w:space="0" w:color="auto"/>
              <w:bottom w:val="single" w:sz="4" w:space="0" w:color="auto"/>
              <w:right w:val="single" w:sz="4" w:space="0" w:color="auto"/>
            </w:tcBorders>
            <w:vAlign w:val="center"/>
            <w:hideMark/>
          </w:tcPr>
          <w:p w14:paraId="15C7417F"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2850F9"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5DB71DE6" w14:textId="77777777" w:rsidR="002E12EE" w:rsidRPr="00A13962" w:rsidRDefault="002E12EE" w:rsidP="00E158B6">
            <w:pPr>
              <w:rPr>
                <w:lang w:val="en-GB"/>
              </w:rPr>
            </w:pPr>
            <w:r>
              <w:rPr>
                <w:lang w:val="en-GB"/>
              </w:rPr>
              <w:t>Not NULL_PTR</w:t>
            </w:r>
          </w:p>
        </w:tc>
      </w:tr>
      <w:tr w:rsidR="002E12EE" w:rsidRPr="00A13962" w14:paraId="6B0FAFD2" w14:textId="77777777" w:rsidTr="00694EC3">
        <w:tc>
          <w:tcPr>
            <w:tcW w:w="824"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6930A9FB"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2011" w:type="pct"/>
            <w:gridSpan w:val="2"/>
            <w:vMerge w:val="restart"/>
            <w:tcBorders>
              <w:top w:val="single" w:sz="4" w:space="0" w:color="auto"/>
              <w:left w:val="single" w:sz="4" w:space="0" w:color="auto"/>
              <w:bottom w:val="single" w:sz="4" w:space="0" w:color="auto"/>
              <w:right w:val="single" w:sz="4" w:space="0" w:color="auto"/>
            </w:tcBorders>
            <w:hideMark/>
          </w:tcPr>
          <w:p w14:paraId="0AF6023D" w14:textId="77777777" w:rsidR="002E12EE" w:rsidRPr="00A13962" w:rsidRDefault="002E12EE" w:rsidP="00E158B6">
            <w:pPr>
              <w:jc w:val="left"/>
              <w:rPr>
                <w:szCs w:val="20"/>
              </w:rPr>
            </w:pPr>
            <w:r w:rsidRPr="00F5358E">
              <w:rPr>
                <w:szCs w:val="20"/>
              </w:rPr>
              <w:t>uint16 *pLength</w:t>
            </w:r>
          </w:p>
        </w:tc>
        <w:tc>
          <w:tcPr>
            <w:tcW w:w="2165" w:type="pct"/>
            <w:gridSpan w:val="3"/>
            <w:tcBorders>
              <w:top w:val="single" w:sz="4" w:space="0" w:color="auto"/>
              <w:left w:val="single" w:sz="4" w:space="0" w:color="auto"/>
              <w:bottom w:val="single" w:sz="4" w:space="0" w:color="auto"/>
              <w:right w:val="single" w:sz="4" w:space="0" w:color="auto"/>
            </w:tcBorders>
            <w:hideMark/>
          </w:tcPr>
          <w:p w14:paraId="1AC0A1E6" w14:textId="77777777" w:rsidR="002E12EE" w:rsidRPr="00A13962" w:rsidRDefault="002E12EE" w:rsidP="00E158B6">
            <w:pPr>
              <w:jc w:val="left"/>
              <w:rPr>
                <w:szCs w:val="20"/>
                <w:lang w:val="en-GB"/>
              </w:rPr>
            </w:pPr>
            <w:r>
              <w:rPr>
                <w:rFonts w:eastAsia="Meiryo UI"/>
                <w:szCs w:val="20"/>
                <w:lang w:val="en-GB"/>
              </w:rPr>
              <w:t>Value of Port Data length</w:t>
            </w:r>
          </w:p>
        </w:tc>
      </w:tr>
      <w:tr w:rsidR="002E12EE" w:rsidRPr="00A13962" w14:paraId="27D43317" w14:textId="77777777" w:rsidTr="00694EC3">
        <w:tc>
          <w:tcPr>
            <w:tcW w:w="824" w:type="pct"/>
            <w:vMerge/>
            <w:tcBorders>
              <w:top w:val="single" w:sz="4" w:space="0" w:color="auto"/>
              <w:left w:val="single" w:sz="4" w:space="0" w:color="auto"/>
              <w:bottom w:val="single" w:sz="4" w:space="0" w:color="auto"/>
              <w:right w:val="single" w:sz="4" w:space="0" w:color="auto"/>
            </w:tcBorders>
            <w:vAlign w:val="center"/>
            <w:hideMark/>
          </w:tcPr>
          <w:p w14:paraId="53D8FF21" w14:textId="77777777" w:rsidR="002E12EE" w:rsidRPr="00A13962" w:rsidRDefault="002E12EE" w:rsidP="00E158B6">
            <w:pPr>
              <w:jc w:val="left"/>
              <w:rPr>
                <w:rFonts w:eastAsia="Meiryo UI"/>
                <w:b/>
                <w:bCs/>
                <w:szCs w:val="20"/>
                <w:lang w:val="en-GB"/>
              </w:rPr>
            </w:pPr>
          </w:p>
        </w:tc>
        <w:tc>
          <w:tcPr>
            <w:tcW w:w="2011" w:type="pct"/>
            <w:gridSpan w:val="2"/>
            <w:vMerge/>
            <w:tcBorders>
              <w:top w:val="single" w:sz="4" w:space="0" w:color="auto"/>
              <w:left w:val="single" w:sz="4" w:space="0" w:color="auto"/>
              <w:bottom w:val="single" w:sz="4" w:space="0" w:color="auto"/>
              <w:right w:val="single" w:sz="4" w:space="0" w:color="auto"/>
            </w:tcBorders>
            <w:vAlign w:val="center"/>
            <w:hideMark/>
          </w:tcPr>
          <w:p w14:paraId="46C067EF"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601895"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279C0763" w14:textId="77777777" w:rsidR="002E12EE" w:rsidRPr="00A13962" w:rsidRDefault="002E12EE" w:rsidP="00E158B6">
            <w:pPr>
              <w:rPr>
                <w:lang w:val="en-GB"/>
              </w:rPr>
            </w:pPr>
            <w:r>
              <w:rPr>
                <w:lang w:val="en-GB"/>
              </w:rPr>
              <w:t>Not NULL_PTR</w:t>
            </w:r>
          </w:p>
        </w:tc>
      </w:tr>
      <w:tr w:rsidR="002E12EE" w:rsidRPr="00A13962" w14:paraId="6E4A8BDE" w14:textId="77777777" w:rsidTr="00694EC3">
        <w:tc>
          <w:tcPr>
            <w:tcW w:w="824"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12B8AFD5"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2011" w:type="pct"/>
            <w:gridSpan w:val="2"/>
            <w:vMerge w:val="restart"/>
            <w:tcBorders>
              <w:top w:val="single" w:sz="4" w:space="0" w:color="auto"/>
              <w:left w:val="single" w:sz="4" w:space="0" w:color="auto"/>
              <w:bottom w:val="single" w:sz="4" w:space="0" w:color="auto"/>
              <w:right w:val="single" w:sz="4" w:space="0" w:color="auto"/>
            </w:tcBorders>
            <w:hideMark/>
          </w:tcPr>
          <w:p w14:paraId="523E33E0" w14:textId="77777777" w:rsidR="002E12EE" w:rsidRPr="00A13962" w:rsidRDefault="002E12EE" w:rsidP="00E158B6">
            <w:pPr>
              <w:jc w:val="left"/>
              <w:rPr>
                <w:szCs w:val="20"/>
              </w:rPr>
            </w:pPr>
            <w:r w:rsidRPr="009014E5">
              <w:rPr>
                <w:szCs w:val="20"/>
              </w:rPr>
              <w:t>uint8 *pErrorStatus</w:t>
            </w:r>
          </w:p>
        </w:tc>
        <w:tc>
          <w:tcPr>
            <w:tcW w:w="2165" w:type="pct"/>
            <w:gridSpan w:val="3"/>
            <w:tcBorders>
              <w:top w:val="single" w:sz="4" w:space="0" w:color="auto"/>
              <w:left w:val="single" w:sz="4" w:space="0" w:color="auto"/>
              <w:bottom w:val="single" w:sz="4" w:space="0" w:color="auto"/>
              <w:right w:val="single" w:sz="4" w:space="0" w:color="auto"/>
            </w:tcBorders>
            <w:hideMark/>
          </w:tcPr>
          <w:p w14:paraId="37590CBD" w14:textId="77777777" w:rsidR="002E12EE" w:rsidRPr="00A13962" w:rsidRDefault="002E12EE" w:rsidP="00E158B6">
            <w:pPr>
              <w:jc w:val="left"/>
              <w:rPr>
                <w:szCs w:val="20"/>
                <w:lang w:val="en-GB"/>
              </w:rPr>
            </w:pPr>
            <w:r>
              <w:rPr>
                <w:szCs w:val="20"/>
                <w:lang w:val="en-GB"/>
              </w:rPr>
              <w:t>Error status taken out</w:t>
            </w:r>
          </w:p>
        </w:tc>
      </w:tr>
      <w:tr w:rsidR="002E12EE" w:rsidRPr="00A13962" w14:paraId="38E0667F" w14:textId="77777777" w:rsidTr="00694EC3">
        <w:tc>
          <w:tcPr>
            <w:tcW w:w="824" w:type="pct"/>
            <w:vMerge/>
            <w:tcBorders>
              <w:top w:val="single" w:sz="4" w:space="0" w:color="auto"/>
              <w:left w:val="single" w:sz="4" w:space="0" w:color="auto"/>
              <w:bottom w:val="single" w:sz="4" w:space="0" w:color="auto"/>
              <w:right w:val="single" w:sz="4" w:space="0" w:color="auto"/>
            </w:tcBorders>
            <w:vAlign w:val="center"/>
            <w:hideMark/>
          </w:tcPr>
          <w:p w14:paraId="3CE4C25A" w14:textId="77777777" w:rsidR="002E12EE" w:rsidRPr="00A13962" w:rsidRDefault="002E12EE" w:rsidP="00E158B6">
            <w:pPr>
              <w:jc w:val="left"/>
              <w:rPr>
                <w:rFonts w:eastAsia="Meiryo UI"/>
                <w:b/>
                <w:bCs/>
                <w:szCs w:val="20"/>
                <w:lang w:val="en-GB"/>
              </w:rPr>
            </w:pPr>
          </w:p>
        </w:tc>
        <w:tc>
          <w:tcPr>
            <w:tcW w:w="2011" w:type="pct"/>
            <w:gridSpan w:val="2"/>
            <w:vMerge/>
            <w:tcBorders>
              <w:top w:val="single" w:sz="4" w:space="0" w:color="auto"/>
              <w:left w:val="single" w:sz="4" w:space="0" w:color="auto"/>
              <w:bottom w:val="single" w:sz="4" w:space="0" w:color="auto"/>
              <w:right w:val="single" w:sz="4" w:space="0" w:color="auto"/>
            </w:tcBorders>
            <w:vAlign w:val="center"/>
            <w:hideMark/>
          </w:tcPr>
          <w:p w14:paraId="2F00D688" w14:textId="77777777" w:rsidR="002E12EE" w:rsidRPr="00A13962" w:rsidRDefault="002E12EE" w:rsidP="00E158B6">
            <w:pPr>
              <w:jc w:val="left"/>
              <w:rPr>
                <w:szCs w:val="20"/>
              </w:rPr>
            </w:pPr>
          </w:p>
        </w:tc>
        <w:tc>
          <w:tcPr>
            <w:tcW w:w="38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32DF18"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785" w:type="pct"/>
            <w:tcBorders>
              <w:top w:val="single" w:sz="4" w:space="0" w:color="auto"/>
              <w:left w:val="single" w:sz="4" w:space="0" w:color="auto"/>
              <w:bottom w:val="single" w:sz="4" w:space="0" w:color="auto"/>
              <w:right w:val="single" w:sz="4" w:space="0" w:color="auto"/>
            </w:tcBorders>
            <w:hideMark/>
          </w:tcPr>
          <w:p w14:paraId="10A584B2" w14:textId="77777777" w:rsidR="002E12EE" w:rsidRPr="00A13962" w:rsidRDefault="002E12EE" w:rsidP="00E158B6">
            <w:pPr>
              <w:rPr>
                <w:lang w:val="en-GB"/>
              </w:rPr>
            </w:pPr>
            <w:r>
              <w:rPr>
                <w:lang w:val="en-GB"/>
              </w:rPr>
              <w:t>Not NULL_PTR</w:t>
            </w:r>
          </w:p>
        </w:tc>
      </w:tr>
      <w:tr w:rsidR="002E12EE" w:rsidRPr="00A13962" w14:paraId="612A5269" w14:textId="77777777" w:rsidTr="00694EC3">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13C8FB11"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2011" w:type="pct"/>
            <w:gridSpan w:val="2"/>
            <w:tcBorders>
              <w:top w:val="single" w:sz="4" w:space="0" w:color="auto"/>
              <w:left w:val="single" w:sz="4" w:space="0" w:color="auto"/>
              <w:bottom w:val="single" w:sz="4" w:space="0" w:color="auto"/>
              <w:right w:val="single" w:sz="4" w:space="0" w:color="auto"/>
            </w:tcBorders>
            <w:hideMark/>
          </w:tcPr>
          <w:p w14:paraId="2054885B" w14:textId="77777777" w:rsidR="002E12EE" w:rsidRPr="00A13962" w:rsidRDefault="002E12EE" w:rsidP="00E158B6">
            <w:pPr>
              <w:rPr>
                <w:rFonts w:eastAsia="Meiryo UI"/>
                <w:szCs w:val="20"/>
                <w:lang w:val="en-GB"/>
              </w:rPr>
            </w:pPr>
            <w:r w:rsidRPr="00A13962">
              <w:rPr>
                <w:kern w:val="0"/>
              </w:rPr>
              <w:t>Std_ReturnType</w:t>
            </w:r>
          </w:p>
        </w:tc>
        <w:tc>
          <w:tcPr>
            <w:tcW w:w="2165" w:type="pct"/>
            <w:gridSpan w:val="3"/>
            <w:tcBorders>
              <w:top w:val="single" w:sz="4" w:space="0" w:color="auto"/>
              <w:left w:val="single" w:sz="4" w:space="0" w:color="auto"/>
              <w:bottom w:val="single" w:sz="4" w:space="0" w:color="auto"/>
              <w:right w:val="single" w:sz="4" w:space="0" w:color="auto"/>
            </w:tcBorders>
            <w:hideMark/>
          </w:tcPr>
          <w:p w14:paraId="65FFC1FB" w14:textId="77777777" w:rsidR="002E12EE" w:rsidRPr="00A13962" w:rsidRDefault="002E12EE" w:rsidP="00E158B6">
            <w:pPr>
              <w:jc w:val="left"/>
              <w:textAlignment w:val="baseline"/>
              <w:rPr>
                <w:kern w:val="0"/>
                <w:lang w:val="fr-FR"/>
              </w:rPr>
            </w:pPr>
            <w:r w:rsidRPr="00A13962">
              <w:rPr>
                <w:kern w:val="0"/>
                <w:lang w:val="fr-FR"/>
              </w:rPr>
              <w:t>E_OK</w:t>
            </w:r>
          </w:p>
          <w:p w14:paraId="1FC1997F" w14:textId="77777777" w:rsidR="002E12EE" w:rsidRPr="00A13962" w:rsidRDefault="002E12EE" w:rsidP="00E158B6">
            <w:r w:rsidRPr="00A13962">
              <w:rPr>
                <w:kern w:val="0"/>
              </w:rPr>
              <w:t>E_NOT_OK</w:t>
            </w:r>
          </w:p>
        </w:tc>
      </w:tr>
      <w:tr w:rsidR="002E12EE" w:rsidRPr="00A13962" w14:paraId="34214FDB" w14:textId="77777777" w:rsidTr="00694EC3">
        <w:trPr>
          <w:cantSplit/>
        </w:trPr>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2FA8659B" w14:textId="77777777" w:rsidR="002E12EE" w:rsidRPr="00A13962" w:rsidRDefault="002E12EE" w:rsidP="00E158B6">
            <w:pPr>
              <w:jc w:val="left"/>
              <w:rPr>
                <w:b/>
                <w:bCs/>
                <w:szCs w:val="20"/>
              </w:rPr>
            </w:pPr>
            <w:r w:rsidRPr="00A13962">
              <w:rPr>
                <w:b/>
                <w:bCs/>
                <w:szCs w:val="20"/>
              </w:rPr>
              <w:t>Description</w:t>
            </w:r>
          </w:p>
        </w:tc>
        <w:tc>
          <w:tcPr>
            <w:tcW w:w="4176" w:type="pct"/>
            <w:gridSpan w:val="5"/>
            <w:tcBorders>
              <w:top w:val="single" w:sz="4" w:space="0" w:color="auto"/>
              <w:left w:val="single" w:sz="4" w:space="0" w:color="auto"/>
              <w:bottom w:val="single" w:sz="4" w:space="0" w:color="auto"/>
              <w:right w:val="single" w:sz="4" w:space="0" w:color="auto"/>
            </w:tcBorders>
          </w:tcPr>
          <w:p w14:paraId="6A4EAE84" w14:textId="77777777" w:rsidR="002E12EE" w:rsidRPr="00A13962" w:rsidRDefault="002E12EE" w:rsidP="00E158B6">
            <w:pPr>
              <w:pStyle w:val="ReqText0"/>
            </w:pPr>
            <w:r w:rsidRPr="00A13962">
              <w:t xml:space="preserve">Extract </w:t>
            </w:r>
            <w:r>
              <w:t>data length and Port data</w:t>
            </w:r>
            <w:r w:rsidRPr="00A13962">
              <w:t xml:space="preserve"> </w:t>
            </w:r>
            <w:r>
              <w:t>from a ACF Parallel Port message in</w:t>
            </w:r>
            <w:r w:rsidRPr="00A13962">
              <w:t xml:space="preserve"> the payload.</w:t>
            </w:r>
          </w:p>
          <w:p w14:paraId="6789FB88" w14:textId="77777777" w:rsidR="002E12EE" w:rsidRDefault="002E12EE" w:rsidP="00E158B6">
            <w:pPr>
              <w:pStyle w:val="ReqText0"/>
            </w:pPr>
          </w:p>
          <w:p w14:paraId="33837ABB" w14:textId="77777777" w:rsidR="002E12EE" w:rsidRPr="00D83FF5" w:rsidRDefault="002E12EE" w:rsidP="00E158B6">
            <w:pPr>
              <w:pStyle w:val="ReqText0"/>
              <w:rPr>
                <w:lang w:val="en-US"/>
              </w:rPr>
            </w:pPr>
            <w:r>
              <w:rPr>
                <w:lang w:val="en-US"/>
              </w:rPr>
              <w:t xml:space="preserve">Copy value of Total Port data length argument </w:t>
            </w:r>
            <w:r w:rsidRPr="00D83FF5">
              <w:t>*pLength</w:t>
            </w:r>
            <w:r>
              <w:t xml:space="preserve"> to</w:t>
            </w:r>
            <w:r>
              <w:rPr>
                <w:lang w:val="en-US"/>
              </w:rPr>
              <w:t xml:space="preserve"> the local variable </w:t>
            </w:r>
            <w:r w:rsidRPr="00D83FF5">
              <w:t>LusLength</w:t>
            </w:r>
            <w:r>
              <w:t>.</w:t>
            </w:r>
          </w:p>
          <w:p w14:paraId="5608281B" w14:textId="77777777" w:rsidR="002E12EE" w:rsidRPr="00A13962" w:rsidRDefault="002E12EE" w:rsidP="00E158B6">
            <w:pPr>
              <w:pStyle w:val="ReqText0"/>
            </w:pPr>
            <w:r w:rsidRPr="00A13962">
              <w:t>The value of pDataPosition shall be the frame extraction position.</w:t>
            </w:r>
          </w:p>
          <w:p w14:paraId="11F77B4A" w14:textId="77777777" w:rsidR="002E12EE" w:rsidRDefault="002E12EE" w:rsidP="00E158B6">
            <w:pPr>
              <w:pStyle w:val="ReqText0"/>
            </w:pPr>
          </w:p>
          <w:p w14:paraId="0FF67A50" w14:textId="31AE6A91" w:rsidR="002E12EE" w:rsidRPr="00A13962" w:rsidRDefault="002E12EE" w:rsidP="00E158B6">
            <w:pPr>
              <w:pStyle w:val="ReqText0"/>
            </w:pPr>
            <w:r w:rsidRPr="00A13962">
              <w:t xml:space="preserve">If </w:t>
            </w:r>
            <w:r>
              <w:t xml:space="preserve">adding </w:t>
            </w:r>
            <w:r w:rsidRPr="00A13962">
              <w:t xml:space="preserve">the </w:t>
            </w:r>
            <w:r>
              <w:t xml:space="preserve">total </w:t>
            </w:r>
            <w:r w:rsidRPr="00A13962">
              <w:t xml:space="preserve">value of </w:t>
            </w:r>
            <w:r w:rsidRPr="0010339F">
              <w:rPr>
                <w:lang w:val="en-US"/>
              </w:rPr>
              <w:t>ACF_PORT_MSG_INFO_LEN</w:t>
            </w:r>
            <w:r>
              <w:rPr>
                <w:lang w:val="en-US"/>
              </w:rPr>
              <w:t xml:space="preserve"> </w:t>
            </w:r>
            <w:r w:rsidRPr="00A13962">
              <w:t>to the frame extraction position value</w:t>
            </w:r>
            <w:r>
              <w:t xml:space="preserve"> make</w:t>
            </w:r>
            <w:r w:rsidR="00EB3031">
              <w:t>s</w:t>
            </w:r>
            <w:r w:rsidRPr="00A13962">
              <w:t xml:space="preserve"> the data length exceeded</w:t>
            </w:r>
            <w:r w:rsidR="00EB3031">
              <w:t>,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7DBF14BE" w14:textId="77777777" w:rsidR="002E12EE" w:rsidRDefault="002E12EE" w:rsidP="00E158B6">
            <w:pPr>
              <w:pStyle w:val="ReqText0"/>
            </w:pPr>
          </w:p>
          <w:p w14:paraId="03AB5FF3" w14:textId="7C71A069" w:rsidR="002E12EE" w:rsidRDefault="00EB3031" w:rsidP="00EB3031">
            <w:pPr>
              <w:pStyle w:val="ReqText0"/>
            </w:pPr>
            <w:r>
              <w:t>R</w:t>
            </w:r>
            <w:r w:rsidR="002E12EE" w:rsidRPr="00A13962">
              <w:t xml:space="preserve">etrieve the </w:t>
            </w:r>
            <w:r w:rsidR="002E12EE">
              <w:t>Port</w:t>
            </w:r>
            <w:r w:rsidR="002E12EE" w:rsidRPr="00A13962">
              <w:t xml:space="preserve"> </w:t>
            </w:r>
            <w:r w:rsidR="002E12EE">
              <w:t>message information</w:t>
            </w:r>
            <w:r w:rsidR="002E12EE" w:rsidRPr="00A13962">
              <w:t xml:space="preserve"> from the frame retrieval position.</w:t>
            </w:r>
          </w:p>
          <w:p w14:paraId="4188A1AF" w14:textId="77777777" w:rsidR="002E12EE" w:rsidRPr="00A13962" w:rsidRDefault="002E12EE" w:rsidP="00E158B6">
            <w:pPr>
              <w:pStyle w:val="ReqText0"/>
            </w:pPr>
          </w:p>
          <w:p w14:paraId="31AF8EEA" w14:textId="427C64C1" w:rsidR="002E12EE" w:rsidRPr="00C63ED0" w:rsidRDefault="002E12EE" w:rsidP="00E158B6">
            <w:pPr>
              <w:pStyle w:val="ReqText0"/>
              <w:rPr>
                <w:lang w:val="en-US"/>
              </w:rPr>
            </w:pPr>
            <w:r>
              <w:lastRenderedPageBreak/>
              <w:t>Extract the ACF fields from Port</w:t>
            </w:r>
            <w:r w:rsidRPr="00A13962">
              <w:t xml:space="preserve"> </w:t>
            </w:r>
            <w:r>
              <w:t>message information</w:t>
            </w:r>
            <w:r w:rsidR="00EB3031">
              <w:t>.</w:t>
            </w:r>
          </w:p>
          <w:p w14:paraId="34D5999E" w14:textId="77777777" w:rsidR="002E12EE" w:rsidRDefault="002E12EE" w:rsidP="00E158B6">
            <w:pPr>
              <w:pStyle w:val="ReqText0"/>
            </w:pPr>
          </w:p>
          <w:p w14:paraId="017307DC" w14:textId="0E11AFE5" w:rsidR="002E12EE" w:rsidRPr="00D83FF5" w:rsidRDefault="002E12EE" w:rsidP="00E158B6">
            <w:pPr>
              <w:pStyle w:val="ReqText0"/>
            </w:pPr>
            <w:r>
              <w:t xml:space="preserve">If the </w:t>
            </w:r>
            <w:r w:rsidR="00EB3031">
              <w:t xml:space="preserve">extracted </w:t>
            </w:r>
            <w:r>
              <w:t>value of</w:t>
            </w:r>
            <w:r w:rsidRPr="00D83FF5">
              <w:t xml:space="preserve"> </w:t>
            </w:r>
            <w:r w:rsidR="00EB3031">
              <w:t>bit_width field</w:t>
            </w:r>
            <w:r>
              <w:t xml:space="preserve"> is </w:t>
            </w:r>
            <w:r w:rsidRPr="00D83FF5">
              <w:rPr>
                <w:lang w:val="en-US"/>
              </w:rPr>
              <w:t>PORT_BIT_WIDTH_MIN</w:t>
            </w:r>
            <w:r>
              <w:rPr>
                <w:lang w:val="en-US"/>
              </w:rPr>
              <w:t xml:space="preserve"> (0U), set the local variable storing the Data length of the current extracting frame </w:t>
            </w:r>
            <w:r w:rsidRPr="001D7CD8">
              <w:t>LusPortDataLen</w:t>
            </w:r>
            <w:r>
              <w:rPr>
                <w:lang w:val="en-US"/>
              </w:rPr>
              <w:t xml:space="preserve"> </w:t>
            </w:r>
            <w:r w:rsidR="003C7B4F">
              <w:rPr>
                <w:lang w:val="en-US"/>
              </w:rPr>
              <w:t xml:space="preserve">and the local variable storing the total payload length of ACF Parallel message </w:t>
            </w:r>
            <w:r>
              <w:rPr>
                <w:lang w:val="en-US"/>
              </w:rPr>
              <w:t xml:space="preserve">to </w:t>
            </w:r>
            <w:r w:rsidRPr="00D83FF5">
              <w:t>MAX_PORT_UNIT_LEN</w:t>
            </w:r>
            <w:r>
              <w:t xml:space="preserve"> (32U).</w:t>
            </w:r>
          </w:p>
          <w:p w14:paraId="35014502" w14:textId="4FF12136" w:rsidR="002E12EE" w:rsidRDefault="002E12EE" w:rsidP="00E158B6">
            <w:pPr>
              <w:pStyle w:val="ReqText0"/>
              <w:rPr>
                <w:lang w:val="en-US"/>
              </w:rPr>
            </w:pPr>
            <w:r>
              <w:t>If</w:t>
            </w:r>
            <w:r w:rsidR="0021634B">
              <w:t xml:space="preserve"> the extracted value of</w:t>
            </w:r>
            <w:r w:rsidR="0021634B" w:rsidRPr="00D83FF5">
              <w:t xml:space="preserve"> </w:t>
            </w:r>
            <w:r w:rsidR="0021634B">
              <w:t xml:space="preserve">bit_width field </w:t>
            </w:r>
            <w:r>
              <w:t xml:space="preserve">is not </w:t>
            </w:r>
            <w:r w:rsidRPr="00D83FF5">
              <w:rPr>
                <w:lang w:val="en-US"/>
              </w:rPr>
              <w:t>PORT_BIT_WIDTH_MIN</w:t>
            </w:r>
            <w:r>
              <w:rPr>
                <w:lang w:val="en-US"/>
              </w:rPr>
              <w:t xml:space="preserve"> (0U), calculate the data length of the current extracting frame and </w:t>
            </w:r>
            <w:r w:rsidR="003C7B4F">
              <w:rPr>
                <w:lang w:val="en-US"/>
              </w:rPr>
              <w:t xml:space="preserve">the total payload length corresponding with the bit_width value, then </w:t>
            </w:r>
            <w:r>
              <w:rPr>
                <w:lang w:val="en-US"/>
              </w:rPr>
              <w:t xml:space="preserve">store </w:t>
            </w:r>
            <w:r w:rsidR="003C7B4F">
              <w:rPr>
                <w:lang w:val="en-US"/>
              </w:rPr>
              <w:t>them</w:t>
            </w:r>
            <w:r>
              <w:rPr>
                <w:lang w:val="en-US"/>
              </w:rPr>
              <w:t xml:space="preserve"> to the local variable</w:t>
            </w:r>
            <w:r w:rsidR="003C7B4F">
              <w:rPr>
                <w:lang w:val="en-US"/>
              </w:rPr>
              <w:t>s</w:t>
            </w:r>
            <w:r>
              <w:rPr>
                <w:lang w:val="en-US"/>
              </w:rPr>
              <w:t>.</w:t>
            </w:r>
          </w:p>
          <w:p w14:paraId="6CAE4523" w14:textId="77777777" w:rsidR="002E12EE" w:rsidRPr="00D83FF5" w:rsidRDefault="002E12EE" w:rsidP="00E158B6">
            <w:pPr>
              <w:pStyle w:val="ReqText0"/>
            </w:pPr>
          </w:p>
          <w:p w14:paraId="749F4F47" w14:textId="5304CBD7" w:rsidR="002E12EE" w:rsidRPr="00D83FF5" w:rsidRDefault="002E12EE" w:rsidP="00E158B6">
            <w:pPr>
              <w:pStyle w:val="ReqText0"/>
              <w:rPr>
                <w:lang w:val="en-US"/>
              </w:rPr>
            </w:pPr>
            <w:r>
              <w:rPr>
                <w:lang w:val="en-US"/>
              </w:rPr>
              <w:t>Check if the ACF length does not match with the bit_width value</w:t>
            </w:r>
            <w:r w:rsidR="00A54769">
              <w:rPr>
                <w:lang w:val="en-US"/>
              </w:rPr>
              <w:t xml:space="preserve"> or the bit_width value is out of range</w:t>
            </w:r>
            <w:r>
              <w:rPr>
                <w:lang w:val="en-US"/>
              </w:rPr>
              <w:t xml:space="preserve">, the function returns E_NOT_OK, </w:t>
            </w:r>
            <w:r w:rsidRPr="00A13962">
              <w:t>report</w:t>
            </w:r>
            <w:r>
              <w:t>s</w:t>
            </w:r>
            <w:r w:rsidRPr="00A13962">
              <w:t xml:space="preserve"> DET error PROTOCONV_E_PACKED</w:t>
            </w:r>
            <w:r>
              <w:t>PORT</w:t>
            </w:r>
            <w:r w:rsidRPr="00A13962">
              <w:t xml:space="preserve"> (if DET is enabled), set</w:t>
            </w:r>
            <w:r w:rsidR="0021634B">
              <w:t>s</w:t>
            </w:r>
            <w:r w:rsidRPr="00A13962">
              <w:t xml:space="preserve"> </w:t>
            </w:r>
            <w:r w:rsidRPr="00C52CEE">
              <w:rPr>
                <w:lang w:val="en-US"/>
              </w:rPr>
              <w:t>*pErrorStatus</w:t>
            </w:r>
            <w:r w:rsidRPr="00A13962">
              <w:t>= PROTOCONV_E_PACKED</w:t>
            </w:r>
            <w:r>
              <w:t>PORT</w:t>
            </w:r>
            <w:r w:rsidRPr="00A13962">
              <w:t xml:space="preserve"> and terminate</w:t>
            </w:r>
            <w:r>
              <w:t>s</w:t>
            </w:r>
            <w:r w:rsidRPr="00A13962">
              <w:t xml:space="preserve"> the process.</w:t>
            </w:r>
          </w:p>
          <w:p w14:paraId="1EB14D42" w14:textId="77777777" w:rsidR="002E12EE" w:rsidRDefault="002E12EE" w:rsidP="00E158B6">
            <w:pPr>
              <w:pStyle w:val="ReqText0"/>
            </w:pPr>
          </w:p>
          <w:p w14:paraId="2671A09D" w14:textId="103FB448" w:rsidR="002E12EE" w:rsidRPr="00C11115" w:rsidRDefault="0021634B" w:rsidP="0021634B">
            <w:pPr>
              <w:pStyle w:val="ReqText0"/>
            </w:pPr>
            <w:r>
              <w:t>C</w:t>
            </w:r>
            <w:r w:rsidR="002E12EE" w:rsidRPr="00A13962">
              <w:t xml:space="preserve">opy the </w:t>
            </w:r>
            <w:r w:rsidR="002E12EE">
              <w:t>Port Data</w:t>
            </w:r>
            <w:r w:rsidR="002E12EE" w:rsidRPr="00A13962">
              <w:t xml:space="preserve"> to the buffer.</w:t>
            </w:r>
          </w:p>
          <w:p w14:paraId="702B660C" w14:textId="77777777" w:rsidR="002E12EE" w:rsidRDefault="002E12EE" w:rsidP="00E158B6">
            <w:pPr>
              <w:pStyle w:val="ReqText0"/>
              <w:rPr>
                <w:lang w:val="en-US"/>
              </w:rPr>
            </w:pPr>
          </w:p>
          <w:p w14:paraId="4BF6D158" w14:textId="77777777" w:rsidR="002E12EE" w:rsidRDefault="002E12EE" w:rsidP="00E158B6">
            <w:pPr>
              <w:pStyle w:val="ReqText0"/>
            </w:pPr>
            <w:r>
              <w:t>Add the current extracted data length to the the total value of retrieved Port data length</w:t>
            </w:r>
          </w:p>
          <w:p w14:paraId="56CA07E4" w14:textId="77777777" w:rsidR="002E12EE" w:rsidRDefault="002E12EE" w:rsidP="00E158B6">
            <w:pPr>
              <w:pStyle w:val="ReqText0"/>
            </w:pPr>
            <w:r>
              <w:t>(</w:t>
            </w:r>
            <w:r w:rsidRPr="00C11115">
              <w:rPr>
                <w:lang w:val="en-US"/>
              </w:rPr>
              <w:t>LusLength = LusLength + LusPortDataLen</w:t>
            </w:r>
            <w:r>
              <w:rPr>
                <w:lang w:val="en-US"/>
              </w:rPr>
              <w:t>)</w:t>
            </w:r>
          </w:p>
          <w:p w14:paraId="1F9D9763" w14:textId="77777777" w:rsidR="002E12EE" w:rsidRDefault="002E12EE" w:rsidP="00E158B6">
            <w:pPr>
              <w:pStyle w:val="ReqText0"/>
            </w:pPr>
            <w:r>
              <w:t>Update the frame retrieval position after extracting LIN data</w:t>
            </w:r>
          </w:p>
          <w:p w14:paraId="7BC57778" w14:textId="4615F926" w:rsidR="002E12EE" w:rsidRDefault="002E12EE" w:rsidP="00E158B6">
            <w:pPr>
              <w:pStyle w:val="ReqText0"/>
            </w:pPr>
            <w:r>
              <w:rPr>
                <w:lang w:val="en-US"/>
              </w:rPr>
              <w:t>(</w:t>
            </w:r>
            <w:r w:rsidRPr="00C11115">
              <w:rPr>
                <w:lang w:val="en-US"/>
              </w:rPr>
              <w:t>*pDataPosition = LulFramePos + (uint32)</w:t>
            </w:r>
            <w:r w:rsidR="003C7B4F" w:rsidRPr="003C7B4F">
              <w:rPr>
                <w:rFonts w:ascii="Consolas" w:eastAsia="Times New Roman" w:hAnsi="Consolas"/>
                <w:color w:val="CCCCCC"/>
                <w:sz w:val="21"/>
                <w:szCs w:val="21"/>
                <w:lang w:eastAsia="en-US"/>
              </w:rPr>
              <w:t xml:space="preserve"> </w:t>
            </w:r>
            <w:r w:rsidR="003C7B4F" w:rsidRPr="003C7B4F">
              <w:t>LusRequiredLen</w:t>
            </w:r>
            <w:r>
              <w:t>)</w:t>
            </w:r>
          </w:p>
          <w:p w14:paraId="618533DF" w14:textId="77777777" w:rsidR="002E12EE" w:rsidRDefault="002E12EE" w:rsidP="00E158B6">
            <w:pPr>
              <w:pStyle w:val="ReqText0"/>
              <w:rPr>
                <w:lang w:val="en-US"/>
              </w:rPr>
            </w:pPr>
            <w:r>
              <w:rPr>
                <w:lang w:val="en-US"/>
              </w:rPr>
              <w:t>Update the total value of Port data length after extracting Port data</w:t>
            </w:r>
          </w:p>
          <w:p w14:paraId="4E23E6D3" w14:textId="77777777" w:rsidR="002E12EE" w:rsidRPr="00C11115" w:rsidRDefault="002E12EE" w:rsidP="00E158B6">
            <w:pPr>
              <w:pStyle w:val="ReqText0"/>
            </w:pPr>
            <w:r>
              <w:rPr>
                <w:lang w:val="en-US"/>
              </w:rPr>
              <w:t>(</w:t>
            </w:r>
            <w:r w:rsidRPr="00C11115">
              <w:t>*pLength = LusLength</w:t>
            </w:r>
            <w:r>
              <w:t>)</w:t>
            </w:r>
          </w:p>
          <w:p w14:paraId="525B0D4F" w14:textId="77777777" w:rsidR="002E12EE" w:rsidRPr="001570F8" w:rsidRDefault="002E12EE" w:rsidP="00E158B6">
            <w:pPr>
              <w:pStyle w:val="ReqText0"/>
              <w:rPr>
                <w:lang w:val="en-US"/>
              </w:rPr>
            </w:pPr>
          </w:p>
          <w:p w14:paraId="0A1A75AE" w14:textId="77777777" w:rsidR="002E12EE" w:rsidRPr="00A13962" w:rsidRDefault="002E12EE" w:rsidP="00E158B6">
            <w:pPr>
              <w:pStyle w:val="ReqText0"/>
              <w:rPr>
                <w:kern w:val="2"/>
                <w:szCs w:val="20"/>
                <w:lang w:val="en-US" w:eastAsia="ja-JP"/>
              </w:rPr>
            </w:pPr>
            <w:r w:rsidRPr="00A13962">
              <w:t>If the process ends normally, E_OK is returned.</w:t>
            </w:r>
          </w:p>
        </w:tc>
      </w:tr>
      <w:tr w:rsidR="002E12EE" w:rsidRPr="00A13962" w14:paraId="1863484B" w14:textId="77777777" w:rsidTr="00694EC3">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7D014E82" w14:textId="77777777" w:rsidR="002E12EE" w:rsidRPr="00A13962" w:rsidRDefault="002E12EE" w:rsidP="00E158B6">
            <w:pPr>
              <w:jc w:val="left"/>
              <w:rPr>
                <w:b/>
                <w:bCs/>
                <w:szCs w:val="20"/>
              </w:rPr>
            </w:pPr>
            <w:r w:rsidRPr="00A13962">
              <w:rPr>
                <w:b/>
                <w:bCs/>
                <w:szCs w:val="20"/>
              </w:rPr>
              <w:t>Preconditions</w:t>
            </w:r>
          </w:p>
        </w:tc>
        <w:tc>
          <w:tcPr>
            <w:tcW w:w="4176" w:type="pct"/>
            <w:gridSpan w:val="5"/>
            <w:tcBorders>
              <w:top w:val="single" w:sz="4" w:space="0" w:color="auto"/>
              <w:left w:val="single" w:sz="4" w:space="0" w:color="auto"/>
              <w:bottom w:val="single" w:sz="4" w:space="0" w:color="auto"/>
              <w:right w:val="single" w:sz="4" w:space="0" w:color="auto"/>
            </w:tcBorders>
            <w:hideMark/>
          </w:tcPr>
          <w:p w14:paraId="362DDC25" w14:textId="77777777" w:rsidR="002E12EE" w:rsidRPr="00A13962" w:rsidRDefault="002E12EE" w:rsidP="00E158B6">
            <w:pPr>
              <w:jc w:val="left"/>
              <w:rPr>
                <w:szCs w:val="20"/>
              </w:rPr>
            </w:pPr>
            <w:r w:rsidRPr="00A13962">
              <w:rPr>
                <w:szCs w:val="20"/>
              </w:rPr>
              <w:t>N/A</w:t>
            </w:r>
          </w:p>
        </w:tc>
      </w:tr>
      <w:tr w:rsidR="002E12EE" w:rsidRPr="00A13962" w14:paraId="3A3079AD" w14:textId="77777777" w:rsidTr="00694EC3">
        <w:tc>
          <w:tcPr>
            <w:tcW w:w="824" w:type="pct"/>
            <w:tcBorders>
              <w:top w:val="single" w:sz="4" w:space="0" w:color="auto"/>
              <w:left w:val="single" w:sz="4" w:space="0" w:color="auto"/>
              <w:bottom w:val="single" w:sz="4" w:space="0" w:color="auto"/>
              <w:right w:val="single" w:sz="4" w:space="0" w:color="auto"/>
            </w:tcBorders>
            <w:shd w:val="clear" w:color="auto" w:fill="D9D9D9"/>
            <w:hideMark/>
          </w:tcPr>
          <w:p w14:paraId="33D91859" w14:textId="77777777" w:rsidR="002E12EE" w:rsidRPr="00A13962" w:rsidRDefault="002E12EE" w:rsidP="00E158B6">
            <w:pPr>
              <w:jc w:val="left"/>
              <w:rPr>
                <w:b/>
                <w:bCs/>
                <w:szCs w:val="20"/>
              </w:rPr>
            </w:pPr>
            <w:r w:rsidRPr="00A13962">
              <w:rPr>
                <w:b/>
                <w:bCs/>
                <w:szCs w:val="20"/>
              </w:rPr>
              <w:t>Remarks</w:t>
            </w:r>
          </w:p>
        </w:tc>
        <w:tc>
          <w:tcPr>
            <w:tcW w:w="4176" w:type="pct"/>
            <w:gridSpan w:val="5"/>
            <w:tcBorders>
              <w:top w:val="single" w:sz="4" w:space="0" w:color="auto"/>
              <w:left w:val="single" w:sz="4" w:space="0" w:color="auto"/>
              <w:bottom w:val="single" w:sz="4" w:space="0" w:color="auto"/>
              <w:right w:val="single" w:sz="4" w:space="0" w:color="auto"/>
            </w:tcBorders>
            <w:hideMark/>
          </w:tcPr>
          <w:p w14:paraId="2A87E387"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7CD7C15A" w14:textId="77777777" w:rsidTr="00694EC3">
        <w:trPr>
          <w:trHeight w:val="126"/>
        </w:trPr>
        <w:tc>
          <w:tcPr>
            <w:tcW w:w="824" w:type="pct"/>
            <w:vMerge w:val="restart"/>
            <w:tcBorders>
              <w:top w:val="single" w:sz="4" w:space="0" w:color="auto"/>
              <w:left w:val="single" w:sz="4" w:space="0" w:color="auto"/>
              <w:right w:val="single" w:sz="4" w:space="0" w:color="auto"/>
            </w:tcBorders>
            <w:shd w:val="clear" w:color="auto" w:fill="D9D9D9"/>
          </w:tcPr>
          <w:p w14:paraId="70B8AE32" w14:textId="77777777" w:rsidR="002E12EE" w:rsidRPr="00A13962" w:rsidRDefault="002E12EE" w:rsidP="00E158B6">
            <w:pPr>
              <w:jc w:val="left"/>
              <w:rPr>
                <w:b/>
                <w:bCs/>
                <w:szCs w:val="20"/>
              </w:rPr>
            </w:pPr>
            <w:r w:rsidRPr="00A13962">
              <w:rPr>
                <w:b/>
                <w:bCs/>
                <w:kern w:val="0"/>
                <w:szCs w:val="20"/>
              </w:rPr>
              <w:t>DET/DEM Errors Handled</w:t>
            </w:r>
          </w:p>
        </w:tc>
        <w:tc>
          <w:tcPr>
            <w:tcW w:w="2373" w:type="pct"/>
            <w:gridSpan w:val="3"/>
            <w:tcBorders>
              <w:top w:val="single" w:sz="4" w:space="0" w:color="auto"/>
              <w:left w:val="single" w:sz="4" w:space="0" w:color="auto"/>
              <w:bottom w:val="single" w:sz="4" w:space="0" w:color="auto"/>
              <w:right w:val="single" w:sz="4" w:space="0" w:color="auto"/>
            </w:tcBorders>
          </w:tcPr>
          <w:p w14:paraId="77FFB7E3" w14:textId="77777777" w:rsidR="002E12EE" w:rsidRPr="00A13962" w:rsidRDefault="002E12EE" w:rsidP="00E158B6">
            <w:pPr>
              <w:jc w:val="left"/>
              <w:rPr>
                <w:szCs w:val="20"/>
              </w:rPr>
            </w:pPr>
            <w:r w:rsidRPr="00A13962">
              <w:rPr>
                <w:color w:val="000000"/>
                <w:szCs w:val="20"/>
              </w:rPr>
              <w:t>PROTOCONV_E_NOTFRAME</w:t>
            </w:r>
          </w:p>
        </w:tc>
        <w:tc>
          <w:tcPr>
            <w:tcW w:w="1803" w:type="pct"/>
            <w:gridSpan w:val="2"/>
            <w:tcBorders>
              <w:top w:val="single" w:sz="4" w:space="0" w:color="auto"/>
              <w:left w:val="single" w:sz="4" w:space="0" w:color="auto"/>
              <w:bottom w:val="single" w:sz="4" w:space="0" w:color="auto"/>
              <w:right w:val="single" w:sz="4" w:space="0" w:color="auto"/>
            </w:tcBorders>
          </w:tcPr>
          <w:p w14:paraId="283E65E5" w14:textId="77777777" w:rsidR="002E12EE" w:rsidRPr="00A13962" w:rsidRDefault="002E12EE" w:rsidP="00E158B6">
            <w:pPr>
              <w:jc w:val="left"/>
              <w:rPr>
                <w:szCs w:val="20"/>
              </w:rPr>
            </w:pPr>
            <w:r w:rsidRPr="00A13962">
              <w:rPr>
                <w:color w:val="000000"/>
                <w:szCs w:val="20"/>
              </w:rPr>
              <w:t xml:space="preserve">No </w:t>
            </w:r>
            <w:r>
              <w:rPr>
                <w:color w:val="000000"/>
                <w:szCs w:val="20"/>
              </w:rPr>
              <w:t>Port</w:t>
            </w:r>
            <w:r w:rsidRPr="00A13962">
              <w:rPr>
                <w:color w:val="000000"/>
                <w:szCs w:val="20"/>
              </w:rPr>
              <w:t xml:space="preserve"> frame</w:t>
            </w:r>
          </w:p>
        </w:tc>
      </w:tr>
      <w:tr w:rsidR="002E12EE" w:rsidRPr="00A13962" w14:paraId="4FFA5D85" w14:textId="77777777" w:rsidTr="00694EC3">
        <w:trPr>
          <w:trHeight w:val="125"/>
        </w:trPr>
        <w:tc>
          <w:tcPr>
            <w:tcW w:w="824" w:type="pct"/>
            <w:vMerge/>
            <w:tcBorders>
              <w:left w:val="single" w:sz="4" w:space="0" w:color="auto"/>
              <w:bottom w:val="single" w:sz="4" w:space="0" w:color="auto"/>
              <w:right w:val="single" w:sz="4" w:space="0" w:color="auto"/>
            </w:tcBorders>
            <w:shd w:val="clear" w:color="auto" w:fill="D9D9D9"/>
          </w:tcPr>
          <w:p w14:paraId="7C219E9D" w14:textId="77777777" w:rsidR="002E12EE" w:rsidRPr="00A13962" w:rsidRDefault="002E12EE" w:rsidP="00E158B6">
            <w:pPr>
              <w:jc w:val="left"/>
              <w:rPr>
                <w:b/>
                <w:bCs/>
                <w:szCs w:val="20"/>
              </w:rPr>
            </w:pPr>
          </w:p>
        </w:tc>
        <w:tc>
          <w:tcPr>
            <w:tcW w:w="2373" w:type="pct"/>
            <w:gridSpan w:val="3"/>
            <w:tcBorders>
              <w:top w:val="single" w:sz="4" w:space="0" w:color="auto"/>
              <w:left w:val="single" w:sz="4" w:space="0" w:color="auto"/>
              <w:bottom w:val="single" w:sz="4" w:space="0" w:color="auto"/>
              <w:right w:val="single" w:sz="4" w:space="0" w:color="auto"/>
            </w:tcBorders>
          </w:tcPr>
          <w:p w14:paraId="30CEF63B" w14:textId="77777777" w:rsidR="002E12EE" w:rsidRPr="00A13962" w:rsidRDefault="002E12EE" w:rsidP="00E158B6">
            <w:pPr>
              <w:jc w:val="left"/>
              <w:rPr>
                <w:szCs w:val="20"/>
              </w:rPr>
            </w:pPr>
            <w:r w:rsidRPr="00A13962">
              <w:rPr>
                <w:color w:val="000000"/>
                <w:szCs w:val="20"/>
              </w:rPr>
              <w:t>PROTOCONV_E_PACKED</w:t>
            </w:r>
            <w:r>
              <w:rPr>
                <w:color w:val="000000"/>
                <w:szCs w:val="20"/>
              </w:rPr>
              <w:t>PORT</w:t>
            </w:r>
          </w:p>
        </w:tc>
        <w:tc>
          <w:tcPr>
            <w:tcW w:w="1803" w:type="pct"/>
            <w:gridSpan w:val="2"/>
            <w:tcBorders>
              <w:top w:val="single" w:sz="4" w:space="0" w:color="auto"/>
              <w:left w:val="single" w:sz="4" w:space="0" w:color="auto"/>
              <w:bottom w:val="single" w:sz="4" w:space="0" w:color="auto"/>
              <w:right w:val="single" w:sz="4" w:space="0" w:color="auto"/>
            </w:tcBorders>
          </w:tcPr>
          <w:p w14:paraId="0EC8FF64" w14:textId="77777777" w:rsidR="002E12EE" w:rsidRPr="00A13962" w:rsidRDefault="002E12EE" w:rsidP="00E158B6">
            <w:pPr>
              <w:jc w:val="left"/>
              <w:rPr>
                <w:szCs w:val="20"/>
              </w:rPr>
            </w:pPr>
            <w:r w:rsidRPr="00A13962">
              <w:rPr>
                <w:color w:val="000000"/>
                <w:szCs w:val="20"/>
              </w:rPr>
              <w:t xml:space="preserve">Packed </w:t>
            </w:r>
            <w:r>
              <w:rPr>
                <w:color w:val="000000"/>
                <w:szCs w:val="20"/>
              </w:rPr>
              <w:t>Port</w:t>
            </w:r>
            <w:r w:rsidRPr="00A13962">
              <w:rPr>
                <w:color w:val="000000"/>
                <w:szCs w:val="20"/>
              </w:rPr>
              <w:t xml:space="preserve"> Frame Error</w:t>
            </w:r>
          </w:p>
        </w:tc>
      </w:tr>
    </w:tbl>
    <w:p w14:paraId="746B6D9A" w14:textId="56DAED83" w:rsidR="003D3541" w:rsidRDefault="003D3541" w:rsidP="003D3541">
      <w:pPr>
        <w:pStyle w:val="RefIDs"/>
      </w:pPr>
      <w:r w:rsidRPr="00C20FCB">
        <w:t xml:space="preserve">[Covers: </w:t>
      </w:r>
      <w:r w:rsidRPr="00992417">
        <w:t>req-8552172-009053</w:t>
      </w:r>
      <w:r>
        <w:t>20</w:t>
      </w:r>
      <w:r w:rsidRPr="00C20FCB">
        <w:t>]</w:t>
      </w:r>
    </w:p>
    <w:p w14:paraId="5858B1F1" w14:textId="77777777" w:rsidR="003D3541" w:rsidRDefault="003D3541" w:rsidP="003D3541">
      <w:pPr>
        <w:pStyle w:val="RefIDs"/>
        <w:rPr>
          <w:lang w:eastAsia="en-US"/>
        </w:rPr>
      </w:pPr>
      <w:r w:rsidRPr="00C20FCB">
        <w:t xml:space="preserve">[Covers: </w:t>
      </w:r>
      <w:r w:rsidRPr="00992417">
        <w:t>req-8552172-009053</w:t>
      </w:r>
      <w:r>
        <w:t>21</w:t>
      </w:r>
      <w:r w:rsidRPr="00C20FCB">
        <w:t>]</w:t>
      </w:r>
    </w:p>
    <w:p w14:paraId="2A40E696" w14:textId="15DAFD4D" w:rsidR="003D3541" w:rsidRDefault="003D3541" w:rsidP="003D3541">
      <w:pPr>
        <w:pStyle w:val="RefIDs"/>
        <w:rPr>
          <w:lang w:eastAsia="en-US"/>
        </w:rPr>
      </w:pPr>
      <w:r w:rsidRPr="00696D29">
        <w:rPr>
          <w:lang w:eastAsia="en-US"/>
        </w:rPr>
        <w:t xml:space="preserve">[Covers: </w:t>
      </w:r>
      <w:r>
        <w:rPr>
          <w:lang w:eastAsia="en-US"/>
        </w:rPr>
        <w:t>req-8552172-00903613</w:t>
      </w:r>
      <w:r w:rsidRPr="00696D29">
        <w:rPr>
          <w:lang w:eastAsia="en-US"/>
        </w:rPr>
        <w:t>]</w:t>
      </w:r>
    </w:p>
    <w:p w14:paraId="16DAC436" w14:textId="77777777" w:rsidR="003D3541" w:rsidRDefault="003D3541" w:rsidP="003D3541">
      <w:pPr>
        <w:pStyle w:val="RefIDs"/>
        <w:rPr>
          <w:lang w:eastAsia="en-US"/>
        </w:rPr>
      </w:pPr>
      <w:r w:rsidRPr="00696D29">
        <w:rPr>
          <w:lang w:eastAsia="en-US"/>
        </w:rPr>
        <w:t xml:space="preserve">[Covers: </w:t>
      </w:r>
      <w:r>
        <w:rPr>
          <w:lang w:eastAsia="en-US"/>
        </w:rPr>
        <w:t>req-8552172-00904663</w:t>
      </w:r>
      <w:r w:rsidRPr="00696D29">
        <w:rPr>
          <w:lang w:eastAsia="en-US"/>
        </w:rPr>
        <w:t>]</w:t>
      </w:r>
    </w:p>
    <w:p w14:paraId="61A61C8A" w14:textId="77777777" w:rsidR="003D3541" w:rsidRPr="00C6014F" w:rsidRDefault="003D3541" w:rsidP="003D3541">
      <w:pPr>
        <w:pStyle w:val="RefIDs"/>
        <w:rPr>
          <w:lang w:eastAsia="en-US"/>
        </w:rPr>
      </w:pPr>
      <w:r w:rsidRPr="00696D29">
        <w:rPr>
          <w:lang w:eastAsia="en-US"/>
        </w:rPr>
        <w:t xml:space="preserve">[Covers: </w:t>
      </w:r>
      <w:r>
        <w:rPr>
          <w:lang w:eastAsia="en-US"/>
        </w:rPr>
        <w:t>req-8552172-00904662</w:t>
      </w:r>
      <w:r w:rsidRPr="00696D29">
        <w:rPr>
          <w:lang w:eastAsia="en-US"/>
        </w:rPr>
        <w:t>]</w:t>
      </w:r>
    </w:p>
    <w:p w14:paraId="3CA1BA91" w14:textId="77777777" w:rsidR="003D3541" w:rsidRPr="00C6014F" w:rsidRDefault="003D3541" w:rsidP="003D3541">
      <w:pPr>
        <w:pStyle w:val="RefIDs"/>
        <w:rPr>
          <w:lang w:eastAsia="en-US"/>
        </w:rPr>
      </w:pPr>
      <w:r w:rsidRPr="00C6014F">
        <w:rPr>
          <w:lang w:eastAsia="en-US"/>
        </w:rPr>
        <w:t xml:space="preserve">[Covers: </w:t>
      </w:r>
      <w:r>
        <w:rPr>
          <w:lang w:eastAsia="en-US"/>
        </w:rPr>
        <w:t>req-8552172-00904664]</w:t>
      </w:r>
    </w:p>
    <w:p w14:paraId="237F1DC0" w14:textId="77777777" w:rsidR="003D3541" w:rsidRPr="00C6014F" w:rsidRDefault="003D3541" w:rsidP="003D3541">
      <w:pPr>
        <w:pStyle w:val="RefIDs"/>
        <w:rPr>
          <w:lang w:eastAsia="en-US"/>
        </w:rPr>
      </w:pPr>
      <w:r w:rsidRPr="00C6014F">
        <w:rPr>
          <w:lang w:eastAsia="en-US"/>
        </w:rPr>
        <w:t xml:space="preserve">[Covers: </w:t>
      </w:r>
      <w:r>
        <w:rPr>
          <w:lang w:eastAsia="en-US"/>
        </w:rPr>
        <w:t>req-8552172-00904665]</w:t>
      </w:r>
    </w:p>
    <w:p w14:paraId="0A7BC97A" w14:textId="77777777" w:rsidR="007776E7" w:rsidRPr="002C15F8" w:rsidRDefault="003D3541" w:rsidP="007776E7">
      <w:pPr>
        <w:pStyle w:val="RefIDs"/>
        <w:rPr>
          <w:lang w:eastAsia="en-US"/>
        </w:rPr>
      </w:pPr>
      <w:r>
        <w:rPr>
          <w:lang w:eastAsia="en-US"/>
        </w:rPr>
        <w:t>[Covers: req-8552172-00904666</w:t>
      </w:r>
      <w:r w:rsidRPr="00C6014F">
        <w:rPr>
          <w:lang w:eastAsia="en-US"/>
        </w:rPr>
        <w:t>]</w:t>
      </w:r>
    </w:p>
    <w:p w14:paraId="49ECFF26"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24053221"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7660EB8F" w14:textId="77777777" w:rsidR="007776E7" w:rsidRDefault="007776E7" w:rsidP="007776E7">
      <w:pPr>
        <w:pStyle w:val="RefIDs"/>
        <w:rPr>
          <w:lang w:eastAsia="en-US"/>
        </w:rPr>
      </w:pPr>
      <w:r>
        <w:rPr>
          <w:lang w:eastAsia="en-US"/>
        </w:rPr>
        <w:t>[Covers: req-8552172-00528003]</w:t>
      </w:r>
    </w:p>
    <w:p w14:paraId="7F39C967" w14:textId="77777777" w:rsidR="007776E7" w:rsidRDefault="007776E7" w:rsidP="007776E7">
      <w:pPr>
        <w:pStyle w:val="RefIDs"/>
        <w:rPr>
          <w:lang w:eastAsia="en-US"/>
        </w:rPr>
      </w:pPr>
      <w:r>
        <w:rPr>
          <w:lang w:eastAsia="en-US"/>
        </w:rPr>
        <w:t>[Covers: req-8552172-00528002]</w:t>
      </w:r>
    </w:p>
    <w:p w14:paraId="66F06961" w14:textId="77777777" w:rsidR="007776E7" w:rsidRDefault="007776E7" w:rsidP="007776E7">
      <w:pPr>
        <w:pStyle w:val="RefIDs"/>
        <w:rPr>
          <w:lang w:eastAsia="en-US"/>
        </w:rPr>
      </w:pPr>
      <w:r>
        <w:rPr>
          <w:lang w:eastAsia="en-US"/>
        </w:rPr>
        <w:t>[Covers: req-8552172-00528006]</w:t>
      </w:r>
    </w:p>
    <w:p w14:paraId="30079CE9" w14:textId="77777777" w:rsidR="007776E7" w:rsidRDefault="007776E7" w:rsidP="007776E7">
      <w:pPr>
        <w:pStyle w:val="RefIDs"/>
        <w:rPr>
          <w:lang w:eastAsia="en-US"/>
        </w:rPr>
      </w:pPr>
      <w:r>
        <w:rPr>
          <w:lang w:eastAsia="en-US"/>
        </w:rPr>
        <w:t xml:space="preserve">[Covers: </w:t>
      </w:r>
      <w:r w:rsidRPr="00C136B3">
        <w:t>req-8552172-00527993</w:t>
      </w:r>
      <w:r>
        <w:t>]</w:t>
      </w:r>
    </w:p>
    <w:p w14:paraId="52E28803" w14:textId="7958E10D" w:rsidR="002E12EE" w:rsidRPr="00A13962" w:rsidRDefault="007776E7" w:rsidP="002E12EE">
      <w:pPr>
        <w:pStyle w:val="RefIDs"/>
        <w:rPr>
          <w:rFonts w:cs="Times New Roman"/>
        </w:rPr>
      </w:pPr>
      <w:r>
        <w:rPr>
          <w:lang w:eastAsia="en-US"/>
        </w:rPr>
        <w:t>[Covers: req-8552172-00527980]</w:t>
      </w:r>
    </w:p>
    <w:p w14:paraId="5788CCFB" w14:textId="77777777" w:rsidR="002E12EE" w:rsidRPr="00A13962" w:rsidRDefault="002E12EE" w:rsidP="002E12EE">
      <w:pPr>
        <w:pStyle w:val="Heading4"/>
      </w:pPr>
      <w:bookmarkStart w:id="350" w:name="_Toc190712150"/>
      <w:r w:rsidRPr="0069012C">
        <w:t>ProtoConv_</w:t>
      </w:r>
      <w:r w:rsidRPr="00A13962">
        <w:t>Unpack</w:t>
      </w:r>
      <w:r>
        <w:t>PortIPDUM</w:t>
      </w:r>
      <w:bookmarkEnd w:id="350"/>
    </w:p>
    <w:p w14:paraId="362C969F" w14:textId="7A9A930A" w:rsidR="002E12EE" w:rsidRPr="00A13962" w:rsidRDefault="002E12EE" w:rsidP="002E12EE">
      <w:pPr>
        <w:pStyle w:val="ReqID"/>
        <w:rPr>
          <w:rFonts w:cs="Times New Roman"/>
        </w:rPr>
      </w:pPr>
      <w:r w:rsidRPr="00A13962">
        <w:rPr>
          <w:rFonts w:cs="Times New Roman"/>
        </w:rPr>
        <w:t>[Gen5GW_ProtoConv_</w:t>
      </w:r>
      <w:r w:rsidR="009F223C">
        <w:rPr>
          <w:rFonts w:cs="Times New Roman"/>
        </w:rPr>
        <w:t>AD_C_13</w:t>
      </w:r>
      <w:r w:rsidRPr="00A13962">
        <w:rPr>
          <w:rFonts w:cs="Times New Roman"/>
        </w:rPr>
        <w:t>_0</w:t>
      </w:r>
      <w:r w:rsidR="00C3492A">
        <w:rPr>
          <w:rFonts w:cs="Times New Roman"/>
        </w:rPr>
        <w:t>16</w:t>
      </w:r>
      <w:r w:rsidRPr="00A13962">
        <w:rPr>
          <w:rFonts w:cs="Times New Roman"/>
        </w:rPr>
        <w:t>]</w:t>
      </w:r>
    </w:p>
    <w:p w14:paraId="679B18A4" w14:textId="6D0AFCEE" w:rsidR="002E12EE" w:rsidRPr="00A13962" w:rsidRDefault="00235CCD" w:rsidP="002E12EE">
      <w:pPr>
        <w:pStyle w:val="Caption"/>
        <w:spacing w:before="240"/>
      </w:pPr>
      <w:r>
        <w:lastRenderedPageBreak/>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34</w:t>
      </w:r>
      <w:r w:rsidR="009D560C">
        <w:rPr>
          <w:noProof/>
        </w:rPr>
        <w:fldChar w:fldCharType="end"/>
      </w:r>
      <w:r w:rsidR="002E12EE" w:rsidRPr="00A13962">
        <w:rPr>
          <w:noProof/>
        </w:rPr>
        <w:t>:</w:t>
      </w:r>
      <w:r w:rsidR="002E12EE" w:rsidRPr="00A13962">
        <w:t xml:space="preserve"> </w:t>
      </w:r>
      <w:r w:rsidR="002E12EE" w:rsidRPr="0069012C">
        <w:t>ProtoConv_</w:t>
      </w:r>
      <w:r w:rsidR="002E12EE" w:rsidRPr="00A13962">
        <w:t>Unpack</w:t>
      </w:r>
      <w:r w:rsidR="002E12EE">
        <w:t>PortIPDUM</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796"/>
        <w:gridCol w:w="2640"/>
        <w:gridCol w:w="1003"/>
        <w:gridCol w:w="762"/>
        <w:gridCol w:w="3830"/>
      </w:tblGrid>
      <w:tr w:rsidR="002E12EE" w:rsidRPr="00A13962" w14:paraId="7BC8224E" w14:textId="77777777" w:rsidTr="0007371F">
        <w:trPr>
          <w:trHeight w:val="287"/>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440D4556" w14:textId="77777777" w:rsidR="002E12EE" w:rsidRPr="00A13962" w:rsidRDefault="002E12EE" w:rsidP="00E158B6">
            <w:pPr>
              <w:jc w:val="left"/>
              <w:rPr>
                <w:szCs w:val="20"/>
              </w:rPr>
            </w:pPr>
            <w:r w:rsidRPr="00A13962">
              <w:rPr>
                <w:b/>
                <w:bCs/>
                <w:szCs w:val="20"/>
              </w:rPr>
              <w:t>Function Name</w:t>
            </w:r>
          </w:p>
        </w:tc>
        <w:tc>
          <w:tcPr>
            <w:tcW w:w="4105" w:type="pct"/>
            <w:gridSpan w:val="4"/>
            <w:tcBorders>
              <w:top w:val="single" w:sz="4" w:space="0" w:color="auto"/>
              <w:left w:val="single" w:sz="4" w:space="0" w:color="auto"/>
              <w:bottom w:val="single" w:sz="4" w:space="0" w:color="auto"/>
              <w:right w:val="single" w:sz="4" w:space="0" w:color="auto"/>
            </w:tcBorders>
            <w:hideMark/>
          </w:tcPr>
          <w:p w14:paraId="4C29D473" w14:textId="77777777" w:rsidR="002E12EE" w:rsidRPr="00A13962" w:rsidRDefault="002E12EE" w:rsidP="00E158B6">
            <w:pPr>
              <w:jc w:val="left"/>
              <w:rPr>
                <w:szCs w:val="20"/>
              </w:rPr>
            </w:pPr>
            <w:r w:rsidRPr="00A13962">
              <w:rPr>
                <w:szCs w:val="20"/>
              </w:rPr>
              <w:t>Unpack</w:t>
            </w:r>
            <w:r>
              <w:rPr>
                <w:szCs w:val="20"/>
              </w:rPr>
              <w:t>PortIPDUM</w:t>
            </w:r>
          </w:p>
        </w:tc>
      </w:tr>
      <w:tr w:rsidR="002E12EE" w:rsidRPr="00A13962" w14:paraId="44C46592" w14:textId="77777777" w:rsidTr="0007371F">
        <w:trPr>
          <w:trHeight w:val="287"/>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47D90511" w14:textId="77777777" w:rsidR="002E12EE" w:rsidRPr="00A13962" w:rsidRDefault="002E12EE" w:rsidP="00E158B6">
            <w:pPr>
              <w:jc w:val="left"/>
              <w:rPr>
                <w:rFonts w:eastAsia="Meiryo UI"/>
                <w:szCs w:val="20"/>
                <w:lang w:val="en-GB"/>
              </w:rPr>
            </w:pPr>
            <w:r w:rsidRPr="00A13962">
              <w:rPr>
                <w:rFonts w:eastAsia="Meiryo UI"/>
                <w:b/>
                <w:bCs/>
                <w:szCs w:val="20"/>
                <w:lang w:val="en-GB"/>
              </w:rPr>
              <w:t>ASIL Level</w:t>
            </w:r>
          </w:p>
        </w:tc>
        <w:tc>
          <w:tcPr>
            <w:tcW w:w="1316" w:type="pct"/>
            <w:tcBorders>
              <w:top w:val="single" w:sz="4" w:space="0" w:color="auto"/>
              <w:left w:val="single" w:sz="4" w:space="0" w:color="auto"/>
              <w:bottom w:val="single" w:sz="4" w:space="0" w:color="auto"/>
              <w:right w:val="single" w:sz="4" w:space="0" w:color="auto"/>
            </w:tcBorders>
            <w:hideMark/>
          </w:tcPr>
          <w:p w14:paraId="6BA44B65" w14:textId="77777777" w:rsidR="002E12EE" w:rsidRPr="00A13962" w:rsidRDefault="002E12EE" w:rsidP="00E158B6">
            <w:pPr>
              <w:jc w:val="left"/>
              <w:rPr>
                <w:rFonts w:eastAsia="Meiryo UI"/>
                <w:szCs w:val="20"/>
                <w:lang w:val="en-GB"/>
              </w:rPr>
            </w:pPr>
            <w:r w:rsidRPr="00A13962">
              <w:rPr>
                <w:rFonts w:eastAsia="Meiryo UI"/>
                <w:szCs w:val="20"/>
                <w:lang w:val="en-GB"/>
              </w:rPr>
              <w:t>ASIL D</w:t>
            </w:r>
          </w:p>
        </w:tc>
        <w:tc>
          <w:tcPr>
            <w:tcW w:w="500" w:type="pct"/>
            <w:tcBorders>
              <w:top w:val="single" w:sz="4" w:space="0" w:color="auto"/>
              <w:left w:val="single" w:sz="4" w:space="0" w:color="auto"/>
              <w:bottom w:val="single" w:sz="4" w:space="0" w:color="auto"/>
              <w:right w:val="single" w:sz="4" w:space="0" w:color="auto"/>
            </w:tcBorders>
            <w:shd w:val="pct20" w:color="auto" w:fill="auto"/>
            <w:hideMark/>
          </w:tcPr>
          <w:p w14:paraId="18ED42F3" w14:textId="77777777" w:rsidR="002E12EE" w:rsidRPr="00A13962" w:rsidRDefault="002E12EE" w:rsidP="00E158B6">
            <w:pPr>
              <w:jc w:val="left"/>
              <w:rPr>
                <w:rFonts w:eastAsia="Meiryo UI"/>
                <w:b/>
                <w:szCs w:val="20"/>
                <w:lang w:val="en-GB"/>
              </w:rPr>
            </w:pPr>
            <w:r w:rsidRPr="00A13962">
              <w:rPr>
                <w:rFonts w:eastAsia="Meiryo UI"/>
                <w:b/>
                <w:szCs w:val="20"/>
                <w:lang w:val="en-GB"/>
              </w:rPr>
              <w:t>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612E356C" w14:textId="77777777" w:rsidR="002E12EE" w:rsidRPr="00A13962" w:rsidRDefault="002E12EE" w:rsidP="00E158B6">
            <w:pPr>
              <w:rPr>
                <w:rFonts w:eastAsia="Meiryo UI"/>
                <w:szCs w:val="20"/>
                <w:lang w:val="en-GB"/>
              </w:rPr>
            </w:pPr>
            <w:r w:rsidRPr="00A13962">
              <w:rPr>
                <w:rFonts w:eastAsia="Meiryo UI"/>
                <w:szCs w:val="20"/>
                <w:lang w:val="en-GB"/>
              </w:rPr>
              <w:t>New</w:t>
            </w:r>
          </w:p>
        </w:tc>
      </w:tr>
      <w:tr w:rsidR="002E12EE" w:rsidRPr="00A13962" w14:paraId="52D72DB4" w14:textId="77777777" w:rsidTr="0007371F">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3D797D1D" w14:textId="77777777" w:rsidR="002E12EE" w:rsidRPr="00A13962" w:rsidRDefault="002E12EE" w:rsidP="00E158B6">
            <w:pPr>
              <w:jc w:val="left"/>
              <w:rPr>
                <w:b/>
                <w:bCs/>
                <w:szCs w:val="20"/>
              </w:rPr>
            </w:pPr>
            <w:r w:rsidRPr="00A13962">
              <w:rPr>
                <w:b/>
                <w:bCs/>
                <w:szCs w:val="20"/>
              </w:rPr>
              <w:t>Syntax</w:t>
            </w:r>
          </w:p>
        </w:tc>
        <w:tc>
          <w:tcPr>
            <w:tcW w:w="4105" w:type="pct"/>
            <w:gridSpan w:val="4"/>
            <w:tcBorders>
              <w:top w:val="single" w:sz="4" w:space="0" w:color="auto"/>
              <w:left w:val="single" w:sz="4" w:space="0" w:color="auto"/>
              <w:bottom w:val="single" w:sz="4" w:space="0" w:color="auto"/>
              <w:right w:val="single" w:sz="4" w:space="0" w:color="auto"/>
            </w:tcBorders>
            <w:hideMark/>
          </w:tcPr>
          <w:p w14:paraId="78C18AA9" w14:textId="77777777" w:rsidR="002E12EE" w:rsidRPr="00B60DD3" w:rsidRDefault="002E12EE" w:rsidP="00E158B6">
            <w:pPr>
              <w:jc w:val="left"/>
              <w:rPr>
                <w:szCs w:val="20"/>
              </w:rPr>
            </w:pPr>
            <w:r w:rsidRPr="00B60DD3">
              <w:rPr>
                <w:szCs w:val="20"/>
              </w:rPr>
              <w:t>Std_ReturnType ProtoConv_UnpackPortIPDUM(const uint8 *pPayload, const uint32 ulPayloadLen, uint32 *pDataPosition, uint16 *pLength, uint8 *pErrorStatus)</w:t>
            </w:r>
          </w:p>
          <w:p w14:paraId="33F18063" w14:textId="77777777" w:rsidR="002E12EE" w:rsidRPr="00A13962" w:rsidRDefault="002E12EE" w:rsidP="00E158B6">
            <w:pPr>
              <w:jc w:val="left"/>
              <w:rPr>
                <w:szCs w:val="20"/>
              </w:rPr>
            </w:pPr>
          </w:p>
        </w:tc>
      </w:tr>
      <w:tr w:rsidR="002E12EE" w:rsidRPr="00A13962" w14:paraId="442B54F2" w14:textId="77777777" w:rsidTr="0007371F">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24014722" w14:textId="77777777" w:rsidR="002E12EE" w:rsidRPr="00A13962" w:rsidRDefault="002E12EE" w:rsidP="00E158B6">
            <w:pPr>
              <w:jc w:val="left"/>
              <w:rPr>
                <w:b/>
                <w:bCs/>
                <w:szCs w:val="20"/>
              </w:rPr>
            </w:pPr>
            <w:r w:rsidRPr="00A13962">
              <w:rPr>
                <w:b/>
                <w:bCs/>
                <w:szCs w:val="20"/>
              </w:rPr>
              <w:t>Sync/Async</w:t>
            </w:r>
          </w:p>
        </w:tc>
        <w:tc>
          <w:tcPr>
            <w:tcW w:w="4105" w:type="pct"/>
            <w:gridSpan w:val="4"/>
            <w:tcBorders>
              <w:top w:val="single" w:sz="4" w:space="0" w:color="auto"/>
              <w:left w:val="single" w:sz="4" w:space="0" w:color="auto"/>
              <w:bottom w:val="single" w:sz="4" w:space="0" w:color="auto"/>
              <w:right w:val="single" w:sz="4" w:space="0" w:color="auto"/>
            </w:tcBorders>
            <w:hideMark/>
          </w:tcPr>
          <w:p w14:paraId="601296AD" w14:textId="77777777" w:rsidR="002E12EE" w:rsidRPr="00A13962" w:rsidRDefault="002E12EE" w:rsidP="00E158B6">
            <w:pPr>
              <w:jc w:val="left"/>
              <w:rPr>
                <w:szCs w:val="20"/>
              </w:rPr>
            </w:pPr>
            <w:r w:rsidRPr="00A13962">
              <w:rPr>
                <w:szCs w:val="20"/>
              </w:rPr>
              <w:t>Synchronous</w:t>
            </w:r>
          </w:p>
        </w:tc>
      </w:tr>
      <w:tr w:rsidR="002E12EE" w:rsidRPr="00A13962" w14:paraId="216F0F0A" w14:textId="77777777" w:rsidTr="0007371F">
        <w:trPr>
          <w:trHeight w:val="170"/>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4D66A98C" w14:textId="77777777" w:rsidR="002E12EE" w:rsidRPr="00A13962" w:rsidRDefault="002E12EE" w:rsidP="00E158B6">
            <w:pPr>
              <w:jc w:val="left"/>
              <w:rPr>
                <w:b/>
                <w:bCs/>
                <w:szCs w:val="20"/>
              </w:rPr>
            </w:pPr>
            <w:r w:rsidRPr="00A13962">
              <w:rPr>
                <w:b/>
                <w:bCs/>
                <w:szCs w:val="20"/>
              </w:rPr>
              <w:t>Reentrancy</w:t>
            </w:r>
          </w:p>
        </w:tc>
        <w:tc>
          <w:tcPr>
            <w:tcW w:w="4105" w:type="pct"/>
            <w:gridSpan w:val="4"/>
            <w:tcBorders>
              <w:top w:val="single" w:sz="4" w:space="0" w:color="auto"/>
              <w:left w:val="single" w:sz="4" w:space="0" w:color="auto"/>
              <w:bottom w:val="single" w:sz="4" w:space="0" w:color="auto"/>
              <w:right w:val="single" w:sz="4" w:space="0" w:color="auto"/>
            </w:tcBorders>
            <w:hideMark/>
          </w:tcPr>
          <w:p w14:paraId="76832D55" w14:textId="77777777" w:rsidR="002E12EE" w:rsidRPr="00A13962" w:rsidRDefault="002E12EE" w:rsidP="00E158B6">
            <w:pPr>
              <w:jc w:val="left"/>
              <w:rPr>
                <w:rFonts w:eastAsia="Meiryo UI"/>
                <w:szCs w:val="20"/>
                <w:lang w:val="en-GB"/>
              </w:rPr>
            </w:pPr>
            <w:r w:rsidRPr="00A13962">
              <w:rPr>
                <w:szCs w:val="20"/>
              </w:rPr>
              <w:t>Non-Reentrant</w:t>
            </w:r>
          </w:p>
        </w:tc>
      </w:tr>
      <w:tr w:rsidR="002E12EE" w:rsidRPr="00A13962" w14:paraId="2E2908D8" w14:textId="77777777" w:rsidTr="0007371F">
        <w:trPr>
          <w:trHeight w:val="170"/>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3CA0C188" w14:textId="77777777" w:rsidR="002E12EE" w:rsidRPr="00A13962" w:rsidRDefault="002E12EE" w:rsidP="00E158B6">
            <w:pPr>
              <w:jc w:val="left"/>
              <w:rPr>
                <w:b/>
                <w:bCs/>
                <w:szCs w:val="20"/>
              </w:rPr>
            </w:pPr>
            <w:r w:rsidRPr="00A13962">
              <w:rPr>
                <w:b/>
                <w:bCs/>
                <w:szCs w:val="20"/>
              </w:rPr>
              <w:t>Interrupt State</w:t>
            </w:r>
          </w:p>
        </w:tc>
        <w:tc>
          <w:tcPr>
            <w:tcW w:w="4105" w:type="pct"/>
            <w:gridSpan w:val="4"/>
            <w:tcBorders>
              <w:top w:val="single" w:sz="4" w:space="0" w:color="auto"/>
              <w:left w:val="single" w:sz="4" w:space="0" w:color="auto"/>
              <w:bottom w:val="single" w:sz="4" w:space="0" w:color="auto"/>
              <w:right w:val="single" w:sz="4" w:space="0" w:color="auto"/>
            </w:tcBorders>
            <w:hideMark/>
          </w:tcPr>
          <w:p w14:paraId="7E2D6282" w14:textId="77777777" w:rsidR="002E12EE" w:rsidRPr="00A13962" w:rsidRDefault="002E12EE" w:rsidP="00E158B6">
            <w:pPr>
              <w:jc w:val="left"/>
              <w:rPr>
                <w:rFonts w:eastAsia="Meiryo UI"/>
                <w:szCs w:val="20"/>
                <w:lang w:val="en-GB"/>
              </w:rPr>
            </w:pPr>
            <w:r w:rsidRPr="00A13962">
              <w:t>Runs in the interrupt enable state</w:t>
            </w:r>
          </w:p>
        </w:tc>
      </w:tr>
      <w:tr w:rsidR="002E12EE" w:rsidRPr="00A13962" w14:paraId="3602C975"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7745046E"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2DC7F87B" w14:textId="77777777" w:rsidR="002E12EE" w:rsidRPr="00A13962" w:rsidRDefault="002E12EE" w:rsidP="00E158B6">
            <w:pPr>
              <w:jc w:val="left"/>
              <w:rPr>
                <w:szCs w:val="20"/>
              </w:rPr>
            </w:pPr>
            <w:r w:rsidRPr="00A13962">
              <w:rPr>
                <w:rFonts w:eastAsia="Meiryo UI"/>
                <w:szCs w:val="21"/>
              </w:rPr>
              <w:t>const uint8 *pPayLoad</w:t>
            </w:r>
          </w:p>
        </w:tc>
        <w:tc>
          <w:tcPr>
            <w:tcW w:w="2289" w:type="pct"/>
            <w:gridSpan w:val="2"/>
            <w:tcBorders>
              <w:top w:val="single" w:sz="4" w:space="0" w:color="auto"/>
              <w:left w:val="single" w:sz="4" w:space="0" w:color="auto"/>
              <w:bottom w:val="single" w:sz="4" w:space="0" w:color="auto"/>
              <w:right w:val="single" w:sz="4" w:space="0" w:color="auto"/>
            </w:tcBorders>
            <w:hideMark/>
          </w:tcPr>
          <w:p w14:paraId="6B945EB9" w14:textId="77777777" w:rsidR="002E12EE" w:rsidRPr="00A13962" w:rsidRDefault="002E12EE" w:rsidP="00E158B6">
            <w:pPr>
              <w:jc w:val="left"/>
              <w:rPr>
                <w:szCs w:val="20"/>
                <w:lang w:val="en-GB"/>
              </w:rPr>
            </w:pPr>
            <w:r w:rsidRPr="00A13962">
              <w:rPr>
                <w:szCs w:val="20"/>
                <w:lang w:val="en-GB"/>
              </w:rPr>
              <w:t>Address of buffer where payload is stored</w:t>
            </w:r>
          </w:p>
        </w:tc>
      </w:tr>
      <w:tr w:rsidR="002E12EE" w:rsidRPr="00A13962" w14:paraId="2CAB005D" w14:textId="77777777" w:rsidTr="00F70C33">
        <w:tc>
          <w:tcPr>
            <w:tcW w:w="895" w:type="pct"/>
            <w:vMerge/>
            <w:tcBorders>
              <w:top w:val="single" w:sz="4" w:space="0" w:color="auto"/>
              <w:left w:val="single" w:sz="4" w:space="0" w:color="auto"/>
              <w:bottom w:val="single" w:sz="4" w:space="0" w:color="auto"/>
              <w:right w:val="single" w:sz="4" w:space="0" w:color="auto"/>
            </w:tcBorders>
            <w:vAlign w:val="center"/>
            <w:hideMark/>
          </w:tcPr>
          <w:p w14:paraId="23F756DC"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62CC0917"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85A906"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4AB213B6" w14:textId="77777777" w:rsidR="002E12EE" w:rsidRPr="00A13962" w:rsidRDefault="002E12EE" w:rsidP="00E158B6">
            <w:pPr>
              <w:rPr>
                <w:lang w:val="en-GB"/>
              </w:rPr>
            </w:pPr>
            <w:r w:rsidRPr="00A13962">
              <w:rPr>
                <w:lang w:val="en-GB"/>
              </w:rPr>
              <w:t>Not NULL_PTR</w:t>
            </w:r>
          </w:p>
        </w:tc>
      </w:tr>
      <w:tr w:rsidR="002E12EE" w:rsidRPr="00A13962" w14:paraId="7197873E"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739C20F"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3DD67DDC" w14:textId="77777777" w:rsidR="002E12EE" w:rsidRPr="00A13962" w:rsidRDefault="002E12EE" w:rsidP="00E158B6">
            <w:pPr>
              <w:jc w:val="left"/>
              <w:rPr>
                <w:szCs w:val="20"/>
              </w:rPr>
            </w:pPr>
            <w:r w:rsidRPr="00A13962">
              <w:rPr>
                <w:rFonts w:eastAsia="Meiryo UI"/>
                <w:szCs w:val="21"/>
              </w:rPr>
              <w:t>const uint32 ulPayloadLen</w:t>
            </w:r>
          </w:p>
        </w:tc>
        <w:tc>
          <w:tcPr>
            <w:tcW w:w="2289" w:type="pct"/>
            <w:gridSpan w:val="2"/>
            <w:tcBorders>
              <w:top w:val="single" w:sz="4" w:space="0" w:color="auto"/>
              <w:left w:val="single" w:sz="4" w:space="0" w:color="auto"/>
              <w:bottom w:val="single" w:sz="4" w:space="0" w:color="auto"/>
              <w:right w:val="single" w:sz="4" w:space="0" w:color="auto"/>
            </w:tcBorders>
            <w:hideMark/>
          </w:tcPr>
          <w:p w14:paraId="68A7348A" w14:textId="77777777" w:rsidR="002E12EE" w:rsidRPr="00A13962" w:rsidRDefault="002E12EE" w:rsidP="00E158B6">
            <w:pPr>
              <w:jc w:val="left"/>
              <w:rPr>
                <w:szCs w:val="20"/>
                <w:lang w:val="en-GB"/>
              </w:rPr>
            </w:pPr>
            <w:r w:rsidRPr="00A13962">
              <w:rPr>
                <w:szCs w:val="20"/>
                <w:lang w:val="en-GB"/>
              </w:rPr>
              <w:t>Payload length</w:t>
            </w:r>
          </w:p>
        </w:tc>
      </w:tr>
      <w:tr w:rsidR="002E12EE" w:rsidRPr="00A13962" w14:paraId="4E1388E0" w14:textId="77777777" w:rsidTr="00F70C33">
        <w:tc>
          <w:tcPr>
            <w:tcW w:w="895" w:type="pct"/>
            <w:vMerge/>
            <w:tcBorders>
              <w:top w:val="single" w:sz="4" w:space="0" w:color="auto"/>
              <w:left w:val="single" w:sz="4" w:space="0" w:color="auto"/>
              <w:bottom w:val="single" w:sz="4" w:space="0" w:color="auto"/>
              <w:right w:val="single" w:sz="4" w:space="0" w:color="auto"/>
            </w:tcBorders>
            <w:vAlign w:val="center"/>
            <w:hideMark/>
          </w:tcPr>
          <w:p w14:paraId="5D2C520E"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0854B8BC"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3FA903"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6643B214" w14:textId="77777777" w:rsidR="002E12EE" w:rsidRPr="00A13962" w:rsidRDefault="002E12EE" w:rsidP="00E158B6">
            <w:pPr>
              <w:rPr>
                <w:lang w:val="en-GB"/>
              </w:rPr>
            </w:pPr>
            <w:r w:rsidRPr="00A13962">
              <w:rPr>
                <w:lang w:val="en-GB"/>
              </w:rPr>
              <w:t>8 - 1488 (maximum Ethernet payload minus maximum NTSCF header length)</w:t>
            </w:r>
          </w:p>
        </w:tc>
      </w:tr>
      <w:tr w:rsidR="002E12EE" w:rsidRPr="00A13962" w14:paraId="2F42FC28"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E76CA85"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0E4445A8" w14:textId="77777777" w:rsidR="002E12EE" w:rsidRPr="00A13962" w:rsidRDefault="002E12EE" w:rsidP="00E158B6">
            <w:pPr>
              <w:jc w:val="left"/>
              <w:rPr>
                <w:szCs w:val="20"/>
              </w:rPr>
            </w:pPr>
            <w:r>
              <w:rPr>
                <w:szCs w:val="20"/>
              </w:rPr>
              <w:t xml:space="preserve">const </w:t>
            </w:r>
            <w:r w:rsidRPr="001147A4">
              <w:rPr>
                <w:szCs w:val="20"/>
              </w:rPr>
              <w:t>uint32 *pEntryNum</w:t>
            </w:r>
          </w:p>
        </w:tc>
        <w:tc>
          <w:tcPr>
            <w:tcW w:w="2289" w:type="pct"/>
            <w:gridSpan w:val="2"/>
            <w:tcBorders>
              <w:top w:val="single" w:sz="4" w:space="0" w:color="auto"/>
              <w:left w:val="single" w:sz="4" w:space="0" w:color="auto"/>
              <w:bottom w:val="single" w:sz="4" w:space="0" w:color="auto"/>
              <w:right w:val="single" w:sz="4" w:space="0" w:color="auto"/>
            </w:tcBorders>
            <w:vAlign w:val="center"/>
            <w:hideMark/>
          </w:tcPr>
          <w:p w14:paraId="6C3102BD" w14:textId="77777777" w:rsidR="002E12EE" w:rsidRPr="00A13962" w:rsidRDefault="002E12EE" w:rsidP="00E158B6">
            <w:pPr>
              <w:jc w:val="left"/>
              <w:rPr>
                <w:szCs w:val="20"/>
                <w:lang w:val="en-GB"/>
              </w:rPr>
            </w:pPr>
            <w:r>
              <w:t>Address of routing table index</w:t>
            </w:r>
          </w:p>
        </w:tc>
      </w:tr>
      <w:tr w:rsidR="002E12EE" w:rsidRPr="00A13962" w14:paraId="2602E178" w14:textId="77777777" w:rsidTr="0007371F">
        <w:tc>
          <w:tcPr>
            <w:tcW w:w="895" w:type="pct"/>
            <w:vMerge/>
            <w:tcBorders>
              <w:top w:val="single" w:sz="4" w:space="0" w:color="auto"/>
              <w:left w:val="single" w:sz="4" w:space="0" w:color="auto"/>
              <w:bottom w:val="single" w:sz="4" w:space="0" w:color="auto"/>
              <w:right w:val="single" w:sz="4" w:space="0" w:color="auto"/>
            </w:tcBorders>
            <w:vAlign w:val="center"/>
            <w:hideMark/>
          </w:tcPr>
          <w:p w14:paraId="37D048CC"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4C8591C6"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hideMark/>
          </w:tcPr>
          <w:p w14:paraId="3B3646B3" w14:textId="77777777" w:rsidR="002E12EE" w:rsidRPr="00A13962" w:rsidRDefault="002E12EE" w:rsidP="00E158B6">
            <w:pPr>
              <w:jc w:val="left"/>
              <w:rPr>
                <w:rFonts w:eastAsia="Meiryo UI"/>
                <w:b/>
                <w:szCs w:val="20"/>
                <w:lang w:val="en-GB"/>
              </w:rPr>
            </w:pPr>
            <w:r w:rsidRPr="00A13962">
              <w:rPr>
                <w:rFonts w:eastAsia="Meiryo UI"/>
                <w:b/>
                <w:szCs w:val="20"/>
                <w:lang w:val="en-GB"/>
              </w:rPr>
              <w:t>Range</w:t>
            </w:r>
          </w:p>
        </w:tc>
        <w:tc>
          <w:tcPr>
            <w:tcW w:w="1909" w:type="pct"/>
            <w:tcBorders>
              <w:top w:val="single" w:sz="4" w:space="0" w:color="auto"/>
              <w:left w:val="single" w:sz="4" w:space="0" w:color="auto"/>
              <w:bottom w:val="single" w:sz="4" w:space="0" w:color="auto"/>
              <w:right w:val="single" w:sz="4" w:space="0" w:color="auto"/>
            </w:tcBorders>
            <w:hideMark/>
          </w:tcPr>
          <w:p w14:paraId="2C431ED7" w14:textId="77777777" w:rsidR="002E12EE" w:rsidRPr="00A13962" w:rsidRDefault="002E12EE" w:rsidP="00E158B6">
            <w:pPr>
              <w:rPr>
                <w:lang w:val="en-GB"/>
              </w:rPr>
            </w:pPr>
            <w:r w:rsidRPr="00A13962">
              <w:rPr>
                <w:lang w:val="en-GB"/>
              </w:rPr>
              <w:t>Not NULL_PTR</w:t>
            </w:r>
          </w:p>
        </w:tc>
      </w:tr>
      <w:tr w:rsidR="002E12EE" w:rsidRPr="00A13962" w14:paraId="5CD6D01C"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7907762"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5C40CCAE" w14:textId="77777777" w:rsidR="002E12EE" w:rsidRPr="00A13962" w:rsidRDefault="002E12EE" w:rsidP="00E158B6">
            <w:pPr>
              <w:jc w:val="left"/>
              <w:rPr>
                <w:szCs w:val="20"/>
              </w:rPr>
            </w:pPr>
            <w:r w:rsidRPr="00A13962">
              <w:rPr>
                <w:szCs w:val="20"/>
              </w:rPr>
              <w:t>uint32 *pDataPosition</w:t>
            </w:r>
          </w:p>
        </w:tc>
        <w:tc>
          <w:tcPr>
            <w:tcW w:w="2289" w:type="pct"/>
            <w:gridSpan w:val="2"/>
            <w:tcBorders>
              <w:top w:val="single" w:sz="4" w:space="0" w:color="auto"/>
              <w:left w:val="single" w:sz="4" w:space="0" w:color="auto"/>
              <w:bottom w:val="single" w:sz="4" w:space="0" w:color="auto"/>
              <w:right w:val="single" w:sz="4" w:space="0" w:color="auto"/>
            </w:tcBorders>
            <w:hideMark/>
          </w:tcPr>
          <w:p w14:paraId="3CF9267F" w14:textId="77777777" w:rsidR="002E12EE" w:rsidRPr="00A13962" w:rsidRDefault="002E12EE" w:rsidP="00E158B6">
            <w:pPr>
              <w:jc w:val="left"/>
              <w:rPr>
                <w:szCs w:val="20"/>
                <w:lang w:val="en-GB"/>
              </w:rPr>
            </w:pPr>
            <w:r w:rsidRPr="00A13962">
              <w:rPr>
                <w:szCs w:val="20"/>
                <w:lang w:val="en-GB"/>
              </w:rPr>
              <w:t>(IN) Unpacking start position</w:t>
            </w:r>
          </w:p>
          <w:p w14:paraId="3D46B692" w14:textId="77777777" w:rsidR="002E12EE" w:rsidRPr="00A13962" w:rsidRDefault="002E12EE" w:rsidP="00E158B6">
            <w:pPr>
              <w:jc w:val="left"/>
              <w:rPr>
                <w:szCs w:val="20"/>
                <w:lang w:val="en-GB"/>
              </w:rPr>
            </w:pPr>
            <w:r w:rsidRPr="00A13962">
              <w:rPr>
                <w:rFonts w:eastAsia="Meiryo UI"/>
                <w:szCs w:val="20"/>
                <w:lang w:val="en-GB"/>
              </w:rPr>
              <w:t>(OUT)Next unpacking start position</w:t>
            </w:r>
          </w:p>
        </w:tc>
      </w:tr>
      <w:tr w:rsidR="002E12EE" w:rsidRPr="00A13962" w14:paraId="0AB96541" w14:textId="77777777" w:rsidTr="00F70C33">
        <w:tc>
          <w:tcPr>
            <w:tcW w:w="895" w:type="pct"/>
            <w:vMerge/>
            <w:tcBorders>
              <w:top w:val="single" w:sz="4" w:space="0" w:color="auto"/>
              <w:left w:val="single" w:sz="4" w:space="0" w:color="auto"/>
              <w:bottom w:val="single" w:sz="4" w:space="0" w:color="auto"/>
              <w:right w:val="single" w:sz="4" w:space="0" w:color="auto"/>
            </w:tcBorders>
            <w:vAlign w:val="center"/>
            <w:hideMark/>
          </w:tcPr>
          <w:p w14:paraId="37FAB08B"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27538D54"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619845"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7A1B7737" w14:textId="77777777" w:rsidR="002E12EE" w:rsidRPr="00A13962" w:rsidRDefault="002E12EE" w:rsidP="00E158B6">
            <w:pPr>
              <w:rPr>
                <w:lang w:val="en-GB"/>
              </w:rPr>
            </w:pPr>
            <w:r>
              <w:rPr>
                <w:lang w:val="en-GB"/>
              </w:rPr>
              <w:t>Not NULL_PTR</w:t>
            </w:r>
          </w:p>
        </w:tc>
      </w:tr>
      <w:tr w:rsidR="002E12EE" w:rsidRPr="00A13962" w14:paraId="470EAF32"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056E343A"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(In-Out)</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6FD63EBA" w14:textId="77777777" w:rsidR="002E12EE" w:rsidRPr="00A13962" w:rsidRDefault="002E12EE" w:rsidP="00E158B6">
            <w:pPr>
              <w:jc w:val="left"/>
              <w:rPr>
                <w:szCs w:val="20"/>
              </w:rPr>
            </w:pPr>
            <w:r w:rsidRPr="00B60DD3">
              <w:rPr>
                <w:szCs w:val="20"/>
              </w:rPr>
              <w:t>uint16 *pLength</w:t>
            </w:r>
          </w:p>
        </w:tc>
        <w:tc>
          <w:tcPr>
            <w:tcW w:w="2289" w:type="pct"/>
            <w:gridSpan w:val="2"/>
            <w:tcBorders>
              <w:top w:val="single" w:sz="4" w:space="0" w:color="auto"/>
              <w:left w:val="single" w:sz="4" w:space="0" w:color="auto"/>
              <w:bottom w:val="single" w:sz="4" w:space="0" w:color="auto"/>
              <w:right w:val="single" w:sz="4" w:space="0" w:color="auto"/>
            </w:tcBorders>
            <w:hideMark/>
          </w:tcPr>
          <w:p w14:paraId="0931657A" w14:textId="77777777" w:rsidR="002E12EE" w:rsidRPr="00A13962" w:rsidRDefault="002E12EE" w:rsidP="00E158B6">
            <w:pPr>
              <w:jc w:val="left"/>
              <w:rPr>
                <w:szCs w:val="20"/>
                <w:lang w:val="en-GB"/>
              </w:rPr>
            </w:pPr>
            <w:r>
              <w:rPr>
                <w:rFonts w:eastAsia="Meiryo UI"/>
                <w:szCs w:val="20"/>
                <w:lang w:val="en-GB"/>
              </w:rPr>
              <w:t xml:space="preserve">Value of </w:t>
            </w:r>
            <w:r w:rsidRPr="00A13962">
              <w:rPr>
                <w:rFonts w:eastAsia="Meiryo UI"/>
                <w:szCs w:val="20"/>
                <w:lang w:val="en-GB"/>
              </w:rPr>
              <w:t>taken</w:t>
            </w:r>
            <w:r>
              <w:rPr>
                <w:rFonts w:eastAsia="Meiryo UI"/>
                <w:szCs w:val="20"/>
                <w:lang w:val="en-GB"/>
              </w:rPr>
              <w:t>-</w:t>
            </w:r>
            <w:r w:rsidRPr="00A13962">
              <w:rPr>
                <w:rFonts w:eastAsia="Meiryo UI"/>
                <w:szCs w:val="20"/>
                <w:lang w:val="en-GB"/>
              </w:rPr>
              <w:t>out</w:t>
            </w:r>
            <w:r>
              <w:rPr>
                <w:rFonts w:eastAsia="Meiryo UI"/>
                <w:szCs w:val="20"/>
                <w:lang w:val="en-GB"/>
              </w:rPr>
              <w:t xml:space="preserve"> Port Data length</w:t>
            </w:r>
          </w:p>
        </w:tc>
      </w:tr>
      <w:tr w:rsidR="002E12EE" w:rsidRPr="00A13962" w14:paraId="38481ADF" w14:textId="77777777" w:rsidTr="00F70C33">
        <w:tc>
          <w:tcPr>
            <w:tcW w:w="895" w:type="pct"/>
            <w:vMerge/>
            <w:tcBorders>
              <w:top w:val="single" w:sz="4" w:space="0" w:color="auto"/>
              <w:left w:val="single" w:sz="4" w:space="0" w:color="auto"/>
              <w:bottom w:val="single" w:sz="4" w:space="0" w:color="auto"/>
              <w:right w:val="single" w:sz="4" w:space="0" w:color="auto"/>
            </w:tcBorders>
            <w:vAlign w:val="center"/>
            <w:hideMark/>
          </w:tcPr>
          <w:p w14:paraId="1963DBA5"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26EE118C"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240213"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7E70610D" w14:textId="77777777" w:rsidR="002E12EE" w:rsidRPr="00A13962" w:rsidRDefault="002E12EE" w:rsidP="00E158B6">
            <w:pPr>
              <w:rPr>
                <w:lang w:val="en-GB"/>
              </w:rPr>
            </w:pPr>
            <w:r>
              <w:rPr>
                <w:lang w:val="en-GB"/>
              </w:rPr>
              <w:t>Not NULL_PTR</w:t>
            </w:r>
          </w:p>
        </w:tc>
      </w:tr>
      <w:tr w:rsidR="002E12EE" w:rsidRPr="00A13962" w14:paraId="0AB803E8" w14:textId="77777777" w:rsidTr="0007371F">
        <w:tc>
          <w:tcPr>
            <w:tcW w:w="895"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413BAD43" w14:textId="77777777" w:rsidR="002E12EE" w:rsidRPr="00A13962" w:rsidRDefault="002E12EE" w:rsidP="00E158B6">
            <w:pPr>
              <w:jc w:val="left"/>
              <w:rPr>
                <w:rFonts w:eastAsia="Meiryo UI"/>
                <w:b/>
                <w:bCs/>
                <w:szCs w:val="20"/>
                <w:lang w:val="en-GB"/>
              </w:rPr>
            </w:pPr>
            <w:r w:rsidRPr="00A13962">
              <w:rPr>
                <w:rFonts w:eastAsia="Meiryo UI"/>
                <w:b/>
                <w:bCs/>
                <w:szCs w:val="20"/>
                <w:lang w:val="en-GB"/>
              </w:rPr>
              <w:t>Parameters (Out)</w:t>
            </w:r>
          </w:p>
        </w:tc>
        <w:tc>
          <w:tcPr>
            <w:tcW w:w="1816" w:type="pct"/>
            <w:gridSpan w:val="2"/>
            <w:vMerge w:val="restart"/>
            <w:tcBorders>
              <w:top w:val="single" w:sz="4" w:space="0" w:color="auto"/>
              <w:left w:val="single" w:sz="4" w:space="0" w:color="auto"/>
              <w:bottom w:val="single" w:sz="4" w:space="0" w:color="auto"/>
              <w:right w:val="single" w:sz="4" w:space="0" w:color="auto"/>
            </w:tcBorders>
            <w:hideMark/>
          </w:tcPr>
          <w:p w14:paraId="2972AB6C" w14:textId="77777777" w:rsidR="002E12EE" w:rsidRPr="00A13962" w:rsidRDefault="002E12EE" w:rsidP="00E158B6">
            <w:pPr>
              <w:jc w:val="left"/>
              <w:rPr>
                <w:szCs w:val="20"/>
              </w:rPr>
            </w:pPr>
            <w:r w:rsidRPr="009014E5">
              <w:rPr>
                <w:szCs w:val="20"/>
              </w:rPr>
              <w:t>uint8 *pErrorStatus</w:t>
            </w:r>
          </w:p>
        </w:tc>
        <w:tc>
          <w:tcPr>
            <w:tcW w:w="2289" w:type="pct"/>
            <w:gridSpan w:val="2"/>
            <w:tcBorders>
              <w:top w:val="single" w:sz="4" w:space="0" w:color="auto"/>
              <w:left w:val="single" w:sz="4" w:space="0" w:color="auto"/>
              <w:bottom w:val="single" w:sz="4" w:space="0" w:color="auto"/>
              <w:right w:val="single" w:sz="4" w:space="0" w:color="auto"/>
            </w:tcBorders>
            <w:hideMark/>
          </w:tcPr>
          <w:p w14:paraId="2F271E09" w14:textId="77777777" w:rsidR="002E12EE" w:rsidRPr="00A13962" w:rsidRDefault="002E12EE" w:rsidP="00E158B6">
            <w:pPr>
              <w:jc w:val="left"/>
              <w:rPr>
                <w:szCs w:val="20"/>
                <w:lang w:val="en-GB"/>
              </w:rPr>
            </w:pPr>
            <w:r>
              <w:rPr>
                <w:szCs w:val="20"/>
                <w:lang w:val="en-GB"/>
              </w:rPr>
              <w:t>Error status taken out</w:t>
            </w:r>
          </w:p>
        </w:tc>
      </w:tr>
      <w:tr w:rsidR="002E12EE" w:rsidRPr="00A13962" w14:paraId="2037CD68" w14:textId="77777777" w:rsidTr="00F70C33">
        <w:tc>
          <w:tcPr>
            <w:tcW w:w="895" w:type="pct"/>
            <w:vMerge/>
            <w:tcBorders>
              <w:top w:val="single" w:sz="4" w:space="0" w:color="auto"/>
              <w:left w:val="single" w:sz="4" w:space="0" w:color="auto"/>
              <w:bottom w:val="single" w:sz="4" w:space="0" w:color="auto"/>
              <w:right w:val="single" w:sz="4" w:space="0" w:color="auto"/>
            </w:tcBorders>
            <w:vAlign w:val="center"/>
            <w:hideMark/>
          </w:tcPr>
          <w:p w14:paraId="507A9D71" w14:textId="77777777" w:rsidR="002E12EE" w:rsidRPr="00A13962" w:rsidRDefault="002E12EE" w:rsidP="00E158B6">
            <w:pPr>
              <w:jc w:val="left"/>
              <w:rPr>
                <w:rFonts w:eastAsia="Meiryo UI"/>
                <w:b/>
                <w:bCs/>
                <w:szCs w:val="20"/>
                <w:lang w:val="en-GB"/>
              </w:rPr>
            </w:pPr>
          </w:p>
        </w:tc>
        <w:tc>
          <w:tcPr>
            <w:tcW w:w="1816" w:type="pct"/>
            <w:gridSpan w:val="2"/>
            <w:vMerge/>
            <w:tcBorders>
              <w:top w:val="single" w:sz="4" w:space="0" w:color="auto"/>
              <w:left w:val="single" w:sz="4" w:space="0" w:color="auto"/>
              <w:bottom w:val="single" w:sz="4" w:space="0" w:color="auto"/>
              <w:right w:val="single" w:sz="4" w:space="0" w:color="auto"/>
            </w:tcBorders>
            <w:vAlign w:val="center"/>
            <w:hideMark/>
          </w:tcPr>
          <w:p w14:paraId="0AF6E0CE" w14:textId="77777777" w:rsidR="002E12EE" w:rsidRPr="00A13962" w:rsidRDefault="002E12EE" w:rsidP="00E158B6">
            <w:pPr>
              <w:jc w:val="left"/>
              <w:rPr>
                <w:szCs w:val="20"/>
              </w:rPr>
            </w:pPr>
          </w:p>
        </w:tc>
        <w:tc>
          <w:tcPr>
            <w:tcW w:w="3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1AEFC4" w14:textId="77777777" w:rsidR="002E12EE" w:rsidRPr="00A13962" w:rsidRDefault="002E12EE" w:rsidP="00E158B6">
            <w:pPr>
              <w:jc w:val="left"/>
              <w:rPr>
                <w:rFonts w:eastAsia="Meiryo UI"/>
                <w:b/>
                <w:szCs w:val="20"/>
                <w:lang w:val="en-GB"/>
              </w:rPr>
            </w:pPr>
            <w:r w:rsidRPr="00A13962">
              <w:rPr>
                <w:rFonts w:eastAsia="Meiryo UI"/>
                <w:b/>
                <w:bCs/>
                <w:szCs w:val="21"/>
              </w:rPr>
              <w:t>Range</w:t>
            </w:r>
          </w:p>
        </w:tc>
        <w:tc>
          <w:tcPr>
            <w:tcW w:w="1909" w:type="pct"/>
            <w:tcBorders>
              <w:top w:val="single" w:sz="4" w:space="0" w:color="auto"/>
              <w:left w:val="single" w:sz="4" w:space="0" w:color="auto"/>
              <w:bottom w:val="single" w:sz="4" w:space="0" w:color="auto"/>
              <w:right w:val="single" w:sz="4" w:space="0" w:color="auto"/>
            </w:tcBorders>
            <w:hideMark/>
          </w:tcPr>
          <w:p w14:paraId="706CFD21" w14:textId="77777777" w:rsidR="002E12EE" w:rsidRPr="00A13962" w:rsidRDefault="002E12EE" w:rsidP="00E158B6">
            <w:pPr>
              <w:rPr>
                <w:lang w:val="en-GB"/>
              </w:rPr>
            </w:pPr>
            <w:r>
              <w:rPr>
                <w:lang w:val="en-GB"/>
              </w:rPr>
              <w:t>Not NULL_PTR</w:t>
            </w:r>
          </w:p>
        </w:tc>
      </w:tr>
      <w:tr w:rsidR="002E12EE" w:rsidRPr="00A13962" w14:paraId="1F789DF4" w14:textId="77777777" w:rsidTr="0007371F">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17CFD059" w14:textId="77777777" w:rsidR="002E12EE" w:rsidRPr="00A13962" w:rsidRDefault="002E12EE" w:rsidP="00E158B6">
            <w:pPr>
              <w:jc w:val="left"/>
              <w:rPr>
                <w:rFonts w:eastAsia="Meiryo UI"/>
                <w:b/>
                <w:bCs/>
                <w:szCs w:val="20"/>
                <w:lang w:val="en-GB"/>
              </w:rPr>
            </w:pPr>
            <w:r w:rsidRPr="00A13962">
              <w:rPr>
                <w:rFonts w:eastAsia="Meiryo UI"/>
                <w:b/>
                <w:bCs/>
                <w:szCs w:val="20"/>
                <w:lang w:val="en-GB"/>
              </w:rPr>
              <w:t>Return Value</w:t>
            </w:r>
          </w:p>
        </w:tc>
        <w:tc>
          <w:tcPr>
            <w:tcW w:w="1816" w:type="pct"/>
            <w:gridSpan w:val="2"/>
            <w:tcBorders>
              <w:top w:val="single" w:sz="4" w:space="0" w:color="auto"/>
              <w:left w:val="single" w:sz="4" w:space="0" w:color="auto"/>
              <w:bottom w:val="single" w:sz="4" w:space="0" w:color="auto"/>
              <w:right w:val="single" w:sz="4" w:space="0" w:color="auto"/>
            </w:tcBorders>
            <w:hideMark/>
          </w:tcPr>
          <w:p w14:paraId="1A789756" w14:textId="77777777" w:rsidR="002E12EE" w:rsidRPr="00A13962" w:rsidRDefault="002E12EE" w:rsidP="00E158B6">
            <w:pPr>
              <w:rPr>
                <w:rFonts w:eastAsia="Meiryo UI"/>
                <w:szCs w:val="20"/>
                <w:lang w:val="en-GB"/>
              </w:rPr>
            </w:pPr>
            <w:r w:rsidRPr="00A13962">
              <w:rPr>
                <w:kern w:val="0"/>
              </w:rPr>
              <w:t>Std_ReturnType</w:t>
            </w:r>
          </w:p>
        </w:tc>
        <w:tc>
          <w:tcPr>
            <w:tcW w:w="2289" w:type="pct"/>
            <w:gridSpan w:val="2"/>
            <w:tcBorders>
              <w:top w:val="single" w:sz="4" w:space="0" w:color="auto"/>
              <w:left w:val="single" w:sz="4" w:space="0" w:color="auto"/>
              <w:bottom w:val="single" w:sz="4" w:space="0" w:color="auto"/>
              <w:right w:val="single" w:sz="4" w:space="0" w:color="auto"/>
            </w:tcBorders>
            <w:hideMark/>
          </w:tcPr>
          <w:p w14:paraId="1F529024" w14:textId="77777777" w:rsidR="002E12EE" w:rsidRPr="00A13962" w:rsidRDefault="002E12EE" w:rsidP="00E158B6">
            <w:pPr>
              <w:jc w:val="left"/>
              <w:textAlignment w:val="baseline"/>
              <w:rPr>
                <w:kern w:val="0"/>
                <w:lang w:val="fr-FR"/>
              </w:rPr>
            </w:pPr>
            <w:r w:rsidRPr="00A13962">
              <w:rPr>
                <w:kern w:val="0"/>
                <w:lang w:val="fr-FR"/>
              </w:rPr>
              <w:t>E_OK</w:t>
            </w:r>
          </w:p>
          <w:p w14:paraId="3D707D03" w14:textId="77777777" w:rsidR="002E12EE" w:rsidRPr="00A13962" w:rsidRDefault="002E12EE" w:rsidP="00E158B6">
            <w:r w:rsidRPr="00A13962">
              <w:rPr>
                <w:kern w:val="0"/>
              </w:rPr>
              <w:t>E_NOT_OK</w:t>
            </w:r>
          </w:p>
        </w:tc>
      </w:tr>
      <w:tr w:rsidR="002E12EE" w:rsidRPr="00A13962" w14:paraId="49AE63DD" w14:textId="77777777" w:rsidTr="0007371F">
        <w:trPr>
          <w:cantSplit/>
        </w:trPr>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71506684" w14:textId="77777777" w:rsidR="002E12EE" w:rsidRPr="00A13962" w:rsidRDefault="002E12EE" w:rsidP="00E158B6">
            <w:pPr>
              <w:jc w:val="left"/>
              <w:rPr>
                <w:b/>
                <w:bCs/>
                <w:szCs w:val="20"/>
              </w:rPr>
            </w:pPr>
            <w:r w:rsidRPr="00A13962">
              <w:rPr>
                <w:b/>
                <w:bCs/>
                <w:szCs w:val="20"/>
              </w:rPr>
              <w:t>Description</w:t>
            </w:r>
          </w:p>
        </w:tc>
        <w:tc>
          <w:tcPr>
            <w:tcW w:w="4105" w:type="pct"/>
            <w:gridSpan w:val="4"/>
            <w:tcBorders>
              <w:top w:val="single" w:sz="4" w:space="0" w:color="auto"/>
              <w:left w:val="single" w:sz="4" w:space="0" w:color="auto"/>
              <w:bottom w:val="single" w:sz="4" w:space="0" w:color="auto"/>
              <w:right w:val="single" w:sz="4" w:space="0" w:color="auto"/>
            </w:tcBorders>
          </w:tcPr>
          <w:p w14:paraId="3479BDBB" w14:textId="77777777" w:rsidR="002E12EE" w:rsidRPr="00A13962" w:rsidRDefault="002E12EE" w:rsidP="00E158B6">
            <w:pPr>
              <w:pStyle w:val="ReqText0"/>
            </w:pPr>
            <w:r w:rsidRPr="00A13962">
              <w:t xml:space="preserve">Extract </w:t>
            </w:r>
            <w:r>
              <w:t>data length and Port data</w:t>
            </w:r>
            <w:r w:rsidRPr="00A13962">
              <w:t xml:space="preserve"> </w:t>
            </w:r>
            <w:r>
              <w:t>from a Port message in</w:t>
            </w:r>
            <w:r w:rsidRPr="00A13962">
              <w:t xml:space="preserve"> the </w:t>
            </w:r>
            <w:r>
              <w:t xml:space="preserve">IPDU-M Ethernet </w:t>
            </w:r>
            <w:r w:rsidRPr="00A13962">
              <w:t>payload.</w:t>
            </w:r>
          </w:p>
          <w:p w14:paraId="3D707870" w14:textId="77777777" w:rsidR="002E12EE" w:rsidRDefault="002E12EE" w:rsidP="00E158B6">
            <w:pPr>
              <w:pStyle w:val="ReqText0"/>
            </w:pPr>
          </w:p>
          <w:p w14:paraId="1EC941CC" w14:textId="77777777" w:rsidR="002E12EE" w:rsidRPr="00D83FF5" w:rsidRDefault="002E12EE" w:rsidP="00E158B6">
            <w:pPr>
              <w:pStyle w:val="ReqText0"/>
              <w:rPr>
                <w:lang w:val="en-US"/>
              </w:rPr>
            </w:pPr>
            <w:r>
              <w:rPr>
                <w:lang w:val="en-US"/>
              </w:rPr>
              <w:t xml:space="preserve">Copy value of Total Port data length argument </w:t>
            </w:r>
            <w:r w:rsidRPr="00D83FF5">
              <w:t>*pLength</w:t>
            </w:r>
            <w:r>
              <w:t xml:space="preserve"> to</w:t>
            </w:r>
            <w:r>
              <w:rPr>
                <w:lang w:val="en-US"/>
              </w:rPr>
              <w:t xml:space="preserve"> the local variable </w:t>
            </w:r>
            <w:r w:rsidRPr="00D83FF5">
              <w:t>LusLength</w:t>
            </w:r>
            <w:r>
              <w:t>.</w:t>
            </w:r>
          </w:p>
          <w:p w14:paraId="29EDF22C" w14:textId="77777777" w:rsidR="002E12EE" w:rsidRPr="00A13962" w:rsidRDefault="002E12EE" w:rsidP="00E158B6">
            <w:pPr>
              <w:pStyle w:val="ReqText0"/>
            </w:pPr>
            <w:r w:rsidRPr="00A13962">
              <w:t>The value of pDataPosition shall be the frame extraction position.</w:t>
            </w:r>
          </w:p>
          <w:p w14:paraId="28704B44" w14:textId="77777777" w:rsidR="002E12EE" w:rsidRDefault="002E12EE" w:rsidP="00E158B6">
            <w:pPr>
              <w:pStyle w:val="ReqText0"/>
            </w:pPr>
          </w:p>
          <w:p w14:paraId="787B02B4" w14:textId="75ACDF23" w:rsidR="002E12EE" w:rsidRPr="00A13962" w:rsidRDefault="002E12EE" w:rsidP="00E158B6">
            <w:pPr>
              <w:pStyle w:val="ReqText0"/>
            </w:pPr>
            <w:r w:rsidRPr="00A13962">
              <w:t xml:space="preserve">If </w:t>
            </w:r>
            <w:r>
              <w:t xml:space="preserve">adding </w:t>
            </w:r>
            <w:r w:rsidRPr="00A13962">
              <w:t xml:space="preserve">the </w:t>
            </w:r>
            <w:r>
              <w:t xml:space="preserve">total </w:t>
            </w:r>
            <w:r w:rsidRPr="00A13962">
              <w:t>value of</w:t>
            </w:r>
            <w:r w:rsidRPr="000C12E9">
              <w:rPr>
                <w:rFonts w:ascii="Consolas" w:eastAsia="Times New Roman" w:hAnsi="Consolas"/>
                <w:color w:val="569CD6"/>
                <w:sz w:val="21"/>
                <w:szCs w:val="21"/>
                <w:lang w:eastAsia="en-US"/>
              </w:rPr>
              <w:t xml:space="preserve"> </w:t>
            </w:r>
            <w:r>
              <w:t>PDU</w:t>
            </w:r>
            <w:r w:rsidRPr="000C12E9">
              <w:t>_LEN_ID</w:t>
            </w:r>
            <w:r>
              <w:rPr>
                <w:lang w:val="en-US"/>
              </w:rPr>
              <w:t xml:space="preserve"> </w:t>
            </w:r>
            <w:r w:rsidRPr="00A13962">
              <w:t xml:space="preserve">and </w:t>
            </w:r>
            <w:r>
              <w:t>PDU</w:t>
            </w:r>
            <w:r w:rsidRPr="000C12E9">
              <w:t>_LEN_</w:t>
            </w:r>
            <w:r>
              <w:t xml:space="preserve">DLC </w:t>
            </w:r>
            <w:r w:rsidRPr="00A13962">
              <w:t>to the frame extraction position value</w:t>
            </w:r>
            <w:r>
              <w:t xml:space="preserve"> make</w:t>
            </w:r>
            <w:r w:rsidRPr="00A13962">
              <w:t xml:space="preserve"> the data length exceeded</w:t>
            </w:r>
            <w:r w:rsidR="0021634B">
              <w:t>, s</w:t>
            </w:r>
            <w:r w:rsidRPr="00A13962">
              <w:t xml:space="preserve">et PROTOCONV_E_NOTFRAME </w:t>
            </w:r>
            <w:r>
              <w:t xml:space="preserve">to </w:t>
            </w:r>
            <w:r w:rsidRPr="00036D56">
              <w:rPr>
                <w:lang w:val="en-US"/>
              </w:rPr>
              <w:t>*pErrorStatu</w:t>
            </w:r>
            <w:r>
              <w:rPr>
                <w:lang w:val="en-US"/>
              </w:rPr>
              <w:t xml:space="preserve">s </w:t>
            </w:r>
            <w:r w:rsidRPr="00A13962">
              <w:t>and the process shall be terminated.</w:t>
            </w:r>
          </w:p>
          <w:p w14:paraId="21F8022D" w14:textId="77777777" w:rsidR="002E12EE" w:rsidRPr="00694EC3" w:rsidRDefault="002E12EE" w:rsidP="00E158B6">
            <w:pPr>
              <w:pStyle w:val="ReqText0"/>
              <w:rPr>
                <w:lang w:val="en-US"/>
              </w:rPr>
            </w:pPr>
          </w:p>
          <w:p w14:paraId="545FF273" w14:textId="5E3998C8" w:rsidR="002E12EE" w:rsidRDefault="0021634B" w:rsidP="0021634B">
            <w:pPr>
              <w:pStyle w:val="ReqText0"/>
            </w:pPr>
            <w:r>
              <w:t>E</w:t>
            </w:r>
            <w:r w:rsidR="002E12EE" w:rsidRPr="000C12E9">
              <w:t xml:space="preserve">xtract the </w:t>
            </w:r>
            <w:r>
              <w:t>data length of Port</w:t>
            </w:r>
            <w:r w:rsidR="002E12EE" w:rsidRPr="000C12E9">
              <w:t xml:space="preserve"> from the frame fetch position.</w:t>
            </w:r>
          </w:p>
          <w:p w14:paraId="10AD70E0" w14:textId="080B73A6" w:rsidR="002E12EE" w:rsidRPr="00A13962" w:rsidRDefault="002E12EE" w:rsidP="00E158B6">
            <w:pPr>
              <w:pStyle w:val="ReqText0"/>
            </w:pPr>
            <w:r w:rsidRPr="00A13962">
              <w:t xml:space="preserve">If </w:t>
            </w:r>
            <w:r w:rsidR="0021634B" w:rsidRPr="000C12E9">
              <w:t xml:space="preserve">the </w:t>
            </w:r>
            <w:r w:rsidR="0021634B">
              <w:t>data length of Port</w:t>
            </w:r>
            <w:r w:rsidR="0021634B" w:rsidRPr="000C12E9">
              <w:t xml:space="preserve"> </w:t>
            </w:r>
            <w:r w:rsidRPr="00A13962">
              <w:t xml:space="preserve">is greater than </w:t>
            </w:r>
            <w:r w:rsidR="0021634B" w:rsidRPr="0021634B">
              <w:rPr>
                <w:lang w:val="en-US"/>
              </w:rPr>
              <w:t>MAX_PORT_TOTAL_SIZE</w:t>
            </w:r>
            <w:r w:rsidR="0021634B">
              <w:rPr>
                <w:lang w:val="en-US"/>
              </w:rPr>
              <w:t xml:space="preserve"> </w:t>
            </w:r>
            <w:r w:rsidRPr="00A13962">
              <w:t>(</w:t>
            </w:r>
            <w:r w:rsidR="0021634B">
              <w:t>256</w:t>
            </w:r>
            <w:r w:rsidRPr="00A13962">
              <w:t>U) or adding the DLC to</w:t>
            </w:r>
            <w:r>
              <w:t xml:space="preserve"> the updated </w:t>
            </w:r>
            <w:r w:rsidRPr="00A13962">
              <w:t>frame retrieval position exceeds the data length</w:t>
            </w:r>
            <w:r>
              <w:t>, the function r</w:t>
            </w:r>
            <w:r w:rsidRPr="00A13962">
              <w:t>eturn</w:t>
            </w:r>
            <w:r>
              <w:t>s</w:t>
            </w:r>
            <w:r w:rsidRPr="00A13962">
              <w:t xml:space="preserve"> E_NOT_OK, report</w:t>
            </w:r>
            <w:r>
              <w:t>s</w:t>
            </w:r>
            <w:r w:rsidRPr="00A13962">
              <w:t xml:space="preserve"> DET error PROTOCONV_E_PACKED</w:t>
            </w:r>
            <w:r w:rsidR="0021634B">
              <w:t>PORT</w:t>
            </w:r>
            <w:r w:rsidRPr="00A13962">
              <w:t xml:space="preserve"> (if DET is enabled), set</w:t>
            </w:r>
            <w:r w:rsidR="0021634B">
              <w:t>S</w:t>
            </w:r>
            <w:r w:rsidRPr="00A13962">
              <w:t xml:space="preserve"> </w:t>
            </w:r>
            <w:r w:rsidRPr="00C52CEE">
              <w:rPr>
                <w:lang w:val="en-US"/>
              </w:rPr>
              <w:t>*pErrorStatus</w:t>
            </w:r>
            <w:r w:rsidRPr="00A13962">
              <w:t>= PROTOCONV_E_PACKED</w:t>
            </w:r>
            <w:r w:rsidR="0021634B">
              <w:t>PORT</w:t>
            </w:r>
            <w:r w:rsidRPr="00A13962">
              <w:t xml:space="preserve"> and terminate</w:t>
            </w:r>
            <w:r w:rsidR="00582CF9">
              <w:t>s</w:t>
            </w:r>
            <w:r w:rsidRPr="00A13962">
              <w:t xml:space="preserve"> the process.</w:t>
            </w:r>
          </w:p>
          <w:p w14:paraId="68CFE976" w14:textId="77777777" w:rsidR="002E12EE" w:rsidRPr="00A13962" w:rsidRDefault="002E12EE" w:rsidP="00E158B6">
            <w:pPr>
              <w:pStyle w:val="ReqText0"/>
            </w:pPr>
          </w:p>
          <w:p w14:paraId="6726011E" w14:textId="74AADCF2" w:rsidR="002E12EE" w:rsidRDefault="008D6E14" w:rsidP="00582CF9">
            <w:pPr>
              <w:pStyle w:val="ReqText0"/>
              <w:rPr>
                <w:lang w:val="en-US"/>
              </w:rPr>
            </w:pPr>
            <w:r>
              <w:t>C</w:t>
            </w:r>
            <w:r w:rsidR="002E12EE" w:rsidRPr="00A13962">
              <w:t xml:space="preserve">opy the </w:t>
            </w:r>
            <w:r w:rsidR="00582CF9">
              <w:t>Port</w:t>
            </w:r>
            <w:r w:rsidR="002E12EE" w:rsidRPr="00A13962">
              <w:t xml:space="preserve"> frame to the buffer.</w:t>
            </w:r>
          </w:p>
          <w:p w14:paraId="3805D9EE" w14:textId="77777777" w:rsidR="002E12EE" w:rsidRDefault="002E12EE" w:rsidP="00E158B6">
            <w:pPr>
              <w:pStyle w:val="ReqText0"/>
            </w:pPr>
          </w:p>
          <w:p w14:paraId="538646DE" w14:textId="7093EDEE" w:rsidR="002E12EE" w:rsidRDefault="002E12EE" w:rsidP="00E158B6">
            <w:pPr>
              <w:pStyle w:val="ReqText0"/>
            </w:pPr>
            <w:r>
              <w:t>Add the current extracted data length to the total value of retrieved Port data length</w:t>
            </w:r>
          </w:p>
          <w:p w14:paraId="61599075" w14:textId="3D638B74" w:rsidR="002E12EE" w:rsidRDefault="002E12EE" w:rsidP="00E158B6">
            <w:pPr>
              <w:pStyle w:val="ReqText0"/>
            </w:pPr>
            <w:r>
              <w:t>(</w:t>
            </w:r>
            <w:r w:rsidRPr="002064E1">
              <w:t>LusLength = LusLength + (uint16)(</w:t>
            </w:r>
            <w:r w:rsidR="00582CF9">
              <w:t>DLC</w:t>
            </w:r>
            <w:r w:rsidRPr="002064E1">
              <w:t xml:space="preserve"> &amp; MASK_16BIT)</w:t>
            </w:r>
            <w:r>
              <w:rPr>
                <w:lang w:val="en-US"/>
              </w:rPr>
              <w:t>)</w:t>
            </w:r>
          </w:p>
          <w:p w14:paraId="4407C23A" w14:textId="77777777" w:rsidR="002E12EE" w:rsidRDefault="002E12EE" w:rsidP="00E158B6">
            <w:pPr>
              <w:pStyle w:val="ReqText0"/>
            </w:pPr>
            <w:r>
              <w:t>Update the frame retrieval position after extracting LIN data</w:t>
            </w:r>
          </w:p>
          <w:p w14:paraId="78B31038" w14:textId="0D5B5F01" w:rsidR="002E12EE" w:rsidRDefault="002E12EE" w:rsidP="00E158B6">
            <w:pPr>
              <w:pStyle w:val="ReqText0"/>
            </w:pPr>
            <w:r>
              <w:rPr>
                <w:lang w:val="en-US"/>
              </w:rPr>
              <w:t>(</w:t>
            </w:r>
            <w:r w:rsidRPr="00C11115">
              <w:rPr>
                <w:lang w:val="en-US"/>
              </w:rPr>
              <w:t xml:space="preserve">*pDataPosition = LulFramePos + </w:t>
            </w:r>
            <w:r w:rsidR="00582CF9">
              <w:t>DLC</w:t>
            </w:r>
            <w:r>
              <w:t>)</w:t>
            </w:r>
          </w:p>
          <w:p w14:paraId="08823CCB" w14:textId="77777777" w:rsidR="002E12EE" w:rsidRDefault="002E12EE" w:rsidP="00E158B6">
            <w:pPr>
              <w:pStyle w:val="ReqText0"/>
              <w:rPr>
                <w:lang w:val="en-US"/>
              </w:rPr>
            </w:pPr>
            <w:r>
              <w:rPr>
                <w:lang w:val="en-US"/>
              </w:rPr>
              <w:t>Update the total value of Port data length after extracting Port data</w:t>
            </w:r>
          </w:p>
          <w:p w14:paraId="0762E262" w14:textId="77777777" w:rsidR="002E12EE" w:rsidRPr="00C11115" w:rsidRDefault="002E12EE" w:rsidP="00E158B6">
            <w:pPr>
              <w:pStyle w:val="ReqText0"/>
            </w:pPr>
            <w:r>
              <w:rPr>
                <w:lang w:val="en-US"/>
              </w:rPr>
              <w:lastRenderedPageBreak/>
              <w:t>(</w:t>
            </w:r>
            <w:r w:rsidRPr="00C11115">
              <w:t>*pLength = LusLength</w:t>
            </w:r>
            <w:r>
              <w:t>)</w:t>
            </w:r>
          </w:p>
          <w:p w14:paraId="77938AA3" w14:textId="77777777" w:rsidR="002E12EE" w:rsidRDefault="002E12EE" w:rsidP="00E158B6">
            <w:pPr>
              <w:pStyle w:val="ReqText0"/>
            </w:pPr>
          </w:p>
          <w:p w14:paraId="723A8287" w14:textId="77777777" w:rsidR="002E12EE" w:rsidRPr="00A13962" w:rsidRDefault="002E12EE" w:rsidP="00E158B6">
            <w:pPr>
              <w:pStyle w:val="ReqText0"/>
              <w:rPr>
                <w:kern w:val="2"/>
                <w:szCs w:val="20"/>
                <w:lang w:val="en-US" w:eastAsia="ja-JP"/>
              </w:rPr>
            </w:pPr>
            <w:r w:rsidRPr="00A13962">
              <w:t>If the process ends normally, E_OK is returned.</w:t>
            </w:r>
          </w:p>
        </w:tc>
      </w:tr>
      <w:tr w:rsidR="002E12EE" w:rsidRPr="00A13962" w14:paraId="1A3978AF" w14:textId="77777777" w:rsidTr="0007371F">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4239E1A3" w14:textId="77777777" w:rsidR="002E12EE" w:rsidRPr="00A13962" w:rsidRDefault="002E12EE" w:rsidP="00E158B6">
            <w:pPr>
              <w:jc w:val="left"/>
              <w:rPr>
                <w:b/>
                <w:bCs/>
                <w:szCs w:val="20"/>
              </w:rPr>
            </w:pPr>
            <w:r w:rsidRPr="00A13962">
              <w:rPr>
                <w:b/>
                <w:bCs/>
                <w:szCs w:val="20"/>
              </w:rPr>
              <w:t>Preconditions</w:t>
            </w:r>
          </w:p>
        </w:tc>
        <w:tc>
          <w:tcPr>
            <w:tcW w:w="4105" w:type="pct"/>
            <w:gridSpan w:val="4"/>
            <w:tcBorders>
              <w:top w:val="single" w:sz="4" w:space="0" w:color="auto"/>
              <w:left w:val="single" w:sz="4" w:space="0" w:color="auto"/>
              <w:bottom w:val="single" w:sz="4" w:space="0" w:color="auto"/>
              <w:right w:val="single" w:sz="4" w:space="0" w:color="auto"/>
            </w:tcBorders>
            <w:hideMark/>
          </w:tcPr>
          <w:p w14:paraId="41920793" w14:textId="77777777" w:rsidR="002E12EE" w:rsidRPr="00A13962" w:rsidRDefault="002E12EE" w:rsidP="00E158B6">
            <w:pPr>
              <w:jc w:val="left"/>
              <w:rPr>
                <w:szCs w:val="20"/>
              </w:rPr>
            </w:pPr>
            <w:r w:rsidRPr="00A13962">
              <w:rPr>
                <w:szCs w:val="20"/>
              </w:rPr>
              <w:t>N/A</w:t>
            </w:r>
          </w:p>
        </w:tc>
      </w:tr>
      <w:tr w:rsidR="002E12EE" w:rsidRPr="00A13962" w14:paraId="7872CA78" w14:textId="77777777" w:rsidTr="0007371F">
        <w:tc>
          <w:tcPr>
            <w:tcW w:w="895" w:type="pct"/>
            <w:tcBorders>
              <w:top w:val="single" w:sz="4" w:space="0" w:color="auto"/>
              <w:left w:val="single" w:sz="4" w:space="0" w:color="auto"/>
              <w:bottom w:val="single" w:sz="4" w:space="0" w:color="auto"/>
              <w:right w:val="single" w:sz="4" w:space="0" w:color="auto"/>
            </w:tcBorders>
            <w:shd w:val="clear" w:color="auto" w:fill="D9D9D9"/>
            <w:hideMark/>
          </w:tcPr>
          <w:p w14:paraId="29D782BB" w14:textId="77777777" w:rsidR="002E12EE" w:rsidRPr="00A13962" w:rsidRDefault="002E12EE" w:rsidP="00E158B6">
            <w:pPr>
              <w:jc w:val="left"/>
              <w:rPr>
                <w:b/>
                <w:bCs/>
                <w:szCs w:val="20"/>
              </w:rPr>
            </w:pPr>
            <w:r w:rsidRPr="00A13962">
              <w:rPr>
                <w:b/>
                <w:bCs/>
                <w:szCs w:val="20"/>
              </w:rPr>
              <w:t>Remarks</w:t>
            </w:r>
          </w:p>
        </w:tc>
        <w:tc>
          <w:tcPr>
            <w:tcW w:w="4105" w:type="pct"/>
            <w:gridSpan w:val="4"/>
            <w:tcBorders>
              <w:top w:val="single" w:sz="4" w:space="0" w:color="auto"/>
              <w:left w:val="single" w:sz="4" w:space="0" w:color="auto"/>
              <w:bottom w:val="single" w:sz="4" w:space="0" w:color="auto"/>
              <w:right w:val="single" w:sz="4" w:space="0" w:color="auto"/>
            </w:tcBorders>
            <w:hideMark/>
          </w:tcPr>
          <w:p w14:paraId="4BBEF967" w14:textId="77777777" w:rsidR="002E12EE" w:rsidRPr="00A13962" w:rsidRDefault="002E12EE" w:rsidP="00E158B6">
            <w:pPr>
              <w:jc w:val="left"/>
              <w:rPr>
                <w:szCs w:val="20"/>
              </w:rPr>
            </w:pPr>
            <w:r w:rsidRPr="00A13962">
              <w:rPr>
                <w:szCs w:val="20"/>
              </w:rPr>
              <w:t>The frame extraction position check is divided into two times to prevent access outside the buffer area.</w:t>
            </w:r>
          </w:p>
        </w:tc>
      </w:tr>
      <w:tr w:rsidR="002E12EE" w:rsidRPr="00A13962" w14:paraId="607DBB9E" w14:textId="77777777" w:rsidTr="00F70C33">
        <w:trPr>
          <w:trHeight w:val="126"/>
        </w:trPr>
        <w:tc>
          <w:tcPr>
            <w:tcW w:w="895" w:type="pct"/>
            <w:vMerge w:val="restart"/>
            <w:tcBorders>
              <w:top w:val="single" w:sz="4" w:space="0" w:color="auto"/>
              <w:left w:val="single" w:sz="4" w:space="0" w:color="auto"/>
              <w:right w:val="single" w:sz="4" w:space="0" w:color="auto"/>
            </w:tcBorders>
            <w:shd w:val="clear" w:color="auto" w:fill="D9D9D9"/>
          </w:tcPr>
          <w:p w14:paraId="66CE4691" w14:textId="77777777" w:rsidR="002E12EE" w:rsidRPr="00A13962" w:rsidRDefault="002E12EE" w:rsidP="00E158B6">
            <w:pPr>
              <w:jc w:val="left"/>
              <w:rPr>
                <w:b/>
                <w:bCs/>
                <w:szCs w:val="20"/>
              </w:rPr>
            </w:pPr>
            <w:r w:rsidRPr="00A13962">
              <w:rPr>
                <w:b/>
                <w:bCs/>
                <w:kern w:val="0"/>
                <w:szCs w:val="20"/>
              </w:rPr>
              <w:t>DET/DEM Errors Handled</w:t>
            </w:r>
          </w:p>
        </w:tc>
        <w:tc>
          <w:tcPr>
            <w:tcW w:w="2196" w:type="pct"/>
            <w:gridSpan w:val="3"/>
            <w:tcBorders>
              <w:top w:val="single" w:sz="4" w:space="0" w:color="auto"/>
              <w:left w:val="single" w:sz="4" w:space="0" w:color="auto"/>
              <w:bottom w:val="single" w:sz="4" w:space="0" w:color="auto"/>
              <w:right w:val="single" w:sz="4" w:space="0" w:color="auto"/>
            </w:tcBorders>
          </w:tcPr>
          <w:p w14:paraId="127614F3" w14:textId="77777777" w:rsidR="002E12EE" w:rsidRPr="00A13962" w:rsidRDefault="002E12EE" w:rsidP="00E158B6">
            <w:pPr>
              <w:jc w:val="left"/>
              <w:rPr>
                <w:szCs w:val="20"/>
              </w:rPr>
            </w:pPr>
            <w:r w:rsidRPr="00A13962">
              <w:rPr>
                <w:color w:val="000000"/>
                <w:szCs w:val="20"/>
              </w:rPr>
              <w:t>PROTOCONV_E_NOTFRAME</w:t>
            </w:r>
          </w:p>
        </w:tc>
        <w:tc>
          <w:tcPr>
            <w:tcW w:w="1909" w:type="pct"/>
            <w:tcBorders>
              <w:top w:val="single" w:sz="4" w:space="0" w:color="auto"/>
              <w:left w:val="single" w:sz="4" w:space="0" w:color="auto"/>
              <w:bottom w:val="single" w:sz="4" w:space="0" w:color="auto"/>
              <w:right w:val="single" w:sz="4" w:space="0" w:color="auto"/>
            </w:tcBorders>
          </w:tcPr>
          <w:p w14:paraId="570E73CF" w14:textId="77777777" w:rsidR="002E12EE" w:rsidRPr="00A13962" w:rsidRDefault="002E12EE" w:rsidP="00E158B6">
            <w:pPr>
              <w:jc w:val="left"/>
              <w:rPr>
                <w:szCs w:val="20"/>
              </w:rPr>
            </w:pPr>
            <w:r w:rsidRPr="00A13962">
              <w:rPr>
                <w:color w:val="000000"/>
                <w:szCs w:val="20"/>
              </w:rPr>
              <w:t xml:space="preserve">No </w:t>
            </w:r>
            <w:r>
              <w:rPr>
                <w:color w:val="000000"/>
                <w:szCs w:val="20"/>
              </w:rPr>
              <w:t>Port</w:t>
            </w:r>
            <w:r w:rsidRPr="00A13962">
              <w:rPr>
                <w:color w:val="000000"/>
                <w:szCs w:val="20"/>
              </w:rPr>
              <w:t xml:space="preserve"> frame</w:t>
            </w:r>
          </w:p>
        </w:tc>
      </w:tr>
      <w:tr w:rsidR="002E12EE" w:rsidRPr="00A13962" w14:paraId="1FE92D23" w14:textId="77777777" w:rsidTr="00F70C33">
        <w:trPr>
          <w:trHeight w:val="125"/>
        </w:trPr>
        <w:tc>
          <w:tcPr>
            <w:tcW w:w="895" w:type="pct"/>
            <w:vMerge/>
            <w:tcBorders>
              <w:left w:val="single" w:sz="4" w:space="0" w:color="auto"/>
              <w:bottom w:val="single" w:sz="4" w:space="0" w:color="auto"/>
              <w:right w:val="single" w:sz="4" w:space="0" w:color="auto"/>
            </w:tcBorders>
            <w:shd w:val="clear" w:color="auto" w:fill="D9D9D9"/>
          </w:tcPr>
          <w:p w14:paraId="52937A0F" w14:textId="77777777" w:rsidR="002E12EE" w:rsidRPr="00A13962" w:rsidRDefault="002E12EE" w:rsidP="00E158B6">
            <w:pPr>
              <w:jc w:val="left"/>
              <w:rPr>
                <w:b/>
                <w:bCs/>
                <w:szCs w:val="20"/>
              </w:rPr>
            </w:pPr>
          </w:p>
        </w:tc>
        <w:tc>
          <w:tcPr>
            <w:tcW w:w="2196" w:type="pct"/>
            <w:gridSpan w:val="3"/>
            <w:tcBorders>
              <w:top w:val="single" w:sz="4" w:space="0" w:color="auto"/>
              <w:left w:val="single" w:sz="4" w:space="0" w:color="auto"/>
              <w:bottom w:val="single" w:sz="4" w:space="0" w:color="auto"/>
              <w:right w:val="single" w:sz="4" w:space="0" w:color="auto"/>
            </w:tcBorders>
          </w:tcPr>
          <w:p w14:paraId="7EBE6D3C" w14:textId="77777777" w:rsidR="002E12EE" w:rsidRPr="00A13962" w:rsidRDefault="002E12EE" w:rsidP="00E158B6">
            <w:pPr>
              <w:jc w:val="left"/>
              <w:rPr>
                <w:szCs w:val="20"/>
              </w:rPr>
            </w:pPr>
            <w:r w:rsidRPr="00A13962">
              <w:rPr>
                <w:color w:val="000000"/>
                <w:szCs w:val="20"/>
              </w:rPr>
              <w:t>PROTOCONV_E_PACKED</w:t>
            </w:r>
            <w:r>
              <w:rPr>
                <w:color w:val="000000"/>
                <w:szCs w:val="20"/>
              </w:rPr>
              <w:t>PORT</w:t>
            </w:r>
          </w:p>
        </w:tc>
        <w:tc>
          <w:tcPr>
            <w:tcW w:w="1909" w:type="pct"/>
            <w:tcBorders>
              <w:top w:val="single" w:sz="4" w:space="0" w:color="auto"/>
              <w:left w:val="single" w:sz="4" w:space="0" w:color="auto"/>
              <w:bottom w:val="single" w:sz="4" w:space="0" w:color="auto"/>
              <w:right w:val="single" w:sz="4" w:space="0" w:color="auto"/>
            </w:tcBorders>
          </w:tcPr>
          <w:p w14:paraId="6A718431" w14:textId="77777777" w:rsidR="002E12EE" w:rsidRPr="00A13962" w:rsidRDefault="002E12EE" w:rsidP="00E158B6">
            <w:pPr>
              <w:jc w:val="left"/>
              <w:rPr>
                <w:szCs w:val="20"/>
              </w:rPr>
            </w:pPr>
            <w:r w:rsidRPr="00A13962">
              <w:rPr>
                <w:color w:val="000000"/>
                <w:szCs w:val="20"/>
              </w:rPr>
              <w:t xml:space="preserve">Packed </w:t>
            </w:r>
            <w:r>
              <w:rPr>
                <w:color w:val="000000"/>
                <w:szCs w:val="20"/>
              </w:rPr>
              <w:t>Port</w:t>
            </w:r>
            <w:r w:rsidRPr="00A13962">
              <w:rPr>
                <w:color w:val="000000"/>
                <w:szCs w:val="20"/>
              </w:rPr>
              <w:t xml:space="preserve"> Frame Error</w:t>
            </w:r>
          </w:p>
        </w:tc>
      </w:tr>
    </w:tbl>
    <w:p w14:paraId="37EC3BE9" w14:textId="77777777" w:rsidR="003D3541" w:rsidRDefault="003D3541" w:rsidP="003D3541">
      <w:pPr>
        <w:pStyle w:val="RefIDs"/>
      </w:pPr>
      <w:r w:rsidRPr="00C20FCB">
        <w:t xml:space="preserve">[Covers: </w:t>
      </w:r>
      <w:r w:rsidRPr="00992417">
        <w:t>req-8552172-009053</w:t>
      </w:r>
      <w:r>
        <w:t>20</w:t>
      </w:r>
      <w:r w:rsidRPr="00C20FCB">
        <w:t>]</w:t>
      </w:r>
    </w:p>
    <w:p w14:paraId="7CC336A1" w14:textId="77777777" w:rsidR="003D3541" w:rsidRDefault="003D3541" w:rsidP="003D3541">
      <w:pPr>
        <w:pStyle w:val="RefIDs"/>
        <w:rPr>
          <w:lang w:eastAsia="en-US"/>
        </w:rPr>
      </w:pPr>
      <w:r w:rsidRPr="00C20FCB">
        <w:t xml:space="preserve">[Covers: </w:t>
      </w:r>
      <w:r w:rsidRPr="00992417">
        <w:t>req-8552172-009053</w:t>
      </w:r>
      <w:r>
        <w:t>21</w:t>
      </w:r>
      <w:r w:rsidRPr="00C20FCB">
        <w:t>]</w:t>
      </w:r>
    </w:p>
    <w:p w14:paraId="552BE4A4" w14:textId="450BF27C" w:rsidR="003D3541" w:rsidRDefault="003D3541" w:rsidP="003D3541">
      <w:pPr>
        <w:pStyle w:val="RefIDs"/>
        <w:rPr>
          <w:lang w:eastAsia="en-US"/>
        </w:rPr>
      </w:pPr>
      <w:r w:rsidRPr="00696D29">
        <w:rPr>
          <w:lang w:eastAsia="en-US"/>
        </w:rPr>
        <w:t xml:space="preserve">[Covers: </w:t>
      </w:r>
      <w:r>
        <w:rPr>
          <w:lang w:eastAsia="en-US"/>
        </w:rPr>
        <w:t>req-8552172-00903613</w:t>
      </w:r>
      <w:r w:rsidRPr="00696D29">
        <w:rPr>
          <w:lang w:eastAsia="en-US"/>
        </w:rPr>
        <w:t>]</w:t>
      </w:r>
    </w:p>
    <w:p w14:paraId="0FEF458B" w14:textId="77777777" w:rsidR="003D3541" w:rsidRDefault="003D3541" w:rsidP="003D3541">
      <w:pPr>
        <w:pStyle w:val="RefIDs"/>
        <w:rPr>
          <w:lang w:eastAsia="en-US"/>
        </w:rPr>
      </w:pPr>
      <w:r w:rsidRPr="00696D29">
        <w:rPr>
          <w:lang w:eastAsia="en-US"/>
        </w:rPr>
        <w:t xml:space="preserve">[Covers: </w:t>
      </w:r>
      <w:r>
        <w:rPr>
          <w:lang w:eastAsia="en-US"/>
        </w:rPr>
        <w:t>req-8552172-00904663</w:t>
      </w:r>
      <w:r w:rsidRPr="00696D29">
        <w:rPr>
          <w:lang w:eastAsia="en-US"/>
        </w:rPr>
        <w:t>]</w:t>
      </w:r>
    </w:p>
    <w:p w14:paraId="694B906E" w14:textId="77777777" w:rsidR="003D3541" w:rsidRPr="00C6014F" w:rsidRDefault="003D3541" w:rsidP="003D3541">
      <w:pPr>
        <w:pStyle w:val="RefIDs"/>
        <w:rPr>
          <w:lang w:eastAsia="en-US"/>
        </w:rPr>
      </w:pPr>
      <w:r w:rsidRPr="00696D29">
        <w:rPr>
          <w:lang w:eastAsia="en-US"/>
        </w:rPr>
        <w:t xml:space="preserve">[Covers: </w:t>
      </w:r>
      <w:r>
        <w:rPr>
          <w:lang w:eastAsia="en-US"/>
        </w:rPr>
        <w:t>req-8552172-00904662</w:t>
      </w:r>
      <w:r w:rsidRPr="00696D29">
        <w:rPr>
          <w:lang w:eastAsia="en-US"/>
        </w:rPr>
        <w:t>]</w:t>
      </w:r>
    </w:p>
    <w:p w14:paraId="12F0A8E0" w14:textId="77777777" w:rsidR="003D3541" w:rsidRPr="00C6014F" w:rsidRDefault="003D3541" w:rsidP="003D3541">
      <w:pPr>
        <w:pStyle w:val="RefIDs"/>
        <w:rPr>
          <w:lang w:eastAsia="en-US"/>
        </w:rPr>
      </w:pPr>
      <w:r w:rsidRPr="00C6014F">
        <w:rPr>
          <w:lang w:eastAsia="en-US"/>
        </w:rPr>
        <w:t xml:space="preserve">[Covers: </w:t>
      </w:r>
      <w:r>
        <w:rPr>
          <w:lang w:eastAsia="en-US"/>
        </w:rPr>
        <w:t>req-8552172-00904664]</w:t>
      </w:r>
    </w:p>
    <w:p w14:paraId="358B55D8" w14:textId="77777777" w:rsidR="003D3541" w:rsidRPr="00C6014F" w:rsidRDefault="003D3541" w:rsidP="003D3541">
      <w:pPr>
        <w:pStyle w:val="RefIDs"/>
        <w:rPr>
          <w:lang w:eastAsia="en-US"/>
        </w:rPr>
      </w:pPr>
      <w:r w:rsidRPr="00C6014F">
        <w:rPr>
          <w:lang w:eastAsia="en-US"/>
        </w:rPr>
        <w:t xml:space="preserve">[Covers: </w:t>
      </w:r>
      <w:r>
        <w:rPr>
          <w:lang w:eastAsia="en-US"/>
        </w:rPr>
        <w:t>req-8552172-00904665]</w:t>
      </w:r>
    </w:p>
    <w:p w14:paraId="7E0548D1" w14:textId="77777777" w:rsidR="007776E7" w:rsidRPr="002C15F8" w:rsidRDefault="003D3541" w:rsidP="007776E7">
      <w:pPr>
        <w:pStyle w:val="RefIDs"/>
        <w:rPr>
          <w:lang w:eastAsia="en-US"/>
        </w:rPr>
      </w:pPr>
      <w:r>
        <w:rPr>
          <w:lang w:eastAsia="en-US"/>
        </w:rPr>
        <w:t>[Covers: req-8552172-00904666</w:t>
      </w:r>
      <w:r w:rsidRPr="00C6014F">
        <w:rPr>
          <w:lang w:eastAsia="en-US"/>
        </w:rPr>
        <w:t>]</w:t>
      </w:r>
    </w:p>
    <w:p w14:paraId="2BC76872" w14:textId="77777777" w:rsidR="007776E7" w:rsidRPr="002C15F8" w:rsidRDefault="007776E7" w:rsidP="007776E7">
      <w:pPr>
        <w:pStyle w:val="RefIDs"/>
        <w:rPr>
          <w:lang w:eastAsia="en-US"/>
        </w:rPr>
      </w:pPr>
      <w:r w:rsidRPr="002C15F8">
        <w:rPr>
          <w:lang w:eastAsia="en-US"/>
        </w:rPr>
        <w:t xml:space="preserve">[Covers: </w:t>
      </w:r>
      <w:r>
        <w:rPr>
          <w:lang w:eastAsia="en-US"/>
        </w:rPr>
        <w:t>req-8552172-00909476</w:t>
      </w:r>
      <w:r>
        <w:t>]</w:t>
      </w:r>
    </w:p>
    <w:p w14:paraId="1BFEB442" w14:textId="77777777" w:rsidR="007776E7" w:rsidRDefault="007776E7" w:rsidP="007776E7">
      <w:pPr>
        <w:pStyle w:val="RefIDs"/>
        <w:rPr>
          <w:lang w:eastAsia="en-US"/>
        </w:rPr>
      </w:pPr>
      <w:r w:rsidRPr="002C15F8">
        <w:rPr>
          <w:lang w:eastAsia="en-US"/>
        </w:rPr>
        <w:t xml:space="preserve">[Covers: </w:t>
      </w:r>
      <w:r>
        <w:rPr>
          <w:lang w:eastAsia="en-US"/>
        </w:rPr>
        <w:t>req-8552172-00909478</w:t>
      </w:r>
      <w:r>
        <w:t>]</w:t>
      </w:r>
    </w:p>
    <w:p w14:paraId="15560F76" w14:textId="77777777" w:rsidR="007776E7" w:rsidRDefault="007776E7" w:rsidP="007776E7">
      <w:pPr>
        <w:pStyle w:val="RefIDs"/>
        <w:rPr>
          <w:lang w:eastAsia="en-US"/>
        </w:rPr>
      </w:pPr>
      <w:r>
        <w:rPr>
          <w:lang w:eastAsia="en-US"/>
        </w:rPr>
        <w:t>[Covers: req-8552172-00528003]</w:t>
      </w:r>
    </w:p>
    <w:p w14:paraId="219BE049" w14:textId="77777777" w:rsidR="007776E7" w:rsidRDefault="007776E7" w:rsidP="007776E7">
      <w:pPr>
        <w:pStyle w:val="RefIDs"/>
        <w:rPr>
          <w:lang w:eastAsia="en-US"/>
        </w:rPr>
      </w:pPr>
      <w:r>
        <w:rPr>
          <w:lang w:eastAsia="en-US"/>
        </w:rPr>
        <w:t>[Covers: req-8552172-00528002]</w:t>
      </w:r>
    </w:p>
    <w:p w14:paraId="73F80FC2" w14:textId="77777777" w:rsidR="007776E7" w:rsidRDefault="007776E7" w:rsidP="007776E7">
      <w:pPr>
        <w:pStyle w:val="RefIDs"/>
        <w:rPr>
          <w:lang w:eastAsia="en-US"/>
        </w:rPr>
      </w:pPr>
      <w:r>
        <w:rPr>
          <w:lang w:eastAsia="en-US"/>
        </w:rPr>
        <w:t>[Covers: req-8552172-00528006]</w:t>
      </w:r>
    </w:p>
    <w:p w14:paraId="0E816B02" w14:textId="77777777" w:rsidR="007776E7" w:rsidRDefault="007776E7" w:rsidP="007776E7">
      <w:pPr>
        <w:pStyle w:val="RefIDs"/>
        <w:rPr>
          <w:lang w:eastAsia="en-US"/>
        </w:rPr>
      </w:pPr>
      <w:r>
        <w:rPr>
          <w:lang w:eastAsia="en-US"/>
        </w:rPr>
        <w:t xml:space="preserve">[Covers: </w:t>
      </w:r>
      <w:r w:rsidRPr="00C136B3">
        <w:t>req-8552172-00527993</w:t>
      </w:r>
      <w:r>
        <w:t>]</w:t>
      </w:r>
    </w:p>
    <w:p w14:paraId="3D690959" w14:textId="2B4DA32B" w:rsidR="008D6E14" w:rsidRDefault="007776E7" w:rsidP="008D6E14">
      <w:pPr>
        <w:pStyle w:val="RefIDs"/>
      </w:pPr>
      <w:r>
        <w:rPr>
          <w:lang w:eastAsia="en-US"/>
        </w:rPr>
        <w:t>[Covers: req-8552172-00527980]</w:t>
      </w:r>
    </w:p>
    <w:p w14:paraId="1B4681AE" w14:textId="76625E47" w:rsidR="00473149" w:rsidRPr="00B3632B" w:rsidRDefault="00473149" w:rsidP="00021BCD">
      <w:pPr>
        <w:pStyle w:val="Heading3"/>
      </w:pPr>
      <w:bookmarkStart w:id="351" w:name="_Toc203384008"/>
      <w:r>
        <w:rPr>
          <w:lang w:val="en-GB"/>
        </w:rPr>
        <w:t>Error handling</w:t>
      </w:r>
      <w:bookmarkEnd w:id="351"/>
    </w:p>
    <w:p w14:paraId="0434AB35" w14:textId="6379F4C5" w:rsidR="001D2558" w:rsidRDefault="001D255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35</w:t>
      </w:r>
      <w:r w:rsidR="009D560C">
        <w:rPr>
          <w:noProof/>
        </w:rPr>
        <w:fldChar w:fldCharType="end"/>
      </w:r>
      <w:r w:rsidR="00BE791A">
        <w:rPr>
          <w:noProof/>
        </w:rPr>
        <w:t>:</w:t>
      </w:r>
      <w:r>
        <w:t xml:space="preserve"> </w:t>
      </w:r>
      <w:r w:rsidRPr="001D2558">
        <w:t>Error handling</w:t>
      </w:r>
      <w:r w:rsidR="00C745C6">
        <w:t xml:space="preserve"> List</w:t>
      </w:r>
    </w:p>
    <w:tbl>
      <w:tblPr>
        <w:tblStyle w:val="TableGrid"/>
        <w:tblW w:w="5000" w:type="pct"/>
        <w:jc w:val="center"/>
        <w:tblLayout w:type="fixed"/>
        <w:tblLook w:val="04A0" w:firstRow="1" w:lastRow="0" w:firstColumn="1" w:lastColumn="0" w:noHBand="0" w:noVBand="1"/>
      </w:tblPr>
      <w:tblGrid>
        <w:gridCol w:w="627"/>
        <w:gridCol w:w="4049"/>
        <w:gridCol w:w="3238"/>
        <w:gridCol w:w="2117"/>
      </w:tblGrid>
      <w:tr w:rsidR="00344B39" w:rsidRPr="00A95D63" w14:paraId="01173AAB" w14:textId="77777777" w:rsidTr="00227305">
        <w:trPr>
          <w:trHeight w:val="295"/>
          <w:jc w:val="center"/>
        </w:trPr>
        <w:tc>
          <w:tcPr>
            <w:tcW w:w="313" w:type="pct"/>
            <w:shd w:val="clear" w:color="auto" w:fill="D9D9D9" w:themeFill="background1" w:themeFillShade="D9"/>
            <w:vAlign w:val="center"/>
          </w:tcPr>
          <w:p w14:paraId="5D4E0B9C" w14:textId="77777777" w:rsidR="00344B39" w:rsidRPr="00BE791A" w:rsidRDefault="00344B39" w:rsidP="000D256D">
            <w:pPr>
              <w:jc w:val="left"/>
              <w:rPr>
                <w:rFonts w:eastAsia="Meiryo UI" w:cs="Arial"/>
                <w:b/>
                <w:szCs w:val="20"/>
                <w:lang w:val="en-GB"/>
              </w:rPr>
            </w:pPr>
            <w:r w:rsidRPr="00BE791A">
              <w:rPr>
                <w:rFonts w:eastAsia="Meiryo UI" w:cs="Arial"/>
                <w:b/>
                <w:szCs w:val="20"/>
                <w:lang w:val="en-GB"/>
              </w:rPr>
              <w:t>No.</w:t>
            </w:r>
          </w:p>
        </w:tc>
        <w:tc>
          <w:tcPr>
            <w:tcW w:w="2018" w:type="pct"/>
            <w:shd w:val="clear" w:color="auto" w:fill="D9D9D9" w:themeFill="background1" w:themeFillShade="D9"/>
            <w:vAlign w:val="center"/>
          </w:tcPr>
          <w:p w14:paraId="16204DF8" w14:textId="77777777" w:rsidR="00344B39" w:rsidRPr="00BE791A" w:rsidRDefault="00344B39" w:rsidP="00220AA3">
            <w:pPr>
              <w:jc w:val="left"/>
              <w:rPr>
                <w:rFonts w:eastAsia="Meiryo UI" w:cs="Arial"/>
                <w:b/>
                <w:szCs w:val="20"/>
                <w:lang w:val="en-GB"/>
              </w:rPr>
            </w:pPr>
            <w:r w:rsidRPr="00BE791A">
              <w:rPr>
                <w:rFonts w:eastAsia="Meiryo UI" w:cs="Arial"/>
                <w:b/>
                <w:szCs w:val="20"/>
                <w:lang w:val="en-GB"/>
              </w:rPr>
              <w:t>Error Name</w:t>
            </w:r>
          </w:p>
        </w:tc>
        <w:tc>
          <w:tcPr>
            <w:tcW w:w="1614" w:type="pct"/>
            <w:shd w:val="clear" w:color="auto" w:fill="D9D9D9" w:themeFill="background1" w:themeFillShade="D9"/>
            <w:vAlign w:val="center"/>
          </w:tcPr>
          <w:p w14:paraId="705BE4F4" w14:textId="77777777" w:rsidR="00344B39" w:rsidRPr="00BE791A" w:rsidRDefault="00344B39" w:rsidP="00220AA3">
            <w:pPr>
              <w:jc w:val="left"/>
              <w:rPr>
                <w:rFonts w:eastAsia="Meiryo UI" w:cs="Arial"/>
                <w:b/>
                <w:szCs w:val="20"/>
                <w:lang w:val="en-GB"/>
              </w:rPr>
            </w:pPr>
            <w:r w:rsidRPr="00BE791A">
              <w:rPr>
                <w:rFonts w:eastAsia="Meiryo UI" w:cs="Arial"/>
                <w:b/>
                <w:szCs w:val="20"/>
                <w:lang w:val="en-GB"/>
              </w:rPr>
              <w:t>Error Factor</w:t>
            </w:r>
          </w:p>
        </w:tc>
        <w:tc>
          <w:tcPr>
            <w:tcW w:w="1055" w:type="pct"/>
            <w:shd w:val="clear" w:color="auto" w:fill="D9D9D9" w:themeFill="background1" w:themeFillShade="D9"/>
            <w:vAlign w:val="center"/>
          </w:tcPr>
          <w:p w14:paraId="106B57E2" w14:textId="77777777" w:rsidR="00344B39" w:rsidRPr="00BE791A" w:rsidRDefault="00344B39" w:rsidP="00220AA3">
            <w:pPr>
              <w:jc w:val="left"/>
              <w:rPr>
                <w:rFonts w:eastAsia="Meiryo UI" w:cs="Arial"/>
                <w:b/>
                <w:szCs w:val="20"/>
                <w:lang w:val="en-GB"/>
              </w:rPr>
            </w:pPr>
            <w:r w:rsidRPr="00BE791A">
              <w:rPr>
                <w:rFonts w:eastAsia="Meiryo UI" w:cs="Arial"/>
                <w:b/>
                <w:szCs w:val="20"/>
                <w:lang w:val="en-GB"/>
              </w:rPr>
              <w:t>Error Handling</w:t>
            </w:r>
          </w:p>
        </w:tc>
      </w:tr>
      <w:tr w:rsidR="00344B39" w:rsidRPr="00A95D63" w14:paraId="34E3095B" w14:textId="77777777" w:rsidTr="00227305">
        <w:trPr>
          <w:trHeight w:val="295"/>
          <w:jc w:val="center"/>
        </w:trPr>
        <w:tc>
          <w:tcPr>
            <w:tcW w:w="313" w:type="pct"/>
          </w:tcPr>
          <w:p w14:paraId="7332631F" w14:textId="77777777" w:rsidR="00344B39" w:rsidRPr="00BE791A" w:rsidRDefault="00344B39" w:rsidP="000D256D">
            <w:pPr>
              <w:jc w:val="left"/>
              <w:rPr>
                <w:rFonts w:eastAsia="Meiryo UI" w:cs="Arial"/>
                <w:szCs w:val="20"/>
                <w:lang w:val="en-GB"/>
              </w:rPr>
            </w:pPr>
            <w:r w:rsidRPr="00BE791A">
              <w:rPr>
                <w:rFonts w:eastAsia="Meiryo UI" w:cs="Arial"/>
                <w:szCs w:val="20"/>
                <w:lang w:val="en-GB"/>
              </w:rPr>
              <w:t>(1)</w:t>
            </w:r>
          </w:p>
        </w:tc>
        <w:tc>
          <w:tcPr>
            <w:tcW w:w="2018" w:type="pct"/>
          </w:tcPr>
          <w:p w14:paraId="6F119485" w14:textId="77777777" w:rsidR="00344B39" w:rsidRPr="00BE791A" w:rsidRDefault="00344B39" w:rsidP="00220AA3">
            <w:pPr>
              <w:jc w:val="left"/>
              <w:rPr>
                <w:rFonts w:eastAsia="Meiryo UI" w:cs="Arial"/>
                <w:szCs w:val="20"/>
                <w:lang w:val="en-GB"/>
              </w:rPr>
            </w:pPr>
            <w:r w:rsidRPr="00BE791A">
              <w:rPr>
                <w:rFonts w:eastAsia="Meiryo UI" w:cs="Arial"/>
                <w:szCs w:val="20"/>
                <w:lang w:val="en-GB"/>
              </w:rPr>
              <w:t>E_OK</w:t>
            </w:r>
          </w:p>
        </w:tc>
        <w:tc>
          <w:tcPr>
            <w:tcW w:w="1614" w:type="pct"/>
          </w:tcPr>
          <w:p w14:paraId="107BAC3A" w14:textId="77777777" w:rsidR="00344B39" w:rsidRPr="00BE791A" w:rsidRDefault="00344B39" w:rsidP="00032018">
            <w:pPr>
              <w:pStyle w:val="a1"/>
              <w:spacing w:before="0" w:after="0"/>
              <w:jc w:val="left"/>
            </w:pPr>
            <w:r w:rsidRPr="00BE791A">
              <w:t>Successful Completion</w:t>
            </w:r>
          </w:p>
        </w:tc>
        <w:tc>
          <w:tcPr>
            <w:tcW w:w="1055" w:type="pct"/>
          </w:tcPr>
          <w:p w14:paraId="738AF4EC" w14:textId="77777777" w:rsidR="00344B39" w:rsidRPr="00BE791A" w:rsidRDefault="00344B39" w:rsidP="00032018">
            <w:pPr>
              <w:pStyle w:val="a1"/>
              <w:spacing w:before="0" w:after="0"/>
              <w:jc w:val="left"/>
              <w:rPr>
                <w:lang w:eastAsia="ja-JP"/>
              </w:rPr>
            </w:pPr>
            <w:r w:rsidRPr="00BE791A">
              <w:rPr>
                <w:rFonts w:hint="eastAsia"/>
                <w:lang w:eastAsia="ja-JP"/>
              </w:rPr>
              <w:t>-</w:t>
            </w:r>
          </w:p>
        </w:tc>
      </w:tr>
      <w:tr w:rsidR="00207577" w:rsidRPr="00A95D63" w14:paraId="16904CCE" w14:textId="77777777" w:rsidTr="00227305">
        <w:trPr>
          <w:trHeight w:val="295"/>
          <w:jc w:val="center"/>
        </w:trPr>
        <w:tc>
          <w:tcPr>
            <w:tcW w:w="313" w:type="pct"/>
          </w:tcPr>
          <w:p w14:paraId="1924DC1C" w14:textId="718BEF59" w:rsidR="00207577" w:rsidRPr="00BE791A" w:rsidRDefault="00207577" w:rsidP="000D256D">
            <w:pPr>
              <w:jc w:val="left"/>
              <w:rPr>
                <w:rFonts w:eastAsia="Meiryo UI" w:cs="Arial"/>
                <w:szCs w:val="20"/>
                <w:lang w:val="en-GB"/>
              </w:rPr>
            </w:pPr>
            <w:r>
              <w:rPr>
                <w:rFonts w:eastAsia="Meiryo UI" w:cs="Arial" w:hint="eastAsia"/>
                <w:szCs w:val="20"/>
                <w:lang w:val="en-GB"/>
              </w:rPr>
              <w:t>(</w:t>
            </w:r>
            <w:r>
              <w:rPr>
                <w:rFonts w:eastAsia="Meiryo UI" w:cs="Arial"/>
                <w:szCs w:val="20"/>
                <w:lang w:val="en-GB"/>
              </w:rPr>
              <w:t>2)</w:t>
            </w:r>
          </w:p>
        </w:tc>
        <w:tc>
          <w:tcPr>
            <w:tcW w:w="2018" w:type="pct"/>
          </w:tcPr>
          <w:p w14:paraId="361CE0C9" w14:textId="206A0BB7" w:rsidR="00207577" w:rsidRPr="00BE791A" w:rsidRDefault="00207577" w:rsidP="00220AA3">
            <w:pPr>
              <w:jc w:val="left"/>
              <w:rPr>
                <w:rFonts w:eastAsia="Meiryo UI" w:cs="Arial"/>
                <w:szCs w:val="20"/>
                <w:lang w:val="en-GB"/>
              </w:rPr>
            </w:pPr>
            <w:r w:rsidRPr="00072026">
              <w:rPr>
                <w:rFonts w:eastAsia="Meiryo UI" w:cs="Arial"/>
                <w:szCs w:val="20"/>
                <w:lang w:val="en-GB"/>
              </w:rPr>
              <w:t>E_</w:t>
            </w:r>
            <w:r>
              <w:rPr>
                <w:rFonts w:eastAsia="Meiryo UI" w:cs="Arial"/>
                <w:szCs w:val="20"/>
                <w:lang w:val="en-GB"/>
              </w:rPr>
              <w:t>NOT_</w:t>
            </w:r>
            <w:r w:rsidRPr="00072026">
              <w:rPr>
                <w:rFonts w:eastAsia="Meiryo UI" w:cs="Arial"/>
                <w:szCs w:val="20"/>
                <w:lang w:val="en-GB"/>
              </w:rPr>
              <w:t>OK</w:t>
            </w:r>
          </w:p>
        </w:tc>
        <w:tc>
          <w:tcPr>
            <w:tcW w:w="1614" w:type="pct"/>
          </w:tcPr>
          <w:p w14:paraId="0CE844DB" w14:textId="1F5031FE" w:rsidR="00207577" w:rsidRPr="00BE791A" w:rsidRDefault="00207577" w:rsidP="00032018">
            <w:pPr>
              <w:pStyle w:val="a1"/>
              <w:spacing w:before="0" w:after="0"/>
              <w:jc w:val="left"/>
            </w:pPr>
            <w:r>
              <w:rPr>
                <w:lang w:val="en-US"/>
              </w:rPr>
              <w:t>Uns</w:t>
            </w:r>
            <w:r w:rsidRPr="00072026">
              <w:t>uccessful Completion</w:t>
            </w:r>
          </w:p>
        </w:tc>
        <w:tc>
          <w:tcPr>
            <w:tcW w:w="1055" w:type="pct"/>
          </w:tcPr>
          <w:p w14:paraId="45A64420" w14:textId="77777777" w:rsidR="00207577" w:rsidRPr="00BE791A" w:rsidRDefault="00207577" w:rsidP="00032018">
            <w:pPr>
              <w:pStyle w:val="a1"/>
              <w:spacing w:before="0" w:after="0"/>
              <w:jc w:val="left"/>
              <w:rPr>
                <w:lang w:eastAsia="ja-JP"/>
              </w:rPr>
            </w:pPr>
          </w:p>
        </w:tc>
      </w:tr>
      <w:tr w:rsidR="0006598F" w:rsidRPr="00A95D63" w14:paraId="3FBFA02A" w14:textId="77777777" w:rsidTr="00227305">
        <w:trPr>
          <w:trHeight w:val="295"/>
          <w:jc w:val="center"/>
        </w:trPr>
        <w:tc>
          <w:tcPr>
            <w:tcW w:w="313" w:type="pct"/>
          </w:tcPr>
          <w:p w14:paraId="33D3C298" w14:textId="3187AF56" w:rsidR="0006598F" w:rsidRPr="00BE791A" w:rsidRDefault="0006598F" w:rsidP="000D256D">
            <w:pPr>
              <w:jc w:val="left"/>
              <w:rPr>
                <w:rFonts w:eastAsia="Meiryo UI" w:cs="Arial"/>
                <w:szCs w:val="20"/>
                <w:lang w:val="en-GB"/>
              </w:rPr>
            </w:pPr>
            <w:r>
              <w:rPr>
                <w:rFonts w:eastAsia="Meiryo UI" w:cs="Arial" w:hint="eastAsia"/>
                <w:szCs w:val="20"/>
                <w:lang w:val="en-GB"/>
              </w:rPr>
              <w:t>(</w:t>
            </w:r>
            <w:r>
              <w:rPr>
                <w:rFonts w:eastAsia="Meiryo UI" w:cs="Arial"/>
                <w:szCs w:val="20"/>
                <w:lang w:val="en-GB"/>
              </w:rPr>
              <w:t>3)</w:t>
            </w:r>
          </w:p>
        </w:tc>
        <w:tc>
          <w:tcPr>
            <w:tcW w:w="2018" w:type="pct"/>
          </w:tcPr>
          <w:p w14:paraId="5DDD1D01" w14:textId="2095BB69" w:rsidR="0006598F" w:rsidRPr="00BE791A" w:rsidRDefault="0006598F" w:rsidP="00220AA3">
            <w:pPr>
              <w:jc w:val="left"/>
              <w:rPr>
                <w:rFonts w:eastAsia="Meiryo UI" w:cs="Arial"/>
                <w:szCs w:val="20"/>
                <w:lang w:val="en-GB"/>
              </w:rPr>
            </w:pPr>
            <w:r>
              <w:t>PROTOCONV</w:t>
            </w:r>
            <w:r w:rsidRPr="00FC100F">
              <w:t>_E_INV_PARAM</w:t>
            </w:r>
          </w:p>
        </w:tc>
        <w:tc>
          <w:tcPr>
            <w:tcW w:w="1614" w:type="pct"/>
          </w:tcPr>
          <w:p w14:paraId="06AE9CC3" w14:textId="65D9EB4F" w:rsidR="0006598F" w:rsidRPr="00BE791A" w:rsidRDefault="0006598F" w:rsidP="00032018">
            <w:pPr>
              <w:pStyle w:val="a1"/>
              <w:spacing w:before="0" w:after="0"/>
              <w:jc w:val="left"/>
            </w:pPr>
            <w:r>
              <w:rPr>
                <w:lang w:val="en-US"/>
              </w:rPr>
              <w:t>Invalid P</w:t>
            </w:r>
            <w:r w:rsidRPr="00F47BA6">
              <w:t xml:space="preserve">arameter </w:t>
            </w:r>
            <w:r>
              <w:rPr>
                <w:lang w:val="en-US"/>
              </w:rPr>
              <w:t>Error</w:t>
            </w:r>
          </w:p>
        </w:tc>
        <w:tc>
          <w:tcPr>
            <w:tcW w:w="1055" w:type="pct"/>
            <w:vMerge w:val="restart"/>
          </w:tcPr>
          <w:p w14:paraId="4F3B07CC" w14:textId="77777777" w:rsidR="0006598F" w:rsidRDefault="0006598F" w:rsidP="00032018">
            <w:pPr>
              <w:pStyle w:val="a1"/>
              <w:spacing w:before="0" w:after="0"/>
              <w:jc w:val="left"/>
            </w:pPr>
            <w:r w:rsidRPr="00BE791A">
              <w:t>Returns the error to the user application that calls this API interfaces. Error handling is performed by the user application.</w:t>
            </w:r>
          </w:p>
          <w:p w14:paraId="73C09FCE" w14:textId="4D98ED5D" w:rsidR="0006598F" w:rsidRPr="00BE791A" w:rsidRDefault="0006598F" w:rsidP="00032018">
            <w:pPr>
              <w:pStyle w:val="a1"/>
              <w:spacing w:before="0" w:after="0"/>
              <w:jc w:val="left"/>
              <w:rPr>
                <w:lang w:eastAsia="ja-JP"/>
              </w:rPr>
            </w:pPr>
          </w:p>
        </w:tc>
      </w:tr>
      <w:tr w:rsidR="0006598F" w:rsidRPr="00A95D63" w14:paraId="2F11ACA7" w14:textId="77777777" w:rsidTr="00227305">
        <w:trPr>
          <w:trHeight w:val="295"/>
          <w:jc w:val="center"/>
        </w:trPr>
        <w:tc>
          <w:tcPr>
            <w:tcW w:w="313" w:type="pct"/>
          </w:tcPr>
          <w:p w14:paraId="6BDE4D8E" w14:textId="00D58165" w:rsidR="0006598F" w:rsidRDefault="0006598F" w:rsidP="00227305">
            <w:pPr>
              <w:jc w:val="left"/>
              <w:rPr>
                <w:rFonts w:eastAsia="Meiryo UI" w:cs="Arial"/>
                <w:szCs w:val="20"/>
                <w:lang w:val="en-GB"/>
              </w:rPr>
            </w:pPr>
            <w:r>
              <w:rPr>
                <w:rFonts w:eastAsia="Meiryo UI" w:cs="Arial"/>
                <w:szCs w:val="20"/>
                <w:lang w:val="en-GB"/>
              </w:rPr>
              <w:t>(4)</w:t>
            </w:r>
          </w:p>
        </w:tc>
        <w:tc>
          <w:tcPr>
            <w:tcW w:w="2018" w:type="pct"/>
          </w:tcPr>
          <w:p w14:paraId="4A522DFB" w14:textId="5448096D" w:rsidR="0006598F" w:rsidRDefault="0006598F" w:rsidP="00227305">
            <w:pPr>
              <w:jc w:val="left"/>
            </w:pPr>
            <w:r>
              <w:rPr>
                <w:rFonts w:cs="Arial"/>
                <w:color w:val="000000"/>
                <w:szCs w:val="20"/>
              </w:rPr>
              <w:t>PROTOCONV_E_TRANS</w:t>
            </w:r>
          </w:p>
        </w:tc>
        <w:tc>
          <w:tcPr>
            <w:tcW w:w="1614" w:type="pct"/>
          </w:tcPr>
          <w:p w14:paraId="4DBAD784" w14:textId="6A9E7B1A" w:rsidR="0006598F" w:rsidRDefault="0006598F" w:rsidP="00227305">
            <w:pPr>
              <w:pStyle w:val="a1"/>
              <w:spacing w:before="0" w:after="0"/>
              <w:jc w:val="left"/>
              <w:rPr>
                <w:lang w:val="en-US"/>
              </w:rPr>
            </w:pPr>
            <w:r w:rsidRPr="00BE791A">
              <w:t>Transmit Error</w:t>
            </w:r>
          </w:p>
        </w:tc>
        <w:tc>
          <w:tcPr>
            <w:tcW w:w="1055" w:type="pct"/>
            <w:vMerge/>
          </w:tcPr>
          <w:p w14:paraId="13EABAEC" w14:textId="77777777" w:rsidR="0006598F" w:rsidRPr="00BE791A" w:rsidRDefault="0006598F" w:rsidP="00227305">
            <w:pPr>
              <w:pStyle w:val="a1"/>
              <w:spacing w:before="0" w:after="0"/>
              <w:jc w:val="left"/>
            </w:pPr>
          </w:p>
        </w:tc>
      </w:tr>
      <w:tr w:rsidR="0006598F" w:rsidRPr="00A95D63" w14:paraId="3AA3C569" w14:textId="77777777" w:rsidTr="00227305">
        <w:trPr>
          <w:trHeight w:val="295"/>
          <w:jc w:val="center"/>
        </w:trPr>
        <w:tc>
          <w:tcPr>
            <w:tcW w:w="313" w:type="pct"/>
          </w:tcPr>
          <w:p w14:paraId="2B94A436" w14:textId="19D1C2D4" w:rsidR="0006598F" w:rsidRDefault="0006598F" w:rsidP="00227305">
            <w:pPr>
              <w:jc w:val="left"/>
              <w:rPr>
                <w:rFonts w:eastAsia="Meiryo UI" w:cs="Arial"/>
                <w:szCs w:val="20"/>
                <w:lang w:val="en-GB"/>
              </w:rPr>
            </w:pPr>
            <w:r w:rsidRPr="00A95D63">
              <w:rPr>
                <w:rFonts w:eastAsia="Meiryo UI" w:cs="Arial"/>
                <w:szCs w:val="20"/>
                <w:lang w:val="en-GB"/>
              </w:rPr>
              <w:t>(</w:t>
            </w:r>
            <w:r>
              <w:rPr>
                <w:rFonts w:eastAsia="Meiryo UI" w:cs="Arial"/>
                <w:szCs w:val="20"/>
                <w:lang w:val="en-GB"/>
              </w:rPr>
              <w:t>5</w:t>
            </w:r>
            <w:r w:rsidRPr="00A95D63">
              <w:rPr>
                <w:rFonts w:eastAsia="Meiryo UI" w:cs="Arial"/>
                <w:szCs w:val="20"/>
                <w:lang w:val="en-GB"/>
              </w:rPr>
              <w:t>)</w:t>
            </w:r>
          </w:p>
        </w:tc>
        <w:tc>
          <w:tcPr>
            <w:tcW w:w="2018" w:type="pct"/>
          </w:tcPr>
          <w:p w14:paraId="006C6BFC" w14:textId="5CE592D9" w:rsidR="0006598F" w:rsidRDefault="0006598F" w:rsidP="00227305">
            <w:pPr>
              <w:jc w:val="left"/>
            </w:pPr>
            <w:r>
              <w:rPr>
                <w:rFonts w:cs="Arial"/>
                <w:color w:val="000000"/>
                <w:szCs w:val="20"/>
              </w:rPr>
              <w:t>PROTOCONV_E_PARAM_DATA_LENGTH</w:t>
            </w:r>
          </w:p>
        </w:tc>
        <w:tc>
          <w:tcPr>
            <w:tcW w:w="1614" w:type="pct"/>
          </w:tcPr>
          <w:p w14:paraId="5A775725" w14:textId="6E3F7914" w:rsidR="0006598F" w:rsidRDefault="0006598F" w:rsidP="00227305">
            <w:pPr>
              <w:pStyle w:val="a1"/>
              <w:spacing w:before="0" w:after="0"/>
              <w:jc w:val="left"/>
              <w:rPr>
                <w:lang w:val="en-US"/>
              </w:rPr>
            </w:pPr>
            <w:r w:rsidRPr="00BE791A">
              <w:rPr>
                <w:lang w:eastAsia="ja-JP"/>
              </w:rPr>
              <w:t>Format Error</w:t>
            </w:r>
          </w:p>
        </w:tc>
        <w:tc>
          <w:tcPr>
            <w:tcW w:w="1055" w:type="pct"/>
            <w:vMerge/>
          </w:tcPr>
          <w:p w14:paraId="2F5713EA" w14:textId="77777777" w:rsidR="0006598F" w:rsidRPr="00BE791A" w:rsidRDefault="0006598F" w:rsidP="00227305">
            <w:pPr>
              <w:pStyle w:val="a1"/>
              <w:spacing w:before="0" w:after="0"/>
              <w:jc w:val="left"/>
            </w:pPr>
          </w:p>
        </w:tc>
      </w:tr>
      <w:tr w:rsidR="0006598F" w:rsidRPr="00A95D63" w14:paraId="3C7688EE" w14:textId="77777777" w:rsidTr="00227305">
        <w:trPr>
          <w:trHeight w:val="295"/>
          <w:jc w:val="center"/>
        </w:trPr>
        <w:tc>
          <w:tcPr>
            <w:tcW w:w="313" w:type="pct"/>
          </w:tcPr>
          <w:p w14:paraId="1A4DE65B" w14:textId="1F2C0F44" w:rsidR="0006598F" w:rsidRDefault="0006598F" w:rsidP="00227305">
            <w:pPr>
              <w:jc w:val="left"/>
              <w:rPr>
                <w:rFonts w:eastAsia="Meiryo UI" w:cs="Arial"/>
                <w:szCs w:val="20"/>
                <w:lang w:val="en-GB"/>
              </w:rPr>
            </w:pPr>
            <w:r>
              <w:rPr>
                <w:rFonts w:eastAsia="Meiryo UI" w:cs="Arial" w:hint="eastAsia"/>
                <w:szCs w:val="20"/>
                <w:lang w:val="en-GB"/>
              </w:rPr>
              <w:t>(</w:t>
            </w:r>
            <w:r>
              <w:rPr>
                <w:rFonts w:eastAsia="Meiryo UI" w:cs="Arial"/>
                <w:szCs w:val="20"/>
                <w:lang w:val="en-GB"/>
              </w:rPr>
              <w:t>6)</w:t>
            </w:r>
          </w:p>
        </w:tc>
        <w:tc>
          <w:tcPr>
            <w:tcW w:w="2018" w:type="pct"/>
          </w:tcPr>
          <w:p w14:paraId="398AFBB0" w14:textId="1414E3D6" w:rsidR="0006598F" w:rsidRDefault="0006598F" w:rsidP="00227305">
            <w:pPr>
              <w:jc w:val="left"/>
            </w:pPr>
            <w:r>
              <w:rPr>
                <w:rFonts w:cs="Arial"/>
                <w:color w:val="000000"/>
                <w:szCs w:val="20"/>
              </w:rPr>
              <w:t>PROTOCONV_E_PACKEDCAN</w:t>
            </w:r>
          </w:p>
        </w:tc>
        <w:tc>
          <w:tcPr>
            <w:tcW w:w="1614" w:type="pct"/>
          </w:tcPr>
          <w:p w14:paraId="23E6657B" w14:textId="00754E0E" w:rsidR="0006598F" w:rsidRDefault="0006598F" w:rsidP="00227305">
            <w:pPr>
              <w:pStyle w:val="a1"/>
              <w:spacing w:before="0" w:after="0"/>
              <w:jc w:val="left"/>
              <w:rPr>
                <w:lang w:val="en-US"/>
              </w:rPr>
            </w:pPr>
            <w:r w:rsidRPr="00BE791A">
              <w:rPr>
                <w:rFonts w:hint="eastAsia"/>
                <w:lang w:eastAsia="ja-JP"/>
              </w:rPr>
              <w:t>P</w:t>
            </w:r>
            <w:r w:rsidRPr="00BE791A">
              <w:rPr>
                <w:lang w:eastAsia="ja-JP"/>
              </w:rPr>
              <w:t>acked CAN Frame Error</w:t>
            </w:r>
          </w:p>
        </w:tc>
        <w:tc>
          <w:tcPr>
            <w:tcW w:w="1055" w:type="pct"/>
            <w:vMerge/>
          </w:tcPr>
          <w:p w14:paraId="58CFF1A7" w14:textId="77777777" w:rsidR="0006598F" w:rsidRPr="00BE791A" w:rsidRDefault="0006598F" w:rsidP="00227305">
            <w:pPr>
              <w:pStyle w:val="a1"/>
              <w:spacing w:before="0" w:after="0"/>
              <w:jc w:val="left"/>
            </w:pPr>
          </w:p>
        </w:tc>
      </w:tr>
      <w:tr w:rsidR="0006598F" w:rsidRPr="00A95D63" w14:paraId="1EA00907" w14:textId="77777777" w:rsidTr="00227305">
        <w:trPr>
          <w:trHeight w:val="295"/>
          <w:jc w:val="center"/>
        </w:trPr>
        <w:tc>
          <w:tcPr>
            <w:tcW w:w="313" w:type="pct"/>
          </w:tcPr>
          <w:p w14:paraId="40827D1B" w14:textId="78527748" w:rsidR="0006598F" w:rsidRDefault="0006598F" w:rsidP="00227305">
            <w:pPr>
              <w:jc w:val="left"/>
              <w:rPr>
                <w:rFonts w:eastAsia="Meiryo UI" w:cs="Arial"/>
                <w:szCs w:val="20"/>
                <w:lang w:val="en-GB"/>
              </w:rPr>
            </w:pPr>
            <w:r>
              <w:rPr>
                <w:rFonts w:eastAsia="Meiryo UI" w:cs="Arial" w:hint="eastAsia"/>
                <w:szCs w:val="20"/>
                <w:lang w:val="en-GB"/>
              </w:rPr>
              <w:t>(</w:t>
            </w:r>
            <w:r>
              <w:rPr>
                <w:rFonts w:eastAsia="Meiryo UI" w:cs="Arial"/>
                <w:szCs w:val="20"/>
                <w:lang w:val="en-GB"/>
              </w:rPr>
              <w:t>7)</w:t>
            </w:r>
          </w:p>
        </w:tc>
        <w:tc>
          <w:tcPr>
            <w:tcW w:w="2018" w:type="pct"/>
          </w:tcPr>
          <w:p w14:paraId="6906388B" w14:textId="2F40233D" w:rsidR="0006598F" w:rsidRDefault="0006598F" w:rsidP="00227305">
            <w:pPr>
              <w:jc w:val="left"/>
            </w:pPr>
            <w:r>
              <w:rPr>
                <w:rFonts w:cs="Arial"/>
                <w:color w:val="000000"/>
                <w:szCs w:val="20"/>
              </w:rPr>
              <w:t>PROTOCONV_E_PACKEDLIN</w:t>
            </w:r>
          </w:p>
        </w:tc>
        <w:tc>
          <w:tcPr>
            <w:tcW w:w="1614" w:type="pct"/>
          </w:tcPr>
          <w:p w14:paraId="2EB40E21" w14:textId="4A949ED2" w:rsidR="0006598F" w:rsidRDefault="0006598F" w:rsidP="00227305">
            <w:pPr>
              <w:pStyle w:val="a1"/>
              <w:spacing w:before="0" w:after="0"/>
              <w:jc w:val="left"/>
              <w:rPr>
                <w:lang w:val="en-US"/>
              </w:rPr>
            </w:pPr>
            <w:r>
              <w:rPr>
                <w:rFonts w:cs="Arial"/>
                <w:color w:val="000000"/>
                <w:szCs w:val="20"/>
              </w:rPr>
              <w:t>Packed LIN Frame Error</w:t>
            </w:r>
          </w:p>
        </w:tc>
        <w:tc>
          <w:tcPr>
            <w:tcW w:w="1055" w:type="pct"/>
            <w:vMerge/>
          </w:tcPr>
          <w:p w14:paraId="4C8ED577" w14:textId="77777777" w:rsidR="0006598F" w:rsidRPr="00BE791A" w:rsidRDefault="0006598F" w:rsidP="00227305">
            <w:pPr>
              <w:pStyle w:val="a1"/>
              <w:spacing w:before="0" w:after="0"/>
              <w:jc w:val="left"/>
            </w:pPr>
          </w:p>
        </w:tc>
      </w:tr>
      <w:tr w:rsidR="0006598F" w:rsidRPr="00A95D63" w14:paraId="20272A14" w14:textId="77777777" w:rsidTr="00227305">
        <w:trPr>
          <w:trHeight w:val="295"/>
          <w:jc w:val="center"/>
        </w:trPr>
        <w:tc>
          <w:tcPr>
            <w:tcW w:w="313" w:type="pct"/>
          </w:tcPr>
          <w:p w14:paraId="4F92B83A" w14:textId="0EB709F8" w:rsidR="0006598F" w:rsidRDefault="0006598F" w:rsidP="00227305">
            <w:pPr>
              <w:jc w:val="left"/>
              <w:rPr>
                <w:rFonts w:eastAsia="Meiryo UI" w:cs="Arial"/>
                <w:szCs w:val="20"/>
                <w:lang w:val="en-GB"/>
              </w:rPr>
            </w:pPr>
            <w:r w:rsidRPr="00A95D63">
              <w:rPr>
                <w:rFonts w:eastAsia="Meiryo UI" w:cs="Arial"/>
                <w:szCs w:val="20"/>
                <w:lang w:val="en-GB"/>
              </w:rPr>
              <w:t>(</w:t>
            </w:r>
            <w:r>
              <w:rPr>
                <w:rFonts w:eastAsia="Meiryo UI" w:cs="Arial"/>
                <w:szCs w:val="20"/>
                <w:lang w:val="en-GB"/>
              </w:rPr>
              <w:t>8</w:t>
            </w:r>
            <w:r w:rsidRPr="00A95D63">
              <w:rPr>
                <w:rFonts w:eastAsia="Meiryo UI" w:cs="Arial"/>
                <w:szCs w:val="20"/>
                <w:lang w:val="en-GB"/>
              </w:rPr>
              <w:t>)</w:t>
            </w:r>
          </w:p>
        </w:tc>
        <w:tc>
          <w:tcPr>
            <w:tcW w:w="2018" w:type="pct"/>
          </w:tcPr>
          <w:p w14:paraId="4AB26BC0" w14:textId="429DC474" w:rsidR="0006598F" w:rsidRDefault="0006598F" w:rsidP="00227305">
            <w:pPr>
              <w:jc w:val="left"/>
            </w:pPr>
            <w:r>
              <w:rPr>
                <w:rFonts w:cs="Arial"/>
                <w:color w:val="000000"/>
                <w:szCs w:val="20"/>
              </w:rPr>
              <w:t>PROTOCONV_E_PACKEDPORT</w:t>
            </w:r>
          </w:p>
        </w:tc>
        <w:tc>
          <w:tcPr>
            <w:tcW w:w="1614" w:type="pct"/>
          </w:tcPr>
          <w:p w14:paraId="39DC870E" w14:textId="39867659" w:rsidR="0006598F" w:rsidRDefault="0006598F" w:rsidP="00227305">
            <w:pPr>
              <w:pStyle w:val="a1"/>
              <w:spacing w:before="0" w:after="0"/>
              <w:jc w:val="left"/>
              <w:rPr>
                <w:lang w:val="en-US"/>
              </w:rPr>
            </w:pPr>
            <w:r>
              <w:rPr>
                <w:rFonts w:cs="Arial"/>
                <w:color w:val="000000"/>
                <w:szCs w:val="20"/>
              </w:rPr>
              <w:t>Packed Parallel Port Frame Error</w:t>
            </w:r>
          </w:p>
        </w:tc>
        <w:tc>
          <w:tcPr>
            <w:tcW w:w="1055" w:type="pct"/>
            <w:vMerge/>
          </w:tcPr>
          <w:p w14:paraId="5C3609E9" w14:textId="77777777" w:rsidR="0006598F" w:rsidRPr="00BE791A" w:rsidRDefault="0006598F" w:rsidP="00227305">
            <w:pPr>
              <w:pStyle w:val="a1"/>
              <w:spacing w:before="0" w:after="0"/>
              <w:jc w:val="left"/>
            </w:pPr>
          </w:p>
        </w:tc>
      </w:tr>
      <w:tr w:rsidR="0006598F" w:rsidRPr="00A95D63" w14:paraId="3FEF7D25" w14:textId="77777777" w:rsidTr="00227305">
        <w:trPr>
          <w:trHeight w:val="295"/>
          <w:jc w:val="center"/>
        </w:trPr>
        <w:tc>
          <w:tcPr>
            <w:tcW w:w="313" w:type="pct"/>
          </w:tcPr>
          <w:p w14:paraId="53B90F7D" w14:textId="1F063441" w:rsidR="0006598F" w:rsidRDefault="0006598F" w:rsidP="00227305">
            <w:pPr>
              <w:jc w:val="left"/>
              <w:rPr>
                <w:rFonts w:eastAsia="Meiryo UI" w:cs="Arial"/>
                <w:szCs w:val="20"/>
                <w:lang w:val="en-GB"/>
              </w:rPr>
            </w:pPr>
            <w:r>
              <w:rPr>
                <w:rFonts w:eastAsia="Meiryo UI" w:cs="Arial" w:hint="eastAsia"/>
                <w:szCs w:val="20"/>
                <w:lang w:val="en-GB"/>
              </w:rPr>
              <w:t>(</w:t>
            </w:r>
            <w:r>
              <w:rPr>
                <w:rFonts w:eastAsia="Meiryo UI" w:cs="Arial"/>
                <w:szCs w:val="20"/>
                <w:lang w:val="en-GB"/>
              </w:rPr>
              <w:t>9)</w:t>
            </w:r>
          </w:p>
        </w:tc>
        <w:tc>
          <w:tcPr>
            <w:tcW w:w="2018" w:type="pct"/>
          </w:tcPr>
          <w:p w14:paraId="7D940566" w14:textId="767716DC" w:rsidR="0006598F" w:rsidRDefault="0006598F" w:rsidP="00227305">
            <w:pPr>
              <w:jc w:val="left"/>
            </w:pPr>
            <w:r>
              <w:rPr>
                <w:rFonts w:cs="Arial"/>
                <w:color w:val="000000"/>
                <w:szCs w:val="20"/>
              </w:rPr>
              <w:t>PROTOCONV_E_PACKEDMSG</w:t>
            </w:r>
          </w:p>
        </w:tc>
        <w:tc>
          <w:tcPr>
            <w:tcW w:w="1614" w:type="pct"/>
          </w:tcPr>
          <w:p w14:paraId="32A015D6" w14:textId="51B4F0A7" w:rsidR="0006598F" w:rsidRDefault="0006598F" w:rsidP="00227305">
            <w:pPr>
              <w:pStyle w:val="a1"/>
              <w:spacing w:before="0" w:after="0"/>
              <w:jc w:val="left"/>
              <w:rPr>
                <w:lang w:val="en-US"/>
              </w:rPr>
            </w:pPr>
            <w:r>
              <w:rPr>
                <w:rFonts w:cs="Arial"/>
                <w:color w:val="000000"/>
                <w:szCs w:val="20"/>
              </w:rPr>
              <w:t>Packed CAN/LIN/Port Frame Error</w:t>
            </w:r>
          </w:p>
        </w:tc>
        <w:tc>
          <w:tcPr>
            <w:tcW w:w="1055" w:type="pct"/>
            <w:vMerge/>
          </w:tcPr>
          <w:p w14:paraId="42728F47" w14:textId="77777777" w:rsidR="0006598F" w:rsidRPr="00BE791A" w:rsidRDefault="0006598F" w:rsidP="00227305">
            <w:pPr>
              <w:pStyle w:val="a1"/>
              <w:spacing w:before="0" w:after="0"/>
              <w:jc w:val="left"/>
            </w:pPr>
          </w:p>
        </w:tc>
      </w:tr>
      <w:tr w:rsidR="0006598F" w:rsidRPr="00A95D63" w14:paraId="56DE8EAB" w14:textId="77777777" w:rsidTr="00227305">
        <w:trPr>
          <w:trHeight w:val="295"/>
          <w:jc w:val="center"/>
        </w:trPr>
        <w:tc>
          <w:tcPr>
            <w:tcW w:w="313" w:type="pct"/>
          </w:tcPr>
          <w:p w14:paraId="04EAB936" w14:textId="53C5D0FA" w:rsidR="0006598F" w:rsidRPr="00BE791A" w:rsidRDefault="0006598F" w:rsidP="00227305">
            <w:pPr>
              <w:jc w:val="left"/>
              <w:rPr>
                <w:rFonts w:eastAsia="Meiryo UI" w:cs="Arial"/>
                <w:szCs w:val="20"/>
                <w:lang w:val="en-GB"/>
              </w:rPr>
            </w:pPr>
            <w:r>
              <w:rPr>
                <w:rFonts w:eastAsia="Meiryo UI" w:cs="Arial"/>
                <w:szCs w:val="20"/>
                <w:lang w:val="en-GB"/>
              </w:rPr>
              <w:t>(11)</w:t>
            </w:r>
          </w:p>
        </w:tc>
        <w:tc>
          <w:tcPr>
            <w:tcW w:w="2018" w:type="pct"/>
          </w:tcPr>
          <w:p w14:paraId="3BCFF53B" w14:textId="47A81683" w:rsidR="0006598F" w:rsidRPr="00BE791A" w:rsidRDefault="0006598F" w:rsidP="00227305">
            <w:pPr>
              <w:jc w:val="left"/>
            </w:pPr>
            <w:r w:rsidRPr="007224E1">
              <w:rPr>
                <w:rFonts w:cs="Arial"/>
                <w:color w:val="000000"/>
                <w:szCs w:val="20"/>
              </w:rPr>
              <w:t>PROTOCONV_E_FIFO_FULL</w:t>
            </w:r>
          </w:p>
        </w:tc>
        <w:tc>
          <w:tcPr>
            <w:tcW w:w="1614" w:type="pct"/>
          </w:tcPr>
          <w:p w14:paraId="33FF9D25" w14:textId="16748785" w:rsidR="0006598F" w:rsidRPr="00BE791A" w:rsidRDefault="0006598F" w:rsidP="00227305">
            <w:pPr>
              <w:pStyle w:val="a1"/>
              <w:spacing w:before="0" w:after="0"/>
              <w:jc w:val="left"/>
              <w:rPr>
                <w:lang w:eastAsia="ja-JP"/>
              </w:rPr>
            </w:pPr>
            <w:r>
              <w:rPr>
                <w:rFonts w:cs="Arial"/>
                <w:color w:val="000000"/>
                <w:szCs w:val="20"/>
              </w:rPr>
              <w:t>Unexpectedly full FIFO memory</w:t>
            </w:r>
          </w:p>
        </w:tc>
        <w:tc>
          <w:tcPr>
            <w:tcW w:w="1055" w:type="pct"/>
            <w:vMerge/>
          </w:tcPr>
          <w:p w14:paraId="703C5D92" w14:textId="4E487AB9" w:rsidR="0006598F" w:rsidRPr="00BE791A" w:rsidRDefault="0006598F" w:rsidP="00227305">
            <w:pPr>
              <w:pStyle w:val="a1"/>
              <w:spacing w:before="0" w:after="0"/>
              <w:jc w:val="left"/>
            </w:pPr>
          </w:p>
        </w:tc>
      </w:tr>
      <w:tr w:rsidR="0006598F" w:rsidRPr="00A95D63" w14:paraId="3649C234" w14:textId="77777777" w:rsidTr="00227305">
        <w:trPr>
          <w:trHeight w:val="295"/>
          <w:jc w:val="center"/>
        </w:trPr>
        <w:tc>
          <w:tcPr>
            <w:tcW w:w="313" w:type="pct"/>
          </w:tcPr>
          <w:p w14:paraId="33140DDD" w14:textId="2A81C763" w:rsidR="0006598F" w:rsidRPr="00BE791A" w:rsidRDefault="0006598F" w:rsidP="00227305">
            <w:pPr>
              <w:jc w:val="left"/>
              <w:rPr>
                <w:rFonts w:eastAsia="Meiryo UI" w:cs="Arial"/>
                <w:szCs w:val="20"/>
                <w:lang w:val="en-GB"/>
              </w:rPr>
            </w:pPr>
            <w:r>
              <w:rPr>
                <w:rFonts w:eastAsia="Meiryo UI" w:cs="Arial"/>
                <w:szCs w:val="20"/>
                <w:lang w:val="en-GB"/>
              </w:rPr>
              <w:t>(12)</w:t>
            </w:r>
          </w:p>
        </w:tc>
        <w:tc>
          <w:tcPr>
            <w:tcW w:w="2018" w:type="pct"/>
          </w:tcPr>
          <w:p w14:paraId="2364A5AA" w14:textId="6F182303" w:rsidR="0006598F" w:rsidRPr="00BE791A" w:rsidRDefault="0006598F" w:rsidP="00227305">
            <w:pPr>
              <w:jc w:val="left"/>
              <w:rPr>
                <w:rFonts w:eastAsia="Meiryo UI" w:cs="Arial"/>
                <w:szCs w:val="20"/>
                <w:lang w:val="en-GB"/>
              </w:rPr>
            </w:pPr>
            <w:r w:rsidRPr="007224E1">
              <w:rPr>
                <w:rFonts w:cs="Arial"/>
                <w:color w:val="000000"/>
                <w:szCs w:val="20"/>
              </w:rPr>
              <w:t>PROTOCONV_E_FIFO_EMPTY</w:t>
            </w:r>
          </w:p>
        </w:tc>
        <w:tc>
          <w:tcPr>
            <w:tcW w:w="1614" w:type="pct"/>
          </w:tcPr>
          <w:p w14:paraId="67341E15" w14:textId="0C042234" w:rsidR="0006598F" w:rsidRPr="00BE791A" w:rsidRDefault="0006598F" w:rsidP="00227305">
            <w:pPr>
              <w:pStyle w:val="a1"/>
              <w:spacing w:before="0" w:after="0"/>
              <w:jc w:val="left"/>
              <w:rPr>
                <w:lang w:eastAsia="ja-JP"/>
              </w:rPr>
            </w:pPr>
            <w:r>
              <w:rPr>
                <w:rFonts w:cs="Arial"/>
                <w:color w:val="000000"/>
                <w:szCs w:val="20"/>
              </w:rPr>
              <w:t>Unexpectedly empty FIFO memory</w:t>
            </w:r>
          </w:p>
        </w:tc>
        <w:tc>
          <w:tcPr>
            <w:tcW w:w="1055" w:type="pct"/>
            <w:vMerge/>
          </w:tcPr>
          <w:p w14:paraId="5572F5BA" w14:textId="77777777" w:rsidR="0006598F" w:rsidRPr="00BE791A" w:rsidRDefault="0006598F" w:rsidP="00227305">
            <w:pPr>
              <w:pStyle w:val="a1"/>
              <w:spacing w:before="0" w:after="0"/>
              <w:jc w:val="left"/>
            </w:pPr>
          </w:p>
        </w:tc>
      </w:tr>
      <w:tr w:rsidR="0006598F" w:rsidRPr="00A95D63" w14:paraId="2FBB866C" w14:textId="77777777" w:rsidTr="00227305">
        <w:trPr>
          <w:trHeight w:val="295"/>
          <w:jc w:val="center"/>
        </w:trPr>
        <w:tc>
          <w:tcPr>
            <w:tcW w:w="313" w:type="pct"/>
          </w:tcPr>
          <w:p w14:paraId="534DF66D" w14:textId="38D0C4D6" w:rsidR="0006598F" w:rsidRPr="00BE791A" w:rsidRDefault="0006598F" w:rsidP="00227305">
            <w:pPr>
              <w:jc w:val="left"/>
              <w:rPr>
                <w:rFonts w:eastAsia="Meiryo UI" w:cs="Arial"/>
                <w:szCs w:val="20"/>
                <w:lang w:val="en-GB"/>
              </w:rPr>
            </w:pPr>
            <w:r>
              <w:rPr>
                <w:rFonts w:eastAsia="Meiryo UI" w:cs="Arial"/>
                <w:szCs w:val="20"/>
                <w:lang w:val="en-GB"/>
              </w:rPr>
              <w:t>(13)</w:t>
            </w:r>
          </w:p>
        </w:tc>
        <w:tc>
          <w:tcPr>
            <w:tcW w:w="2018" w:type="pct"/>
          </w:tcPr>
          <w:p w14:paraId="70F3A20A" w14:textId="4DF11661" w:rsidR="0006598F" w:rsidRPr="00BE791A" w:rsidRDefault="0006598F" w:rsidP="00227305">
            <w:pPr>
              <w:jc w:val="left"/>
            </w:pPr>
            <w:r>
              <w:rPr>
                <w:rFonts w:cs="Arial"/>
                <w:color w:val="000000"/>
                <w:szCs w:val="20"/>
              </w:rPr>
              <w:t>PROTOCONV_E_IPCKSUM</w:t>
            </w:r>
          </w:p>
        </w:tc>
        <w:tc>
          <w:tcPr>
            <w:tcW w:w="1614" w:type="pct"/>
          </w:tcPr>
          <w:p w14:paraId="4D9C4FCB" w14:textId="4930FB86" w:rsidR="0006598F" w:rsidRPr="00BE791A" w:rsidRDefault="0006598F" w:rsidP="00227305">
            <w:pPr>
              <w:pStyle w:val="a1"/>
              <w:spacing w:before="0" w:after="0"/>
              <w:jc w:val="left"/>
              <w:rPr>
                <w:lang w:eastAsia="ja-JP"/>
              </w:rPr>
            </w:pPr>
            <w:r w:rsidRPr="00BE791A">
              <w:rPr>
                <w:rFonts w:hint="eastAsia"/>
                <w:lang w:eastAsia="ja-JP"/>
              </w:rPr>
              <w:t>I</w:t>
            </w:r>
            <w:r w:rsidRPr="00BE791A">
              <w:rPr>
                <w:lang w:eastAsia="ja-JP"/>
              </w:rPr>
              <w:t>P Header Checksum Error</w:t>
            </w:r>
          </w:p>
        </w:tc>
        <w:tc>
          <w:tcPr>
            <w:tcW w:w="1055" w:type="pct"/>
            <w:vMerge/>
          </w:tcPr>
          <w:p w14:paraId="00AE09D3" w14:textId="77777777" w:rsidR="0006598F" w:rsidRPr="00BE791A" w:rsidRDefault="0006598F" w:rsidP="00227305">
            <w:pPr>
              <w:pStyle w:val="a1"/>
              <w:spacing w:before="0" w:after="0"/>
              <w:jc w:val="left"/>
            </w:pPr>
          </w:p>
        </w:tc>
      </w:tr>
      <w:tr w:rsidR="0006598F" w:rsidRPr="00A95D63" w14:paraId="38D385EE" w14:textId="77777777" w:rsidTr="00227305">
        <w:trPr>
          <w:trHeight w:val="295"/>
          <w:jc w:val="center"/>
        </w:trPr>
        <w:tc>
          <w:tcPr>
            <w:tcW w:w="313" w:type="pct"/>
          </w:tcPr>
          <w:p w14:paraId="2208CC39" w14:textId="1D816DFA" w:rsidR="0006598F" w:rsidRPr="00BE791A" w:rsidRDefault="0006598F" w:rsidP="00227305">
            <w:pPr>
              <w:jc w:val="left"/>
              <w:rPr>
                <w:rFonts w:eastAsia="Meiryo UI" w:cs="Arial"/>
                <w:szCs w:val="20"/>
                <w:lang w:val="en-GB"/>
              </w:rPr>
            </w:pPr>
            <w:r>
              <w:rPr>
                <w:rFonts w:eastAsia="Meiryo UI" w:cs="Arial"/>
                <w:szCs w:val="20"/>
                <w:lang w:val="en-GB"/>
              </w:rPr>
              <w:t>(14)</w:t>
            </w:r>
          </w:p>
        </w:tc>
        <w:tc>
          <w:tcPr>
            <w:tcW w:w="2018" w:type="pct"/>
          </w:tcPr>
          <w:p w14:paraId="468F5FE1" w14:textId="1E87CA94" w:rsidR="0006598F" w:rsidRPr="00BE791A" w:rsidRDefault="0006598F" w:rsidP="00227305">
            <w:pPr>
              <w:jc w:val="left"/>
            </w:pPr>
            <w:r>
              <w:rPr>
                <w:rFonts w:cs="Arial"/>
                <w:color w:val="000000"/>
                <w:szCs w:val="20"/>
              </w:rPr>
              <w:t>PROTOCONV_E_UDPCKSUM</w:t>
            </w:r>
          </w:p>
        </w:tc>
        <w:tc>
          <w:tcPr>
            <w:tcW w:w="1614" w:type="pct"/>
          </w:tcPr>
          <w:p w14:paraId="055E04EC" w14:textId="10FC7CD6" w:rsidR="0006598F" w:rsidRPr="00BE791A" w:rsidRDefault="0006598F" w:rsidP="00227305">
            <w:pPr>
              <w:pStyle w:val="a1"/>
              <w:spacing w:before="0" w:after="0"/>
              <w:jc w:val="left"/>
              <w:rPr>
                <w:lang w:eastAsia="ja-JP"/>
              </w:rPr>
            </w:pPr>
            <w:r w:rsidRPr="00BE791A">
              <w:rPr>
                <w:rFonts w:hint="eastAsia"/>
                <w:lang w:eastAsia="ja-JP"/>
              </w:rPr>
              <w:t>U</w:t>
            </w:r>
            <w:r w:rsidRPr="00BE791A">
              <w:rPr>
                <w:lang w:eastAsia="ja-JP"/>
              </w:rPr>
              <w:t>DP Header Checksum Error</w:t>
            </w:r>
          </w:p>
        </w:tc>
        <w:tc>
          <w:tcPr>
            <w:tcW w:w="1055" w:type="pct"/>
            <w:vMerge/>
          </w:tcPr>
          <w:p w14:paraId="02EF7E78" w14:textId="77777777" w:rsidR="0006598F" w:rsidRPr="00BE791A" w:rsidRDefault="0006598F" w:rsidP="00227305">
            <w:pPr>
              <w:pStyle w:val="a1"/>
              <w:spacing w:before="0" w:after="0"/>
              <w:jc w:val="left"/>
            </w:pPr>
          </w:p>
        </w:tc>
      </w:tr>
      <w:tr w:rsidR="0006598F" w:rsidRPr="00A95D63" w14:paraId="0A6BD27C" w14:textId="77777777" w:rsidTr="00227305">
        <w:trPr>
          <w:trHeight w:val="295"/>
          <w:jc w:val="center"/>
        </w:trPr>
        <w:tc>
          <w:tcPr>
            <w:tcW w:w="313" w:type="pct"/>
          </w:tcPr>
          <w:p w14:paraId="46AC125E" w14:textId="7B48B965" w:rsidR="0006598F" w:rsidRPr="00BE791A" w:rsidRDefault="0006598F" w:rsidP="00227305">
            <w:pPr>
              <w:jc w:val="left"/>
              <w:rPr>
                <w:rFonts w:eastAsia="Meiryo UI" w:cs="Arial"/>
                <w:szCs w:val="20"/>
                <w:lang w:val="en-GB"/>
              </w:rPr>
            </w:pPr>
            <w:r>
              <w:rPr>
                <w:rFonts w:eastAsia="Meiryo UI" w:cs="Arial"/>
                <w:szCs w:val="20"/>
                <w:lang w:val="en-GB"/>
              </w:rPr>
              <w:t>(15)</w:t>
            </w:r>
          </w:p>
        </w:tc>
        <w:tc>
          <w:tcPr>
            <w:tcW w:w="2018" w:type="pct"/>
          </w:tcPr>
          <w:p w14:paraId="524972F2" w14:textId="1406E644" w:rsidR="0006598F" w:rsidRPr="00BE791A" w:rsidRDefault="0006598F" w:rsidP="00227305">
            <w:pPr>
              <w:jc w:val="left"/>
            </w:pPr>
            <w:r>
              <w:rPr>
                <w:rFonts w:cs="Arial"/>
                <w:color w:val="000000"/>
                <w:szCs w:val="20"/>
              </w:rPr>
              <w:t>PROTOCONV_E_BSWNOTIFY</w:t>
            </w:r>
          </w:p>
        </w:tc>
        <w:tc>
          <w:tcPr>
            <w:tcW w:w="1614" w:type="pct"/>
          </w:tcPr>
          <w:p w14:paraId="66CB7CBD" w14:textId="7F28B961" w:rsidR="0006598F" w:rsidRPr="00BE791A" w:rsidRDefault="0006598F" w:rsidP="00227305">
            <w:pPr>
              <w:pStyle w:val="a1"/>
              <w:spacing w:before="0" w:after="0"/>
              <w:jc w:val="left"/>
              <w:rPr>
                <w:lang w:eastAsia="ja-JP"/>
              </w:rPr>
            </w:pPr>
            <w:r w:rsidRPr="00BE791A">
              <w:rPr>
                <w:rFonts w:hint="eastAsia"/>
                <w:lang w:eastAsia="ja-JP"/>
              </w:rPr>
              <w:t>B</w:t>
            </w:r>
            <w:r w:rsidRPr="00BE791A">
              <w:rPr>
                <w:lang w:eastAsia="ja-JP"/>
              </w:rPr>
              <w:t>SW Notification Error</w:t>
            </w:r>
          </w:p>
        </w:tc>
        <w:tc>
          <w:tcPr>
            <w:tcW w:w="1055" w:type="pct"/>
            <w:vMerge/>
          </w:tcPr>
          <w:p w14:paraId="277D3BCC" w14:textId="77777777" w:rsidR="0006598F" w:rsidRPr="00BE791A" w:rsidRDefault="0006598F" w:rsidP="00227305">
            <w:pPr>
              <w:pStyle w:val="a1"/>
              <w:spacing w:before="0" w:after="0"/>
              <w:jc w:val="left"/>
            </w:pPr>
          </w:p>
        </w:tc>
      </w:tr>
      <w:tr w:rsidR="0006598F" w:rsidRPr="00A95D63" w14:paraId="6ECB17FD" w14:textId="77777777" w:rsidTr="00227305">
        <w:trPr>
          <w:trHeight w:val="295"/>
          <w:jc w:val="center"/>
        </w:trPr>
        <w:tc>
          <w:tcPr>
            <w:tcW w:w="313" w:type="pct"/>
          </w:tcPr>
          <w:p w14:paraId="0E970D93" w14:textId="26E229C4" w:rsidR="0006598F" w:rsidRPr="00BE791A" w:rsidRDefault="0006598F" w:rsidP="00227305">
            <w:pPr>
              <w:jc w:val="left"/>
              <w:rPr>
                <w:rFonts w:eastAsia="Meiryo UI" w:cs="Arial"/>
                <w:szCs w:val="20"/>
                <w:lang w:val="en-GB"/>
              </w:rPr>
            </w:pPr>
            <w:r>
              <w:rPr>
                <w:rFonts w:eastAsia="Meiryo UI" w:cs="Arial"/>
                <w:szCs w:val="20"/>
                <w:lang w:val="en-GB"/>
              </w:rPr>
              <w:t>(16)</w:t>
            </w:r>
          </w:p>
        </w:tc>
        <w:tc>
          <w:tcPr>
            <w:tcW w:w="2018" w:type="pct"/>
          </w:tcPr>
          <w:p w14:paraId="53F06E55" w14:textId="44DF5016" w:rsidR="0006598F" w:rsidRPr="00BE791A" w:rsidRDefault="0006598F" w:rsidP="00227305">
            <w:pPr>
              <w:jc w:val="left"/>
            </w:pPr>
            <w:r>
              <w:rPr>
                <w:rFonts w:cs="Arial"/>
                <w:color w:val="000000"/>
                <w:szCs w:val="20"/>
              </w:rPr>
              <w:t>PROTOCONV_E_FILTER</w:t>
            </w:r>
          </w:p>
        </w:tc>
        <w:tc>
          <w:tcPr>
            <w:tcW w:w="1614" w:type="pct"/>
          </w:tcPr>
          <w:p w14:paraId="49C599FB" w14:textId="0F57BB91" w:rsidR="0006598F" w:rsidRPr="00BE791A" w:rsidRDefault="0006598F" w:rsidP="00227305">
            <w:pPr>
              <w:pStyle w:val="a1"/>
              <w:spacing w:before="0" w:after="0"/>
              <w:jc w:val="left"/>
              <w:rPr>
                <w:lang w:eastAsia="ja-JP"/>
              </w:rPr>
            </w:pPr>
            <w:r w:rsidRPr="00BE791A">
              <w:t>Filtered and discarded</w:t>
            </w:r>
          </w:p>
        </w:tc>
        <w:tc>
          <w:tcPr>
            <w:tcW w:w="1055" w:type="pct"/>
            <w:vMerge/>
          </w:tcPr>
          <w:p w14:paraId="3CB109A0" w14:textId="77777777" w:rsidR="0006598F" w:rsidRPr="00BE791A" w:rsidRDefault="0006598F" w:rsidP="00227305">
            <w:pPr>
              <w:pStyle w:val="a1"/>
              <w:spacing w:before="0" w:after="0"/>
              <w:jc w:val="left"/>
            </w:pPr>
          </w:p>
        </w:tc>
      </w:tr>
      <w:tr w:rsidR="0006598F" w:rsidRPr="00A95D63" w14:paraId="42049006" w14:textId="77777777" w:rsidTr="00227305">
        <w:trPr>
          <w:trHeight w:val="295"/>
          <w:jc w:val="center"/>
        </w:trPr>
        <w:tc>
          <w:tcPr>
            <w:tcW w:w="313" w:type="pct"/>
          </w:tcPr>
          <w:p w14:paraId="7B87DC52" w14:textId="49029009" w:rsidR="0006598F" w:rsidRDefault="0006598F" w:rsidP="0006598F">
            <w:pPr>
              <w:jc w:val="left"/>
              <w:rPr>
                <w:rFonts w:eastAsia="Meiryo UI" w:cs="Arial"/>
                <w:szCs w:val="20"/>
                <w:lang w:val="en-GB"/>
              </w:rPr>
            </w:pPr>
            <w:r>
              <w:rPr>
                <w:rFonts w:eastAsia="Meiryo UI" w:cs="Arial"/>
                <w:szCs w:val="20"/>
                <w:lang w:val="en-GB"/>
              </w:rPr>
              <w:t>(17)</w:t>
            </w:r>
          </w:p>
        </w:tc>
        <w:tc>
          <w:tcPr>
            <w:tcW w:w="2018" w:type="pct"/>
          </w:tcPr>
          <w:p w14:paraId="261C3AA4" w14:textId="5E75FA99" w:rsidR="0006598F" w:rsidRDefault="0006598F" w:rsidP="0006598F">
            <w:pPr>
              <w:jc w:val="left"/>
              <w:rPr>
                <w:rFonts w:cs="Arial"/>
                <w:color w:val="000000"/>
                <w:szCs w:val="20"/>
              </w:rPr>
            </w:pPr>
            <w:r w:rsidRPr="00F747E7">
              <w:rPr>
                <w:rFonts w:cs="Arial"/>
                <w:color w:val="000000"/>
                <w:szCs w:val="20"/>
              </w:rPr>
              <w:t>PROTOCONV_E_CFG_ACFTYPE</w:t>
            </w:r>
          </w:p>
        </w:tc>
        <w:tc>
          <w:tcPr>
            <w:tcW w:w="1614" w:type="pct"/>
          </w:tcPr>
          <w:p w14:paraId="24025B01" w14:textId="6F1BBB36" w:rsidR="0006598F" w:rsidRPr="00BE791A" w:rsidRDefault="0006598F" w:rsidP="0006598F">
            <w:pPr>
              <w:pStyle w:val="a1"/>
              <w:spacing w:before="0" w:after="0"/>
              <w:jc w:val="left"/>
            </w:pPr>
            <w:r>
              <w:rPr>
                <w:rFonts w:cs="Arial"/>
                <w:color w:val="000000"/>
                <w:szCs w:val="20"/>
              </w:rPr>
              <w:t>I</w:t>
            </w:r>
            <w:r w:rsidRPr="00F747E7">
              <w:rPr>
                <w:rFonts w:cs="Arial"/>
                <w:color w:val="000000"/>
                <w:szCs w:val="20"/>
              </w:rPr>
              <w:t>ncorrect or non-supported ACF type</w:t>
            </w:r>
          </w:p>
        </w:tc>
        <w:tc>
          <w:tcPr>
            <w:tcW w:w="1055" w:type="pct"/>
            <w:vMerge/>
          </w:tcPr>
          <w:p w14:paraId="0969FC66" w14:textId="77777777" w:rsidR="0006598F" w:rsidRPr="00BE791A" w:rsidRDefault="0006598F" w:rsidP="0006598F">
            <w:pPr>
              <w:pStyle w:val="a1"/>
              <w:spacing w:before="0" w:after="0"/>
              <w:jc w:val="left"/>
            </w:pPr>
          </w:p>
        </w:tc>
      </w:tr>
    </w:tbl>
    <w:p w14:paraId="6A3C569B" w14:textId="77777777" w:rsidR="00D42794" w:rsidRDefault="00D42794" w:rsidP="00D42794">
      <w:pPr>
        <w:rPr>
          <w:lang w:val="en-GB"/>
        </w:rPr>
      </w:pPr>
      <w:bookmarkStart w:id="352" w:name="_Toc142063222"/>
      <w:bookmarkStart w:id="353" w:name="_Toc142064449"/>
      <w:bookmarkStart w:id="354" w:name="_Toc142665194"/>
      <w:bookmarkStart w:id="355" w:name="_Toc144543528"/>
      <w:bookmarkStart w:id="356" w:name="_Toc144543657"/>
      <w:bookmarkStart w:id="357" w:name="_Toc144543786"/>
      <w:bookmarkStart w:id="358" w:name="_Toc144821911"/>
      <w:bookmarkStart w:id="359" w:name="_Ref148276201"/>
      <w:bookmarkEnd w:id="352"/>
      <w:bookmarkEnd w:id="353"/>
      <w:bookmarkEnd w:id="354"/>
      <w:bookmarkEnd w:id="355"/>
      <w:bookmarkEnd w:id="356"/>
      <w:bookmarkEnd w:id="357"/>
      <w:bookmarkEnd w:id="358"/>
    </w:p>
    <w:p w14:paraId="1CEBEBEB" w14:textId="27D364A8" w:rsidR="00D639F3" w:rsidRPr="00FF22BA" w:rsidRDefault="00D42794" w:rsidP="00F27F4D">
      <w:pPr>
        <w:pStyle w:val="Heading2"/>
        <w:rPr>
          <w:lang w:val="en-GB"/>
        </w:rPr>
      </w:pPr>
      <w:r>
        <w:rPr>
          <w:lang w:val="en-GB"/>
        </w:rPr>
        <w:br w:type="column"/>
      </w:r>
      <w:bookmarkStart w:id="360" w:name="_Toc203384009"/>
      <w:r w:rsidR="00A15FD4" w:rsidRPr="00B3632B">
        <w:rPr>
          <w:lang w:val="en-GB"/>
        </w:rPr>
        <w:lastRenderedPageBreak/>
        <w:t>Utility Function</w:t>
      </w:r>
      <w:bookmarkEnd w:id="359"/>
      <w:bookmarkEnd w:id="360"/>
    </w:p>
    <w:p w14:paraId="507EAAD2" w14:textId="32DD3D41" w:rsidR="00D639F3" w:rsidRPr="00B3632B" w:rsidRDefault="00D639F3" w:rsidP="00F27F4D">
      <w:pPr>
        <w:pStyle w:val="Heading3"/>
        <w:rPr>
          <w:lang w:val="en-GB"/>
        </w:rPr>
      </w:pPr>
      <w:bookmarkStart w:id="361" w:name="_Ref148276172"/>
      <w:bookmarkStart w:id="362" w:name="_Toc203384010"/>
      <w:r>
        <w:rPr>
          <w:lang w:val="en-GB"/>
        </w:rPr>
        <w:t>Features</w:t>
      </w:r>
      <w:bookmarkEnd w:id="361"/>
      <w:bookmarkEnd w:id="362"/>
    </w:p>
    <w:p w14:paraId="0F6E9DDC" w14:textId="1401F9A0" w:rsidR="00A15FD4" w:rsidRDefault="00EC587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36</w:t>
      </w:r>
      <w:r w:rsidR="009D560C">
        <w:rPr>
          <w:noProof/>
        </w:rPr>
        <w:fldChar w:fldCharType="end"/>
      </w:r>
      <w:r w:rsidR="00BE791A">
        <w:rPr>
          <w:noProof/>
        </w:rPr>
        <w:t>:</w:t>
      </w:r>
      <w:r w:rsidR="00A15FD4">
        <w:t xml:space="preserve"> Function List</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3474"/>
        <w:gridCol w:w="1628"/>
        <w:gridCol w:w="1576"/>
        <w:gridCol w:w="2957"/>
      </w:tblGrid>
      <w:tr w:rsidR="00A15FD4" w:rsidRPr="00BF6713" w14:paraId="10311991" w14:textId="77777777" w:rsidTr="00BE791A">
        <w:trPr>
          <w:trHeight w:val="295"/>
          <w:jc w:val="center"/>
        </w:trPr>
        <w:tc>
          <w:tcPr>
            <w:tcW w:w="566" w:type="dxa"/>
            <w:tcBorders>
              <w:tl2br w:val="nil"/>
            </w:tcBorders>
            <w:shd w:val="clear" w:color="auto" w:fill="D9D9D9"/>
          </w:tcPr>
          <w:p w14:paraId="21AAB5E6" w14:textId="77777777" w:rsidR="00A15FD4" w:rsidRPr="00BE791A" w:rsidRDefault="00A15FD4" w:rsidP="00032018">
            <w:pPr>
              <w:pStyle w:val="a1"/>
              <w:spacing w:before="0" w:after="0"/>
              <w:jc w:val="left"/>
              <w:rPr>
                <w:rFonts w:eastAsia="Meiryo UI" w:cstheme="majorHAnsi"/>
                <w:b/>
                <w:szCs w:val="20"/>
                <w:lang w:val="en-US" w:eastAsia="ja-JP"/>
              </w:rPr>
            </w:pPr>
            <w:r w:rsidRPr="00BE791A">
              <w:rPr>
                <w:rFonts w:eastAsia="Meiryo UI" w:cstheme="majorHAnsi"/>
                <w:b/>
                <w:szCs w:val="20"/>
              </w:rPr>
              <w:t>No.</w:t>
            </w:r>
          </w:p>
        </w:tc>
        <w:tc>
          <w:tcPr>
            <w:tcW w:w="3474" w:type="dxa"/>
            <w:shd w:val="clear" w:color="auto" w:fill="D9D9D9"/>
          </w:tcPr>
          <w:p w14:paraId="2D10FC24" w14:textId="77777777" w:rsidR="00A15FD4" w:rsidRPr="00BE791A" w:rsidRDefault="00A15FD4" w:rsidP="000D256D">
            <w:pPr>
              <w:jc w:val="left"/>
              <w:rPr>
                <w:rFonts w:eastAsia="Meiryo UI" w:cstheme="majorHAnsi"/>
                <w:b/>
                <w:szCs w:val="20"/>
              </w:rPr>
            </w:pPr>
            <w:r w:rsidRPr="00BE791A">
              <w:rPr>
                <w:rFonts w:eastAsia="Meiryo UI" w:cstheme="majorHAnsi"/>
                <w:b/>
                <w:szCs w:val="20"/>
              </w:rPr>
              <w:t>Function Name</w:t>
            </w:r>
          </w:p>
        </w:tc>
        <w:tc>
          <w:tcPr>
            <w:tcW w:w="1628" w:type="dxa"/>
            <w:shd w:val="clear" w:color="auto" w:fill="D9D9D9"/>
          </w:tcPr>
          <w:p w14:paraId="7FA5C4C5" w14:textId="77777777" w:rsidR="00A15FD4" w:rsidRPr="00BE791A" w:rsidRDefault="00A15FD4" w:rsidP="00032018">
            <w:pPr>
              <w:pStyle w:val="a1"/>
              <w:spacing w:before="0" w:after="0"/>
              <w:jc w:val="left"/>
              <w:rPr>
                <w:rFonts w:eastAsia="Meiryo UI" w:cstheme="majorHAnsi"/>
                <w:b/>
                <w:szCs w:val="20"/>
                <w:lang w:val="en-US" w:eastAsia="ja-JP"/>
              </w:rPr>
            </w:pPr>
            <w:r w:rsidRPr="00BE791A">
              <w:rPr>
                <w:rFonts w:eastAsia="Meiryo UI" w:cstheme="majorHAnsi" w:hint="eastAsia"/>
                <w:b/>
                <w:szCs w:val="20"/>
                <w:lang w:val="en-US" w:eastAsia="ja-JP"/>
              </w:rPr>
              <w:t>A</w:t>
            </w:r>
            <w:r w:rsidRPr="00BE791A">
              <w:rPr>
                <w:rFonts w:eastAsia="Meiryo UI" w:cstheme="majorHAnsi"/>
                <w:b/>
                <w:szCs w:val="20"/>
                <w:lang w:val="en-US" w:eastAsia="ja-JP"/>
              </w:rPr>
              <w:t>ccess</w:t>
            </w:r>
          </w:p>
        </w:tc>
        <w:tc>
          <w:tcPr>
            <w:tcW w:w="1576" w:type="dxa"/>
            <w:shd w:val="clear" w:color="auto" w:fill="D9D9D9"/>
          </w:tcPr>
          <w:p w14:paraId="157AB5A7" w14:textId="77777777" w:rsidR="00A15FD4" w:rsidRPr="00BE791A" w:rsidRDefault="00A15FD4" w:rsidP="00032018">
            <w:pPr>
              <w:pStyle w:val="a1"/>
              <w:spacing w:before="0" w:after="0"/>
              <w:jc w:val="left"/>
              <w:rPr>
                <w:rFonts w:eastAsia="Meiryo UI" w:cstheme="majorHAnsi"/>
                <w:b/>
                <w:szCs w:val="20"/>
              </w:rPr>
            </w:pPr>
            <w:r w:rsidRPr="00BE791A">
              <w:rPr>
                <w:rFonts w:eastAsia="Meiryo UI" w:cstheme="majorHAnsi" w:hint="eastAsia"/>
                <w:b/>
                <w:szCs w:val="20"/>
                <w:lang w:val="en-US" w:eastAsia="ja-JP"/>
              </w:rPr>
              <w:t>ASIL</w:t>
            </w:r>
          </w:p>
        </w:tc>
        <w:tc>
          <w:tcPr>
            <w:tcW w:w="2957" w:type="dxa"/>
            <w:shd w:val="clear" w:color="auto" w:fill="D9D9D9"/>
          </w:tcPr>
          <w:p w14:paraId="1F97735A" w14:textId="77777777" w:rsidR="00A15FD4" w:rsidRPr="00BE791A" w:rsidRDefault="00A15FD4" w:rsidP="00032018">
            <w:pPr>
              <w:pStyle w:val="a1"/>
              <w:spacing w:before="0" w:after="0"/>
              <w:jc w:val="left"/>
              <w:rPr>
                <w:rFonts w:eastAsia="Meiryo UI" w:cstheme="majorHAnsi"/>
                <w:b/>
                <w:szCs w:val="20"/>
              </w:rPr>
            </w:pPr>
            <w:r w:rsidRPr="00BE791A">
              <w:rPr>
                <w:rFonts w:eastAsia="Meiryo UI" w:cstheme="majorHAnsi"/>
                <w:b/>
                <w:szCs w:val="20"/>
              </w:rPr>
              <w:t>Source File Name</w:t>
            </w:r>
          </w:p>
        </w:tc>
      </w:tr>
      <w:tr w:rsidR="00A15FD4" w:rsidRPr="00BF6713" w14:paraId="317F7271" w14:textId="77777777" w:rsidTr="00BE791A">
        <w:trPr>
          <w:trHeight w:val="295"/>
          <w:jc w:val="center"/>
        </w:trPr>
        <w:tc>
          <w:tcPr>
            <w:tcW w:w="566" w:type="dxa"/>
          </w:tcPr>
          <w:p w14:paraId="46AE894C"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30D5F63D" w14:textId="2E39C048" w:rsidR="00A15FD4" w:rsidRPr="00BE791A" w:rsidRDefault="000F4E6D" w:rsidP="00032018">
            <w:pPr>
              <w:pStyle w:val="a1"/>
              <w:spacing w:before="0" w:after="0"/>
              <w:jc w:val="left"/>
              <w:rPr>
                <w:rFonts w:eastAsia="Meiryo UI" w:cstheme="majorHAnsi"/>
                <w:i/>
                <w:iCs/>
                <w:szCs w:val="20"/>
                <w:lang w:val="en-US" w:eastAsia="ja-JP"/>
              </w:rPr>
            </w:pPr>
            <w:r>
              <w:t>ProtoConv</w:t>
            </w:r>
            <w:r w:rsidR="00A15FD4" w:rsidRPr="00BE791A">
              <w:t>_UtilMemCpy</w:t>
            </w:r>
          </w:p>
        </w:tc>
        <w:tc>
          <w:tcPr>
            <w:tcW w:w="1628" w:type="dxa"/>
          </w:tcPr>
          <w:p w14:paraId="1B543C88" w14:textId="77777777" w:rsidR="00A15FD4" w:rsidRPr="00BE791A" w:rsidRDefault="00A15FD4" w:rsidP="00032018">
            <w:pPr>
              <w:pStyle w:val="a1"/>
              <w:spacing w:before="0" w:after="0"/>
              <w:jc w:val="left"/>
            </w:pPr>
            <w:r w:rsidRPr="00BE791A">
              <w:t>Public</w:t>
            </w:r>
          </w:p>
        </w:tc>
        <w:tc>
          <w:tcPr>
            <w:tcW w:w="1576" w:type="dxa"/>
          </w:tcPr>
          <w:p w14:paraId="09A2F3FE" w14:textId="77777777" w:rsidR="00A15FD4" w:rsidRPr="00BE791A" w:rsidRDefault="00A15FD4" w:rsidP="00032018">
            <w:pPr>
              <w:pStyle w:val="a1"/>
              <w:spacing w:before="0" w:after="0"/>
              <w:jc w:val="left"/>
            </w:pPr>
            <w:r w:rsidRPr="00BE791A">
              <w:t>ASIL D</w:t>
            </w:r>
          </w:p>
        </w:tc>
        <w:tc>
          <w:tcPr>
            <w:tcW w:w="2957" w:type="dxa"/>
          </w:tcPr>
          <w:p w14:paraId="4B770ECC" w14:textId="1E7E3413" w:rsidR="00A15FD4" w:rsidRPr="00BE791A" w:rsidRDefault="00A15FD4" w:rsidP="00032018">
            <w:pPr>
              <w:pStyle w:val="a1"/>
              <w:spacing w:before="0" w:after="0"/>
              <w:jc w:val="left"/>
              <w:rPr>
                <w:rFonts w:eastAsia="Meiryo UI" w:cstheme="majorHAnsi"/>
                <w:i/>
                <w:iCs/>
                <w:szCs w:val="20"/>
                <w:lang w:val="en-US" w:eastAsia="ja-JP"/>
              </w:rPr>
            </w:pPr>
            <w:r w:rsidRPr="00BE791A">
              <w:t>CDD_</w:t>
            </w:r>
            <w:r w:rsidR="000F4E6D">
              <w:t>ProtoConv</w:t>
            </w:r>
            <w:r w:rsidRPr="00BE791A">
              <w:t>_Util.c</w:t>
            </w:r>
          </w:p>
        </w:tc>
      </w:tr>
      <w:tr w:rsidR="00A15FD4" w:rsidRPr="00BF6713" w14:paraId="24691247" w14:textId="77777777" w:rsidTr="00BE791A">
        <w:trPr>
          <w:trHeight w:val="295"/>
          <w:jc w:val="center"/>
        </w:trPr>
        <w:tc>
          <w:tcPr>
            <w:tcW w:w="566" w:type="dxa"/>
          </w:tcPr>
          <w:p w14:paraId="015613B9"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5E3F5C4C" w14:textId="2CBB5498" w:rsidR="00A15FD4" w:rsidRPr="00BE791A" w:rsidRDefault="000F4E6D" w:rsidP="00032018">
            <w:pPr>
              <w:pStyle w:val="a1"/>
              <w:spacing w:before="0" w:after="0"/>
              <w:jc w:val="left"/>
              <w:rPr>
                <w:i/>
                <w:iCs/>
              </w:rPr>
            </w:pPr>
            <w:r>
              <w:t>ProtoConv</w:t>
            </w:r>
            <w:r w:rsidR="00A15FD4" w:rsidRPr="00BE791A">
              <w:t>_UtilMemSet</w:t>
            </w:r>
          </w:p>
        </w:tc>
        <w:tc>
          <w:tcPr>
            <w:tcW w:w="1628" w:type="dxa"/>
          </w:tcPr>
          <w:p w14:paraId="3FC4C360" w14:textId="77777777" w:rsidR="00A15FD4" w:rsidRPr="00BE791A" w:rsidRDefault="00A15FD4" w:rsidP="00032018">
            <w:pPr>
              <w:pStyle w:val="a1"/>
              <w:spacing w:before="0" w:after="0"/>
              <w:jc w:val="left"/>
            </w:pPr>
            <w:r w:rsidRPr="00BE791A">
              <w:t>Public</w:t>
            </w:r>
          </w:p>
        </w:tc>
        <w:tc>
          <w:tcPr>
            <w:tcW w:w="1576" w:type="dxa"/>
          </w:tcPr>
          <w:p w14:paraId="7A88112A" w14:textId="77777777" w:rsidR="00A15FD4" w:rsidRPr="00BE791A" w:rsidRDefault="00A15FD4" w:rsidP="00032018">
            <w:pPr>
              <w:pStyle w:val="a1"/>
              <w:spacing w:before="0" w:after="0"/>
              <w:jc w:val="left"/>
            </w:pPr>
            <w:r w:rsidRPr="00BE791A">
              <w:t>ASIL D</w:t>
            </w:r>
          </w:p>
        </w:tc>
        <w:tc>
          <w:tcPr>
            <w:tcW w:w="2957" w:type="dxa"/>
          </w:tcPr>
          <w:p w14:paraId="5107698C" w14:textId="5841CAA8" w:rsidR="00A15FD4" w:rsidRPr="00BE791A" w:rsidRDefault="00A15FD4" w:rsidP="00032018">
            <w:pPr>
              <w:pStyle w:val="a1"/>
              <w:spacing w:before="0" w:after="0"/>
              <w:jc w:val="left"/>
              <w:rPr>
                <w:i/>
                <w:iCs/>
              </w:rPr>
            </w:pPr>
            <w:r w:rsidRPr="00BE791A">
              <w:t>CDD_</w:t>
            </w:r>
            <w:r w:rsidR="000F4E6D">
              <w:t>ProtoConv</w:t>
            </w:r>
            <w:r w:rsidRPr="00BE791A">
              <w:t>_Util.c</w:t>
            </w:r>
          </w:p>
        </w:tc>
      </w:tr>
      <w:tr w:rsidR="00A15FD4" w:rsidRPr="00BF6713" w14:paraId="1C4BB5D6" w14:textId="77777777" w:rsidTr="00BE791A">
        <w:trPr>
          <w:trHeight w:val="295"/>
          <w:jc w:val="center"/>
        </w:trPr>
        <w:tc>
          <w:tcPr>
            <w:tcW w:w="566" w:type="dxa"/>
          </w:tcPr>
          <w:p w14:paraId="6DEEEF47"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025E6D8F" w14:textId="311EFF83" w:rsidR="00A15FD4" w:rsidRPr="00BE791A" w:rsidRDefault="000F4E6D" w:rsidP="00032018">
            <w:pPr>
              <w:pStyle w:val="a1"/>
              <w:spacing w:before="0" w:after="0"/>
              <w:jc w:val="left"/>
            </w:pPr>
            <w:r>
              <w:t>ProtoConv</w:t>
            </w:r>
            <w:r w:rsidR="00A15FD4" w:rsidRPr="00BE791A">
              <w:t>_Util</w:t>
            </w:r>
            <w:r w:rsidR="00A15FD4" w:rsidRPr="00BE791A">
              <w:rPr>
                <w:rFonts w:cs="Arial"/>
                <w:szCs w:val="20"/>
              </w:rPr>
              <w:t>CalcSum</w:t>
            </w:r>
          </w:p>
        </w:tc>
        <w:tc>
          <w:tcPr>
            <w:tcW w:w="1628" w:type="dxa"/>
          </w:tcPr>
          <w:p w14:paraId="7B9DB6AD" w14:textId="77777777" w:rsidR="00A15FD4" w:rsidRPr="00BE791A" w:rsidRDefault="00A15FD4" w:rsidP="00032018">
            <w:pPr>
              <w:pStyle w:val="a1"/>
              <w:spacing w:before="0" w:after="0"/>
              <w:jc w:val="left"/>
            </w:pPr>
            <w:r w:rsidRPr="00BE791A">
              <w:t>Public</w:t>
            </w:r>
          </w:p>
        </w:tc>
        <w:tc>
          <w:tcPr>
            <w:tcW w:w="1576" w:type="dxa"/>
          </w:tcPr>
          <w:p w14:paraId="6C75FFBC" w14:textId="77777777" w:rsidR="00A15FD4" w:rsidRPr="00BE791A" w:rsidRDefault="00A15FD4" w:rsidP="00032018">
            <w:pPr>
              <w:pStyle w:val="a1"/>
              <w:spacing w:before="0" w:after="0"/>
              <w:jc w:val="left"/>
            </w:pPr>
            <w:r w:rsidRPr="00BE791A">
              <w:t>ASIL D</w:t>
            </w:r>
          </w:p>
        </w:tc>
        <w:tc>
          <w:tcPr>
            <w:tcW w:w="2957" w:type="dxa"/>
          </w:tcPr>
          <w:p w14:paraId="05E0CE01" w14:textId="7B04C7CE" w:rsidR="00A15FD4" w:rsidRPr="00BE791A" w:rsidRDefault="00A15FD4" w:rsidP="00032018">
            <w:pPr>
              <w:pStyle w:val="a1"/>
              <w:spacing w:before="0" w:after="0"/>
              <w:jc w:val="left"/>
            </w:pPr>
            <w:r w:rsidRPr="00BE791A">
              <w:t>CDD_</w:t>
            </w:r>
            <w:r w:rsidR="000F4E6D">
              <w:t>ProtoConv</w:t>
            </w:r>
            <w:r w:rsidRPr="00BE791A">
              <w:t>_Util.c</w:t>
            </w:r>
          </w:p>
        </w:tc>
      </w:tr>
      <w:tr w:rsidR="00A15FD4" w:rsidRPr="00BF6713" w14:paraId="1344F09A" w14:textId="77777777" w:rsidTr="00BE791A">
        <w:trPr>
          <w:trHeight w:val="295"/>
          <w:jc w:val="center"/>
        </w:trPr>
        <w:tc>
          <w:tcPr>
            <w:tcW w:w="566" w:type="dxa"/>
          </w:tcPr>
          <w:p w14:paraId="1F8B926F"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487D6EEF" w14:textId="124DE432" w:rsidR="00A15FD4" w:rsidRPr="00BE791A" w:rsidRDefault="000F4E6D" w:rsidP="00032018">
            <w:pPr>
              <w:pStyle w:val="a1"/>
              <w:spacing w:before="0" w:after="0"/>
              <w:jc w:val="left"/>
            </w:pPr>
            <w:r>
              <w:t>ProtoConv</w:t>
            </w:r>
            <w:r w:rsidR="00A15FD4" w:rsidRPr="00BE791A">
              <w:t>_UtilConvMacAddr8Bit</w:t>
            </w:r>
          </w:p>
        </w:tc>
        <w:tc>
          <w:tcPr>
            <w:tcW w:w="1628" w:type="dxa"/>
          </w:tcPr>
          <w:p w14:paraId="0F15B306" w14:textId="77777777" w:rsidR="00A15FD4" w:rsidRPr="00BE791A" w:rsidRDefault="00A15FD4" w:rsidP="00032018">
            <w:pPr>
              <w:pStyle w:val="a1"/>
              <w:spacing w:before="0" w:after="0"/>
              <w:jc w:val="left"/>
            </w:pPr>
            <w:r w:rsidRPr="00BE791A">
              <w:t>Public</w:t>
            </w:r>
          </w:p>
        </w:tc>
        <w:tc>
          <w:tcPr>
            <w:tcW w:w="1576" w:type="dxa"/>
          </w:tcPr>
          <w:p w14:paraId="4E81ABBF" w14:textId="77777777" w:rsidR="00A15FD4" w:rsidRPr="00BE791A" w:rsidRDefault="00A15FD4" w:rsidP="00032018">
            <w:pPr>
              <w:pStyle w:val="a1"/>
              <w:spacing w:before="0" w:after="0"/>
              <w:jc w:val="left"/>
            </w:pPr>
            <w:r w:rsidRPr="00BE791A">
              <w:t>ASIL D</w:t>
            </w:r>
          </w:p>
        </w:tc>
        <w:tc>
          <w:tcPr>
            <w:tcW w:w="2957" w:type="dxa"/>
          </w:tcPr>
          <w:p w14:paraId="5FA68B90" w14:textId="6E0398D3" w:rsidR="00A15FD4" w:rsidRPr="00BE791A" w:rsidRDefault="00A15FD4" w:rsidP="00032018">
            <w:pPr>
              <w:pStyle w:val="a1"/>
              <w:spacing w:before="0" w:after="0"/>
              <w:jc w:val="left"/>
            </w:pPr>
            <w:r w:rsidRPr="00BE791A">
              <w:t>CDD_</w:t>
            </w:r>
            <w:r w:rsidR="000F4E6D">
              <w:t>ProtoConv</w:t>
            </w:r>
            <w:r w:rsidRPr="00BE791A">
              <w:t>_Util.c</w:t>
            </w:r>
          </w:p>
        </w:tc>
      </w:tr>
      <w:tr w:rsidR="00A15FD4" w:rsidRPr="00BF6713" w14:paraId="598E1E9D" w14:textId="77777777" w:rsidTr="00BE791A">
        <w:trPr>
          <w:trHeight w:val="295"/>
          <w:jc w:val="center"/>
        </w:trPr>
        <w:tc>
          <w:tcPr>
            <w:tcW w:w="566" w:type="dxa"/>
          </w:tcPr>
          <w:p w14:paraId="715E26F5"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44096CEE" w14:textId="1CE5E375" w:rsidR="00A15FD4" w:rsidRPr="00BE791A" w:rsidRDefault="000F4E6D" w:rsidP="00032018">
            <w:pPr>
              <w:pStyle w:val="a1"/>
              <w:spacing w:before="0" w:after="0"/>
              <w:jc w:val="left"/>
            </w:pPr>
            <w:r>
              <w:t>ProtoConv</w:t>
            </w:r>
            <w:r w:rsidR="00A15FD4" w:rsidRPr="00BE791A">
              <w:t>_UtilEndianConv16</w:t>
            </w:r>
          </w:p>
        </w:tc>
        <w:tc>
          <w:tcPr>
            <w:tcW w:w="1628" w:type="dxa"/>
          </w:tcPr>
          <w:p w14:paraId="38A4BDE7" w14:textId="77777777" w:rsidR="00A15FD4" w:rsidRPr="00BE791A" w:rsidRDefault="00A15FD4" w:rsidP="00032018">
            <w:pPr>
              <w:pStyle w:val="a1"/>
              <w:spacing w:before="0" w:after="0"/>
              <w:jc w:val="left"/>
            </w:pPr>
            <w:r w:rsidRPr="00BE791A">
              <w:t>Public</w:t>
            </w:r>
          </w:p>
        </w:tc>
        <w:tc>
          <w:tcPr>
            <w:tcW w:w="1576" w:type="dxa"/>
          </w:tcPr>
          <w:p w14:paraId="23161FC9" w14:textId="77777777" w:rsidR="00A15FD4" w:rsidRPr="00BE791A" w:rsidRDefault="00A15FD4" w:rsidP="00032018">
            <w:pPr>
              <w:pStyle w:val="a1"/>
              <w:spacing w:before="0" w:after="0"/>
              <w:jc w:val="left"/>
            </w:pPr>
            <w:r w:rsidRPr="00BE791A">
              <w:t>ASIL D</w:t>
            </w:r>
          </w:p>
        </w:tc>
        <w:tc>
          <w:tcPr>
            <w:tcW w:w="2957" w:type="dxa"/>
          </w:tcPr>
          <w:p w14:paraId="22CE25D5" w14:textId="3881B34C" w:rsidR="00A15FD4" w:rsidRPr="00BE791A" w:rsidRDefault="00A15FD4" w:rsidP="00032018">
            <w:pPr>
              <w:pStyle w:val="a1"/>
              <w:spacing w:before="0" w:after="0"/>
              <w:jc w:val="left"/>
            </w:pPr>
            <w:r w:rsidRPr="00BE791A">
              <w:t>CDD_</w:t>
            </w:r>
            <w:r w:rsidR="000F4E6D">
              <w:t>ProtoConv</w:t>
            </w:r>
            <w:r w:rsidRPr="00BE791A">
              <w:t>_Util.c</w:t>
            </w:r>
          </w:p>
        </w:tc>
      </w:tr>
      <w:tr w:rsidR="00A15FD4" w:rsidRPr="00BF6713" w14:paraId="3D9CACE6" w14:textId="77777777" w:rsidTr="00BE791A">
        <w:trPr>
          <w:trHeight w:val="295"/>
          <w:jc w:val="center"/>
        </w:trPr>
        <w:tc>
          <w:tcPr>
            <w:tcW w:w="566" w:type="dxa"/>
          </w:tcPr>
          <w:p w14:paraId="3C395CC1" w14:textId="77777777" w:rsidR="00A15FD4" w:rsidRPr="00BE791A" w:rsidRDefault="00A15FD4"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7FA82B48" w14:textId="34564B39" w:rsidR="00A15FD4" w:rsidRPr="00BE791A" w:rsidRDefault="000F4E6D" w:rsidP="00032018">
            <w:pPr>
              <w:pStyle w:val="a1"/>
              <w:spacing w:before="0" w:after="0"/>
              <w:jc w:val="left"/>
            </w:pPr>
            <w:r>
              <w:t>ProtoConv</w:t>
            </w:r>
            <w:r w:rsidR="00A15FD4" w:rsidRPr="00BE791A">
              <w:t>_UtilEndianConv32</w:t>
            </w:r>
          </w:p>
        </w:tc>
        <w:tc>
          <w:tcPr>
            <w:tcW w:w="1628" w:type="dxa"/>
          </w:tcPr>
          <w:p w14:paraId="71915AD2" w14:textId="77777777" w:rsidR="00A15FD4" w:rsidRPr="00BE791A" w:rsidRDefault="00A15FD4" w:rsidP="00032018">
            <w:pPr>
              <w:pStyle w:val="a1"/>
              <w:spacing w:before="0" w:after="0"/>
              <w:jc w:val="left"/>
            </w:pPr>
            <w:r w:rsidRPr="00BE791A">
              <w:t>Public</w:t>
            </w:r>
          </w:p>
        </w:tc>
        <w:tc>
          <w:tcPr>
            <w:tcW w:w="1576" w:type="dxa"/>
          </w:tcPr>
          <w:p w14:paraId="70561941" w14:textId="77777777" w:rsidR="00A15FD4" w:rsidRPr="00BE791A" w:rsidRDefault="00A15FD4" w:rsidP="00032018">
            <w:pPr>
              <w:pStyle w:val="a1"/>
              <w:spacing w:before="0" w:after="0"/>
              <w:jc w:val="left"/>
            </w:pPr>
            <w:r w:rsidRPr="00BE791A">
              <w:t>ASIL D</w:t>
            </w:r>
          </w:p>
        </w:tc>
        <w:tc>
          <w:tcPr>
            <w:tcW w:w="2957" w:type="dxa"/>
          </w:tcPr>
          <w:p w14:paraId="3213D344" w14:textId="5F10385A" w:rsidR="00A15FD4" w:rsidRPr="00BE791A" w:rsidRDefault="00A15FD4" w:rsidP="00032018">
            <w:pPr>
              <w:pStyle w:val="a1"/>
              <w:spacing w:before="0" w:after="0"/>
              <w:jc w:val="left"/>
            </w:pPr>
            <w:r w:rsidRPr="00BE791A">
              <w:t>CDD_</w:t>
            </w:r>
            <w:r w:rsidR="000F4E6D">
              <w:t>ProtoConv</w:t>
            </w:r>
            <w:r w:rsidRPr="00BE791A">
              <w:t>_Util.c</w:t>
            </w:r>
          </w:p>
        </w:tc>
      </w:tr>
      <w:tr w:rsidR="00384809" w:rsidRPr="00BF6713" w14:paraId="557ECED6" w14:textId="77777777" w:rsidTr="00BE791A">
        <w:trPr>
          <w:trHeight w:val="295"/>
          <w:jc w:val="center"/>
        </w:trPr>
        <w:tc>
          <w:tcPr>
            <w:tcW w:w="566" w:type="dxa"/>
          </w:tcPr>
          <w:p w14:paraId="6E5EFF34" w14:textId="77777777" w:rsidR="00384809" w:rsidRPr="00BE791A" w:rsidRDefault="00384809"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4D7167A6" w14:textId="432E3C8F" w:rsidR="00384809" w:rsidRPr="00BE791A" w:rsidRDefault="000F4E6D" w:rsidP="00032018">
            <w:pPr>
              <w:pStyle w:val="a1"/>
              <w:spacing w:before="0" w:after="0"/>
              <w:jc w:val="left"/>
            </w:pPr>
            <w:r>
              <w:t>ProtoConv</w:t>
            </w:r>
            <w:r w:rsidR="00384809" w:rsidRPr="00BE791A">
              <w:t>_UtilCanDlcCheck</w:t>
            </w:r>
          </w:p>
        </w:tc>
        <w:tc>
          <w:tcPr>
            <w:tcW w:w="1628" w:type="dxa"/>
          </w:tcPr>
          <w:p w14:paraId="12A22B97" w14:textId="50B2059C" w:rsidR="00384809" w:rsidRPr="00BE791A" w:rsidRDefault="00384809" w:rsidP="00032018">
            <w:pPr>
              <w:pStyle w:val="a1"/>
              <w:spacing w:before="0" w:after="0"/>
              <w:jc w:val="left"/>
            </w:pPr>
            <w:r w:rsidRPr="00BE791A">
              <w:t>Public</w:t>
            </w:r>
          </w:p>
        </w:tc>
        <w:tc>
          <w:tcPr>
            <w:tcW w:w="1576" w:type="dxa"/>
          </w:tcPr>
          <w:p w14:paraId="726F02FD" w14:textId="588E0F42" w:rsidR="00384809" w:rsidRPr="00BE791A" w:rsidRDefault="00384809" w:rsidP="00032018">
            <w:pPr>
              <w:pStyle w:val="a1"/>
              <w:spacing w:before="0" w:after="0"/>
              <w:jc w:val="left"/>
            </w:pPr>
            <w:r w:rsidRPr="00BE791A">
              <w:t>ASIL D</w:t>
            </w:r>
          </w:p>
        </w:tc>
        <w:tc>
          <w:tcPr>
            <w:tcW w:w="2957" w:type="dxa"/>
          </w:tcPr>
          <w:p w14:paraId="27D29A86" w14:textId="348269E1" w:rsidR="00384809" w:rsidRPr="00BE791A" w:rsidRDefault="00384809" w:rsidP="00032018">
            <w:pPr>
              <w:pStyle w:val="a1"/>
              <w:spacing w:before="0" w:after="0"/>
              <w:jc w:val="left"/>
            </w:pPr>
            <w:r w:rsidRPr="00BE791A">
              <w:t>CDD_</w:t>
            </w:r>
            <w:r w:rsidR="000F4E6D">
              <w:t>ProtoConv</w:t>
            </w:r>
            <w:r w:rsidRPr="00BE791A">
              <w:t>_Util.c</w:t>
            </w:r>
          </w:p>
        </w:tc>
      </w:tr>
      <w:tr w:rsidR="00021BCD" w:rsidRPr="00BF6713" w14:paraId="59EA0AC4" w14:textId="77777777" w:rsidTr="00BE791A">
        <w:trPr>
          <w:trHeight w:val="295"/>
          <w:jc w:val="center"/>
        </w:trPr>
        <w:tc>
          <w:tcPr>
            <w:tcW w:w="566" w:type="dxa"/>
          </w:tcPr>
          <w:p w14:paraId="642DF3F8" w14:textId="77777777" w:rsidR="00021BCD" w:rsidRPr="00BE791A" w:rsidRDefault="00021BCD" w:rsidP="00DE59DE">
            <w:pPr>
              <w:pStyle w:val="a1"/>
              <w:widowControl w:val="0"/>
              <w:numPr>
                <w:ilvl w:val="0"/>
                <w:numId w:val="32"/>
              </w:numPr>
              <w:spacing w:before="0" w:after="0"/>
              <w:jc w:val="left"/>
              <w:rPr>
                <w:rFonts w:eastAsia="Meiryo UI" w:cstheme="majorHAnsi"/>
                <w:szCs w:val="20"/>
                <w:lang w:eastAsia="ja-JP"/>
              </w:rPr>
            </w:pPr>
          </w:p>
        </w:tc>
        <w:tc>
          <w:tcPr>
            <w:tcW w:w="3474" w:type="dxa"/>
          </w:tcPr>
          <w:p w14:paraId="51F551D3" w14:textId="75B84BB9" w:rsidR="00021BCD" w:rsidRDefault="00021BCD" w:rsidP="00021BCD">
            <w:pPr>
              <w:pStyle w:val="a1"/>
              <w:spacing w:before="0" w:after="0"/>
              <w:jc w:val="left"/>
            </w:pPr>
            <w:r>
              <w:t>ProtoConv</w:t>
            </w:r>
            <w:r w:rsidRPr="00BE791A">
              <w:t>_UtilCan</w:t>
            </w:r>
            <w:r>
              <w:t>Id</w:t>
            </w:r>
            <w:r w:rsidRPr="00BE791A">
              <w:t>Check</w:t>
            </w:r>
          </w:p>
        </w:tc>
        <w:tc>
          <w:tcPr>
            <w:tcW w:w="1628" w:type="dxa"/>
          </w:tcPr>
          <w:p w14:paraId="4B50F899" w14:textId="15CE4DD0" w:rsidR="00021BCD" w:rsidRPr="00BE791A" w:rsidRDefault="00021BCD" w:rsidP="00021BCD">
            <w:pPr>
              <w:pStyle w:val="a1"/>
              <w:spacing w:before="0" w:after="0"/>
              <w:jc w:val="left"/>
            </w:pPr>
            <w:r w:rsidRPr="00BE791A">
              <w:t>Public</w:t>
            </w:r>
          </w:p>
        </w:tc>
        <w:tc>
          <w:tcPr>
            <w:tcW w:w="1576" w:type="dxa"/>
          </w:tcPr>
          <w:p w14:paraId="7C5DE377" w14:textId="268BDD23" w:rsidR="00021BCD" w:rsidRPr="00BE791A" w:rsidRDefault="00021BCD" w:rsidP="00021BCD">
            <w:pPr>
              <w:pStyle w:val="a1"/>
              <w:spacing w:before="0" w:after="0"/>
              <w:jc w:val="left"/>
            </w:pPr>
            <w:r w:rsidRPr="00BE791A">
              <w:t>ASIL D</w:t>
            </w:r>
          </w:p>
        </w:tc>
        <w:tc>
          <w:tcPr>
            <w:tcW w:w="2957" w:type="dxa"/>
          </w:tcPr>
          <w:p w14:paraId="38EC3CEC" w14:textId="5EAF4082" w:rsidR="00021BCD" w:rsidRPr="00BE791A" w:rsidRDefault="00021BCD" w:rsidP="00021BCD">
            <w:pPr>
              <w:pStyle w:val="a1"/>
              <w:spacing w:before="0" w:after="0"/>
              <w:jc w:val="left"/>
            </w:pPr>
            <w:r w:rsidRPr="00BE791A">
              <w:t>CDD_</w:t>
            </w:r>
            <w:r>
              <w:t>ProtoConv</w:t>
            </w:r>
            <w:r w:rsidRPr="00BE791A">
              <w:t>_Util.c</w:t>
            </w:r>
          </w:p>
        </w:tc>
      </w:tr>
    </w:tbl>
    <w:p w14:paraId="444F7A82" w14:textId="14C97744" w:rsidR="006367A4" w:rsidRDefault="006367A4">
      <w:pPr>
        <w:jc w:val="left"/>
        <w:rPr>
          <w:rFonts w:eastAsia="MS PGothic"/>
          <w:b/>
          <w:kern w:val="0"/>
          <w:sz w:val="21"/>
          <w:szCs w:val="21"/>
          <w:lang w:eastAsia="en-US"/>
        </w:rPr>
      </w:pPr>
    </w:p>
    <w:p w14:paraId="5D96ECCA" w14:textId="0FF12148" w:rsidR="00A15FD4" w:rsidRDefault="006367A4" w:rsidP="006367A4">
      <w:pPr>
        <w:pStyle w:val="Heading3"/>
      </w:pPr>
      <w:r>
        <w:rPr>
          <w:rFonts w:eastAsia="MS PGothic"/>
          <w:sz w:val="21"/>
          <w:szCs w:val="21"/>
        </w:rPr>
        <w:br w:type="column"/>
      </w:r>
      <w:bookmarkStart w:id="363" w:name="_Toc203384011"/>
      <w:r w:rsidR="00A15FD4" w:rsidRPr="00A20DFA">
        <w:lastRenderedPageBreak/>
        <w:t>Interfaces</w:t>
      </w:r>
      <w:bookmarkEnd w:id="363"/>
    </w:p>
    <w:p w14:paraId="5C9C054D" w14:textId="3ED04E2D" w:rsidR="00A15FD4" w:rsidRDefault="000F4E6D" w:rsidP="00F27F4D">
      <w:pPr>
        <w:pStyle w:val="Heading4"/>
      </w:pPr>
      <w:r>
        <w:t>ProtoConv</w:t>
      </w:r>
      <w:r w:rsidR="00A15FD4">
        <w:t>_</w:t>
      </w:r>
      <w:r w:rsidR="00A15FD4" w:rsidRPr="000463B7">
        <w:t>UtilMemCpy</w:t>
      </w:r>
    </w:p>
    <w:p w14:paraId="6884327D" w14:textId="7D749774" w:rsidR="00A15FD4" w:rsidRPr="00251C23" w:rsidRDefault="00A15FD4" w:rsidP="00BE5228">
      <w:pPr>
        <w:pStyle w:val="ReqID"/>
        <w:rPr>
          <w:lang w:val="en-US"/>
        </w:rPr>
      </w:pPr>
      <w:r w:rsidRPr="00696D29">
        <w:t>[</w:t>
      </w:r>
      <w:r w:rsidR="00CF5BF7">
        <w:t>Gen5GW</w:t>
      </w:r>
      <w:r w:rsidRPr="00696D29">
        <w:t>_</w:t>
      </w:r>
      <w:r w:rsidR="000F4E6D">
        <w:t>ProtoConv</w:t>
      </w:r>
      <w:r w:rsidRPr="00696D29">
        <w:t>_AD_C_</w:t>
      </w:r>
      <w:r w:rsidR="00E2705A">
        <w:t>15_0</w:t>
      </w:r>
      <w:r w:rsidRPr="00696D29">
        <w:t>0</w:t>
      </w:r>
      <w:r>
        <w:t>1</w:t>
      </w:r>
      <w:r w:rsidRPr="00696D29">
        <w:t>]</w:t>
      </w:r>
    </w:p>
    <w:p w14:paraId="3291DC3F" w14:textId="4FEDE9B0" w:rsidR="00A15FD4" w:rsidRDefault="00EC5872"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37</w:t>
      </w:r>
      <w:r w:rsidR="009D560C">
        <w:rPr>
          <w:noProof/>
        </w:rPr>
        <w:fldChar w:fldCharType="end"/>
      </w:r>
      <w:r w:rsidR="00BE791A">
        <w:rPr>
          <w:noProof/>
        </w:rPr>
        <w:t>:</w:t>
      </w:r>
      <w:r w:rsidR="00A15FD4">
        <w:t xml:space="preserve"> </w:t>
      </w:r>
      <w:r w:rsidR="000F4E6D">
        <w:t>ProtoConv</w:t>
      </w:r>
      <w:r w:rsidR="00A15FD4">
        <w:t>_</w:t>
      </w:r>
      <w:r w:rsidR="00A15FD4" w:rsidRPr="00CF6272">
        <w:t>UtilMemCpy</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94"/>
        <w:gridCol w:w="1978"/>
        <w:gridCol w:w="1138"/>
        <w:gridCol w:w="993"/>
        <w:gridCol w:w="3228"/>
      </w:tblGrid>
      <w:tr w:rsidR="00A15FD4" w:rsidRPr="00864D86" w14:paraId="4E8D3652" w14:textId="77777777" w:rsidTr="00032018">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20BB39E0" w14:textId="77777777" w:rsidR="00A15FD4" w:rsidRPr="00BE791A" w:rsidRDefault="00A15FD4" w:rsidP="000D256D">
            <w:pPr>
              <w:jc w:val="left"/>
              <w:rPr>
                <w:rFonts w:cs="Arial"/>
                <w:szCs w:val="20"/>
              </w:rPr>
            </w:pPr>
            <w:r w:rsidRPr="00BE791A">
              <w:rPr>
                <w:rFonts w:cs="Arial"/>
                <w:b/>
                <w:bCs/>
                <w:szCs w:val="20"/>
              </w:rPr>
              <w:t>Function Name</w:t>
            </w:r>
          </w:p>
        </w:tc>
        <w:tc>
          <w:tcPr>
            <w:tcW w:w="3657" w:type="pct"/>
            <w:gridSpan w:val="4"/>
            <w:tcBorders>
              <w:top w:val="single" w:sz="4" w:space="0" w:color="auto"/>
              <w:left w:val="single" w:sz="4" w:space="0" w:color="auto"/>
              <w:bottom w:val="single" w:sz="4" w:space="0" w:color="auto"/>
              <w:right w:val="single" w:sz="4" w:space="0" w:color="auto"/>
            </w:tcBorders>
          </w:tcPr>
          <w:p w14:paraId="49A809CF" w14:textId="1A84887A" w:rsidR="00A15FD4" w:rsidRPr="00BE791A" w:rsidRDefault="000F4E6D" w:rsidP="00220AA3">
            <w:pPr>
              <w:jc w:val="left"/>
            </w:pPr>
            <w:r>
              <w:t>ProtoConv</w:t>
            </w:r>
            <w:r w:rsidR="00A15FD4" w:rsidRPr="00BE791A">
              <w:t>_UtilMemCpy</w:t>
            </w:r>
          </w:p>
        </w:tc>
      </w:tr>
      <w:tr w:rsidR="00A15FD4" w:rsidRPr="004B7082" w14:paraId="46C16F82" w14:textId="77777777" w:rsidTr="00032018">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1A69C5C0" w14:textId="77777777" w:rsidR="00A15FD4" w:rsidRPr="00BE791A" w:rsidRDefault="00A15FD4" w:rsidP="000D256D">
            <w:pPr>
              <w:jc w:val="left"/>
              <w:rPr>
                <w:rFonts w:eastAsia="Meiryo UI" w:cstheme="majorHAnsi"/>
                <w:szCs w:val="20"/>
                <w:lang w:val="en-GB"/>
              </w:rPr>
            </w:pPr>
            <w:r w:rsidRPr="00BE791A">
              <w:rPr>
                <w:rFonts w:eastAsia="Meiryo UI" w:cstheme="majorHAnsi"/>
                <w:b/>
                <w:bCs/>
                <w:szCs w:val="20"/>
                <w:lang w:val="en-GB"/>
              </w:rPr>
              <w:t>ASIL Level</w:t>
            </w:r>
          </w:p>
        </w:tc>
        <w:tc>
          <w:tcPr>
            <w:tcW w:w="986" w:type="pct"/>
            <w:tcBorders>
              <w:top w:val="single" w:sz="4" w:space="0" w:color="auto"/>
              <w:left w:val="single" w:sz="4" w:space="0" w:color="auto"/>
              <w:bottom w:val="single" w:sz="4" w:space="0" w:color="auto"/>
              <w:right w:val="single" w:sz="4" w:space="0" w:color="auto"/>
            </w:tcBorders>
          </w:tcPr>
          <w:p w14:paraId="66D4280C" w14:textId="77777777" w:rsidR="00A15FD4" w:rsidRPr="00BE791A" w:rsidRDefault="00A15FD4" w:rsidP="00220AA3">
            <w:pPr>
              <w:jc w:val="left"/>
              <w:rPr>
                <w:rFonts w:eastAsia="Meiryo UI" w:cstheme="majorHAnsi"/>
                <w:szCs w:val="20"/>
                <w:lang w:val="en-GB"/>
              </w:rPr>
            </w:pPr>
            <w:r w:rsidRPr="00BE791A">
              <w:rPr>
                <w:rFonts w:eastAsia="Meiryo UI" w:cstheme="majorHAnsi"/>
                <w:szCs w:val="20"/>
                <w:lang w:val="en-GB"/>
              </w:rPr>
              <w:t>ASIL D</w:t>
            </w:r>
          </w:p>
        </w:tc>
        <w:tc>
          <w:tcPr>
            <w:tcW w:w="566" w:type="pct"/>
            <w:tcBorders>
              <w:top w:val="single" w:sz="4" w:space="0" w:color="auto"/>
              <w:left w:val="single" w:sz="4" w:space="0" w:color="auto"/>
              <w:bottom w:val="single" w:sz="4" w:space="0" w:color="auto"/>
              <w:right w:val="single" w:sz="4" w:space="0" w:color="auto"/>
            </w:tcBorders>
            <w:shd w:val="pct20" w:color="auto" w:fill="auto"/>
          </w:tcPr>
          <w:p w14:paraId="74113145"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529C06E5" w14:textId="77777777" w:rsidR="00A15FD4" w:rsidRPr="00BE791A" w:rsidRDefault="00A15FD4" w:rsidP="00220AA3">
            <w:pPr>
              <w:jc w:val="left"/>
              <w:rPr>
                <w:rFonts w:eastAsia="Meiryo UI" w:cstheme="majorHAnsi"/>
                <w:szCs w:val="20"/>
                <w:lang w:val="en-GB"/>
              </w:rPr>
            </w:pPr>
            <w:r w:rsidRPr="00BE791A">
              <w:rPr>
                <w:rFonts w:eastAsia="Meiryo UI" w:cstheme="majorHAnsi"/>
                <w:szCs w:val="20"/>
                <w:lang w:val="en-GB"/>
              </w:rPr>
              <w:t>New</w:t>
            </w:r>
          </w:p>
        </w:tc>
      </w:tr>
      <w:tr w:rsidR="00A15FD4" w:rsidRPr="00864D86" w14:paraId="64883596"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05DFB2C9" w14:textId="77777777" w:rsidR="00A15FD4" w:rsidRPr="00BE791A" w:rsidRDefault="00A15FD4" w:rsidP="000D256D">
            <w:pPr>
              <w:jc w:val="left"/>
              <w:rPr>
                <w:rFonts w:cs="Arial"/>
                <w:b/>
                <w:bCs/>
                <w:szCs w:val="20"/>
              </w:rPr>
            </w:pPr>
            <w:r w:rsidRPr="00BE791A">
              <w:rPr>
                <w:rFonts w:cs="Arial"/>
                <w:b/>
                <w:bCs/>
                <w:szCs w:val="20"/>
              </w:rPr>
              <w:t>Syntax</w:t>
            </w:r>
          </w:p>
        </w:tc>
        <w:tc>
          <w:tcPr>
            <w:tcW w:w="3657" w:type="pct"/>
            <w:gridSpan w:val="4"/>
            <w:tcBorders>
              <w:top w:val="single" w:sz="4" w:space="0" w:color="auto"/>
              <w:left w:val="single" w:sz="4" w:space="0" w:color="auto"/>
              <w:bottom w:val="single" w:sz="4" w:space="0" w:color="auto"/>
              <w:right w:val="single" w:sz="4" w:space="0" w:color="auto"/>
            </w:tcBorders>
          </w:tcPr>
          <w:p w14:paraId="71DA735A" w14:textId="7C76ADD5" w:rsidR="00A15FD4" w:rsidRPr="00BE791A" w:rsidRDefault="00A15FD4" w:rsidP="00220AA3">
            <w:pPr>
              <w:jc w:val="left"/>
              <w:rPr>
                <w:rFonts w:cs="Arial"/>
                <w:szCs w:val="20"/>
              </w:rPr>
            </w:pPr>
            <w:r w:rsidRPr="00BE791A">
              <w:rPr>
                <w:rFonts w:cs="Arial"/>
                <w:szCs w:val="20"/>
              </w:rPr>
              <w:t xml:space="preserve">void </w:t>
            </w:r>
            <w:r w:rsidR="000F4E6D">
              <w:t>ProtoConv</w:t>
            </w:r>
            <w:r w:rsidRPr="00BE791A">
              <w:t>_</w:t>
            </w:r>
            <w:r w:rsidRPr="00BE791A">
              <w:rPr>
                <w:rFonts w:cs="Arial"/>
                <w:szCs w:val="20"/>
              </w:rPr>
              <w:t xml:space="preserve">UtilMemCpy(void *pDest, const </w:t>
            </w:r>
            <w:r w:rsidRPr="00BE791A">
              <w:rPr>
                <w:rFonts w:cs="Arial" w:hint="eastAsia"/>
                <w:szCs w:val="20"/>
              </w:rPr>
              <w:t>v</w:t>
            </w:r>
            <w:r w:rsidRPr="00BE791A">
              <w:rPr>
                <w:rFonts w:cs="Arial"/>
                <w:szCs w:val="20"/>
              </w:rPr>
              <w:t>oid *pSrc, const uint32 ulSize)</w:t>
            </w:r>
          </w:p>
        </w:tc>
      </w:tr>
      <w:tr w:rsidR="00A15FD4" w:rsidRPr="00864D86" w14:paraId="0A84685E"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87C98ED" w14:textId="77777777" w:rsidR="00A15FD4" w:rsidRPr="00BE791A" w:rsidRDefault="00A15FD4" w:rsidP="000D256D">
            <w:pPr>
              <w:jc w:val="left"/>
              <w:rPr>
                <w:rFonts w:cs="Arial"/>
                <w:b/>
                <w:bCs/>
                <w:szCs w:val="20"/>
              </w:rPr>
            </w:pPr>
            <w:r w:rsidRPr="00BE791A">
              <w:rPr>
                <w:rFonts w:cs="Arial"/>
                <w:b/>
                <w:bCs/>
                <w:szCs w:val="20"/>
              </w:rPr>
              <w:t>Sync/Async</w:t>
            </w:r>
          </w:p>
        </w:tc>
        <w:tc>
          <w:tcPr>
            <w:tcW w:w="3657" w:type="pct"/>
            <w:gridSpan w:val="4"/>
            <w:tcBorders>
              <w:top w:val="single" w:sz="4" w:space="0" w:color="auto"/>
              <w:left w:val="single" w:sz="4" w:space="0" w:color="auto"/>
              <w:bottom w:val="single" w:sz="4" w:space="0" w:color="auto"/>
              <w:right w:val="single" w:sz="4" w:space="0" w:color="auto"/>
            </w:tcBorders>
          </w:tcPr>
          <w:p w14:paraId="3F03A958" w14:textId="77777777" w:rsidR="00A15FD4" w:rsidRPr="00BE791A" w:rsidRDefault="00A15FD4" w:rsidP="00220AA3">
            <w:pPr>
              <w:jc w:val="left"/>
              <w:rPr>
                <w:rFonts w:cs="Arial"/>
                <w:szCs w:val="20"/>
              </w:rPr>
            </w:pPr>
            <w:r w:rsidRPr="00BE791A">
              <w:rPr>
                <w:rFonts w:cs="Arial"/>
                <w:szCs w:val="20"/>
              </w:rPr>
              <w:t>Synchronous</w:t>
            </w:r>
          </w:p>
        </w:tc>
      </w:tr>
      <w:tr w:rsidR="00A15FD4" w:rsidRPr="00864D86" w14:paraId="6E4F2C34" w14:textId="77777777" w:rsidTr="00032018">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14A497FF" w14:textId="77777777" w:rsidR="00A15FD4" w:rsidRPr="00BE791A" w:rsidRDefault="00A15FD4" w:rsidP="000D256D">
            <w:pPr>
              <w:jc w:val="left"/>
              <w:rPr>
                <w:rFonts w:cs="Arial"/>
                <w:b/>
                <w:bCs/>
                <w:szCs w:val="20"/>
              </w:rPr>
            </w:pPr>
            <w:r w:rsidRPr="00BE791A">
              <w:rPr>
                <w:rFonts w:cs="Arial"/>
                <w:b/>
                <w:bCs/>
                <w:szCs w:val="20"/>
              </w:rPr>
              <w:t>Reentrancy</w:t>
            </w:r>
          </w:p>
        </w:tc>
        <w:tc>
          <w:tcPr>
            <w:tcW w:w="3657" w:type="pct"/>
            <w:gridSpan w:val="4"/>
            <w:tcBorders>
              <w:top w:val="single" w:sz="4" w:space="0" w:color="auto"/>
              <w:left w:val="single" w:sz="4" w:space="0" w:color="auto"/>
              <w:bottom w:val="single" w:sz="4" w:space="0" w:color="auto"/>
              <w:right w:val="single" w:sz="4" w:space="0" w:color="auto"/>
            </w:tcBorders>
          </w:tcPr>
          <w:p w14:paraId="0967CDCF" w14:textId="77777777" w:rsidR="00A15FD4" w:rsidRPr="00BE791A" w:rsidRDefault="00A15FD4" w:rsidP="00220AA3">
            <w:pPr>
              <w:jc w:val="left"/>
              <w:rPr>
                <w:rFonts w:eastAsia="Meiryo UI" w:cstheme="majorHAnsi"/>
                <w:szCs w:val="20"/>
                <w:lang w:val="en-GB"/>
              </w:rPr>
            </w:pPr>
            <w:r w:rsidRPr="00BE791A">
              <w:rPr>
                <w:rFonts w:cs="Arial"/>
                <w:szCs w:val="20"/>
              </w:rPr>
              <w:t>Non-Reentrant</w:t>
            </w:r>
          </w:p>
        </w:tc>
      </w:tr>
      <w:tr w:rsidR="00A15FD4" w:rsidRPr="00864D86" w14:paraId="795F5D1F" w14:textId="77777777" w:rsidTr="00032018">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6E5FB4F5" w14:textId="77777777" w:rsidR="00A15FD4" w:rsidRPr="00BE791A" w:rsidRDefault="00A15FD4" w:rsidP="000D256D">
            <w:pPr>
              <w:jc w:val="left"/>
              <w:rPr>
                <w:rFonts w:cs="Arial"/>
                <w:b/>
                <w:bCs/>
                <w:szCs w:val="20"/>
              </w:rPr>
            </w:pPr>
            <w:r w:rsidRPr="00BE791A">
              <w:rPr>
                <w:rFonts w:cs="Arial"/>
                <w:b/>
                <w:bCs/>
                <w:szCs w:val="20"/>
              </w:rPr>
              <w:t>Interrupt State</w:t>
            </w:r>
          </w:p>
        </w:tc>
        <w:tc>
          <w:tcPr>
            <w:tcW w:w="3657" w:type="pct"/>
            <w:gridSpan w:val="4"/>
            <w:tcBorders>
              <w:top w:val="single" w:sz="4" w:space="0" w:color="auto"/>
              <w:left w:val="single" w:sz="4" w:space="0" w:color="auto"/>
              <w:bottom w:val="single" w:sz="4" w:space="0" w:color="auto"/>
              <w:right w:val="single" w:sz="4" w:space="0" w:color="auto"/>
            </w:tcBorders>
          </w:tcPr>
          <w:p w14:paraId="68AE14C3" w14:textId="77777777" w:rsidR="00A15FD4" w:rsidRPr="00BE791A" w:rsidRDefault="00A15FD4" w:rsidP="00220AA3">
            <w:pPr>
              <w:jc w:val="left"/>
              <w:rPr>
                <w:rFonts w:eastAsia="Meiryo UI" w:cstheme="majorHAnsi"/>
                <w:szCs w:val="20"/>
                <w:lang w:val="en-GB"/>
              </w:rPr>
            </w:pPr>
            <w:r w:rsidRPr="00BE791A">
              <w:rPr>
                <w:rFonts w:cs="Arial"/>
              </w:rPr>
              <w:t>Runs in the interrupt enable state</w:t>
            </w:r>
          </w:p>
        </w:tc>
      </w:tr>
      <w:tr w:rsidR="00A15FD4" w:rsidRPr="00242D32" w14:paraId="49D26E7C"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5A8457C2"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w:t>
            </w:r>
          </w:p>
        </w:tc>
        <w:tc>
          <w:tcPr>
            <w:tcW w:w="1553" w:type="pct"/>
            <w:gridSpan w:val="2"/>
            <w:vMerge w:val="restart"/>
            <w:tcBorders>
              <w:top w:val="single" w:sz="4" w:space="0" w:color="auto"/>
              <w:left w:val="single" w:sz="4" w:space="0" w:color="auto"/>
              <w:right w:val="single" w:sz="4" w:space="0" w:color="auto"/>
            </w:tcBorders>
          </w:tcPr>
          <w:p w14:paraId="2227A417" w14:textId="77777777" w:rsidR="00A15FD4" w:rsidRPr="00BE791A" w:rsidRDefault="00A15FD4" w:rsidP="00220AA3">
            <w:pPr>
              <w:jc w:val="left"/>
              <w:rPr>
                <w:rFonts w:cs="Arial"/>
                <w:szCs w:val="20"/>
              </w:rPr>
            </w:pPr>
            <w:r w:rsidRPr="00BE791A">
              <w:rPr>
                <w:rFonts w:cs="Arial"/>
                <w:szCs w:val="20"/>
              </w:rPr>
              <w:t>const void *</w:t>
            </w:r>
            <w:r w:rsidRPr="00BE791A">
              <w:rPr>
                <w:rFonts w:cs="Arial" w:hint="eastAsia"/>
                <w:szCs w:val="20"/>
              </w:rPr>
              <w:t>p</w:t>
            </w:r>
            <w:r w:rsidRPr="00BE791A">
              <w:rPr>
                <w:rFonts w:cs="Arial"/>
                <w:szCs w:val="20"/>
              </w:rPr>
              <w:t>Src</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65CECE6F" w14:textId="77777777" w:rsidR="00A15FD4" w:rsidRPr="00BE791A" w:rsidRDefault="00A15FD4" w:rsidP="00220AA3">
            <w:pPr>
              <w:jc w:val="left"/>
              <w:rPr>
                <w:rFonts w:cs="Arial"/>
                <w:szCs w:val="20"/>
                <w:lang w:val="en-GB"/>
              </w:rPr>
            </w:pPr>
            <w:r w:rsidRPr="00BE791A">
              <w:rPr>
                <w:rFonts w:cs="Arial"/>
                <w:szCs w:val="20"/>
                <w:lang w:val="en-GB"/>
              </w:rPr>
              <w:t>Source address</w:t>
            </w:r>
          </w:p>
        </w:tc>
      </w:tr>
      <w:tr w:rsidR="00A15FD4" w:rsidRPr="00242D32" w14:paraId="12F3A886" w14:textId="77777777" w:rsidTr="00032018">
        <w:tc>
          <w:tcPr>
            <w:tcW w:w="1343" w:type="pct"/>
            <w:vMerge/>
            <w:tcBorders>
              <w:left w:val="single" w:sz="4" w:space="0" w:color="auto"/>
              <w:bottom w:val="single" w:sz="4" w:space="0" w:color="auto"/>
              <w:right w:val="single" w:sz="4" w:space="0" w:color="auto"/>
            </w:tcBorders>
            <w:shd w:val="clear" w:color="auto" w:fill="D9D9D9"/>
          </w:tcPr>
          <w:p w14:paraId="28E5760C"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05EE6C86"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26C61311"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17D64A78" w14:textId="6897B7BD" w:rsidR="00A15FD4" w:rsidRPr="00BE791A" w:rsidRDefault="00A15FD4" w:rsidP="00220AA3">
            <w:pPr>
              <w:jc w:val="left"/>
              <w:rPr>
                <w:lang w:val="en-GB"/>
              </w:rPr>
            </w:pPr>
            <w:r w:rsidRPr="00BE791A">
              <w:rPr>
                <w:lang w:val="en-GB"/>
              </w:rPr>
              <w:t xml:space="preserve">Not </w:t>
            </w:r>
            <w:r w:rsidR="001D57BD">
              <w:rPr>
                <w:lang w:val="en-GB"/>
              </w:rPr>
              <w:t>NULL_PTR</w:t>
            </w:r>
          </w:p>
        </w:tc>
      </w:tr>
      <w:tr w:rsidR="00A15FD4" w:rsidRPr="004B7082" w14:paraId="0E734EF8"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2894E8BC"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w:t>
            </w:r>
          </w:p>
        </w:tc>
        <w:tc>
          <w:tcPr>
            <w:tcW w:w="1553" w:type="pct"/>
            <w:gridSpan w:val="2"/>
            <w:vMerge w:val="restart"/>
            <w:tcBorders>
              <w:top w:val="single" w:sz="4" w:space="0" w:color="auto"/>
              <w:left w:val="single" w:sz="4" w:space="0" w:color="auto"/>
              <w:right w:val="single" w:sz="4" w:space="0" w:color="auto"/>
            </w:tcBorders>
          </w:tcPr>
          <w:p w14:paraId="73B135C8" w14:textId="77777777" w:rsidR="00A15FD4" w:rsidRPr="00BE791A" w:rsidRDefault="00A15FD4" w:rsidP="00220AA3">
            <w:pPr>
              <w:jc w:val="left"/>
              <w:rPr>
                <w:rFonts w:cs="Arial"/>
                <w:szCs w:val="20"/>
              </w:rPr>
            </w:pPr>
            <w:r w:rsidRPr="00BE791A">
              <w:rPr>
                <w:rFonts w:cs="Arial"/>
                <w:szCs w:val="20"/>
              </w:rPr>
              <w:t>const uint32 ulSize</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7069306A" w14:textId="77777777" w:rsidR="00A15FD4" w:rsidRPr="00BE791A" w:rsidRDefault="00A15FD4" w:rsidP="00220AA3">
            <w:pPr>
              <w:jc w:val="left"/>
              <w:rPr>
                <w:rFonts w:cs="Arial"/>
                <w:szCs w:val="20"/>
                <w:lang w:val="en-GB"/>
              </w:rPr>
            </w:pPr>
            <w:r w:rsidRPr="00BE791A">
              <w:rPr>
                <w:rFonts w:cs="Arial"/>
                <w:szCs w:val="20"/>
                <w:lang w:val="en-GB"/>
              </w:rPr>
              <w:t>Data size</w:t>
            </w:r>
          </w:p>
        </w:tc>
      </w:tr>
      <w:tr w:rsidR="00A15FD4" w:rsidRPr="004B7082" w14:paraId="3F38F58B" w14:textId="77777777" w:rsidTr="00032018">
        <w:tc>
          <w:tcPr>
            <w:tcW w:w="1343" w:type="pct"/>
            <w:vMerge/>
            <w:tcBorders>
              <w:left w:val="single" w:sz="4" w:space="0" w:color="auto"/>
              <w:bottom w:val="single" w:sz="4" w:space="0" w:color="auto"/>
              <w:right w:val="single" w:sz="4" w:space="0" w:color="auto"/>
            </w:tcBorders>
            <w:shd w:val="clear" w:color="auto" w:fill="D9D9D9"/>
          </w:tcPr>
          <w:p w14:paraId="78A92854"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0C7D0D1D"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346CC8E8"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4C644F09" w14:textId="77777777" w:rsidR="00A15FD4" w:rsidRPr="00BE791A" w:rsidRDefault="00A15FD4" w:rsidP="00220AA3">
            <w:pPr>
              <w:jc w:val="left"/>
              <w:rPr>
                <w:lang w:val="en-GB"/>
              </w:rPr>
            </w:pPr>
            <w:r w:rsidRPr="00BE791A">
              <w:rPr>
                <w:lang w:val="en-GB"/>
              </w:rPr>
              <w:t>0x0 - 0xFFFFFFFF</w:t>
            </w:r>
          </w:p>
        </w:tc>
      </w:tr>
      <w:tr w:rsidR="00A15FD4" w:rsidRPr="006E156B" w14:paraId="694ABDB8"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0730B735"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(In-Out)</w:t>
            </w:r>
          </w:p>
        </w:tc>
        <w:tc>
          <w:tcPr>
            <w:tcW w:w="1553" w:type="pct"/>
            <w:gridSpan w:val="2"/>
            <w:tcBorders>
              <w:top w:val="single" w:sz="4" w:space="0" w:color="auto"/>
              <w:left w:val="single" w:sz="4" w:space="0" w:color="auto"/>
              <w:bottom w:val="single" w:sz="4" w:space="0" w:color="auto"/>
              <w:right w:val="single" w:sz="4" w:space="0" w:color="auto"/>
            </w:tcBorders>
          </w:tcPr>
          <w:p w14:paraId="72F11A55" w14:textId="77777777" w:rsidR="00A15FD4" w:rsidRPr="00BE791A" w:rsidRDefault="00A15FD4" w:rsidP="00220AA3">
            <w:pPr>
              <w:jc w:val="left"/>
              <w:rPr>
                <w:rFonts w:eastAsia="Meiryo UI" w:cstheme="majorHAnsi"/>
                <w:szCs w:val="20"/>
                <w:lang w:val="en-GB"/>
              </w:rPr>
            </w:pPr>
            <w:r w:rsidRPr="00BE791A">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268C23EB" w14:textId="77777777" w:rsidR="00A15FD4" w:rsidRPr="00BE791A" w:rsidRDefault="00A15FD4" w:rsidP="00220AA3">
            <w:pPr>
              <w:jc w:val="left"/>
              <w:rPr>
                <w:rFonts w:eastAsia="Meiryo UI" w:cstheme="majorHAnsi"/>
                <w:szCs w:val="20"/>
                <w:lang w:val="en-GB"/>
              </w:rPr>
            </w:pPr>
            <w:r w:rsidRPr="00BE791A">
              <w:rPr>
                <w:rFonts w:cs="Arial"/>
                <w:szCs w:val="20"/>
                <w:lang w:val="en-GB"/>
              </w:rPr>
              <w:t>-</w:t>
            </w:r>
          </w:p>
        </w:tc>
      </w:tr>
      <w:tr w:rsidR="00A15FD4" w:rsidRPr="00242D32" w14:paraId="3EBC94FF"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735D2364"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(Out)</w:t>
            </w:r>
          </w:p>
        </w:tc>
        <w:tc>
          <w:tcPr>
            <w:tcW w:w="1553" w:type="pct"/>
            <w:gridSpan w:val="2"/>
            <w:vMerge w:val="restart"/>
            <w:tcBorders>
              <w:top w:val="single" w:sz="4" w:space="0" w:color="auto"/>
              <w:left w:val="single" w:sz="4" w:space="0" w:color="auto"/>
              <w:right w:val="single" w:sz="4" w:space="0" w:color="auto"/>
            </w:tcBorders>
          </w:tcPr>
          <w:p w14:paraId="5723B494" w14:textId="77777777" w:rsidR="00A15FD4" w:rsidRPr="00BE791A" w:rsidRDefault="00A15FD4" w:rsidP="00220AA3">
            <w:pPr>
              <w:jc w:val="left"/>
              <w:rPr>
                <w:rFonts w:cs="Arial"/>
                <w:szCs w:val="20"/>
              </w:rPr>
            </w:pPr>
            <w:r w:rsidRPr="00BE791A">
              <w:rPr>
                <w:rFonts w:cs="Arial"/>
                <w:szCs w:val="20"/>
              </w:rPr>
              <w:t>uint8 *pDest</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0FD37859" w14:textId="77777777" w:rsidR="00A15FD4" w:rsidRPr="00BE791A" w:rsidRDefault="00A15FD4" w:rsidP="00220AA3">
            <w:pPr>
              <w:jc w:val="left"/>
              <w:rPr>
                <w:rFonts w:cs="Arial"/>
                <w:szCs w:val="20"/>
                <w:lang w:val="en-GB"/>
              </w:rPr>
            </w:pPr>
            <w:r w:rsidRPr="00BE791A">
              <w:rPr>
                <w:rFonts w:cs="Arial"/>
                <w:szCs w:val="20"/>
                <w:lang w:val="en-GB"/>
              </w:rPr>
              <w:t>Destination address</w:t>
            </w:r>
          </w:p>
        </w:tc>
      </w:tr>
      <w:tr w:rsidR="00A15FD4" w:rsidRPr="00242D32" w14:paraId="2637F483" w14:textId="77777777" w:rsidTr="00032018">
        <w:tc>
          <w:tcPr>
            <w:tcW w:w="1343" w:type="pct"/>
            <w:vMerge/>
            <w:tcBorders>
              <w:left w:val="single" w:sz="4" w:space="0" w:color="auto"/>
              <w:bottom w:val="single" w:sz="4" w:space="0" w:color="auto"/>
              <w:right w:val="single" w:sz="4" w:space="0" w:color="auto"/>
            </w:tcBorders>
            <w:shd w:val="clear" w:color="auto" w:fill="D9D9D9"/>
          </w:tcPr>
          <w:p w14:paraId="63ACC9FC"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76CDB018"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4BE989F8"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595ED5AB" w14:textId="1F70CDA4" w:rsidR="00A15FD4" w:rsidRPr="00BE791A" w:rsidRDefault="00A15FD4" w:rsidP="00220AA3">
            <w:pPr>
              <w:jc w:val="left"/>
              <w:rPr>
                <w:lang w:val="en-GB"/>
              </w:rPr>
            </w:pPr>
            <w:r w:rsidRPr="00BE791A">
              <w:rPr>
                <w:lang w:val="en-GB"/>
              </w:rPr>
              <w:t xml:space="preserve">Not </w:t>
            </w:r>
            <w:r w:rsidR="001D57BD">
              <w:rPr>
                <w:lang w:val="en-GB"/>
              </w:rPr>
              <w:t>NULL_PTR</w:t>
            </w:r>
          </w:p>
        </w:tc>
      </w:tr>
      <w:tr w:rsidR="00A15FD4" w:rsidRPr="006E156B" w14:paraId="0B05EC5D"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4BAC14F0"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Return Value</w:t>
            </w:r>
          </w:p>
        </w:tc>
        <w:tc>
          <w:tcPr>
            <w:tcW w:w="1553" w:type="pct"/>
            <w:gridSpan w:val="2"/>
            <w:tcBorders>
              <w:top w:val="single" w:sz="4" w:space="0" w:color="auto"/>
              <w:left w:val="single" w:sz="4" w:space="0" w:color="auto"/>
              <w:bottom w:val="single" w:sz="4" w:space="0" w:color="auto"/>
              <w:right w:val="single" w:sz="4" w:space="0" w:color="auto"/>
            </w:tcBorders>
          </w:tcPr>
          <w:p w14:paraId="23AC22BE" w14:textId="77777777" w:rsidR="00A15FD4" w:rsidRPr="00BE791A" w:rsidRDefault="00A15FD4" w:rsidP="00220AA3">
            <w:pPr>
              <w:jc w:val="left"/>
              <w:rPr>
                <w:rFonts w:eastAsia="Meiryo UI" w:cstheme="majorHAnsi"/>
                <w:szCs w:val="20"/>
                <w:lang w:val="en-GB"/>
              </w:rPr>
            </w:pPr>
            <w:r w:rsidRPr="00BE791A">
              <w:rPr>
                <w:rFonts w:cstheme="majorHAnsi"/>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tcPr>
          <w:p w14:paraId="1DBD878D" w14:textId="77777777" w:rsidR="00A15FD4" w:rsidRPr="00BE791A" w:rsidRDefault="00A15FD4" w:rsidP="00220AA3">
            <w:pPr>
              <w:jc w:val="left"/>
            </w:pPr>
            <w:r w:rsidRPr="00BE791A">
              <w:t>-</w:t>
            </w:r>
          </w:p>
        </w:tc>
      </w:tr>
      <w:tr w:rsidR="00A15FD4" w:rsidRPr="00864D86" w14:paraId="08CC80B1"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D4971D7" w14:textId="77777777" w:rsidR="00A15FD4" w:rsidRPr="00BE791A" w:rsidRDefault="00A15FD4" w:rsidP="000D256D">
            <w:pPr>
              <w:jc w:val="left"/>
              <w:rPr>
                <w:rFonts w:cs="Arial"/>
                <w:b/>
                <w:bCs/>
                <w:szCs w:val="20"/>
              </w:rPr>
            </w:pPr>
            <w:r w:rsidRPr="00BE791A">
              <w:rPr>
                <w:rFonts w:cs="Arial"/>
                <w:b/>
                <w:bCs/>
                <w:szCs w:val="20"/>
              </w:rPr>
              <w:t>Description</w:t>
            </w:r>
          </w:p>
        </w:tc>
        <w:tc>
          <w:tcPr>
            <w:tcW w:w="3657" w:type="pct"/>
            <w:gridSpan w:val="4"/>
            <w:tcBorders>
              <w:top w:val="single" w:sz="4" w:space="0" w:color="auto"/>
              <w:left w:val="single" w:sz="4" w:space="0" w:color="auto"/>
              <w:bottom w:val="single" w:sz="4" w:space="0" w:color="auto"/>
              <w:right w:val="single" w:sz="4" w:space="0" w:color="auto"/>
            </w:tcBorders>
          </w:tcPr>
          <w:p w14:paraId="29F0A56E" w14:textId="381BA8DD" w:rsidR="00DC00E9" w:rsidRPr="00BE791A" w:rsidRDefault="00DC00E9" w:rsidP="00220AA3">
            <w:pPr>
              <w:jc w:val="left"/>
            </w:pPr>
            <w:r w:rsidRPr="00BE791A">
              <w:t>Copy the ulSize bytes of data from pSrc to the memory specified by pDest.</w:t>
            </w:r>
          </w:p>
          <w:p w14:paraId="15F86484" w14:textId="77777777" w:rsidR="00A15FD4" w:rsidRPr="00BE791A" w:rsidRDefault="00A15FD4" w:rsidP="00220AA3">
            <w:pPr>
              <w:jc w:val="left"/>
            </w:pPr>
          </w:p>
          <w:p w14:paraId="7534E1EF" w14:textId="456064C7" w:rsidR="00DC00E9" w:rsidRPr="00BE791A" w:rsidRDefault="00DC00E9" w:rsidP="00220AA3">
            <w:pPr>
              <w:jc w:val="left"/>
            </w:pPr>
            <w:r w:rsidRPr="00BE791A">
              <w:rPr>
                <w:rFonts w:hint="eastAsia"/>
              </w:rPr>
              <w:t>※</w:t>
            </w:r>
            <w:r w:rsidRPr="00BE791A">
              <w:t>The same operation as the standard function memcpy() is performed.</w:t>
            </w:r>
          </w:p>
        </w:tc>
      </w:tr>
      <w:tr w:rsidR="00A15FD4" w:rsidRPr="00864D86" w14:paraId="581D1F89"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2871CB50" w14:textId="77777777" w:rsidR="00A15FD4" w:rsidRPr="00BE791A" w:rsidRDefault="00A15FD4" w:rsidP="000D256D">
            <w:pPr>
              <w:jc w:val="left"/>
              <w:rPr>
                <w:rFonts w:cs="Arial"/>
                <w:b/>
                <w:bCs/>
                <w:szCs w:val="20"/>
              </w:rPr>
            </w:pPr>
            <w:r w:rsidRPr="00BE791A">
              <w:rPr>
                <w:rFonts w:cs="Arial"/>
                <w:b/>
                <w:bCs/>
                <w:szCs w:val="20"/>
              </w:rPr>
              <w:t>Preconditions</w:t>
            </w:r>
          </w:p>
        </w:tc>
        <w:tc>
          <w:tcPr>
            <w:tcW w:w="3657" w:type="pct"/>
            <w:gridSpan w:val="4"/>
            <w:tcBorders>
              <w:top w:val="single" w:sz="4" w:space="0" w:color="auto"/>
              <w:left w:val="single" w:sz="4" w:space="0" w:color="auto"/>
              <w:bottom w:val="single" w:sz="4" w:space="0" w:color="auto"/>
              <w:right w:val="single" w:sz="4" w:space="0" w:color="auto"/>
            </w:tcBorders>
          </w:tcPr>
          <w:p w14:paraId="30917AB4" w14:textId="77777777" w:rsidR="00A15FD4" w:rsidRPr="00BE791A" w:rsidRDefault="00A15FD4" w:rsidP="00220AA3">
            <w:pPr>
              <w:jc w:val="left"/>
              <w:rPr>
                <w:rFonts w:cs="Arial"/>
                <w:szCs w:val="20"/>
              </w:rPr>
            </w:pPr>
            <w:r w:rsidRPr="00BE791A">
              <w:rPr>
                <w:rFonts w:cs="Arial"/>
                <w:szCs w:val="20"/>
              </w:rPr>
              <w:t>N/A</w:t>
            </w:r>
          </w:p>
        </w:tc>
      </w:tr>
      <w:tr w:rsidR="00A15FD4" w:rsidRPr="00864D86" w14:paraId="4CCE3E6B"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04FA3EE" w14:textId="77777777" w:rsidR="00A15FD4" w:rsidRPr="00BE791A" w:rsidRDefault="00A15FD4" w:rsidP="000D256D">
            <w:pPr>
              <w:jc w:val="left"/>
              <w:rPr>
                <w:rFonts w:cs="Arial"/>
                <w:b/>
                <w:bCs/>
                <w:szCs w:val="20"/>
              </w:rPr>
            </w:pPr>
            <w:r w:rsidRPr="00BE791A">
              <w:rPr>
                <w:rFonts w:cs="Arial"/>
                <w:b/>
                <w:bCs/>
                <w:szCs w:val="20"/>
              </w:rPr>
              <w:t>Remarks</w:t>
            </w:r>
          </w:p>
        </w:tc>
        <w:tc>
          <w:tcPr>
            <w:tcW w:w="3657" w:type="pct"/>
            <w:gridSpan w:val="4"/>
            <w:tcBorders>
              <w:top w:val="single" w:sz="4" w:space="0" w:color="auto"/>
              <w:left w:val="single" w:sz="4" w:space="0" w:color="auto"/>
              <w:bottom w:val="single" w:sz="4" w:space="0" w:color="auto"/>
              <w:right w:val="single" w:sz="4" w:space="0" w:color="auto"/>
            </w:tcBorders>
          </w:tcPr>
          <w:p w14:paraId="3A50E782" w14:textId="3CD6F8B7" w:rsidR="00DC00E9" w:rsidRPr="00BE791A" w:rsidRDefault="00DC00E9" w:rsidP="00220AA3">
            <w:pPr>
              <w:jc w:val="left"/>
            </w:pPr>
            <w:r w:rsidRPr="00BE791A">
              <w:t>This function does not check whether the specified address is valid or not, so the user should take this into account.</w:t>
            </w:r>
          </w:p>
        </w:tc>
      </w:tr>
      <w:tr w:rsidR="009D4B63" w:rsidRPr="00864D86" w14:paraId="017204BF"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tcPr>
          <w:p w14:paraId="50F9CDE8" w14:textId="424CF82E" w:rsidR="009D4B63" w:rsidRPr="00BE791A" w:rsidRDefault="009D4B63" w:rsidP="000D256D">
            <w:pPr>
              <w:jc w:val="left"/>
              <w:rPr>
                <w:rFonts w:cs="Arial"/>
                <w:b/>
                <w:bCs/>
                <w:szCs w:val="20"/>
              </w:rPr>
            </w:pPr>
            <w:r w:rsidRPr="006F260B">
              <w:rPr>
                <w:rFonts w:cs="Arial"/>
                <w:b/>
                <w:bCs/>
                <w:szCs w:val="20"/>
              </w:rPr>
              <w:t>DET/DEM Errors Handled</w:t>
            </w:r>
          </w:p>
        </w:tc>
        <w:tc>
          <w:tcPr>
            <w:tcW w:w="3657" w:type="pct"/>
            <w:gridSpan w:val="4"/>
            <w:tcBorders>
              <w:top w:val="single" w:sz="4" w:space="0" w:color="auto"/>
              <w:left w:val="single" w:sz="4" w:space="0" w:color="auto"/>
              <w:bottom w:val="single" w:sz="4" w:space="0" w:color="auto"/>
              <w:right w:val="single" w:sz="4" w:space="0" w:color="auto"/>
            </w:tcBorders>
          </w:tcPr>
          <w:p w14:paraId="1A5D1EC4" w14:textId="1DD9D62D" w:rsidR="009D4B63" w:rsidRPr="00BE791A" w:rsidRDefault="009D4B63" w:rsidP="00220AA3">
            <w:pPr>
              <w:jc w:val="left"/>
            </w:pPr>
            <w:r w:rsidRPr="00A935AB">
              <w:rPr>
                <w:rFonts w:cs="Arial" w:hint="eastAsia"/>
                <w:szCs w:val="20"/>
              </w:rPr>
              <w:t>N/A</w:t>
            </w:r>
          </w:p>
        </w:tc>
      </w:tr>
    </w:tbl>
    <w:p w14:paraId="49B5DF79" w14:textId="2292F066" w:rsidR="00A15FD4" w:rsidRDefault="00A15FD4" w:rsidP="00A15FD4">
      <w:pPr>
        <w:pStyle w:val="RefIDs"/>
      </w:pPr>
      <w:r>
        <w:t xml:space="preserve">[Covers: </w:t>
      </w:r>
      <w:r w:rsidR="00883E84">
        <w:t>req-8552172-00903610</w:t>
      </w:r>
      <w:r>
        <w:t>]</w:t>
      </w:r>
    </w:p>
    <w:p w14:paraId="1AC7D17F" w14:textId="22B209AC" w:rsidR="00A15FD4" w:rsidRDefault="00A15FD4" w:rsidP="00D40035">
      <w:pPr>
        <w:pStyle w:val="RefIDs"/>
      </w:pPr>
      <w:r>
        <w:t xml:space="preserve">[Covers: </w:t>
      </w:r>
      <w:r w:rsidR="00883E84">
        <w:t>req-8552172-00903613</w:t>
      </w:r>
      <w:r w:rsidR="00E013A8">
        <w:t>]</w:t>
      </w:r>
    </w:p>
    <w:p w14:paraId="1BADB9C4" w14:textId="77777777" w:rsidR="00D40035" w:rsidRDefault="00A15FD4" w:rsidP="00D40035">
      <w:pPr>
        <w:pStyle w:val="RefIDs"/>
        <w:rPr>
          <w:lang w:eastAsia="en-US"/>
        </w:rPr>
      </w:pPr>
      <w:r>
        <w:t xml:space="preserve">[Covers: </w:t>
      </w:r>
      <w:r w:rsidR="00883E84">
        <w:t>req-8552172-00904663</w:t>
      </w:r>
      <w:r>
        <w:t>]</w:t>
      </w:r>
    </w:p>
    <w:p w14:paraId="72BC5922"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3EB471C0"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2B7CAB18"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68BC711D"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204C449F"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28F14E7F"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4C5D2398"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2C2B66AC"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7A0BB9FA" w14:textId="180E8FE8" w:rsidR="00A15FD4" w:rsidRDefault="00A15FD4" w:rsidP="00D40035">
      <w:pPr>
        <w:pStyle w:val="RefIDs"/>
      </w:pPr>
      <w:r>
        <w:t xml:space="preserve">[Covers: </w:t>
      </w:r>
      <w:r w:rsidR="00883E84">
        <w:t>req-8552172-00904667</w:t>
      </w:r>
      <w:r>
        <w:t>]</w:t>
      </w:r>
    </w:p>
    <w:p w14:paraId="3AA420A6" w14:textId="1A9FAE46" w:rsidR="002236F1" w:rsidRPr="00EC6E42" w:rsidRDefault="00A15FD4" w:rsidP="000E7203">
      <w:pPr>
        <w:pStyle w:val="RefIDs"/>
        <w:rPr>
          <w:lang w:eastAsia="en-US"/>
        </w:rPr>
      </w:pPr>
      <w:r>
        <w:t xml:space="preserve">[Covers: </w:t>
      </w:r>
      <w:r w:rsidR="00504621">
        <w:t>req-8552172-00905227</w:t>
      </w:r>
      <w:r>
        <w:t>]</w:t>
      </w:r>
    </w:p>
    <w:p w14:paraId="7B12BCB8" w14:textId="5C28ED83" w:rsidR="00A15FD4" w:rsidRDefault="00A15FD4" w:rsidP="00A15FD4">
      <w:pPr>
        <w:pStyle w:val="RefIDs"/>
      </w:pPr>
      <w:r>
        <w:t xml:space="preserve">[Covers: </w:t>
      </w:r>
      <w:r w:rsidR="00883E84">
        <w:t>req-8552172-00905218</w:t>
      </w:r>
      <w:r>
        <w:t>]</w:t>
      </w:r>
    </w:p>
    <w:p w14:paraId="18DECAE5" w14:textId="33A7A9F2" w:rsidR="00A15FD4" w:rsidRDefault="00A15FD4" w:rsidP="00A15FD4">
      <w:pPr>
        <w:pStyle w:val="RefIDs"/>
      </w:pPr>
      <w:r>
        <w:lastRenderedPageBreak/>
        <w:t xml:space="preserve">[Covers: </w:t>
      </w:r>
      <w:r w:rsidR="00883E84">
        <w:t>req-8552172-00905219</w:t>
      </w:r>
      <w:r>
        <w:t>]</w:t>
      </w:r>
    </w:p>
    <w:p w14:paraId="361A63F8" w14:textId="06B6D161" w:rsidR="00A15FD4" w:rsidRDefault="00A15FD4" w:rsidP="00A15FD4">
      <w:pPr>
        <w:pStyle w:val="RefIDs"/>
      </w:pPr>
      <w:r>
        <w:t xml:space="preserve">[Covers: </w:t>
      </w:r>
      <w:r w:rsidR="00883E84">
        <w:t>req-8552172-00904664</w:t>
      </w:r>
      <w:r>
        <w:t>]</w:t>
      </w:r>
    </w:p>
    <w:p w14:paraId="2D7A0473" w14:textId="1A41A0E8" w:rsidR="00A15FD4" w:rsidRDefault="00A15FD4" w:rsidP="00A15FD4">
      <w:pPr>
        <w:pStyle w:val="RefIDs"/>
      </w:pPr>
      <w:r>
        <w:t xml:space="preserve">[Covers: </w:t>
      </w:r>
      <w:r w:rsidR="00883E84">
        <w:t>req-8552172-00904665</w:t>
      </w:r>
      <w:r>
        <w:t>]</w:t>
      </w:r>
    </w:p>
    <w:p w14:paraId="7566FA32" w14:textId="4DA752BB" w:rsidR="001B6C16" w:rsidRDefault="00A15FD4" w:rsidP="00D46B12">
      <w:pPr>
        <w:pStyle w:val="RefIDs"/>
      </w:pPr>
      <w:r>
        <w:t xml:space="preserve">[Covers: </w:t>
      </w:r>
      <w:r w:rsidR="00883E84">
        <w:t>req-8552172-00904666</w:t>
      </w:r>
      <w:r>
        <w:t>]</w:t>
      </w:r>
    </w:p>
    <w:p w14:paraId="33BDF963" w14:textId="1DF5EE2E" w:rsidR="00A15FD4" w:rsidRDefault="000F4E6D" w:rsidP="00F27F4D">
      <w:pPr>
        <w:pStyle w:val="Heading4"/>
      </w:pPr>
      <w:r>
        <w:t>ProtoConv</w:t>
      </w:r>
      <w:r w:rsidR="00A15FD4">
        <w:t>_U</w:t>
      </w:r>
      <w:r w:rsidR="00A15FD4" w:rsidRPr="00CF6272">
        <w:t>tilMemSet</w:t>
      </w:r>
    </w:p>
    <w:p w14:paraId="1A150D34" w14:textId="36D19267" w:rsidR="00A15FD4" w:rsidRPr="00205C43" w:rsidRDefault="00A15FD4" w:rsidP="00BE5228">
      <w:pPr>
        <w:pStyle w:val="ReqID"/>
      </w:pPr>
      <w:r w:rsidRPr="00205C43">
        <w:t>[</w:t>
      </w:r>
      <w:r w:rsidR="00CF5BF7">
        <w:t>Gen5GW</w:t>
      </w:r>
      <w:r w:rsidRPr="00205C43">
        <w:t>_</w:t>
      </w:r>
      <w:r w:rsidR="000F4E6D">
        <w:t>ProtoConv</w:t>
      </w:r>
      <w:r w:rsidRPr="00205C43">
        <w:t>_</w:t>
      </w:r>
      <w:r>
        <w:t>A</w:t>
      </w:r>
      <w:r w:rsidRPr="00205C43">
        <w:t>D_</w:t>
      </w:r>
      <w:r>
        <w:t>C_</w:t>
      </w:r>
      <w:r w:rsidR="00E2705A">
        <w:t>15_0</w:t>
      </w:r>
      <w:r>
        <w:t>02</w:t>
      </w:r>
      <w:r w:rsidRPr="00205C43">
        <w:t>]</w:t>
      </w:r>
    </w:p>
    <w:p w14:paraId="34A84D3F" w14:textId="0ADADEF5" w:rsidR="00A15FD4" w:rsidRDefault="00A15FD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38</w:t>
      </w:r>
      <w:r w:rsidR="009D560C">
        <w:rPr>
          <w:noProof/>
        </w:rPr>
        <w:fldChar w:fldCharType="end"/>
      </w:r>
      <w:r w:rsidR="00BE791A">
        <w:rPr>
          <w:noProof/>
        </w:rPr>
        <w:t>:</w:t>
      </w:r>
      <w:r>
        <w:t xml:space="preserve"> </w:t>
      </w:r>
      <w:r w:rsidR="000F4E6D">
        <w:t>ProtoConv</w:t>
      </w:r>
      <w:r>
        <w:t>_</w:t>
      </w:r>
      <w:r w:rsidRPr="00CF6272">
        <w:t>UtilMemSet</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94"/>
        <w:gridCol w:w="1978"/>
        <w:gridCol w:w="1138"/>
        <w:gridCol w:w="993"/>
        <w:gridCol w:w="3228"/>
      </w:tblGrid>
      <w:tr w:rsidR="00A15FD4" w:rsidRPr="00864D86" w14:paraId="163D3BA6" w14:textId="77777777" w:rsidTr="00032018">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37A83D0F" w14:textId="77777777" w:rsidR="00A15FD4" w:rsidRPr="00BE791A" w:rsidRDefault="00A15FD4" w:rsidP="000D256D">
            <w:pPr>
              <w:jc w:val="left"/>
              <w:rPr>
                <w:rFonts w:cs="Arial"/>
                <w:szCs w:val="20"/>
              </w:rPr>
            </w:pPr>
            <w:r w:rsidRPr="00BE791A">
              <w:rPr>
                <w:rFonts w:cs="Arial"/>
                <w:b/>
                <w:bCs/>
                <w:szCs w:val="20"/>
              </w:rPr>
              <w:t>Function Name</w:t>
            </w:r>
          </w:p>
        </w:tc>
        <w:tc>
          <w:tcPr>
            <w:tcW w:w="3657" w:type="pct"/>
            <w:gridSpan w:val="4"/>
            <w:tcBorders>
              <w:top w:val="single" w:sz="4" w:space="0" w:color="auto"/>
              <w:left w:val="single" w:sz="4" w:space="0" w:color="auto"/>
              <w:bottom w:val="single" w:sz="4" w:space="0" w:color="auto"/>
              <w:right w:val="single" w:sz="4" w:space="0" w:color="auto"/>
            </w:tcBorders>
          </w:tcPr>
          <w:p w14:paraId="4C3B33C0" w14:textId="0E465614" w:rsidR="00A15FD4" w:rsidRPr="00BE791A" w:rsidRDefault="000F4E6D" w:rsidP="00220AA3">
            <w:pPr>
              <w:jc w:val="left"/>
            </w:pPr>
            <w:r>
              <w:t>ProtoConv</w:t>
            </w:r>
            <w:r w:rsidR="00A15FD4" w:rsidRPr="00BE791A">
              <w:t>_UtilMemSet</w:t>
            </w:r>
          </w:p>
        </w:tc>
      </w:tr>
      <w:tr w:rsidR="00A15FD4" w:rsidRPr="004B7082" w14:paraId="66310381" w14:textId="77777777" w:rsidTr="00D40035">
        <w:trPr>
          <w:trHeight w:val="287"/>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4625FC30" w14:textId="77777777" w:rsidR="00A15FD4" w:rsidRPr="00BE791A" w:rsidRDefault="00A15FD4" w:rsidP="000D256D">
            <w:pPr>
              <w:jc w:val="left"/>
              <w:rPr>
                <w:rFonts w:eastAsia="Meiryo UI" w:cstheme="majorHAnsi"/>
                <w:szCs w:val="20"/>
                <w:lang w:val="en-GB"/>
              </w:rPr>
            </w:pPr>
            <w:r w:rsidRPr="00BE791A">
              <w:rPr>
                <w:rFonts w:eastAsia="Meiryo UI" w:cstheme="majorHAnsi"/>
                <w:b/>
                <w:bCs/>
                <w:szCs w:val="20"/>
                <w:lang w:val="en-GB"/>
              </w:rPr>
              <w:t>ASIL Level</w:t>
            </w:r>
          </w:p>
        </w:tc>
        <w:tc>
          <w:tcPr>
            <w:tcW w:w="986" w:type="pct"/>
            <w:tcBorders>
              <w:top w:val="single" w:sz="4" w:space="0" w:color="auto"/>
              <w:left w:val="single" w:sz="4" w:space="0" w:color="auto"/>
              <w:bottom w:val="single" w:sz="4" w:space="0" w:color="auto"/>
              <w:right w:val="single" w:sz="4" w:space="0" w:color="auto"/>
            </w:tcBorders>
          </w:tcPr>
          <w:p w14:paraId="3A488FB6" w14:textId="77777777" w:rsidR="00A15FD4" w:rsidRPr="00BE791A" w:rsidRDefault="00A15FD4" w:rsidP="00220AA3">
            <w:pPr>
              <w:jc w:val="left"/>
              <w:rPr>
                <w:rFonts w:eastAsia="Meiryo UI" w:cstheme="majorHAnsi"/>
                <w:szCs w:val="20"/>
                <w:lang w:val="en-GB"/>
              </w:rPr>
            </w:pPr>
            <w:r w:rsidRPr="00BE791A">
              <w:rPr>
                <w:rFonts w:eastAsia="Meiryo UI" w:cstheme="majorHAnsi"/>
                <w:szCs w:val="20"/>
                <w:lang w:val="en-GB"/>
              </w:rPr>
              <w:t>ASIL D</w:t>
            </w:r>
          </w:p>
        </w:tc>
        <w:tc>
          <w:tcPr>
            <w:tcW w:w="567" w:type="pct"/>
            <w:tcBorders>
              <w:top w:val="single" w:sz="4" w:space="0" w:color="auto"/>
              <w:left w:val="single" w:sz="4" w:space="0" w:color="auto"/>
              <w:bottom w:val="single" w:sz="4" w:space="0" w:color="auto"/>
              <w:right w:val="single" w:sz="4" w:space="0" w:color="auto"/>
            </w:tcBorders>
            <w:shd w:val="pct20" w:color="auto" w:fill="auto"/>
          </w:tcPr>
          <w:p w14:paraId="0CBDFD88"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6FB3F7A9" w14:textId="77777777" w:rsidR="00A15FD4" w:rsidRPr="00BE791A" w:rsidRDefault="00A15FD4" w:rsidP="00220AA3">
            <w:pPr>
              <w:jc w:val="left"/>
              <w:rPr>
                <w:rFonts w:eastAsia="Meiryo UI" w:cstheme="majorHAnsi"/>
                <w:szCs w:val="20"/>
                <w:lang w:val="en-GB"/>
              </w:rPr>
            </w:pPr>
            <w:r w:rsidRPr="00BE791A">
              <w:rPr>
                <w:rFonts w:eastAsia="Meiryo UI" w:cstheme="majorHAnsi"/>
                <w:szCs w:val="20"/>
                <w:lang w:val="en-GB"/>
              </w:rPr>
              <w:t>New</w:t>
            </w:r>
          </w:p>
        </w:tc>
      </w:tr>
      <w:tr w:rsidR="00A15FD4" w:rsidRPr="00864D86" w14:paraId="62CD1878"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01606879" w14:textId="77777777" w:rsidR="00A15FD4" w:rsidRPr="00BE791A" w:rsidRDefault="00A15FD4" w:rsidP="000D256D">
            <w:pPr>
              <w:jc w:val="left"/>
              <w:rPr>
                <w:rFonts w:cs="Arial"/>
                <w:b/>
                <w:bCs/>
                <w:szCs w:val="20"/>
              </w:rPr>
            </w:pPr>
            <w:r w:rsidRPr="00BE791A">
              <w:rPr>
                <w:rFonts w:cs="Arial"/>
                <w:b/>
                <w:bCs/>
                <w:szCs w:val="20"/>
              </w:rPr>
              <w:t>Syntax</w:t>
            </w:r>
          </w:p>
        </w:tc>
        <w:tc>
          <w:tcPr>
            <w:tcW w:w="3657" w:type="pct"/>
            <w:gridSpan w:val="4"/>
            <w:tcBorders>
              <w:top w:val="single" w:sz="4" w:space="0" w:color="auto"/>
              <w:left w:val="single" w:sz="4" w:space="0" w:color="auto"/>
              <w:bottom w:val="single" w:sz="4" w:space="0" w:color="auto"/>
              <w:right w:val="single" w:sz="4" w:space="0" w:color="auto"/>
            </w:tcBorders>
          </w:tcPr>
          <w:p w14:paraId="6A94A00E" w14:textId="132E219C" w:rsidR="00A15FD4" w:rsidRPr="00BE791A" w:rsidRDefault="00A15FD4" w:rsidP="00220AA3">
            <w:pPr>
              <w:jc w:val="left"/>
              <w:rPr>
                <w:rFonts w:cs="Arial"/>
                <w:szCs w:val="20"/>
              </w:rPr>
            </w:pPr>
            <w:r w:rsidRPr="00BE791A">
              <w:rPr>
                <w:rFonts w:cs="Arial"/>
                <w:szCs w:val="20"/>
              </w:rPr>
              <w:t xml:space="preserve">void </w:t>
            </w:r>
            <w:r w:rsidRPr="00BE791A">
              <w:t xml:space="preserve"> </w:t>
            </w:r>
            <w:r w:rsidR="000F4E6D">
              <w:t>ProtoConv</w:t>
            </w:r>
            <w:r w:rsidRPr="00BE791A">
              <w:t>_</w:t>
            </w:r>
            <w:r w:rsidRPr="00BE791A">
              <w:rPr>
                <w:rFonts w:cs="Arial"/>
                <w:szCs w:val="20"/>
              </w:rPr>
              <w:t>UtilMemSet(void *pDest, const uint8 ucMyChar, const uint32 ulSize)</w:t>
            </w:r>
          </w:p>
        </w:tc>
      </w:tr>
      <w:tr w:rsidR="00A15FD4" w:rsidRPr="00864D86" w14:paraId="0C733A82"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7130A1A9" w14:textId="77777777" w:rsidR="00A15FD4" w:rsidRPr="00BE791A" w:rsidRDefault="00A15FD4" w:rsidP="000D256D">
            <w:pPr>
              <w:jc w:val="left"/>
              <w:rPr>
                <w:rFonts w:cs="Arial"/>
                <w:b/>
                <w:bCs/>
                <w:szCs w:val="20"/>
              </w:rPr>
            </w:pPr>
            <w:r w:rsidRPr="00BE791A">
              <w:rPr>
                <w:rFonts w:cs="Arial"/>
                <w:b/>
                <w:bCs/>
                <w:szCs w:val="20"/>
              </w:rPr>
              <w:t>Sync/Async</w:t>
            </w:r>
          </w:p>
        </w:tc>
        <w:tc>
          <w:tcPr>
            <w:tcW w:w="3657" w:type="pct"/>
            <w:gridSpan w:val="4"/>
            <w:tcBorders>
              <w:top w:val="single" w:sz="4" w:space="0" w:color="auto"/>
              <w:left w:val="single" w:sz="4" w:space="0" w:color="auto"/>
              <w:bottom w:val="single" w:sz="4" w:space="0" w:color="auto"/>
              <w:right w:val="single" w:sz="4" w:space="0" w:color="auto"/>
            </w:tcBorders>
          </w:tcPr>
          <w:p w14:paraId="71B6CA13" w14:textId="77777777" w:rsidR="00A15FD4" w:rsidRPr="00BE791A" w:rsidRDefault="00A15FD4" w:rsidP="00220AA3">
            <w:pPr>
              <w:jc w:val="left"/>
              <w:rPr>
                <w:rFonts w:cs="Arial"/>
                <w:szCs w:val="20"/>
              </w:rPr>
            </w:pPr>
            <w:r w:rsidRPr="00BE791A">
              <w:rPr>
                <w:rFonts w:cs="Arial"/>
                <w:szCs w:val="20"/>
              </w:rPr>
              <w:t>Synchronous</w:t>
            </w:r>
          </w:p>
        </w:tc>
      </w:tr>
      <w:tr w:rsidR="00A15FD4" w:rsidRPr="00864D86" w14:paraId="69BF6365" w14:textId="77777777" w:rsidTr="00032018">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3B984D97" w14:textId="77777777" w:rsidR="00A15FD4" w:rsidRPr="00BE791A" w:rsidRDefault="00A15FD4" w:rsidP="000D256D">
            <w:pPr>
              <w:jc w:val="left"/>
              <w:rPr>
                <w:rFonts w:cs="Arial"/>
                <w:b/>
                <w:bCs/>
                <w:szCs w:val="20"/>
              </w:rPr>
            </w:pPr>
            <w:r w:rsidRPr="00BE791A">
              <w:rPr>
                <w:rFonts w:cs="Arial"/>
                <w:b/>
                <w:bCs/>
                <w:szCs w:val="20"/>
              </w:rPr>
              <w:t>Reentrancy</w:t>
            </w:r>
          </w:p>
        </w:tc>
        <w:tc>
          <w:tcPr>
            <w:tcW w:w="3657" w:type="pct"/>
            <w:gridSpan w:val="4"/>
            <w:tcBorders>
              <w:top w:val="single" w:sz="4" w:space="0" w:color="auto"/>
              <w:left w:val="single" w:sz="4" w:space="0" w:color="auto"/>
              <w:bottom w:val="single" w:sz="4" w:space="0" w:color="auto"/>
              <w:right w:val="single" w:sz="4" w:space="0" w:color="auto"/>
            </w:tcBorders>
          </w:tcPr>
          <w:p w14:paraId="5CE574D1" w14:textId="77777777" w:rsidR="00A15FD4" w:rsidRPr="00BE791A" w:rsidRDefault="00A15FD4" w:rsidP="00220AA3">
            <w:pPr>
              <w:jc w:val="left"/>
              <w:rPr>
                <w:rFonts w:eastAsia="Meiryo UI" w:cstheme="majorHAnsi"/>
                <w:szCs w:val="20"/>
                <w:lang w:val="en-GB"/>
              </w:rPr>
            </w:pPr>
            <w:r w:rsidRPr="00BE791A">
              <w:rPr>
                <w:rFonts w:cs="Arial"/>
                <w:szCs w:val="20"/>
              </w:rPr>
              <w:t>Non-Reentrant</w:t>
            </w:r>
          </w:p>
        </w:tc>
      </w:tr>
      <w:tr w:rsidR="00A15FD4" w:rsidRPr="00864D86" w14:paraId="2BE0FFA1" w14:textId="77777777" w:rsidTr="00032018">
        <w:trPr>
          <w:trHeight w:val="170"/>
        </w:trPr>
        <w:tc>
          <w:tcPr>
            <w:tcW w:w="1343" w:type="pct"/>
            <w:tcBorders>
              <w:top w:val="single" w:sz="4" w:space="0" w:color="auto"/>
              <w:left w:val="single" w:sz="4" w:space="0" w:color="auto"/>
              <w:bottom w:val="single" w:sz="4" w:space="0" w:color="auto"/>
              <w:right w:val="single" w:sz="4" w:space="0" w:color="auto"/>
            </w:tcBorders>
            <w:shd w:val="clear" w:color="auto" w:fill="D9D9D9"/>
          </w:tcPr>
          <w:p w14:paraId="6E5501FD" w14:textId="77777777" w:rsidR="00A15FD4" w:rsidRPr="00BE791A" w:rsidRDefault="00A15FD4" w:rsidP="000D256D">
            <w:pPr>
              <w:jc w:val="left"/>
              <w:rPr>
                <w:rFonts w:cs="Arial"/>
                <w:b/>
                <w:bCs/>
                <w:szCs w:val="20"/>
              </w:rPr>
            </w:pPr>
            <w:r w:rsidRPr="00BE791A">
              <w:rPr>
                <w:rFonts w:cs="Arial"/>
                <w:b/>
                <w:bCs/>
                <w:szCs w:val="20"/>
              </w:rPr>
              <w:t>Interrupt State</w:t>
            </w:r>
          </w:p>
        </w:tc>
        <w:tc>
          <w:tcPr>
            <w:tcW w:w="3657" w:type="pct"/>
            <w:gridSpan w:val="4"/>
            <w:tcBorders>
              <w:top w:val="single" w:sz="4" w:space="0" w:color="auto"/>
              <w:left w:val="single" w:sz="4" w:space="0" w:color="auto"/>
              <w:bottom w:val="single" w:sz="4" w:space="0" w:color="auto"/>
              <w:right w:val="single" w:sz="4" w:space="0" w:color="auto"/>
            </w:tcBorders>
          </w:tcPr>
          <w:p w14:paraId="4E3A411E" w14:textId="77777777" w:rsidR="00A15FD4" w:rsidRPr="00BE791A" w:rsidRDefault="00A15FD4" w:rsidP="00220AA3">
            <w:pPr>
              <w:jc w:val="left"/>
              <w:rPr>
                <w:rFonts w:eastAsia="Meiryo UI" w:cstheme="majorHAnsi"/>
                <w:szCs w:val="20"/>
                <w:lang w:val="en-GB"/>
              </w:rPr>
            </w:pPr>
            <w:r w:rsidRPr="00BE791A">
              <w:rPr>
                <w:rFonts w:cs="Arial"/>
              </w:rPr>
              <w:t>Runs in the interrupt enable state</w:t>
            </w:r>
          </w:p>
        </w:tc>
      </w:tr>
      <w:tr w:rsidR="00A15FD4" w:rsidRPr="00242D32" w14:paraId="2EEDE594"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71BB9442"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w:t>
            </w:r>
          </w:p>
        </w:tc>
        <w:tc>
          <w:tcPr>
            <w:tcW w:w="1553" w:type="pct"/>
            <w:gridSpan w:val="2"/>
            <w:vMerge w:val="restart"/>
            <w:tcBorders>
              <w:top w:val="single" w:sz="4" w:space="0" w:color="auto"/>
              <w:left w:val="single" w:sz="4" w:space="0" w:color="auto"/>
              <w:right w:val="single" w:sz="4" w:space="0" w:color="auto"/>
            </w:tcBorders>
          </w:tcPr>
          <w:p w14:paraId="4433A0D6" w14:textId="77777777" w:rsidR="00A15FD4" w:rsidRPr="00BE791A" w:rsidRDefault="00A15FD4" w:rsidP="00220AA3">
            <w:pPr>
              <w:jc w:val="left"/>
              <w:rPr>
                <w:rFonts w:cs="Arial"/>
                <w:szCs w:val="20"/>
              </w:rPr>
            </w:pPr>
            <w:r w:rsidRPr="00BE791A">
              <w:rPr>
                <w:rFonts w:cs="Arial"/>
                <w:szCs w:val="20"/>
              </w:rPr>
              <w:t>const uint8 ucMyChar</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0BAE0B23" w14:textId="77777777" w:rsidR="00A15FD4" w:rsidRPr="00BE791A" w:rsidRDefault="00A15FD4" w:rsidP="00220AA3">
            <w:pPr>
              <w:jc w:val="left"/>
              <w:rPr>
                <w:rFonts w:cs="Arial"/>
                <w:szCs w:val="20"/>
                <w:lang w:val="en-GB"/>
              </w:rPr>
            </w:pPr>
            <w:r w:rsidRPr="00BE791A">
              <w:rPr>
                <w:rFonts w:cs="Arial"/>
                <w:szCs w:val="20"/>
                <w:lang w:val="en-GB"/>
              </w:rPr>
              <w:t>Set this data to pDest</w:t>
            </w:r>
          </w:p>
        </w:tc>
      </w:tr>
      <w:tr w:rsidR="00A15FD4" w:rsidRPr="00242D32" w14:paraId="73B76C85" w14:textId="77777777" w:rsidTr="00032018">
        <w:tc>
          <w:tcPr>
            <w:tcW w:w="1343" w:type="pct"/>
            <w:vMerge/>
            <w:tcBorders>
              <w:left w:val="single" w:sz="4" w:space="0" w:color="auto"/>
              <w:bottom w:val="single" w:sz="4" w:space="0" w:color="auto"/>
              <w:right w:val="single" w:sz="4" w:space="0" w:color="auto"/>
            </w:tcBorders>
            <w:shd w:val="clear" w:color="auto" w:fill="D9D9D9"/>
          </w:tcPr>
          <w:p w14:paraId="778D2A84"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7DA4FC4A"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3D6FAA47"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7FE44852" w14:textId="77777777" w:rsidR="00A15FD4" w:rsidRPr="00BE791A" w:rsidRDefault="00A15FD4" w:rsidP="00220AA3">
            <w:pPr>
              <w:jc w:val="left"/>
              <w:rPr>
                <w:lang w:val="en-GB"/>
              </w:rPr>
            </w:pPr>
            <w:r w:rsidRPr="00BE791A">
              <w:rPr>
                <w:lang w:val="en-GB"/>
              </w:rPr>
              <w:t>0 – 0xFF</w:t>
            </w:r>
          </w:p>
        </w:tc>
      </w:tr>
      <w:tr w:rsidR="00A15FD4" w:rsidRPr="004B7082" w14:paraId="07B7316E"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5ECB1889"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w:t>
            </w:r>
          </w:p>
        </w:tc>
        <w:tc>
          <w:tcPr>
            <w:tcW w:w="1553" w:type="pct"/>
            <w:gridSpan w:val="2"/>
            <w:vMerge w:val="restart"/>
            <w:tcBorders>
              <w:top w:val="single" w:sz="4" w:space="0" w:color="auto"/>
              <w:left w:val="single" w:sz="4" w:space="0" w:color="auto"/>
              <w:right w:val="single" w:sz="4" w:space="0" w:color="auto"/>
            </w:tcBorders>
          </w:tcPr>
          <w:p w14:paraId="3079211A" w14:textId="77777777" w:rsidR="00A15FD4" w:rsidRPr="00BE791A" w:rsidRDefault="00A15FD4" w:rsidP="00220AA3">
            <w:pPr>
              <w:jc w:val="left"/>
              <w:rPr>
                <w:rFonts w:cs="Arial"/>
                <w:szCs w:val="20"/>
              </w:rPr>
            </w:pPr>
            <w:r w:rsidRPr="00BE791A">
              <w:rPr>
                <w:rFonts w:cs="Arial"/>
                <w:szCs w:val="20"/>
              </w:rPr>
              <w:t>const uint32 ulSize</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31F7BA6A" w14:textId="77777777" w:rsidR="00A15FD4" w:rsidRPr="00BE791A" w:rsidRDefault="00A15FD4" w:rsidP="00220AA3">
            <w:pPr>
              <w:jc w:val="left"/>
              <w:rPr>
                <w:rFonts w:cs="Arial"/>
                <w:szCs w:val="20"/>
                <w:lang w:val="en-GB"/>
              </w:rPr>
            </w:pPr>
            <w:r w:rsidRPr="00BE791A">
              <w:rPr>
                <w:rFonts w:cs="Arial"/>
                <w:szCs w:val="20"/>
                <w:lang w:val="en-GB"/>
              </w:rPr>
              <w:t>Data size</w:t>
            </w:r>
          </w:p>
        </w:tc>
      </w:tr>
      <w:tr w:rsidR="00A15FD4" w:rsidRPr="004B7082" w14:paraId="4EE5F796" w14:textId="77777777" w:rsidTr="00032018">
        <w:tc>
          <w:tcPr>
            <w:tcW w:w="1343" w:type="pct"/>
            <w:vMerge/>
            <w:tcBorders>
              <w:left w:val="single" w:sz="4" w:space="0" w:color="auto"/>
              <w:bottom w:val="single" w:sz="4" w:space="0" w:color="auto"/>
              <w:right w:val="single" w:sz="4" w:space="0" w:color="auto"/>
            </w:tcBorders>
            <w:shd w:val="clear" w:color="auto" w:fill="D9D9D9"/>
          </w:tcPr>
          <w:p w14:paraId="19EFEFED"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24D41BF5"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78415D11"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7E9C57EC" w14:textId="77777777" w:rsidR="00A15FD4" w:rsidRPr="00BE791A" w:rsidRDefault="00A15FD4" w:rsidP="00220AA3">
            <w:pPr>
              <w:jc w:val="left"/>
              <w:rPr>
                <w:lang w:val="en-GB"/>
              </w:rPr>
            </w:pPr>
            <w:r w:rsidRPr="00BE791A">
              <w:rPr>
                <w:lang w:val="en-GB"/>
              </w:rPr>
              <w:t>0 - 0xFFFFFFFF</w:t>
            </w:r>
            <w:r w:rsidRPr="00BE791A" w:rsidDel="00F72704">
              <w:rPr>
                <w:lang w:val="en-GB"/>
              </w:rPr>
              <w:t xml:space="preserve"> </w:t>
            </w:r>
          </w:p>
        </w:tc>
      </w:tr>
      <w:tr w:rsidR="00A15FD4" w:rsidRPr="006E156B" w14:paraId="333A4633"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67582343"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(In-Out)</w:t>
            </w:r>
          </w:p>
        </w:tc>
        <w:tc>
          <w:tcPr>
            <w:tcW w:w="1553" w:type="pct"/>
            <w:gridSpan w:val="2"/>
            <w:tcBorders>
              <w:top w:val="single" w:sz="4" w:space="0" w:color="auto"/>
              <w:left w:val="single" w:sz="4" w:space="0" w:color="auto"/>
              <w:bottom w:val="single" w:sz="4" w:space="0" w:color="auto"/>
              <w:right w:val="single" w:sz="4" w:space="0" w:color="auto"/>
            </w:tcBorders>
          </w:tcPr>
          <w:p w14:paraId="3B4D9F27" w14:textId="77777777" w:rsidR="00A15FD4" w:rsidRPr="00BE791A" w:rsidRDefault="00A15FD4" w:rsidP="00220AA3">
            <w:pPr>
              <w:jc w:val="left"/>
              <w:rPr>
                <w:rFonts w:eastAsia="Meiryo UI" w:cstheme="majorHAnsi"/>
                <w:szCs w:val="20"/>
                <w:lang w:val="en-GB"/>
              </w:rPr>
            </w:pPr>
            <w:r w:rsidRPr="00BE791A">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2BDF5E88" w14:textId="77777777" w:rsidR="00A15FD4" w:rsidRPr="00BE791A" w:rsidRDefault="00A15FD4" w:rsidP="00220AA3">
            <w:pPr>
              <w:jc w:val="left"/>
              <w:rPr>
                <w:rFonts w:eastAsia="Meiryo UI" w:cstheme="majorHAnsi"/>
                <w:szCs w:val="20"/>
                <w:lang w:val="en-GB"/>
              </w:rPr>
            </w:pPr>
            <w:r w:rsidRPr="00BE791A">
              <w:rPr>
                <w:rFonts w:cs="Arial"/>
                <w:szCs w:val="20"/>
                <w:lang w:val="en-GB"/>
              </w:rPr>
              <w:t>-</w:t>
            </w:r>
          </w:p>
        </w:tc>
      </w:tr>
      <w:tr w:rsidR="00A15FD4" w:rsidRPr="00242D32" w14:paraId="46AE5800" w14:textId="77777777" w:rsidTr="00032018">
        <w:tc>
          <w:tcPr>
            <w:tcW w:w="1343" w:type="pct"/>
            <w:vMerge w:val="restart"/>
            <w:tcBorders>
              <w:top w:val="single" w:sz="4" w:space="0" w:color="auto"/>
              <w:left w:val="single" w:sz="4" w:space="0" w:color="auto"/>
              <w:right w:val="single" w:sz="4" w:space="0" w:color="auto"/>
            </w:tcBorders>
            <w:shd w:val="clear" w:color="auto" w:fill="D9D9D9"/>
            <w:hideMark/>
          </w:tcPr>
          <w:p w14:paraId="5DA3CE3E"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Parameters (Out)</w:t>
            </w:r>
          </w:p>
        </w:tc>
        <w:tc>
          <w:tcPr>
            <w:tcW w:w="1553" w:type="pct"/>
            <w:gridSpan w:val="2"/>
            <w:vMerge w:val="restart"/>
            <w:tcBorders>
              <w:top w:val="single" w:sz="4" w:space="0" w:color="auto"/>
              <w:left w:val="single" w:sz="4" w:space="0" w:color="auto"/>
              <w:right w:val="single" w:sz="4" w:space="0" w:color="auto"/>
            </w:tcBorders>
          </w:tcPr>
          <w:p w14:paraId="702C17CF" w14:textId="77777777" w:rsidR="00A15FD4" w:rsidRPr="00BE791A" w:rsidRDefault="00A15FD4" w:rsidP="00220AA3">
            <w:pPr>
              <w:jc w:val="left"/>
              <w:rPr>
                <w:rFonts w:cs="Arial"/>
                <w:szCs w:val="20"/>
              </w:rPr>
            </w:pPr>
            <w:r w:rsidRPr="00BE791A">
              <w:rPr>
                <w:rFonts w:cs="Arial"/>
                <w:szCs w:val="20"/>
              </w:rPr>
              <w:t>void *pDest</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669A40A1" w14:textId="77777777" w:rsidR="00A15FD4" w:rsidRPr="00BE791A" w:rsidRDefault="00A15FD4" w:rsidP="00220AA3">
            <w:pPr>
              <w:jc w:val="left"/>
              <w:rPr>
                <w:rFonts w:cs="Arial"/>
                <w:szCs w:val="20"/>
                <w:lang w:val="en-GB"/>
              </w:rPr>
            </w:pPr>
            <w:r w:rsidRPr="00BE791A">
              <w:rPr>
                <w:rFonts w:cs="Arial"/>
                <w:szCs w:val="20"/>
                <w:lang w:val="en-GB"/>
              </w:rPr>
              <w:t>Destination address</w:t>
            </w:r>
          </w:p>
        </w:tc>
      </w:tr>
      <w:tr w:rsidR="00A15FD4" w:rsidRPr="00242D32" w14:paraId="36C523CC" w14:textId="77777777" w:rsidTr="00032018">
        <w:tc>
          <w:tcPr>
            <w:tcW w:w="1343" w:type="pct"/>
            <w:vMerge/>
            <w:tcBorders>
              <w:left w:val="single" w:sz="4" w:space="0" w:color="auto"/>
              <w:bottom w:val="single" w:sz="4" w:space="0" w:color="auto"/>
              <w:right w:val="single" w:sz="4" w:space="0" w:color="auto"/>
            </w:tcBorders>
            <w:shd w:val="clear" w:color="auto" w:fill="D9D9D9"/>
          </w:tcPr>
          <w:p w14:paraId="2972C6FA" w14:textId="77777777" w:rsidR="00A15FD4" w:rsidRPr="00BE791A" w:rsidRDefault="00A15FD4" w:rsidP="00220AA3">
            <w:pPr>
              <w:jc w:val="left"/>
              <w:rPr>
                <w:rFonts w:eastAsia="Meiryo UI" w:cstheme="majorHAnsi"/>
                <w:b/>
                <w:bCs/>
                <w:szCs w:val="20"/>
                <w:lang w:val="en-GB"/>
              </w:rPr>
            </w:pPr>
          </w:p>
        </w:tc>
        <w:tc>
          <w:tcPr>
            <w:tcW w:w="1553" w:type="pct"/>
            <w:gridSpan w:val="2"/>
            <w:vMerge/>
            <w:tcBorders>
              <w:left w:val="single" w:sz="4" w:space="0" w:color="auto"/>
              <w:bottom w:val="single" w:sz="4" w:space="0" w:color="auto"/>
              <w:right w:val="single" w:sz="4" w:space="0" w:color="auto"/>
            </w:tcBorders>
          </w:tcPr>
          <w:p w14:paraId="33482988" w14:textId="77777777" w:rsidR="00A15FD4" w:rsidRPr="00BE791A" w:rsidRDefault="00A15FD4"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726E0F89" w14:textId="77777777" w:rsidR="00A15FD4" w:rsidRPr="00BE791A" w:rsidRDefault="00A15FD4" w:rsidP="00220AA3">
            <w:pPr>
              <w:jc w:val="left"/>
              <w:rPr>
                <w:rFonts w:eastAsia="Meiryo UI" w:cstheme="majorHAnsi"/>
                <w:b/>
                <w:szCs w:val="20"/>
                <w:lang w:val="en-GB"/>
              </w:rPr>
            </w:pPr>
            <w:r w:rsidRPr="00BE791A">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0356DF67" w14:textId="7FFEEDC0" w:rsidR="00A15FD4" w:rsidRPr="00BE791A" w:rsidRDefault="00A15FD4" w:rsidP="00220AA3">
            <w:pPr>
              <w:jc w:val="left"/>
              <w:rPr>
                <w:lang w:val="en-GB"/>
              </w:rPr>
            </w:pPr>
            <w:r w:rsidRPr="00BE791A">
              <w:rPr>
                <w:lang w:val="en-GB"/>
              </w:rPr>
              <w:t xml:space="preserve">Not </w:t>
            </w:r>
            <w:r w:rsidR="001D57BD">
              <w:rPr>
                <w:lang w:val="en-GB"/>
              </w:rPr>
              <w:t>NULL_PTR</w:t>
            </w:r>
          </w:p>
        </w:tc>
      </w:tr>
      <w:tr w:rsidR="00A15FD4" w:rsidRPr="006E156B" w14:paraId="170FD353"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43FB177C" w14:textId="77777777" w:rsidR="00A15FD4" w:rsidRPr="00BE791A" w:rsidRDefault="00A15FD4" w:rsidP="000D256D">
            <w:pPr>
              <w:jc w:val="left"/>
              <w:rPr>
                <w:rFonts w:eastAsia="Meiryo UI" w:cstheme="majorHAnsi"/>
                <w:b/>
                <w:bCs/>
                <w:szCs w:val="20"/>
                <w:lang w:val="en-GB"/>
              </w:rPr>
            </w:pPr>
            <w:r w:rsidRPr="00BE791A">
              <w:rPr>
                <w:rFonts w:eastAsia="Meiryo UI" w:cstheme="majorHAnsi"/>
                <w:b/>
                <w:bCs/>
                <w:szCs w:val="20"/>
                <w:lang w:val="en-GB"/>
              </w:rPr>
              <w:t>Return Value</w:t>
            </w:r>
          </w:p>
        </w:tc>
        <w:tc>
          <w:tcPr>
            <w:tcW w:w="1553" w:type="pct"/>
            <w:gridSpan w:val="2"/>
            <w:tcBorders>
              <w:top w:val="single" w:sz="4" w:space="0" w:color="auto"/>
              <w:left w:val="single" w:sz="4" w:space="0" w:color="auto"/>
              <w:bottom w:val="single" w:sz="4" w:space="0" w:color="auto"/>
              <w:right w:val="single" w:sz="4" w:space="0" w:color="auto"/>
            </w:tcBorders>
          </w:tcPr>
          <w:p w14:paraId="12C0C9BD" w14:textId="77777777" w:rsidR="00A15FD4" w:rsidRPr="00BE791A" w:rsidRDefault="00A15FD4" w:rsidP="00220AA3">
            <w:pPr>
              <w:jc w:val="left"/>
              <w:rPr>
                <w:rFonts w:eastAsia="Meiryo UI" w:cstheme="majorHAnsi"/>
                <w:szCs w:val="20"/>
                <w:lang w:val="en-GB"/>
              </w:rPr>
            </w:pPr>
            <w:r w:rsidRPr="00BE791A">
              <w:rPr>
                <w:rFonts w:cstheme="majorHAnsi"/>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tcPr>
          <w:p w14:paraId="09081B66" w14:textId="77777777" w:rsidR="00A15FD4" w:rsidRPr="00BE791A" w:rsidRDefault="00A15FD4" w:rsidP="00220AA3">
            <w:pPr>
              <w:jc w:val="left"/>
            </w:pPr>
            <w:r w:rsidRPr="00BE791A">
              <w:t>-</w:t>
            </w:r>
          </w:p>
        </w:tc>
      </w:tr>
      <w:tr w:rsidR="00A15FD4" w:rsidRPr="00864D86" w14:paraId="186E702F"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52AE4A1" w14:textId="77777777" w:rsidR="00A15FD4" w:rsidRPr="00BE791A" w:rsidRDefault="00A15FD4" w:rsidP="000D256D">
            <w:pPr>
              <w:jc w:val="left"/>
              <w:rPr>
                <w:rFonts w:cs="Arial"/>
                <w:b/>
                <w:bCs/>
                <w:szCs w:val="20"/>
              </w:rPr>
            </w:pPr>
            <w:r w:rsidRPr="00BE791A">
              <w:rPr>
                <w:rFonts w:cs="Arial"/>
                <w:b/>
                <w:bCs/>
                <w:szCs w:val="20"/>
              </w:rPr>
              <w:t>Description</w:t>
            </w:r>
          </w:p>
        </w:tc>
        <w:tc>
          <w:tcPr>
            <w:tcW w:w="3657" w:type="pct"/>
            <w:gridSpan w:val="4"/>
            <w:tcBorders>
              <w:top w:val="single" w:sz="4" w:space="0" w:color="auto"/>
              <w:left w:val="single" w:sz="4" w:space="0" w:color="auto"/>
              <w:bottom w:val="single" w:sz="4" w:space="0" w:color="auto"/>
              <w:right w:val="single" w:sz="4" w:space="0" w:color="auto"/>
            </w:tcBorders>
          </w:tcPr>
          <w:p w14:paraId="3A6627B2" w14:textId="324D1B6F" w:rsidR="00102187" w:rsidRPr="00BE791A" w:rsidRDefault="00102187" w:rsidP="00220AA3">
            <w:pPr>
              <w:jc w:val="left"/>
            </w:pPr>
            <w:r w:rsidRPr="00BE791A">
              <w:t>ucMyChar value is repeatedly stored from pDest for ulSize.</w:t>
            </w:r>
          </w:p>
          <w:p w14:paraId="7574AF1A" w14:textId="29AFA034" w:rsidR="00102187" w:rsidRPr="00BE791A" w:rsidRDefault="00102187" w:rsidP="00220AA3">
            <w:pPr>
              <w:jc w:val="left"/>
            </w:pPr>
            <w:r w:rsidRPr="00BE791A">
              <w:t>The same operation as the standard function memset() is performed.</w:t>
            </w:r>
          </w:p>
        </w:tc>
      </w:tr>
      <w:tr w:rsidR="00A15FD4" w:rsidRPr="00864D86" w14:paraId="3F46B3B6"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5FD278BD" w14:textId="77777777" w:rsidR="00A15FD4" w:rsidRPr="00BE791A" w:rsidRDefault="00A15FD4" w:rsidP="000D256D">
            <w:pPr>
              <w:jc w:val="left"/>
              <w:rPr>
                <w:rFonts w:cs="Arial"/>
                <w:b/>
                <w:bCs/>
                <w:szCs w:val="20"/>
              </w:rPr>
            </w:pPr>
            <w:r w:rsidRPr="00BE791A">
              <w:rPr>
                <w:rFonts w:cs="Arial"/>
                <w:b/>
                <w:bCs/>
                <w:szCs w:val="20"/>
              </w:rPr>
              <w:t>Preconditions</w:t>
            </w:r>
          </w:p>
        </w:tc>
        <w:tc>
          <w:tcPr>
            <w:tcW w:w="3657" w:type="pct"/>
            <w:gridSpan w:val="4"/>
            <w:tcBorders>
              <w:top w:val="single" w:sz="4" w:space="0" w:color="auto"/>
              <w:left w:val="single" w:sz="4" w:space="0" w:color="auto"/>
              <w:bottom w:val="single" w:sz="4" w:space="0" w:color="auto"/>
              <w:right w:val="single" w:sz="4" w:space="0" w:color="auto"/>
            </w:tcBorders>
          </w:tcPr>
          <w:p w14:paraId="286ED74F" w14:textId="77777777" w:rsidR="00A15FD4" w:rsidRPr="00BE791A" w:rsidRDefault="00A15FD4" w:rsidP="00220AA3">
            <w:pPr>
              <w:jc w:val="left"/>
              <w:rPr>
                <w:rFonts w:cs="Arial"/>
                <w:szCs w:val="20"/>
              </w:rPr>
            </w:pPr>
            <w:r w:rsidRPr="00BE791A">
              <w:rPr>
                <w:rFonts w:cs="Arial"/>
                <w:szCs w:val="20"/>
              </w:rPr>
              <w:t>N/A</w:t>
            </w:r>
          </w:p>
        </w:tc>
      </w:tr>
      <w:tr w:rsidR="00A15FD4" w:rsidRPr="00864D86" w14:paraId="038564D2"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hideMark/>
          </w:tcPr>
          <w:p w14:paraId="166927EF" w14:textId="77777777" w:rsidR="00A15FD4" w:rsidRPr="00BE791A" w:rsidRDefault="00A15FD4" w:rsidP="000D256D">
            <w:pPr>
              <w:jc w:val="left"/>
              <w:rPr>
                <w:rFonts w:cs="Arial"/>
                <w:b/>
                <w:bCs/>
                <w:szCs w:val="20"/>
              </w:rPr>
            </w:pPr>
            <w:r w:rsidRPr="00BE791A">
              <w:rPr>
                <w:rFonts w:cs="Arial"/>
                <w:b/>
                <w:bCs/>
                <w:szCs w:val="20"/>
              </w:rPr>
              <w:t>Remarks</w:t>
            </w:r>
          </w:p>
        </w:tc>
        <w:tc>
          <w:tcPr>
            <w:tcW w:w="3657" w:type="pct"/>
            <w:gridSpan w:val="4"/>
            <w:tcBorders>
              <w:top w:val="single" w:sz="4" w:space="0" w:color="auto"/>
              <w:left w:val="single" w:sz="4" w:space="0" w:color="auto"/>
              <w:bottom w:val="single" w:sz="4" w:space="0" w:color="auto"/>
              <w:right w:val="single" w:sz="4" w:space="0" w:color="auto"/>
            </w:tcBorders>
          </w:tcPr>
          <w:p w14:paraId="5B2DB4FE" w14:textId="6F3DA416" w:rsidR="008A02FE" w:rsidRPr="00BE791A" w:rsidRDefault="008A02FE" w:rsidP="00220AA3">
            <w:pPr>
              <w:jc w:val="left"/>
              <w:rPr>
                <w:rFonts w:cs="Arial"/>
                <w:szCs w:val="20"/>
              </w:rPr>
            </w:pPr>
            <w:r w:rsidRPr="00BE791A">
              <w:rPr>
                <w:rFonts w:cs="Arial"/>
                <w:szCs w:val="20"/>
              </w:rPr>
              <w:t>This function does not check whether the specified address is valid or not, so the user should take this into account.</w:t>
            </w:r>
          </w:p>
        </w:tc>
      </w:tr>
      <w:tr w:rsidR="001B1BE8" w:rsidRPr="00864D86" w14:paraId="6F96EEFF" w14:textId="77777777" w:rsidTr="00032018">
        <w:tc>
          <w:tcPr>
            <w:tcW w:w="1343" w:type="pct"/>
            <w:tcBorders>
              <w:top w:val="single" w:sz="4" w:space="0" w:color="auto"/>
              <w:left w:val="single" w:sz="4" w:space="0" w:color="auto"/>
              <w:bottom w:val="single" w:sz="4" w:space="0" w:color="auto"/>
              <w:right w:val="single" w:sz="4" w:space="0" w:color="auto"/>
            </w:tcBorders>
            <w:shd w:val="clear" w:color="auto" w:fill="D9D9D9"/>
          </w:tcPr>
          <w:p w14:paraId="3B4F4839" w14:textId="4D4F4A66" w:rsidR="001B1BE8" w:rsidRPr="00BE791A" w:rsidRDefault="001B1BE8" w:rsidP="000D256D">
            <w:pPr>
              <w:jc w:val="left"/>
              <w:rPr>
                <w:rFonts w:cs="Arial"/>
                <w:b/>
                <w:bCs/>
                <w:szCs w:val="20"/>
              </w:rPr>
            </w:pPr>
            <w:r w:rsidRPr="006F260B">
              <w:rPr>
                <w:rFonts w:cs="Arial"/>
                <w:b/>
                <w:bCs/>
                <w:szCs w:val="20"/>
              </w:rPr>
              <w:t>DET/DEM Errors Handled</w:t>
            </w:r>
          </w:p>
        </w:tc>
        <w:tc>
          <w:tcPr>
            <w:tcW w:w="3657" w:type="pct"/>
            <w:gridSpan w:val="4"/>
            <w:tcBorders>
              <w:top w:val="single" w:sz="4" w:space="0" w:color="auto"/>
              <w:left w:val="single" w:sz="4" w:space="0" w:color="auto"/>
              <w:bottom w:val="single" w:sz="4" w:space="0" w:color="auto"/>
              <w:right w:val="single" w:sz="4" w:space="0" w:color="auto"/>
            </w:tcBorders>
          </w:tcPr>
          <w:p w14:paraId="6B9288CC" w14:textId="75E5FA1A" w:rsidR="001B1BE8" w:rsidRPr="00BE791A" w:rsidRDefault="001B1BE8" w:rsidP="00220AA3">
            <w:pPr>
              <w:jc w:val="left"/>
              <w:rPr>
                <w:rFonts w:cs="Arial"/>
                <w:szCs w:val="20"/>
              </w:rPr>
            </w:pPr>
            <w:r w:rsidRPr="00A935AB">
              <w:rPr>
                <w:rFonts w:cs="Arial" w:hint="eastAsia"/>
                <w:szCs w:val="20"/>
              </w:rPr>
              <w:t>N/A</w:t>
            </w:r>
          </w:p>
        </w:tc>
      </w:tr>
    </w:tbl>
    <w:p w14:paraId="5D80BB28" w14:textId="77777777" w:rsidR="00D40035" w:rsidRDefault="00D40035" w:rsidP="00D40035">
      <w:pPr>
        <w:pStyle w:val="RefIDs"/>
      </w:pPr>
      <w:r>
        <w:t>[Covers: req-8552172-00903610]</w:t>
      </w:r>
    </w:p>
    <w:p w14:paraId="3D8010A6" w14:textId="2329C0C3" w:rsidR="00D40035" w:rsidRDefault="00D40035" w:rsidP="008D6E14">
      <w:pPr>
        <w:pStyle w:val="RefIDs"/>
      </w:pPr>
      <w:r>
        <w:t>[Covers: req-8552172-00903613]</w:t>
      </w:r>
    </w:p>
    <w:p w14:paraId="750B906F" w14:textId="77777777" w:rsidR="00D40035" w:rsidRDefault="00D40035" w:rsidP="00D40035">
      <w:pPr>
        <w:pStyle w:val="RefIDs"/>
        <w:rPr>
          <w:lang w:eastAsia="en-US"/>
        </w:rPr>
      </w:pPr>
      <w:r>
        <w:t>[Covers: req-8552172-00904663]</w:t>
      </w:r>
    </w:p>
    <w:p w14:paraId="57B0F440"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3A9713E4"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50E2E719"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2BC878AF"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44CA99CE"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2B7B5193"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34F530CC"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3D5DC505"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515C3286" w14:textId="77777777" w:rsidR="00D40035" w:rsidRDefault="00D40035" w:rsidP="00D40035">
      <w:pPr>
        <w:pStyle w:val="RefIDs"/>
      </w:pPr>
      <w:r>
        <w:t>[Covers: req-8552172-00904667]</w:t>
      </w:r>
    </w:p>
    <w:p w14:paraId="18E9814D" w14:textId="7AED6601" w:rsidR="00D40035" w:rsidRPr="00EC6E42" w:rsidRDefault="00D40035" w:rsidP="000E7203">
      <w:pPr>
        <w:pStyle w:val="RefIDs"/>
        <w:rPr>
          <w:lang w:eastAsia="en-US"/>
        </w:rPr>
      </w:pPr>
      <w:r>
        <w:lastRenderedPageBreak/>
        <w:t>[Covers: req-8552172-00905227]</w:t>
      </w:r>
    </w:p>
    <w:p w14:paraId="5112362C" w14:textId="77777777" w:rsidR="00D40035" w:rsidRDefault="00D40035" w:rsidP="00D40035">
      <w:pPr>
        <w:pStyle w:val="RefIDs"/>
      </w:pPr>
      <w:r>
        <w:t>[Covers: req-8552172-00905218]</w:t>
      </w:r>
    </w:p>
    <w:p w14:paraId="42B50F99" w14:textId="77777777" w:rsidR="00D40035" w:rsidRDefault="00D40035" w:rsidP="00D40035">
      <w:pPr>
        <w:pStyle w:val="RefIDs"/>
      </w:pPr>
      <w:r>
        <w:t>[Covers: req-8552172-00905219]</w:t>
      </w:r>
    </w:p>
    <w:p w14:paraId="372443B7" w14:textId="77777777" w:rsidR="00D40035" w:rsidRDefault="00D40035" w:rsidP="00D40035">
      <w:pPr>
        <w:pStyle w:val="RefIDs"/>
      </w:pPr>
      <w:r>
        <w:t>[Covers: req-8552172-00904664]</w:t>
      </w:r>
    </w:p>
    <w:p w14:paraId="054682E0" w14:textId="77777777" w:rsidR="00D40035" w:rsidRDefault="00D40035" w:rsidP="00D40035">
      <w:pPr>
        <w:pStyle w:val="RefIDs"/>
      </w:pPr>
      <w:r>
        <w:t>[Covers: req-8552172-00904665]</w:t>
      </w:r>
    </w:p>
    <w:p w14:paraId="7D17721C" w14:textId="77777777" w:rsidR="00D40035" w:rsidRDefault="00D40035" w:rsidP="00D40035">
      <w:pPr>
        <w:pStyle w:val="RefIDs"/>
      </w:pPr>
      <w:r>
        <w:t>[Covers: req-8552172-00904666]</w:t>
      </w:r>
    </w:p>
    <w:p w14:paraId="6635A5CB" w14:textId="0F9526A7" w:rsidR="00EA24C6" w:rsidRDefault="000F4E6D" w:rsidP="00F27F4D">
      <w:pPr>
        <w:pStyle w:val="Heading4"/>
      </w:pPr>
      <w:r>
        <w:t>ProtoConv</w:t>
      </w:r>
      <w:r w:rsidR="00EA24C6" w:rsidRPr="007D02E2">
        <w:t>_UtilCalcSum</w:t>
      </w:r>
    </w:p>
    <w:p w14:paraId="33264AF7" w14:textId="58665E33" w:rsidR="00EA24C6" w:rsidRDefault="00EA24C6" w:rsidP="00BE5228">
      <w:pPr>
        <w:pStyle w:val="ReqID"/>
      </w:pPr>
      <w:r>
        <w:t>[</w:t>
      </w:r>
      <w:r w:rsidR="00CF5BF7">
        <w:t>Gen5GW</w:t>
      </w:r>
      <w:r>
        <w:t>_</w:t>
      </w:r>
      <w:r w:rsidR="000F4E6D">
        <w:t>ProtoConv</w:t>
      </w:r>
      <w:r w:rsidRPr="00205C43">
        <w:t>_</w:t>
      </w:r>
      <w:r>
        <w:t>A</w:t>
      </w:r>
      <w:r w:rsidRPr="00205C43">
        <w:t>D</w:t>
      </w:r>
      <w:r>
        <w:t>_C</w:t>
      </w:r>
      <w:r w:rsidRPr="00205C43">
        <w:t>_</w:t>
      </w:r>
      <w:r w:rsidR="00E2705A">
        <w:t>15_0</w:t>
      </w:r>
      <w:r>
        <w:t>03]</w:t>
      </w:r>
    </w:p>
    <w:p w14:paraId="5F16C6FC" w14:textId="40C07FB7" w:rsidR="00EA24C6" w:rsidRDefault="00EA24C6"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39</w:t>
      </w:r>
      <w:r w:rsidR="009D560C">
        <w:rPr>
          <w:noProof/>
        </w:rPr>
        <w:fldChar w:fldCharType="end"/>
      </w:r>
      <w:r w:rsidR="00B5018C">
        <w:rPr>
          <w:noProof/>
        </w:rPr>
        <w:t>:</w:t>
      </w:r>
      <w:r>
        <w:t xml:space="preserve"> </w:t>
      </w:r>
      <w:r w:rsidR="000F4E6D">
        <w:t>ProtoConv</w:t>
      </w:r>
      <w:r>
        <w:t>_UtilCalcSum</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993"/>
        <w:gridCol w:w="3228"/>
      </w:tblGrid>
      <w:tr w:rsidR="00EA24C6" w14:paraId="7B220D86" w14:textId="77777777" w:rsidTr="00B5018C">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7DCA8E9" w14:textId="77777777" w:rsidR="00EA24C6" w:rsidRPr="00B5018C" w:rsidRDefault="00EA24C6" w:rsidP="000D256D">
            <w:pPr>
              <w:jc w:val="left"/>
              <w:rPr>
                <w:rFonts w:cs="Arial"/>
                <w:szCs w:val="20"/>
              </w:rPr>
            </w:pPr>
            <w:r w:rsidRPr="00B5018C">
              <w:rPr>
                <w:rFonts w:cs="Arial"/>
                <w:b/>
                <w:bCs/>
                <w:szCs w:val="20"/>
              </w:rPr>
              <w:t>Function Name</w:t>
            </w:r>
          </w:p>
        </w:tc>
        <w:tc>
          <w:tcPr>
            <w:tcW w:w="3730" w:type="pct"/>
            <w:gridSpan w:val="4"/>
            <w:tcBorders>
              <w:top w:val="single" w:sz="4" w:space="0" w:color="auto"/>
              <w:left w:val="single" w:sz="4" w:space="0" w:color="auto"/>
              <w:bottom w:val="single" w:sz="4" w:space="0" w:color="auto"/>
              <w:right w:val="single" w:sz="4" w:space="0" w:color="auto"/>
            </w:tcBorders>
            <w:hideMark/>
          </w:tcPr>
          <w:p w14:paraId="3748B3AF" w14:textId="2D6C2B7E" w:rsidR="00EA24C6" w:rsidRPr="00B5018C" w:rsidRDefault="000F4E6D" w:rsidP="00220AA3">
            <w:pPr>
              <w:jc w:val="left"/>
              <w:rPr>
                <w:rFonts w:cs="Arial"/>
                <w:szCs w:val="20"/>
              </w:rPr>
            </w:pPr>
            <w:r>
              <w:t>ProtoConv</w:t>
            </w:r>
            <w:r w:rsidR="00EA24C6" w:rsidRPr="00B5018C">
              <w:t>_Util</w:t>
            </w:r>
            <w:r w:rsidR="00EA24C6" w:rsidRPr="00B5018C">
              <w:rPr>
                <w:rFonts w:cs="Arial"/>
                <w:szCs w:val="20"/>
              </w:rPr>
              <w:t>CalcSum</w:t>
            </w:r>
          </w:p>
        </w:tc>
      </w:tr>
      <w:tr w:rsidR="00EA24C6" w14:paraId="2743EDA3" w14:textId="77777777" w:rsidTr="00B5018C">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46DBC6C" w14:textId="77777777" w:rsidR="00EA24C6" w:rsidRPr="00B5018C" w:rsidRDefault="00EA24C6" w:rsidP="000D256D">
            <w:pPr>
              <w:jc w:val="left"/>
              <w:rPr>
                <w:rFonts w:eastAsia="Meiryo UI" w:cstheme="majorHAnsi"/>
                <w:szCs w:val="20"/>
                <w:lang w:val="en-GB"/>
              </w:rPr>
            </w:pPr>
            <w:r w:rsidRPr="00B5018C">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hideMark/>
          </w:tcPr>
          <w:p w14:paraId="60E2670E" w14:textId="77777777" w:rsidR="00EA24C6" w:rsidRPr="00B5018C" w:rsidRDefault="00EA24C6" w:rsidP="00220AA3">
            <w:pPr>
              <w:jc w:val="left"/>
              <w:rPr>
                <w:rFonts w:eastAsia="Meiryo UI" w:cstheme="majorHAnsi"/>
                <w:szCs w:val="20"/>
                <w:lang w:val="en-GB"/>
              </w:rPr>
            </w:pPr>
            <w:r w:rsidRPr="00B5018C">
              <w:rPr>
                <w:rFonts w:eastAsia="Meiryo UI" w:cstheme="majorHAnsi" w:hint="eastAsia"/>
                <w:szCs w:val="20"/>
                <w:lang w:val="en-GB"/>
              </w:rPr>
              <w:t>A</w:t>
            </w:r>
            <w:r w:rsidRPr="00B5018C">
              <w:rPr>
                <w:rFonts w:eastAsia="Meiryo UI" w:cstheme="majorHAnsi"/>
                <w:szCs w:val="20"/>
                <w:lang w:val="en-GB"/>
              </w:rPr>
              <w:t>SIL D</w:t>
            </w:r>
          </w:p>
        </w:tc>
        <w:tc>
          <w:tcPr>
            <w:tcW w:w="566" w:type="pct"/>
            <w:tcBorders>
              <w:top w:val="single" w:sz="4" w:space="0" w:color="auto"/>
              <w:left w:val="single" w:sz="4" w:space="0" w:color="auto"/>
              <w:bottom w:val="single" w:sz="4" w:space="0" w:color="auto"/>
              <w:right w:val="single" w:sz="4" w:space="0" w:color="auto"/>
            </w:tcBorders>
            <w:shd w:val="pct20" w:color="auto" w:fill="auto"/>
            <w:hideMark/>
          </w:tcPr>
          <w:p w14:paraId="68986C89" w14:textId="77777777" w:rsidR="00EA24C6" w:rsidRPr="00B5018C" w:rsidRDefault="00EA24C6" w:rsidP="00220AA3">
            <w:pPr>
              <w:jc w:val="left"/>
              <w:rPr>
                <w:rFonts w:eastAsia="Meiryo UI" w:cstheme="majorHAnsi"/>
                <w:b/>
                <w:szCs w:val="20"/>
                <w:lang w:val="en-GB"/>
              </w:rPr>
            </w:pPr>
            <w:r w:rsidRPr="00B5018C">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hideMark/>
          </w:tcPr>
          <w:p w14:paraId="3A88A58D" w14:textId="77777777" w:rsidR="00EA24C6" w:rsidRPr="00B5018C" w:rsidRDefault="00EA24C6" w:rsidP="00220AA3">
            <w:pPr>
              <w:jc w:val="left"/>
              <w:rPr>
                <w:rFonts w:eastAsia="Meiryo UI" w:cstheme="majorHAnsi"/>
                <w:szCs w:val="20"/>
                <w:lang w:val="en-GB"/>
              </w:rPr>
            </w:pPr>
            <w:r w:rsidRPr="00B5018C">
              <w:rPr>
                <w:rFonts w:eastAsia="Meiryo UI" w:cstheme="majorHAnsi"/>
                <w:szCs w:val="20"/>
                <w:lang w:val="en-GB"/>
              </w:rPr>
              <w:t>New</w:t>
            </w:r>
          </w:p>
        </w:tc>
      </w:tr>
      <w:tr w:rsidR="00EA24C6" w14:paraId="415FEC52"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40050C4" w14:textId="77777777" w:rsidR="00EA24C6" w:rsidRPr="00B5018C" w:rsidRDefault="00EA24C6" w:rsidP="000D256D">
            <w:pPr>
              <w:jc w:val="left"/>
              <w:rPr>
                <w:rFonts w:cs="Arial"/>
                <w:b/>
                <w:bCs/>
                <w:szCs w:val="20"/>
              </w:rPr>
            </w:pPr>
            <w:r w:rsidRPr="00B5018C">
              <w:rPr>
                <w:rFonts w:cs="Arial"/>
                <w:b/>
                <w:bCs/>
                <w:szCs w:val="20"/>
              </w:rPr>
              <w:t>Syntax</w:t>
            </w:r>
          </w:p>
        </w:tc>
        <w:tc>
          <w:tcPr>
            <w:tcW w:w="3730" w:type="pct"/>
            <w:gridSpan w:val="4"/>
            <w:tcBorders>
              <w:top w:val="single" w:sz="4" w:space="0" w:color="auto"/>
              <w:left w:val="single" w:sz="4" w:space="0" w:color="auto"/>
              <w:bottom w:val="single" w:sz="4" w:space="0" w:color="auto"/>
              <w:right w:val="single" w:sz="4" w:space="0" w:color="auto"/>
            </w:tcBorders>
            <w:hideMark/>
          </w:tcPr>
          <w:p w14:paraId="4B276524" w14:textId="67D5E88D" w:rsidR="00EA24C6" w:rsidRPr="00B5018C" w:rsidRDefault="00EA24C6" w:rsidP="00220AA3">
            <w:pPr>
              <w:jc w:val="left"/>
              <w:rPr>
                <w:rFonts w:cs="Arial"/>
                <w:szCs w:val="20"/>
              </w:rPr>
            </w:pPr>
            <w:r w:rsidRPr="00B5018C">
              <w:rPr>
                <w:rFonts w:cs="Arial"/>
                <w:szCs w:val="20"/>
              </w:rPr>
              <w:t>void</w:t>
            </w:r>
            <w:r w:rsidRPr="00B5018C">
              <w:t xml:space="preserve"> </w:t>
            </w:r>
            <w:r w:rsidR="000F4E6D">
              <w:t>ProtoConv</w:t>
            </w:r>
            <w:r w:rsidRPr="00B5018C">
              <w:t>_Util</w:t>
            </w:r>
            <w:r w:rsidRPr="00B5018C">
              <w:rPr>
                <w:rFonts w:cs="Arial"/>
                <w:szCs w:val="20"/>
              </w:rPr>
              <w:t>CalcSum(const void *pBuf, const uint16 usBytes, uint32 *pSum)</w:t>
            </w:r>
          </w:p>
        </w:tc>
      </w:tr>
      <w:tr w:rsidR="00EA24C6" w14:paraId="34DE7975"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17F9E241" w14:textId="77777777" w:rsidR="00EA24C6" w:rsidRPr="00B5018C" w:rsidRDefault="00EA24C6" w:rsidP="000D256D">
            <w:pPr>
              <w:jc w:val="left"/>
              <w:rPr>
                <w:rFonts w:cs="Arial"/>
                <w:b/>
                <w:bCs/>
                <w:szCs w:val="20"/>
              </w:rPr>
            </w:pPr>
            <w:r w:rsidRPr="00B5018C">
              <w:rPr>
                <w:rFonts w:cs="Arial"/>
                <w:b/>
                <w:bCs/>
                <w:szCs w:val="20"/>
              </w:rPr>
              <w:t>Sync/Async</w:t>
            </w:r>
          </w:p>
        </w:tc>
        <w:tc>
          <w:tcPr>
            <w:tcW w:w="3730" w:type="pct"/>
            <w:gridSpan w:val="4"/>
            <w:tcBorders>
              <w:top w:val="single" w:sz="4" w:space="0" w:color="auto"/>
              <w:left w:val="single" w:sz="4" w:space="0" w:color="auto"/>
              <w:bottom w:val="single" w:sz="4" w:space="0" w:color="auto"/>
              <w:right w:val="single" w:sz="4" w:space="0" w:color="auto"/>
            </w:tcBorders>
            <w:hideMark/>
          </w:tcPr>
          <w:p w14:paraId="686990A2" w14:textId="77777777" w:rsidR="00EA24C6" w:rsidRPr="00B5018C" w:rsidRDefault="00EA24C6" w:rsidP="00220AA3">
            <w:pPr>
              <w:jc w:val="left"/>
              <w:rPr>
                <w:rFonts w:cs="Arial"/>
                <w:szCs w:val="20"/>
              </w:rPr>
            </w:pPr>
            <w:r w:rsidRPr="00B5018C">
              <w:rPr>
                <w:rFonts w:cs="Arial"/>
                <w:szCs w:val="20"/>
              </w:rPr>
              <w:t>Synchronous</w:t>
            </w:r>
          </w:p>
        </w:tc>
      </w:tr>
      <w:tr w:rsidR="00EA24C6" w14:paraId="56535EC8" w14:textId="77777777" w:rsidTr="00B5018C">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5E658D7" w14:textId="77777777" w:rsidR="00EA24C6" w:rsidRPr="00B5018C" w:rsidRDefault="00EA24C6" w:rsidP="000D256D">
            <w:pPr>
              <w:jc w:val="left"/>
              <w:rPr>
                <w:rFonts w:cs="Arial"/>
                <w:b/>
                <w:bCs/>
                <w:szCs w:val="20"/>
              </w:rPr>
            </w:pPr>
            <w:r w:rsidRPr="00B5018C">
              <w:rPr>
                <w:rFonts w:cs="Arial"/>
                <w:b/>
                <w:bCs/>
                <w:szCs w:val="20"/>
              </w:rPr>
              <w:t>Reentrancy</w:t>
            </w:r>
          </w:p>
        </w:tc>
        <w:tc>
          <w:tcPr>
            <w:tcW w:w="3730" w:type="pct"/>
            <w:gridSpan w:val="4"/>
            <w:tcBorders>
              <w:top w:val="single" w:sz="4" w:space="0" w:color="auto"/>
              <w:left w:val="single" w:sz="4" w:space="0" w:color="auto"/>
              <w:bottom w:val="single" w:sz="4" w:space="0" w:color="auto"/>
              <w:right w:val="single" w:sz="4" w:space="0" w:color="auto"/>
            </w:tcBorders>
            <w:hideMark/>
          </w:tcPr>
          <w:p w14:paraId="00EB1A0F" w14:textId="77777777" w:rsidR="00EA24C6" w:rsidRPr="00B5018C" w:rsidRDefault="00EA24C6" w:rsidP="00220AA3">
            <w:pPr>
              <w:jc w:val="left"/>
              <w:rPr>
                <w:rFonts w:eastAsia="Meiryo UI" w:cstheme="majorHAnsi"/>
                <w:szCs w:val="20"/>
                <w:lang w:val="en-GB"/>
              </w:rPr>
            </w:pPr>
            <w:r w:rsidRPr="00B5018C">
              <w:rPr>
                <w:rFonts w:cs="Arial"/>
                <w:szCs w:val="20"/>
              </w:rPr>
              <w:t>Non-Reentrant</w:t>
            </w:r>
          </w:p>
        </w:tc>
      </w:tr>
      <w:tr w:rsidR="00EA24C6" w14:paraId="6B4477D0" w14:textId="77777777" w:rsidTr="00B5018C">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767F460" w14:textId="77777777" w:rsidR="00EA24C6" w:rsidRPr="00B5018C" w:rsidRDefault="00EA24C6" w:rsidP="000D256D">
            <w:pPr>
              <w:jc w:val="left"/>
              <w:rPr>
                <w:rFonts w:cs="Arial"/>
                <w:b/>
                <w:bCs/>
                <w:szCs w:val="20"/>
              </w:rPr>
            </w:pPr>
            <w:r w:rsidRPr="00B5018C">
              <w:rPr>
                <w:rFonts w:cs="Arial"/>
                <w:b/>
                <w:bCs/>
                <w:szCs w:val="20"/>
              </w:rPr>
              <w:t>Interrupt State</w:t>
            </w:r>
          </w:p>
        </w:tc>
        <w:tc>
          <w:tcPr>
            <w:tcW w:w="3730" w:type="pct"/>
            <w:gridSpan w:val="4"/>
            <w:tcBorders>
              <w:top w:val="single" w:sz="4" w:space="0" w:color="auto"/>
              <w:left w:val="single" w:sz="4" w:space="0" w:color="auto"/>
              <w:bottom w:val="single" w:sz="4" w:space="0" w:color="auto"/>
              <w:right w:val="single" w:sz="4" w:space="0" w:color="auto"/>
            </w:tcBorders>
            <w:hideMark/>
          </w:tcPr>
          <w:p w14:paraId="4A16E463" w14:textId="77777777" w:rsidR="00EA24C6" w:rsidRPr="00B5018C" w:rsidRDefault="00EA24C6" w:rsidP="00220AA3">
            <w:pPr>
              <w:jc w:val="left"/>
              <w:rPr>
                <w:rFonts w:eastAsia="Meiryo UI" w:cstheme="majorHAnsi"/>
                <w:szCs w:val="20"/>
                <w:lang w:val="en-GB"/>
              </w:rPr>
            </w:pPr>
            <w:r w:rsidRPr="00B5018C">
              <w:rPr>
                <w:rFonts w:cs="Arial"/>
              </w:rPr>
              <w:t>Runs in the interrupt enable state</w:t>
            </w:r>
          </w:p>
        </w:tc>
      </w:tr>
      <w:tr w:rsidR="00EA24C6" w14:paraId="2D12049F" w14:textId="77777777" w:rsidTr="00B5018C">
        <w:tc>
          <w:tcPr>
            <w:tcW w:w="127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3CB55C33" w14:textId="77777777" w:rsidR="00EA24C6" w:rsidRPr="00B5018C" w:rsidRDefault="00EA24C6" w:rsidP="000D256D">
            <w:pPr>
              <w:jc w:val="left"/>
              <w:rPr>
                <w:rFonts w:eastAsia="Meiryo UI" w:cstheme="majorHAnsi"/>
                <w:b/>
                <w:bCs/>
                <w:szCs w:val="20"/>
                <w:lang w:val="en-GB"/>
              </w:rPr>
            </w:pPr>
            <w:r w:rsidRPr="00B5018C">
              <w:rPr>
                <w:rFonts w:eastAsia="Meiryo UI" w:cstheme="majorHAnsi"/>
                <w:b/>
                <w:bCs/>
                <w:szCs w:val="20"/>
                <w:lang w:val="en-GB"/>
              </w:rPr>
              <w:t>Parameters (In)</w:t>
            </w:r>
          </w:p>
        </w:tc>
        <w:tc>
          <w:tcPr>
            <w:tcW w:w="1626" w:type="pct"/>
            <w:gridSpan w:val="2"/>
            <w:vMerge w:val="restart"/>
            <w:tcBorders>
              <w:top w:val="single" w:sz="4" w:space="0" w:color="auto"/>
              <w:left w:val="single" w:sz="4" w:space="0" w:color="auto"/>
              <w:bottom w:val="single" w:sz="4" w:space="0" w:color="auto"/>
              <w:right w:val="single" w:sz="4" w:space="0" w:color="auto"/>
            </w:tcBorders>
            <w:hideMark/>
          </w:tcPr>
          <w:p w14:paraId="149EF143" w14:textId="77777777" w:rsidR="00EA24C6" w:rsidRPr="00B5018C" w:rsidRDefault="00EA24C6" w:rsidP="00220AA3">
            <w:pPr>
              <w:jc w:val="left"/>
              <w:rPr>
                <w:rFonts w:cs="Arial"/>
                <w:szCs w:val="20"/>
              </w:rPr>
            </w:pPr>
            <w:r w:rsidRPr="00B5018C">
              <w:rPr>
                <w:rFonts w:eastAsia="Meiryo UI" w:cs="Arial"/>
                <w:szCs w:val="21"/>
              </w:rPr>
              <w:t>const void *pBuf</w:t>
            </w:r>
          </w:p>
        </w:tc>
        <w:tc>
          <w:tcPr>
            <w:tcW w:w="2104" w:type="pct"/>
            <w:gridSpan w:val="2"/>
            <w:tcBorders>
              <w:top w:val="single" w:sz="4" w:space="0" w:color="auto"/>
              <w:left w:val="single" w:sz="4" w:space="0" w:color="auto"/>
              <w:bottom w:val="single" w:sz="4" w:space="0" w:color="auto"/>
              <w:right w:val="single" w:sz="4" w:space="0" w:color="auto"/>
            </w:tcBorders>
            <w:hideMark/>
          </w:tcPr>
          <w:p w14:paraId="309A5DEC" w14:textId="10E460DC" w:rsidR="006827EB" w:rsidRPr="00B5018C" w:rsidRDefault="006827EB" w:rsidP="00220AA3">
            <w:pPr>
              <w:jc w:val="left"/>
              <w:rPr>
                <w:rFonts w:cs="Arial"/>
                <w:szCs w:val="20"/>
                <w:lang w:val="en-GB"/>
              </w:rPr>
            </w:pPr>
            <w:r w:rsidRPr="00B5018C">
              <w:rPr>
                <w:rFonts w:cs="Arial"/>
                <w:szCs w:val="20"/>
                <w:lang w:val="en-GB"/>
              </w:rPr>
              <w:t>Address of buffer containing data for checksum calculation</w:t>
            </w:r>
          </w:p>
        </w:tc>
      </w:tr>
      <w:tr w:rsidR="00EA24C6" w14:paraId="4BEE8E0B" w14:textId="77777777" w:rsidTr="00B5018C">
        <w:tc>
          <w:tcPr>
            <w:tcW w:w="0" w:type="auto"/>
            <w:vMerge/>
            <w:tcBorders>
              <w:top w:val="single" w:sz="4" w:space="0" w:color="auto"/>
              <w:left w:val="single" w:sz="4" w:space="0" w:color="auto"/>
              <w:bottom w:val="single" w:sz="4" w:space="0" w:color="auto"/>
              <w:right w:val="single" w:sz="4" w:space="0" w:color="auto"/>
            </w:tcBorders>
            <w:vAlign w:val="center"/>
            <w:hideMark/>
          </w:tcPr>
          <w:p w14:paraId="27481218" w14:textId="77777777" w:rsidR="00EA24C6" w:rsidRPr="00B5018C" w:rsidRDefault="00EA24C6" w:rsidP="00220AA3">
            <w:pPr>
              <w:jc w:val="left"/>
              <w:rPr>
                <w:rFonts w:eastAsia="Meiryo UI" w:cstheme="majorHAnsi"/>
                <w:b/>
                <w:bCs/>
                <w:szCs w:val="20"/>
                <w:lang w:val="en-G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2EADD64" w14:textId="77777777" w:rsidR="00EA24C6" w:rsidRPr="00B5018C" w:rsidRDefault="00EA24C6" w:rsidP="00220AA3">
            <w:pPr>
              <w:jc w:val="left"/>
              <w:rPr>
                <w:rFonts w:cs="Arial"/>
                <w:szCs w:val="20"/>
              </w:rPr>
            </w:pP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3C016B" w14:textId="77777777" w:rsidR="00EA24C6" w:rsidRPr="00B5018C" w:rsidRDefault="00EA24C6" w:rsidP="00220AA3">
            <w:pPr>
              <w:jc w:val="left"/>
              <w:rPr>
                <w:rFonts w:eastAsia="Meiryo UI" w:cstheme="majorHAnsi"/>
                <w:b/>
                <w:szCs w:val="20"/>
                <w:lang w:val="en-GB"/>
              </w:rPr>
            </w:pPr>
            <w:r w:rsidRPr="00B5018C">
              <w:rPr>
                <w:rFonts w:eastAsia="Meiryo UI" w:cs="Arial"/>
                <w:b/>
                <w:bCs/>
                <w:szCs w:val="21"/>
              </w:rPr>
              <w:t>Range</w:t>
            </w:r>
          </w:p>
        </w:tc>
        <w:tc>
          <w:tcPr>
            <w:tcW w:w="1609" w:type="pct"/>
            <w:tcBorders>
              <w:top w:val="single" w:sz="4" w:space="0" w:color="auto"/>
              <w:left w:val="single" w:sz="4" w:space="0" w:color="auto"/>
              <w:bottom w:val="single" w:sz="4" w:space="0" w:color="auto"/>
              <w:right w:val="single" w:sz="4" w:space="0" w:color="auto"/>
            </w:tcBorders>
            <w:hideMark/>
          </w:tcPr>
          <w:p w14:paraId="340F59A3" w14:textId="0295F0DD" w:rsidR="00EA24C6" w:rsidRPr="00B5018C" w:rsidRDefault="00EA24C6" w:rsidP="00220AA3">
            <w:pPr>
              <w:jc w:val="left"/>
              <w:rPr>
                <w:lang w:val="en-GB"/>
              </w:rPr>
            </w:pPr>
            <w:r w:rsidRPr="00B5018C">
              <w:rPr>
                <w:rFonts w:hint="eastAsia"/>
                <w:lang w:val="en-GB"/>
              </w:rPr>
              <w:t>N</w:t>
            </w:r>
            <w:r w:rsidRPr="00B5018C">
              <w:rPr>
                <w:lang w:val="en-GB"/>
              </w:rPr>
              <w:t xml:space="preserve">ot </w:t>
            </w:r>
            <w:r w:rsidR="001D57BD">
              <w:rPr>
                <w:lang w:val="en-GB"/>
              </w:rPr>
              <w:t>NULL_PTR</w:t>
            </w:r>
          </w:p>
        </w:tc>
      </w:tr>
      <w:tr w:rsidR="00EA24C6" w14:paraId="202E0621" w14:textId="77777777" w:rsidTr="00B5018C">
        <w:tc>
          <w:tcPr>
            <w:tcW w:w="127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19CC0EF2" w14:textId="77777777" w:rsidR="00EA24C6" w:rsidRPr="00B5018C" w:rsidRDefault="00EA24C6" w:rsidP="000D256D">
            <w:pPr>
              <w:jc w:val="left"/>
              <w:rPr>
                <w:rFonts w:eastAsia="Meiryo UI" w:cstheme="majorHAnsi"/>
                <w:b/>
                <w:bCs/>
                <w:szCs w:val="20"/>
                <w:lang w:val="en-GB"/>
              </w:rPr>
            </w:pPr>
            <w:r w:rsidRPr="00B5018C">
              <w:rPr>
                <w:rFonts w:eastAsia="Meiryo UI" w:cstheme="majorHAnsi"/>
                <w:b/>
                <w:bCs/>
                <w:szCs w:val="20"/>
                <w:lang w:val="en-GB"/>
              </w:rPr>
              <w:t>Parameters (In)</w:t>
            </w:r>
          </w:p>
        </w:tc>
        <w:tc>
          <w:tcPr>
            <w:tcW w:w="1626" w:type="pct"/>
            <w:gridSpan w:val="2"/>
            <w:vMerge w:val="restart"/>
            <w:tcBorders>
              <w:top w:val="single" w:sz="4" w:space="0" w:color="auto"/>
              <w:left w:val="single" w:sz="4" w:space="0" w:color="auto"/>
              <w:bottom w:val="single" w:sz="4" w:space="0" w:color="auto"/>
              <w:right w:val="single" w:sz="4" w:space="0" w:color="auto"/>
            </w:tcBorders>
            <w:hideMark/>
          </w:tcPr>
          <w:p w14:paraId="44661050" w14:textId="77777777" w:rsidR="00EA24C6" w:rsidRPr="00B5018C" w:rsidRDefault="00EA24C6" w:rsidP="00220AA3">
            <w:pPr>
              <w:jc w:val="left"/>
              <w:rPr>
                <w:rFonts w:cs="Arial"/>
                <w:szCs w:val="20"/>
              </w:rPr>
            </w:pPr>
            <w:r w:rsidRPr="00B5018C">
              <w:rPr>
                <w:rFonts w:eastAsia="Meiryo UI" w:cs="Arial"/>
                <w:szCs w:val="21"/>
              </w:rPr>
              <w:t>const uint</w:t>
            </w:r>
            <w:r w:rsidRPr="00B5018C">
              <w:rPr>
                <w:rFonts w:eastAsia="Meiryo UI" w:cs="Arial" w:hint="eastAsia"/>
                <w:szCs w:val="21"/>
              </w:rPr>
              <w:t>1</w:t>
            </w:r>
            <w:r w:rsidRPr="00B5018C">
              <w:rPr>
                <w:rFonts w:eastAsia="Meiryo UI" w:cs="Arial"/>
                <w:szCs w:val="21"/>
              </w:rPr>
              <w:t>6 usBytes</w:t>
            </w:r>
          </w:p>
        </w:tc>
        <w:tc>
          <w:tcPr>
            <w:tcW w:w="2104" w:type="pct"/>
            <w:gridSpan w:val="2"/>
            <w:tcBorders>
              <w:top w:val="single" w:sz="4" w:space="0" w:color="auto"/>
              <w:left w:val="single" w:sz="4" w:space="0" w:color="auto"/>
              <w:bottom w:val="single" w:sz="4" w:space="0" w:color="auto"/>
              <w:right w:val="single" w:sz="4" w:space="0" w:color="auto"/>
            </w:tcBorders>
            <w:hideMark/>
          </w:tcPr>
          <w:p w14:paraId="1A8CA1F5" w14:textId="53DC2619" w:rsidR="006827EB" w:rsidRPr="00B5018C" w:rsidRDefault="006827EB" w:rsidP="00220AA3">
            <w:pPr>
              <w:jc w:val="left"/>
              <w:rPr>
                <w:rFonts w:cs="Arial"/>
                <w:szCs w:val="20"/>
                <w:lang w:val="en-GB"/>
              </w:rPr>
            </w:pPr>
            <w:r w:rsidRPr="00B5018C">
              <w:rPr>
                <w:rFonts w:cs="Arial"/>
                <w:szCs w:val="20"/>
                <w:lang w:val="en-GB"/>
              </w:rPr>
              <w:t>Data length for checksum calculation</w:t>
            </w:r>
          </w:p>
        </w:tc>
      </w:tr>
      <w:tr w:rsidR="00EA24C6" w14:paraId="19D47A9D" w14:textId="77777777" w:rsidTr="00B5018C">
        <w:tc>
          <w:tcPr>
            <w:tcW w:w="0" w:type="auto"/>
            <w:vMerge/>
            <w:tcBorders>
              <w:top w:val="single" w:sz="4" w:space="0" w:color="auto"/>
              <w:left w:val="single" w:sz="4" w:space="0" w:color="auto"/>
              <w:bottom w:val="single" w:sz="4" w:space="0" w:color="auto"/>
              <w:right w:val="single" w:sz="4" w:space="0" w:color="auto"/>
            </w:tcBorders>
            <w:vAlign w:val="center"/>
            <w:hideMark/>
          </w:tcPr>
          <w:p w14:paraId="20ADD677" w14:textId="77777777" w:rsidR="00EA24C6" w:rsidRPr="00B5018C" w:rsidRDefault="00EA24C6" w:rsidP="00220AA3">
            <w:pPr>
              <w:jc w:val="left"/>
              <w:rPr>
                <w:rFonts w:eastAsia="Meiryo UI" w:cstheme="majorHAnsi"/>
                <w:b/>
                <w:bCs/>
                <w:szCs w:val="20"/>
                <w:lang w:val="en-G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80948BB" w14:textId="77777777" w:rsidR="00EA24C6" w:rsidRPr="00B5018C" w:rsidRDefault="00EA24C6" w:rsidP="00220AA3">
            <w:pPr>
              <w:jc w:val="left"/>
              <w:rPr>
                <w:rFonts w:cs="Arial"/>
                <w:szCs w:val="20"/>
              </w:rPr>
            </w:pP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37FBF0" w14:textId="77777777" w:rsidR="00EA24C6" w:rsidRPr="00B5018C" w:rsidRDefault="00EA24C6" w:rsidP="00220AA3">
            <w:pPr>
              <w:jc w:val="left"/>
              <w:rPr>
                <w:rFonts w:eastAsia="Meiryo UI" w:cstheme="majorHAnsi"/>
                <w:b/>
                <w:szCs w:val="20"/>
                <w:lang w:val="en-GB"/>
              </w:rPr>
            </w:pPr>
            <w:r w:rsidRPr="00B5018C">
              <w:rPr>
                <w:rFonts w:eastAsia="Meiryo UI" w:cs="Arial"/>
                <w:b/>
                <w:bCs/>
                <w:szCs w:val="21"/>
              </w:rPr>
              <w:t>Range</w:t>
            </w:r>
          </w:p>
        </w:tc>
        <w:tc>
          <w:tcPr>
            <w:tcW w:w="1609" w:type="pct"/>
            <w:tcBorders>
              <w:top w:val="single" w:sz="4" w:space="0" w:color="auto"/>
              <w:left w:val="single" w:sz="4" w:space="0" w:color="auto"/>
              <w:bottom w:val="single" w:sz="4" w:space="0" w:color="auto"/>
              <w:right w:val="single" w:sz="4" w:space="0" w:color="auto"/>
            </w:tcBorders>
            <w:hideMark/>
          </w:tcPr>
          <w:p w14:paraId="29C8DD09" w14:textId="77777777" w:rsidR="00EA24C6" w:rsidRPr="00B5018C" w:rsidRDefault="00EA24C6" w:rsidP="00220AA3">
            <w:pPr>
              <w:jc w:val="left"/>
              <w:rPr>
                <w:lang w:val="en-GB"/>
              </w:rPr>
            </w:pPr>
            <w:r w:rsidRPr="00B5018C">
              <w:rPr>
                <w:rFonts w:hint="eastAsia"/>
                <w:lang w:val="en-GB"/>
              </w:rPr>
              <w:t xml:space="preserve">0 </w:t>
            </w:r>
            <w:r w:rsidRPr="00B5018C">
              <w:rPr>
                <w:lang w:val="en-GB"/>
              </w:rPr>
              <w:t>– 0xFFFF</w:t>
            </w:r>
          </w:p>
        </w:tc>
      </w:tr>
      <w:tr w:rsidR="00EA24C6" w14:paraId="61AC122D"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770926F" w14:textId="77777777" w:rsidR="00EA24C6" w:rsidRPr="00B5018C" w:rsidRDefault="00EA24C6" w:rsidP="000D256D">
            <w:pPr>
              <w:jc w:val="left"/>
              <w:rPr>
                <w:rFonts w:eastAsia="Meiryo UI" w:cstheme="majorHAnsi"/>
                <w:b/>
                <w:bCs/>
                <w:szCs w:val="20"/>
                <w:lang w:val="en-GB"/>
              </w:rPr>
            </w:pPr>
            <w:r w:rsidRPr="00B5018C">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hideMark/>
          </w:tcPr>
          <w:p w14:paraId="04AE650D" w14:textId="77777777" w:rsidR="00EA24C6" w:rsidRPr="00B5018C" w:rsidRDefault="00EA24C6" w:rsidP="00220AA3">
            <w:pPr>
              <w:jc w:val="left"/>
              <w:rPr>
                <w:rFonts w:eastAsia="Meiryo UI" w:cstheme="majorHAnsi"/>
                <w:szCs w:val="20"/>
                <w:lang w:val="en-GB"/>
              </w:rPr>
            </w:pPr>
            <w:r w:rsidRPr="00B5018C">
              <w:rPr>
                <w:rFonts w:cs="Arial"/>
                <w:szCs w:val="20"/>
              </w:rPr>
              <w:t>uint32 *pSum</w:t>
            </w:r>
          </w:p>
        </w:tc>
        <w:tc>
          <w:tcPr>
            <w:tcW w:w="2104" w:type="pct"/>
            <w:gridSpan w:val="2"/>
            <w:tcBorders>
              <w:top w:val="single" w:sz="4" w:space="0" w:color="auto"/>
              <w:left w:val="single" w:sz="4" w:space="0" w:color="auto"/>
              <w:bottom w:val="single" w:sz="4" w:space="0" w:color="auto"/>
              <w:right w:val="single" w:sz="4" w:space="0" w:color="auto"/>
            </w:tcBorders>
            <w:hideMark/>
          </w:tcPr>
          <w:p w14:paraId="31674418" w14:textId="6C69E8E3" w:rsidR="006827EB" w:rsidRPr="00B5018C" w:rsidRDefault="006827EB" w:rsidP="00220AA3">
            <w:pPr>
              <w:jc w:val="left"/>
              <w:rPr>
                <w:rFonts w:eastAsia="Meiryo UI" w:cstheme="majorHAnsi"/>
                <w:szCs w:val="20"/>
                <w:lang w:val="en-GB"/>
              </w:rPr>
            </w:pPr>
            <w:r w:rsidRPr="00171BEB">
              <w:rPr>
                <w:rFonts w:eastAsia="Meiryo UI" w:cstheme="majorHAnsi"/>
                <w:b/>
                <w:bCs/>
                <w:szCs w:val="20"/>
                <w:lang w:val="en-GB"/>
              </w:rPr>
              <w:t>In</w:t>
            </w:r>
            <w:r w:rsidRPr="00B5018C">
              <w:rPr>
                <w:rFonts w:eastAsia="Meiryo UI" w:cstheme="majorHAnsi"/>
                <w:szCs w:val="20"/>
                <w:lang w:val="en-GB"/>
              </w:rPr>
              <w:t>: Checksum value already partially calculated</w:t>
            </w:r>
            <w:r w:rsidR="00EA24C6" w:rsidRPr="00B5018C">
              <w:rPr>
                <w:rFonts w:cstheme="majorHAnsi"/>
                <w:b/>
                <w:bCs/>
                <w:szCs w:val="20"/>
                <w:lang w:val="en-GB"/>
              </w:rPr>
              <w:br/>
            </w:r>
            <w:r w:rsidRPr="00171BEB">
              <w:rPr>
                <w:rFonts w:eastAsia="Meiryo UI" w:cstheme="majorHAnsi"/>
                <w:b/>
                <w:bCs/>
                <w:szCs w:val="20"/>
                <w:lang w:val="en-GB"/>
              </w:rPr>
              <w:t>Out</w:t>
            </w:r>
            <w:r w:rsidRPr="00B5018C">
              <w:rPr>
                <w:rFonts w:eastAsia="Meiryo UI" w:cstheme="majorHAnsi"/>
                <w:szCs w:val="20"/>
                <w:lang w:val="en-GB"/>
              </w:rPr>
              <w:t>: Checksum calculation result</w:t>
            </w:r>
          </w:p>
        </w:tc>
      </w:tr>
      <w:tr w:rsidR="00EA24C6" w14:paraId="17DE7E14"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14230CD" w14:textId="77777777" w:rsidR="00EA24C6" w:rsidRPr="00B5018C" w:rsidRDefault="00EA24C6" w:rsidP="000D256D">
            <w:pPr>
              <w:jc w:val="left"/>
              <w:rPr>
                <w:rFonts w:eastAsia="Meiryo UI" w:cstheme="majorHAnsi"/>
                <w:b/>
                <w:bCs/>
                <w:szCs w:val="20"/>
                <w:lang w:val="en-GB"/>
              </w:rPr>
            </w:pPr>
            <w:r w:rsidRPr="00B5018C">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hideMark/>
          </w:tcPr>
          <w:p w14:paraId="0356E3E5" w14:textId="77777777" w:rsidR="00EA24C6" w:rsidRPr="00B5018C" w:rsidRDefault="00EA24C6" w:rsidP="00220AA3">
            <w:pPr>
              <w:jc w:val="left"/>
              <w:rPr>
                <w:rFonts w:eastAsia="Meiryo UI" w:cstheme="majorHAnsi"/>
                <w:szCs w:val="20"/>
                <w:lang w:val="en-GB"/>
              </w:rPr>
            </w:pPr>
            <w:r w:rsidRPr="00B5018C">
              <w:rPr>
                <w:rFonts w:cstheme="majorHAnsi" w:hint="eastAsia"/>
                <w:szCs w:val="20"/>
                <w:lang w:val="en-GB"/>
              </w:rPr>
              <w:t>N</w:t>
            </w:r>
            <w:r w:rsidRPr="00B5018C">
              <w:rPr>
                <w:rFonts w:cstheme="majorHAnsi"/>
                <w:szCs w:val="20"/>
                <w:lang w:val="en-GB"/>
              </w:rPr>
              <w:t>/A</w:t>
            </w:r>
          </w:p>
        </w:tc>
        <w:tc>
          <w:tcPr>
            <w:tcW w:w="2104" w:type="pct"/>
            <w:gridSpan w:val="2"/>
            <w:tcBorders>
              <w:top w:val="single" w:sz="4" w:space="0" w:color="auto"/>
              <w:left w:val="single" w:sz="4" w:space="0" w:color="auto"/>
              <w:bottom w:val="single" w:sz="4" w:space="0" w:color="auto"/>
              <w:right w:val="single" w:sz="4" w:space="0" w:color="auto"/>
            </w:tcBorders>
            <w:hideMark/>
          </w:tcPr>
          <w:p w14:paraId="37717D3E" w14:textId="77777777" w:rsidR="00EA24C6" w:rsidRPr="00B5018C" w:rsidRDefault="00EA24C6" w:rsidP="00220AA3">
            <w:pPr>
              <w:jc w:val="left"/>
              <w:rPr>
                <w:rFonts w:cstheme="majorHAnsi"/>
                <w:szCs w:val="20"/>
                <w:lang w:val="en-GB"/>
              </w:rPr>
            </w:pPr>
            <w:r w:rsidRPr="00B5018C">
              <w:t>-</w:t>
            </w:r>
          </w:p>
        </w:tc>
      </w:tr>
      <w:tr w:rsidR="00EA24C6" w14:paraId="71DA8359"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D9794D7" w14:textId="77777777" w:rsidR="00EA24C6" w:rsidRPr="00B5018C" w:rsidRDefault="00EA24C6" w:rsidP="000D256D">
            <w:pPr>
              <w:jc w:val="left"/>
              <w:rPr>
                <w:rFonts w:eastAsia="Meiryo UI" w:cstheme="majorHAnsi"/>
                <w:b/>
                <w:bCs/>
                <w:szCs w:val="20"/>
                <w:lang w:val="en-GB"/>
              </w:rPr>
            </w:pPr>
            <w:r w:rsidRPr="00B5018C">
              <w:rPr>
                <w:rFonts w:eastAsia="Meiryo UI" w:cstheme="majorHAnsi"/>
                <w:b/>
                <w:bCs/>
                <w:szCs w:val="20"/>
                <w:lang w:val="en-GB"/>
              </w:rPr>
              <w:t>Return Value</w:t>
            </w:r>
          </w:p>
        </w:tc>
        <w:tc>
          <w:tcPr>
            <w:tcW w:w="1626" w:type="pct"/>
            <w:gridSpan w:val="2"/>
            <w:tcBorders>
              <w:top w:val="single" w:sz="4" w:space="0" w:color="auto"/>
              <w:left w:val="single" w:sz="4" w:space="0" w:color="auto"/>
              <w:bottom w:val="single" w:sz="4" w:space="0" w:color="auto"/>
              <w:right w:val="single" w:sz="4" w:space="0" w:color="auto"/>
            </w:tcBorders>
            <w:hideMark/>
          </w:tcPr>
          <w:p w14:paraId="4B35D233" w14:textId="77777777" w:rsidR="00EA24C6" w:rsidRPr="00B5018C" w:rsidRDefault="00EA24C6" w:rsidP="00220AA3">
            <w:pPr>
              <w:jc w:val="left"/>
              <w:rPr>
                <w:rFonts w:eastAsia="Meiryo UI" w:cstheme="majorHAnsi"/>
                <w:szCs w:val="20"/>
                <w:lang w:val="en-GB"/>
              </w:rPr>
            </w:pPr>
            <w:r w:rsidRPr="00B5018C">
              <w:rPr>
                <w:rFonts w:cstheme="majorHAnsi"/>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hideMark/>
          </w:tcPr>
          <w:p w14:paraId="6ACDBD0D" w14:textId="77777777" w:rsidR="00EA24C6" w:rsidRPr="00B5018C" w:rsidRDefault="00EA24C6" w:rsidP="00220AA3">
            <w:pPr>
              <w:jc w:val="left"/>
            </w:pPr>
            <w:r w:rsidRPr="00B5018C">
              <w:t>-</w:t>
            </w:r>
          </w:p>
        </w:tc>
      </w:tr>
      <w:tr w:rsidR="00EA24C6" w14:paraId="2E1CF67C"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6EDCF43" w14:textId="77777777" w:rsidR="00EA24C6" w:rsidRPr="00B5018C" w:rsidRDefault="00EA24C6" w:rsidP="000D256D">
            <w:pPr>
              <w:jc w:val="left"/>
              <w:rPr>
                <w:rFonts w:cs="Arial"/>
                <w:b/>
                <w:bCs/>
                <w:szCs w:val="20"/>
              </w:rPr>
            </w:pPr>
            <w:r w:rsidRPr="00B5018C">
              <w:rPr>
                <w:rFonts w:cs="Arial"/>
                <w:b/>
                <w:bCs/>
                <w:szCs w:val="20"/>
              </w:rPr>
              <w:t>Description</w:t>
            </w:r>
          </w:p>
        </w:tc>
        <w:tc>
          <w:tcPr>
            <w:tcW w:w="3730" w:type="pct"/>
            <w:gridSpan w:val="4"/>
            <w:tcBorders>
              <w:top w:val="single" w:sz="4" w:space="0" w:color="auto"/>
              <w:left w:val="single" w:sz="4" w:space="0" w:color="auto"/>
              <w:bottom w:val="single" w:sz="4" w:space="0" w:color="auto"/>
              <w:right w:val="single" w:sz="4" w:space="0" w:color="auto"/>
            </w:tcBorders>
          </w:tcPr>
          <w:p w14:paraId="4C3526C3" w14:textId="72775D1A" w:rsidR="00EE1771" w:rsidRPr="00B5018C" w:rsidRDefault="00EE1771" w:rsidP="00220AA3">
            <w:pPr>
              <w:pStyle w:val="ReqText0"/>
              <w:jc w:val="left"/>
              <w:rPr>
                <w:rFonts w:cs="Arial"/>
                <w:kern w:val="2"/>
                <w:szCs w:val="20"/>
                <w:lang w:val="en-US" w:eastAsia="ja-JP"/>
              </w:rPr>
            </w:pPr>
            <w:r w:rsidRPr="00B5018C">
              <w:rPr>
                <w:rFonts w:cs="Arial"/>
                <w:kern w:val="2"/>
                <w:szCs w:val="20"/>
                <w:lang w:val="en-US" w:eastAsia="ja-JP"/>
              </w:rPr>
              <w:t>The checksum is calculated based on the value stored in memory for usBytes from pBuf.</w:t>
            </w:r>
          </w:p>
        </w:tc>
      </w:tr>
      <w:tr w:rsidR="00EA24C6" w14:paraId="29E28F22"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828BF40" w14:textId="77777777" w:rsidR="00EA24C6" w:rsidRPr="00B5018C" w:rsidRDefault="00EA24C6" w:rsidP="000D256D">
            <w:pPr>
              <w:jc w:val="left"/>
              <w:rPr>
                <w:rFonts w:cs="Arial"/>
                <w:b/>
                <w:bCs/>
                <w:szCs w:val="20"/>
              </w:rPr>
            </w:pPr>
            <w:r w:rsidRPr="00B5018C">
              <w:rPr>
                <w:rFonts w:cs="Arial"/>
                <w:b/>
                <w:bCs/>
                <w:szCs w:val="20"/>
              </w:rPr>
              <w:t>Preconditions</w:t>
            </w:r>
          </w:p>
        </w:tc>
        <w:tc>
          <w:tcPr>
            <w:tcW w:w="3730" w:type="pct"/>
            <w:gridSpan w:val="4"/>
            <w:tcBorders>
              <w:top w:val="single" w:sz="4" w:space="0" w:color="auto"/>
              <w:left w:val="single" w:sz="4" w:space="0" w:color="auto"/>
              <w:bottom w:val="single" w:sz="4" w:space="0" w:color="auto"/>
              <w:right w:val="single" w:sz="4" w:space="0" w:color="auto"/>
            </w:tcBorders>
            <w:hideMark/>
          </w:tcPr>
          <w:p w14:paraId="025C15FE" w14:textId="5E2D57CB" w:rsidR="00EE1771" w:rsidRPr="00B5018C" w:rsidRDefault="00EE1771" w:rsidP="00220AA3">
            <w:pPr>
              <w:jc w:val="left"/>
              <w:rPr>
                <w:rFonts w:cs="Arial"/>
                <w:szCs w:val="20"/>
              </w:rPr>
            </w:pPr>
            <w:r w:rsidRPr="00B5018C">
              <w:rPr>
                <w:rFonts w:cs="Arial"/>
                <w:szCs w:val="20"/>
              </w:rPr>
              <w:t>The address of pBuff must be in 2-byte alignment.</w:t>
            </w:r>
          </w:p>
          <w:p w14:paraId="636EBA00" w14:textId="027D290A" w:rsidR="00EE1771" w:rsidRPr="00B5018C" w:rsidRDefault="00EE1771" w:rsidP="00220AA3">
            <w:pPr>
              <w:jc w:val="left"/>
              <w:rPr>
                <w:rFonts w:cs="Arial"/>
                <w:szCs w:val="20"/>
              </w:rPr>
            </w:pPr>
            <w:r w:rsidRPr="00B5018C">
              <w:rPr>
                <w:rFonts w:cs="Arial"/>
                <w:szCs w:val="20"/>
              </w:rPr>
              <w:t>For new operations, the input value of pSum must be cleared with NUM0.</w:t>
            </w:r>
          </w:p>
        </w:tc>
      </w:tr>
      <w:tr w:rsidR="00EA24C6" w14:paraId="2BDE1919"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399CBDD" w14:textId="77777777" w:rsidR="00EA24C6" w:rsidRPr="00B5018C" w:rsidRDefault="00EA24C6" w:rsidP="000D256D">
            <w:pPr>
              <w:jc w:val="left"/>
              <w:rPr>
                <w:rFonts w:cs="Arial"/>
                <w:b/>
                <w:bCs/>
                <w:szCs w:val="20"/>
              </w:rPr>
            </w:pPr>
            <w:r w:rsidRPr="00B5018C">
              <w:rPr>
                <w:rFonts w:cs="Arial"/>
                <w:b/>
                <w:bCs/>
                <w:szCs w:val="20"/>
              </w:rPr>
              <w:t>Remarks</w:t>
            </w:r>
          </w:p>
        </w:tc>
        <w:tc>
          <w:tcPr>
            <w:tcW w:w="3730" w:type="pct"/>
            <w:gridSpan w:val="4"/>
            <w:tcBorders>
              <w:top w:val="single" w:sz="4" w:space="0" w:color="auto"/>
              <w:left w:val="single" w:sz="4" w:space="0" w:color="auto"/>
              <w:bottom w:val="single" w:sz="4" w:space="0" w:color="auto"/>
              <w:right w:val="single" w:sz="4" w:space="0" w:color="auto"/>
            </w:tcBorders>
            <w:hideMark/>
          </w:tcPr>
          <w:p w14:paraId="2E76DABF" w14:textId="54A42FAC" w:rsidR="000B6285" w:rsidRPr="00B5018C" w:rsidRDefault="000B6285" w:rsidP="00220AA3">
            <w:pPr>
              <w:jc w:val="left"/>
              <w:rPr>
                <w:rFonts w:cs="Arial"/>
                <w:szCs w:val="20"/>
              </w:rPr>
            </w:pPr>
            <w:r w:rsidRPr="00B5018C">
              <w:rPr>
                <w:rFonts w:cs="Arial"/>
                <w:szCs w:val="20"/>
              </w:rPr>
              <w:t>The checksum is a one's complement sum operation in units of 16-bit words.</w:t>
            </w:r>
          </w:p>
          <w:p w14:paraId="1375DE4E" w14:textId="2B49E657" w:rsidR="000B6285" w:rsidRPr="00B5018C" w:rsidRDefault="000B6285" w:rsidP="00220AA3">
            <w:pPr>
              <w:jc w:val="left"/>
              <w:rPr>
                <w:rFonts w:cs="Arial"/>
                <w:szCs w:val="20"/>
              </w:rPr>
            </w:pPr>
            <w:r w:rsidRPr="00B5018C">
              <w:rPr>
                <w:rFonts w:cs="Arial"/>
                <w:szCs w:val="20"/>
              </w:rPr>
              <w:t xml:space="preserve">When storing the result in the checksum field of the IP header or UDP header, it shall be converted to one's complement. (See </w:t>
            </w:r>
            <w:r w:rsidR="00BE791A" w:rsidRPr="00B5018C">
              <w:rPr>
                <w:rFonts w:cs="Arial"/>
                <w:szCs w:val="20"/>
              </w:rPr>
              <w:fldChar w:fldCharType="begin"/>
            </w:r>
            <w:r w:rsidR="00BE791A" w:rsidRPr="00B5018C">
              <w:rPr>
                <w:rFonts w:cs="Arial"/>
                <w:szCs w:val="20"/>
              </w:rPr>
              <w:instrText xml:space="preserve"> REF _Ref118449269 \r \h </w:instrText>
            </w:r>
            <w:r w:rsidR="00B5018C" w:rsidRPr="00B5018C">
              <w:rPr>
                <w:rFonts w:cs="Arial"/>
                <w:szCs w:val="20"/>
              </w:rPr>
              <w:instrText xml:space="preserve"> \* MERGEFORMAT </w:instrText>
            </w:r>
            <w:r w:rsidR="00BE791A" w:rsidRPr="00B5018C">
              <w:rPr>
                <w:rFonts w:cs="Arial"/>
                <w:szCs w:val="20"/>
              </w:rPr>
            </w:r>
            <w:r w:rsidR="00BE791A" w:rsidRPr="00B5018C">
              <w:rPr>
                <w:rFonts w:cs="Arial"/>
                <w:szCs w:val="20"/>
              </w:rPr>
              <w:fldChar w:fldCharType="separate"/>
            </w:r>
            <w:r w:rsidR="009D560C">
              <w:rPr>
                <w:rFonts w:cs="Arial"/>
                <w:szCs w:val="20"/>
              </w:rPr>
              <w:t>[6]</w:t>
            </w:r>
            <w:r w:rsidR="00BE791A" w:rsidRPr="00B5018C">
              <w:rPr>
                <w:rFonts w:cs="Arial"/>
                <w:szCs w:val="20"/>
              </w:rPr>
              <w:fldChar w:fldCharType="end"/>
            </w:r>
            <w:r w:rsidR="00BE791A" w:rsidRPr="00B5018C">
              <w:rPr>
                <w:rFonts w:cs="Arial"/>
                <w:szCs w:val="20"/>
              </w:rPr>
              <w:t xml:space="preserve"> </w:t>
            </w:r>
            <w:r w:rsidRPr="00B5018C">
              <w:rPr>
                <w:rFonts w:cs="Arial"/>
                <w:szCs w:val="20"/>
              </w:rPr>
              <w:t>for details.)</w:t>
            </w:r>
          </w:p>
        </w:tc>
      </w:tr>
      <w:tr w:rsidR="00DD31B1" w14:paraId="5571D058" w14:textId="77777777" w:rsidTr="00B5018C">
        <w:tc>
          <w:tcPr>
            <w:tcW w:w="1270" w:type="pct"/>
            <w:tcBorders>
              <w:top w:val="single" w:sz="4" w:space="0" w:color="auto"/>
              <w:left w:val="single" w:sz="4" w:space="0" w:color="auto"/>
              <w:bottom w:val="single" w:sz="4" w:space="0" w:color="auto"/>
              <w:right w:val="single" w:sz="4" w:space="0" w:color="auto"/>
            </w:tcBorders>
            <w:shd w:val="clear" w:color="auto" w:fill="D9D9D9"/>
          </w:tcPr>
          <w:p w14:paraId="7E144666" w14:textId="119F56D0" w:rsidR="00DD31B1" w:rsidRPr="00B5018C" w:rsidRDefault="00DD31B1" w:rsidP="000D256D">
            <w:pPr>
              <w:jc w:val="left"/>
              <w:rPr>
                <w:rFonts w:cs="Arial"/>
                <w:b/>
                <w:bCs/>
                <w:szCs w:val="20"/>
              </w:rPr>
            </w:pPr>
            <w:r w:rsidRPr="006F260B">
              <w:rPr>
                <w:rFonts w:cs="Arial"/>
                <w:b/>
                <w:bCs/>
                <w:szCs w:val="20"/>
              </w:rPr>
              <w:t>DET/DEM Errors Handled</w:t>
            </w:r>
          </w:p>
        </w:tc>
        <w:tc>
          <w:tcPr>
            <w:tcW w:w="3730" w:type="pct"/>
            <w:gridSpan w:val="4"/>
            <w:tcBorders>
              <w:top w:val="single" w:sz="4" w:space="0" w:color="auto"/>
              <w:left w:val="single" w:sz="4" w:space="0" w:color="auto"/>
              <w:bottom w:val="single" w:sz="4" w:space="0" w:color="auto"/>
              <w:right w:val="single" w:sz="4" w:space="0" w:color="auto"/>
            </w:tcBorders>
          </w:tcPr>
          <w:p w14:paraId="6ADDAE3A" w14:textId="28D211BA" w:rsidR="00DD31B1" w:rsidRPr="00B5018C" w:rsidRDefault="00DD31B1" w:rsidP="00220AA3">
            <w:pPr>
              <w:jc w:val="left"/>
              <w:rPr>
                <w:rFonts w:cs="Arial"/>
                <w:szCs w:val="20"/>
              </w:rPr>
            </w:pPr>
            <w:r w:rsidRPr="00A935AB">
              <w:rPr>
                <w:rFonts w:cs="Arial" w:hint="eastAsia"/>
                <w:szCs w:val="20"/>
              </w:rPr>
              <w:t>N/A</w:t>
            </w:r>
          </w:p>
        </w:tc>
      </w:tr>
    </w:tbl>
    <w:p w14:paraId="5B7D55C3" w14:textId="77777777" w:rsidR="00D40035" w:rsidRDefault="00D40035" w:rsidP="00D40035">
      <w:pPr>
        <w:pStyle w:val="RefIDs"/>
      </w:pPr>
      <w:r>
        <w:t>[Covers: req-8552172-00903610]</w:t>
      </w:r>
    </w:p>
    <w:p w14:paraId="225FCC01" w14:textId="13D4B1F0" w:rsidR="00D40035" w:rsidRDefault="00D40035" w:rsidP="008D6E14">
      <w:pPr>
        <w:pStyle w:val="RefIDs"/>
      </w:pPr>
      <w:r>
        <w:t>[Covers: req-8552172-00903613]</w:t>
      </w:r>
    </w:p>
    <w:p w14:paraId="50220918" w14:textId="77777777" w:rsidR="00D40035" w:rsidRDefault="00D40035" w:rsidP="00D40035">
      <w:pPr>
        <w:pStyle w:val="RefIDs"/>
        <w:rPr>
          <w:lang w:eastAsia="en-US"/>
        </w:rPr>
      </w:pPr>
      <w:r>
        <w:t>[Covers: req-8552172-00904663]</w:t>
      </w:r>
    </w:p>
    <w:p w14:paraId="44C3C98A"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26179B96"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72B884E8"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2BCFBA0F"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5B219C00"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336AA1F0"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1CD34A48" w14:textId="77777777" w:rsidR="00D40035" w:rsidRDefault="00D40035" w:rsidP="00D40035">
      <w:pPr>
        <w:pStyle w:val="RefIDs"/>
        <w:rPr>
          <w:lang w:eastAsia="en-US"/>
        </w:rPr>
      </w:pPr>
      <w:r w:rsidRPr="00EC6E42">
        <w:rPr>
          <w:lang w:eastAsia="en-US"/>
        </w:rPr>
        <w:lastRenderedPageBreak/>
        <w:t xml:space="preserve">[Covers: </w:t>
      </w:r>
      <w:r>
        <w:rPr>
          <w:lang w:eastAsia="en-US"/>
        </w:rPr>
        <w:t>req-8552172-</w:t>
      </w:r>
      <w:r w:rsidRPr="00E574BC">
        <w:rPr>
          <w:lang w:eastAsia="en-US"/>
        </w:rPr>
        <w:t>00905237</w:t>
      </w:r>
      <w:r w:rsidRPr="00EC6E42">
        <w:rPr>
          <w:lang w:eastAsia="en-US"/>
        </w:rPr>
        <w:t>]</w:t>
      </w:r>
    </w:p>
    <w:p w14:paraId="70D57AAE"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48D04CD6" w14:textId="77777777" w:rsidR="00D40035" w:rsidRDefault="00D40035" w:rsidP="00D40035">
      <w:pPr>
        <w:pStyle w:val="RefIDs"/>
      </w:pPr>
      <w:r>
        <w:t>[Covers: req-8552172-00904667]</w:t>
      </w:r>
    </w:p>
    <w:p w14:paraId="4E34A2D5" w14:textId="006F2582" w:rsidR="00D40035" w:rsidRPr="00EC6E42" w:rsidRDefault="00D40035" w:rsidP="000E7203">
      <w:pPr>
        <w:pStyle w:val="RefIDs"/>
        <w:rPr>
          <w:lang w:eastAsia="en-US"/>
        </w:rPr>
      </w:pPr>
      <w:r>
        <w:t>[Covers: req-8552172-00905227]</w:t>
      </w:r>
    </w:p>
    <w:p w14:paraId="5457AE34" w14:textId="77777777" w:rsidR="00D40035" w:rsidRDefault="00D40035" w:rsidP="00D40035">
      <w:pPr>
        <w:pStyle w:val="RefIDs"/>
      </w:pPr>
      <w:r>
        <w:t>[Covers: req-8552172-00905218]</w:t>
      </w:r>
    </w:p>
    <w:p w14:paraId="42C2DF27" w14:textId="77777777" w:rsidR="00D40035" w:rsidRDefault="00D40035" w:rsidP="00D40035">
      <w:pPr>
        <w:pStyle w:val="RefIDs"/>
      </w:pPr>
      <w:r>
        <w:t>[Covers: req-8552172-00905219]</w:t>
      </w:r>
    </w:p>
    <w:p w14:paraId="48F7A1FA" w14:textId="77777777" w:rsidR="00D40035" w:rsidRDefault="00D40035" w:rsidP="00D40035">
      <w:pPr>
        <w:pStyle w:val="RefIDs"/>
      </w:pPr>
      <w:r>
        <w:t>[Covers: req-8552172-00904664]</w:t>
      </w:r>
    </w:p>
    <w:p w14:paraId="5F0DC03F" w14:textId="77777777" w:rsidR="00D40035" w:rsidRDefault="00D40035" w:rsidP="00D40035">
      <w:pPr>
        <w:pStyle w:val="RefIDs"/>
      </w:pPr>
      <w:r>
        <w:t>[Covers: req-8552172-00904665]</w:t>
      </w:r>
    </w:p>
    <w:p w14:paraId="2D951538" w14:textId="77777777" w:rsidR="00D40035" w:rsidRDefault="00D40035" w:rsidP="00D40035">
      <w:pPr>
        <w:pStyle w:val="RefIDs"/>
      </w:pPr>
      <w:r>
        <w:t>[Covers: req-8552172-00904666]</w:t>
      </w:r>
    </w:p>
    <w:p w14:paraId="233D5D90" w14:textId="3FC80A46" w:rsidR="00E042F2" w:rsidRDefault="00E042F2" w:rsidP="00D94B2B">
      <w:pPr>
        <w:pStyle w:val="RefIDs"/>
      </w:pPr>
    </w:p>
    <w:p w14:paraId="5EE7DF7E" w14:textId="62177CE8" w:rsidR="00A15FD4" w:rsidRDefault="000F4E6D" w:rsidP="00F27F4D">
      <w:pPr>
        <w:pStyle w:val="Heading4"/>
      </w:pPr>
      <w:r>
        <w:t>ProtoConv</w:t>
      </w:r>
      <w:r w:rsidR="00A15FD4" w:rsidRPr="00564D8B">
        <w:t>_UtilConvMacAddr8Bit</w:t>
      </w:r>
    </w:p>
    <w:p w14:paraId="0075D399" w14:textId="1B9EA975" w:rsidR="00A15FD4" w:rsidRDefault="00A15FD4" w:rsidP="00BE5228">
      <w:pPr>
        <w:pStyle w:val="ReqID"/>
      </w:pPr>
      <w:r>
        <w:t>[</w:t>
      </w:r>
      <w:r w:rsidR="00CF5BF7">
        <w:t>Gen5GW</w:t>
      </w:r>
      <w:r>
        <w:t>_</w:t>
      </w:r>
      <w:r w:rsidR="000F4E6D">
        <w:t>ProtoConv</w:t>
      </w:r>
      <w:r w:rsidRPr="00205C43">
        <w:t>_</w:t>
      </w:r>
      <w:r>
        <w:t>A</w:t>
      </w:r>
      <w:r w:rsidRPr="00205C43">
        <w:t>D_</w:t>
      </w:r>
      <w:r>
        <w:t>C_</w:t>
      </w:r>
      <w:r w:rsidR="00E2705A">
        <w:t>15_0</w:t>
      </w:r>
      <w:r>
        <w:t>04]</w:t>
      </w:r>
    </w:p>
    <w:p w14:paraId="43433A7F" w14:textId="40CE09DE" w:rsidR="00A15FD4" w:rsidRDefault="00A15FD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40</w:t>
      </w:r>
      <w:r w:rsidR="009D560C">
        <w:rPr>
          <w:noProof/>
        </w:rPr>
        <w:fldChar w:fldCharType="end"/>
      </w:r>
      <w:r w:rsidR="00B25D46">
        <w:rPr>
          <w:noProof/>
        </w:rPr>
        <w:t>:</w:t>
      </w:r>
      <w:r>
        <w:t xml:space="preserve"> </w:t>
      </w:r>
      <w:r w:rsidR="000F4E6D">
        <w:t>ProtoConv</w:t>
      </w:r>
      <w:r w:rsidRPr="00564D8B">
        <w:t>_UtilConvMacAddr8Bit</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993"/>
        <w:gridCol w:w="3228"/>
      </w:tblGrid>
      <w:tr w:rsidR="00A15FD4" w:rsidRPr="00AE2955" w14:paraId="7BE97367" w14:textId="77777777" w:rsidTr="00B25D46">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527F089" w14:textId="77777777" w:rsidR="00A15FD4" w:rsidRPr="00AE2955" w:rsidRDefault="00A15FD4" w:rsidP="000D256D">
            <w:pPr>
              <w:jc w:val="left"/>
              <w:rPr>
                <w:rFonts w:cs="Arial"/>
                <w:szCs w:val="20"/>
              </w:rPr>
            </w:pPr>
            <w:r w:rsidRPr="00AE2955">
              <w:rPr>
                <w:rFonts w:cs="Arial"/>
                <w:b/>
                <w:bCs/>
                <w:szCs w:val="20"/>
              </w:rPr>
              <w:t>Function Name</w:t>
            </w:r>
          </w:p>
        </w:tc>
        <w:tc>
          <w:tcPr>
            <w:tcW w:w="3730" w:type="pct"/>
            <w:gridSpan w:val="4"/>
            <w:tcBorders>
              <w:top w:val="single" w:sz="4" w:space="0" w:color="auto"/>
              <w:left w:val="single" w:sz="4" w:space="0" w:color="auto"/>
              <w:bottom w:val="single" w:sz="4" w:space="0" w:color="auto"/>
              <w:right w:val="single" w:sz="4" w:space="0" w:color="auto"/>
            </w:tcBorders>
            <w:hideMark/>
          </w:tcPr>
          <w:p w14:paraId="684360E7" w14:textId="33F66777" w:rsidR="00A15FD4" w:rsidRPr="00AE2955" w:rsidRDefault="000F4E6D" w:rsidP="00220AA3">
            <w:pPr>
              <w:jc w:val="left"/>
              <w:rPr>
                <w:rFonts w:cs="Arial"/>
                <w:szCs w:val="20"/>
              </w:rPr>
            </w:pPr>
            <w:r>
              <w:t>ProtoConv</w:t>
            </w:r>
            <w:r w:rsidR="00A15FD4" w:rsidRPr="00AE2955">
              <w:t>_UtilConvMacAddr8Bit</w:t>
            </w:r>
          </w:p>
        </w:tc>
      </w:tr>
      <w:tr w:rsidR="00A15FD4" w:rsidRPr="00AE2955" w14:paraId="37636C49" w14:textId="77777777" w:rsidTr="00B25D46">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5FD2F6D" w14:textId="77777777" w:rsidR="00A15FD4" w:rsidRPr="00AE2955" w:rsidRDefault="00A15FD4" w:rsidP="000D256D">
            <w:pPr>
              <w:jc w:val="left"/>
              <w:rPr>
                <w:rFonts w:eastAsia="Meiryo UI" w:cstheme="majorHAnsi"/>
                <w:szCs w:val="20"/>
                <w:lang w:val="en-GB"/>
              </w:rPr>
            </w:pPr>
            <w:r w:rsidRPr="00AE2955">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hideMark/>
          </w:tcPr>
          <w:p w14:paraId="1D114FED" w14:textId="77777777" w:rsidR="00A15FD4" w:rsidRPr="00AE2955" w:rsidRDefault="00A15FD4" w:rsidP="00220AA3">
            <w:pPr>
              <w:jc w:val="left"/>
              <w:rPr>
                <w:rFonts w:eastAsia="Meiryo UI" w:cstheme="majorHAnsi"/>
                <w:szCs w:val="20"/>
                <w:lang w:val="en-GB"/>
              </w:rPr>
            </w:pPr>
            <w:r w:rsidRPr="00AE2955">
              <w:rPr>
                <w:rFonts w:eastAsia="Meiryo UI" w:cstheme="majorHAnsi" w:hint="eastAsia"/>
                <w:szCs w:val="20"/>
                <w:lang w:val="en-GB"/>
              </w:rPr>
              <w:t>A</w:t>
            </w:r>
            <w:r w:rsidRPr="00AE2955">
              <w:rPr>
                <w:rFonts w:eastAsia="Meiryo UI" w:cstheme="majorHAnsi"/>
                <w:szCs w:val="20"/>
                <w:lang w:val="en-GB"/>
              </w:rPr>
              <w:t>SIL D</w:t>
            </w:r>
          </w:p>
        </w:tc>
        <w:tc>
          <w:tcPr>
            <w:tcW w:w="566" w:type="pct"/>
            <w:tcBorders>
              <w:top w:val="single" w:sz="4" w:space="0" w:color="auto"/>
              <w:left w:val="single" w:sz="4" w:space="0" w:color="auto"/>
              <w:bottom w:val="single" w:sz="4" w:space="0" w:color="auto"/>
              <w:right w:val="single" w:sz="4" w:space="0" w:color="auto"/>
            </w:tcBorders>
            <w:shd w:val="pct20" w:color="auto" w:fill="auto"/>
            <w:hideMark/>
          </w:tcPr>
          <w:p w14:paraId="3C33FD15" w14:textId="77777777" w:rsidR="00A15FD4" w:rsidRPr="00AE2955" w:rsidRDefault="00A15FD4" w:rsidP="00220AA3">
            <w:pPr>
              <w:jc w:val="left"/>
              <w:rPr>
                <w:rFonts w:eastAsia="Meiryo UI" w:cstheme="majorHAnsi"/>
                <w:b/>
                <w:szCs w:val="20"/>
                <w:lang w:val="en-GB"/>
              </w:rPr>
            </w:pPr>
            <w:r w:rsidRPr="00AE2955">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hideMark/>
          </w:tcPr>
          <w:p w14:paraId="3180DB22" w14:textId="77777777" w:rsidR="00A15FD4" w:rsidRPr="00AE2955" w:rsidRDefault="00A15FD4" w:rsidP="00220AA3">
            <w:pPr>
              <w:jc w:val="left"/>
              <w:rPr>
                <w:rFonts w:eastAsia="Meiryo UI" w:cstheme="majorHAnsi"/>
                <w:szCs w:val="20"/>
                <w:lang w:val="en-GB"/>
              </w:rPr>
            </w:pPr>
            <w:r w:rsidRPr="00AE2955">
              <w:rPr>
                <w:rFonts w:eastAsia="Meiryo UI" w:cstheme="majorHAnsi"/>
                <w:szCs w:val="20"/>
                <w:lang w:val="en-GB"/>
              </w:rPr>
              <w:t>New</w:t>
            </w:r>
          </w:p>
        </w:tc>
      </w:tr>
      <w:tr w:rsidR="00A15FD4" w:rsidRPr="00AE2955" w14:paraId="5744A122"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C3E0A8D" w14:textId="77777777" w:rsidR="00A15FD4" w:rsidRPr="00AE2955" w:rsidRDefault="00A15FD4" w:rsidP="000D256D">
            <w:pPr>
              <w:jc w:val="left"/>
              <w:rPr>
                <w:rFonts w:cs="Arial"/>
                <w:b/>
                <w:bCs/>
                <w:szCs w:val="20"/>
              </w:rPr>
            </w:pPr>
            <w:r w:rsidRPr="00AE2955">
              <w:rPr>
                <w:rFonts w:cs="Arial"/>
                <w:b/>
                <w:bCs/>
                <w:szCs w:val="20"/>
              </w:rPr>
              <w:t>Syntax</w:t>
            </w:r>
          </w:p>
        </w:tc>
        <w:tc>
          <w:tcPr>
            <w:tcW w:w="3730" w:type="pct"/>
            <w:gridSpan w:val="4"/>
            <w:tcBorders>
              <w:top w:val="single" w:sz="4" w:space="0" w:color="auto"/>
              <w:left w:val="single" w:sz="4" w:space="0" w:color="auto"/>
              <w:bottom w:val="single" w:sz="4" w:space="0" w:color="auto"/>
              <w:right w:val="single" w:sz="4" w:space="0" w:color="auto"/>
            </w:tcBorders>
            <w:hideMark/>
          </w:tcPr>
          <w:p w14:paraId="7327C1D9" w14:textId="13F007DC" w:rsidR="00A15FD4" w:rsidRPr="00AE2955" w:rsidRDefault="00A15FD4" w:rsidP="00220AA3">
            <w:pPr>
              <w:jc w:val="left"/>
              <w:rPr>
                <w:rFonts w:cs="Arial"/>
                <w:szCs w:val="20"/>
              </w:rPr>
            </w:pPr>
            <w:r w:rsidRPr="00AE2955">
              <w:rPr>
                <w:rFonts w:cs="Arial"/>
                <w:szCs w:val="20"/>
              </w:rPr>
              <w:t xml:space="preserve">void </w:t>
            </w:r>
            <w:r w:rsidR="000F4E6D">
              <w:rPr>
                <w:rFonts w:cs="Arial"/>
                <w:szCs w:val="20"/>
              </w:rPr>
              <w:t>ProtoConv</w:t>
            </w:r>
            <w:r w:rsidRPr="00AE2955">
              <w:rPr>
                <w:rFonts w:cs="Arial"/>
                <w:szCs w:val="20"/>
              </w:rPr>
              <w:t>_UtilConvMacAddr8Bit(const uint32 *aaInputMacAddr, uint8 *aaOutputMacAddr)</w:t>
            </w:r>
          </w:p>
        </w:tc>
      </w:tr>
      <w:tr w:rsidR="00A15FD4" w:rsidRPr="00AE2955" w14:paraId="69391562"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EE68691" w14:textId="77777777" w:rsidR="00A15FD4" w:rsidRPr="00AE2955" w:rsidRDefault="00A15FD4" w:rsidP="000D256D">
            <w:pPr>
              <w:jc w:val="left"/>
              <w:rPr>
                <w:rFonts w:cs="Arial"/>
                <w:b/>
                <w:bCs/>
                <w:szCs w:val="20"/>
              </w:rPr>
            </w:pPr>
            <w:r w:rsidRPr="00AE2955">
              <w:rPr>
                <w:rFonts w:cs="Arial"/>
                <w:b/>
                <w:bCs/>
                <w:szCs w:val="20"/>
              </w:rPr>
              <w:t>Sync/Async</w:t>
            </w:r>
          </w:p>
        </w:tc>
        <w:tc>
          <w:tcPr>
            <w:tcW w:w="3730" w:type="pct"/>
            <w:gridSpan w:val="4"/>
            <w:tcBorders>
              <w:top w:val="single" w:sz="4" w:space="0" w:color="auto"/>
              <w:left w:val="single" w:sz="4" w:space="0" w:color="auto"/>
              <w:bottom w:val="single" w:sz="4" w:space="0" w:color="auto"/>
              <w:right w:val="single" w:sz="4" w:space="0" w:color="auto"/>
            </w:tcBorders>
            <w:hideMark/>
          </w:tcPr>
          <w:p w14:paraId="6CC5541F" w14:textId="77777777" w:rsidR="00A15FD4" w:rsidRPr="00AE2955" w:rsidRDefault="00A15FD4" w:rsidP="00220AA3">
            <w:pPr>
              <w:jc w:val="left"/>
              <w:rPr>
                <w:rFonts w:cs="Arial"/>
                <w:szCs w:val="20"/>
              </w:rPr>
            </w:pPr>
            <w:r w:rsidRPr="00AE2955">
              <w:rPr>
                <w:rFonts w:cs="Arial"/>
                <w:szCs w:val="20"/>
              </w:rPr>
              <w:t>Synchronous</w:t>
            </w:r>
          </w:p>
        </w:tc>
      </w:tr>
      <w:tr w:rsidR="00A15FD4" w:rsidRPr="00AE2955" w14:paraId="48277679" w14:textId="77777777" w:rsidTr="00B25D46">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DF62EA3" w14:textId="77777777" w:rsidR="00A15FD4" w:rsidRPr="00AE2955" w:rsidRDefault="00A15FD4" w:rsidP="000D256D">
            <w:pPr>
              <w:jc w:val="left"/>
              <w:rPr>
                <w:rFonts w:cs="Arial"/>
                <w:b/>
                <w:bCs/>
                <w:szCs w:val="20"/>
              </w:rPr>
            </w:pPr>
            <w:r w:rsidRPr="00AE2955">
              <w:rPr>
                <w:rFonts w:cs="Arial"/>
                <w:b/>
                <w:bCs/>
                <w:szCs w:val="20"/>
              </w:rPr>
              <w:t>Reentrancy</w:t>
            </w:r>
          </w:p>
        </w:tc>
        <w:tc>
          <w:tcPr>
            <w:tcW w:w="3730" w:type="pct"/>
            <w:gridSpan w:val="4"/>
            <w:tcBorders>
              <w:top w:val="single" w:sz="4" w:space="0" w:color="auto"/>
              <w:left w:val="single" w:sz="4" w:space="0" w:color="auto"/>
              <w:bottom w:val="single" w:sz="4" w:space="0" w:color="auto"/>
              <w:right w:val="single" w:sz="4" w:space="0" w:color="auto"/>
            </w:tcBorders>
            <w:hideMark/>
          </w:tcPr>
          <w:p w14:paraId="7867FB7A" w14:textId="77777777" w:rsidR="00A15FD4" w:rsidRPr="00AE2955" w:rsidRDefault="00A15FD4" w:rsidP="00220AA3">
            <w:pPr>
              <w:jc w:val="left"/>
              <w:rPr>
                <w:rFonts w:eastAsia="Meiryo UI" w:cstheme="majorHAnsi"/>
                <w:szCs w:val="20"/>
                <w:lang w:val="en-GB"/>
              </w:rPr>
            </w:pPr>
            <w:r w:rsidRPr="00AE2955">
              <w:rPr>
                <w:rFonts w:cs="Arial"/>
                <w:szCs w:val="20"/>
              </w:rPr>
              <w:t>Non-Reentrant</w:t>
            </w:r>
          </w:p>
        </w:tc>
      </w:tr>
      <w:tr w:rsidR="00A15FD4" w:rsidRPr="00AE2955" w14:paraId="1FDF4846" w14:textId="77777777" w:rsidTr="00B25D46">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CF8E33D" w14:textId="77777777" w:rsidR="00A15FD4" w:rsidRPr="00AE2955" w:rsidRDefault="00A15FD4" w:rsidP="000D256D">
            <w:pPr>
              <w:jc w:val="left"/>
              <w:rPr>
                <w:rFonts w:cs="Arial"/>
                <w:b/>
                <w:bCs/>
                <w:szCs w:val="20"/>
              </w:rPr>
            </w:pPr>
            <w:r w:rsidRPr="00AE2955">
              <w:rPr>
                <w:rFonts w:cs="Arial"/>
                <w:b/>
                <w:bCs/>
                <w:szCs w:val="20"/>
              </w:rPr>
              <w:t>Interrupt State</w:t>
            </w:r>
          </w:p>
        </w:tc>
        <w:tc>
          <w:tcPr>
            <w:tcW w:w="3730" w:type="pct"/>
            <w:gridSpan w:val="4"/>
            <w:tcBorders>
              <w:top w:val="single" w:sz="4" w:space="0" w:color="auto"/>
              <w:left w:val="single" w:sz="4" w:space="0" w:color="auto"/>
              <w:bottom w:val="single" w:sz="4" w:space="0" w:color="auto"/>
              <w:right w:val="single" w:sz="4" w:space="0" w:color="auto"/>
            </w:tcBorders>
            <w:hideMark/>
          </w:tcPr>
          <w:p w14:paraId="6332687C" w14:textId="77777777" w:rsidR="00A15FD4" w:rsidRPr="00AE2955" w:rsidRDefault="00A15FD4" w:rsidP="00220AA3">
            <w:pPr>
              <w:jc w:val="left"/>
              <w:rPr>
                <w:rFonts w:eastAsia="Meiryo UI" w:cstheme="majorHAnsi"/>
                <w:szCs w:val="20"/>
                <w:lang w:val="en-GB"/>
              </w:rPr>
            </w:pPr>
            <w:r w:rsidRPr="00AE2955">
              <w:rPr>
                <w:rFonts w:cs="Arial"/>
              </w:rPr>
              <w:t>Runs in the interrupt enable state</w:t>
            </w:r>
          </w:p>
        </w:tc>
      </w:tr>
      <w:tr w:rsidR="00A15FD4" w:rsidRPr="00AE2955" w14:paraId="0C48A0A2" w14:textId="77777777" w:rsidTr="00B25D46">
        <w:tc>
          <w:tcPr>
            <w:tcW w:w="1270" w:type="pct"/>
            <w:vMerge w:val="restart"/>
            <w:tcBorders>
              <w:top w:val="single" w:sz="4" w:space="0" w:color="auto"/>
              <w:left w:val="single" w:sz="4" w:space="0" w:color="auto"/>
              <w:bottom w:val="single" w:sz="4" w:space="0" w:color="auto"/>
              <w:right w:val="single" w:sz="4" w:space="0" w:color="auto"/>
            </w:tcBorders>
            <w:shd w:val="clear" w:color="auto" w:fill="D9D9D9"/>
            <w:hideMark/>
          </w:tcPr>
          <w:p w14:paraId="53E45622" w14:textId="77777777" w:rsidR="00A15FD4" w:rsidRPr="00AE2955" w:rsidRDefault="00A15FD4" w:rsidP="000D256D">
            <w:pPr>
              <w:jc w:val="left"/>
              <w:rPr>
                <w:rFonts w:eastAsia="Meiryo UI" w:cstheme="majorHAnsi"/>
                <w:b/>
                <w:bCs/>
                <w:szCs w:val="20"/>
                <w:lang w:val="en-GB"/>
              </w:rPr>
            </w:pPr>
            <w:r w:rsidRPr="00AE2955">
              <w:rPr>
                <w:rFonts w:eastAsia="Meiryo UI" w:cstheme="majorHAnsi"/>
                <w:b/>
                <w:bCs/>
                <w:szCs w:val="20"/>
                <w:lang w:val="en-GB"/>
              </w:rPr>
              <w:t>Parameters (In)</w:t>
            </w:r>
          </w:p>
        </w:tc>
        <w:tc>
          <w:tcPr>
            <w:tcW w:w="1626" w:type="pct"/>
            <w:gridSpan w:val="2"/>
            <w:vMerge w:val="restart"/>
            <w:tcBorders>
              <w:top w:val="single" w:sz="4" w:space="0" w:color="auto"/>
              <w:left w:val="single" w:sz="4" w:space="0" w:color="auto"/>
              <w:bottom w:val="single" w:sz="4" w:space="0" w:color="auto"/>
              <w:right w:val="single" w:sz="4" w:space="0" w:color="auto"/>
            </w:tcBorders>
            <w:hideMark/>
          </w:tcPr>
          <w:p w14:paraId="79C932BC" w14:textId="77777777" w:rsidR="00A15FD4" w:rsidRPr="00AE2955" w:rsidRDefault="00A15FD4" w:rsidP="00220AA3">
            <w:pPr>
              <w:jc w:val="left"/>
              <w:rPr>
                <w:rFonts w:cs="Arial"/>
                <w:szCs w:val="20"/>
              </w:rPr>
            </w:pPr>
            <w:r w:rsidRPr="00AE2955">
              <w:rPr>
                <w:rFonts w:eastAsia="Meiryo UI" w:cs="Arial"/>
                <w:szCs w:val="21"/>
              </w:rPr>
              <w:t>const uint32 *</w:t>
            </w:r>
            <w:r w:rsidRPr="00AE2955">
              <w:rPr>
                <w:rFonts w:eastAsia="Meiryo UI" w:cs="Arial" w:hint="eastAsia"/>
                <w:szCs w:val="21"/>
              </w:rPr>
              <w:t>a</w:t>
            </w:r>
            <w:r w:rsidRPr="00AE2955">
              <w:rPr>
                <w:rFonts w:eastAsia="Meiryo UI" w:cs="Arial"/>
                <w:szCs w:val="21"/>
              </w:rPr>
              <w:t>aInputMacAddr</w:t>
            </w:r>
          </w:p>
        </w:tc>
        <w:tc>
          <w:tcPr>
            <w:tcW w:w="2104" w:type="pct"/>
            <w:gridSpan w:val="2"/>
            <w:tcBorders>
              <w:top w:val="single" w:sz="4" w:space="0" w:color="auto"/>
              <w:left w:val="single" w:sz="4" w:space="0" w:color="auto"/>
              <w:bottom w:val="single" w:sz="4" w:space="0" w:color="auto"/>
              <w:right w:val="single" w:sz="4" w:space="0" w:color="auto"/>
            </w:tcBorders>
            <w:hideMark/>
          </w:tcPr>
          <w:p w14:paraId="36AC5514" w14:textId="1B689C79" w:rsidR="003E4700" w:rsidRPr="00AE2955" w:rsidRDefault="003E4700" w:rsidP="00220AA3">
            <w:pPr>
              <w:jc w:val="left"/>
              <w:rPr>
                <w:rFonts w:cs="Arial"/>
                <w:szCs w:val="20"/>
                <w:lang w:val="en-GB"/>
              </w:rPr>
            </w:pPr>
            <w:r w:rsidRPr="00AE2955">
              <w:rPr>
                <w:rFonts w:cs="Arial"/>
                <w:szCs w:val="20"/>
                <w:lang w:val="en-GB"/>
              </w:rPr>
              <w:t>MAC address to be converted</w:t>
            </w:r>
          </w:p>
        </w:tc>
      </w:tr>
      <w:tr w:rsidR="00A15FD4" w:rsidRPr="00AE2955" w14:paraId="56E537CF" w14:textId="77777777" w:rsidTr="00B25D46">
        <w:tc>
          <w:tcPr>
            <w:tcW w:w="0" w:type="auto"/>
            <w:vMerge/>
            <w:tcBorders>
              <w:top w:val="single" w:sz="4" w:space="0" w:color="auto"/>
              <w:left w:val="single" w:sz="4" w:space="0" w:color="auto"/>
              <w:bottom w:val="single" w:sz="4" w:space="0" w:color="auto"/>
              <w:right w:val="single" w:sz="4" w:space="0" w:color="auto"/>
            </w:tcBorders>
            <w:vAlign w:val="center"/>
            <w:hideMark/>
          </w:tcPr>
          <w:p w14:paraId="59471B73" w14:textId="77777777" w:rsidR="00A15FD4" w:rsidRPr="00AE2955" w:rsidRDefault="00A15FD4" w:rsidP="00220AA3">
            <w:pPr>
              <w:jc w:val="left"/>
              <w:rPr>
                <w:rFonts w:eastAsia="Meiryo UI" w:cstheme="majorHAnsi"/>
                <w:b/>
                <w:bCs/>
                <w:szCs w:val="20"/>
                <w:lang w:val="en-G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7F4F840" w14:textId="77777777" w:rsidR="00A15FD4" w:rsidRPr="00AE2955" w:rsidRDefault="00A15FD4" w:rsidP="00220AA3">
            <w:pPr>
              <w:jc w:val="left"/>
              <w:rPr>
                <w:rFonts w:cs="Arial"/>
                <w:szCs w:val="20"/>
              </w:rPr>
            </w:pP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E47130" w14:textId="77777777" w:rsidR="00A15FD4" w:rsidRPr="00AE2955" w:rsidRDefault="00A15FD4" w:rsidP="00220AA3">
            <w:pPr>
              <w:jc w:val="left"/>
              <w:rPr>
                <w:rFonts w:eastAsia="Meiryo UI" w:cstheme="majorHAnsi"/>
                <w:b/>
                <w:szCs w:val="20"/>
                <w:lang w:val="en-GB"/>
              </w:rPr>
            </w:pPr>
            <w:r w:rsidRPr="00AE2955">
              <w:rPr>
                <w:rFonts w:eastAsia="Meiryo UI" w:cs="Arial"/>
                <w:b/>
                <w:bCs/>
                <w:szCs w:val="21"/>
              </w:rPr>
              <w:t>Range</w:t>
            </w:r>
          </w:p>
        </w:tc>
        <w:tc>
          <w:tcPr>
            <w:tcW w:w="1609" w:type="pct"/>
            <w:tcBorders>
              <w:top w:val="single" w:sz="4" w:space="0" w:color="auto"/>
              <w:left w:val="single" w:sz="4" w:space="0" w:color="auto"/>
              <w:bottom w:val="single" w:sz="4" w:space="0" w:color="auto"/>
              <w:right w:val="single" w:sz="4" w:space="0" w:color="auto"/>
            </w:tcBorders>
            <w:hideMark/>
          </w:tcPr>
          <w:p w14:paraId="75D71248" w14:textId="16C4DF0C" w:rsidR="00A15FD4" w:rsidRPr="00AE2955" w:rsidRDefault="00A15FD4" w:rsidP="00220AA3">
            <w:pPr>
              <w:jc w:val="left"/>
              <w:rPr>
                <w:lang w:val="en-GB"/>
              </w:rPr>
            </w:pPr>
            <w:r w:rsidRPr="00AE2955">
              <w:rPr>
                <w:lang w:val="en-GB"/>
              </w:rPr>
              <w:t>32</w:t>
            </w:r>
            <w:r w:rsidR="00B25D46" w:rsidRPr="00AE2955">
              <w:rPr>
                <w:lang w:val="en-GB"/>
              </w:rPr>
              <w:t>-</w:t>
            </w:r>
            <w:r w:rsidRPr="00AE2955">
              <w:rPr>
                <w:lang w:val="en-GB"/>
              </w:rPr>
              <w:t>bit value</w:t>
            </w:r>
          </w:p>
        </w:tc>
      </w:tr>
      <w:tr w:rsidR="00A15FD4" w:rsidRPr="00AE2955" w14:paraId="59374AB3"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29AF085" w14:textId="77777777" w:rsidR="00A15FD4" w:rsidRPr="00AE2955" w:rsidRDefault="00A15FD4" w:rsidP="000D256D">
            <w:pPr>
              <w:jc w:val="left"/>
              <w:rPr>
                <w:rFonts w:eastAsia="Meiryo UI" w:cstheme="majorHAnsi"/>
                <w:b/>
                <w:bCs/>
                <w:szCs w:val="20"/>
                <w:lang w:val="en-GB"/>
              </w:rPr>
            </w:pPr>
            <w:r w:rsidRPr="00AE2955">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hideMark/>
          </w:tcPr>
          <w:p w14:paraId="7D09DC81" w14:textId="77777777" w:rsidR="00A15FD4" w:rsidRPr="00AE2955" w:rsidRDefault="00A15FD4" w:rsidP="00220AA3">
            <w:pPr>
              <w:jc w:val="left"/>
              <w:rPr>
                <w:rFonts w:eastAsia="Meiryo UI" w:cstheme="majorHAnsi"/>
                <w:szCs w:val="20"/>
                <w:lang w:val="en-GB"/>
              </w:rPr>
            </w:pPr>
            <w:r w:rsidRPr="00AE2955">
              <w:rPr>
                <w:rFonts w:cs="Arial"/>
                <w:szCs w:val="20"/>
              </w:rPr>
              <w:t>uint8 *</w:t>
            </w:r>
            <w:r w:rsidRPr="00AE2955">
              <w:rPr>
                <w:rFonts w:eastAsia="Meiryo UI" w:cs="Arial" w:hint="eastAsia"/>
                <w:szCs w:val="21"/>
              </w:rPr>
              <w:t xml:space="preserve"> a</w:t>
            </w:r>
            <w:r w:rsidRPr="00AE2955">
              <w:rPr>
                <w:rFonts w:eastAsia="Meiryo UI" w:cs="Arial"/>
                <w:szCs w:val="21"/>
              </w:rPr>
              <w:t>a</w:t>
            </w:r>
            <w:r w:rsidRPr="00AE2955">
              <w:rPr>
                <w:rFonts w:eastAsia="Meiryo UI" w:cs="Arial" w:hint="eastAsia"/>
                <w:szCs w:val="21"/>
              </w:rPr>
              <w:t>Out</w:t>
            </w:r>
            <w:r w:rsidRPr="00AE2955">
              <w:rPr>
                <w:rFonts w:eastAsia="Meiryo UI" w:cs="Arial"/>
                <w:szCs w:val="21"/>
              </w:rPr>
              <w:t>putMacAddr</w:t>
            </w:r>
          </w:p>
        </w:tc>
        <w:tc>
          <w:tcPr>
            <w:tcW w:w="2104" w:type="pct"/>
            <w:gridSpan w:val="2"/>
            <w:tcBorders>
              <w:top w:val="single" w:sz="4" w:space="0" w:color="auto"/>
              <w:left w:val="single" w:sz="4" w:space="0" w:color="auto"/>
              <w:bottom w:val="single" w:sz="4" w:space="0" w:color="auto"/>
              <w:right w:val="single" w:sz="4" w:space="0" w:color="auto"/>
            </w:tcBorders>
            <w:hideMark/>
          </w:tcPr>
          <w:p w14:paraId="7E5D37EC" w14:textId="4D73AB85" w:rsidR="003E4700" w:rsidRPr="00AE2955" w:rsidRDefault="003E4700" w:rsidP="00220AA3">
            <w:pPr>
              <w:jc w:val="left"/>
              <w:rPr>
                <w:rFonts w:eastAsia="Meiryo UI" w:cstheme="majorHAnsi"/>
                <w:szCs w:val="20"/>
                <w:lang w:val="en-GB"/>
              </w:rPr>
            </w:pPr>
            <w:r w:rsidRPr="00AE2955">
              <w:rPr>
                <w:rFonts w:eastAsia="Meiryo UI" w:cstheme="majorHAnsi"/>
                <w:szCs w:val="20"/>
                <w:lang w:val="en-GB"/>
              </w:rPr>
              <w:t>Array to store converted MAC addresses</w:t>
            </w:r>
          </w:p>
        </w:tc>
      </w:tr>
      <w:tr w:rsidR="00A15FD4" w:rsidRPr="00AE2955" w14:paraId="6938F2CD"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39399982" w14:textId="77777777" w:rsidR="00A15FD4" w:rsidRPr="00AE2955" w:rsidRDefault="00A15FD4" w:rsidP="000D256D">
            <w:pPr>
              <w:jc w:val="left"/>
              <w:rPr>
                <w:rFonts w:eastAsia="Meiryo UI" w:cstheme="majorHAnsi"/>
                <w:b/>
                <w:bCs/>
                <w:szCs w:val="20"/>
                <w:lang w:val="en-GB"/>
              </w:rPr>
            </w:pPr>
            <w:r w:rsidRPr="00AE2955">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hideMark/>
          </w:tcPr>
          <w:p w14:paraId="71C2D9F4" w14:textId="77777777" w:rsidR="00A15FD4" w:rsidRPr="00AE2955" w:rsidRDefault="00A15FD4" w:rsidP="00220AA3">
            <w:pPr>
              <w:jc w:val="left"/>
              <w:rPr>
                <w:rFonts w:eastAsia="Meiryo UI" w:cstheme="majorHAnsi"/>
                <w:szCs w:val="20"/>
                <w:lang w:val="en-GB"/>
              </w:rPr>
            </w:pPr>
            <w:r w:rsidRPr="00AE2955">
              <w:rPr>
                <w:rFonts w:cstheme="majorHAnsi" w:hint="eastAsia"/>
                <w:szCs w:val="20"/>
                <w:lang w:val="en-GB"/>
              </w:rPr>
              <w:t>N</w:t>
            </w:r>
            <w:r w:rsidRPr="00AE2955">
              <w:rPr>
                <w:rFonts w:cstheme="majorHAnsi"/>
                <w:szCs w:val="20"/>
                <w:lang w:val="en-GB"/>
              </w:rPr>
              <w:t>/A</w:t>
            </w:r>
          </w:p>
        </w:tc>
        <w:tc>
          <w:tcPr>
            <w:tcW w:w="2104" w:type="pct"/>
            <w:gridSpan w:val="2"/>
            <w:tcBorders>
              <w:top w:val="single" w:sz="4" w:space="0" w:color="auto"/>
              <w:left w:val="single" w:sz="4" w:space="0" w:color="auto"/>
              <w:bottom w:val="single" w:sz="4" w:space="0" w:color="auto"/>
              <w:right w:val="single" w:sz="4" w:space="0" w:color="auto"/>
            </w:tcBorders>
            <w:hideMark/>
          </w:tcPr>
          <w:p w14:paraId="5B305BA7" w14:textId="77777777" w:rsidR="00A15FD4" w:rsidRPr="00AE2955" w:rsidRDefault="00A15FD4" w:rsidP="00220AA3">
            <w:pPr>
              <w:jc w:val="left"/>
              <w:rPr>
                <w:rFonts w:cstheme="majorHAnsi"/>
                <w:szCs w:val="20"/>
                <w:lang w:val="en-GB"/>
              </w:rPr>
            </w:pPr>
            <w:r w:rsidRPr="00AE2955">
              <w:t>-</w:t>
            </w:r>
          </w:p>
        </w:tc>
      </w:tr>
      <w:tr w:rsidR="00A15FD4" w:rsidRPr="00AE2955" w14:paraId="75122A10"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8C79A35" w14:textId="77777777" w:rsidR="00A15FD4" w:rsidRPr="00AE2955" w:rsidRDefault="00A15FD4" w:rsidP="000D256D">
            <w:pPr>
              <w:jc w:val="left"/>
              <w:rPr>
                <w:rFonts w:eastAsia="Meiryo UI" w:cstheme="majorHAnsi"/>
                <w:b/>
                <w:bCs/>
                <w:szCs w:val="20"/>
                <w:lang w:val="en-GB"/>
              </w:rPr>
            </w:pPr>
            <w:r w:rsidRPr="00AE2955">
              <w:rPr>
                <w:rFonts w:eastAsia="Meiryo UI" w:cstheme="majorHAnsi"/>
                <w:b/>
                <w:bCs/>
                <w:szCs w:val="20"/>
                <w:lang w:val="en-GB"/>
              </w:rPr>
              <w:t>Return Value</w:t>
            </w:r>
          </w:p>
        </w:tc>
        <w:tc>
          <w:tcPr>
            <w:tcW w:w="1626" w:type="pct"/>
            <w:gridSpan w:val="2"/>
            <w:tcBorders>
              <w:top w:val="single" w:sz="4" w:space="0" w:color="auto"/>
              <w:left w:val="single" w:sz="4" w:space="0" w:color="auto"/>
              <w:bottom w:val="single" w:sz="4" w:space="0" w:color="auto"/>
              <w:right w:val="single" w:sz="4" w:space="0" w:color="auto"/>
            </w:tcBorders>
            <w:hideMark/>
          </w:tcPr>
          <w:p w14:paraId="2C73C723" w14:textId="77777777" w:rsidR="00A15FD4" w:rsidRPr="00AE2955" w:rsidRDefault="00A15FD4" w:rsidP="00220AA3">
            <w:pPr>
              <w:jc w:val="left"/>
              <w:rPr>
                <w:rFonts w:eastAsia="Meiryo UI" w:cstheme="majorHAnsi"/>
                <w:szCs w:val="20"/>
                <w:lang w:val="en-GB"/>
              </w:rPr>
            </w:pPr>
            <w:r w:rsidRPr="00AE2955">
              <w:rPr>
                <w:rFonts w:cstheme="majorHAnsi"/>
                <w:szCs w:val="20"/>
                <w:lang w:val="en-GB"/>
              </w:rPr>
              <w:t>N/A</w:t>
            </w:r>
          </w:p>
        </w:tc>
        <w:tc>
          <w:tcPr>
            <w:tcW w:w="2104" w:type="pct"/>
            <w:gridSpan w:val="2"/>
            <w:tcBorders>
              <w:top w:val="single" w:sz="4" w:space="0" w:color="auto"/>
              <w:left w:val="single" w:sz="4" w:space="0" w:color="auto"/>
              <w:bottom w:val="single" w:sz="4" w:space="0" w:color="auto"/>
              <w:right w:val="single" w:sz="4" w:space="0" w:color="auto"/>
            </w:tcBorders>
            <w:hideMark/>
          </w:tcPr>
          <w:p w14:paraId="70AB420F" w14:textId="77777777" w:rsidR="00A15FD4" w:rsidRPr="00AE2955" w:rsidRDefault="00A15FD4" w:rsidP="00220AA3">
            <w:pPr>
              <w:jc w:val="left"/>
            </w:pPr>
            <w:r w:rsidRPr="00AE2955">
              <w:t>-</w:t>
            </w:r>
          </w:p>
        </w:tc>
      </w:tr>
      <w:tr w:rsidR="00A15FD4" w:rsidRPr="00AE2955" w14:paraId="3DAC68D7"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4E4A850" w14:textId="77777777" w:rsidR="00A15FD4" w:rsidRPr="00AE2955" w:rsidRDefault="00A15FD4" w:rsidP="000D256D">
            <w:pPr>
              <w:jc w:val="left"/>
              <w:rPr>
                <w:rFonts w:cs="Arial"/>
                <w:b/>
                <w:bCs/>
                <w:szCs w:val="20"/>
              </w:rPr>
            </w:pPr>
            <w:r w:rsidRPr="00AE2955">
              <w:rPr>
                <w:rFonts w:cs="Arial"/>
                <w:b/>
                <w:bCs/>
                <w:szCs w:val="20"/>
              </w:rPr>
              <w:t>Description</w:t>
            </w:r>
          </w:p>
        </w:tc>
        <w:tc>
          <w:tcPr>
            <w:tcW w:w="3730" w:type="pct"/>
            <w:gridSpan w:val="4"/>
            <w:tcBorders>
              <w:top w:val="single" w:sz="4" w:space="0" w:color="auto"/>
              <w:left w:val="single" w:sz="4" w:space="0" w:color="auto"/>
              <w:bottom w:val="single" w:sz="4" w:space="0" w:color="auto"/>
              <w:right w:val="single" w:sz="4" w:space="0" w:color="auto"/>
            </w:tcBorders>
          </w:tcPr>
          <w:p w14:paraId="28EEFF0E" w14:textId="7E62378B" w:rsidR="006312D7" w:rsidRPr="00AE2955" w:rsidRDefault="006312D7" w:rsidP="00220AA3">
            <w:pPr>
              <w:pStyle w:val="ReqText0"/>
              <w:jc w:val="left"/>
              <w:rPr>
                <w:rFonts w:cs="Arial"/>
                <w:szCs w:val="20"/>
                <w:lang w:eastAsia="ja-JP"/>
              </w:rPr>
            </w:pPr>
            <w:r w:rsidRPr="00AE2955">
              <w:rPr>
                <w:rFonts w:cs="Arial"/>
                <w:szCs w:val="20"/>
                <w:lang w:eastAsia="ja-JP"/>
              </w:rPr>
              <w:t>Convert a 32-bit, 2-entry MAC address to an 8-bit, 6-entry MAC address.</w:t>
            </w:r>
          </w:p>
          <w:p w14:paraId="757FF372" w14:textId="77777777" w:rsidR="00A15FD4" w:rsidRPr="00AE2955" w:rsidRDefault="00A15FD4" w:rsidP="00220AA3">
            <w:pPr>
              <w:pStyle w:val="ReqText0"/>
              <w:jc w:val="left"/>
              <w:rPr>
                <w:rFonts w:cs="Arial"/>
                <w:szCs w:val="20"/>
              </w:rPr>
            </w:pPr>
          </w:p>
          <w:p w14:paraId="6B5A66AD" w14:textId="6ACFEAB6" w:rsidR="006312D7" w:rsidRPr="00AE2955" w:rsidRDefault="006312D7" w:rsidP="00220AA3">
            <w:pPr>
              <w:pStyle w:val="ReqText0"/>
              <w:jc w:val="left"/>
              <w:rPr>
                <w:rFonts w:eastAsia="Meiryo UI" w:cs="Arial"/>
                <w:szCs w:val="21"/>
                <w:lang w:eastAsia="ja-JP"/>
              </w:rPr>
            </w:pPr>
            <w:r w:rsidRPr="00AE2955">
              <w:rPr>
                <w:rFonts w:eastAsia="Meiryo UI" w:cs="Arial"/>
                <w:szCs w:val="21"/>
                <w:lang w:eastAsia="ja-JP"/>
              </w:rPr>
              <w:t>Store the following values of aaInputMacAddr in each element of aaOutputMacAddr.</w:t>
            </w:r>
          </w:p>
          <w:p w14:paraId="6EEAC3B7" w14:textId="77777777" w:rsidR="00A15FD4" w:rsidRPr="00AE2955" w:rsidRDefault="00A15FD4" w:rsidP="00220AA3">
            <w:pPr>
              <w:pStyle w:val="ReqText0"/>
              <w:jc w:val="left"/>
              <w:rPr>
                <w:rFonts w:eastAsia="Meiryo UI" w:cs="Arial"/>
                <w:szCs w:val="21"/>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IDX_0]: (aaInputMacAddr[IDX_0] &gt;&gt; SHIFT_8BIT) &amp;</w:t>
            </w:r>
          </w:p>
          <w:p w14:paraId="3F633393" w14:textId="77777777" w:rsidR="00A15FD4" w:rsidRPr="00AE2955" w:rsidRDefault="00A15FD4" w:rsidP="00220AA3">
            <w:pPr>
              <w:pStyle w:val="ReqText0"/>
              <w:ind w:firstLineChars="50" w:firstLine="100"/>
              <w:jc w:val="left"/>
              <w:rPr>
                <w:rFonts w:eastAsia="Meiryo UI" w:cs="Arial"/>
                <w:szCs w:val="21"/>
                <w:lang w:eastAsia="ja-JP"/>
              </w:rPr>
            </w:pPr>
            <w:r w:rsidRPr="00AE2955">
              <w:rPr>
                <w:rFonts w:eastAsia="Meiryo UI" w:cs="Arial"/>
                <w:szCs w:val="21"/>
                <w:lang w:eastAsia="ja-JP"/>
              </w:rPr>
              <w:t>MASK_8BIT</w:t>
            </w:r>
          </w:p>
          <w:p w14:paraId="5BBE5E0D" w14:textId="77777777" w:rsidR="00A15FD4" w:rsidRPr="00AE2955" w:rsidRDefault="00A15FD4" w:rsidP="00220AA3">
            <w:pPr>
              <w:pStyle w:val="ReqText0"/>
              <w:jc w:val="left"/>
              <w:rPr>
                <w:rFonts w:eastAsia="Meiryo UI" w:cs="Arial"/>
                <w:szCs w:val="21"/>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IDX_1]: aaInputMacAddr[IDX_0] &amp; MASK_8BIT</w:t>
            </w:r>
          </w:p>
          <w:p w14:paraId="312AF5C9" w14:textId="77777777" w:rsidR="00A15FD4" w:rsidRPr="00AE2955" w:rsidRDefault="00A15FD4" w:rsidP="00220AA3">
            <w:pPr>
              <w:pStyle w:val="ReqText0"/>
              <w:jc w:val="left"/>
              <w:rPr>
                <w:rFonts w:eastAsia="Meiryo UI" w:cs="Arial"/>
                <w:szCs w:val="21"/>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IDX_2]: (aaInputMacAddr[IDX_1] &gt;&gt; SHIFT_24BIT)</w:t>
            </w:r>
          </w:p>
          <w:p w14:paraId="5823EA6C" w14:textId="77777777" w:rsidR="00A15FD4" w:rsidRPr="00AE2955" w:rsidRDefault="00A15FD4" w:rsidP="00220AA3">
            <w:pPr>
              <w:pStyle w:val="ReqText0"/>
              <w:jc w:val="left"/>
              <w:rPr>
                <w:rFonts w:eastAsia="Meiryo UI" w:cs="Arial"/>
                <w:szCs w:val="21"/>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IDX_3]: (aaInputMacAddr[IDX_1] &gt;&gt; SHIFT_16BIT) &amp;</w:t>
            </w:r>
          </w:p>
          <w:p w14:paraId="74E5193B" w14:textId="77777777" w:rsidR="00A15FD4" w:rsidRPr="00AE2955" w:rsidRDefault="00A15FD4" w:rsidP="00220AA3">
            <w:pPr>
              <w:pStyle w:val="ReqText0"/>
              <w:ind w:firstLineChars="50" w:firstLine="100"/>
              <w:jc w:val="left"/>
              <w:rPr>
                <w:rFonts w:eastAsia="Meiryo UI" w:cs="Arial"/>
                <w:szCs w:val="21"/>
                <w:lang w:eastAsia="ja-JP"/>
              </w:rPr>
            </w:pPr>
            <w:r w:rsidRPr="00AE2955">
              <w:rPr>
                <w:rFonts w:eastAsia="Meiryo UI" w:cs="Arial"/>
                <w:szCs w:val="21"/>
                <w:lang w:eastAsia="ja-JP"/>
              </w:rPr>
              <w:t>MASK_8BIT</w:t>
            </w:r>
          </w:p>
          <w:p w14:paraId="1405F122" w14:textId="77777777" w:rsidR="00A15FD4" w:rsidRPr="00AE2955" w:rsidRDefault="00A15FD4" w:rsidP="00220AA3">
            <w:pPr>
              <w:pStyle w:val="ReqText0"/>
              <w:jc w:val="left"/>
              <w:rPr>
                <w:rFonts w:eastAsia="Meiryo UI" w:cs="Arial"/>
                <w:szCs w:val="21"/>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IDX_4]: (aaInputMacAddr[IDX_1] &gt;&gt; SHIFT_8BIT) &amp;</w:t>
            </w:r>
          </w:p>
          <w:p w14:paraId="43007334" w14:textId="77777777" w:rsidR="00A15FD4" w:rsidRPr="00AE2955" w:rsidRDefault="00A15FD4" w:rsidP="00220AA3">
            <w:pPr>
              <w:pStyle w:val="ReqText0"/>
              <w:jc w:val="left"/>
              <w:rPr>
                <w:rFonts w:eastAsia="Meiryo UI" w:cs="Arial"/>
                <w:szCs w:val="21"/>
                <w:lang w:eastAsia="ja-JP"/>
              </w:rPr>
            </w:pPr>
            <w:r w:rsidRPr="00AE2955">
              <w:rPr>
                <w:rFonts w:eastAsia="Meiryo UI" w:cs="Arial"/>
                <w:szCs w:val="21"/>
                <w:lang w:eastAsia="ja-JP"/>
              </w:rPr>
              <w:t xml:space="preserve"> MASK_8BIT</w:t>
            </w:r>
          </w:p>
          <w:p w14:paraId="0350612B" w14:textId="77777777" w:rsidR="00A15FD4" w:rsidRPr="00AE2955" w:rsidRDefault="00A15FD4" w:rsidP="00220AA3">
            <w:pPr>
              <w:pStyle w:val="ReqText0"/>
              <w:jc w:val="left"/>
              <w:rPr>
                <w:rFonts w:cs="Arial"/>
                <w:szCs w:val="20"/>
                <w:lang w:eastAsia="ja-JP"/>
              </w:rPr>
            </w:pPr>
            <w:r w:rsidRPr="00AE2955">
              <w:rPr>
                <w:rFonts w:eastAsia="Meiryo UI" w:cs="Arial" w:hint="eastAsia"/>
                <w:szCs w:val="21"/>
              </w:rPr>
              <w:t>- a</w:t>
            </w:r>
            <w:r w:rsidRPr="00AE2955">
              <w:rPr>
                <w:rFonts w:eastAsia="Meiryo UI" w:cs="Arial"/>
                <w:szCs w:val="21"/>
              </w:rPr>
              <w:t>a</w:t>
            </w:r>
            <w:r w:rsidRPr="00AE2955">
              <w:rPr>
                <w:rFonts w:eastAsia="Meiryo UI" w:cs="Arial" w:hint="eastAsia"/>
                <w:szCs w:val="21"/>
                <w:lang w:eastAsia="ja-JP"/>
              </w:rPr>
              <w:t>Out</w:t>
            </w:r>
            <w:r w:rsidRPr="00AE2955">
              <w:rPr>
                <w:rFonts w:eastAsia="Meiryo UI" w:cs="Arial"/>
                <w:szCs w:val="21"/>
              </w:rPr>
              <w:t>putMacAddr</w:t>
            </w:r>
            <w:r w:rsidRPr="00AE2955">
              <w:rPr>
                <w:rFonts w:eastAsia="Meiryo UI" w:cs="Arial" w:hint="eastAsia"/>
                <w:szCs w:val="21"/>
                <w:lang w:eastAsia="ja-JP"/>
              </w:rPr>
              <w:t>[</w:t>
            </w:r>
            <w:r w:rsidRPr="00AE2955">
              <w:rPr>
                <w:rFonts w:eastAsia="Meiryo UI" w:cs="Arial"/>
                <w:szCs w:val="21"/>
                <w:lang w:eastAsia="ja-JP"/>
              </w:rPr>
              <w:t>IDX_5]: aaInputMacAddr[IDX_1] &amp; MASK_8BIT</w:t>
            </w:r>
          </w:p>
        </w:tc>
      </w:tr>
      <w:tr w:rsidR="00A15FD4" w:rsidRPr="00AE2955" w14:paraId="102527D4"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1A3EDF1F" w14:textId="77777777" w:rsidR="00A15FD4" w:rsidRPr="00AE2955" w:rsidRDefault="00A15FD4" w:rsidP="000D256D">
            <w:pPr>
              <w:jc w:val="left"/>
              <w:rPr>
                <w:rFonts w:cs="Arial"/>
                <w:b/>
                <w:bCs/>
                <w:szCs w:val="20"/>
              </w:rPr>
            </w:pPr>
            <w:r w:rsidRPr="00AE2955">
              <w:rPr>
                <w:rFonts w:cs="Arial"/>
                <w:b/>
                <w:bCs/>
                <w:szCs w:val="20"/>
              </w:rPr>
              <w:t>Preconditions</w:t>
            </w:r>
          </w:p>
        </w:tc>
        <w:tc>
          <w:tcPr>
            <w:tcW w:w="3730" w:type="pct"/>
            <w:gridSpan w:val="4"/>
            <w:tcBorders>
              <w:top w:val="single" w:sz="4" w:space="0" w:color="auto"/>
              <w:left w:val="single" w:sz="4" w:space="0" w:color="auto"/>
              <w:bottom w:val="single" w:sz="4" w:space="0" w:color="auto"/>
              <w:right w:val="single" w:sz="4" w:space="0" w:color="auto"/>
            </w:tcBorders>
            <w:hideMark/>
          </w:tcPr>
          <w:p w14:paraId="1B8312AE" w14:textId="1151CEC4" w:rsidR="006312D7" w:rsidRPr="00AE2955" w:rsidRDefault="006312D7" w:rsidP="00220AA3">
            <w:pPr>
              <w:jc w:val="left"/>
              <w:rPr>
                <w:rFonts w:cs="Arial"/>
                <w:szCs w:val="20"/>
              </w:rPr>
            </w:pPr>
            <w:r w:rsidRPr="00AE2955">
              <w:rPr>
                <w:rFonts w:cs="Arial"/>
                <w:szCs w:val="20"/>
              </w:rPr>
              <w:t>The aaInputMacAddr array must have 32 bits and 2 entries.</w:t>
            </w:r>
          </w:p>
          <w:p w14:paraId="6A1058A2" w14:textId="41136346" w:rsidR="006312D7" w:rsidRPr="00AE2955" w:rsidRDefault="006312D7" w:rsidP="00220AA3">
            <w:pPr>
              <w:jc w:val="left"/>
              <w:rPr>
                <w:rFonts w:cs="Arial"/>
                <w:szCs w:val="20"/>
              </w:rPr>
            </w:pPr>
            <w:r w:rsidRPr="00AE2955">
              <w:rPr>
                <w:rFonts w:cs="Arial"/>
                <w:szCs w:val="20"/>
              </w:rPr>
              <w:t>The aaOutputMacAddr array must have 8 bits and 6 entries.</w:t>
            </w:r>
          </w:p>
        </w:tc>
      </w:tr>
      <w:tr w:rsidR="00A15FD4" w:rsidRPr="00AE2955" w14:paraId="624B4817"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C75B5D8" w14:textId="77777777" w:rsidR="00A15FD4" w:rsidRPr="00AE2955" w:rsidRDefault="00A15FD4" w:rsidP="000D256D">
            <w:pPr>
              <w:jc w:val="left"/>
              <w:rPr>
                <w:rFonts w:cs="Arial"/>
                <w:b/>
                <w:bCs/>
                <w:szCs w:val="20"/>
              </w:rPr>
            </w:pPr>
            <w:r w:rsidRPr="00AE2955">
              <w:rPr>
                <w:rFonts w:cs="Arial"/>
                <w:b/>
                <w:bCs/>
                <w:szCs w:val="20"/>
              </w:rPr>
              <w:t>Remarks</w:t>
            </w:r>
          </w:p>
        </w:tc>
        <w:tc>
          <w:tcPr>
            <w:tcW w:w="3730" w:type="pct"/>
            <w:gridSpan w:val="4"/>
            <w:tcBorders>
              <w:top w:val="single" w:sz="4" w:space="0" w:color="auto"/>
              <w:left w:val="single" w:sz="4" w:space="0" w:color="auto"/>
              <w:bottom w:val="single" w:sz="4" w:space="0" w:color="auto"/>
              <w:right w:val="single" w:sz="4" w:space="0" w:color="auto"/>
            </w:tcBorders>
            <w:hideMark/>
          </w:tcPr>
          <w:p w14:paraId="4ACE2AC3" w14:textId="77777777" w:rsidR="00A15FD4" w:rsidRPr="00AE2955" w:rsidRDefault="00A15FD4" w:rsidP="00220AA3">
            <w:pPr>
              <w:jc w:val="left"/>
              <w:rPr>
                <w:rFonts w:cs="Arial"/>
                <w:szCs w:val="20"/>
              </w:rPr>
            </w:pPr>
            <w:r w:rsidRPr="00AE2955">
              <w:rPr>
                <w:rFonts w:cs="Arial" w:hint="eastAsia"/>
                <w:szCs w:val="20"/>
              </w:rPr>
              <w:t>N/A</w:t>
            </w:r>
          </w:p>
        </w:tc>
      </w:tr>
      <w:tr w:rsidR="00C7098C" w:rsidRPr="00AE2955" w14:paraId="3316D41B" w14:textId="77777777" w:rsidTr="00B25D46">
        <w:tc>
          <w:tcPr>
            <w:tcW w:w="1270" w:type="pct"/>
            <w:tcBorders>
              <w:top w:val="single" w:sz="4" w:space="0" w:color="auto"/>
              <w:left w:val="single" w:sz="4" w:space="0" w:color="auto"/>
              <w:bottom w:val="single" w:sz="4" w:space="0" w:color="auto"/>
              <w:right w:val="single" w:sz="4" w:space="0" w:color="auto"/>
            </w:tcBorders>
            <w:shd w:val="clear" w:color="auto" w:fill="D9D9D9"/>
          </w:tcPr>
          <w:p w14:paraId="3CB43B32" w14:textId="7F2032F4" w:rsidR="00C7098C" w:rsidRPr="00AE2955" w:rsidRDefault="00C7098C" w:rsidP="000D256D">
            <w:pPr>
              <w:jc w:val="left"/>
              <w:rPr>
                <w:rFonts w:cs="Arial"/>
                <w:b/>
                <w:bCs/>
                <w:szCs w:val="20"/>
              </w:rPr>
            </w:pPr>
            <w:r w:rsidRPr="006F260B">
              <w:rPr>
                <w:rFonts w:cs="Arial"/>
                <w:b/>
                <w:bCs/>
                <w:szCs w:val="20"/>
              </w:rPr>
              <w:t>DET/DEM Errors Handled</w:t>
            </w:r>
          </w:p>
        </w:tc>
        <w:tc>
          <w:tcPr>
            <w:tcW w:w="3730" w:type="pct"/>
            <w:gridSpan w:val="4"/>
            <w:tcBorders>
              <w:top w:val="single" w:sz="4" w:space="0" w:color="auto"/>
              <w:left w:val="single" w:sz="4" w:space="0" w:color="auto"/>
              <w:bottom w:val="single" w:sz="4" w:space="0" w:color="auto"/>
              <w:right w:val="single" w:sz="4" w:space="0" w:color="auto"/>
            </w:tcBorders>
          </w:tcPr>
          <w:p w14:paraId="694FBD1C" w14:textId="114FA5A4" w:rsidR="00C7098C" w:rsidRPr="00AE2955" w:rsidRDefault="00C7098C" w:rsidP="00220AA3">
            <w:pPr>
              <w:jc w:val="left"/>
              <w:rPr>
                <w:rFonts w:cs="Arial"/>
                <w:szCs w:val="20"/>
              </w:rPr>
            </w:pPr>
            <w:r w:rsidRPr="00A935AB">
              <w:rPr>
                <w:rFonts w:cs="Arial" w:hint="eastAsia"/>
                <w:szCs w:val="20"/>
              </w:rPr>
              <w:t>N/A</w:t>
            </w:r>
          </w:p>
        </w:tc>
      </w:tr>
    </w:tbl>
    <w:p w14:paraId="17514EBF" w14:textId="77777777" w:rsidR="00D40035" w:rsidRDefault="00D40035" w:rsidP="00D40035">
      <w:pPr>
        <w:pStyle w:val="RefIDs"/>
      </w:pPr>
      <w:r>
        <w:t>[Covers: req-8552172-00903610]</w:t>
      </w:r>
    </w:p>
    <w:p w14:paraId="2BD51A70" w14:textId="61BB0765" w:rsidR="00D40035" w:rsidRDefault="00D40035" w:rsidP="008D6E14">
      <w:pPr>
        <w:pStyle w:val="RefIDs"/>
      </w:pPr>
      <w:r>
        <w:lastRenderedPageBreak/>
        <w:t>[Covers: req-8552172-00903613]</w:t>
      </w:r>
    </w:p>
    <w:p w14:paraId="29641474" w14:textId="77777777" w:rsidR="00D40035" w:rsidRDefault="00D40035" w:rsidP="00D40035">
      <w:pPr>
        <w:pStyle w:val="RefIDs"/>
        <w:rPr>
          <w:lang w:eastAsia="en-US"/>
        </w:rPr>
      </w:pPr>
      <w:r>
        <w:t>[Covers: req-8552172-00904663]</w:t>
      </w:r>
    </w:p>
    <w:p w14:paraId="7F7170D7"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3E02EBFB"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1123CA0A"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250A8A8C"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2071D715"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4A54F946"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38EBD88F"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4ADFAF87"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025DB61F" w14:textId="77777777" w:rsidR="00D40035" w:rsidRDefault="00D40035" w:rsidP="00D40035">
      <w:pPr>
        <w:pStyle w:val="RefIDs"/>
      </w:pPr>
      <w:r>
        <w:t>[Covers: req-8552172-00904667]</w:t>
      </w:r>
    </w:p>
    <w:p w14:paraId="5A2FCE8C" w14:textId="42FEAA7E" w:rsidR="00D40035" w:rsidRPr="00EC6E42" w:rsidRDefault="00D40035" w:rsidP="000E7203">
      <w:pPr>
        <w:pStyle w:val="RefIDs"/>
        <w:rPr>
          <w:lang w:eastAsia="en-US"/>
        </w:rPr>
      </w:pPr>
      <w:r>
        <w:t>[Covers: req-8552172-00905227]</w:t>
      </w:r>
    </w:p>
    <w:p w14:paraId="7713B08A" w14:textId="77777777" w:rsidR="00D40035" w:rsidRDefault="00D40035" w:rsidP="00D40035">
      <w:pPr>
        <w:pStyle w:val="RefIDs"/>
      </w:pPr>
      <w:r>
        <w:t>[Covers: req-8552172-00905218]</w:t>
      </w:r>
    </w:p>
    <w:p w14:paraId="49689C9D" w14:textId="77777777" w:rsidR="00D40035" w:rsidRDefault="00D40035" w:rsidP="00D40035">
      <w:pPr>
        <w:pStyle w:val="RefIDs"/>
      </w:pPr>
      <w:r>
        <w:t>[Covers: req-8552172-00905219]</w:t>
      </w:r>
    </w:p>
    <w:p w14:paraId="4D4CFDE3" w14:textId="77777777" w:rsidR="00D40035" w:rsidRDefault="00D40035" w:rsidP="00D40035">
      <w:pPr>
        <w:pStyle w:val="RefIDs"/>
      </w:pPr>
      <w:r>
        <w:t>[Covers: req-8552172-00904664]</w:t>
      </w:r>
    </w:p>
    <w:p w14:paraId="1DB4D8EA" w14:textId="77777777" w:rsidR="00D40035" w:rsidRDefault="00D40035" w:rsidP="00D40035">
      <w:pPr>
        <w:pStyle w:val="RefIDs"/>
      </w:pPr>
      <w:r>
        <w:t>[Covers: req-8552172-00904665]</w:t>
      </w:r>
    </w:p>
    <w:p w14:paraId="3DF24E9E" w14:textId="77777777" w:rsidR="00D40035" w:rsidRDefault="00D40035" w:rsidP="00D40035">
      <w:pPr>
        <w:pStyle w:val="RefIDs"/>
      </w:pPr>
      <w:r>
        <w:t>[Covers: req-8552172-00904666]</w:t>
      </w:r>
    </w:p>
    <w:p w14:paraId="493A79CD" w14:textId="56085420" w:rsidR="00E042F2" w:rsidRDefault="00E042F2" w:rsidP="00D94B2B">
      <w:pPr>
        <w:pStyle w:val="RefIDs"/>
      </w:pPr>
    </w:p>
    <w:p w14:paraId="2E193907" w14:textId="564A51EE" w:rsidR="00A15FD4" w:rsidRDefault="008D6E14" w:rsidP="00FE3A57">
      <w:pPr>
        <w:pStyle w:val="Heading4"/>
      </w:pPr>
      <w:r>
        <w:br w:type="column"/>
      </w:r>
      <w:r w:rsidR="00FE3A57" w:rsidDel="00FE3A57">
        <w:lastRenderedPageBreak/>
        <w:t xml:space="preserve"> </w:t>
      </w:r>
      <w:r w:rsidR="000F4E6D">
        <w:t>ProtoConv</w:t>
      </w:r>
      <w:r w:rsidR="00A15FD4" w:rsidRPr="00B85524">
        <w:t>_UtilEndianConv16</w:t>
      </w:r>
    </w:p>
    <w:p w14:paraId="18AD82BC" w14:textId="0B1E44BF" w:rsidR="00A15FD4" w:rsidRPr="00205C43" w:rsidRDefault="00A15FD4" w:rsidP="00BE5228">
      <w:pPr>
        <w:pStyle w:val="ReqID"/>
      </w:pPr>
      <w:r w:rsidRPr="00205C43">
        <w:t>[</w:t>
      </w:r>
      <w:r w:rsidR="00CF5BF7">
        <w:t>Gen5GW</w:t>
      </w:r>
      <w:r w:rsidRPr="00205C43">
        <w:t>_</w:t>
      </w:r>
      <w:r w:rsidR="000F4E6D">
        <w:t>ProtoConv</w:t>
      </w:r>
      <w:r w:rsidRPr="00205C43">
        <w:t>_</w:t>
      </w:r>
      <w:r>
        <w:t>A</w:t>
      </w:r>
      <w:r w:rsidRPr="00205C43">
        <w:t>D</w:t>
      </w:r>
      <w:r>
        <w:t>_C</w:t>
      </w:r>
      <w:r w:rsidRPr="00205C43">
        <w:t>_</w:t>
      </w:r>
      <w:r w:rsidR="00E2705A">
        <w:t>15_0</w:t>
      </w:r>
      <w:r>
        <w:t>06</w:t>
      </w:r>
      <w:r w:rsidRPr="00205C43">
        <w:t>]</w:t>
      </w:r>
    </w:p>
    <w:p w14:paraId="537D1AD2" w14:textId="46AB01B0" w:rsidR="00A15FD4" w:rsidRDefault="00A15FD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41</w:t>
      </w:r>
      <w:r w:rsidR="009D560C">
        <w:rPr>
          <w:noProof/>
        </w:rPr>
        <w:fldChar w:fldCharType="end"/>
      </w:r>
      <w:r w:rsidR="00C745C6">
        <w:rPr>
          <w:noProof/>
        </w:rPr>
        <w:t>:</w:t>
      </w:r>
      <w:r>
        <w:t xml:space="preserve"> </w:t>
      </w:r>
      <w:r w:rsidR="000F4E6D">
        <w:t>ProtoConv</w:t>
      </w:r>
      <w:r w:rsidRPr="00B85524">
        <w:t>_UtilEndianConv16</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4221"/>
      </w:tblGrid>
      <w:tr w:rsidR="00A15FD4" w:rsidRPr="00697DCF" w14:paraId="681FCF4E" w14:textId="77777777" w:rsidTr="00A15FD4">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17AD0CC" w14:textId="77777777" w:rsidR="00A15FD4" w:rsidRPr="00697DCF" w:rsidRDefault="00A15FD4" w:rsidP="000D256D">
            <w:pPr>
              <w:jc w:val="left"/>
              <w:rPr>
                <w:rFonts w:cs="Arial"/>
                <w:szCs w:val="20"/>
              </w:rPr>
            </w:pPr>
            <w:r w:rsidRPr="00697DCF">
              <w:rPr>
                <w:rFonts w:cs="Arial"/>
                <w:b/>
                <w:bCs/>
                <w:szCs w:val="20"/>
              </w:rPr>
              <w:t>Function Name</w:t>
            </w:r>
          </w:p>
        </w:tc>
        <w:tc>
          <w:tcPr>
            <w:tcW w:w="3730" w:type="pct"/>
            <w:gridSpan w:val="3"/>
            <w:tcBorders>
              <w:top w:val="single" w:sz="4" w:space="0" w:color="auto"/>
              <w:left w:val="single" w:sz="4" w:space="0" w:color="auto"/>
              <w:bottom w:val="single" w:sz="4" w:space="0" w:color="auto"/>
              <w:right w:val="single" w:sz="4" w:space="0" w:color="auto"/>
            </w:tcBorders>
          </w:tcPr>
          <w:p w14:paraId="5FA8C1CD" w14:textId="2B4E1F9F" w:rsidR="00A15FD4" w:rsidRPr="00697DCF" w:rsidRDefault="000F4E6D" w:rsidP="00220AA3">
            <w:pPr>
              <w:jc w:val="left"/>
            </w:pPr>
            <w:r>
              <w:t>ProtoConv</w:t>
            </w:r>
            <w:r w:rsidR="00A15FD4" w:rsidRPr="00697DCF">
              <w:t>_UtilEndianConv16</w:t>
            </w:r>
          </w:p>
        </w:tc>
      </w:tr>
      <w:tr w:rsidR="00A15FD4" w:rsidRPr="00697DCF" w14:paraId="38825293" w14:textId="77777777" w:rsidTr="00A15FD4">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2760D5FA" w14:textId="77777777" w:rsidR="00A15FD4" w:rsidRPr="00697DCF" w:rsidRDefault="00A15FD4" w:rsidP="000D256D">
            <w:pPr>
              <w:jc w:val="left"/>
              <w:rPr>
                <w:rFonts w:eastAsia="Meiryo UI" w:cstheme="majorHAnsi"/>
                <w:szCs w:val="20"/>
                <w:lang w:val="en-GB"/>
              </w:rPr>
            </w:pPr>
            <w:r w:rsidRPr="00697DCF">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tcPr>
          <w:p w14:paraId="48FDAE36" w14:textId="77777777" w:rsidR="00A15FD4" w:rsidRPr="00697DCF" w:rsidRDefault="00A15FD4" w:rsidP="00220AA3">
            <w:pPr>
              <w:jc w:val="left"/>
              <w:rPr>
                <w:rFonts w:eastAsia="Meiryo UI" w:cstheme="majorHAnsi"/>
                <w:szCs w:val="20"/>
                <w:lang w:val="en-GB"/>
              </w:rPr>
            </w:pPr>
            <w:r w:rsidRPr="00697DCF">
              <w:rPr>
                <w:rFonts w:eastAsia="Meiryo UI" w:cstheme="majorHAnsi"/>
                <w:szCs w:val="20"/>
                <w:lang w:val="en-GB"/>
              </w:rPr>
              <w:t>ASIL D</w:t>
            </w:r>
          </w:p>
        </w:tc>
        <w:tc>
          <w:tcPr>
            <w:tcW w:w="566" w:type="pct"/>
            <w:tcBorders>
              <w:top w:val="single" w:sz="4" w:space="0" w:color="auto"/>
              <w:left w:val="single" w:sz="4" w:space="0" w:color="auto"/>
              <w:bottom w:val="single" w:sz="4" w:space="0" w:color="auto"/>
              <w:right w:val="single" w:sz="4" w:space="0" w:color="auto"/>
            </w:tcBorders>
            <w:shd w:val="pct20" w:color="auto" w:fill="auto"/>
          </w:tcPr>
          <w:p w14:paraId="47113804" w14:textId="77777777" w:rsidR="00A15FD4" w:rsidRPr="00697DCF" w:rsidRDefault="00A15FD4" w:rsidP="00220AA3">
            <w:pPr>
              <w:jc w:val="left"/>
              <w:rPr>
                <w:rFonts w:eastAsia="Meiryo UI" w:cstheme="majorHAnsi"/>
                <w:b/>
                <w:szCs w:val="20"/>
                <w:lang w:val="en-GB"/>
              </w:rPr>
            </w:pPr>
            <w:r w:rsidRPr="00697DCF">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tcPr>
          <w:p w14:paraId="7A9EC897" w14:textId="77777777" w:rsidR="00A15FD4" w:rsidRPr="00697DCF" w:rsidRDefault="00A15FD4" w:rsidP="00220AA3">
            <w:pPr>
              <w:jc w:val="left"/>
              <w:rPr>
                <w:rFonts w:eastAsia="Meiryo UI" w:cstheme="majorHAnsi"/>
                <w:szCs w:val="20"/>
                <w:lang w:val="en-GB"/>
              </w:rPr>
            </w:pPr>
            <w:r w:rsidRPr="00697DCF">
              <w:rPr>
                <w:rFonts w:eastAsia="Meiryo UI" w:cstheme="majorHAnsi"/>
                <w:szCs w:val="20"/>
                <w:lang w:val="en-GB"/>
              </w:rPr>
              <w:t>New</w:t>
            </w:r>
          </w:p>
        </w:tc>
      </w:tr>
      <w:tr w:rsidR="00A15FD4" w:rsidRPr="00697DCF" w14:paraId="2491FE94"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AA6A5D8" w14:textId="77777777" w:rsidR="00A15FD4" w:rsidRPr="00697DCF" w:rsidRDefault="00A15FD4" w:rsidP="000D256D">
            <w:pPr>
              <w:jc w:val="left"/>
              <w:rPr>
                <w:rFonts w:cs="Arial"/>
                <w:b/>
                <w:bCs/>
                <w:szCs w:val="20"/>
              </w:rPr>
            </w:pPr>
            <w:r w:rsidRPr="00697DCF">
              <w:rPr>
                <w:rFonts w:cs="Arial"/>
                <w:b/>
                <w:bCs/>
                <w:szCs w:val="20"/>
              </w:rPr>
              <w:t>Syntax</w:t>
            </w:r>
          </w:p>
        </w:tc>
        <w:tc>
          <w:tcPr>
            <w:tcW w:w="3730" w:type="pct"/>
            <w:gridSpan w:val="3"/>
            <w:tcBorders>
              <w:top w:val="single" w:sz="4" w:space="0" w:color="auto"/>
              <w:left w:val="single" w:sz="4" w:space="0" w:color="auto"/>
              <w:bottom w:val="single" w:sz="4" w:space="0" w:color="auto"/>
              <w:right w:val="single" w:sz="4" w:space="0" w:color="auto"/>
            </w:tcBorders>
          </w:tcPr>
          <w:p w14:paraId="66354481" w14:textId="3413DB83" w:rsidR="00A15FD4" w:rsidRPr="00697DCF" w:rsidRDefault="00A15FD4" w:rsidP="00220AA3">
            <w:pPr>
              <w:jc w:val="left"/>
              <w:rPr>
                <w:rFonts w:cs="Arial"/>
                <w:szCs w:val="20"/>
              </w:rPr>
            </w:pPr>
            <w:r w:rsidRPr="00697DCF">
              <w:rPr>
                <w:rFonts w:cs="Arial"/>
                <w:szCs w:val="20"/>
              </w:rPr>
              <w:t xml:space="preserve">void </w:t>
            </w:r>
            <w:r w:rsidR="000F4E6D">
              <w:rPr>
                <w:rFonts w:cs="Arial"/>
                <w:szCs w:val="20"/>
              </w:rPr>
              <w:t>ProtoConv</w:t>
            </w:r>
            <w:r w:rsidRPr="00697DCF">
              <w:rPr>
                <w:rFonts w:cs="Arial"/>
                <w:szCs w:val="20"/>
              </w:rPr>
              <w:t>_UtilEndianConv16(uint16 *pValue)</w:t>
            </w:r>
          </w:p>
        </w:tc>
      </w:tr>
      <w:tr w:rsidR="00A15FD4" w:rsidRPr="00697DCF" w14:paraId="1B63D48C"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FE034F5" w14:textId="77777777" w:rsidR="00A15FD4" w:rsidRPr="00697DCF" w:rsidRDefault="00A15FD4" w:rsidP="000D256D">
            <w:pPr>
              <w:jc w:val="left"/>
              <w:rPr>
                <w:rFonts w:cs="Arial"/>
                <w:b/>
                <w:bCs/>
                <w:szCs w:val="20"/>
              </w:rPr>
            </w:pPr>
            <w:r w:rsidRPr="00697DCF">
              <w:rPr>
                <w:rFonts w:cs="Arial"/>
                <w:b/>
                <w:bCs/>
                <w:szCs w:val="20"/>
              </w:rPr>
              <w:t>Sync/Async</w:t>
            </w:r>
          </w:p>
        </w:tc>
        <w:tc>
          <w:tcPr>
            <w:tcW w:w="3730" w:type="pct"/>
            <w:gridSpan w:val="3"/>
            <w:tcBorders>
              <w:top w:val="single" w:sz="4" w:space="0" w:color="auto"/>
              <w:left w:val="single" w:sz="4" w:space="0" w:color="auto"/>
              <w:bottom w:val="single" w:sz="4" w:space="0" w:color="auto"/>
              <w:right w:val="single" w:sz="4" w:space="0" w:color="auto"/>
            </w:tcBorders>
          </w:tcPr>
          <w:p w14:paraId="275C4F88" w14:textId="77777777" w:rsidR="00A15FD4" w:rsidRPr="00697DCF" w:rsidRDefault="00A15FD4" w:rsidP="00220AA3">
            <w:pPr>
              <w:jc w:val="left"/>
              <w:rPr>
                <w:rFonts w:cs="Arial"/>
                <w:szCs w:val="20"/>
              </w:rPr>
            </w:pPr>
            <w:r w:rsidRPr="00697DCF">
              <w:rPr>
                <w:rFonts w:cs="Arial"/>
                <w:szCs w:val="20"/>
              </w:rPr>
              <w:t>Synchronous</w:t>
            </w:r>
          </w:p>
        </w:tc>
      </w:tr>
      <w:tr w:rsidR="00A15FD4" w:rsidRPr="00697DCF" w14:paraId="57EFA548" w14:textId="77777777" w:rsidTr="00A15FD4">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FDDC4EA" w14:textId="77777777" w:rsidR="00A15FD4" w:rsidRPr="00697DCF" w:rsidRDefault="00A15FD4" w:rsidP="000D256D">
            <w:pPr>
              <w:jc w:val="left"/>
              <w:rPr>
                <w:rFonts w:cs="Arial"/>
                <w:b/>
                <w:bCs/>
                <w:szCs w:val="20"/>
              </w:rPr>
            </w:pPr>
            <w:r w:rsidRPr="00697DCF">
              <w:rPr>
                <w:rFonts w:cs="Arial"/>
                <w:b/>
                <w:bCs/>
                <w:szCs w:val="20"/>
              </w:rPr>
              <w:t>Reentrancy</w:t>
            </w:r>
          </w:p>
        </w:tc>
        <w:tc>
          <w:tcPr>
            <w:tcW w:w="3730" w:type="pct"/>
            <w:gridSpan w:val="3"/>
            <w:tcBorders>
              <w:top w:val="single" w:sz="4" w:space="0" w:color="auto"/>
              <w:left w:val="single" w:sz="4" w:space="0" w:color="auto"/>
              <w:bottom w:val="single" w:sz="4" w:space="0" w:color="auto"/>
              <w:right w:val="single" w:sz="4" w:space="0" w:color="auto"/>
            </w:tcBorders>
          </w:tcPr>
          <w:p w14:paraId="59D83ED7" w14:textId="77777777" w:rsidR="00A15FD4" w:rsidRPr="00697DCF" w:rsidRDefault="00A15FD4" w:rsidP="00220AA3">
            <w:pPr>
              <w:jc w:val="left"/>
              <w:rPr>
                <w:rFonts w:eastAsia="Meiryo UI" w:cstheme="majorHAnsi"/>
                <w:szCs w:val="20"/>
                <w:lang w:val="en-GB"/>
              </w:rPr>
            </w:pPr>
            <w:r w:rsidRPr="00697DCF">
              <w:rPr>
                <w:rFonts w:cs="Arial"/>
                <w:szCs w:val="20"/>
              </w:rPr>
              <w:t>Non-Reentrant</w:t>
            </w:r>
          </w:p>
        </w:tc>
      </w:tr>
      <w:tr w:rsidR="00A15FD4" w:rsidRPr="00697DCF" w14:paraId="1C16076C" w14:textId="77777777" w:rsidTr="00A15FD4">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1FA49991" w14:textId="77777777" w:rsidR="00A15FD4" w:rsidRPr="00697DCF" w:rsidRDefault="00A15FD4" w:rsidP="000D256D">
            <w:pPr>
              <w:jc w:val="left"/>
              <w:rPr>
                <w:rFonts w:cs="Arial"/>
                <w:b/>
                <w:bCs/>
                <w:szCs w:val="20"/>
              </w:rPr>
            </w:pPr>
            <w:r w:rsidRPr="00697DCF">
              <w:rPr>
                <w:rFonts w:cs="Arial"/>
                <w:b/>
                <w:bCs/>
                <w:szCs w:val="20"/>
              </w:rPr>
              <w:t>Interrupt State</w:t>
            </w:r>
          </w:p>
        </w:tc>
        <w:tc>
          <w:tcPr>
            <w:tcW w:w="3730" w:type="pct"/>
            <w:gridSpan w:val="3"/>
            <w:tcBorders>
              <w:top w:val="single" w:sz="4" w:space="0" w:color="auto"/>
              <w:left w:val="single" w:sz="4" w:space="0" w:color="auto"/>
              <w:bottom w:val="single" w:sz="4" w:space="0" w:color="auto"/>
              <w:right w:val="single" w:sz="4" w:space="0" w:color="auto"/>
            </w:tcBorders>
          </w:tcPr>
          <w:p w14:paraId="08A4246C" w14:textId="77777777" w:rsidR="00A15FD4" w:rsidRPr="00697DCF" w:rsidRDefault="00A15FD4" w:rsidP="00220AA3">
            <w:pPr>
              <w:jc w:val="left"/>
              <w:rPr>
                <w:rFonts w:eastAsia="Meiryo UI" w:cstheme="majorHAnsi"/>
                <w:szCs w:val="20"/>
                <w:lang w:val="en-GB"/>
              </w:rPr>
            </w:pPr>
            <w:r w:rsidRPr="00697DCF">
              <w:rPr>
                <w:rFonts w:cs="Arial"/>
              </w:rPr>
              <w:t>Runs in the interrupt enable state</w:t>
            </w:r>
          </w:p>
        </w:tc>
      </w:tr>
      <w:tr w:rsidR="00A15FD4" w:rsidRPr="00697DCF" w14:paraId="6C618E91" w14:textId="77777777" w:rsidTr="00A15FD4">
        <w:tc>
          <w:tcPr>
            <w:tcW w:w="1270" w:type="pct"/>
            <w:tcBorders>
              <w:top w:val="single" w:sz="4" w:space="0" w:color="auto"/>
              <w:left w:val="single" w:sz="4" w:space="0" w:color="auto"/>
              <w:right w:val="single" w:sz="4" w:space="0" w:color="auto"/>
            </w:tcBorders>
            <w:shd w:val="clear" w:color="auto" w:fill="D9D9D9"/>
            <w:hideMark/>
          </w:tcPr>
          <w:p w14:paraId="142778F4"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(In)</w:t>
            </w:r>
          </w:p>
        </w:tc>
        <w:tc>
          <w:tcPr>
            <w:tcW w:w="1626" w:type="pct"/>
            <w:gridSpan w:val="2"/>
            <w:tcBorders>
              <w:top w:val="single" w:sz="4" w:space="0" w:color="auto"/>
              <w:left w:val="single" w:sz="4" w:space="0" w:color="auto"/>
              <w:right w:val="single" w:sz="4" w:space="0" w:color="auto"/>
            </w:tcBorders>
          </w:tcPr>
          <w:p w14:paraId="4957DD64" w14:textId="77777777" w:rsidR="00A15FD4" w:rsidRPr="00697DCF" w:rsidRDefault="00A15FD4" w:rsidP="00220AA3">
            <w:pPr>
              <w:jc w:val="left"/>
              <w:rPr>
                <w:rFonts w:cs="Arial"/>
                <w:szCs w:val="20"/>
              </w:rPr>
            </w:pPr>
            <w:r w:rsidRPr="00697DCF">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tcPr>
          <w:p w14:paraId="4AD51A5F" w14:textId="77777777" w:rsidR="00A15FD4" w:rsidRPr="00697DCF" w:rsidRDefault="00A15FD4" w:rsidP="00220AA3">
            <w:pPr>
              <w:jc w:val="left"/>
              <w:rPr>
                <w:rFonts w:cs="Arial"/>
                <w:szCs w:val="20"/>
                <w:lang w:val="en-GB"/>
              </w:rPr>
            </w:pPr>
            <w:r w:rsidRPr="00697DCF">
              <w:rPr>
                <w:rFonts w:cs="Arial"/>
                <w:szCs w:val="20"/>
                <w:lang w:val="en-GB"/>
              </w:rPr>
              <w:t>-</w:t>
            </w:r>
          </w:p>
        </w:tc>
      </w:tr>
      <w:tr w:rsidR="00A15FD4" w:rsidRPr="00697DCF" w14:paraId="12791CAA"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08BED6E"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tcPr>
          <w:p w14:paraId="13204DAF" w14:textId="77777777" w:rsidR="00A15FD4" w:rsidRPr="00697DCF" w:rsidRDefault="00A15FD4" w:rsidP="00220AA3">
            <w:pPr>
              <w:jc w:val="left"/>
              <w:rPr>
                <w:rFonts w:eastAsia="Meiryo UI" w:cstheme="majorHAnsi"/>
                <w:szCs w:val="20"/>
                <w:lang w:val="en-GB"/>
              </w:rPr>
            </w:pPr>
            <w:r w:rsidRPr="00697DCF">
              <w:rPr>
                <w:rFonts w:cs="Arial"/>
                <w:szCs w:val="20"/>
              </w:rPr>
              <w:t>uint16 *pValue</w:t>
            </w:r>
          </w:p>
        </w:tc>
        <w:tc>
          <w:tcPr>
            <w:tcW w:w="2104" w:type="pct"/>
            <w:tcBorders>
              <w:top w:val="single" w:sz="4" w:space="0" w:color="auto"/>
              <w:left w:val="single" w:sz="4" w:space="0" w:color="auto"/>
              <w:bottom w:val="single" w:sz="4" w:space="0" w:color="auto"/>
              <w:right w:val="single" w:sz="4" w:space="0" w:color="auto"/>
            </w:tcBorders>
          </w:tcPr>
          <w:p w14:paraId="53EBAC9D" w14:textId="544D8E6C" w:rsidR="00A15FD4" w:rsidRPr="00697DCF" w:rsidRDefault="00930BCB" w:rsidP="00220AA3">
            <w:pPr>
              <w:jc w:val="left"/>
              <w:rPr>
                <w:rFonts w:cstheme="majorHAnsi"/>
                <w:szCs w:val="20"/>
                <w:lang w:val="en-GB"/>
              </w:rPr>
            </w:pPr>
            <w:r w:rsidRPr="00171BEB">
              <w:rPr>
                <w:rFonts w:cstheme="majorHAnsi"/>
                <w:b/>
                <w:bCs/>
                <w:szCs w:val="20"/>
                <w:lang w:val="en-GB"/>
              </w:rPr>
              <w:t>In</w:t>
            </w:r>
            <w:r w:rsidRPr="00697DCF">
              <w:rPr>
                <w:rFonts w:cstheme="majorHAnsi"/>
                <w:szCs w:val="20"/>
                <w:lang w:val="en-GB"/>
              </w:rPr>
              <w:t>: value before conversion</w:t>
            </w:r>
          </w:p>
          <w:p w14:paraId="5950F94E" w14:textId="171527BC" w:rsidR="00930BCB" w:rsidRPr="00697DCF" w:rsidRDefault="00930BCB" w:rsidP="00220AA3">
            <w:pPr>
              <w:jc w:val="left"/>
              <w:rPr>
                <w:rFonts w:eastAsia="Meiryo UI" w:cstheme="majorHAnsi"/>
                <w:szCs w:val="20"/>
                <w:lang w:val="en-GB"/>
              </w:rPr>
            </w:pPr>
            <w:r w:rsidRPr="00171BEB">
              <w:rPr>
                <w:rFonts w:eastAsia="Meiryo UI" w:cstheme="majorHAnsi"/>
                <w:b/>
                <w:bCs/>
                <w:szCs w:val="20"/>
                <w:lang w:val="en-GB"/>
              </w:rPr>
              <w:t>Out</w:t>
            </w:r>
            <w:r w:rsidRPr="00697DCF">
              <w:rPr>
                <w:rFonts w:eastAsia="Meiryo UI" w:cstheme="majorHAnsi"/>
                <w:szCs w:val="20"/>
                <w:lang w:val="en-GB"/>
              </w:rPr>
              <w:t>: Value after conversion</w:t>
            </w:r>
          </w:p>
        </w:tc>
      </w:tr>
      <w:tr w:rsidR="00A15FD4" w:rsidRPr="00697DCF" w14:paraId="09C8F13E"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B4D502B"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tcPr>
          <w:p w14:paraId="7009541D" w14:textId="77777777" w:rsidR="00A15FD4" w:rsidRPr="00697DCF" w:rsidRDefault="00A15FD4" w:rsidP="00220AA3">
            <w:pPr>
              <w:jc w:val="left"/>
              <w:rPr>
                <w:rFonts w:eastAsia="Meiryo UI" w:cstheme="majorHAnsi"/>
                <w:szCs w:val="20"/>
                <w:lang w:val="en-GB"/>
              </w:rPr>
            </w:pPr>
            <w:r w:rsidRPr="00697DCF">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30ECDC37" w14:textId="77777777" w:rsidR="00A15FD4" w:rsidRPr="00697DCF" w:rsidRDefault="00A15FD4" w:rsidP="00220AA3">
            <w:pPr>
              <w:jc w:val="left"/>
              <w:rPr>
                <w:rFonts w:eastAsia="Meiryo UI" w:cstheme="majorHAnsi"/>
                <w:szCs w:val="20"/>
                <w:lang w:val="en-GB"/>
              </w:rPr>
            </w:pPr>
            <w:r w:rsidRPr="00697DCF">
              <w:rPr>
                <w:rFonts w:cs="Arial"/>
                <w:szCs w:val="20"/>
                <w:lang w:val="en-GB"/>
              </w:rPr>
              <w:t>-</w:t>
            </w:r>
          </w:p>
        </w:tc>
      </w:tr>
      <w:tr w:rsidR="00A15FD4" w:rsidRPr="00697DCF" w14:paraId="256C2781"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CDB8108"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Return Value</w:t>
            </w:r>
          </w:p>
        </w:tc>
        <w:tc>
          <w:tcPr>
            <w:tcW w:w="1626" w:type="pct"/>
            <w:gridSpan w:val="2"/>
            <w:tcBorders>
              <w:top w:val="single" w:sz="4" w:space="0" w:color="auto"/>
              <w:left w:val="single" w:sz="4" w:space="0" w:color="auto"/>
              <w:bottom w:val="single" w:sz="4" w:space="0" w:color="auto"/>
              <w:right w:val="single" w:sz="4" w:space="0" w:color="auto"/>
            </w:tcBorders>
          </w:tcPr>
          <w:p w14:paraId="0BF201E0" w14:textId="77777777" w:rsidR="00A15FD4" w:rsidRPr="00697DCF" w:rsidRDefault="00A15FD4" w:rsidP="00220AA3">
            <w:pPr>
              <w:jc w:val="left"/>
              <w:rPr>
                <w:rFonts w:eastAsia="Meiryo UI" w:cstheme="majorHAnsi"/>
                <w:szCs w:val="20"/>
                <w:lang w:val="en-GB"/>
              </w:rPr>
            </w:pPr>
            <w:r w:rsidRPr="00697DCF">
              <w:rPr>
                <w:rFonts w:cstheme="majorHAnsi"/>
                <w:szCs w:val="20"/>
                <w:lang w:val="en-GB"/>
              </w:rPr>
              <w:t>N/A</w:t>
            </w:r>
          </w:p>
        </w:tc>
        <w:tc>
          <w:tcPr>
            <w:tcW w:w="2104" w:type="pct"/>
            <w:tcBorders>
              <w:top w:val="single" w:sz="4" w:space="0" w:color="auto"/>
              <w:left w:val="single" w:sz="4" w:space="0" w:color="auto"/>
              <w:bottom w:val="single" w:sz="4" w:space="0" w:color="auto"/>
              <w:right w:val="single" w:sz="4" w:space="0" w:color="auto"/>
            </w:tcBorders>
          </w:tcPr>
          <w:p w14:paraId="5E3EAC7D" w14:textId="77777777" w:rsidR="00A15FD4" w:rsidRPr="00697DCF" w:rsidRDefault="00A15FD4" w:rsidP="00220AA3">
            <w:pPr>
              <w:jc w:val="left"/>
            </w:pPr>
            <w:r w:rsidRPr="00697DCF">
              <w:t>-</w:t>
            </w:r>
          </w:p>
        </w:tc>
      </w:tr>
      <w:tr w:rsidR="00A15FD4" w:rsidRPr="00697DCF" w14:paraId="2119008B"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1344F83" w14:textId="77777777" w:rsidR="00A15FD4" w:rsidRPr="00697DCF" w:rsidRDefault="00A15FD4" w:rsidP="000D256D">
            <w:pPr>
              <w:jc w:val="left"/>
              <w:rPr>
                <w:rFonts w:cs="Arial"/>
                <w:b/>
                <w:bCs/>
                <w:szCs w:val="20"/>
              </w:rPr>
            </w:pPr>
            <w:r w:rsidRPr="00697DCF">
              <w:rPr>
                <w:rFonts w:cs="Arial"/>
                <w:b/>
                <w:bCs/>
                <w:szCs w:val="20"/>
              </w:rPr>
              <w:t>Description</w:t>
            </w:r>
          </w:p>
        </w:tc>
        <w:tc>
          <w:tcPr>
            <w:tcW w:w="3730" w:type="pct"/>
            <w:gridSpan w:val="3"/>
            <w:tcBorders>
              <w:top w:val="single" w:sz="4" w:space="0" w:color="auto"/>
              <w:left w:val="single" w:sz="4" w:space="0" w:color="auto"/>
              <w:bottom w:val="single" w:sz="4" w:space="0" w:color="auto"/>
              <w:right w:val="single" w:sz="4" w:space="0" w:color="auto"/>
            </w:tcBorders>
          </w:tcPr>
          <w:p w14:paraId="0A0C9E13" w14:textId="7780BA61" w:rsidR="00107B23" w:rsidRPr="00697DCF" w:rsidRDefault="00107B23" w:rsidP="00220AA3">
            <w:pPr>
              <w:jc w:val="left"/>
            </w:pPr>
            <w:r w:rsidRPr="00697DCF">
              <w:t>The 16-bit value received in *pValue is endian-converted and stored in *pValue.</w:t>
            </w:r>
          </w:p>
        </w:tc>
      </w:tr>
      <w:tr w:rsidR="00A15FD4" w:rsidRPr="00697DCF" w14:paraId="3A4FF5D1"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7368C77" w14:textId="77777777" w:rsidR="00A15FD4" w:rsidRPr="00697DCF" w:rsidRDefault="00A15FD4" w:rsidP="000D256D">
            <w:pPr>
              <w:jc w:val="left"/>
              <w:rPr>
                <w:rFonts w:cs="Arial"/>
                <w:b/>
                <w:bCs/>
                <w:szCs w:val="20"/>
              </w:rPr>
            </w:pPr>
            <w:r w:rsidRPr="00697DCF">
              <w:rPr>
                <w:rFonts w:cs="Arial"/>
                <w:b/>
                <w:bCs/>
                <w:szCs w:val="20"/>
              </w:rPr>
              <w:t>Preconditions</w:t>
            </w:r>
          </w:p>
        </w:tc>
        <w:tc>
          <w:tcPr>
            <w:tcW w:w="3730" w:type="pct"/>
            <w:gridSpan w:val="3"/>
            <w:tcBorders>
              <w:top w:val="single" w:sz="4" w:space="0" w:color="auto"/>
              <w:left w:val="single" w:sz="4" w:space="0" w:color="auto"/>
              <w:bottom w:val="single" w:sz="4" w:space="0" w:color="auto"/>
              <w:right w:val="single" w:sz="4" w:space="0" w:color="auto"/>
            </w:tcBorders>
          </w:tcPr>
          <w:p w14:paraId="62B7A55E" w14:textId="77777777" w:rsidR="00A15FD4" w:rsidRPr="00697DCF" w:rsidRDefault="00A15FD4" w:rsidP="00220AA3">
            <w:pPr>
              <w:jc w:val="left"/>
              <w:rPr>
                <w:rFonts w:cs="Arial"/>
                <w:szCs w:val="20"/>
              </w:rPr>
            </w:pPr>
            <w:r w:rsidRPr="00697DCF">
              <w:rPr>
                <w:rFonts w:cs="Arial"/>
                <w:szCs w:val="20"/>
              </w:rPr>
              <w:t>N/A</w:t>
            </w:r>
          </w:p>
        </w:tc>
      </w:tr>
      <w:tr w:rsidR="00A15FD4" w:rsidRPr="00697DCF" w14:paraId="42E860E9"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89637A2" w14:textId="77777777" w:rsidR="00A15FD4" w:rsidRPr="00697DCF" w:rsidRDefault="00A15FD4" w:rsidP="000D256D">
            <w:pPr>
              <w:jc w:val="left"/>
              <w:rPr>
                <w:rFonts w:cs="Arial"/>
                <w:b/>
                <w:bCs/>
                <w:szCs w:val="20"/>
              </w:rPr>
            </w:pPr>
            <w:r w:rsidRPr="00697DCF">
              <w:rPr>
                <w:rFonts w:cs="Arial"/>
                <w:b/>
                <w:bCs/>
                <w:szCs w:val="20"/>
              </w:rPr>
              <w:t>Remarks</w:t>
            </w:r>
          </w:p>
        </w:tc>
        <w:tc>
          <w:tcPr>
            <w:tcW w:w="3730" w:type="pct"/>
            <w:gridSpan w:val="3"/>
            <w:tcBorders>
              <w:top w:val="single" w:sz="4" w:space="0" w:color="auto"/>
              <w:left w:val="single" w:sz="4" w:space="0" w:color="auto"/>
              <w:bottom w:val="single" w:sz="4" w:space="0" w:color="auto"/>
              <w:right w:val="single" w:sz="4" w:space="0" w:color="auto"/>
            </w:tcBorders>
          </w:tcPr>
          <w:p w14:paraId="25E0FA20" w14:textId="77777777" w:rsidR="00A15FD4" w:rsidRPr="00697DCF" w:rsidRDefault="00A15FD4" w:rsidP="00220AA3">
            <w:pPr>
              <w:jc w:val="left"/>
              <w:rPr>
                <w:rFonts w:cs="Arial"/>
                <w:szCs w:val="20"/>
              </w:rPr>
            </w:pPr>
            <w:r w:rsidRPr="00697DCF">
              <w:rPr>
                <w:rFonts w:cs="Arial" w:hint="eastAsia"/>
                <w:szCs w:val="20"/>
              </w:rPr>
              <w:t>N/A</w:t>
            </w:r>
          </w:p>
        </w:tc>
      </w:tr>
      <w:tr w:rsidR="00981287" w:rsidRPr="00697DCF" w14:paraId="599938A0" w14:textId="77777777" w:rsidTr="00A15FD4">
        <w:tc>
          <w:tcPr>
            <w:tcW w:w="1270" w:type="pct"/>
            <w:tcBorders>
              <w:top w:val="single" w:sz="4" w:space="0" w:color="auto"/>
              <w:left w:val="single" w:sz="4" w:space="0" w:color="auto"/>
              <w:bottom w:val="single" w:sz="4" w:space="0" w:color="auto"/>
              <w:right w:val="single" w:sz="4" w:space="0" w:color="auto"/>
            </w:tcBorders>
            <w:shd w:val="clear" w:color="auto" w:fill="D9D9D9"/>
          </w:tcPr>
          <w:p w14:paraId="08570D70" w14:textId="45EEB09D" w:rsidR="00981287" w:rsidRPr="00697DCF" w:rsidRDefault="00981287" w:rsidP="000D256D">
            <w:pPr>
              <w:jc w:val="left"/>
              <w:rPr>
                <w:rFonts w:cs="Arial"/>
                <w:b/>
                <w:bCs/>
                <w:szCs w:val="20"/>
              </w:rPr>
            </w:pPr>
            <w:r w:rsidRPr="006F260B">
              <w:rPr>
                <w:rFonts w:cs="Arial"/>
                <w:b/>
                <w:bCs/>
                <w:szCs w:val="20"/>
              </w:rPr>
              <w:t>DET/DEM Errors Handled</w:t>
            </w:r>
          </w:p>
        </w:tc>
        <w:tc>
          <w:tcPr>
            <w:tcW w:w="3730" w:type="pct"/>
            <w:gridSpan w:val="3"/>
            <w:tcBorders>
              <w:top w:val="single" w:sz="4" w:space="0" w:color="auto"/>
              <w:left w:val="single" w:sz="4" w:space="0" w:color="auto"/>
              <w:bottom w:val="single" w:sz="4" w:space="0" w:color="auto"/>
              <w:right w:val="single" w:sz="4" w:space="0" w:color="auto"/>
            </w:tcBorders>
          </w:tcPr>
          <w:p w14:paraId="0EAB383D" w14:textId="70FA42DC" w:rsidR="00981287" w:rsidRPr="00697DCF" w:rsidRDefault="00981287" w:rsidP="00220AA3">
            <w:pPr>
              <w:jc w:val="left"/>
              <w:rPr>
                <w:rFonts w:cs="Arial"/>
                <w:szCs w:val="20"/>
              </w:rPr>
            </w:pPr>
            <w:r w:rsidRPr="00A935AB">
              <w:rPr>
                <w:rFonts w:cs="Arial" w:hint="eastAsia"/>
                <w:szCs w:val="20"/>
              </w:rPr>
              <w:t>N/A</w:t>
            </w:r>
          </w:p>
        </w:tc>
      </w:tr>
    </w:tbl>
    <w:p w14:paraId="6E02A4A4" w14:textId="77777777" w:rsidR="00D40035" w:rsidRDefault="00D40035" w:rsidP="00D40035">
      <w:pPr>
        <w:pStyle w:val="RefIDs"/>
      </w:pPr>
      <w:r>
        <w:t>[Covers: req-8552172-00903610]</w:t>
      </w:r>
    </w:p>
    <w:p w14:paraId="7192FF7D" w14:textId="08C2F7BE" w:rsidR="00D40035" w:rsidRDefault="00D40035" w:rsidP="00D40035">
      <w:pPr>
        <w:pStyle w:val="RefIDs"/>
      </w:pPr>
      <w:r>
        <w:t>[Covers: req-8552172-00903613]</w:t>
      </w:r>
    </w:p>
    <w:p w14:paraId="2F605D31" w14:textId="77777777" w:rsidR="00D40035" w:rsidRDefault="00D40035" w:rsidP="00D40035">
      <w:pPr>
        <w:pStyle w:val="RefIDs"/>
        <w:rPr>
          <w:lang w:eastAsia="en-US"/>
        </w:rPr>
      </w:pPr>
      <w:r>
        <w:t>[Covers: req-8552172-00904663]</w:t>
      </w:r>
    </w:p>
    <w:p w14:paraId="1EE3E12B"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2741E339"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25B6C8D1"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7042BBDC"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4B2DE121"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3A2292B8"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5B636D9D"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107118E6"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5DD4E281" w14:textId="77777777" w:rsidR="00D40035" w:rsidRDefault="00D40035" w:rsidP="00D40035">
      <w:pPr>
        <w:pStyle w:val="RefIDs"/>
      </w:pPr>
      <w:r>
        <w:t>[Covers: req-8552172-00904667]</w:t>
      </w:r>
    </w:p>
    <w:p w14:paraId="34A2D0EC" w14:textId="3EDF7B71" w:rsidR="00D40035" w:rsidRPr="00EC6E42" w:rsidRDefault="00D40035" w:rsidP="000E7203">
      <w:pPr>
        <w:pStyle w:val="RefIDs"/>
        <w:rPr>
          <w:lang w:eastAsia="en-US"/>
        </w:rPr>
      </w:pPr>
      <w:r>
        <w:t>[Covers: req-8552172-00905227]</w:t>
      </w:r>
    </w:p>
    <w:p w14:paraId="6535B956" w14:textId="77777777" w:rsidR="00D40035" w:rsidRDefault="00D40035" w:rsidP="00D40035">
      <w:pPr>
        <w:pStyle w:val="RefIDs"/>
      </w:pPr>
      <w:r>
        <w:t>[Covers: req-8552172-00905218]</w:t>
      </w:r>
    </w:p>
    <w:p w14:paraId="5913FCA5" w14:textId="77777777" w:rsidR="00D40035" w:rsidRDefault="00D40035" w:rsidP="00D40035">
      <w:pPr>
        <w:pStyle w:val="RefIDs"/>
      </w:pPr>
      <w:r>
        <w:t>[Covers: req-8552172-00905219]</w:t>
      </w:r>
    </w:p>
    <w:p w14:paraId="6ED02F10" w14:textId="77777777" w:rsidR="00D40035" w:rsidRDefault="00D40035" w:rsidP="00D40035">
      <w:pPr>
        <w:pStyle w:val="RefIDs"/>
      </w:pPr>
      <w:r>
        <w:t>[Covers: req-8552172-00904664]</w:t>
      </w:r>
    </w:p>
    <w:p w14:paraId="43AA72F2" w14:textId="77777777" w:rsidR="00D40035" w:rsidRDefault="00D40035" w:rsidP="00D40035">
      <w:pPr>
        <w:pStyle w:val="RefIDs"/>
      </w:pPr>
      <w:r>
        <w:t>[Covers: req-8552172-00904665]</w:t>
      </w:r>
    </w:p>
    <w:p w14:paraId="7D088ABF" w14:textId="77777777" w:rsidR="00D40035" w:rsidRDefault="00D40035" w:rsidP="00D40035">
      <w:pPr>
        <w:pStyle w:val="RefIDs"/>
      </w:pPr>
      <w:r>
        <w:t>[Covers: req-8552172-00904666]</w:t>
      </w:r>
    </w:p>
    <w:p w14:paraId="3FD6945D" w14:textId="5B061DD1" w:rsidR="00E042F2" w:rsidRDefault="00E042F2">
      <w:pPr>
        <w:jc w:val="left"/>
        <w:rPr>
          <w:lang w:val="en-GB"/>
        </w:rPr>
      </w:pPr>
    </w:p>
    <w:p w14:paraId="23C3BF40" w14:textId="365E5312" w:rsidR="00A15FD4" w:rsidRDefault="000F4E6D" w:rsidP="00F27F4D">
      <w:pPr>
        <w:pStyle w:val="Heading4"/>
      </w:pPr>
      <w:r>
        <w:lastRenderedPageBreak/>
        <w:t>ProtoConv</w:t>
      </w:r>
      <w:r w:rsidR="00A15FD4" w:rsidRPr="00B85524">
        <w:t>_UtilEndianConv32</w:t>
      </w:r>
    </w:p>
    <w:p w14:paraId="278CB5AC" w14:textId="6B009632" w:rsidR="00A15FD4" w:rsidRPr="00205C43" w:rsidRDefault="00A15FD4" w:rsidP="00BE5228">
      <w:pPr>
        <w:pStyle w:val="ReqID"/>
      </w:pPr>
      <w:r w:rsidRPr="00205C43">
        <w:t>[</w:t>
      </w:r>
      <w:r w:rsidR="00CF5BF7">
        <w:t>Gen5GW</w:t>
      </w:r>
      <w:r w:rsidRPr="00205C43">
        <w:t>_</w:t>
      </w:r>
      <w:r w:rsidR="000F4E6D">
        <w:t>ProtoConv</w:t>
      </w:r>
      <w:r w:rsidRPr="00205C43">
        <w:t>_</w:t>
      </w:r>
      <w:r>
        <w:t>A</w:t>
      </w:r>
      <w:r w:rsidRPr="00205C43">
        <w:t>D</w:t>
      </w:r>
      <w:r>
        <w:t>_C</w:t>
      </w:r>
      <w:r w:rsidRPr="00205C43">
        <w:t>_</w:t>
      </w:r>
      <w:r w:rsidR="00E2705A">
        <w:t>15_0</w:t>
      </w:r>
      <w:r>
        <w:t>07</w:t>
      </w:r>
      <w:r w:rsidRPr="00205C43">
        <w:t>]</w:t>
      </w:r>
    </w:p>
    <w:p w14:paraId="5C223C88" w14:textId="6D2F9599" w:rsidR="00A15FD4" w:rsidRDefault="00A15FD4"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42</w:t>
      </w:r>
      <w:r w:rsidR="009D560C">
        <w:rPr>
          <w:noProof/>
        </w:rPr>
        <w:fldChar w:fldCharType="end"/>
      </w:r>
      <w:r w:rsidR="00C745C6">
        <w:rPr>
          <w:noProof/>
        </w:rPr>
        <w:t>:</w:t>
      </w:r>
      <w:r>
        <w:rPr>
          <w:rFonts w:hint="eastAsia"/>
        </w:rPr>
        <w:t xml:space="preserve"> </w:t>
      </w:r>
      <w:r w:rsidR="000F4E6D">
        <w:t>ProtoConv</w:t>
      </w:r>
      <w:r w:rsidRPr="00B85524">
        <w:t>_UtilEndianConv32</w:t>
      </w:r>
    </w:p>
    <w:tbl>
      <w:tblPr>
        <w:tblpPr w:leftFromText="142" w:rightFromText="142" w:vertAnchor="text" w:horzAnchor="margin" w:tblpXSpec="center"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4221"/>
      </w:tblGrid>
      <w:tr w:rsidR="00A15FD4" w:rsidRPr="00697DCF" w14:paraId="46ED26AA" w14:textId="77777777" w:rsidTr="00C745C6">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8791E53" w14:textId="77777777" w:rsidR="00A15FD4" w:rsidRPr="00697DCF" w:rsidRDefault="00A15FD4" w:rsidP="000D256D">
            <w:pPr>
              <w:jc w:val="left"/>
              <w:rPr>
                <w:rFonts w:cs="Arial"/>
                <w:szCs w:val="20"/>
              </w:rPr>
            </w:pPr>
            <w:r w:rsidRPr="00697DCF">
              <w:rPr>
                <w:rFonts w:cs="Arial"/>
                <w:b/>
                <w:bCs/>
                <w:szCs w:val="20"/>
              </w:rPr>
              <w:t>Function Name</w:t>
            </w:r>
          </w:p>
        </w:tc>
        <w:tc>
          <w:tcPr>
            <w:tcW w:w="3730" w:type="pct"/>
            <w:gridSpan w:val="3"/>
            <w:tcBorders>
              <w:top w:val="single" w:sz="4" w:space="0" w:color="auto"/>
              <w:left w:val="single" w:sz="4" w:space="0" w:color="auto"/>
              <w:bottom w:val="single" w:sz="4" w:space="0" w:color="auto"/>
              <w:right w:val="single" w:sz="4" w:space="0" w:color="auto"/>
            </w:tcBorders>
          </w:tcPr>
          <w:p w14:paraId="498D25BA" w14:textId="2A754F64" w:rsidR="00A15FD4" w:rsidRPr="00697DCF" w:rsidRDefault="000F4E6D" w:rsidP="00220AA3">
            <w:pPr>
              <w:jc w:val="left"/>
            </w:pPr>
            <w:r>
              <w:t>ProtoConv</w:t>
            </w:r>
            <w:r w:rsidR="00A15FD4" w:rsidRPr="00697DCF">
              <w:t>_UtilEndianConv32</w:t>
            </w:r>
          </w:p>
        </w:tc>
      </w:tr>
      <w:tr w:rsidR="00A15FD4" w:rsidRPr="00697DCF" w14:paraId="0A7642E5" w14:textId="77777777" w:rsidTr="00C745C6">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12F11649" w14:textId="77777777" w:rsidR="00A15FD4" w:rsidRPr="00697DCF" w:rsidRDefault="00A15FD4" w:rsidP="000D256D">
            <w:pPr>
              <w:jc w:val="left"/>
              <w:rPr>
                <w:rFonts w:eastAsia="Meiryo UI" w:cstheme="majorHAnsi"/>
                <w:szCs w:val="20"/>
                <w:lang w:val="en-GB"/>
              </w:rPr>
            </w:pPr>
            <w:r w:rsidRPr="00697DCF">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tcPr>
          <w:p w14:paraId="45F0AFC8" w14:textId="77777777" w:rsidR="00A15FD4" w:rsidRPr="00697DCF" w:rsidRDefault="00A15FD4" w:rsidP="00220AA3">
            <w:pPr>
              <w:jc w:val="left"/>
              <w:rPr>
                <w:rFonts w:eastAsia="Meiryo UI" w:cstheme="majorHAnsi"/>
                <w:szCs w:val="20"/>
                <w:lang w:val="en-GB"/>
              </w:rPr>
            </w:pPr>
            <w:r w:rsidRPr="00697DCF">
              <w:rPr>
                <w:rFonts w:eastAsia="Meiryo UI" w:cstheme="majorHAnsi"/>
                <w:szCs w:val="20"/>
                <w:lang w:val="en-GB"/>
              </w:rPr>
              <w:t>ASIL D</w:t>
            </w:r>
          </w:p>
        </w:tc>
        <w:tc>
          <w:tcPr>
            <w:tcW w:w="566" w:type="pct"/>
            <w:tcBorders>
              <w:top w:val="single" w:sz="4" w:space="0" w:color="auto"/>
              <w:left w:val="single" w:sz="4" w:space="0" w:color="auto"/>
              <w:bottom w:val="single" w:sz="4" w:space="0" w:color="auto"/>
              <w:right w:val="single" w:sz="4" w:space="0" w:color="auto"/>
            </w:tcBorders>
            <w:shd w:val="pct20" w:color="auto" w:fill="auto"/>
          </w:tcPr>
          <w:p w14:paraId="3D946D83" w14:textId="77777777" w:rsidR="00A15FD4" w:rsidRPr="00697DCF" w:rsidRDefault="00A15FD4" w:rsidP="00220AA3">
            <w:pPr>
              <w:jc w:val="left"/>
              <w:rPr>
                <w:rFonts w:eastAsia="Meiryo UI" w:cstheme="majorHAnsi"/>
                <w:b/>
                <w:szCs w:val="20"/>
                <w:lang w:val="en-GB"/>
              </w:rPr>
            </w:pPr>
            <w:r w:rsidRPr="00697DCF">
              <w:rPr>
                <w:rFonts w:eastAsia="Meiryo UI" w:cstheme="majorHAnsi"/>
                <w:b/>
                <w:szCs w:val="20"/>
                <w:lang w:val="en-GB"/>
              </w:rPr>
              <w:t>Status</w:t>
            </w:r>
          </w:p>
        </w:tc>
        <w:tc>
          <w:tcPr>
            <w:tcW w:w="2104" w:type="pct"/>
            <w:tcBorders>
              <w:top w:val="single" w:sz="4" w:space="0" w:color="auto"/>
              <w:left w:val="single" w:sz="4" w:space="0" w:color="auto"/>
              <w:bottom w:val="single" w:sz="4" w:space="0" w:color="auto"/>
              <w:right w:val="single" w:sz="4" w:space="0" w:color="auto"/>
            </w:tcBorders>
          </w:tcPr>
          <w:p w14:paraId="023A1CFA" w14:textId="77777777" w:rsidR="00A15FD4" w:rsidRPr="00697DCF" w:rsidRDefault="00A15FD4" w:rsidP="00220AA3">
            <w:pPr>
              <w:jc w:val="left"/>
              <w:rPr>
                <w:rFonts w:eastAsia="Meiryo UI" w:cstheme="majorHAnsi"/>
                <w:szCs w:val="20"/>
                <w:lang w:val="en-GB"/>
              </w:rPr>
            </w:pPr>
            <w:r w:rsidRPr="00697DCF">
              <w:rPr>
                <w:rFonts w:eastAsia="Meiryo UI" w:cstheme="majorHAnsi"/>
                <w:szCs w:val="20"/>
                <w:lang w:val="en-GB"/>
              </w:rPr>
              <w:t>New</w:t>
            </w:r>
          </w:p>
        </w:tc>
      </w:tr>
      <w:tr w:rsidR="00A15FD4" w:rsidRPr="00697DCF" w14:paraId="5BC942ED"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75F0F4C7" w14:textId="77777777" w:rsidR="00A15FD4" w:rsidRPr="00697DCF" w:rsidRDefault="00A15FD4" w:rsidP="000D256D">
            <w:pPr>
              <w:jc w:val="left"/>
              <w:rPr>
                <w:rFonts w:cs="Arial"/>
                <w:b/>
                <w:bCs/>
                <w:szCs w:val="20"/>
              </w:rPr>
            </w:pPr>
            <w:r w:rsidRPr="00697DCF">
              <w:rPr>
                <w:rFonts w:cs="Arial"/>
                <w:b/>
                <w:bCs/>
                <w:szCs w:val="20"/>
              </w:rPr>
              <w:t>Syntax</w:t>
            </w:r>
          </w:p>
        </w:tc>
        <w:tc>
          <w:tcPr>
            <w:tcW w:w="3730" w:type="pct"/>
            <w:gridSpan w:val="3"/>
            <w:tcBorders>
              <w:top w:val="single" w:sz="4" w:space="0" w:color="auto"/>
              <w:left w:val="single" w:sz="4" w:space="0" w:color="auto"/>
              <w:bottom w:val="single" w:sz="4" w:space="0" w:color="auto"/>
              <w:right w:val="single" w:sz="4" w:space="0" w:color="auto"/>
            </w:tcBorders>
          </w:tcPr>
          <w:p w14:paraId="37EB5FDC" w14:textId="76E3B97E" w:rsidR="00A15FD4" w:rsidRPr="00697DCF" w:rsidRDefault="00A15FD4" w:rsidP="00220AA3">
            <w:pPr>
              <w:jc w:val="left"/>
              <w:rPr>
                <w:rFonts w:cs="Arial"/>
                <w:szCs w:val="20"/>
              </w:rPr>
            </w:pPr>
            <w:r w:rsidRPr="00697DCF">
              <w:rPr>
                <w:rFonts w:cs="Arial"/>
                <w:szCs w:val="20"/>
              </w:rPr>
              <w:t xml:space="preserve">void </w:t>
            </w:r>
            <w:r w:rsidR="000F4E6D">
              <w:rPr>
                <w:rFonts w:cs="Arial"/>
                <w:szCs w:val="20"/>
              </w:rPr>
              <w:t>ProtoConv</w:t>
            </w:r>
            <w:r w:rsidRPr="00697DCF">
              <w:rPr>
                <w:rFonts w:cs="Arial"/>
                <w:szCs w:val="20"/>
              </w:rPr>
              <w:t>_UtilEndianConv32(uint32 *pValue)</w:t>
            </w:r>
          </w:p>
        </w:tc>
      </w:tr>
      <w:tr w:rsidR="00A15FD4" w:rsidRPr="00697DCF" w14:paraId="5B1AAB26"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3196D4A" w14:textId="77777777" w:rsidR="00A15FD4" w:rsidRPr="00697DCF" w:rsidRDefault="00A15FD4" w:rsidP="000D256D">
            <w:pPr>
              <w:jc w:val="left"/>
              <w:rPr>
                <w:rFonts w:cs="Arial"/>
                <w:b/>
                <w:bCs/>
                <w:szCs w:val="20"/>
              </w:rPr>
            </w:pPr>
            <w:r w:rsidRPr="00697DCF">
              <w:rPr>
                <w:rFonts w:cs="Arial"/>
                <w:b/>
                <w:bCs/>
                <w:szCs w:val="20"/>
              </w:rPr>
              <w:t>Sync/Async</w:t>
            </w:r>
          </w:p>
        </w:tc>
        <w:tc>
          <w:tcPr>
            <w:tcW w:w="3730" w:type="pct"/>
            <w:gridSpan w:val="3"/>
            <w:tcBorders>
              <w:top w:val="single" w:sz="4" w:space="0" w:color="auto"/>
              <w:left w:val="single" w:sz="4" w:space="0" w:color="auto"/>
              <w:bottom w:val="single" w:sz="4" w:space="0" w:color="auto"/>
              <w:right w:val="single" w:sz="4" w:space="0" w:color="auto"/>
            </w:tcBorders>
          </w:tcPr>
          <w:p w14:paraId="11829F01" w14:textId="77777777" w:rsidR="00A15FD4" w:rsidRPr="00697DCF" w:rsidRDefault="00A15FD4" w:rsidP="00220AA3">
            <w:pPr>
              <w:jc w:val="left"/>
              <w:rPr>
                <w:rFonts w:cs="Arial"/>
                <w:szCs w:val="20"/>
              </w:rPr>
            </w:pPr>
            <w:r w:rsidRPr="00697DCF">
              <w:rPr>
                <w:rFonts w:cs="Arial"/>
                <w:szCs w:val="20"/>
              </w:rPr>
              <w:t>Synchronous</w:t>
            </w:r>
          </w:p>
        </w:tc>
      </w:tr>
      <w:tr w:rsidR="00A15FD4" w:rsidRPr="00697DCF" w14:paraId="375F1A87" w14:textId="77777777" w:rsidTr="00C745C6">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924BD14" w14:textId="77777777" w:rsidR="00A15FD4" w:rsidRPr="00697DCF" w:rsidRDefault="00A15FD4" w:rsidP="000D256D">
            <w:pPr>
              <w:jc w:val="left"/>
              <w:rPr>
                <w:rFonts w:cs="Arial"/>
                <w:b/>
                <w:bCs/>
                <w:szCs w:val="20"/>
              </w:rPr>
            </w:pPr>
            <w:r w:rsidRPr="00697DCF">
              <w:rPr>
                <w:rFonts w:cs="Arial"/>
                <w:b/>
                <w:bCs/>
                <w:szCs w:val="20"/>
              </w:rPr>
              <w:t>Reentrancy</w:t>
            </w:r>
          </w:p>
        </w:tc>
        <w:tc>
          <w:tcPr>
            <w:tcW w:w="3730" w:type="pct"/>
            <w:gridSpan w:val="3"/>
            <w:tcBorders>
              <w:top w:val="single" w:sz="4" w:space="0" w:color="auto"/>
              <w:left w:val="single" w:sz="4" w:space="0" w:color="auto"/>
              <w:bottom w:val="single" w:sz="4" w:space="0" w:color="auto"/>
              <w:right w:val="single" w:sz="4" w:space="0" w:color="auto"/>
            </w:tcBorders>
          </w:tcPr>
          <w:p w14:paraId="01766DCE" w14:textId="77777777" w:rsidR="00A15FD4" w:rsidRPr="00697DCF" w:rsidRDefault="00A15FD4" w:rsidP="00220AA3">
            <w:pPr>
              <w:jc w:val="left"/>
              <w:rPr>
                <w:rFonts w:eastAsia="Meiryo UI" w:cstheme="majorHAnsi"/>
                <w:szCs w:val="20"/>
                <w:lang w:val="en-GB"/>
              </w:rPr>
            </w:pPr>
            <w:r w:rsidRPr="00697DCF">
              <w:rPr>
                <w:rFonts w:cs="Arial"/>
                <w:szCs w:val="20"/>
              </w:rPr>
              <w:t>Non-Reentrant</w:t>
            </w:r>
          </w:p>
        </w:tc>
      </w:tr>
      <w:tr w:rsidR="00A15FD4" w:rsidRPr="00697DCF" w14:paraId="56C132F4" w14:textId="77777777" w:rsidTr="00C745C6">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56898AB4" w14:textId="77777777" w:rsidR="00A15FD4" w:rsidRPr="00697DCF" w:rsidRDefault="00A15FD4" w:rsidP="000D256D">
            <w:pPr>
              <w:jc w:val="left"/>
              <w:rPr>
                <w:rFonts w:cs="Arial"/>
                <w:b/>
                <w:bCs/>
                <w:szCs w:val="20"/>
              </w:rPr>
            </w:pPr>
            <w:r w:rsidRPr="00697DCF">
              <w:rPr>
                <w:rFonts w:cs="Arial"/>
                <w:b/>
                <w:bCs/>
                <w:szCs w:val="20"/>
              </w:rPr>
              <w:t>Interrupt State</w:t>
            </w:r>
          </w:p>
        </w:tc>
        <w:tc>
          <w:tcPr>
            <w:tcW w:w="3730" w:type="pct"/>
            <w:gridSpan w:val="3"/>
            <w:tcBorders>
              <w:top w:val="single" w:sz="4" w:space="0" w:color="auto"/>
              <w:left w:val="single" w:sz="4" w:space="0" w:color="auto"/>
              <w:bottom w:val="single" w:sz="4" w:space="0" w:color="auto"/>
              <w:right w:val="single" w:sz="4" w:space="0" w:color="auto"/>
            </w:tcBorders>
          </w:tcPr>
          <w:p w14:paraId="759B02A4" w14:textId="77777777" w:rsidR="00A15FD4" w:rsidRPr="00697DCF" w:rsidRDefault="00A15FD4" w:rsidP="00220AA3">
            <w:pPr>
              <w:jc w:val="left"/>
              <w:rPr>
                <w:rFonts w:eastAsia="Meiryo UI" w:cstheme="majorHAnsi"/>
                <w:szCs w:val="20"/>
                <w:lang w:val="en-GB"/>
              </w:rPr>
            </w:pPr>
            <w:r w:rsidRPr="00697DCF">
              <w:rPr>
                <w:rFonts w:cs="Arial"/>
              </w:rPr>
              <w:t>Runs in the interrupt enable state</w:t>
            </w:r>
          </w:p>
        </w:tc>
      </w:tr>
      <w:tr w:rsidR="00A15FD4" w:rsidRPr="00697DCF" w14:paraId="55CF6915" w14:textId="77777777" w:rsidTr="00C745C6">
        <w:tc>
          <w:tcPr>
            <w:tcW w:w="1270" w:type="pct"/>
            <w:tcBorders>
              <w:top w:val="single" w:sz="4" w:space="0" w:color="auto"/>
              <w:left w:val="single" w:sz="4" w:space="0" w:color="auto"/>
              <w:right w:val="single" w:sz="4" w:space="0" w:color="auto"/>
            </w:tcBorders>
            <w:shd w:val="clear" w:color="auto" w:fill="D9D9D9"/>
            <w:hideMark/>
          </w:tcPr>
          <w:p w14:paraId="4CCCB1B4"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(In)</w:t>
            </w:r>
          </w:p>
        </w:tc>
        <w:tc>
          <w:tcPr>
            <w:tcW w:w="1626" w:type="pct"/>
            <w:gridSpan w:val="2"/>
            <w:tcBorders>
              <w:top w:val="single" w:sz="4" w:space="0" w:color="auto"/>
              <w:left w:val="single" w:sz="4" w:space="0" w:color="auto"/>
              <w:right w:val="single" w:sz="4" w:space="0" w:color="auto"/>
            </w:tcBorders>
          </w:tcPr>
          <w:p w14:paraId="63CA11EB" w14:textId="77777777" w:rsidR="00A15FD4" w:rsidRPr="00697DCF" w:rsidRDefault="00A15FD4" w:rsidP="00220AA3">
            <w:pPr>
              <w:jc w:val="left"/>
              <w:rPr>
                <w:rFonts w:cs="Arial"/>
                <w:szCs w:val="20"/>
              </w:rPr>
            </w:pPr>
            <w:r w:rsidRPr="00697DCF">
              <w:rPr>
                <w:rFonts w:cs="Arial"/>
                <w:szCs w:val="20"/>
              </w:rPr>
              <w:t>N/A</w:t>
            </w:r>
          </w:p>
        </w:tc>
        <w:tc>
          <w:tcPr>
            <w:tcW w:w="2104" w:type="pct"/>
            <w:tcBorders>
              <w:top w:val="single" w:sz="4" w:space="0" w:color="auto"/>
              <w:left w:val="single" w:sz="4" w:space="0" w:color="auto"/>
              <w:bottom w:val="single" w:sz="4" w:space="0" w:color="auto"/>
              <w:right w:val="single" w:sz="4" w:space="0" w:color="auto"/>
            </w:tcBorders>
            <w:vAlign w:val="center"/>
          </w:tcPr>
          <w:p w14:paraId="5A1E41CE" w14:textId="77777777" w:rsidR="00A15FD4" w:rsidRPr="00697DCF" w:rsidRDefault="00A15FD4" w:rsidP="00220AA3">
            <w:pPr>
              <w:jc w:val="left"/>
              <w:rPr>
                <w:rFonts w:cs="Arial"/>
                <w:szCs w:val="20"/>
                <w:lang w:val="en-GB"/>
              </w:rPr>
            </w:pPr>
            <w:r w:rsidRPr="00697DCF">
              <w:rPr>
                <w:rFonts w:cs="Arial"/>
                <w:szCs w:val="20"/>
                <w:lang w:val="en-GB"/>
              </w:rPr>
              <w:t>-</w:t>
            </w:r>
          </w:p>
        </w:tc>
      </w:tr>
      <w:tr w:rsidR="00A15FD4" w:rsidRPr="00697DCF" w14:paraId="6BC8C147"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78E5E24"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tcPr>
          <w:p w14:paraId="5BBE8AAE" w14:textId="77777777" w:rsidR="00A15FD4" w:rsidRPr="00697DCF" w:rsidRDefault="00A15FD4" w:rsidP="00220AA3">
            <w:pPr>
              <w:jc w:val="left"/>
              <w:rPr>
                <w:rFonts w:eastAsia="Meiryo UI" w:cstheme="majorHAnsi"/>
                <w:szCs w:val="20"/>
                <w:lang w:val="en-GB"/>
              </w:rPr>
            </w:pPr>
            <w:r w:rsidRPr="00697DCF">
              <w:rPr>
                <w:rFonts w:cs="Arial"/>
                <w:szCs w:val="20"/>
              </w:rPr>
              <w:t>uint32 *pValue</w:t>
            </w:r>
          </w:p>
        </w:tc>
        <w:tc>
          <w:tcPr>
            <w:tcW w:w="2104" w:type="pct"/>
            <w:tcBorders>
              <w:top w:val="single" w:sz="4" w:space="0" w:color="auto"/>
              <w:left w:val="single" w:sz="4" w:space="0" w:color="auto"/>
              <w:bottom w:val="single" w:sz="4" w:space="0" w:color="auto"/>
              <w:right w:val="single" w:sz="4" w:space="0" w:color="auto"/>
            </w:tcBorders>
          </w:tcPr>
          <w:p w14:paraId="37DB1BDD" w14:textId="5CFA312D" w:rsidR="00C065F6" w:rsidRPr="00697DCF" w:rsidRDefault="00C065F6" w:rsidP="00220AA3">
            <w:pPr>
              <w:jc w:val="left"/>
              <w:rPr>
                <w:rFonts w:eastAsia="Meiryo UI" w:cstheme="majorHAnsi"/>
                <w:szCs w:val="20"/>
                <w:lang w:val="en-GB"/>
              </w:rPr>
            </w:pPr>
            <w:r w:rsidRPr="00171BEB">
              <w:rPr>
                <w:rFonts w:cstheme="majorHAnsi"/>
                <w:b/>
                <w:bCs/>
                <w:szCs w:val="20"/>
                <w:lang w:val="en-GB"/>
              </w:rPr>
              <w:t>In</w:t>
            </w:r>
            <w:r w:rsidRPr="00697DCF">
              <w:rPr>
                <w:rFonts w:cstheme="majorHAnsi"/>
                <w:szCs w:val="20"/>
                <w:lang w:val="en-GB"/>
              </w:rPr>
              <w:t>: value before conversion</w:t>
            </w:r>
            <w:r w:rsidR="00A15FD4" w:rsidRPr="00697DCF">
              <w:rPr>
                <w:rFonts w:cstheme="majorHAnsi"/>
                <w:szCs w:val="20"/>
                <w:lang w:val="en-GB"/>
              </w:rPr>
              <w:br/>
            </w:r>
            <w:r w:rsidRPr="00171BEB">
              <w:rPr>
                <w:rFonts w:eastAsia="Meiryo UI" w:cstheme="majorHAnsi"/>
                <w:b/>
                <w:bCs/>
                <w:szCs w:val="20"/>
                <w:lang w:val="en-GB"/>
              </w:rPr>
              <w:t>Out</w:t>
            </w:r>
            <w:r w:rsidRPr="00697DCF">
              <w:rPr>
                <w:rFonts w:eastAsia="Meiryo UI" w:cstheme="majorHAnsi"/>
                <w:szCs w:val="20"/>
                <w:lang w:val="en-GB"/>
              </w:rPr>
              <w:t>: Value after conversion</w:t>
            </w:r>
          </w:p>
        </w:tc>
      </w:tr>
      <w:tr w:rsidR="00A15FD4" w:rsidRPr="00697DCF" w14:paraId="565B210A"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FABB263"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tcPr>
          <w:p w14:paraId="48E74187" w14:textId="77777777" w:rsidR="00A15FD4" w:rsidRPr="00697DCF" w:rsidRDefault="00A15FD4" w:rsidP="00220AA3">
            <w:pPr>
              <w:jc w:val="left"/>
              <w:rPr>
                <w:rFonts w:eastAsia="Meiryo UI" w:cstheme="majorHAnsi"/>
                <w:szCs w:val="20"/>
                <w:lang w:val="en-GB"/>
              </w:rPr>
            </w:pPr>
            <w:r w:rsidRPr="00697DCF">
              <w:rPr>
                <w:rFonts w:cs="Arial"/>
                <w:szCs w:val="20"/>
              </w:rPr>
              <w:t>N/A</w:t>
            </w:r>
          </w:p>
        </w:tc>
        <w:tc>
          <w:tcPr>
            <w:tcW w:w="2104" w:type="pct"/>
            <w:tcBorders>
              <w:top w:val="single" w:sz="4" w:space="0" w:color="auto"/>
              <w:left w:val="single" w:sz="4" w:space="0" w:color="auto"/>
              <w:bottom w:val="single" w:sz="4" w:space="0" w:color="auto"/>
              <w:right w:val="single" w:sz="4" w:space="0" w:color="auto"/>
            </w:tcBorders>
          </w:tcPr>
          <w:p w14:paraId="6AC9AF68" w14:textId="77777777" w:rsidR="00A15FD4" w:rsidRPr="00697DCF" w:rsidRDefault="00A15FD4" w:rsidP="00220AA3">
            <w:pPr>
              <w:jc w:val="left"/>
              <w:rPr>
                <w:rFonts w:eastAsia="Meiryo UI" w:cstheme="majorHAnsi"/>
                <w:szCs w:val="20"/>
                <w:lang w:val="en-GB"/>
              </w:rPr>
            </w:pPr>
            <w:r w:rsidRPr="00697DCF">
              <w:rPr>
                <w:rFonts w:cs="Arial"/>
                <w:szCs w:val="20"/>
                <w:lang w:val="en-GB"/>
              </w:rPr>
              <w:t>-</w:t>
            </w:r>
          </w:p>
        </w:tc>
      </w:tr>
      <w:tr w:rsidR="00A15FD4" w:rsidRPr="00697DCF" w14:paraId="507156FC"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10F6B02" w14:textId="77777777" w:rsidR="00A15FD4" w:rsidRPr="00697DCF" w:rsidRDefault="00A15FD4" w:rsidP="000D256D">
            <w:pPr>
              <w:jc w:val="left"/>
              <w:rPr>
                <w:rFonts w:eastAsia="Meiryo UI" w:cstheme="majorHAnsi"/>
                <w:b/>
                <w:bCs/>
                <w:szCs w:val="20"/>
                <w:lang w:val="en-GB"/>
              </w:rPr>
            </w:pPr>
            <w:r w:rsidRPr="00697DCF">
              <w:rPr>
                <w:rFonts w:eastAsia="Meiryo UI" w:cstheme="majorHAnsi"/>
                <w:b/>
                <w:bCs/>
                <w:szCs w:val="20"/>
                <w:lang w:val="en-GB"/>
              </w:rPr>
              <w:t>Return Value</w:t>
            </w:r>
          </w:p>
        </w:tc>
        <w:tc>
          <w:tcPr>
            <w:tcW w:w="1626" w:type="pct"/>
            <w:gridSpan w:val="2"/>
            <w:tcBorders>
              <w:top w:val="single" w:sz="4" w:space="0" w:color="auto"/>
              <w:left w:val="single" w:sz="4" w:space="0" w:color="auto"/>
              <w:bottom w:val="single" w:sz="4" w:space="0" w:color="auto"/>
              <w:right w:val="single" w:sz="4" w:space="0" w:color="auto"/>
            </w:tcBorders>
          </w:tcPr>
          <w:p w14:paraId="4788CE32" w14:textId="77777777" w:rsidR="00A15FD4" w:rsidRPr="00697DCF" w:rsidRDefault="00A15FD4" w:rsidP="00220AA3">
            <w:pPr>
              <w:jc w:val="left"/>
              <w:rPr>
                <w:rFonts w:eastAsia="Meiryo UI" w:cstheme="majorHAnsi"/>
                <w:szCs w:val="20"/>
                <w:lang w:val="en-GB"/>
              </w:rPr>
            </w:pPr>
            <w:r w:rsidRPr="00697DCF">
              <w:rPr>
                <w:rFonts w:cstheme="majorHAnsi"/>
                <w:szCs w:val="20"/>
                <w:lang w:val="en-GB"/>
              </w:rPr>
              <w:t>N/A</w:t>
            </w:r>
          </w:p>
        </w:tc>
        <w:tc>
          <w:tcPr>
            <w:tcW w:w="2104" w:type="pct"/>
            <w:tcBorders>
              <w:top w:val="single" w:sz="4" w:space="0" w:color="auto"/>
              <w:left w:val="single" w:sz="4" w:space="0" w:color="auto"/>
              <w:bottom w:val="single" w:sz="4" w:space="0" w:color="auto"/>
              <w:right w:val="single" w:sz="4" w:space="0" w:color="auto"/>
            </w:tcBorders>
          </w:tcPr>
          <w:p w14:paraId="665B1CEB" w14:textId="77777777" w:rsidR="00A15FD4" w:rsidRPr="00697DCF" w:rsidRDefault="00A15FD4" w:rsidP="00220AA3">
            <w:pPr>
              <w:jc w:val="left"/>
            </w:pPr>
            <w:r w:rsidRPr="00697DCF">
              <w:t>-</w:t>
            </w:r>
          </w:p>
        </w:tc>
      </w:tr>
      <w:tr w:rsidR="00A15FD4" w:rsidRPr="00697DCF" w14:paraId="164968B9"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722E5CE" w14:textId="77777777" w:rsidR="00A15FD4" w:rsidRPr="00697DCF" w:rsidRDefault="00A15FD4" w:rsidP="000D256D">
            <w:pPr>
              <w:jc w:val="left"/>
              <w:rPr>
                <w:rFonts w:cs="Arial"/>
                <w:b/>
                <w:bCs/>
                <w:szCs w:val="20"/>
              </w:rPr>
            </w:pPr>
            <w:r w:rsidRPr="00697DCF">
              <w:rPr>
                <w:rFonts w:cs="Arial"/>
                <w:b/>
                <w:bCs/>
                <w:szCs w:val="20"/>
              </w:rPr>
              <w:t>Description</w:t>
            </w:r>
          </w:p>
        </w:tc>
        <w:tc>
          <w:tcPr>
            <w:tcW w:w="3730" w:type="pct"/>
            <w:gridSpan w:val="3"/>
            <w:tcBorders>
              <w:top w:val="single" w:sz="4" w:space="0" w:color="auto"/>
              <w:left w:val="single" w:sz="4" w:space="0" w:color="auto"/>
              <w:bottom w:val="single" w:sz="4" w:space="0" w:color="auto"/>
              <w:right w:val="single" w:sz="4" w:space="0" w:color="auto"/>
            </w:tcBorders>
          </w:tcPr>
          <w:p w14:paraId="445C7889" w14:textId="4741745E" w:rsidR="00A15FD4" w:rsidRPr="00697DCF" w:rsidRDefault="00E32C23" w:rsidP="00220AA3">
            <w:pPr>
              <w:jc w:val="left"/>
            </w:pPr>
            <w:r w:rsidRPr="00697DCF">
              <w:t>The 32-bit value received in *pValue is endian-converted and stored in *pValue.</w:t>
            </w:r>
          </w:p>
          <w:p w14:paraId="4A436368" w14:textId="568B983E" w:rsidR="00E32C23" w:rsidRPr="00697DCF" w:rsidRDefault="00E32C23" w:rsidP="00220AA3">
            <w:pPr>
              <w:jc w:val="left"/>
            </w:pPr>
          </w:p>
        </w:tc>
      </w:tr>
      <w:tr w:rsidR="00A15FD4" w:rsidRPr="00697DCF" w14:paraId="6B4383A7"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19433B47" w14:textId="77777777" w:rsidR="00A15FD4" w:rsidRPr="00697DCF" w:rsidRDefault="00A15FD4" w:rsidP="000D256D">
            <w:pPr>
              <w:jc w:val="left"/>
              <w:rPr>
                <w:rFonts w:cs="Arial"/>
                <w:b/>
                <w:bCs/>
                <w:szCs w:val="20"/>
              </w:rPr>
            </w:pPr>
            <w:r w:rsidRPr="00697DCF">
              <w:rPr>
                <w:rFonts w:cs="Arial"/>
                <w:b/>
                <w:bCs/>
                <w:szCs w:val="20"/>
              </w:rPr>
              <w:t>Preconditions</w:t>
            </w:r>
          </w:p>
        </w:tc>
        <w:tc>
          <w:tcPr>
            <w:tcW w:w="3730" w:type="pct"/>
            <w:gridSpan w:val="3"/>
            <w:tcBorders>
              <w:top w:val="single" w:sz="4" w:space="0" w:color="auto"/>
              <w:left w:val="single" w:sz="4" w:space="0" w:color="auto"/>
              <w:bottom w:val="single" w:sz="4" w:space="0" w:color="auto"/>
              <w:right w:val="single" w:sz="4" w:space="0" w:color="auto"/>
            </w:tcBorders>
          </w:tcPr>
          <w:p w14:paraId="4345E3DE" w14:textId="77777777" w:rsidR="00A15FD4" w:rsidRPr="00697DCF" w:rsidRDefault="00A15FD4" w:rsidP="00220AA3">
            <w:pPr>
              <w:jc w:val="left"/>
              <w:rPr>
                <w:rFonts w:cs="Arial"/>
                <w:szCs w:val="20"/>
              </w:rPr>
            </w:pPr>
            <w:r w:rsidRPr="00697DCF">
              <w:rPr>
                <w:rFonts w:cs="Arial"/>
                <w:szCs w:val="20"/>
              </w:rPr>
              <w:t>N/A</w:t>
            </w:r>
          </w:p>
        </w:tc>
      </w:tr>
      <w:tr w:rsidR="00A15FD4" w:rsidRPr="00697DCF" w14:paraId="3C5D3EC9"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181E8CDD" w14:textId="77777777" w:rsidR="00A15FD4" w:rsidRPr="00697DCF" w:rsidRDefault="00A15FD4" w:rsidP="000D256D">
            <w:pPr>
              <w:jc w:val="left"/>
              <w:rPr>
                <w:rFonts w:cs="Arial"/>
                <w:b/>
                <w:bCs/>
                <w:szCs w:val="20"/>
              </w:rPr>
            </w:pPr>
            <w:r w:rsidRPr="00697DCF">
              <w:rPr>
                <w:rFonts w:cs="Arial"/>
                <w:b/>
                <w:bCs/>
                <w:szCs w:val="20"/>
              </w:rPr>
              <w:t>Remarks</w:t>
            </w:r>
          </w:p>
        </w:tc>
        <w:tc>
          <w:tcPr>
            <w:tcW w:w="3730" w:type="pct"/>
            <w:gridSpan w:val="3"/>
            <w:tcBorders>
              <w:top w:val="single" w:sz="4" w:space="0" w:color="auto"/>
              <w:left w:val="single" w:sz="4" w:space="0" w:color="auto"/>
              <w:bottom w:val="single" w:sz="4" w:space="0" w:color="auto"/>
              <w:right w:val="single" w:sz="4" w:space="0" w:color="auto"/>
            </w:tcBorders>
          </w:tcPr>
          <w:p w14:paraId="670EC30A" w14:textId="77777777" w:rsidR="00A15FD4" w:rsidRPr="00697DCF" w:rsidRDefault="00A15FD4" w:rsidP="00220AA3">
            <w:pPr>
              <w:jc w:val="left"/>
              <w:rPr>
                <w:rFonts w:cs="Arial"/>
                <w:szCs w:val="20"/>
              </w:rPr>
            </w:pPr>
            <w:r w:rsidRPr="00697DCF">
              <w:rPr>
                <w:rFonts w:cs="Arial" w:hint="eastAsia"/>
                <w:szCs w:val="20"/>
              </w:rPr>
              <w:t>N/A</w:t>
            </w:r>
          </w:p>
        </w:tc>
      </w:tr>
      <w:tr w:rsidR="001809A8" w:rsidRPr="00697DCF" w14:paraId="6C615878" w14:textId="77777777" w:rsidTr="00C745C6">
        <w:tc>
          <w:tcPr>
            <w:tcW w:w="1270" w:type="pct"/>
            <w:tcBorders>
              <w:top w:val="single" w:sz="4" w:space="0" w:color="auto"/>
              <w:left w:val="single" w:sz="4" w:space="0" w:color="auto"/>
              <w:bottom w:val="single" w:sz="4" w:space="0" w:color="auto"/>
              <w:right w:val="single" w:sz="4" w:space="0" w:color="auto"/>
            </w:tcBorders>
            <w:shd w:val="clear" w:color="auto" w:fill="D9D9D9"/>
          </w:tcPr>
          <w:p w14:paraId="65B933AF" w14:textId="07948711" w:rsidR="001809A8" w:rsidRPr="00697DCF" w:rsidRDefault="001809A8" w:rsidP="000D256D">
            <w:pPr>
              <w:jc w:val="left"/>
              <w:rPr>
                <w:rFonts w:cs="Arial"/>
                <w:b/>
                <w:bCs/>
                <w:szCs w:val="20"/>
              </w:rPr>
            </w:pPr>
            <w:r w:rsidRPr="006F260B">
              <w:rPr>
                <w:rFonts w:cs="Arial"/>
                <w:b/>
                <w:bCs/>
                <w:szCs w:val="20"/>
              </w:rPr>
              <w:t>DET/DEM Errors Handled</w:t>
            </w:r>
          </w:p>
        </w:tc>
        <w:tc>
          <w:tcPr>
            <w:tcW w:w="3730" w:type="pct"/>
            <w:gridSpan w:val="3"/>
            <w:tcBorders>
              <w:top w:val="single" w:sz="4" w:space="0" w:color="auto"/>
              <w:left w:val="single" w:sz="4" w:space="0" w:color="auto"/>
              <w:bottom w:val="single" w:sz="4" w:space="0" w:color="auto"/>
              <w:right w:val="single" w:sz="4" w:space="0" w:color="auto"/>
            </w:tcBorders>
          </w:tcPr>
          <w:p w14:paraId="0D00A25C" w14:textId="680E4F85" w:rsidR="001809A8" w:rsidRPr="00697DCF" w:rsidRDefault="001809A8" w:rsidP="00220AA3">
            <w:pPr>
              <w:jc w:val="left"/>
              <w:rPr>
                <w:rFonts w:cs="Arial"/>
                <w:szCs w:val="20"/>
              </w:rPr>
            </w:pPr>
            <w:r w:rsidRPr="00A935AB">
              <w:rPr>
                <w:rFonts w:cs="Arial" w:hint="eastAsia"/>
                <w:szCs w:val="20"/>
              </w:rPr>
              <w:t>N/A</w:t>
            </w:r>
          </w:p>
        </w:tc>
      </w:tr>
    </w:tbl>
    <w:p w14:paraId="7A13F353" w14:textId="77777777" w:rsidR="00D40035" w:rsidRDefault="00D40035" w:rsidP="00D40035">
      <w:pPr>
        <w:pStyle w:val="RefIDs"/>
      </w:pPr>
      <w:r>
        <w:t>[Covers: req-8552172-00903610]</w:t>
      </w:r>
    </w:p>
    <w:p w14:paraId="142D2BDF" w14:textId="3AA6F849" w:rsidR="00D40035" w:rsidRDefault="00D40035" w:rsidP="008D6E14">
      <w:pPr>
        <w:pStyle w:val="RefIDs"/>
      </w:pPr>
      <w:r>
        <w:t>[Covers: req-8552172-00903613]</w:t>
      </w:r>
    </w:p>
    <w:p w14:paraId="23F8D3D1" w14:textId="77777777" w:rsidR="00D40035" w:rsidRDefault="00D40035" w:rsidP="00D40035">
      <w:pPr>
        <w:pStyle w:val="RefIDs"/>
        <w:rPr>
          <w:lang w:eastAsia="en-US"/>
        </w:rPr>
      </w:pPr>
      <w:r>
        <w:t>[Covers: req-8552172-00904663]</w:t>
      </w:r>
    </w:p>
    <w:p w14:paraId="1BE2CF8C" w14:textId="77777777" w:rsidR="00D40035" w:rsidRDefault="00D40035" w:rsidP="00D40035">
      <w:pPr>
        <w:pStyle w:val="RefIDs"/>
        <w:rPr>
          <w:lang w:eastAsia="en-US"/>
        </w:rPr>
      </w:pPr>
      <w:r w:rsidRPr="00696D29">
        <w:rPr>
          <w:lang w:eastAsia="en-US"/>
        </w:rPr>
        <w:t xml:space="preserve">[Covers: </w:t>
      </w:r>
      <w:r>
        <w:rPr>
          <w:lang w:eastAsia="en-US"/>
        </w:rPr>
        <w:t>req-8552172-00904662</w:t>
      </w:r>
      <w:r w:rsidRPr="00696D29">
        <w:rPr>
          <w:lang w:eastAsia="en-US"/>
        </w:rPr>
        <w:t>]</w:t>
      </w:r>
    </w:p>
    <w:p w14:paraId="6740E06F" w14:textId="77777777" w:rsidR="00D40035" w:rsidRDefault="00D40035" w:rsidP="00D40035">
      <w:pPr>
        <w:pStyle w:val="RefIDs"/>
        <w:rPr>
          <w:lang w:eastAsia="en-US"/>
        </w:rPr>
      </w:pPr>
      <w:r w:rsidRPr="00EC6E42">
        <w:rPr>
          <w:lang w:eastAsia="en-US"/>
        </w:rPr>
        <w:t xml:space="preserve">[Covers: </w:t>
      </w:r>
      <w:r w:rsidRPr="00E574BC">
        <w:rPr>
          <w:lang w:eastAsia="en-US"/>
        </w:rPr>
        <w:t>req-8552172-00905224</w:t>
      </w:r>
      <w:r w:rsidRPr="00EC6E42">
        <w:rPr>
          <w:lang w:eastAsia="en-US"/>
        </w:rPr>
        <w:t>]</w:t>
      </w:r>
    </w:p>
    <w:p w14:paraId="3EEEF377" w14:textId="77777777" w:rsidR="00D40035" w:rsidRDefault="00D40035" w:rsidP="00D40035">
      <w:pPr>
        <w:pStyle w:val="RefIDs"/>
        <w:rPr>
          <w:lang w:eastAsia="en-US"/>
        </w:rPr>
      </w:pPr>
      <w:r w:rsidRPr="00EC6E42">
        <w:rPr>
          <w:lang w:eastAsia="en-US"/>
        </w:rPr>
        <w:t xml:space="preserve">[Covers: </w:t>
      </w:r>
      <w:r>
        <w:rPr>
          <w:lang w:eastAsia="en-US"/>
        </w:rPr>
        <w:t>req-8552172-00905235</w:t>
      </w:r>
      <w:r w:rsidRPr="00EC6E42">
        <w:rPr>
          <w:lang w:eastAsia="en-US"/>
        </w:rPr>
        <w:t>]</w:t>
      </w:r>
    </w:p>
    <w:p w14:paraId="6FFF00B5" w14:textId="77777777" w:rsidR="00D40035" w:rsidRDefault="00D40035" w:rsidP="00D40035">
      <w:pPr>
        <w:pStyle w:val="RefIDs"/>
        <w:rPr>
          <w:lang w:eastAsia="en-US"/>
        </w:rPr>
      </w:pPr>
      <w:r w:rsidRPr="00EC6E42">
        <w:rPr>
          <w:lang w:eastAsia="en-US"/>
        </w:rPr>
        <w:t xml:space="preserve">[Covers: </w:t>
      </w:r>
      <w:r>
        <w:rPr>
          <w:lang w:eastAsia="en-US"/>
        </w:rPr>
        <w:t>req-8552172-00905234</w:t>
      </w:r>
      <w:r w:rsidRPr="00EC6E42">
        <w:rPr>
          <w:lang w:eastAsia="en-US"/>
        </w:rPr>
        <w:t>]</w:t>
      </w:r>
    </w:p>
    <w:p w14:paraId="24CB0FD9" w14:textId="77777777" w:rsidR="00D40035" w:rsidRPr="00E574BC" w:rsidRDefault="00D40035" w:rsidP="00D40035">
      <w:pPr>
        <w:pStyle w:val="RefIDs"/>
        <w:rPr>
          <w:lang w:eastAsia="en-US"/>
        </w:rPr>
      </w:pPr>
      <w:r w:rsidRPr="00EC6E42">
        <w:rPr>
          <w:lang w:eastAsia="en-US"/>
        </w:rPr>
        <w:t xml:space="preserve">[Covers: </w:t>
      </w:r>
      <w:r>
        <w:rPr>
          <w:lang w:eastAsia="en-US"/>
        </w:rPr>
        <w:t>req-8552172-00905238</w:t>
      </w:r>
      <w:r w:rsidRPr="00EC6E42">
        <w:rPr>
          <w:lang w:eastAsia="en-US"/>
        </w:rPr>
        <w:t>]</w:t>
      </w:r>
    </w:p>
    <w:p w14:paraId="1D2BC77C"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00905225</w:t>
      </w:r>
      <w:r w:rsidRPr="00EC6E42">
        <w:rPr>
          <w:lang w:eastAsia="en-US"/>
        </w:rPr>
        <w:t>]</w:t>
      </w:r>
    </w:p>
    <w:p w14:paraId="339096BF" w14:textId="77777777" w:rsidR="00D40035"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00905237</w:t>
      </w:r>
      <w:r w:rsidRPr="00EC6E42">
        <w:rPr>
          <w:lang w:eastAsia="en-US"/>
        </w:rPr>
        <w:t>]</w:t>
      </w:r>
    </w:p>
    <w:p w14:paraId="4CF3E7CA" w14:textId="77777777" w:rsidR="00D40035" w:rsidRPr="00C6014F" w:rsidRDefault="00D40035" w:rsidP="00D40035">
      <w:pPr>
        <w:pStyle w:val="RefIDs"/>
        <w:rPr>
          <w:lang w:eastAsia="en-US"/>
        </w:rPr>
      </w:pPr>
      <w:r w:rsidRPr="00EC6E42">
        <w:rPr>
          <w:lang w:eastAsia="en-US"/>
        </w:rPr>
        <w:t xml:space="preserve">[Covers: </w:t>
      </w:r>
      <w:r>
        <w:rPr>
          <w:lang w:eastAsia="en-US"/>
        </w:rPr>
        <w:t>req-8552172-</w:t>
      </w:r>
      <w:r w:rsidRPr="00E574BC">
        <w:rPr>
          <w:lang w:eastAsia="en-US"/>
        </w:rPr>
        <w:t>00905226</w:t>
      </w:r>
      <w:r w:rsidRPr="00EC6E42">
        <w:rPr>
          <w:lang w:eastAsia="en-US"/>
        </w:rPr>
        <w:t>]</w:t>
      </w:r>
    </w:p>
    <w:p w14:paraId="44101862" w14:textId="77777777" w:rsidR="00D40035" w:rsidRDefault="00D40035" w:rsidP="00D40035">
      <w:pPr>
        <w:pStyle w:val="RefIDs"/>
      </w:pPr>
      <w:r>
        <w:t>[Covers: req-8552172-00904667]</w:t>
      </w:r>
    </w:p>
    <w:p w14:paraId="457BD5F7" w14:textId="1E8F70ED" w:rsidR="00D40035" w:rsidRPr="00EC6E42" w:rsidRDefault="00D40035" w:rsidP="000E7203">
      <w:pPr>
        <w:pStyle w:val="RefIDs"/>
        <w:rPr>
          <w:lang w:eastAsia="en-US"/>
        </w:rPr>
      </w:pPr>
      <w:r>
        <w:t>[Covers: req-8552172-00905227]</w:t>
      </w:r>
    </w:p>
    <w:p w14:paraId="3ACC2D09" w14:textId="77777777" w:rsidR="00D40035" w:rsidRDefault="00D40035" w:rsidP="00D40035">
      <w:pPr>
        <w:pStyle w:val="RefIDs"/>
      </w:pPr>
      <w:r>
        <w:t>[Covers: req-8552172-00905218]</w:t>
      </w:r>
    </w:p>
    <w:p w14:paraId="45E896F9" w14:textId="77777777" w:rsidR="00D40035" w:rsidRDefault="00D40035" w:rsidP="00D40035">
      <w:pPr>
        <w:pStyle w:val="RefIDs"/>
      </w:pPr>
      <w:r>
        <w:t>[Covers: req-8552172-00905219]</w:t>
      </w:r>
    </w:p>
    <w:p w14:paraId="06F4AD18" w14:textId="77777777" w:rsidR="00D40035" w:rsidRDefault="00D40035" w:rsidP="00D40035">
      <w:pPr>
        <w:pStyle w:val="RefIDs"/>
      </w:pPr>
      <w:r>
        <w:t>[Covers: req-8552172-00904664]</w:t>
      </w:r>
    </w:p>
    <w:p w14:paraId="73A13500" w14:textId="77777777" w:rsidR="00D40035" w:rsidRDefault="00D40035" w:rsidP="00D40035">
      <w:pPr>
        <w:pStyle w:val="RefIDs"/>
      </w:pPr>
      <w:r>
        <w:t>[Covers: req-8552172-00904665]</w:t>
      </w:r>
    </w:p>
    <w:p w14:paraId="59BAF118" w14:textId="52D79032" w:rsidR="000E7203" w:rsidRDefault="00D40035" w:rsidP="00F91677">
      <w:pPr>
        <w:pStyle w:val="RefIDs"/>
      </w:pPr>
      <w:r>
        <w:t>[Covers: req-8552172-00904666]</w:t>
      </w:r>
    </w:p>
    <w:p w14:paraId="32C3AE86" w14:textId="77777777" w:rsidR="000E7203" w:rsidRDefault="000E7203">
      <w:pPr>
        <w:jc w:val="left"/>
        <w:rPr>
          <w:rFonts w:cs="Arial"/>
          <w:b/>
          <w:i/>
          <w:color w:val="00B050"/>
          <w:kern w:val="0"/>
          <w:sz w:val="18"/>
          <w:szCs w:val="20"/>
          <w:lang w:val="en-GB"/>
        </w:rPr>
      </w:pPr>
      <w:r>
        <w:br w:type="page"/>
      </w:r>
    </w:p>
    <w:p w14:paraId="2027AD82" w14:textId="2C66B66B" w:rsidR="00384809" w:rsidRDefault="000F4E6D" w:rsidP="00F27F4D">
      <w:pPr>
        <w:pStyle w:val="Heading4"/>
      </w:pPr>
      <w:r>
        <w:lastRenderedPageBreak/>
        <w:t>ProtoConv</w:t>
      </w:r>
      <w:r w:rsidR="00384809" w:rsidRPr="00384809">
        <w:t>_UtilCanDlcCheck</w:t>
      </w:r>
    </w:p>
    <w:p w14:paraId="2D382AB2" w14:textId="55D3D228" w:rsidR="00384809" w:rsidRPr="00205C43" w:rsidRDefault="00384809" w:rsidP="00BE5228">
      <w:pPr>
        <w:pStyle w:val="ReqID"/>
      </w:pPr>
      <w:bookmarkStart w:id="364" w:name="_Ref80194737"/>
      <w:r w:rsidRPr="00205C43">
        <w:t>[</w:t>
      </w:r>
      <w:r w:rsidR="00CF5BF7">
        <w:t>Gen5GW</w:t>
      </w:r>
      <w:r w:rsidRPr="00205C43">
        <w:t>_</w:t>
      </w:r>
      <w:r w:rsidR="000F4E6D">
        <w:t>ProtoConv</w:t>
      </w:r>
      <w:r w:rsidRPr="00205C43">
        <w:t>_</w:t>
      </w:r>
      <w:r>
        <w:t>A</w:t>
      </w:r>
      <w:r w:rsidRPr="00205C43">
        <w:t>D</w:t>
      </w:r>
      <w:r>
        <w:t>_C</w:t>
      </w:r>
      <w:r w:rsidRPr="00205C43">
        <w:t>_</w:t>
      </w:r>
      <w:r w:rsidR="00E2705A">
        <w:t>15_0</w:t>
      </w:r>
      <w:r>
        <w:t>08</w:t>
      </w:r>
      <w:r w:rsidRPr="00205C43">
        <w:t>]</w:t>
      </w:r>
    </w:p>
    <w:p w14:paraId="5ECAB9AA" w14:textId="586B010C" w:rsidR="00384809" w:rsidRDefault="00384809"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43</w:t>
      </w:r>
      <w:r w:rsidR="009D560C">
        <w:rPr>
          <w:noProof/>
        </w:rPr>
        <w:fldChar w:fldCharType="end"/>
      </w:r>
      <w:r w:rsidR="00612F3D">
        <w:rPr>
          <w:noProof/>
        </w:rPr>
        <w:t>:</w:t>
      </w:r>
      <w:r>
        <w:rPr>
          <w:rFonts w:hint="eastAsia"/>
        </w:rPr>
        <w:t xml:space="preserve"> </w:t>
      </w:r>
      <w:r w:rsidR="000F4E6D">
        <w:t>ProtoConv</w:t>
      </w:r>
      <w:r w:rsidRPr="00384809">
        <w:t>_UtilCanDlcCheck</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47"/>
        <w:gridCol w:w="2127"/>
        <w:gridCol w:w="1136"/>
        <w:gridCol w:w="993"/>
        <w:gridCol w:w="3228"/>
      </w:tblGrid>
      <w:tr w:rsidR="00384809" w:rsidRPr="00697DCF" w14:paraId="5E14E5F8" w14:textId="77777777" w:rsidTr="001A06C2">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2241A825" w14:textId="77777777" w:rsidR="00384809" w:rsidRPr="00697DCF" w:rsidRDefault="00384809" w:rsidP="000D256D">
            <w:pPr>
              <w:jc w:val="left"/>
              <w:rPr>
                <w:rFonts w:cs="Arial"/>
                <w:szCs w:val="20"/>
              </w:rPr>
            </w:pPr>
            <w:r w:rsidRPr="00697DCF">
              <w:rPr>
                <w:rFonts w:cs="Arial"/>
                <w:b/>
                <w:bCs/>
                <w:szCs w:val="20"/>
              </w:rPr>
              <w:t>Function Name</w:t>
            </w:r>
          </w:p>
        </w:tc>
        <w:tc>
          <w:tcPr>
            <w:tcW w:w="3730" w:type="pct"/>
            <w:gridSpan w:val="4"/>
            <w:tcBorders>
              <w:top w:val="single" w:sz="4" w:space="0" w:color="auto"/>
              <w:left w:val="single" w:sz="4" w:space="0" w:color="auto"/>
              <w:bottom w:val="single" w:sz="4" w:space="0" w:color="auto"/>
              <w:right w:val="single" w:sz="4" w:space="0" w:color="auto"/>
            </w:tcBorders>
          </w:tcPr>
          <w:p w14:paraId="4BDC50CF" w14:textId="2D5258B9" w:rsidR="00384809" w:rsidRPr="00697DCF" w:rsidRDefault="000F4E6D" w:rsidP="00220AA3">
            <w:pPr>
              <w:jc w:val="left"/>
            </w:pPr>
            <w:r>
              <w:t>ProtoConv</w:t>
            </w:r>
            <w:r w:rsidR="00384809" w:rsidRPr="00697DCF">
              <w:t>_UtilCanDlcCheck</w:t>
            </w:r>
          </w:p>
        </w:tc>
      </w:tr>
      <w:tr w:rsidR="00384809" w:rsidRPr="00697DCF" w14:paraId="20BEF9BC" w14:textId="77777777" w:rsidTr="001A06C2">
        <w:trPr>
          <w:trHeight w:val="287"/>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62C753F4" w14:textId="77777777" w:rsidR="00384809" w:rsidRPr="00697DCF" w:rsidRDefault="00384809" w:rsidP="000D256D">
            <w:pPr>
              <w:jc w:val="left"/>
              <w:rPr>
                <w:rFonts w:eastAsia="Meiryo UI" w:cstheme="majorHAnsi"/>
                <w:szCs w:val="20"/>
                <w:lang w:val="en-GB"/>
              </w:rPr>
            </w:pPr>
            <w:r w:rsidRPr="00697DCF">
              <w:rPr>
                <w:rFonts w:eastAsia="Meiryo UI" w:cstheme="majorHAnsi"/>
                <w:b/>
                <w:bCs/>
                <w:szCs w:val="20"/>
                <w:lang w:val="en-GB"/>
              </w:rPr>
              <w:t>ASIL Level</w:t>
            </w:r>
          </w:p>
        </w:tc>
        <w:tc>
          <w:tcPr>
            <w:tcW w:w="1060" w:type="pct"/>
            <w:tcBorders>
              <w:top w:val="single" w:sz="4" w:space="0" w:color="auto"/>
              <w:left w:val="single" w:sz="4" w:space="0" w:color="auto"/>
              <w:bottom w:val="single" w:sz="4" w:space="0" w:color="auto"/>
              <w:right w:val="single" w:sz="4" w:space="0" w:color="auto"/>
            </w:tcBorders>
          </w:tcPr>
          <w:p w14:paraId="13EC90F5" w14:textId="77777777" w:rsidR="00384809" w:rsidRPr="00697DCF" w:rsidRDefault="00384809" w:rsidP="00220AA3">
            <w:pPr>
              <w:jc w:val="left"/>
              <w:rPr>
                <w:rFonts w:eastAsia="Meiryo UI" w:cstheme="majorHAnsi"/>
                <w:szCs w:val="20"/>
                <w:lang w:val="en-GB"/>
              </w:rPr>
            </w:pPr>
            <w:r w:rsidRPr="00697DCF">
              <w:rPr>
                <w:rFonts w:eastAsia="Meiryo UI" w:cstheme="majorHAnsi"/>
                <w:szCs w:val="20"/>
                <w:lang w:val="en-GB"/>
              </w:rPr>
              <w:t>ASIL D</w:t>
            </w:r>
          </w:p>
        </w:tc>
        <w:tc>
          <w:tcPr>
            <w:tcW w:w="566" w:type="pct"/>
            <w:tcBorders>
              <w:top w:val="single" w:sz="4" w:space="0" w:color="auto"/>
              <w:left w:val="single" w:sz="4" w:space="0" w:color="auto"/>
              <w:bottom w:val="single" w:sz="4" w:space="0" w:color="auto"/>
              <w:right w:val="single" w:sz="4" w:space="0" w:color="auto"/>
            </w:tcBorders>
            <w:shd w:val="pct20" w:color="auto" w:fill="auto"/>
          </w:tcPr>
          <w:p w14:paraId="7581CE42" w14:textId="77777777" w:rsidR="00384809" w:rsidRPr="00697DCF" w:rsidRDefault="00384809" w:rsidP="00220AA3">
            <w:pPr>
              <w:jc w:val="left"/>
              <w:rPr>
                <w:rFonts w:eastAsia="Meiryo UI" w:cstheme="majorHAnsi"/>
                <w:b/>
                <w:szCs w:val="20"/>
                <w:lang w:val="en-GB"/>
              </w:rPr>
            </w:pPr>
            <w:r w:rsidRPr="00697DCF">
              <w:rPr>
                <w:rFonts w:eastAsia="Meiryo UI" w:cstheme="majorHAnsi"/>
                <w:b/>
                <w:szCs w:val="20"/>
                <w:lang w:val="en-GB"/>
              </w:rPr>
              <w:t>Status</w:t>
            </w:r>
          </w:p>
        </w:tc>
        <w:tc>
          <w:tcPr>
            <w:tcW w:w="2104" w:type="pct"/>
            <w:gridSpan w:val="2"/>
            <w:tcBorders>
              <w:top w:val="single" w:sz="4" w:space="0" w:color="auto"/>
              <w:left w:val="single" w:sz="4" w:space="0" w:color="auto"/>
              <w:bottom w:val="single" w:sz="4" w:space="0" w:color="auto"/>
              <w:right w:val="single" w:sz="4" w:space="0" w:color="auto"/>
            </w:tcBorders>
          </w:tcPr>
          <w:p w14:paraId="0FD2B037" w14:textId="77777777" w:rsidR="00384809" w:rsidRPr="00697DCF" w:rsidRDefault="00384809" w:rsidP="00220AA3">
            <w:pPr>
              <w:jc w:val="left"/>
              <w:rPr>
                <w:rFonts w:eastAsia="Meiryo UI" w:cstheme="majorHAnsi"/>
                <w:szCs w:val="20"/>
                <w:lang w:val="en-GB"/>
              </w:rPr>
            </w:pPr>
            <w:r w:rsidRPr="00697DCF">
              <w:rPr>
                <w:rFonts w:eastAsia="Meiryo UI" w:cstheme="majorHAnsi"/>
                <w:szCs w:val="20"/>
                <w:lang w:val="en-GB"/>
              </w:rPr>
              <w:t>New</w:t>
            </w:r>
          </w:p>
        </w:tc>
      </w:tr>
      <w:tr w:rsidR="00384809" w:rsidRPr="00697DCF" w14:paraId="160F8C96"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97F6D46" w14:textId="77777777" w:rsidR="00384809" w:rsidRPr="00697DCF" w:rsidRDefault="00384809" w:rsidP="000D256D">
            <w:pPr>
              <w:jc w:val="left"/>
              <w:rPr>
                <w:rFonts w:cs="Arial"/>
                <w:b/>
                <w:bCs/>
                <w:szCs w:val="20"/>
              </w:rPr>
            </w:pPr>
            <w:r w:rsidRPr="00697DCF">
              <w:rPr>
                <w:rFonts w:cs="Arial"/>
                <w:b/>
                <w:bCs/>
                <w:szCs w:val="20"/>
              </w:rPr>
              <w:t>Syntax</w:t>
            </w:r>
          </w:p>
        </w:tc>
        <w:tc>
          <w:tcPr>
            <w:tcW w:w="3730" w:type="pct"/>
            <w:gridSpan w:val="4"/>
            <w:tcBorders>
              <w:top w:val="single" w:sz="4" w:space="0" w:color="auto"/>
              <w:left w:val="single" w:sz="4" w:space="0" w:color="auto"/>
              <w:bottom w:val="single" w:sz="4" w:space="0" w:color="auto"/>
              <w:right w:val="single" w:sz="4" w:space="0" w:color="auto"/>
            </w:tcBorders>
          </w:tcPr>
          <w:p w14:paraId="088FF751" w14:textId="07319D8D" w:rsidR="00384809" w:rsidRPr="00697DCF" w:rsidRDefault="004A7EE8" w:rsidP="00220AA3">
            <w:pPr>
              <w:jc w:val="left"/>
              <w:rPr>
                <w:rFonts w:cs="Arial"/>
                <w:szCs w:val="20"/>
              </w:rPr>
            </w:pPr>
            <w:r w:rsidRPr="00DB7A19">
              <w:t>Std_ReturnType</w:t>
            </w:r>
            <w:r w:rsidR="00384809" w:rsidRPr="00697DCF">
              <w:rPr>
                <w:rFonts w:cs="Arial"/>
                <w:szCs w:val="20"/>
              </w:rPr>
              <w:t xml:space="preserve"> </w:t>
            </w:r>
            <w:r w:rsidR="000F4E6D">
              <w:rPr>
                <w:rFonts w:cs="Arial"/>
                <w:szCs w:val="20"/>
              </w:rPr>
              <w:t>ProtoConv</w:t>
            </w:r>
            <w:r w:rsidR="00384809" w:rsidRPr="00697DCF">
              <w:rPr>
                <w:rFonts w:cs="Arial"/>
                <w:szCs w:val="20"/>
              </w:rPr>
              <w:t>_UtilCanDlcCheck(const uint32 ulCanDlc)</w:t>
            </w:r>
          </w:p>
        </w:tc>
      </w:tr>
      <w:tr w:rsidR="00384809" w:rsidRPr="00697DCF" w14:paraId="19B24EDE"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D9105C5" w14:textId="77777777" w:rsidR="00384809" w:rsidRPr="00697DCF" w:rsidRDefault="00384809" w:rsidP="000D256D">
            <w:pPr>
              <w:jc w:val="left"/>
              <w:rPr>
                <w:rFonts w:cs="Arial"/>
                <w:b/>
                <w:bCs/>
                <w:szCs w:val="20"/>
              </w:rPr>
            </w:pPr>
            <w:r w:rsidRPr="00697DCF">
              <w:rPr>
                <w:rFonts w:cs="Arial"/>
                <w:b/>
                <w:bCs/>
                <w:szCs w:val="20"/>
              </w:rPr>
              <w:t>Sync/Async</w:t>
            </w:r>
          </w:p>
        </w:tc>
        <w:tc>
          <w:tcPr>
            <w:tcW w:w="3730" w:type="pct"/>
            <w:gridSpan w:val="4"/>
            <w:tcBorders>
              <w:top w:val="single" w:sz="4" w:space="0" w:color="auto"/>
              <w:left w:val="single" w:sz="4" w:space="0" w:color="auto"/>
              <w:bottom w:val="single" w:sz="4" w:space="0" w:color="auto"/>
              <w:right w:val="single" w:sz="4" w:space="0" w:color="auto"/>
            </w:tcBorders>
          </w:tcPr>
          <w:p w14:paraId="6F974801" w14:textId="77777777" w:rsidR="00384809" w:rsidRPr="00697DCF" w:rsidRDefault="00384809" w:rsidP="00220AA3">
            <w:pPr>
              <w:jc w:val="left"/>
              <w:rPr>
                <w:rFonts w:cs="Arial"/>
                <w:szCs w:val="20"/>
              </w:rPr>
            </w:pPr>
            <w:r w:rsidRPr="00697DCF">
              <w:rPr>
                <w:rFonts w:cs="Arial"/>
                <w:szCs w:val="20"/>
              </w:rPr>
              <w:t>Synchronous</w:t>
            </w:r>
          </w:p>
        </w:tc>
      </w:tr>
      <w:tr w:rsidR="00384809" w:rsidRPr="00697DCF" w14:paraId="2D04B723" w14:textId="77777777" w:rsidTr="001A06C2">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88861E7" w14:textId="77777777" w:rsidR="00384809" w:rsidRPr="00697DCF" w:rsidRDefault="00384809" w:rsidP="000D256D">
            <w:pPr>
              <w:jc w:val="left"/>
              <w:rPr>
                <w:rFonts w:cs="Arial"/>
                <w:b/>
                <w:bCs/>
                <w:szCs w:val="20"/>
              </w:rPr>
            </w:pPr>
            <w:r w:rsidRPr="00697DCF">
              <w:rPr>
                <w:rFonts w:cs="Arial"/>
                <w:b/>
                <w:bCs/>
                <w:szCs w:val="20"/>
              </w:rPr>
              <w:t>Reentrancy</w:t>
            </w:r>
          </w:p>
        </w:tc>
        <w:tc>
          <w:tcPr>
            <w:tcW w:w="3730" w:type="pct"/>
            <w:gridSpan w:val="4"/>
            <w:tcBorders>
              <w:top w:val="single" w:sz="4" w:space="0" w:color="auto"/>
              <w:left w:val="single" w:sz="4" w:space="0" w:color="auto"/>
              <w:bottom w:val="single" w:sz="4" w:space="0" w:color="auto"/>
              <w:right w:val="single" w:sz="4" w:space="0" w:color="auto"/>
            </w:tcBorders>
          </w:tcPr>
          <w:p w14:paraId="5320D127" w14:textId="77777777" w:rsidR="00384809" w:rsidRPr="00697DCF" w:rsidRDefault="00384809" w:rsidP="00220AA3">
            <w:pPr>
              <w:jc w:val="left"/>
              <w:rPr>
                <w:rFonts w:eastAsia="Meiryo UI" w:cstheme="majorHAnsi"/>
                <w:szCs w:val="20"/>
                <w:lang w:val="en-GB"/>
              </w:rPr>
            </w:pPr>
            <w:r w:rsidRPr="00697DCF">
              <w:rPr>
                <w:rFonts w:cs="Arial"/>
                <w:szCs w:val="20"/>
              </w:rPr>
              <w:t>Non-Reentrant</w:t>
            </w:r>
          </w:p>
        </w:tc>
      </w:tr>
      <w:tr w:rsidR="00384809" w:rsidRPr="00697DCF" w14:paraId="2020C7EF" w14:textId="77777777" w:rsidTr="001A06C2">
        <w:trPr>
          <w:trHeight w:val="170"/>
        </w:trPr>
        <w:tc>
          <w:tcPr>
            <w:tcW w:w="1270" w:type="pct"/>
            <w:tcBorders>
              <w:top w:val="single" w:sz="4" w:space="0" w:color="auto"/>
              <w:left w:val="single" w:sz="4" w:space="0" w:color="auto"/>
              <w:bottom w:val="single" w:sz="4" w:space="0" w:color="auto"/>
              <w:right w:val="single" w:sz="4" w:space="0" w:color="auto"/>
            </w:tcBorders>
            <w:shd w:val="clear" w:color="auto" w:fill="D9D9D9"/>
          </w:tcPr>
          <w:p w14:paraId="28F277C2" w14:textId="77777777" w:rsidR="00384809" w:rsidRPr="00697DCF" w:rsidRDefault="00384809" w:rsidP="000D256D">
            <w:pPr>
              <w:jc w:val="left"/>
              <w:rPr>
                <w:rFonts w:cs="Arial"/>
                <w:b/>
                <w:bCs/>
                <w:szCs w:val="20"/>
              </w:rPr>
            </w:pPr>
            <w:r w:rsidRPr="00697DCF">
              <w:rPr>
                <w:rFonts w:cs="Arial"/>
                <w:b/>
                <w:bCs/>
                <w:szCs w:val="20"/>
              </w:rPr>
              <w:t>Interrupt State</w:t>
            </w:r>
          </w:p>
        </w:tc>
        <w:tc>
          <w:tcPr>
            <w:tcW w:w="3730" w:type="pct"/>
            <w:gridSpan w:val="4"/>
            <w:tcBorders>
              <w:top w:val="single" w:sz="4" w:space="0" w:color="auto"/>
              <w:left w:val="single" w:sz="4" w:space="0" w:color="auto"/>
              <w:bottom w:val="single" w:sz="4" w:space="0" w:color="auto"/>
              <w:right w:val="single" w:sz="4" w:space="0" w:color="auto"/>
            </w:tcBorders>
          </w:tcPr>
          <w:p w14:paraId="78E9103C" w14:textId="77777777" w:rsidR="00384809" w:rsidRPr="00697DCF" w:rsidRDefault="00384809" w:rsidP="00220AA3">
            <w:pPr>
              <w:jc w:val="left"/>
              <w:rPr>
                <w:rFonts w:eastAsia="Meiryo UI" w:cstheme="majorHAnsi"/>
                <w:szCs w:val="20"/>
                <w:lang w:val="en-GB"/>
              </w:rPr>
            </w:pPr>
            <w:r w:rsidRPr="00697DCF">
              <w:rPr>
                <w:rFonts w:cs="Arial"/>
              </w:rPr>
              <w:t>Runs in the interrupt enable state</w:t>
            </w:r>
          </w:p>
        </w:tc>
      </w:tr>
      <w:tr w:rsidR="00384809" w:rsidRPr="00697DCF" w14:paraId="3BB2F837" w14:textId="77777777" w:rsidTr="001A06C2">
        <w:tc>
          <w:tcPr>
            <w:tcW w:w="1270" w:type="pct"/>
            <w:vMerge w:val="restart"/>
            <w:tcBorders>
              <w:top w:val="single" w:sz="4" w:space="0" w:color="auto"/>
              <w:left w:val="single" w:sz="4" w:space="0" w:color="auto"/>
              <w:right w:val="single" w:sz="4" w:space="0" w:color="auto"/>
            </w:tcBorders>
            <w:shd w:val="clear" w:color="auto" w:fill="D9D9D9"/>
            <w:hideMark/>
          </w:tcPr>
          <w:p w14:paraId="24A2D24D" w14:textId="77777777" w:rsidR="00384809" w:rsidRPr="00697DCF" w:rsidRDefault="00384809" w:rsidP="000D256D">
            <w:pPr>
              <w:jc w:val="left"/>
              <w:rPr>
                <w:rFonts w:eastAsia="Meiryo UI" w:cstheme="majorHAnsi"/>
                <w:b/>
                <w:bCs/>
                <w:szCs w:val="20"/>
                <w:lang w:val="en-GB"/>
              </w:rPr>
            </w:pPr>
            <w:r w:rsidRPr="00697DCF">
              <w:rPr>
                <w:rFonts w:eastAsia="Meiryo UI" w:cstheme="majorHAnsi"/>
                <w:b/>
                <w:bCs/>
                <w:szCs w:val="20"/>
                <w:lang w:val="en-GB"/>
              </w:rPr>
              <w:t>Parameters (In)</w:t>
            </w:r>
          </w:p>
        </w:tc>
        <w:tc>
          <w:tcPr>
            <w:tcW w:w="1626" w:type="pct"/>
            <w:gridSpan w:val="2"/>
            <w:vMerge w:val="restart"/>
            <w:tcBorders>
              <w:top w:val="single" w:sz="4" w:space="0" w:color="auto"/>
              <w:left w:val="single" w:sz="4" w:space="0" w:color="auto"/>
              <w:right w:val="single" w:sz="4" w:space="0" w:color="auto"/>
            </w:tcBorders>
          </w:tcPr>
          <w:p w14:paraId="156A8979" w14:textId="58E6D2D0" w:rsidR="00384809" w:rsidRPr="00697DCF" w:rsidRDefault="00384809" w:rsidP="00220AA3">
            <w:pPr>
              <w:jc w:val="left"/>
              <w:rPr>
                <w:rFonts w:cs="Arial"/>
                <w:szCs w:val="20"/>
              </w:rPr>
            </w:pPr>
            <w:r w:rsidRPr="00697DCF">
              <w:rPr>
                <w:rFonts w:cs="Arial"/>
                <w:szCs w:val="20"/>
              </w:rPr>
              <w:t>const uint32 ulCanDlc</w:t>
            </w:r>
          </w:p>
        </w:tc>
        <w:tc>
          <w:tcPr>
            <w:tcW w:w="2104" w:type="pct"/>
            <w:gridSpan w:val="2"/>
            <w:tcBorders>
              <w:top w:val="single" w:sz="4" w:space="0" w:color="auto"/>
              <w:left w:val="single" w:sz="4" w:space="0" w:color="auto"/>
              <w:bottom w:val="single" w:sz="4" w:space="0" w:color="auto"/>
              <w:right w:val="single" w:sz="4" w:space="0" w:color="auto"/>
            </w:tcBorders>
            <w:vAlign w:val="center"/>
          </w:tcPr>
          <w:p w14:paraId="3328B4F5" w14:textId="37585C1A" w:rsidR="00220076" w:rsidRPr="00697DCF" w:rsidRDefault="00220076" w:rsidP="00220AA3">
            <w:pPr>
              <w:jc w:val="left"/>
              <w:rPr>
                <w:rFonts w:cs="Arial"/>
                <w:szCs w:val="20"/>
                <w:lang w:val="en-GB"/>
              </w:rPr>
            </w:pPr>
            <w:r w:rsidRPr="00697DCF">
              <w:rPr>
                <w:rFonts w:cs="Arial"/>
                <w:szCs w:val="20"/>
                <w:lang w:val="en-GB"/>
              </w:rPr>
              <w:t>DLC of received CAN frames</w:t>
            </w:r>
          </w:p>
        </w:tc>
      </w:tr>
      <w:tr w:rsidR="00384809" w:rsidRPr="00697DCF" w14:paraId="0AA103C4" w14:textId="77777777" w:rsidTr="001A06C2">
        <w:tc>
          <w:tcPr>
            <w:tcW w:w="1270" w:type="pct"/>
            <w:vMerge/>
            <w:tcBorders>
              <w:left w:val="single" w:sz="4" w:space="0" w:color="auto"/>
              <w:bottom w:val="single" w:sz="4" w:space="0" w:color="auto"/>
              <w:right w:val="single" w:sz="4" w:space="0" w:color="auto"/>
            </w:tcBorders>
            <w:shd w:val="clear" w:color="auto" w:fill="D9D9D9"/>
          </w:tcPr>
          <w:p w14:paraId="5BE92E52" w14:textId="77777777" w:rsidR="00384809" w:rsidRPr="00697DCF" w:rsidRDefault="00384809" w:rsidP="00220AA3">
            <w:pPr>
              <w:jc w:val="left"/>
              <w:rPr>
                <w:rFonts w:eastAsia="Meiryo UI" w:cstheme="majorHAnsi"/>
                <w:b/>
                <w:bCs/>
                <w:szCs w:val="20"/>
                <w:lang w:val="en-GB"/>
              </w:rPr>
            </w:pPr>
          </w:p>
        </w:tc>
        <w:tc>
          <w:tcPr>
            <w:tcW w:w="1626" w:type="pct"/>
            <w:gridSpan w:val="2"/>
            <w:vMerge/>
            <w:tcBorders>
              <w:left w:val="single" w:sz="4" w:space="0" w:color="auto"/>
              <w:bottom w:val="single" w:sz="4" w:space="0" w:color="auto"/>
              <w:right w:val="single" w:sz="4" w:space="0" w:color="auto"/>
            </w:tcBorders>
          </w:tcPr>
          <w:p w14:paraId="1BA2DF8D" w14:textId="77777777" w:rsidR="00384809" w:rsidRPr="00697DCF" w:rsidRDefault="00384809" w:rsidP="00220AA3">
            <w:pPr>
              <w:jc w:val="left"/>
              <w:rPr>
                <w:rFonts w:eastAsia="Meiryo UI" w:cstheme="majorHAnsi"/>
                <w:szCs w:val="20"/>
                <w:lang w:val="en-GB"/>
              </w:rPr>
            </w:pPr>
          </w:p>
        </w:tc>
        <w:tc>
          <w:tcPr>
            <w:tcW w:w="495" w:type="pct"/>
            <w:tcBorders>
              <w:top w:val="single" w:sz="4" w:space="0" w:color="auto"/>
              <w:left w:val="single" w:sz="4" w:space="0" w:color="auto"/>
              <w:bottom w:val="single" w:sz="4" w:space="0" w:color="auto"/>
              <w:right w:val="single" w:sz="4" w:space="0" w:color="auto"/>
            </w:tcBorders>
            <w:shd w:val="clear" w:color="auto" w:fill="D9D9D9"/>
          </w:tcPr>
          <w:p w14:paraId="5266DCF1" w14:textId="77777777" w:rsidR="00384809" w:rsidRPr="00697DCF" w:rsidRDefault="00384809" w:rsidP="00220AA3">
            <w:pPr>
              <w:jc w:val="left"/>
              <w:rPr>
                <w:rFonts w:eastAsia="Meiryo UI" w:cstheme="majorHAnsi"/>
                <w:b/>
                <w:szCs w:val="20"/>
                <w:lang w:val="en-GB"/>
              </w:rPr>
            </w:pPr>
            <w:r w:rsidRPr="00697DCF">
              <w:rPr>
                <w:rFonts w:eastAsia="Meiryo UI" w:cstheme="majorHAnsi"/>
                <w:b/>
                <w:szCs w:val="20"/>
                <w:lang w:val="en-GB"/>
              </w:rPr>
              <w:t>Range</w:t>
            </w:r>
          </w:p>
        </w:tc>
        <w:tc>
          <w:tcPr>
            <w:tcW w:w="1609" w:type="pct"/>
            <w:tcBorders>
              <w:left w:val="single" w:sz="4" w:space="0" w:color="auto"/>
              <w:bottom w:val="single" w:sz="4" w:space="0" w:color="auto"/>
              <w:right w:val="single" w:sz="4" w:space="0" w:color="auto"/>
            </w:tcBorders>
          </w:tcPr>
          <w:p w14:paraId="636601ED" w14:textId="682E1205" w:rsidR="00D26088" w:rsidRPr="00697DCF" w:rsidRDefault="00B65EA6" w:rsidP="00220AA3">
            <w:pPr>
              <w:jc w:val="left"/>
              <w:rPr>
                <w:rFonts w:eastAsia="Meiryo UI" w:cstheme="majorHAnsi"/>
                <w:szCs w:val="20"/>
                <w:lang w:val="en-GB"/>
              </w:rPr>
            </w:pPr>
            <w:r w:rsidRPr="00697DCF">
              <w:rPr>
                <w:rFonts w:hint="eastAsia"/>
                <w:kern w:val="0"/>
              </w:rPr>
              <w:t>NUM0</w:t>
            </w:r>
            <w:r w:rsidRPr="00697DCF">
              <w:rPr>
                <w:kern w:val="0"/>
              </w:rPr>
              <w:t xml:space="preserve"> ~ </w:t>
            </w:r>
            <w:r w:rsidR="000F4E6D">
              <w:rPr>
                <w:kern w:val="0"/>
              </w:rPr>
              <w:t>PROTOCONV</w:t>
            </w:r>
            <w:r w:rsidR="00D26088" w:rsidRPr="00697DCF">
              <w:rPr>
                <w:kern w:val="0"/>
              </w:rPr>
              <w:t>_DLC_</w:t>
            </w:r>
            <w:r w:rsidR="00D26088" w:rsidRPr="00697DCF">
              <w:rPr>
                <w:rFonts w:eastAsia="Meiryo UI" w:cstheme="majorHAnsi"/>
                <w:szCs w:val="20"/>
                <w:lang w:val="en-GB"/>
              </w:rPr>
              <w:t>8,</w:t>
            </w:r>
          </w:p>
          <w:p w14:paraId="5B64D72F" w14:textId="3702737D" w:rsidR="00D26088" w:rsidRPr="00697DCF" w:rsidRDefault="000F4E6D" w:rsidP="00220AA3">
            <w:pPr>
              <w:jc w:val="left"/>
              <w:rPr>
                <w:rFonts w:eastAsia="Meiryo UI" w:cstheme="majorHAnsi"/>
                <w:szCs w:val="20"/>
                <w:lang w:val="en-GB"/>
              </w:rPr>
            </w:pPr>
            <w:r>
              <w:rPr>
                <w:kern w:val="0"/>
              </w:rPr>
              <w:t>PROTOCONV</w:t>
            </w:r>
            <w:r w:rsidR="00D26088" w:rsidRPr="00697DCF">
              <w:rPr>
                <w:kern w:val="0"/>
              </w:rPr>
              <w:t>_DLC_</w:t>
            </w:r>
            <w:r w:rsidR="00D26088" w:rsidRPr="00697DCF">
              <w:rPr>
                <w:rFonts w:eastAsia="Meiryo UI" w:cstheme="majorHAnsi"/>
                <w:szCs w:val="20"/>
                <w:lang w:val="en-GB"/>
              </w:rPr>
              <w:t>12,</w:t>
            </w:r>
          </w:p>
          <w:p w14:paraId="46A00A1A" w14:textId="726F95B2" w:rsidR="00D26088" w:rsidRPr="00697DCF" w:rsidRDefault="000F4E6D" w:rsidP="00220AA3">
            <w:pPr>
              <w:jc w:val="left"/>
              <w:rPr>
                <w:rFonts w:eastAsia="Meiryo UI" w:cstheme="majorHAnsi"/>
                <w:szCs w:val="20"/>
                <w:lang w:val="en-GB"/>
              </w:rPr>
            </w:pPr>
            <w:r>
              <w:rPr>
                <w:kern w:val="0"/>
              </w:rPr>
              <w:t>PROTOCONV</w:t>
            </w:r>
            <w:r w:rsidR="00D26088" w:rsidRPr="00697DCF">
              <w:rPr>
                <w:kern w:val="0"/>
              </w:rPr>
              <w:t>_DLC_</w:t>
            </w:r>
            <w:r w:rsidR="00D26088" w:rsidRPr="00697DCF">
              <w:rPr>
                <w:rFonts w:eastAsia="Meiryo UI" w:cstheme="majorHAnsi"/>
                <w:szCs w:val="20"/>
                <w:lang w:val="en-GB"/>
              </w:rPr>
              <w:t>16,</w:t>
            </w:r>
          </w:p>
          <w:p w14:paraId="04B07418" w14:textId="3FA027B5" w:rsidR="00D26088" w:rsidRPr="00697DCF" w:rsidRDefault="000F4E6D" w:rsidP="00220AA3">
            <w:pPr>
              <w:jc w:val="left"/>
              <w:rPr>
                <w:rFonts w:eastAsia="Meiryo UI" w:cstheme="majorHAnsi"/>
                <w:szCs w:val="20"/>
                <w:lang w:val="en-GB"/>
              </w:rPr>
            </w:pPr>
            <w:r>
              <w:rPr>
                <w:kern w:val="0"/>
              </w:rPr>
              <w:t>PROTOCONV</w:t>
            </w:r>
            <w:r w:rsidR="00D26088" w:rsidRPr="00697DCF">
              <w:rPr>
                <w:kern w:val="0"/>
              </w:rPr>
              <w:t>_DLC_</w:t>
            </w:r>
            <w:r w:rsidR="00D26088" w:rsidRPr="00697DCF">
              <w:rPr>
                <w:rFonts w:eastAsia="Meiryo UI" w:cstheme="majorHAnsi"/>
                <w:szCs w:val="20"/>
                <w:lang w:val="en-GB"/>
              </w:rPr>
              <w:t>20,</w:t>
            </w:r>
          </w:p>
          <w:p w14:paraId="00627EBC" w14:textId="344234B5" w:rsidR="00D26088" w:rsidRPr="00697DCF" w:rsidRDefault="000F4E6D" w:rsidP="00220AA3">
            <w:pPr>
              <w:jc w:val="left"/>
              <w:rPr>
                <w:rFonts w:eastAsia="Meiryo UI" w:cstheme="majorHAnsi"/>
                <w:szCs w:val="20"/>
                <w:lang w:val="en-GB"/>
              </w:rPr>
            </w:pPr>
            <w:r>
              <w:rPr>
                <w:kern w:val="0"/>
              </w:rPr>
              <w:t>PROTOCONV</w:t>
            </w:r>
            <w:r w:rsidR="00D26088" w:rsidRPr="00697DCF">
              <w:rPr>
                <w:kern w:val="0"/>
              </w:rPr>
              <w:t>_DLC_</w:t>
            </w:r>
            <w:r w:rsidR="00D26088" w:rsidRPr="00697DCF">
              <w:rPr>
                <w:rFonts w:eastAsia="Meiryo UI" w:cstheme="majorHAnsi"/>
                <w:szCs w:val="20"/>
                <w:lang w:val="en-GB"/>
              </w:rPr>
              <w:t>24,</w:t>
            </w:r>
          </w:p>
          <w:p w14:paraId="5DA4A6BF" w14:textId="1B6E285C" w:rsidR="00D26088" w:rsidRPr="00697DCF" w:rsidRDefault="000F4E6D" w:rsidP="00220AA3">
            <w:pPr>
              <w:jc w:val="left"/>
              <w:rPr>
                <w:rFonts w:eastAsia="Meiryo UI" w:cstheme="majorHAnsi"/>
                <w:szCs w:val="20"/>
                <w:lang w:val="en-GB"/>
              </w:rPr>
            </w:pPr>
            <w:r>
              <w:rPr>
                <w:kern w:val="0"/>
              </w:rPr>
              <w:t>PROTOCONV</w:t>
            </w:r>
            <w:r w:rsidR="00D26088" w:rsidRPr="00697DCF">
              <w:rPr>
                <w:kern w:val="0"/>
              </w:rPr>
              <w:t>_DLC_</w:t>
            </w:r>
            <w:r w:rsidR="00D26088" w:rsidRPr="00697DCF">
              <w:rPr>
                <w:rFonts w:eastAsia="Meiryo UI" w:cstheme="majorHAnsi"/>
                <w:szCs w:val="20"/>
                <w:lang w:val="en-GB"/>
              </w:rPr>
              <w:t>32,</w:t>
            </w:r>
          </w:p>
          <w:p w14:paraId="109DCCED" w14:textId="194CA56F" w:rsidR="00D26088" w:rsidRPr="00697DCF" w:rsidRDefault="000F4E6D" w:rsidP="00220AA3">
            <w:pPr>
              <w:jc w:val="left"/>
              <w:rPr>
                <w:kern w:val="0"/>
              </w:rPr>
            </w:pPr>
            <w:r>
              <w:rPr>
                <w:kern w:val="0"/>
              </w:rPr>
              <w:t>PROTOCONV</w:t>
            </w:r>
            <w:r w:rsidR="00D26088" w:rsidRPr="00697DCF">
              <w:rPr>
                <w:kern w:val="0"/>
              </w:rPr>
              <w:t>_DLC_</w:t>
            </w:r>
            <w:r w:rsidR="00D26088" w:rsidRPr="00697DCF">
              <w:rPr>
                <w:rFonts w:eastAsia="Meiryo UI" w:cstheme="majorHAnsi"/>
                <w:szCs w:val="20"/>
                <w:lang w:val="en-GB"/>
              </w:rPr>
              <w:t>48,</w:t>
            </w:r>
          </w:p>
          <w:p w14:paraId="4F36F6A5" w14:textId="5EBD6924" w:rsidR="00384809" w:rsidRPr="00697DCF" w:rsidRDefault="000F4E6D" w:rsidP="00220AA3">
            <w:pPr>
              <w:jc w:val="left"/>
              <w:rPr>
                <w:lang w:val="en-GB"/>
              </w:rPr>
            </w:pPr>
            <w:r>
              <w:rPr>
                <w:kern w:val="0"/>
              </w:rPr>
              <w:t>PROTOCONV</w:t>
            </w:r>
            <w:r w:rsidR="00D26088" w:rsidRPr="00697DCF">
              <w:rPr>
                <w:kern w:val="0"/>
              </w:rPr>
              <w:t>_DLC_</w:t>
            </w:r>
            <w:r w:rsidR="00D26088" w:rsidRPr="00697DCF">
              <w:rPr>
                <w:rFonts w:eastAsia="Meiryo UI" w:cstheme="majorHAnsi"/>
                <w:szCs w:val="20"/>
                <w:lang w:val="en-GB"/>
              </w:rPr>
              <w:t>64</w:t>
            </w:r>
          </w:p>
        </w:tc>
      </w:tr>
      <w:tr w:rsidR="00384809" w:rsidRPr="00697DCF" w14:paraId="22CB138A"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E1A384A" w14:textId="77777777" w:rsidR="00384809" w:rsidRPr="00697DCF" w:rsidRDefault="00384809" w:rsidP="000D256D">
            <w:pPr>
              <w:jc w:val="left"/>
              <w:rPr>
                <w:rFonts w:eastAsia="Meiryo UI" w:cstheme="majorHAnsi"/>
                <w:b/>
                <w:bCs/>
                <w:szCs w:val="20"/>
                <w:lang w:val="en-GB"/>
              </w:rPr>
            </w:pPr>
            <w:r w:rsidRPr="00697DCF">
              <w:rPr>
                <w:rFonts w:eastAsia="Meiryo UI" w:cstheme="majorHAnsi"/>
                <w:b/>
                <w:bCs/>
                <w:szCs w:val="20"/>
                <w:lang w:val="en-GB"/>
              </w:rPr>
              <w:t>Parameters (In-Out)</w:t>
            </w:r>
          </w:p>
        </w:tc>
        <w:tc>
          <w:tcPr>
            <w:tcW w:w="1626" w:type="pct"/>
            <w:gridSpan w:val="2"/>
            <w:tcBorders>
              <w:top w:val="single" w:sz="4" w:space="0" w:color="auto"/>
              <w:left w:val="single" w:sz="4" w:space="0" w:color="auto"/>
              <w:bottom w:val="single" w:sz="4" w:space="0" w:color="auto"/>
              <w:right w:val="single" w:sz="4" w:space="0" w:color="auto"/>
            </w:tcBorders>
          </w:tcPr>
          <w:p w14:paraId="2EEE50AA" w14:textId="2B9524E0" w:rsidR="00384809" w:rsidRPr="00697DCF" w:rsidRDefault="00384809" w:rsidP="00220AA3">
            <w:pPr>
              <w:jc w:val="left"/>
              <w:rPr>
                <w:rFonts w:eastAsia="Meiryo UI" w:cstheme="majorHAnsi"/>
                <w:szCs w:val="20"/>
                <w:lang w:val="en-GB"/>
              </w:rPr>
            </w:pPr>
            <w:r w:rsidRPr="00697DCF">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0799652D" w14:textId="61BB7877" w:rsidR="00384809" w:rsidRPr="00697DCF" w:rsidRDefault="00384809" w:rsidP="00220AA3">
            <w:pPr>
              <w:jc w:val="left"/>
              <w:rPr>
                <w:rFonts w:eastAsia="Meiryo UI" w:cstheme="majorHAnsi"/>
                <w:szCs w:val="20"/>
                <w:lang w:val="en-GB"/>
              </w:rPr>
            </w:pPr>
            <w:r w:rsidRPr="00697DCF">
              <w:rPr>
                <w:rFonts w:cstheme="majorHAnsi"/>
                <w:bCs/>
                <w:szCs w:val="20"/>
                <w:lang w:val="en-GB"/>
              </w:rPr>
              <w:t>-</w:t>
            </w:r>
          </w:p>
        </w:tc>
      </w:tr>
      <w:tr w:rsidR="00384809" w:rsidRPr="00697DCF" w14:paraId="06E302B0"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63B964B4" w14:textId="77777777" w:rsidR="00384809" w:rsidRPr="00697DCF" w:rsidRDefault="00384809" w:rsidP="000D256D">
            <w:pPr>
              <w:jc w:val="left"/>
              <w:rPr>
                <w:rFonts w:eastAsia="Meiryo UI" w:cstheme="majorHAnsi"/>
                <w:b/>
                <w:bCs/>
                <w:szCs w:val="20"/>
                <w:lang w:val="en-GB"/>
              </w:rPr>
            </w:pPr>
            <w:r w:rsidRPr="00697DCF">
              <w:rPr>
                <w:rFonts w:eastAsia="Meiryo UI" w:cstheme="majorHAnsi"/>
                <w:b/>
                <w:bCs/>
                <w:szCs w:val="20"/>
                <w:lang w:val="en-GB"/>
              </w:rPr>
              <w:t>Parameters (Out)</w:t>
            </w:r>
          </w:p>
        </w:tc>
        <w:tc>
          <w:tcPr>
            <w:tcW w:w="1626" w:type="pct"/>
            <w:gridSpan w:val="2"/>
            <w:tcBorders>
              <w:top w:val="single" w:sz="4" w:space="0" w:color="auto"/>
              <w:left w:val="single" w:sz="4" w:space="0" w:color="auto"/>
              <w:bottom w:val="single" w:sz="4" w:space="0" w:color="auto"/>
              <w:right w:val="single" w:sz="4" w:space="0" w:color="auto"/>
            </w:tcBorders>
          </w:tcPr>
          <w:p w14:paraId="5A5949D8" w14:textId="77777777" w:rsidR="00384809" w:rsidRPr="00697DCF" w:rsidRDefault="00384809" w:rsidP="00220AA3">
            <w:pPr>
              <w:jc w:val="left"/>
              <w:rPr>
                <w:rFonts w:eastAsia="Meiryo UI" w:cstheme="majorHAnsi"/>
                <w:szCs w:val="20"/>
                <w:lang w:val="en-GB"/>
              </w:rPr>
            </w:pPr>
            <w:r w:rsidRPr="00697DCF">
              <w:rPr>
                <w:rFonts w:cs="Arial"/>
                <w:szCs w:val="20"/>
              </w:rPr>
              <w:t>N/A</w:t>
            </w:r>
          </w:p>
        </w:tc>
        <w:tc>
          <w:tcPr>
            <w:tcW w:w="2104" w:type="pct"/>
            <w:gridSpan w:val="2"/>
            <w:tcBorders>
              <w:top w:val="single" w:sz="4" w:space="0" w:color="auto"/>
              <w:left w:val="single" w:sz="4" w:space="0" w:color="auto"/>
              <w:bottom w:val="single" w:sz="4" w:space="0" w:color="auto"/>
              <w:right w:val="single" w:sz="4" w:space="0" w:color="auto"/>
            </w:tcBorders>
          </w:tcPr>
          <w:p w14:paraId="2E72D85C" w14:textId="77777777" w:rsidR="00384809" w:rsidRPr="00697DCF" w:rsidRDefault="00384809" w:rsidP="00220AA3">
            <w:pPr>
              <w:jc w:val="left"/>
              <w:rPr>
                <w:rFonts w:eastAsia="Meiryo UI" w:cstheme="majorHAnsi"/>
                <w:szCs w:val="20"/>
                <w:lang w:val="en-GB"/>
              </w:rPr>
            </w:pPr>
            <w:r w:rsidRPr="00697DCF">
              <w:rPr>
                <w:rFonts w:cs="Arial"/>
                <w:szCs w:val="20"/>
                <w:lang w:val="en-GB"/>
              </w:rPr>
              <w:t>-</w:t>
            </w:r>
          </w:p>
        </w:tc>
      </w:tr>
      <w:tr w:rsidR="00384809" w:rsidRPr="00697DCF" w14:paraId="7381945D"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DEAD56E" w14:textId="77777777" w:rsidR="00384809" w:rsidRPr="00697DCF" w:rsidRDefault="00384809" w:rsidP="000D256D">
            <w:pPr>
              <w:jc w:val="left"/>
              <w:rPr>
                <w:rFonts w:eastAsia="Meiryo UI" w:cstheme="majorHAnsi"/>
                <w:b/>
                <w:bCs/>
                <w:szCs w:val="20"/>
                <w:lang w:val="en-GB"/>
              </w:rPr>
            </w:pPr>
            <w:r w:rsidRPr="00697DCF">
              <w:rPr>
                <w:rFonts w:eastAsia="Meiryo UI" w:cstheme="majorHAnsi"/>
                <w:b/>
                <w:bCs/>
                <w:szCs w:val="20"/>
                <w:lang w:val="en-GB"/>
              </w:rPr>
              <w:t>Return Value</w:t>
            </w:r>
          </w:p>
        </w:tc>
        <w:tc>
          <w:tcPr>
            <w:tcW w:w="1626" w:type="pct"/>
            <w:gridSpan w:val="2"/>
            <w:tcBorders>
              <w:top w:val="single" w:sz="4" w:space="0" w:color="auto"/>
              <w:left w:val="single" w:sz="4" w:space="0" w:color="auto"/>
              <w:bottom w:val="single" w:sz="4" w:space="0" w:color="auto"/>
              <w:right w:val="single" w:sz="4" w:space="0" w:color="auto"/>
            </w:tcBorders>
          </w:tcPr>
          <w:p w14:paraId="450ABF58" w14:textId="14C044D9" w:rsidR="00384809" w:rsidRPr="00697DCF" w:rsidRDefault="004A7EE8" w:rsidP="00220AA3">
            <w:pPr>
              <w:jc w:val="left"/>
              <w:rPr>
                <w:rFonts w:eastAsia="Meiryo UI" w:cstheme="majorHAnsi"/>
                <w:szCs w:val="20"/>
                <w:lang w:val="en-GB"/>
              </w:rPr>
            </w:pPr>
            <w:r w:rsidRPr="00DB7A19">
              <w:t>Std_ReturnType</w:t>
            </w:r>
          </w:p>
        </w:tc>
        <w:tc>
          <w:tcPr>
            <w:tcW w:w="2104" w:type="pct"/>
            <w:gridSpan w:val="2"/>
            <w:tcBorders>
              <w:top w:val="single" w:sz="4" w:space="0" w:color="auto"/>
              <w:left w:val="single" w:sz="4" w:space="0" w:color="auto"/>
              <w:bottom w:val="single" w:sz="4" w:space="0" w:color="auto"/>
              <w:right w:val="single" w:sz="4" w:space="0" w:color="auto"/>
            </w:tcBorders>
          </w:tcPr>
          <w:p w14:paraId="20A4F19F" w14:textId="77777777" w:rsidR="00384809" w:rsidRPr="00697DCF" w:rsidRDefault="00384809" w:rsidP="00220AA3">
            <w:pPr>
              <w:jc w:val="left"/>
            </w:pPr>
            <w:r w:rsidRPr="00697DCF">
              <w:t>E_OK</w:t>
            </w:r>
          </w:p>
          <w:p w14:paraId="485B5967" w14:textId="2F1DE4AB" w:rsidR="00384809" w:rsidRPr="00697DCF" w:rsidRDefault="00384809" w:rsidP="00220AA3">
            <w:pPr>
              <w:jc w:val="left"/>
            </w:pPr>
            <w:r w:rsidRPr="00697DCF">
              <w:t>E_</w:t>
            </w:r>
            <w:r w:rsidR="00282181">
              <w:t>NOT_OK</w:t>
            </w:r>
          </w:p>
        </w:tc>
      </w:tr>
      <w:tr w:rsidR="00384809" w:rsidRPr="00697DCF" w14:paraId="1EB0D7A8"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4D25ACB8" w14:textId="77777777" w:rsidR="00384809" w:rsidRPr="00697DCF" w:rsidRDefault="00384809" w:rsidP="000D256D">
            <w:pPr>
              <w:jc w:val="left"/>
              <w:rPr>
                <w:rFonts w:cs="Arial"/>
                <w:b/>
                <w:bCs/>
                <w:szCs w:val="20"/>
              </w:rPr>
            </w:pPr>
            <w:r w:rsidRPr="00697DCF">
              <w:rPr>
                <w:rFonts w:cs="Arial"/>
                <w:b/>
                <w:bCs/>
                <w:szCs w:val="20"/>
              </w:rPr>
              <w:t>Description</w:t>
            </w:r>
          </w:p>
        </w:tc>
        <w:tc>
          <w:tcPr>
            <w:tcW w:w="3730" w:type="pct"/>
            <w:gridSpan w:val="4"/>
            <w:tcBorders>
              <w:top w:val="single" w:sz="4" w:space="0" w:color="auto"/>
              <w:left w:val="single" w:sz="4" w:space="0" w:color="auto"/>
              <w:bottom w:val="single" w:sz="4" w:space="0" w:color="auto"/>
              <w:right w:val="single" w:sz="4" w:space="0" w:color="auto"/>
            </w:tcBorders>
          </w:tcPr>
          <w:p w14:paraId="57882538" w14:textId="736E9623" w:rsidR="00FB0FEB" w:rsidRPr="00697DCF" w:rsidRDefault="00FB0FEB" w:rsidP="00220AA3">
            <w:pPr>
              <w:jc w:val="left"/>
            </w:pPr>
            <w:r w:rsidRPr="00697DCF">
              <w:t>Check if the argument ulCanDlc matches one of the following</w:t>
            </w:r>
          </w:p>
          <w:p w14:paraId="641FEFD1" w14:textId="39491D20" w:rsidR="00FB0FEB" w:rsidRPr="00697DCF" w:rsidRDefault="000F4E6D" w:rsidP="00220AA3">
            <w:pPr>
              <w:jc w:val="left"/>
            </w:pPr>
            <w:r>
              <w:t>PROTOCONV</w:t>
            </w:r>
            <w:r w:rsidR="00FB0FEB" w:rsidRPr="00697DCF">
              <w:t>_DLC_8 or l</w:t>
            </w:r>
            <w:r w:rsidR="00C745C6" w:rsidRPr="00697DCF">
              <w:t>ower,</w:t>
            </w:r>
          </w:p>
          <w:p w14:paraId="0D87F411" w14:textId="26BF5DF0" w:rsidR="00D26088" w:rsidRPr="00697DCF" w:rsidRDefault="000F4E6D" w:rsidP="00220AA3">
            <w:pPr>
              <w:jc w:val="left"/>
            </w:pPr>
            <w:r>
              <w:rPr>
                <w:rFonts w:hint="eastAsia"/>
              </w:rPr>
              <w:t>PROTOCONV</w:t>
            </w:r>
            <w:r w:rsidR="00D42CE6" w:rsidRPr="00697DCF">
              <w:rPr>
                <w:rFonts w:hint="eastAsia"/>
              </w:rPr>
              <w:t>_DLC_12</w:t>
            </w:r>
            <w:r w:rsidR="00C745C6" w:rsidRPr="00697DCF">
              <w:t>,</w:t>
            </w:r>
          </w:p>
          <w:p w14:paraId="51CBA7C1" w14:textId="50D89A4D" w:rsidR="00D26088" w:rsidRPr="00697DCF" w:rsidRDefault="000F4E6D" w:rsidP="00220AA3">
            <w:pPr>
              <w:jc w:val="left"/>
            </w:pPr>
            <w:r>
              <w:rPr>
                <w:rFonts w:hint="eastAsia"/>
              </w:rPr>
              <w:t>PROTOCONV</w:t>
            </w:r>
            <w:r w:rsidR="00D42CE6" w:rsidRPr="00697DCF">
              <w:rPr>
                <w:rFonts w:hint="eastAsia"/>
              </w:rPr>
              <w:t>_DLC_16</w:t>
            </w:r>
            <w:r w:rsidR="00C745C6" w:rsidRPr="00697DCF">
              <w:t>,</w:t>
            </w:r>
          </w:p>
          <w:p w14:paraId="3827CFB8" w14:textId="5D9945EB" w:rsidR="00D42CE6" w:rsidRPr="00697DCF" w:rsidRDefault="000F4E6D" w:rsidP="00220AA3">
            <w:pPr>
              <w:jc w:val="left"/>
            </w:pPr>
            <w:r>
              <w:rPr>
                <w:rFonts w:hint="eastAsia"/>
              </w:rPr>
              <w:t>PROTOCONV</w:t>
            </w:r>
            <w:r w:rsidR="00D42CE6" w:rsidRPr="00697DCF">
              <w:rPr>
                <w:rFonts w:hint="eastAsia"/>
              </w:rPr>
              <w:t>_DLC_20</w:t>
            </w:r>
            <w:r w:rsidR="00C745C6" w:rsidRPr="00697DCF">
              <w:t>,</w:t>
            </w:r>
          </w:p>
          <w:p w14:paraId="203935D9" w14:textId="42E84EC8" w:rsidR="00D26088" w:rsidRPr="00697DCF" w:rsidRDefault="000F4E6D" w:rsidP="00220AA3">
            <w:pPr>
              <w:jc w:val="left"/>
            </w:pPr>
            <w:r>
              <w:rPr>
                <w:rFonts w:hint="eastAsia"/>
              </w:rPr>
              <w:t>PROTOCONV</w:t>
            </w:r>
            <w:r w:rsidR="00D42CE6" w:rsidRPr="00697DCF">
              <w:rPr>
                <w:rFonts w:hint="eastAsia"/>
              </w:rPr>
              <w:t>_DLC_24</w:t>
            </w:r>
            <w:r w:rsidR="00C745C6" w:rsidRPr="00697DCF">
              <w:t>,</w:t>
            </w:r>
          </w:p>
          <w:p w14:paraId="6A5887EE" w14:textId="12FD48FB" w:rsidR="00D42CE6" w:rsidRPr="00697DCF" w:rsidRDefault="000F4E6D" w:rsidP="00220AA3">
            <w:pPr>
              <w:jc w:val="left"/>
            </w:pPr>
            <w:r>
              <w:rPr>
                <w:rFonts w:hint="eastAsia"/>
              </w:rPr>
              <w:t>PROTOCONV</w:t>
            </w:r>
            <w:r w:rsidR="00D42CE6" w:rsidRPr="00697DCF">
              <w:rPr>
                <w:rFonts w:hint="eastAsia"/>
              </w:rPr>
              <w:t>_DLC_32</w:t>
            </w:r>
            <w:r w:rsidR="00C745C6" w:rsidRPr="00697DCF">
              <w:t>,</w:t>
            </w:r>
          </w:p>
          <w:p w14:paraId="3B06454A" w14:textId="15696504" w:rsidR="00D26088" w:rsidRPr="00697DCF" w:rsidRDefault="000F4E6D" w:rsidP="00220AA3">
            <w:pPr>
              <w:jc w:val="left"/>
            </w:pPr>
            <w:r>
              <w:rPr>
                <w:rFonts w:hint="eastAsia"/>
              </w:rPr>
              <w:t>PROTOCONV</w:t>
            </w:r>
            <w:r w:rsidR="00D42CE6" w:rsidRPr="00697DCF">
              <w:rPr>
                <w:rFonts w:hint="eastAsia"/>
              </w:rPr>
              <w:t>_DLC_48</w:t>
            </w:r>
            <w:r w:rsidR="00C745C6" w:rsidRPr="00697DCF">
              <w:t>,</w:t>
            </w:r>
          </w:p>
          <w:p w14:paraId="6163973E" w14:textId="62A9E49D" w:rsidR="00D42CE6" w:rsidRPr="00697DCF" w:rsidRDefault="000F4E6D" w:rsidP="00220AA3">
            <w:pPr>
              <w:jc w:val="left"/>
            </w:pPr>
            <w:r>
              <w:rPr>
                <w:rFonts w:hint="eastAsia"/>
              </w:rPr>
              <w:t>PROTOCONV</w:t>
            </w:r>
            <w:r w:rsidR="00D42CE6" w:rsidRPr="00697DCF">
              <w:rPr>
                <w:rFonts w:hint="eastAsia"/>
              </w:rPr>
              <w:t>_DLC_64</w:t>
            </w:r>
          </w:p>
          <w:p w14:paraId="44AE00F0" w14:textId="77777777" w:rsidR="00D42CE6" w:rsidRPr="00697DCF" w:rsidRDefault="00D42CE6" w:rsidP="00220AA3">
            <w:pPr>
              <w:jc w:val="left"/>
            </w:pPr>
          </w:p>
          <w:p w14:paraId="289BD13B" w14:textId="4B159C76" w:rsidR="001533F7" w:rsidRPr="00697DCF" w:rsidRDefault="001533F7" w:rsidP="00220AA3">
            <w:pPr>
              <w:jc w:val="left"/>
            </w:pPr>
            <w:r w:rsidRPr="00697DCF">
              <w:t>If the value of the argument ulCanDlc is out of range</w:t>
            </w:r>
            <w:r w:rsidR="00355AB5">
              <w:t xml:space="preserve">, </w:t>
            </w:r>
            <w:r w:rsidR="00355AB5" w:rsidRPr="003752EB">
              <w:t>return E_NOT_OK</w:t>
            </w:r>
          </w:p>
          <w:p w14:paraId="1B23659A" w14:textId="77777777" w:rsidR="00D42CE6" w:rsidRPr="00697DCF" w:rsidRDefault="00D42CE6" w:rsidP="00220AA3">
            <w:pPr>
              <w:jc w:val="left"/>
            </w:pPr>
          </w:p>
          <w:p w14:paraId="306B47DE" w14:textId="2FFC29A6" w:rsidR="001533F7" w:rsidRPr="00697DCF" w:rsidRDefault="001533F7" w:rsidP="00220AA3">
            <w:pPr>
              <w:jc w:val="left"/>
            </w:pPr>
            <w:r w:rsidRPr="00697DCF">
              <w:t>If it is within the range, return E_OK.</w:t>
            </w:r>
          </w:p>
        </w:tc>
      </w:tr>
      <w:tr w:rsidR="00384809" w:rsidRPr="00697DCF" w14:paraId="631FE2C8"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014E10DE" w14:textId="77777777" w:rsidR="00384809" w:rsidRPr="00697DCF" w:rsidRDefault="00384809" w:rsidP="000D256D">
            <w:pPr>
              <w:jc w:val="left"/>
              <w:rPr>
                <w:rFonts w:cs="Arial"/>
                <w:b/>
                <w:bCs/>
                <w:szCs w:val="20"/>
              </w:rPr>
            </w:pPr>
            <w:r w:rsidRPr="00697DCF">
              <w:rPr>
                <w:rFonts w:cs="Arial"/>
                <w:b/>
                <w:bCs/>
                <w:szCs w:val="20"/>
              </w:rPr>
              <w:t>Preconditions</w:t>
            </w:r>
          </w:p>
        </w:tc>
        <w:tc>
          <w:tcPr>
            <w:tcW w:w="3730" w:type="pct"/>
            <w:gridSpan w:val="4"/>
            <w:tcBorders>
              <w:top w:val="single" w:sz="4" w:space="0" w:color="auto"/>
              <w:left w:val="single" w:sz="4" w:space="0" w:color="auto"/>
              <w:bottom w:val="single" w:sz="4" w:space="0" w:color="auto"/>
              <w:right w:val="single" w:sz="4" w:space="0" w:color="auto"/>
            </w:tcBorders>
          </w:tcPr>
          <w:p w14:paraId="2AE9B70B" w14:textId="77777777" w:rsidR="00384809" w:rsidRPr="00697DCF" w:rsidRDefault="00384809" w:rsidP="00220AA3">
            <w:pPr>
              <w:jc w:val="left"/>
              <w:rPr>
                <w:rFonts w:cs="Arial"/>
                <w:szCs w:val="20"/>
              </w:rPr>
            </w:pPr>
            <w:r w:rsidRPr="00697DCF">
              <w:rPr>
                <w:rFonts w:cs="Arial"/>
                <w:szCs w:val="20"/>
              </w:rPr>
              <w:t>N/A</w:t>
            </w:r>
          </w:p>
        </w:tc>
      </w:tr>
      <w:tr w:rsidR="00384809" w:rsidRPr="00697DCF" w14:paraId="04AFAED9" w14:textId="77777777" w:rsidTr="001A06C2">
        <w:tc>
          <w:tcPr>
            <w:tcW w:w="1270" w:type="pct"/>
            <w:tcBorders>
              <w:top w:val="single" w:sz="4" w:space="0" w:color="auto"/>
              <w:left w:val="single" w:sz="4" w:space="0" w:color="auto"/>
              <w:bottom w:val="single" w:sz="4" w:space="0" w:color="auto"/>
              <w:right w:val="single" w:sz="4" w:space="0" w:color="auto"/>
            </w:tcBorders>
            <w:shd w:val="clear" w:color="auto" w:fill="D9D9D9"/>
            <w:hideMark/>
          </w:tcPr>
          <w:p w14:paraId="594C0A6E" w14:textId="77777777" w:rsidR="00384809" w:rsidRPr="00697DCF" w:rsidRDefault="00384809" w:rsidP="000D256D">
            <w:pPr>
              <w:jc w:val="left"/>
              <w:rPr>
                <w:rFonts w:cs="Arial"/>
                <w:b/>
                <w:bCs/>
                <w:szCs w:val="20"/>
              </w:rPr>
            </w:pPr>
            <w:r w:rsidRPr="00697DCF">
              <w:rPr>
                <w:rFonts w:cs="Arial"/>
                <w:b/>
                <w:bCs/>
                <w:szCs w:val="20"/>
              </w:rPr>
              <w:t>Remarks</w:t>
            </w:r>
          </w:p>
        </w:tc>
        <w:tc>
          <w:tcPr>
            <w:tcW w:w="3730" w:type="pct"/>
            <w:gridSpan w:val="4"/>
            <w:tcBorders>
              <w:top w:val="single" w:sz="4" w:space="0" w:color="auto"/>
              <w:left w:val="single" w:sz="4" w:space="0" w:color="auto"/>
              <w:bottom w:val="single" w:sz="4" w:space="0" w:color="auto"/>
              <w:right w:val="single" w:sz="4" w:space="0" w:color="auto"/>
            </w:tcBorders>
          </w:tcPr>
          <w:p w14:paraId="5538F22E" w14:textId="77777777" w:rsidR="00384809" w:rsidRPr="00697DCF" w:rsidRDefault="00384809" w:rsidP="00220AA3">
            <w:pPr>
              <w:jc w:val="left"/>
              <w:rPr>
                <w:rFonts w:cs="Arial"/>
                <w:szCs w:val="20"/>
              </w:rPr>
            </w:pPr>
            <w:r w:rsidRPr="00697DCF">
              <w:rPr>
                <w:rFonts w:cs="Arial" w:hint="eastAsia"/>
                <w:szCs w:val="20"/>
              </w:rPr>
              <w:t>N/A</w:t>
            </w:r>
          </w:p>
        </w:tc>
      </w:tr>
      <w:tr w:rsidR="00D07205" w:rsidRPr="00697DCF" w14:paraId="766D0A9E" w14:textId="77777777" w:rsidTr="00D07205">
        <w:tc>
          <w:tcPr>
            <w:tcW w:w="1270" w:type="pct"/>
            <w:tcBorders>
              <w:top w:val="single" w:sz="4" w:space="0" w:color="auto"/>
              <w:left w:val="single" w:sz="4" w:space="0" w:color="auto"/>
              <w:bottom w:val="single" w:sz="4" w:space="0" w:color="auto"/>
              <w:right w:val="single" w:sz="4" w:space="0" w:color="auto"/>
            </w:tcBorders>
            <w:shd w:val="clear" w:color="auto" w:fill="D9D9D9"/>
          </w:tcPr>
          <w:p w14:paraId="5901E820" w14:textId="3D0D72A8" w:rsidR="00D07205" w:rsidRPr="00697DCF" w:rsidRDefault="00D07205" w:rsidP="000D256D">
            <w:pPr>
              <w:jc w:val="left"/>
              <w:rPr>
                <w:rFonts w:cs="Arial"/>
                <w:b/>
                <w:bCs/>
                <w:szCs w:val="20"/>
              </w:rPr>
            </w:pPr>
            <w:r w:rsidRPr="006F260B">
              <w:rPr>
                <w:rFonts w:cs="Arial"/>
                <w:b/>
                <w:bCs/>
                <w:szCs w:val="20"/>
              </w:rPr>
              <w:t>DET/DEM Errors Handled</w:t>
            </w:r>
          </w:p>
        </w:tc>
        <w:tc>
          <w:tcPr>
            <w:tcW w:w="3730" w:type="pct"/>
            <w:gridSpan w:val="4"/>
            <w:tcBorders>
              <w:top w:val="single" w:sz="4" w:space="0" w:color="auto"/>
              <w:left w:val="single" w:sz="4" w:space="0" w:color="auto"/>
              <w:bottom w:val="single" w:sz="4" w:space="0" w:color="auto"/>
              <w:right w:val="single" w:sz="4" w:space="0" w:color="auto"/>
            </w:tcBorders>
          </w:tcPr>
          <w:p w14:paraId="39330C56" w14:textId="695FC37E" w:rsidR="00D07205" w:rsidRPr="00697DCF" w:rsidRDefault="00D07205" w:rsidP="00220AA3">
            <w:pPr>
              <w:jc w:val="left"/>
              <w:rPr>
                <w:rFonts w:cs="Arial"/>
                <w:szCs w:val="20"/>
              </w:rPr>
            </w:pPr>
            <w:r w:rsidRPr="00A935AB">
              <w:rPr>
                <w:rFonts w:cs="Arial" w:hint="eastAsia"/>
                <w:szCs w:val="20"/>
              </w:rPr>
              <w:t>N/A</w:t>
            </w:r>
          </w:p>
        </w:tc>
      </w:tr>
    </w:tbl>
    <w:p w14:paraId="3004B32F" w14:textId="267840DB" w:rsidR="00133CCE" w:rsidRDefault="00133CCE" w:rsidP="00133CCE">
      <w:pPr>
        <w:pStyle w:val="RefIDs"/>
      </w:pPr>
      <w:r>
        <w:t xml:space="preserve">[Covers: </w:t>
      </w:r>
      <w:r w:rsidR="00883E84">
        <w:t>req-8552172-00903610</w:t>
      </w:r>
      <w:r>
        <w:t>]</w:t>
      </w:r>
    </w:p>
    <w:p w14:paraId="1B89DF2B" w14:textId="63B9F114" w:rsidR="00133CCE" w:rsidRDefault="00133CCE" w:rsidP="006737E7">
      <w:pPr>
        <w:pStyle w:val="RefIDs"/>
      </w:pPr>
      <w:r>
        <w:t xml:space="preserve">[Covers: </w:t>
      </w:r>
      <w:r w:rsidR="00883E84">
        <w:t>req-8552172-00904662</w:t>
      </w:r>
      <w:r>
        <w:t>]</w:t>
      </w:r>
    </w:p>
    <w:p w14:paraId="13433A88" w14:textId="12200672" w:rsidR="00133CCE" w:rsidRDefault="00133CCE" w:rsidP="00133CCE">
      <w:pPr>
        <w:pStyle w:val="RefIDs"/>
      </w:pPr>
      <w:r>
        <w:t xml:space="preserve">[Covers: </w:t>
      </w:r>
      <w:r w:rsidR="00883E84">
        <w:t>req-8552172-00904667</w:t>
      </w:r>
      <w:r>
        <w:t>]</w:t>
      </w:r>
    </w:p>
    <w:p w14:paraId="4A6ABDE6" w14:textId="08958C01" w:rsidR="00493B1C" w:rsidRDefault="00133CCE" w:rsidP="00C678C1">
      <w:pPr>
        <w:pStyle w:val="RefIDs"/>
      </w:pPr>
      <w:r>
        <w:t xml:space="preserve">[Covers: </w:t>
      </w:r>
      <w:r w:rsidR="00504621">
        <w:t>req-8552172-00905227</w:t>
      </w:r>
      <w:r>
        <w:t>]</w:t>
      </w:r>
    </w:p>
    <w:p w14:paraId="64096022" w14:textId="6C28C785" w:rsidR="00BF6915" w:rsidRDefault="00493B1C" w:rsidP="00493B1C">
      <w:pPr>
        <w:pStyle w:val="Heading4"/>
      </w:pPr>
      <w:r>
        <w:br w:type="column"/>
      </w:r>
      <w:r w:rsidR="00BF6915" w:rsidRPr="00BF6915">
        <w:lastRenderedPageBreak/>
        <w:t>ProtoConv_UtilCanIdCheck</w:t>
      </w:r>
    </w:p>
    <w:p w14:paraId="56B9F747" w14:textId="3220B3E1" w:rsidR="00BF6915" w:rsidRPr="00205C43" w:rsidRDefault="00BF6915" w:rsidP="00BF6915">
      <w:pPr>
        <w:pStyle w:val="ReqID"/>
      </w:pPr>
      <w:r w:rsidRPr="00205C43">
        <w:t>[</w:t>
      </w:r>
      <w:r>
        <w:t>Gen5GW</w:t>
      </w:r>
      <w:r w:rsidRPr="00205C43">
        <w:t>_</w:t>
      </w:r>
      <w:r>
        <w:t>ProtoConv</w:t>
      </w:r>
      <w:r w:rsidRPr="00205C43">
        <w:t>_</w:t>
      </w:r>
      <w:r>
        <w:t>A</w:t>
      </w:r>
      <w:r w:rsidRPr="00205C43">
        <w:t>D</w:t>
      </w:r>
      <w:r>
        <w:t>_C</w:t>
      </w:r>
      <w:r w:rsidRPr="00205C43">
        <w:t>_</w:t>
      </w:r>
      <w:r w:rsidR="00E2705A">
        <w:t>15_0</w:t>
      </w:r>
      <w:r>
        <w:t>0</w:t>
      </w:r>
      <w:r w:rsidR="00E3436B">
        <w:t>9</w:t>
      </w:r>
      <w:r w:rsidRPr="00205C43">
        <w:t>]</w:t>
      </w:r>
    </w:p>
    <w:p w14:paraId="37505375" w14:textId="1AB9D3CA" w:rsidR="00BF6915" w:rsidRDefault="00BF6915" w:rsidP="00BF6915">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2 </w:instrText>
      </w:r>
      <w:r w:rsidR="009D560C">
        <w:fldChar w:fldCharType="separate"/>
      </w:r>
      <w:r w:rsidR="009D560C">
        <w:rPr>
          <w:noProof/>
        </w:rPr>
        <w:t>44</w:t>
      </w:r>
      <w:r w:rsidR="009D560C">
        <w:rPr>
          <w:noProof/>
        </w:rPr>
        <w:fldChar w:fldCharType="end"/>
      </w:r>
      <w:r>
        <w:rPr>
          <w:noProof/>
        </w:rPr>
        <w:t>:</w:t>
      </w:r>
      <w:r>
        <w:rPr>
          <w:rFonts w:hint="eastAsia"/>
        </w:rPr>
        <w:t xml:space="preserve"> </w:t>
      </w:r>
      <w:r w:rsidRPr="00BF6915">
        <w:t>ProtoConv_UtilCanIdCheck</w:t>
      </w:r>
    </w:p>
    <w:tbl>
      <w:tblPr>
        <w:tblpPr w:leftFromText="142" w:rightFromText="142"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16"/>
        <w:gridCol w:w="1820"/>
        <w:gridCol w:w="88"/>
        <w:gridCol w:w="673"/>
        <w:gridCol w:w="175"/>
        <w:gridCol w:w="4859"/>
      </w:tblGrid>
      <w:tr w:rsidR="00BF6915" w:rsidRPr="00697DCF" w14:paraId="793B0F5A" w14:textId="77777777" w:rsidTr="00BF6915">
        <w:trPr>
          <w:trHeight w:val="287"/>
        </w:trPr>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1F9E823A" w14:textId="77777777" w:rsidR="00BF6915" w:rsidRPr="00697DCF" w:rsidRDefault="00BF6915" w:rsidP="00F70D9C">
            <w:pPr>
              <w:jc w:val="left"/>
              <w:rPr>
                <w:rFonts w:cs="Arial"/>
                <w:szCs w:val="20"/>
              </w:rPr>
            </w:pPr>
            <w:r w:rsidRPr="00697DCF">
              <w:rPr>
                <w:rFonts w:cs="Arial"/>
                <w:b/>
                <w:bCs/>
                <w:szCs w:val="20"/>
              </w:rPr>
              <w:t>Function Name</w:t>
            </w:r>
          </w:p>
        </w:tc>
        <w:tc>
          <w:tcPr>
            <w:tcW w:w="3795" w:type="pct"/>
            <w:gridSpan w:val="5"/>
            <w:tcBorders>
              <w:top w:val="single" w:sz="4" w:space="0" w:color="auto"/>
              <w:left w:val="single" w:sz="4" w:space="0" w:color="auto"/>
              <w:bottom w:val="single" w:sz="4" w:space="0" w:color="auto"/>
              <w:right w:val="single" w:sz="4" w:space="0" w:color="auto"/>
            </w:tcBorders>
          </w:tcPr>
          <w:p w14:paraId="1EF6B2EE" w14:textId="0154D99B" w:rsidR="00BF6915" w:rsidRPr="00697DCF" w:rsidRDefault="00BF6915" w:rsidP="00F70D9C">
            <w:pPr>
              <w:jc w:val="left"/>
            </w:pPr>
            <w:r w:rsidRPr="00BF6915">
              <w:t>ProtoConv_UtilCanIdCheck</w:t>
            </w:r>
          </w:p>
        </w:tc>
      </w:tr>
      <w:tr w:rsidR="00BF6915" w:rsidRPr="00697DCF" w14:paraId="4ACEBE22" w14:textId="77777777" w:rsidTr="00BF6915">
        <w:trPr>
          <w:trHeight w:val="287"/>
        </w:trPr>
        <w:tc>
          <w:tcPr>
            <w:tcW w:w="1205" w:type="pct"/>
            <w:tcBorders>
              <w:top w:val="single" w:sz="4" w:space="0" w:color="auto"/>
              <w:left w:val="single" w:sz="4" w:space="0" w:color="auto"/>
              <w:bottom w:val="single" w:sz="4" w:space="0" w:color="auto"/>
              <w:right w:val="single" w:sz="4" w:space="0" w:color="auto"/>
            </w:tcBorders>
            <w:shd w:val="clear" w:color="auto" w:fill="D9D9D9"/>
          </w:tcPr>
          <w:p w14:paraId="69C8E70E" w14:textId="77777777" w:rsidR="00BF6915" w:rsidRPr="00697DCF" w:rsidRDefault="00BF6915" w:rsidP="00F70D9C">
            <w:pPr>
              <w:jc w:val="left"/>
              <w:rPr>
                <w:rFonts w:eastAsia="Meiryo UI" w:cstheme="majorHAnsi"/>
                <w:szCs w:val="20"/>
                <w:lang w:val="en-GB"/>
              </w:rPr>
            </w:pPr>
            <w:r w:rsidRPr="00697DCF">
              <w:rPr>
                <w:rFonts w:eastAsia="Meiryo UI" w:cstheme="majorHAnsi"/>
                <w:b/>
                <w:bCs/>
                <w:szCs w:val="20"/>
                <w:lang w:val="en-GB"/>
              </w:rPr>
              <w:t>ASIL Level</w:t>
            </w:r>
          </w:p>
        </w:tc>
        <w:tc>
          <w:tcPr>
            <w:tcW w:w="951" w:type="pct"/>
            <w:gridSpan w:val="2"/>
            <w:tcBorders>
              <w:top w:val="single" w:sz="4" w:space="0" w:color="auto"/>
              <w:left w:val="single" w:sz="4" w:space="0" w:color="auto"/>
              <w:bottom w:val="single" w:sz="4" w:space="0" w:color="auto"/>
              <w:right w:val="single" w:sz="4" w:space="0" w:color="auto"/>
            </w:tcBorders>
          </w:tcPr>
          <w:p w14:paraId="5B54EB90" w14:textId="77777777" w:rsidR="00BF6915" w:rsidRPr="00697DCF" w:rsidRDefault="00BF6915" w:rsidP="00F70D9C">
            <w:pPr>
              <w:jc w:val="left"/>
              <w:rPr>
                <w:rFonts w:eastAsia="Meiryo UI" w:cstheme="majorHAnsi"/>
                <w:szCs w:val="20"/>
                <w:lang w:val="en-GB"/>
              </w:rPr>
            </w:pPr>
            <w:r w:rsidRPr="00697DCF">
              <w:rPr>
                <w:rFonts w:eastAsia="Meiryo UI" w:cstheme="majorHAnsi"/>
                <w:szCs w:val="20"/>
                <w:lang w:val="en-GB"/>
              </w:rPr>
              <w:t>ASIL D</w:t>
            </w:r>
          </w:p>
        </w:tc>
        <w:tc>
          <w:tcPr>
            <w:tcW w:w="422" w:type="pct"/>
            <w:gridSpan w:val="2"/>
            <w:tcBorders>
              <w:top w:val="single" w:sz="4" w:space="0" w:color="auto"/>
              <w:left w:val="single" w:sz="4" w:space="0" w:color="auto"/>
              <w:bottom w:val="single" w:sz="4" w:space="0" w:color="auto"/>
              <w:right w:val="single" w:sz="4" w:space="0" w:color="auto"/>
            </w:tcBorders>
            <w:shd w:val="pct20" w:color="auto" w:fill="auto"/>
          </w:tcPr>
          <w:p w14:paraId="63DDC73B" w14:textId="77777777" w:rsidR="00BF6915" w:rsidRPr="00697DCF" w:rsidRDefault="00BF6915" w:rsidP="00F70D9C">
            <w:pPr>
              <w:jc w:val="left"/>
              <w:rPr>
                <w:rFonts w:eastAsia="Meiryo UI" w:cstheme="majorHAnsi"/>
                <w:b/>
                <w:szCs w:val="20"/>
                <w:lang w:val="en-GB"/>
              </w:rPr>
            </w:pPr>
            <w:r w:rsidRPr="00697DCF">
              <w:rPr>
                <w:rFonts w:eastAsia="Meiryo UI" w:cstheme="majorHAnsi"/>
                <w:b/>
                <w:szCs w:val="20"/>
                <w:lang w:val="en-GB"/>
              </w:rPr>
              <w:t>Status</w:t>
            </w:r>
          </w:p>
        </w:tc>
        <w:tc>
          <w:tcPr>
            <w:tcW w:w="2422" w:type="pct"/>
            <w:tcBorders>
              <w:top w:val="single" w:sz="4" w:space="0" w:color="auto"/>
              <w:left w:val="single" w:sz="4" w:space="0" w:color="auto"/>
              <w:bottom w:val="single" w:sz="4" w:space="0" w:color="auto"/>
              <w:right w:val="single" w:sz="4" w:space="0" w:color="auto"/>
            </w:tcBorders>
          </w:tcPr>
          <w:p w14:paraId="4E310D0E" w14:textId="77777777" w:rsidR="00BF6915" w:rsidRPr="00697DCF" w:rsidRDefault="00BF6915" w:rsidP="00F70D9C">
            <w:pPr>
              <w:jc w:val="left"/>
              <w:rPr>
                <w:rFonts w:eastAsia="Meiryo UI" w:cstheme="majorHAnsi"/>
                <w:szCs w:val="20"/>
                <w:lang w:val="en-GB"/>
              </w:rPr>
            </w:pPr>
            <w:r w:rsidRPr="00697DCF">
              <w:rPr>
                <w:rFonts w:eastAsia="Meiryo UI" w:cstheme="majorHAnsi"/>
                <w:szCs w:val="20"/>
                <w:lang w:val="en-GB"/>
              </w:rPr>
              <w:t>New</w:t>
            </w:r>
          </w:p>
        </w:tc>
      </w:tr>
      <w:tr w:rsidR="00BF6915" w:rsidRPr="00697DCF" w14:paraId="344EE081"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7860F557" w14:textId="77777777" w:rsidR="00BF6915" w:rsidRPr="00697DCF" w:rsidRDefault="00BF6915" w:rsidP="00F70D9C">
            <w:pPr>
              <w:jc w:val="left"/>
              <w:rPr>
                <w:rFonts w:cs="Arial"/>
                <w:b/>
                <w:bCs/>
                <w:szCs w:val="20"/>
              </w:rPr>
            </w:pPr>
            <w:r w:rsidRPr="00697DCF">
              <w:rPr>
                <w:rFonts w:cs="Arial"/>
                <w:b/>
                <w:bCs/>
                <w:szCs w:val="20"/>
              </w:rPr>
              <w:t>Syntax</w:t>
            </w:r>
          </w:p>
        </w:tc>
        <w:tc>
          <w:tcPr>
            <w:tcW w:w="3795" w:type="pct"/>
            <w:gridSpan w:val="5"/>
            <w:tcBorders>
              <w:top w:val="single" w:sz="4" w:space="0" w:color="auto"/>
              <w:left w:val="single" w:sz="4" w:space="0" w:color="auto"/>
              <w:bottom w:val="single" w:sz="4" w:space="0" w:color="auto"/>
              <w:right w:val="single" w:sz="4" w:space="0" w:color="auto"/>
            </w:tcBorders>
          </w:tcPr>
          <w:p w14:paraId="3AB10663" w14:textId="1A2CD623" w:rsidR="00BF6915" w:rsidRPr="00BF6915" w:rsidRDefault="00BF6915" w:rsidP="00F70D9C">
            <w:pPr>
              <w:jc w:val="left"/>
            </w:pPr>
            <w:r w:rsidRPr="00BF6915">
              <w:t>Std_ReturnType ProtoConv_UtilCanIdCheck(const uint32 ulCanId)</w:t>
            </w:r>
          </w:p>
        </w:tc>
      </w:tr>
      <w:tr w:rsidR="00BF6915" w:rsidRPr="00697DCF" w14:paraId="6885C7EC"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510774DA" w14:textId="77777777" w:rsidR="00BF6915" w:rsidRPr="00697DCF" w:rsidRDefault="00BF6915" w:rsidP="00F70D9C">
            <w:pPr>
              <w:jc w:val="left"/>
              <w:rPr>
                <w:rFonts w:cs="Arial"/>
                <w:b/>
                <w:bCs/>
                <w:szCs w:val="20"/>
              </w:rPr>
            </w:pPr>
            <w:r w:rsidRPr="00697DCF">
              <w:rPr>
                <w:rFonts w:cs="Arial"/>
                <w:b/>
                <w:bCs/>
                <w:szCs w:val="20"/>
              </w:rPr>
              <w:t>Sync/Async</w:t>
            </w:r>
          </w:p>
        </w:tc>
        <w:tc>
          <w:tcPr>
            <w:tcW w:w="3795" w:type="pct"/>
            <w:gridSpan w:val="5"/>
            <w:tcBorders>
              <w:top w:val="single" w:sz="4" w:space="0" w:color="auto"/>
              <w:left w:val="single" w:sz="4" w:space="0" w:color="auto"/>
              <w:bottom w:val="single" w:sz="4" w:space="0" w:color="auto"/>
              <w:right w:val="single" w:sz="4" w:space="0" w:color="auto"/>
            </w:tcBorders>
          </w:tcPr>
          <w:p w14:paraId="261AADAF" w14:textId="77777777" w:rsidR="00BF6915" w:rsidRPr="00697DCF" w:rsidRDefault="00BF6915" w:rsidP="00F70D9C">
            <w:pPr>
              <w:jc w:val="left"/>
              <w:rPr>
                <w:rFonts w:cs="Arial"/>
                <w:szCs w:val="20"/>
              </w:rPr>
            </w:pPr>
            <w:r w:rsidRPr="00697DCF">
              <w:rPr>
                <w:rFonts w:cs="Arial"/>
                <w:szCs w:val="20"/>
              </w:rPr>
              <w:t>Synchronous</w:t>
            </w:r>
          </w:p>
        </w:tc>
      </w:tr>
      <w:tr w:rsidR="00BF6915" w:rsidRPr="00697DCF" w14:paraId="0EAF1714" w14:textId="77777777" w:rsidTr="00BF6915">
        <w:trPr>
          <w:trHeight w:val="170"/>
        </w:trPr>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6F538F29" w14:textId="77777777" w:rsidR="00BF6915" w:rsidRPr="00697DCF" w:rsidRDefault="00BF6915" w:rsidP="00F70D9C">
            <w:pPr>
              <w:jc w:val="left"/>
              <w:rPr>
                <w:rFonts w:cs="Arial"/>
                <w:b/>
                <w:bCs/>
                <w:szCs w:val="20"/>
              </w:rPr>
            </w:pPr>
            <w:r w:rsidRPr="00697DCF">
              <w:rPr>
                <w:rFonts w:cs="Arial"/>
                <w:b/>
                <w:bCs/>
                <w:szCs w:val="20"/>
              </w:rPr>
              <w:t>Reentrancy</w:t>
            </w:r>
          </w:p>
        </w:tc>
        <w:tc>
          <w:tcPr>
            <w:tcW w:w="3795" w:type="pct"/>
            <w:gridSpan w:val="5"/>
            <w:tcBorders>
              <w:top w:val="single" w:sz="4" w:space="0" w:color="auto"/>
              <w:left w:val="single" w:sz="4" w:space="0" w:color="auto"/>
              <w:bottom w:val="single" w:sz="4" w:space="0" w:color="auto"/>
              <w:right w:val="single" w:sz="4" w:space="0" w:color="auto"/>
            </w:tcBorders>
          </w:tcPr>
          <w:p w14:paraId="73A7FD58" w14:textId="77777777" w:rsidR="00BF6915" w:rsidRPr="00697DCF" w:rsidRDefault="00BF6915" w:rsidP="00F70D9C">
            <w:pPr>
              <w:jc w:val="left"/>
              <w:rPr>
                <w:rFonts w:eastAsia="Meiryo UI" w:cstheme="majorHAnsi"/>
                <w:szCs w:val="20"/>
                <w:lang w:val="en-GB"/>
              </w:rPr>
            </w:pPr>
            <w:r w:rsidRPr="00697DCF">
              <w:rPr>
                <w:rFonts w:cs="Arial"/>
                <w:szCs w:val="20"/>
              </w:rPr>
              <w:t>Non-Reentrant</w:t>
            </w:r>
          </w:p>
        </w:tc>
      </w:tr>
      <w:tr w:rsidR="00BF6915" w:rsidRPr="00697DCF" w14:paraId="4C74BDD2" w14:textId="77777777" w:rsidTr="00BF6915">
        <w:trPr>
          <w:trHeight w:val="170"/>
        </w:trPr>
        <w:tc>
          <w:tcPr>
            <w:tcW w:w="1205" w:type="pct"/>
            <w:tcBorders>
              <w:top w:val="single" w:sz="4" w:space="0" w:color="auto"/>
              <w:left w:val="single" w:sz="4" w:space="0" w:color="auto"/>
              <w:bottom w:val="single" w:sz="4" w:space="0" w:color="auto"/>
              <w:right w:val="single" w:sz="4" w:space="0" w:color="auto"/>
            </w:tcBorders>
            <w:shd w:val="clear" w:color="auto" w:fill="D9D9D9"/>
          </w:tcPr>
          <w:p w14:paraId="6E15025A" w14:textId="77777777" w:rsidR="00BF6915" w:rsidRPr="00697DCF" w:rsidRDefault="00BF6915" w:rsidP="00F70D9C">
            <w:pPr>
              <w:jc w:val="left"/>
              <w:rPr>
                <w:rFonts w:cs="Arial"/>
                <w:b/>
                <w:bCs/>
                <w:szCs w:val="20"/>
              </w:rPr>
            </w:pPr>
            <w:r w:rsidRPr="00697DCF">
              <w:rPr>
                <w:rFonts w:cs="Arial"/>
                <w:b/>
                <w:bCs/>
                <w:szCs w:val="20"/>
              </w:rPr>
              <w:t>Interrupt State</w:t>
            </w:r>
          </w:p>
        </w:tc>
        <w:tc>
          <w:tcPr>
            <w:tcW w:w="3795" w:type="pct"/>
            <w:gridSpan w:val="5"/>
            <w:tcBorders>
              <w:top w:val="single" w:sz="4" w:space="0" w:color="auto"/>
              <w:left w:val="single" w:sz="4" w:space="0" w:color="auto"/>
              <w:bottom w:val="single" w:sz="4" w:space="0" w:color="auto"/>
              <w:right w:val="single" w:sz="4" w:space="0" w:color="auto"/>
            </w:tcBorders>
          </w:tcPr>
          <w:p w14:paraId="3708175B" w14:textId="77777777" w:rsidR="00BF6915" w:rsidRPr="00697DCF" w:rsidRDefault="00BF6915" w:rsidP="00F70D9C">
            <w:pPr>
              <w:jc w:val="left"/>
              <w:rPr>
                <w:rFonts w:eastAsia="Meiryo UI" w:cstheme="majorHAnsi"/>
                <w:szCs w:val="20"/>
                <w:lang w:val="en-GB"/>
              </w:rPr>
            </w:pPr>
            <w:r w:rsidRPr="00697DCF">
              <w:rPr>
                <w:rFonts w:cs="Arial"/>
              </w:rPr>
              <w:t>Runs in the interrupt enable state</w:t>
            </w:r>
          </w:p>
        </w:tc>
      </w:tr>
      <w:tr w:rsidR="00BF6915" w:rsidRPr="00697DCF" w14:paraId="0BB15710" w14:textId="77777777" w:rsidTr="00BF6915">
        <w:tc>
          <w:tcPr>
            <w:tcW w:w="1205" w:type="pct"/>
            <w:vMerge w:val="restart"/>
            <w:tcBorders>
              <w:top w:val="single" w:sz="4" w:space="0" w:color="auto"/>
              <w:left w:val="single" w:sz="4" w:space="0" w:color="auto"/>
              <w:right w:val="single" w:sz="4" w:space="0" w:color="auto"/>
            </w:tcBorders>
            <w:shd w:val="clear" w:color="auto" w:fill="D9D9D9"/>
            <w:hideMark/>
          </w:tcPr>
          <w:p w14:paraId="35A3113C" w14:textId="77777777" w:rsidR="00BF6915" w:rsidRPr="00697DCF" w:rsidRDefault="00BF6915" w:rsidP="00F70D9C">
            <w:pPr>
              <w:jc w:val="left"/>
              <w:rPr>
                <w:rFonts w:eastAsia="Meiryo UI" w:cstheme="majorHAnsi"/>
                <w:b/>
                <w:bCs/>
                <w:szCs w:val="20"/>
                <w:lang w:val="en-GB"/>
              </w:rPr>
            </w:pPr>
            <w:r w:rsidRPr="00697DCF">
              <w:rPr>
                <w:rFonts w:eastAsia="Meiryo UI" w:cstheme="majorHAnsi"/>
                <w:b/>
                <w:bCs/>
                <w:szCs w:val="20"/>
                <w:lang w:val="en-GB"/>
              </w:rPr>
              <w:t>Parameters (In)</w:t>
            </w:r>
          </w:p>
        </w:tc>
        <w:tc>
          <w:tcPr>
            <w:tcW w:w="907" w:type="pct"/>
            <w:vMerge w:val="restart"/>
            <w:tcBorders>
              <w:top w:val="single" w:sz="4" w:space="0" w:color="auto"/>
              <w:left w:val="single" w:sz="4" w:space="0" w:color="auto"/>
              <w:right w:val="single" w:sz="4" w:space="0" w:color="auto"/>
            </w:tcBorders>
          </w:tcPr>
          <w:p w14:paraId="4BD8EC82" w14:textId="06D23E6D" w:rsidR="00BF6915" w:rsidRPr="00697DCF" w:rsidRDefault="00BF6915" w:rsidP="00F70D9C">
            <w:pPr>
              <w:jc w:val="left"/>
              <w:rPr>
                <w:rFonts w:cs="Arial"/>
                <w:szCs w:val="20"/>
              </w:rPr>
            </w:pPr>
            <w:r w:rsidRPr="00697DCF">
              <w:rPr>
                <w:rFonts w:cs="Arial"/>
                <w:szCs w:val="20"/>
              </w:rPr>
              <w:t>const uint32</w:t>
            </w:r>
            <w:r w:rsidRPr="00BF6915">
              <w:t xml:space="preserve"> ulCanId</w:t>
            </w:r>
          </w:p>
        </w:tc>
        <w:tc>
          <w:tcPr>
            <w:tcW w:w="2888" w:type="pct"/>
            <w:gridSpan w:val="4"/>
            <w:tcBorders>
              <w:top w:val="single" w:sz="4" w:space="0" w:color="auto"/>
              <w:left w:val="single" w:sz="4" w:space="0" w:color="auto"/>
              <w:bottom w:val="single" w:sz="4" w:space="0" w:color="auto"/>
              <w:right w:val="single" w:sz="4" w:space="0" w:color="auto"/>
            </w:tcBorders>
            <w:vAlign w:val="center"/>
          </w:tcPr>
          <w:p w14:paraId="5BF61C87" w14:textId="77777777" w:rsidR="00BF6915" w:rsidRPr="00697DCF" w:rsidRDefault="00BF6915" w:rsidP="00F70D9C">
            <w:pPr>
              <w:jc w:val="left"/>
              <w:rPr>
                <w:rFonts w:cs="Arial"/>
                <w:szCs w:val="20"/>
                <w:lang w:val="en-GB"/>
              </w:rPr>
            </w:pPr>
            <w:r w:rsidRPr="00697DCF">
              <w:rPr>
                <w:rFonts w:cs="Arial"/>
                <w:szCs w:val="20"/>
                <w:lang w:val="en-GB"/>
              </w:rPr>
              <w:t>DLC of received CAN frames</w:t>
            </w:r>
          </w:p>
        </w:tc>
      </w:tr>
      <w:tr w:rsidR="00BF6915" w:rsidRPr="00697DCF" w14:paraId="125EE921" w14:textId="77777777" w:rsidTr="00BF6915">
        <w:tc>
          <w:tcPr>
            <w:tcW w:w="1205" w:type="pct"/>
            <w:vMerge/>
            <w:tcBorders>
              <w:left w:val="single" w:sz="4" w:space="0" w:color="auto"/>
              <w:bottom w:val="single" w:sz="4" w:space="0" w:color="auto"/>
              <w:right w:val="single" w:sz="4" w:space="0" w:color="auto"/>
            </w:tcBorders>
            <w:shd w:val="clear" w:color="auto" w:fill="D9D9D9"/>
          </w:tcPr>
          <w:p w14:paraId="2D65C97F" w14:textId="77777777" w:rsidR="00BF6915" w:rsidRPr="00697DCF" w:rsidRDefault="00BF6915" w:rsidP="00BF6915">
            <w:pPr>
              <w:jc w:val="left"/>
              <w:rPr>
                <w:rFonts w:eastAsia="Meiryo UI" w:cstheme="majorHAnsi"/>
                <w:b/>
                <w:bCs/>
                <w:szCs w:val="20"/>
                <w:lang w:val="en-GB"/>
              </w:rPr>
            </w:pPr>
          </w:p>
        </w:tc>
        <w:tc>
          <w:tcPr>
            <w:tcW w:w="907" w:type="pct"/>
            <w:vMerge/>
            <w:tcBorders>
              <w:left w:val="single" w:sz="4" w:space="0" w:color="auto"/>
              <w:bottom w:val="single" w:sz="4" w:space="0" w:color="auto"/>
              <w:right w:val="single" w:sz="4" w:space="0" w:color="auto"/>
            </w:tcBorders>
          </w:tcPr>
          <w:p w14:paraId="34EFC7F5" w14:textId="77777777" w:rsidR="00BF6915" w:rsidRPr="00697DCF" w:rsidRDefault="00BF6915" w:rsidP="00BF6915">
            <w:pPr>
              <w:jc w:val="left"/>
              <w:rPr>
                <w:rFonts w:eastAsia="Meiryo UI" w:cstheme="majorHAnsi"/>
                <w:szCs w:val="20"/>
                <w:lang w:val="en-GB"/>
              </w:rPr>
            </w:pPr>
          </w:p>
        </w:tc>
        <w:tc>
          <w:tcPr>
            <w:tcW w:w="379" w:type="pct"/>
            <w:gridSpan w:val="2"/>
            <w:tcBorders>
              <w:top w:val="single" w:sz="4" w:space="0" w:color="auto"/>
              <w:left w:val="single" w:sz="4" w:space="0" w:color="auto"/>
              <w:bottom w:val="single" w:sz="4" w:space="0" w:color="auto"/>
              <w:right w:val="single" w:sz="4" w:space="0" w:color="auto"/>
            </w:tcBorders>
            <w:shd w:val="clear" w:color="auto" w:fill="D9D9D9"/>
          </w:tcPr>
          <w:p w14:paraId="6DD6CC08" w14:textId="77777777" w:rsidR="00BF6915" w:rsidRPr="00697DCF" w:rsidRDefault="00BF6915" w:rsidP="00BF6915">
            <w:pPr>
              <w:jc w:val="left"/>
              <w:rPr>
                <w:rFonts w:eastAsia="Meiryo UI" w:cstheme="majorHAnsi"/>
                <w:b/>
                <w:szCs w:val="20"/>
                <w:lang w:val="en-GB"/>
              </w:rPr>
            </w:pPr>
            <w:r w:rsidRPr="00697DCF">
              <w:rPr>
                <w:rFonts w:eastAsia="Meiryo UI" w:cstheme="majorHAnsi"/>
                <w:b/>
                <w:szCs w:val="20"/>
                <w:lang w:val="en-GB"/>
              </w:rPr>
              <w:t>Range</w:t>
            </w:r>
          </w:p>
        </w:tc>
        <w:tc>
          <w:tcPr>
            <w:tcW w:w="2508" w:type="pct"/>
            <w:gridSpan w:val="2"/>
            <w:tcBorders>
              <w:left w:val="single" w:sz="4" w:space="0" w:color="auto"/>
              <w:bottom w:val="single" w:sz="4" w:space="0" w:color="auto"/>
              <w:right w:val="single" w:sz="4" w:space="0" w:color="auto"/>
            </w:tcBorders>
          </w:tcPr>
          <w:p w14:paraId="550D199B" w14:textId="77777777" w:rsidR="00BF6915" w:rsidRDefault="00BF6915" w:rsidP="00E3436B">
            <w:pPr>
              <w:pStyle w:val="ReqText0"/>
              <w:jc w:val="left"/>
              <w:rPr>
                <w:szCs w:val="20"/>
                <w:lang w:eastAsia="ja-JP"/>
              </w:rPr>
            </w:pPr>
            <w:r w:rsidRPr="00A13962">
              <w:rPr>
                <w:szCs w:val="20"/>
                <w:lang w:eastAsia="ja-JP"/>
              </w:rPr>
              <w:t>0x0 – CANID_BASE_MAX(0x7FFU):</w:t>
            </w:r>
            <w:r w:rsidRPr="00A13962" w:rsidDel="00EF2AB2">
              <w:rPr>
                <w:szCs w:val="20"/>
                <w:lang w:eastAsia="ja-JP"/>
              </w:rPr>
              <w:t xml:space="preserve"> </w:t>
            </w:r>
            <w:r w:rsidRPr="00A13962">
              <w:rPr>
                <w:szCs w:val="20"/>
                <w:lang w:eastAsia="ja-JP"/>
              </w:rPr>
              <w:t>CAN base format</w:t>
            </w:r>
          </w:p>
          <w:p w14:paraId="729C29AB" w14:textId="77777777" w:rsidR="00BF6915" w:rsidRPr="00A13962" w:rsidRDefault="00BF6915" w:rsidP="00E3436B">
            <w:pPr>
              <w:pStyle w:val="ReqText0"/>
              <w:jc w:val="left"/>
              <w:rPr>
                <w:szCs w:val="20"/>
                <w:lang w:eastAsia="ja-JP"/>
              </w:rPr>
            </w:pPr>
            <w:r w:rsidRPr="00A13962">
              <w:rPr>
                <w:szCs w:val="20"/>
                <w:lang w:eastAsia="ja-JP"/>
              </w:rPr>
              <w:t>CANID_EXTENDED_MIN(0x80000000U)</w:t>
            </w:r>
            <w:r>
              <w:rPr>
                <w:szCs w:val="20"/>
                <w:lang w:eastAsia="ja-JP"/>
              </w:rPr>
              <w:t xml:space="preserve"> -</w:t>
            </w:r>
            <w:r w:rsidRPr="00A13962">
              <w:rPr>
                <w:szCs w:val="20"/>
                <w:lang w:eastAsia="ja-JP"/>
              </w:rPr>
              <w:t xml:space="preserve">        CANID_EXTENDED_MAX(0x9FFFFFFFU): CAN extended format</w:t>
            </w:r>
          </w:p>
          <w:p w14:paraId="6BF78792" w14:textId="77777777" w:rsidR="00BF6915" w:rsidRPr="00A13962" w:rsidRDefault="00BF6915" w:rsidP="00E3436B">
            <w:pPr>
              <w:pStyle w:val="ReqText0"/>
              <w:jc w:val="left"/>
              <w:rPr>
                <w:szCs w:val="20"/>
                <w:lang w:eastAsia="ja-JP"/>
              </w:rPr>
            </w:pPr>
            <w:r w:rsidRPr="00A13962">
              <w:rPr>
                <w:szCs w:val="20"/>
                <w:lang w:eastAsia="ja-JP"/>
              </w:rPr>
              <w:t>CANFD_ID_BASE_MIN(0x40000000U)</w:t>
            </w:r>
            <w:r>
              <w:rPr>
                <w:szCs w:val="20"/>
                <w:lang w:eastAsia="ja-JP"/>
              </w:rPr>
              <w:t xml:space="preserve"> -</w:t>
            </w:r>
            <w:r w:rsidRPr="00A13962">
              <w:rPr>
                <w:szCs w:val="20"/>
                <w:lang w:eastAsia="ja-JP"/>
              </w:rPr>
              <w:t xml:space="preserve">        CANFD_ID_BASE_MAX(0x400007FFU): CANFD base format</w:t>
            </w:r>
          </w:p>
          <w:p w14:paraId="4B90F048" w14:textId="1218CF06" w:rsidR="00BF6915" w:rsidRPr="00697DCF" w:rsidRDefault="00BF6915" w:rsidP="00E3436B">
            <w:pPr>
              <w:jc w:val="left"/>
              <w:rPr>
                <w:lang w:val="en-GB"/>
              </w:rPr>
            </w:pPr>
            <w:r w:rsidRPr="00A13962">
              <w:rPr>
                <w:szCs w:val="20"/>
              </w:rPr>
              <w:t>CANFD_ID_EXTENDED_MIN(0xC0000000U)</w:t>
            </w:r>
            <w:r>
              <w:rPr>
                <w:szCs w:val="20"/>
              </w:rPr>
              <w:t xml:space="preserve"> -</w:t>
            </w:r>
            <w:r w:rsidRPr="00A13962">
              <w:rPr>
                <w:szCs w:val="20"/>
              </w:rPr>
              <w:t xml:space="preserve">        CANFD_ID_EXTENDED_MAX(0xDFFFFFFFU): CANFD extended format</w:t>
            </w:r>
          </w:p>
        </w:tc>
      </w:tr>
      <w:tr w:rsidR="00BF6915" w:rsidRPr="00697DCF" w14:paraId="7B9838EF"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5E224AD6" w14:textId="77777777" w:rsidR="00BF6915" w:rsidRPr="00697DCF" w:rsidRDefault="00BF6915" w:rsidP="00F70D9C">
            <w:pPr>
              <w:jc w:val="left"/>
              <w:rPr>
                <w:rFonts w:eastAsia="Meiryo UI" w:cstheme="majorHAnsi"/>
                <w:b/>
                <w:bCs/>
                <w:szCs w:val="20"/>
                <w:lang w:val="en-GB"/>
              </w:rPr>
            </w:pPr>
            <w:r w:rsidRPr="00697DCF">
              <w:rPr>
                <w:rFonts w:eastAsia="Meiryo UI" w:cstheme="majorHAnsi"/>
                <w:b/>
                <w:bCs/>
                <w:szCs w:val="20"/>
                <w:lang w:val="en-GB"/>
              </w:rPr>
              <w:t>Parameters (In-Out)</w:t>
            </w:r>
          </w:p>
        </w:tc>
        <w:tc>
          <w:tcPr>
            <w:tcW w:w="907" w:type="pct"/>
            <w:tcBorders>
              <w:top w:val="single" w:sz="4" w:space="0" w:color="auto"/>
              <w:left w:val="single" w:sz="4" w:space="0" w:color="auto"/>
              <w:bottom w:val="single" w:sz="4" w:space="0" w:color="auto"/>
              <w:right w:val="single" w:sz="4" w:space="0" w:color="auto"/>
            </w:tcBorders>
          </w:tcPr>
          <w:p w14:paraId="649DE841" w14:textId="77777777" w:rsidR="00BF6915" w:rsidRPr="00697DCF" w:rsidRDefault="00BF6915" w:rsidP="00F70D9C">
            <w:pPr>
              <w:jc w:val="left"/>
              <w:rPr>
                <w:rFonts w:eastAsia="Meiryo UI" w:cstheme="majorHAnsi"/>
                <w:szCs w:val="20"/>
                <w:lang w:val="en-GB"/>
              </w:rPr>
            </w:pPr>
            <w:r w:rsidRPr="00697DCF">
              <w:rPr>
                <w:rFonts w:cs="Arial"/>
                <w:szCs w:val="20"/>
              </w:rPr>
              <w:t>N/A</w:t>
            </w:r>
          </w:p>
        </w:tc>
        <w:tc>
          <w:tcPr>
            <w:tcW w:w="2888" w:type="pct"/>
            <w:gridSpan w:val="4"/>
            <w:tcBorders>
              <w:top w:val="single" w:sz="4" w:space="0" w:color="auto"/>
              <w:left w:val="single" w:sz="4" w:space="0" w:color="auto"/>
              <w:bottom w:val="single" w:sz="4" w:space="0" w:color="auto"/>
              <w:right w:val="single" w:sz="4" w:space="0" w:color="auto"/>
            </w:tcBorders>
          </w:tcPr>
          <w:p w14:paraId="18E3F0C3" w14:textId="77777777" w:rsidR="00BF6915" w:rsidRPr="00697DCF" w:rsidRDefault="00BF6915" w:rsidP="00F70D9C">
            <w:pPr>
              <w:jc w:val="left"/>
              <w:rPr>
                <w:rFonts w:eastAsia="Meiryo UI" w:cstheme="majorHAnsi"/>
                <w:szCs w:val="20"/>
                <w:lang w:val="en-GB"/>
              </w:rPr>
            </w:pPr>
            <w:r w:rsidRPr="00697DCF">
              <w:rPr>
                <w:rFonts w:cstheme="majorHAnsi"/>
                <w:bCs/>
                <w:szCs w:val="20"/>
                <w:lang w:val="en-GB"/>
              </w:rPr>
              <w:t>-</w:t>
            </w:r>
          </w:p>
        </w:tc>
      </w:tr>
      <w:tr w:rsidR="00BF6915" w:rsidRPr="00697DCF" w14:paraId="698962EE"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19CD2FB3" w14:textId="77777777" w:rsidR="00BF6915" w:rsidRPr="00697DCF" w:rsidRDefault="00BF6915" w:rsidP="00F70D9C">
            <w:pPr>
              <w:jc w:val="left"/>
              <w:rPr>
                <w:rFonts w:eastAsia="Meiryo UI" w:cstheme="majorHAnsi"/>
                <w:b/>
                <w:bCs/>
                <w:szCs w:val="20"/>
                <w:lang w:val="en-GB"/>
              </w:rPr>
            </w:pPr>
            <w:r w:rsidRPr="00697DCF">
              <w:rPr>
                <w:rFonts w:eastAsia="Meiryo UI" w:cstheme="majorHAnsi"/>
                <w:b/>
                <w:bCs/>
                <w:szCs w:val="20"/>
                <w:lang w:val="en-GB"/>
              </w:rPr>
              <w:t>Parameters (Out)</w:t>
            </w:r>
          </w:p>
        </w:tc>
        <w:tc>
          <w:tcPr>
            <w:tcW w:w="907" w:type="pct"/>
            <w:tcBorders>
              <w:top w:val="single" w:sz="4" w:space="0" w:color="auto"/>
              <w:left w:val="single" w:sz="4" w:space="0" w:color="auto"/>
              <w:bottom w:val="single" w:sz="4" w:space="0" w:color="auto"/>
              <w:right w:val="single" w:sz="4" w:space="0" w:color="auto"/>
            </w:tcBorders>
          </w:tcPr>
          <w:p w14:paraId="6FAB97B4" w14:textId="77777777" w:rsidR="00BF6915" w:rsidRPr="00697DCF" w:rsidRDefault="00BF6915" w:rsidP="00F70D9C">
            <w:pPr>
              <w:jc w:val="left"/>
              <w:rPr>
                <w:rFonts w:eastAsia="Meiryo UI" w:cstheme="majorHAnsi"/>
                <w:szCs w:val="20"/>
                <w:lang w:val="en-GB"/>
              </w:rPr>
            </w:pPr>
            <w:r w:rsidRPr="00697DCF">
              <w:rPr>
                <w:rFonts w:cs="Arial"/>
                <w:szCs w:val="20"/>
              </w:rPr>
              <w:t>N/A</w:t>
            </w:r>
          </w:p>
        </w:tc>
        <w:tc>
          <w:tcPr>
            <w:tcW w:w="2888" w:type="pct"/>
            <w:gridSpan w:val="4"/>
            <w:tcBorders>
              <w:top w:val="single" w:sz="4" w:space="0" w:color="auto"/>
              <w:left w:val="single" w:sz="4" w:space="0" w:color="auto"/>
              <w:bottom w:val="single" w:sz="4" w:space="0" w:color="auto"/>
              <w:right w:val="single" w:sz="4" w:space="0" w:color="auto"/>
            </w:tcBorders>
          </w:tcPr>
          <w:p w14:paraId="24E7BEA4" w14:textId="77777777" w:rsidR="00BF6915" w:rsidRPr="00697DCF" w:rsidRDefault="00BF6915" w:rsidP="00F70D9C">
            <w:pPr>
              <w:jc w:val="left"/>
              <w:rPr>
                <w:rFonts w:eastAsia="Meiryo UI" w:cstheme="majorHAnsi"/>
                <w:szCs w:val="20"/>
                <w:lang w:val="en-GB"/>
              </w:rPr>
            </w:pPr>
            <w:r w:rsidRPr="00697DCF">
              <w:rPr>
                <w:rFonts w:cs="Arial"/>
                <w:szCs w:val="20"/>
                <w:lang w:val="en-GB"/>
              </w:rPr>
              <w:t>-</w:t>
            </w:r>
          </w:p>
        </w:tc>
      </w:tr>
      <w:tr w:rsidR="00BF6915" w:rsidRPr="00697DCF" w14:paraId="6836E3A5"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56A53DFE" w14:textId="77777777" w:rsidR="00BF6915" w:rsidRPr="00697DCF" w:rsidRDefault="00BF6915" w:rsidP="00F70D9C">
            <w:pPr>
              <w:jc w:val="left"/>
              <w:rPr>
                <w:rFonts w:eastAsia="Meiryo UI" w:cstheme="majorHAnsi"/>
                <w:b/>
                <w:bCs/>
                <w:szCs w:val="20"/>
                <w:lang w:val="en-GB"/>
              </w:rPr>
            </w:pPr>
            <w:r w:rsidRPr="00697DCF">
              <w:rPr>
                <w:rFonts w:eastAsia="Meiryo UI" w:cstheme="majorHAnsi"/>
                <w:b/>
                <w:bCs/>
                <w:szCs w:val="20"/>
                <w:lang w:val="en-GB"/>
              </w:rPr>
              <w:t>Return Value</w:t>
            </w:r>
          </w:p>
        </w:tc>
        <w:tc>
          <w:tcPr>
            <w:tcW w:w="907" w:type="pct"/>
            <w:tcBorders>
              <w:top w:val="single" w:sz="4" w:space="0" w:color="auto"/>
              <w:left w:val="single" w:sz="4" w:space="0" w:color="auto"/>
              <w:bottom w:val="single" w:sz="4" w:space="0" w:color="auto"/>
              <w:right w:val="single" w:sz="4" w:space="0" w:color="auto"/>
            </w:tcBorders>
          </w:tcPr>
          <w:p w14:paraId="1C482AF1" w14:textId="77777777" w:rsidR="00BF6915" w:rsidRPr="00697DCF" w:rsidRDefault="00BF6915" w:rsidP="00F70D9C">
            <w:pPr>
              <w:jc w:val="left"/>
              <w:rPr>
                <w:rFonts w:eastAsia="Meiryo UI" w:cstheme="majorHAnsi"/>
                <w:szCs w:val="20"/>
                <w:lang w:val="en-GB"/>
              </w:rPr>
            </w:pPr>
            <w:r w:rsidRPr="00DB7A19">
              <w:t>Std_ReturnType</w:t>
            </w:r>
          </w:p>
        </w:tc>
        <w:tc>
          <w:tcPr>
            <w:tcW w:w="2888" w:type="pct"/>
            <w:gridSpan w:val="4"/>
            <w:tcBorders>
              <w:top w:val="single" w:sz="4" w:space="0" w:color="auto"/>
              <w:left w:val="single" w:sz="4" w:space="0" w:color="auto"/>
              <w:bottom w:val="single" w:sz="4" w:space="0" w:color="auto"/>
              <w:right w:val="single" w:sz="4" w:space="0" w:color="auto"/>
            </w:tcBorders>
          </w:tcPr>
          <w:p w14:paraId="17A42816" w14:textId="77777777" w:rsidR="00BF6915" w:rsidRPr="00697DCF" w:rsidRDefault="00BF6915" w:rsidP="00F70D9C">
            <w:pPr>
              <w:jc w:val="left"/>
            </w:pPr>
            <w:r w:rsidRPr="00697DCF">
              <w:t>E_OK</w:t>
            </w:r>
          </w:p>
          <w:p w14:paraId="0FA280E1" w14:textId="77777777" w:rsidR="00BF6915" w:rsidRPr="00697DCF" w:rsidRDefault="00BF6915" w:rsidP="00F70D9C">
            <w:pPr>
              <w:jc w:val="left"/>
            </w:pPr>
            <w:r w:rsidRPr="00697DCF">
              <w:t>E_</w:t>
            </w:r>
            <w:r>
              <w:t>NOT_OK</w:t>
            </w:r>
          </w:p>
        </w:tc>
      </w:tr>
      <w:tr w:rsidR="00BF6915" w:rsidRPr="00697DCF" w14:paraId="18CA5BC3"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1CC81BB7" w14:textId="77777777" w:rsidR="00BF6915" w:rsidRPr="00697DCF" w:rsidRDefault="00BF6915" w:rsidP="00BF6915">
            <w:pPr>
              <w:jc w:val="left"/>
              <w:rPr>
                <w:rFonts w:cs="Arial"/>
                <w:b/>
                <w:bCs/>
                <w:szCs w:val="20"/>
              </w:rPr>
            </w:pPr>
            <w:r w:rsidRPr="00697DCF">
              <w:rPr>
                <w:rFonts w:cs="Arial"/>
                <w:b/>
                <w:bCs/>
                <w:szCs w:val="20"/>
              </w:rPr>
              <w:t>Description</w:t>
            </w:r>
          </w:p>
        </w:tc>
        <w:tc>
          <w:tcPr>
            <w:tcW w:w="3795" w:type="pct"/>
            <w:gridSpan w:val="5"/>
            <w:tcBorders>
              <w:top w:val="single" w:sz="4" w:space="0" w:color="auto"/>
              <w:left w:val="single" w:sz="4" w:space="0" w:color="auto"/>
              <w:bottom w:val="single" w:sz="4" w:space="0" w:color="auto"/>
              <w:right w:val="single" w:sz="4" w:space="0" w:color="auto"/>
            </w:tcBorders>
          </w:tcPr>
          <w:p w14:paraId="2C5DA0EE" w14:textId="77777777" w:rsidR="00BF6915" w:rsidRPr="00A13962" w:rsidRDefault="00BF6915" w:rsidP="00BF6915">
            <w:pPr>
              <w:pStyle w:val="ReqText0"/>
              <w:rPr>
                <w:kern w:val="2"/>
                <w:szCs w:val="20"/>
                <w:lang w:val="en-US" w:eastAsia="ja-JP"/>
              </w:rPr>
            </w:pPr>
            <w:r w:rsidRPr="00A13962">
              <w:rPr>
                <w:kern w:val="2"/>
                <w:szCs w:val="20"/>
                <w:lang w:val="en-US" w:eastAsia="ja-JP"/>
              </w:rPr>
              <w:t xml:space="preserve">Check if the argument </w:t>
            </w:r>
            <w:r w:rsidRPr="00960A16">
              <w:rPr>
                <w:rFonts w:eastAsia="Meiryo UI"/>
                <w:szCs w:val="21"/>
              </w:rPr>
              <w:t>ulCanId</w:t>
            </w:r>
            <w:r w:rsidRPr="00A13962">
              <w:rPr>
                <w:kern w:val="2"/>
                <w:szCs w:val="20"/>
                <w:lang w:val="en-US" w:eastAsia="ja-JP"/>
              </w:rPr>
              <w:t xml:space="preserve"> matches one of the following</w:t>
            </w:r>
          </w:p>
          <w:p w14:paraId="1EF3983D" w14:textId="77777777" w:rsidR="00BF6915" w:rsidRPr="00A13962" w:rsidRDefault="00BF6915" w:rsidP="00BF6915">
            <w:pPr>
              <w:pStyle w:val="ReqText0"/>
              <w:rPr>
                <w:szCs w:val="20"/>
                <w:lang w:eastAsia="ja-JP"/>
              </w:rPr>
            </w:pPr>
            <w:r w:rsidRPr="007E0E1F">
              <w:rPr>
                <w:szCs w:val="20"/>
              </w:rPr>
              <w:t>CANID_BASE_MAX</w:t>
            </w:r>
            <w:r w:rsidRPr="00A13962">
              <w:rPr>
                <w:kern w:val="2"/>
                <w:szCs w:val="20"/>
                <w:lang w:val="en-US" w:eastAsia="ja-JP"/>
              </w:rPr>
              <w:t>_8 or less,</w:t>
            </w:r>
          </w:p>
          <w:p w14:paraId="02242478" w14:textId="77777777" w:rsidR="00BF6915" w:rsidRDefault="00BF6915" w:rsidP="00BF6915">
            <w:pPr>
              <w:pStyle w:val="ReqText0"/>
              <w:rPr>
                <w:szCs w:val="20"/>
                <w:lang w:eastAsia="ja-JP"/>
              </w:rPr>
            </w:pPr>
            <w:r w:rsidRPr="00A13962">
              <w:rPr>
                <w:szCs w:val="20"/>
                <w:lang w:eastAsia="ja-JP"/>
              </w:rPr>
              <w:t>CANID_EXTENDED_MIN</w:t>
            </w:r>
            <w:r>
              <w:rPr>
                <w:szCs w:val="20"/>
                <w:lang w:eastAsia="ja-JP"/>
              </w:rPr>
              <w:t xml:space="preserve"> to </w:t>
            </w:r>
            <w:r w:rsidRPr="00A13962">
              <w:rPr>
                <w:szCs w:val="20"/>
                <w:lang w:eastAsia="ja-JP"/>
              </w:rPr>
              <w:t>CANID_EXTENDED_MAX</w:t>
            </w:r>
            <w:r>
              <w:rPr>
                <w:szCs w:val="20"/>
                <w:lang w:eastAsia="ja-JP"/>
              </w:rPr>
              <w:t>,</w:t>
            </w:r>
          </w:p>
          <w:p w14:paraId="3F97CDEF" w14:textId="77777777" w:rsidR="00BF6915" w:rsidRDefault="00BF6915" w:rsidP="00BF6915">
            <w:pPr>
              <w:pStyle w:val="ReqText0"/>
              <w:rPr>
                <w:szCs w:val="20"/>
                <w:lang w:eastAsia="ja-JP"/>
              </w:rPr>
            </w:pPr>
            <w:r w:rsidRPr="00A13962">
              <w:rPr>
                <w:szCs w:val="20"/>
                <w:lang w:eastAsia="ja-JP"/>
              </w:rPr>
              <w:t>CANFD_ID_BASE_MIN</w:t>
            </w:r>
            <w:r>
              <w:rPr>
                <w:szCs w:val="20"/>
                <w:lang w:eastAsia="ja-JP"/>
              </w:rPr>
              <w:t xml:space="preserve"> to </w:t>
            </w:r>
            <w:r w:rsidRPr="00A13962">
              <w:rPr>
                <w:szCs w:val="20"/>
                <w:lang w:eastAsia="ja-JP"/>
              </w:rPr>
              <w:t>CANFD_ID_BASE_MAX</w:t>
            </w:r>
            <w:r>
              <w:rPr>
                <w:szCs w:val="20"/>
                <w:lang w:eastAsia="ja-JP"/>
              </w:rPr>
              <w:t>,</w:t>
            </w:r>
          </w:p>
          <w:p w14:paraId="3DC42876" w14:textId="77777777" w:rsidR="00BF6915" w:rsidRPr="00A13962" w:rsidRDefault="00BF6915" w:rsidP="00BF6915">
            <w:pPr>
              <w:pStyle w:val="ReqText0"/>
              <w:rPr>
                <w:szCs w:val="20"/>
                <w:lang w:eastAsia="ja-JP"/>
              </w:rPr>
            </w:pPr>
            <w:r w:rsidRPr="00A13962">
              <w:rPr>
                <w:szCs w:val="20"/>
                <w:lang w:eastAsia="ja-JP"/>
              </w:rPr>
              <w:t>CANFD_ID_EXTENDED_MIN</w:t>
            </w:r>
            <w:r>
              <w:rPr>
                <w:szCs w:val="20"/>
                <w:lang w:eastAsia="ja-JP"/>
              </w:rPr>
              <w:t xml:space="preserve"> to </w:t>
            </w:r>
            <w:r w:rsidRPr="00A13962">
              <w:rPr>
                <w:szCs w:val="20"/>
                <w:lang w:eastAsia="ja-JP"/>
              </w:rPr>
              <w:t>CANFD_ID_EXTENDED_MAX</w:t>
            </w:r>
          </w:p>
          <w:p w14:paraId="260C00A7" w14:textId="77777777" w:rsidR="00BF6915" w:rsidRPr="00A13962" w:rsidRDefault="00BF6915" w:rsidP="00BF6915">
            <w:pPr>
              <w:pStyle w:val="ReqText0"/>
              <w:rPr>
                <w:kern w:val="2"/>
                <w:szCs w:val="20"/>
                <w:lang w:val="en-US" w:eastAsia="ja-JP"/>
              </w:rPr>
            </w:pPr>
            <w:r w:rsidRPr="00A13962">
              <w:rPr>
                <w:kern w:val="2"/>
                <w:szCs w:val="20"/>
                <w:lang w:val="en-US" w:eastAsia="ja-JP"/>
              </w:rPr>
              <w:t xml:space="preserve">If the value of the argument </w:t>
            </w:r>
            <w:r w:rsidRPr="00960A16">
              <w:rPr>
                <w:rFonts w:eastAsia="Meiryo UI"/>
                <w:szCs w:val="21"/>
              </w:rPr>
              <w:t>ulCanId</w:t>
            </w:r>
            <w:r w:rsidRPr="00A13962">
              <w:rPr>
                <w:kern w:val="2"/>
                <w:szCs w:val="20"/>
                <w:lang w:val="en-US" w:eastAsia="ja-JP"/>
              </w:rPr>
              <w:t xml:space="preserve"> is out of range, </w:t>
            </w:r>
            <w:r w:rsidRPr="00A13962">
              <w:t>return E_NOT_OK</w:t>
            </w:r>
          </w:p>
          <w:p w14:paraId="013CE92F" w14:textId="4EC8D85A" w:rsidR="00BF6915" w:rsidRPr="00697DCF" w:rsidRDefault="00BF6915" w:rsidP="00BF6915">
            <w:pPr>
              <w:jc w:val="left"/>
            </w:pPr>
            <w:r w:rsidRPr="00A13962">
              <w:rPr>
                <w:szCs w:val="20"/>
              </w:rPr>
              <w:t>If it is within the range, E_OK is returned.</w:t>
            </w:r>
          </w:p>
        </w:tc>
      </w:tr>
      <w:tr w:rsidR="00BF6915" w:rsidRPr="00697DCF" w14:paraId="43D6FC6A"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262EF759" w14:textId="77777777" w:rsidR="00BF6915" w:rsidRPr="00697DCF" w:rsidRDefault="00BF6915" w:rsidP="00F70D9C">
            <w:pPr>
              <w:jc w:val="left"/>
              <w:rPr>
                <w:rFonts w:cs="Arial"/>
                <w:b/>
                <w:bCs/>
                <w:szCs w:val="20"/>
              </w:rPr>
            </w:pPr>
            <w:r w:rsidRPr="00697DCF">
              <w:rPr>
                <w:rFonts w:cs="Arial"/>
                <w:b/>
                <w:bCs/>
                <w:szCs w:val="20"/>
              </w:rPr>
              <w:t>Preconditions</w:t>
            </w:r>
          </w:p>
        </w:tc>
        <w:tc>
          <w:tcPr>
            <w:tcW w:w="3795" w:type="pct"/>
            <w:gridSpan w:val="5"/>
            <w:tcBorders>
              <w:top w:val="single" w:sz="4" w:space="0" w:color="auto"/>
              <w:left w:val="single" w:sz="4" w:space="0" w:color="auto"/>
              <w:bottom w:val="single" w:sz="4" w:space="0" w:color="auto"/>
              <w:right w:val="single" w:sz="4" w:space="0" w:color="auto"/>
            </w:tcBorders>
          </w:tcPr>
          <w:p w14:paraId="72D3D673" w14:textId="77777777" w:rsidR="00BF6915" w:rsidRPr="00697DCF" w:rsidRDefault="00BF6915" w:rsidP="00F70D9C">
            <w:pPr>
              <w:jc w:val="left"/>
              <w:rPr>
                <w:rFonts w:cs="Arial"/>
                <w:szCs w:val="20"/>
              </w:rPr>
            </w:pPr>
            <w:r w:rsidRPr="00697DCF">
              <w:rPr>
                <w:rFonts w:cs="Arial"/>
                <w:szCs w:val="20"/>
              </w:rPr>
              <w:t>N/A</w:t>
            </w:r>
          </w:p>
        </w:tc>
      </w:tr>
      <w:tr w:rsidR="00BF6915" w:rsidRPr="00697DCF" w14:paraId="4CE0990A"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hideMark/>
          </w:tcPr>
          <w:p w14:paraId="299E4FB1" w14:textId="77777777" w:rsidR="00BF6915" w:rsidRPr="00697DCF" w:rsidRDefault="00BF6915" w:rsidP="00F70D9C">
            <w:pPr>
              <w:jc w:val="left"/>
              <w:rPr>
                <w:rFonts w:cs="Arial"/>
                <w:b/>
                <w:bCs/>
                <w:szCs w:val="20"/>
              </w:rPr>
            </w:pPr>
            <w:r w:rsidRPr="00697DCF">
              <w:rPr>
                <w:rFonts w:cs="Arial"/>
                <w:b/>
                <w:bCs/>
                <w:szCs w:val="20"/>
              </w:rPr>
              <w:t>Remarks</w:t>
            </w:r>
          </w:p>
        </w:tc>
        <w:tc>
          <w:tcPr>
            <w:tcW w:w="3795" w:type="pct"/>
            <w:gridSpan w:val="5"/>
            <w:tcBorders>
              <w:top w:val="single" w:sz="4" w:space="0" w:color="auto"/>
              <w:left w:val="single" w:sz="4" w:space="0" w:color="auto"/>
              <w:bottom w:val="single" w:sz="4" w:space="0" w:color="auto"/>
              <w:right w:val="single" w:sz="4" w:space="0" w:color="auto"/>
            </w:tcBorders>
          </w:tcPr>
          <w:p w14:paraId="39640355" w14:textId="77777777" w:rsidR="00BF6915" w:rsidRPr="00697DCF" w:rsidRDefault="00BF6915" w:rsidP="00F70D9C">
            <w:pPr>
              <w:jc w:val="left"/>
              <w:rPr>
                <w:rFonts w:cs="Arial"/>
                <w:szCs w:val="20"/>
              </w:rPr>
            </w:pPr>
            <w:r w:rsidRPr="00697DCF">
              <w:rPr>
                <w:rFonts w:cs="Arial" w:hint="eastAsia"/>
                <w:szCs w:val="20"/>
              </w:rPr>
              <w:t>N/A</w:t>
            </w:r>
          </w:p>
        </w:tc>
      </w:tr>
      <w:tr w:rsidR="00BF6915" w:rsidRPr="00697DCF" w14:paraId="1EA9E83C" w14:textId="77777777" w:rsidTr="00BF6915">
        <w:tc>
          <w:tcPr>
            <w:tcW w:w="1205" w:type="pct"/>
            <w:tcBorders>
              <w:top w:val="single" w:sz="4" w:space="0" w:color="auto"/>
              <w:left w:val="single" w:sz="4" w:space="0" w:color="auto"/>
              <w:bottom w:val="single" w:sz="4" w:space="0" w:color="auto"/>
              <w:right w:val="single" w:sz="4" w:space="0" w:color="auto"/>
            </w:tcBorders>
            <w:shd w:val="clear" w:color="auto" w:fill="D9D9D9"/>
          </w:tcPr>
          <w:p w14:paraId="5F5BE135" w14:textId="77777777" w:rsidR="00BF6915" w:rsidRPr="00697DCF" w:rsidRDefault="00BF6915" w:rsidP="00F70D9C">
            <w:pPr>
              <w:jc w:val="left"/>
              <w:rPr>
                <w:rFonts w:cs="Arial"/>
                <w:b/>
                <w:bCs/>
                <w:szCs w:val="20"/>
              </w:rPr>
            </w:pPr>
            <w:r w:rsidRPr="006F260B">
              <w:rPr>
                <w:rFonts w:cs="Arial"/>
                <w:b/>
                <w:bCs/>
                <w:szCs w:val="20"/>
              </w:rPr>
              <w:t>DET/DEM Errors Handled</w:t>
            </w:r>
          </w:p>
        </w:tc>
        <w:tc>
          <w:tcPr>
            <w:tcW w:w="3795" w:type="pct"/>
            <w:gridSpan w:val="5"/>
            <w:tcBorders>
              <w:top w:val="single" w:sz="4" w:space="0" w:color="auto"/>
              <w:left w:val="single" w:sz="4" w:space="0" w:color="auto"/>
              <w:bottom w:val="single" w:sz="4" w:space="0" w:color="auto"/>
              <w:right w:val="single" w:sz="4" w:space="0" w:color="auto"/>
            </w:tcBorders>
          </w:tcPr>
          <w:p w14:paraId="62DBA085" w14:textId="77777777" w:rsidR="00BF6915" w:rsidRPr="00697DCF" w:rsidRDefault="00BF6915" w:rsidP="00F70D9C">
            <w:pPr>
              <w:jc w:val="left"/>
              <w:rPr>
                <w:rFonts w:cs="Arial"/>
                <w:szCs w:val="20"/>
              </w:rPr>
            </w:pPr>
            <w:r w:rsidRPr="00A935AB">
              <w:rPr>
                <w:rFonts w:cs="Arial" w:hint="eastAsia"/>
                <w:szCs w:val="20"/>
              </w:rPr>
              <w:t>N/A</w:t>
            </w:r>
          </w:p>
        </w:tc>
      </w:tr>
    </w:tbl>
    <w:p w14:paraId="692254BB" w14:textId="3A59C24B" w:rsidR="00BF6915" w:rsidRDefault="00BF6915" w:rsidP="008D6E14">
      <w:pPr>
        <w:pStyle w:val="RefIDs"/>
      </w:pPr>
      <w:r>
        <w:t>[Covers: req-8552172-00903610]</w:t>
      </w:r>
    </w:p>
    <w:p w14:paraId="1F4858BA" w14:textId="6F6271DE" w:rsidR="00BF6915" w:rsidRDefault="00BF6915" w:rsidP="006737E7">
      <w:pPr>
        <w:pStyle w:val="RefIDs"/>
      </w:pPr>
      <w:r>
        <w:t>[Covers: req-8552172-00904662]</w:t>
      </w:r>
    </w:p>
    <w:p w14:paraId="7DE027C2" w14:textId="77777777" w:rsidR="00241915" w:rsidRDefault="00BF6915" w:rsidP="00241915">
      <w:pPr>
        <w:pStyle w:val="RefIDs"/>
      </w:pPr>
      <w:r>
        <w:t>[Covers: req-8552172-00904667]</w:t>
      </w:r>
    </w:p>
    <w:p w14:paraId="358094B6" w14:textId="75B20F35" w:rsidR="00BF6915" w:rsidRDefault="00241915" w:rsidP="00241915">
      <w:pPr>
        <w:pStyle w:val="RefIDs"/>
      </w:pPr>
      <w:r>
        <w:t>[Covers: req-8552172-00905227]</w:t>
      </w:r>
    </w:p>
    <w:p w14:paraId="54DF17D8" w14:textId="77777777" w:rsidR="00A15FD4" w:rsidRDefault="00A15FD4" w:rsidP="00241915">
      <w:pPr>
        <w:pStyle w:val="Heading3"/>
      </w:pPr>
      <w:bookmarkStart w:id="365" w:name="_Toc199754120"/>
      <w:bookmarkStart w:id="366" w:name="_Toc199754121"/>
      <w:bookmarkStart w:id="367" w:name="_Toc199754122"/>
      <w:bookmarkStart w:id="368" w:name="_Toc199754185"/>
      <w:bookmarkStart w:id="369" w:name="_Toc203384012"/>
      <w:bookmarkEnd w:id="365"/>
      <w:bookmarkEnd w:id="366"/>
      <w:bookmarkEnd w:id="367"/>
      <w:bookmarkEnd w:id="368"/>
      <w:r w:rsidRPr="00A20DFA">
        <w:t>Error handling</w:t>
      </w:r>
      <w:bookmarkEnd w:id="369"/>
    </w:p>
    <w:p w14:paraId="106D8FA7" w14:textId="761BB114" w:rsidR="00282181" w:rsidRDefault="00282181"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3</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45</w:t>
      </w:r>
      <w:r w:rsidR="009D560C">
        <w:rPr>
          <w:noProof/>
        </w:rPr>
        <w:fldChar w:fldCharType="end"/>
      </w:r>
      <w:r>
        <w:rPr>
          <w:noProof/>
        </w:rPr>
        <w:t>:</w:t>
      </w:r>
      <w:r>
        <w:t xml:space="preserve"> </w:t>
      </w:r>
      <w:r w:rsidRPr="001D2558">
        <w:t>Error handling</w:t>
      </w:r>
      <w:r>
        <w:t xml:space="preserve"> List</w:t>
      </w:r>
    </w:p>
    <w:tbl>
      <w:tblPr>
        <w:tblStyle w:val="TableGrid"/>
        <w:tblW w:w="5000" w:type="pct"/>
        <w:jc w:val="center"/>
        <w:tblLayout w:type="fixed"/>
        <w:tblLook w:val="04A0" w:firstRow="1" w:lastRow="0" w:firstColumn="1" w:lastColumn="0" w:noHBand="0" w:noVBand="1"/>
      </w:tblPr>
      <w:tblGrid>
        <w:gridCol w:w="625"/>
        <w:gridCol w:w="3150"/>
        <w:gridCol w:w="2520"/>
        <w:gridCol w:w="3736"/>
      </w:tblGrid>
      <w:tr w:rsidR="00282181" w:rsidRPr="00A95D63" w14:paraId="7FA5B249" w14:textId="77777777" w:rsidTr="00D46B12">
        <w:trPr>
          <w:trHeight w:val="295"/>
          <w:jc w:val="center"/>
        </w:trPr>
        <w:tc>
          <w:tcPr>
            <w:tcW w:w="312" w:type="pct"/>
            <w:shd w:val="clear" w:color="auto" w:fill="D9D9D9" w:themeFill="background1" w:themeFillShade="D9"/>
            <w:vAlign w:val="center"/>
          </w:tcPr>
          <w:p w14:paraId="562CBCA7" w14:textId="77777777" w:rsidR="00282181" w:rsidRPr="00BE791A" w:rsidRDefault="00282181" w:rsidP="000D256D">
            <w:pPr>
              <w:jc w:val="left"/>
              <w:rPr>
                <w:rFonts w:eastAsia="Meiryo UI" w:cs="Arial"/>
                <w:b/>
                <w:szCs w:val="20"/>
                <w:lang w:val="en-GB"/>
              </w:rPr>
            </w:pPr>
            <w:r w:rsidRPr="00BE791A">
              <w:rPr>
                <w:rFonts w:eastAsia="Meiryo UI" w:cs="Arial"/>
                <w:b/>
                <w:szCs w:val="20"/>
                <w:lang w:val="en-GB"/>
              </w:rPr>
              <w:t>No.</w:t>
            </w:r>
          </w:p>
        </w:tc>
        <w:tc>
          <w:tcPr>
            <w:tcW w:w="1570" w:type="pct"/>
            <w:shd w:val="clear" w:color="auto" w:fill="D9D9D9" w:themeFill="background1" w:themeFillShade="D9"/>
            <w:vAlign w:val="center"/>
          </w:tcPr>
          <w:p w14:paraId="0D4E3B59" w14:textId="77777777" w:rsidR="00282181" w:rsidRPr="00BE791A" w:rsidRDefault="00282181" w:rsidP="00220AA3">
            <w:pPr>
              <w:jc w:val="left"/>
              <w:rPr>
                <w:rFonts w:eastAsia="Meiryo UI" w:cs="Arial"/>
                <w:b/>
                <w:szCs w:val="20"/>
                <w:lang w:val="en-GB"/>
              </w:rPr>
            </w:pPr>
            <w:r w:rsidRPr="00BE791A">
              <w:rPr>
                <w:rFonts w:eastAsia="Meiryo UI" w:cs="Arial"/>
                <w:b/>
                <w:szCs w:val="20"/>
                <w:lang w:val="en-GB"/>
              </w:rPr>
              <w:t>Error Name</w:t>
            </w:r>
          </w:p>
        </w:tc>
        <w:tc>
          <w:tcPr>
            <w:tcW w:w="1256" w:type="pct"/>
            <w:shd w:val="clear" w:color="auto" w:fill="D9D9D9" w:themeFill="background1" w:themeFillShade="D9"/>
            <w:vAlign w:val="center"/>
          </w:tcPr>
          <w:p w14:paraId="0D476F4C" w14:textId="77777777" w:rsidR="00282181" w:rsidRPr="00BE791A" w:rsidRDefault="00282181" w:rsidP="00220AA3">
            <w:pPr>
              <w:jc w:val="left"/>
              <w:rPr>
                <w:rFonts w:eastAsia="Meiryo UI" w:cs="Arial"/>
                <w:b/>
                <w:szCs w:val="20"/>
                <w:lang w:val="en-GB"/>
              </w:rPr>
            </w:pPr>
            <w:r w:rsidRPr="00BE791A">
              <w:rPr>
                <w:rFonts w:eastAsia="Meiryo UI" w:cs="Arial"/>
                <w:b/>
                <w:szCs w:val="20"/>
                <w:lang w:val="en-GB"/>
              </w:rPr>
              <w:t>Error Factor</w:t>
            </w:r>
          </w:p>
        </w:tc>
        <w:tc>
          <w:tcPr>
            <w:tcW w:w="1862" w:type="pct"/>
            <w:shd w:val="clear" w:color="auto" w:fill="D9D9D9" w:themeFill="background1" w:themeFillShade="D9"/>
            <w:vAlign w:val="center"/>
          </w:tcPr>
          <w:p w14:paraId="08855F4D" w14:textId="77777777" w:rsidR="00282181" w:rsidRPr="00BE791A" w:rsidRDefault="00282181" w:rsidP="00220AA3">
            <w:pPr>
              <w:jc w:val="left"/>
              <w:rPr>
                <w:rFonts w:eastAsia="Meiryo UI" w:cs="Arial"/>
                <w:b/>
                <w:szCs w:val="20"/>
                <w:lang w:val="en-GB"/>
              </w:rPr>
            </w:pPr>
            <w:r w:rsidRPr="00BE791A">
              <w:rPr>
                <w:rFonts w:eastAsia="Meiryo UI" w:cs="Arial"/>
                <w:b/>
                <w:szCs w:val="20"/>
                <w:lang w:val="en-GB"/>
              </w:rPr>
              <w:t>Error Handling</w:t>
            </w:r>
          </w:p>
        </w:tc>
      </w:tr>
      <w:tr w:rsidR="00282181" w:rsidRPr="00A95D63" w14:paraId="541A7E5B" w14:textId="77777777" w:rsidTr="00D46B12">
        <w:trPr>
          <w:trHeight w:val="295"/>
          <w:jc w:val="center"/>
        </w:trPr>
        <w:tc>
          <w:tcPr>
            <w:tcW w:w="312" w:type="pct"/>
          </w:tcPr>
          <w:p w14:paraId="12B585E5" w14:textId="77777777" w:rsidR="00282181" w:rsidRPr="00BE791A" w:rsidRDefault="00282181" w:rsidP="000D256D">
            <w:pPr>
              <w:jc w:val="left"/>
              <w:rPr>
                <w:rFonts w:eastAsia="Meiryo UI" w:cs="Arial"/>
                <w:szCs w:val="20"/>
                <w:lang w:val="en-GB"/>
              </w:rPr>
            </w:pPr>
            <w:r w:rsidRPr="00BE791A">
              <w:rPr>
                <w:rFonts w:eastAsia="Meiryo UI" w:cs="Arial"/>
                <w:szCs w:val="20"/>
                <w:lang w:val="en-GB"/>
              </w:rPr>
              <w:t>(1)</w:t>
            </w:r>
          </w:p>
        </w:tc>
        <w:tc>
          <w:tcPr>
            <w:tcW w:w="1570" w:type="pct"/>
          </w:tcPr>
          <w:p w14:paraId="58DE60E8" w14:textId="77777777" w:rsidR="00282181" w:rsidRPr="00BE791A" w:rsidRDefault="00282181" w:rsidP="00220AA3">
            <w:pPr>
              <w:jc w:val="left"/>
              <w:rPr>
                <w:rFonts w:eastAsia="Meiryo UI" w:cs="Arial"/>
                <w:szCs w:val="20"/>
                <w:lang w:val="en-GB"/>
              </w:rPr>
            </w:pPr>
            <w:r w:rsidRPr="00BE791A">
              <w:rPr>
                <w:rFonts w:eastAsia="Meiryo UI" w:cs="Arial"/>
                <w:szCs w:val="20"/>
                <w:lang w:val="en-GB"/>
              </w:rPr>
              <w:t>E_OK</w:t>
            </w:r>
          </w:p>
        </w:tc>
        <w:tc>
          <w:tcPr>
            <w:tcW w:w="1256" w:type="pct"/>
          </w:tcPr>
          <w:p w14:paraId="66387F64" w14:textId="77777777" w:rsidR="00282181" w:rsidRPr="00BE791A" w:rsidRDefault="00282181" w:rsidP="00032018">
            <w:pPr>
              <w:pStyle w:val="a1"/>
              <w:spacing w:before="0" w:after="0"/>
              <w:jc w:val="left"/>
            </w:pPr>
            <w:r w:rsidRPr="00BE791A">
              <w:t>Successful Completion</w:t>
            </w:r>
          </w:p>
        </w:tc>
        <w:tc>
          <w:tcPr>
            <w:tcW w:w="1862" w:type="pct"/>
          </w:tcPr>
          <w:p w14:paraId="207C1ABD" w14:textId="77777777" w:rsidR="00282181" w:rsidRPr="00BE791A" w:rsidRDefault="00282181" w:rsidP="00032018">
            <w:pPr>
              <w:pStyle w:val="a1"/>
              <w:spacing w:before="0" w:after="0"/>
              <w:jc w:val="left"/>
              <w:rPr>
                <w:lang w:eastAsia="ja-JP"/>
              </w:rPr>
            </w:pPr>
            <w:r w:rsidRPr="00BE791A">
              <w:rPr>
                <w:rFonts w:hint="eastAsia"/>
                <w:lang w:eastAsia="ja-JP"/>
              </w:rPr>
              <w:t>-</w:t>
            </w:r>
          </w:p>
        </w:tc>
      </w:tr>
      <w:tr w:rsidR="00282181" w:rsidRPr="00A95D63" w14:paraId="2E0B7283" w14:textId="77777777" w:rsidTr="00D46B12">
        <w:trPr>
          <w:trHeight w:val="295"/>
          <w:jc w:val="center"/>
        </w:trPr>
        <w:tc>
          <w:tcPr>
            <w:tcW w:w="312" w:type="pct"/>
          </w:tcPr>
          <w:p w14:paraId="176E3DA8" w14:textId="77777777" w:rsidR="00282181" w:rsidRPr="00BE791A" w:rsidRDefault="00282181" w:rsidP="000D256D">
            <w:pPr>
              <w:jc w:val="left"/>
              <w:rPr>
                <w:rFonts w:eastAsia="Meiryo UI" w:cs="Arial"/>
                <w:szCs w:val="20"/>
                <w:lang w:val="en-GB"/>
              </w:rPr>
            </w:pPr>
            <w:r>
              <w:rPr>
                <w:rFonts w:eastAsia="Meiryo UI" w:cs="Arial" w:hint="eastAsia"/>
                <w:szCs w:val="20"/>
                <w:lang w:val="en-GB"/>
              </w:rPr>
              <w:t>(</w:t>
            </w:r>
            <w:r>
              <w:rPr>
                <w:rFonts w:eastAsia="Meiryo UI" w:cs="Arial"/>
                <w:szCs w:val="20"/>
                <w:lang w:val="en-GB"/>
              </w:rPr>
              <w:t>2)</w:t>
            </w:r>
          </w:p>
        </w:tc>
        <w:tc>
          <w:tcPr>
            <w:tcW w:w="1570" w:type="pct"/>
          </w:tcPr>
          <w:p w14:paraId="7B400C47" w14:textId="77777777" w:rsidR="00282181" w:rsidRPr="00BE791A" w:rsidRDefault="00282181" w:rsidP="00220AA3">
            <w:pPr>
              <w:jc w:val="left"/>
              <w:rPr>
                <w:rFonts w:eastAsia="Meiryo UI" w:cs="Arial"/>
                <w:szCs w:val="20"/>
                <w:lang w:val="en-GB"/>
              </w:rPr>
            </w:pPr>
            <w:r w:rsidRPr="00072026">
              <w:rPr>
                <w:rFonts w:eastAsia="Meiryo UI" w:cs="Arial"/>
                <w:szCs w:val="20"/>
                <w:lang w:val="en-GB"/>
              </w:rPr>
              <w:t>E_</w:t>
            </w:r>
            <w:r>
              <w:rPr>
                <w:rFonts w:eastAsia="Meiryo UI" w:cs="Arial"/>
                <w:szCs w:val="20"/>
                <w:lang w:val="en-GB"/>
              </w:rPr>
              <w:t>NOT_</w:t>
            </w:r>
            <w:r w:rsidRPr="00072026">
              <w:rPr>
                <w:rFonts w:eastAsia="Meiryo UI" w:cs="Arial"/>
                <w:szCs w:val="20"/>
                <w:lang w:val="en-GB"/>
              </w:rPr>
              <w:t>OK</w:t>
            </w:r>
          </w:p>
        </w:tc>
        <w:tc>
          <w:tcPr>
            <w:tcW w:w="1256" w:type="pct"/>
          </w:tcPr>
          <w:p w14:paraId="6323ED1D" w14:textId="77777777" w:rsidR="00282181" w:rsidRPr="00BE791A" w:rsidRDefault="00282181" w:rsidP="00032018">
            <w:pPr>
              <w:pStyle w:val="a1"/>
              <w:spacing w:before="0" w:after="0"/>
              <w:jc w:val="left"/>
            </w:pPr>
            <w:r>
              <w:rPr>
                <w:lang w:val="en-US"/>
              </w:rPr>
              <w:t>Uns</w:t>
            </w:r>
            <w:r w:rsidRPr="00072026">
              <w:t>uccessful Completion</w:t>
            </w:r>
          </w:p>
        </w:tc>
        <w:tc>
          <w:tcPr>
            <w:tcW w:w="1862" w:type="pct"/>
          </w:tcPr>
          <w:p w14:paraId="744C4BF9" w14:textId="56E887E7" w:rsidR="00282181" w:rsidRPr="00D46B12" w:rsidRDefault="005535FF" w:rsidP="00032018">
            <w:pPr>
              <w:pStyle w:val="a1"/>
              <w:spacing w:before="0" w:after="0"/>
              <w:jc w:val="left"/>
              <w:rPr>
                <w:lang w:val="en-US" w:eastAsia="ja-JP"/>
              </w:rPr>
            </w:pPr>
            <w:r>
              <w:rPr>
                <w:lang w:val="en-US" w:eastAsia="ja-JP"/>
              </w:rPr>
              <w:t>-</w:t>
            </w:r>
          </w:p>
        </w:tc>
      </w:tr>
    </w:tbl>
    <w:p w14:paraId="202349CB" w14:textId="781914A3" w:rsidR="0008344C" w:rsidRDefault="0008344C" w:rsidP="00684CC4">
      <w:pPr>
        <w:pStyle w:val="Heading1"/>
      </w:pPr>
      <w:bookmarkStart w:id="370" w:name="_Toc142063224"/>
      <w:bookmarkStart w:id="371" w:name="_Toc142064451"/>
      <w:bookmarkStart w:id="372" w:name="_Toc142665196"/>
      <w:bookmarkStart w:id="373" w:name="_Toc144543530"/>
      <w:bookmarkStart w:id="374" w:name="_Toc144543659"/>
      <w:bookmarkStart w:id="375" w:name="_Toc144543788"/>
      <w:bookmarkStart w:id="376" w:name="_Toc144821913"/>
      <w:bookmarkStart w:id="377" w:name="_Toc142063225"/>
      <w:bookmarkStart w:id="378" w:name="_Toc142064452"/>
      <w:bookmarkStart w:id="379" w:name="_Toc142665197"/>
      <w:bookmarkStart w:id="380" w:name="_Toc144543531"/>
      <w:bookmarkStart w:id="381" w:name="_Toc144543660"/>
      <w:bookmarkStart w:id="382" w:name="_Toc144543789"/>
      <w:bookmarkStart w:id="383" w:name="_Toc144821914"/>
      <w:bookmarkStart w:id="384" w:name="_Toc141896541"/>
      <w:bookmarkStart w:id="385" w:name="_Toc141896767"/>
      <w:bookmarkStart w:id="386" w:name="_Toc142063226"/>
      <w:bookmarkStart w:id="387" w:name="_Toc142064453"/>
      <w:bookmarkStart w:id="388" w:name="_Toc142665198"/>
      <w:bookmarkStart w:id="389" w:name="_Toc144543532"/>
      <w:bookmarkStart w:id="390" w:name="_Toc144543661"/>
      <w:bookmarkStart w:id="391" w:name="_Toc144543790"/>
      <w:bookmarkStart w:id="392" w:name="_Toc144821915"/>
      <w:bookmarkStart w:id="393" w:name="_Toc203384013"/>
      <w:bookmarkEnd w:id="364"/>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rsidRPr="009B6BBC">
        <w:lastRenderedPageBreak/>
        <w:t>File Structure</w:t>
      </w:r>
      <w:bookmarkEnd w:id="393"/>
    </w:p>
    <w:p w14:paraId="6815F0AA" w14:textId="5444C61A" w:rsidR="00DE59DE" w:rsidRPr="00DE59DE" w:rsidRDefault="00DE59DE" w:rsidP="00DE59DE">
      <w:pPr>
        <w:pStyle w:val="ReqID"/>
      </w:pPr>
      <w:r w:rsidRPr="00696D29">
        <w:t>[</w:t>
      </w:r>
      <w:r>
        <w:t>Gen5</w:t>
      </w:r>
      <w:r w:rsidRPr="00696D29">
        <w:t>GW_</w:t>
      </w:r>
      <w:r w:rsidR="00374FCB">
        <w:t>ProtoCon</w:t>
      </w:r>
      <w:r w:rsidRPr="00696D29">
        <w:t>v_AD_C_</w:t>
      </w:r>
      <w:r>
        <w:t>04_0</w:t>
      </w:r>
      <w:r w:rsidRPr="00696D29">
        <w:t>0</w:t>
      </w:r>
      <w:r>
        <w:t>1</w:t>
      </w:r>
      <w:r w:rsidRPr="00696D29">
        <w:t>]</w:t>
      </w:r>
    </w:p>
    <w:p w14:paraId="4C322574" w14:textId="7B9805FA" w:rsidR="007431D7" w:rsidRPr="00F91677" w:rsidRDefault="007431D7" w:rsidP="009B17EB">
      <w:pPr>
        <w:pStyle w:val="TraceID"/>
        <w:rPr>
          <w:strike/>
        </w:rPr>
      </w:pPr>
      <w:r w:rsidRPr="00F91677">
        <w:rPr>
          <w:strike/>
        </w:rPr>
        <w:t>[iso26-18_p6_7.4.5]</w:t>
      </w:r>
      <w:r w:rsidR="007F4463" w:rsidRPr="00F91677">
        <w:rPr>
          <w:strike/>
        </w:rPr>
        <w:t xml:space="preserve"> a</w:t>
      </w:r>
    </w:p>
    <w:p w14:paraId="4CFE0D3A" w14:textId="62FF6609" w:rsidR="002778CC" w:rsidRDefault="0045362C" w:rsidP="00032018">
      <w:pPr>
        <w:spacing w:after="120"/>
        <w:rPr>
          <w:lang w:val="en-GB"/>
        </w:rPr>
      </w:pPr>
      <w:r>
        <w:rPr>
          <w:lang w:val="en-GB"/>
        </w:rPr>
        <w:t>Protocol Conversion</w:t>
      </w:r>
      <w:r w:rsidR="002778CC" w:rsidRPr="002778CC">
        <w:rPr>
          <w:lang w:val="en-GB"/>
        </w:rPr>
        <w:t xml:space="preserve"> consists of files with the following names (brackets are not included in file names).</w:t>
      </w:r>
    </w:p>
    <w:p w14:paraId="7CB0E842" w14:textId="77777777" w:rsidR="00E10491" w:rsidRPr="002778CC" w:rsidRDefault="00E10491" w:rsidP="00032018">
      <w:pPr>
        <w:spacing w:after="120"/>
        <w:rPr>
          <w:lang w:val="en-GB"/>
        </w:rPr>
      </w:pPr>
    </w:p>
    <w:p w14:paraId="5C33C06F" w14:textId="06C07CC3" w:rsidR="002778CC" w:rsidRDefault="002778CC" w:rsidP="00032018">
      <w:pPr>
        <w:spacing w:after="120"/>
        <w:rPr>
          <w:lang w:val="en-GB"/>
        </w:rPr>
      </w:pPr>
      <w:r w:rsidRPr="002778CC">
        <w:rPr>
          <w:lang w:val="en-GB"/>
        </w:rPr>
        <w:t xml:space="preserve">  CDD_</w:t>
      </w:r>
      <w:r w:rsidR="000F4E6D">
        <w:rPr>
          <w:lang w:val="en-GB"/>
        </w:rPr>
        <w:t>ProtoConv</w:t>
      </w:r>
      <w:r w:rsidRPr="002778CC">
        <w:rPr>
          <w:lang w:val="en-GB"/>
        </w:rPr>
        <w:t>_&lt;module&gt;[_&lt;suffix&gt;].&lt;extension&gt;</w:t>
      </w:r>
    </w:p>
    <w:p w14:paraId="73C3A2F0" w14:textId="77777777" w:rsidR="00E10491" w:rsidRDefault="00E10491" w:rsidP="00032018">
      <w:pPr>
        <w:spacing w:after="120"/>
        <w:rPr>
          <w:lang w:val="en-GB"/>
        </w:rPr>
      </w:pPr>
    </w:p>
    <w:p w14:paraId="305354C2" w14:textId="6D9F0ADE" w:rsidR="002778CC" w:rsidRPr="002778CC" w:rsidRDefault="00A36748" w:rsidP="00032018">
      <w:pPr>
        <w:spacing w:after="120"/>
        <w:rPr>
          <w:lang w:val="en-GB"/>
        </w:rPr>
      </w:pPr>
      <w:r w:rsidRPr="002778CC">
        <w:rPr>
          <w:lang w:val="en-GB"/>
        </w:rPr>
        <w:t>Where</w:t>
      </w:r>
      <w:r>
        <w:rPr>
          <w:lang w:val="en-GB"/>
        </w:rPr>
        <w:t xml:space="preserve"> </w:t>
      </w:r>
      <w:r w:rsidR="002778CC" w:rsidRPr="002778CC">
        <w:rPr>
          <w:lang w:val="en-GB"/>
        </w:rPr>
        <w:t xml:space="preserve">&lt;module&gt; is an abbreviation for modules that constitute </w:t>
      </w:r>
      <w:r w:rsidR="0045362C">
        <w:rPr>
          <w:lang w:val="en-GB"/>
        </w:rPr>
        <w:t>Protocol Conversion</w:t>
      </w:r>
      <w:r w:rsidR="002778CC" w:rsidRPr="002778CC">
        <w:rPr>
          <w:lang w:val="en-GB"/>
        </w:rPr>
        <w:t xml:space="preserve"> that are arbitrarily divided.</w:t>
      </w:r>
    </w:p>
    <w:p w14:paraId="07E752CC" w14:textId="77777777" w:rsidR="002778CC" w:rsidRPr="002778CC" w:rsidRDefault="002778CC" w:rsidP="00032018">
      <w:pPr>
        <w:spacing w:after="120"/>
        <w:rPr>
          <w:lang w:val="en-GB"/>
        </w:rPr>
      </w:pPr>
      <w:r w:rsidRPr="002778CC">
        <w:rPr>
          <w:lang w:val="en-GB"/>
        </w:rPr>
        <w:t>&lt;module&gt; must not contain underline.</w:t>
      </w:r>
    </w:p>
    <w:p w14:paraId="5060180D" w14:textId="77777777" w:rsidR="002778CC" w:rsidRPr="002778CC" w:rsidRDefault="002778CC" w:rsidP="00032018">
      <w:pPr>
        <w:spacing w:after="120"/>
        <w:rPr>
          <w:lang w:val="en-GB"/>
        </w:rPr>
      </w:pPr>
      <w:r w:rsidRPr="002778CC">
        <w:rPr>
          <w:lang w:val="en-GB"/>
        </w:rPr>
        <w:t>&lt;extension&gt; is “h” for C header, “c” for C source.</w:t>
      </w:r>
    </w:p>
    <w:p w14:paraId="1187908E" w14:textId="77777777" w:rsidR="002778CC" w:rsidRPr="002778CC" w:rsidRDefault="002778CC" w:rsidP="00032018">
      <w:pPr>
        <w:spacing w:after="120"/>
        <w:rPr>
          <w:lang w:val="en-GB"/>
        </w:rPr>
      </w:pPr>
      <w:r w:rsidRPr="002778CC">
        <w:rPr>
          <w:lang w:val="en-GB"/>
        </w:rPr>
        <w:t xml:space="preserve">The part in square brackets [_&lt;suffix&gt;] can be omitted or can be used when further division of the module is necessary. </w:t>
      </w:r>
    </w:p>
    <w:p w14:paraId="2416B46C" w14:textId="2C82A430" w:rsidR="0008344C" w:rsidRDefault="002778CC" w:rsidP="00032018">
      <w:pPr>
        <w:spacing w:after="120"/>
        <w:rPr>
          <w:lang w:val="en-GB"/>
        </w:rPr>
      </w:pPr>
      <w:r w:rsidRPr="002778CC">
        <w:rPr>
          <w:lang w:val="en-GB"/>
        </w:rPr>
        <w:t xml:space="preserve">The combination of &lt;module&gt;, &lt;suffix&gt; and &lt;extension&gt; must be unique in </w:t>
      </w:r>
      <w:r w:rsidR="0045362C">
        <w:rPr>
          <w:lang w:val="en-GB"/>
        </w:rPr>
        <w:t>Protocol Conversion</w:t>
      </w:r>
      <w:r w:rsidRPr="002778CC">
        <w:rPr>
          <w:lang w:val="en-GB"/>
        </w:rPr>
        <w:t xml:space="preserve"> files.</w:t>
      </w:r>
    </w:p>
    <w:p w14:paraId="1FC572DC" w14:textId="2AC9662C" w:rsidR="002778CC" w:rsidRDefault="006438B2" w:rsidP="00032018">
      <w:pPr>
        <w:spacing w:after="120"/>
        <w:rPr>
          <w:lang w:val="en-GB"/>
        </w:rPr>
      </w:pPr>
      <w:r>
        <w:rPr>
          <w:rFonts w:hint="eastAsia"/>
          <w:lang w:val="en-GB"/>
        </w:rPr>
        <w:t>R</w:t>
      </w:r>
      <w:r>
        <w:rPr>
          <w:lang w:val="en-GB"/>
        </w:rPr>
        <w:t xml:space="preserve">efer to </w:t>
      </w:r>
      <w:r>
        <w:rPr>
          <w:lang w:val="en-GB"/>
        </w:rPr>
        <w:fldChar w:fldCharType="begin"/>
      </w:r>
      <w:r>
        <w:rPr>
          <w:lang w:val="en-GB"/>
        </w:rPr>
        <w:instrText xml:space="preserve"> REF _Ref74173616 \r \h  \* MERGEFORMAT </w:instrText>
      </w:r>
      <w:r>
        <w:rPr>
          <w:lang w:val="en-GB"/>
        </w:rPr>
      </w:r>
      <w:r>
        <w:rPr>
          <w:lang w:val="en-GB"/>
        </w:rPr>
        <w:fldChar w:fldCharType="separate"/>
      </w:r>
      <w:r w:rsidR="009D560C">
        <w:rPr>
          <w:lang w:val="en-GB"/>
        </w:rPr>
        <w:t>[3]</w:t>
      </w:r>
      <w:r>
        <w:rPr>
          <w:lang w:val="en-GB"/>
        </w:rPr>
        <w:fldChar w:fldCharType="end"/>
      </w:r>
      <w:r>
        <w:rPr>
          <w:lang w:val="en-GB"/>
        </w:rPr>
        <w:t xml:space="preserve"> for </w:t>
      </w:r>
      <w:r w:rsidRPr="006438B2">
        <w:rPr>
          <w:lang w:val="en-GB"/>
        </w:rPr>
        <w:t xml:space="preserve">the </w:t>
      </w:r>
      <w:r>
        <w:rPr>
          <w:lang w:val="en-GB"/>
        </w:rPr>
        <w:t xml:space="preserve">rules that are the basis of above </w:t>
      </w:r>
      <w:r w:rsidRPr="006438B2">
        <w:rPr>
          <w:lang w:val="en-GB"/>
        </w:rPr>
        <w:t>naming convention</w:t>
      </w:r>
      <w:r>
        <w:rPr>
          <w:lang w:val="en-GB"/>
        </w:rPr>
        <w:t>.</w:t>
      </w:r>
    </w:p>
    <w:p w14:paraId="161463B6" w14:textId="77777777" w:rsidR="0008344C" w:rsidRPr="002778CC" w:rsidRDefault="0008344C" w:rsidP="00032018">
      <w:pPr>
        <w:spacing w:after="120"/>
        <w:ind w:firstLineChars="50" w:firstLine="100"/>
        <w:rPr>
          <w:rStyle w:val="Strong"/>
        </w:rPr>
      </w:pPr>
      <w:r w:rsidRPr="002778CC">
        <w:rPr>
          <w:rStyle w:val="Strong"/>
        </w:rPr>
        <w:t>Conventions:</w:t>
      </w:r>
    </w:p>
    <w:p w14:paraId="2741F3BE" w14:textId="188F079B" w:rsidR="0008344C" w:rsidRDefault="0008344C">
      <w:pPr>
        <w:spacing w:after="120"/>
        <w:ind w:firstLineChars="50" w:firstLine="100"/>
        <w:rPr>
          <w:rFonts w:eastAsia="Meiryo UI" w:cs="Arial"/>
          <w:b/>
          <w:szCs w:val="21"/>
          <w:lang w:val="en-GB"/>
        </w:rPr>
      </w:pPr>
      <w:r>
        <w:rPr>
          <w:noProof/>
        </w:rPr>
        <mc:AlternateContent>
          <mc:Choice Requires="wpc">
            <w:drawing>
              <wp:inline distT="0" distB="0" distL="0" distR="0" wp14:anchorId="00ABB566" wp14:editId="612EEC13">
                <wp:extent cx="6191250" cy="1291558"/>
                <wp:effectExtent l="0" t="0" r="0" b="2540"/>
                <wp:docPr id="464" name="キャンバス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2F2F2"/>
                        </a:solidFill>
                      </wpc:bg>
                      <wpc:whole>
                        <a:ln>
                          <a:noFill/>
                        </a:ln>
                      </wpc:whole>
                      <wps:wsp>
                        <wps:cNvPr id="450" name="AutoShape 29"/>
                        <wps:cNvCnPr>
                          <a:cxnSpLocks noChangeShapeType="1"/>
                        </wps:cNvCnPr>
                        <wps:spPr bwMode="auto">
                          <a:xfrm>
                            <a:off x="189069" y="441135"/>
                            <a:ext cx="305435" cy="635"/>
                          </a:xfrm>
                          <a:prstGeom prst="straightConnector1">
                            <a:avLst/>
                          </a:prstGeom>
                          <a:noFill/>
                          <a:ln w="9525">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451" name="Text Box 31"/>
                        <wps:cNvSpPr txBox="1">
                          <a:spLocks noChangeArrowheads="1"/>
                        </wps:cNvSpPr>
                        <wps:spPr bwMode="auto">
                          <a:xfrm>
                            <a:off x="470061" y="356154"/>
                            <a:ext cx="62166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69C8" w14:textId="77777777" w:rsidR="005D1D01" w:rsidRPr="00C71E9F" w:rsidRDefault="005D1D01" w:rsidP="0008344C">
                              <w:pPr>
                                <w:jc w:val="center"/>
                                <w:rPr>
                                  <w:i/>
                                </w:rPr>
                              </w:pPr>
                              <w:r>
                                <w:rPr>
                                  <w:i/>
                                </w:rPr>
                                <w:t>Inclusion</w:t>
                              </w:r>
                            </w:p>
                          </w:txbxContent>
                        </wps:txbx>
                        <wps:bodyPr rot="0" vert="horz" wrap="none" lIns="74295" tIns="8890" rIns="74295" bIns="8890" anchor="t" anchorCtr="0" upright="1">
                          <a:spAutoFit/>
                        </wps:bodyPr>
                      </wps:wsp>
                      <wps:wsp>
                        <wps:cNvPr id="452" name="Rectangle 46"/>
                        <wps:cNvSpPr>
                          <a:spLocks noChangeArrowheads="1"/>
                        </wps:cNvSpPr>
                        <wps:spPr bwMode="auto">
                          <a:xfrm>
                            <a:off x="111125" y="599838"/>
                            <a:ext cx="396875" cy="3517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A1F957" w14:textId="28F47B52" w:rsidR="005D1D01" w:rsidRPr="000858A3" w:rsidRDefault="005D1D01" w:rsidP="0008344C">
                              <w:pPr>
                                <w:jc w:val="center"/>
                                <w:rPr>
                                  <w:i/>
                                  <w:sz w:val="18"/>
                                </w:rPr>
                              </w:pPr>
                              <w:r>
                                <w:rPr>
                                  <w:i/>
                                  <w:sz w:val="18"/>
                                </w:rPr>
                                <w:t>init.c</w:t>
                              </w:r>
                            </w:p>
                          </w:txbxContent>
                        </wps:txbx>
                        <wps:bodyPr rot="0" vert="horz" wrap="none" lIns="74295" tIns="8890" rIns="74295" bIns="8890" anchor="t" anchorCtr="0" upright="1">
                          <a:noAutofit/>
                        </wps:bodyPr>
                      </wps:wsp>
                      <wps:wsp>
                        <wps:cNvPr id="453" name="AutoShape 47"/>
                        <wps:cNvCnPr>
                          <a:cxnSpLocks noChangeShapeType="1"/>
                          <a:stCxn id="452" idx="3"/>
                          <a:endCxn id="454" idx="1"/>
                        </wps:cNvCnPr>
                        <wps:spPr bwMode="auto">
                          <a:xfrm flipV="1">
                            <a:off x="508000" y="773716"/>
                            <a:ext cx="582930" cy="3175"/>
                          </a:xfrm>
                          <a:prstGeom prst="straightConnector1">
                            <a:avLst/>
                          </a:prstGeom>
                          <a:noFill/>
                          <a:ln w="9525">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454" name="Rectangle 48"/>
                        <wps:cNvSpPr>
                          <a:spLocks noChangeArrowheads="1"/>
                        </wps:cNvSpPr>
                        <wps:spPr bwMode="auto">
                          <a:xfrm>
                            <a:off x="1090930" y="599838"/>
                            <a:ext cx="403225" cy="3454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0651FC" w14:textId="3BF5FE30" w:rsidR="005D1D01" w:rsidRPr="000858A3" w:rsidRDefault="005D1D01" w:rsidP="0008344C">
                              <w:pPr>
                                <w:jc w:val="center"/>
                                <w:rPr>
                                  <w:i/>
                                  <w:sz w:val="18"/>
                                </w:rPr>
                              </w:pPr>
                              <w:r>
                                <w:rPr>
                                  <w:i/>
                                  <w:sz w:val="18"/>
                                </w:rPr>
                                <w:t>init.h</w:t>
                              </w:r>
                            </w:p>
                          </w:txbxContent>
                        </wps:txbx>
                        <wps:bodyPr rot="0" vert="horz" wrap="none" lIns="74295" tIns="8890" rIns="74295" bIns="8890" anchor="t" anchorCtr="0" upright="1">
                          <a:noAutofit/>
                        </wps:bodyPr>
                      </wps:wsp>
                      <wps:wsp>
                        <wps:cNvPr id="455" name="Text Box 49"/>
                        <wps:cNvSpPr txBox="1">
                          <a:spLocks noChangeArrowheads="1"/>
                        </wps:cNvSpPr>
                        <wps:spPr bwMode="auto">
                          <a:xfrm>
                            <a:off x="1939290" y="599278"/>
                            <a:ext cx="308991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40477" w14:textId="1A10DAFF" w:rsidR="005D1D01" w:rsidRDefault="005D1D01" w:rsidP="0008344C">
                              <w:pPr>
                                <w:rPr>
                                  <w:i/>
                                </w:rPr>
                              </w:pPr>
                              <w:r>
                                <w:rPr>
                                  <w:i/>
                                </w:rPr>
                                <w:t xml:space="preserve">init c source includes init C header </w:t>
                              </w:r>
                            </w:p>
                            <w:p w14:paraId="37AC33DB" w14:textId="0B9E357B" w:rsidR="005D1D01" w:rsidRPr="00C71E9F" w:rsidRDefault="005D1D01" w:rsidP="0008344C">
                              <w:pPr>
                                <w:rPr>
                                  <w:i/>
                                </w:rPr>
                              </w:pPr>
                              <w:r>
                                <w:rPr>
                                  <w:i/>
                                </w:rPr>
                                <w:t>e.g.) in init.c #include “init.h”</w:t>
                              </w:r>
                            </w:p>
                          </w:txbxContent>
                        </wps:txbx>
                        <wps:bodyPr rot="0" vert="horz" wrap="square" lIns="74295" tIns="8890" rIns="74295" bIns="8890" anchor="t" anchorCtr="0" upright="1">
                          <a:spAutoFit/>
                        </wps:bodyPr>
                      </wps:wsp>
                      <wps:wsp>
                        <wps:cNvPr id="456" name="Rectangle 32"/>
                        <wps:cNvSpPr>
                          <a:spLocks noChangeArrowheads="1"/>
                        </wps:cNvSpPr>
                        <wps:spPr bwMode="auto">
                          <a:xfrm>
                            <a:off x="4199550" y="111552"/>
                            <a:ext cx="276225" cy="184785"/>
                          </a:xfrm>
                          <a:prstGeom prst="rect">
                            <a:avLst/>
                          </a:prstGeom>
                          <a:solidFill>
                            <a:srgbClr val="FFFFCC"/>
                          </a:solidFill>
                          <a:ln w="12700">
                            <a:solidFill>
                              <a:srgbClr val="000000"/>
                            </a:solidFill>
                            <a:miter lim="800000"/>
                            <a:headEnd/>
                            <a:tailEnd/>
                          </a:ln>
                        </wps:spPr>
                        <wps:txbx>
                          <w:txbxContent>
                            <w:p w14:paraId="644E1E3D" w14:textId="77777777" w:rsidR="005D1D01" w:rsidRPr="007F34C5" w:rsidRDefault="005D1D01" w:rsidP="0008344C">
                              <w:pPr>
                                <w:pStyle w:val="NormalWeb"/>
                                <w:spacing w:before="0" w:beforeAutospacing="0" w:after="0" w:afterAutospacing="0"/>
                                <w:ind w:firstLineChars="50" w:firstLine="90"/>
                                <w:rPr>
                                  <w:rFonts w:ascii="Arial" w:eastAsia="MS Gothic" w:hAnsi="Arial" w:cs="Times New Roman"/>
                                  <w:i/>
                                  <w:iCs/>
                                  <w:kern w:val="2"/>
                                  <w:sz w:val="18"/>
                                  <w:szCs w:val="18"/>
                                </w:rPr>
                              </w:pPr>
                              <w:r>
                                <w:rPr>
                                  <w:rFonts w:ascii="Arial" w:eastAsia="MS Gothic" w:hAnsi="Arial" w:cs="Times New Roman"/>
                                  <w:i/>
                                  <w:iCs/>
                                  <w:kern w:val="2"/>
                                  <w:sz w:val="18"/>
                                  <w:szCs w:val="18"/>
                                </w:rPr>
                                <w:t xml:space="preserve">  </w:t>
                              </w:r>
                              <w:r>
                                <w:rPr>
                                  <w:rFonts w:ascii="Arial" w:eastAsia="MS Gothic" w:hAnsi="Arial" w:cs="Times New Roman" w:hint="eastAsia"/>
                                  <w:i/>
                                  <w:iCs/>
                                  <w:kern w:val="2"/>
                                  <w:sz w:val="18"/>
                                  <w:szCs w:val="18"/>
                                </w:rPr>
                                <w:t xml:space="preserve">　</w:t>
                              </w:r>
                            </w:p>
                          </w:txbxContent>
                        </wps:txbx>
                        <wps:bodyPr rot="0" vert="horz" wrap="none" lIns="74295" tIns="8890" rIns="74295" bIns="8890" anchor="t" anchorCtr="0" upright="1">
                          <a:noAutofit/>
                        </wps:bodyPr>
                      </wps:wsp>
                      <wps:wsp>
                        <wps:cNvPr id="457" name="Rectangle 32"/>
                        <wps:cNvSpPr>
                          <a:spLocks noChangeArrowheads="1"/>
                        </wps:cNvSpPr>
                        <wps:spPr bwMode="auto">
                          <a:xfrm>
                            <a:off x="2745400" y="111552"/>
                            <a:ext cx="276225" cy="163195"/>
                          </a:xfrm>
                          <a:prstGeom prst="rect">
                            <a:avLst/>
                          </a:prstGeom>
                          <a:solidFill>
                            <a:srgbClr val="00CC99"/>
                          </a:solidFill>
                          <a:ln w="12700">
                            <a:solidFill>
                              <a:srgbClr val="000000"/>
                            </a:solidFill>
                            <a:miter lim="800000"/>
                            <a:headEnd/>
                            <a:tailEnd/>
                          </a:ln>
                        </wps:spPr>
                        <wps:txbx>
                          <w:txbxContent>
                            <w:p w14:paraId="23EB0784" w14:textId="77777777" w:rsidR="005D1D01" w:rsidRPr="007F34C5" w:rsidRDefault="005D1D01" w:rsidP="0008344C">
                              <w:pPr>
                                <w:pStyle w:val="NormalWeb"/>
                                <w:spacing w:before="0" w:beforeAutospacing="0" w:after="0" w:afterAutospacing="0"/>
                                <w:rPr>
                                  <w:rFonts w:ascii="Arial" w:eastAsia="MS Gothic" w:hAnsi="Arial" w:cs="Times New Roman"/>
                                  <w:i/>
                                  <w:iCs/>
                                  <w:kern w:val="2"/>
                                  <w:sz w:val="18"/>
                                  <w:szCs w:val="18"/>
                                </w:rPr>
                              </w:pPr>
                              <w:r>
                                <w:rPr>
                                  <w:rFonts w:ascii="Arial" w:eastAsia="MS Gothic" w:hAnsi="Arial" w:cs="Times New Roman"/>
                                  <w:i/>
                                  <w:iCs/>
                                  <w:kern w:val="2"/>
                                  <w:sz w:val="18"/>
                                  <w:szCs w:val="18"/>
                                </w:rPr>
                                <w:t xml:space="preserve">　　　</w:t>
                              </w:r>
                            </w:p>
                          </w:txbxContent>
                        </wps:txbx>
                        <wps:bodyPr rot="0" vert="horz" wrap="none" lIns="74295" tIns="8890" rIns="74295" bIns="8890" anchor="t" anchorCtr="0" upright="1">
                          <a:noAutofit/>
                        </wps:bodyPr>
                      </wps:wsp>
                      <wps:wsp>
                        <wps:cNvPr id="458" name="Text Box 33"/>
                        <wps:cNvSpPr txBox="1">
                          <a:spLocks noChangeArrowheads="1"/>
                        </wps:cNvSpPr>
                        <wps:spPr bwMode="auto">
                          <a:xfrm>
                            <a:off x="3034665" y="111927"/>
                            <a:ext cx="100457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C2860" w14:textId="4DCA149D" w:rsidR="005D1D01" w:rsidRPr="00C71E9F" w:rsidRDefault="005D1D01" w:rsidP="0008344C">
                              <w:pPr>
                                <w:jc w:val="center"/>
                                <w:rPr>
                                  <w:i/>
                                </w:rPr>
                              </w:pPr>
                              <w:r>
                                <w:rPr>
                                  <w:i/>
                                  <w:iCs/>
                                  <w:sz w:val="18"/>
                                  <w:szCs w:val="18"/>
                                </w:rPr>
                                <w:t>Non-</w:t>
                              </w:r>
                              <w:r>
                                <w:rPr>
                                  <w:rFonts w:hint="eastAsia"/>
                                  <w:i/>
                                  <w:iCs/>
                                  <w:sz w:val="18"/>
                                  <w:szCs w:val="18"/>
                                </w:rPr>
                                <w:t>Safety related</w:t>
                              </w:r>
                            </w:p>
                          </w:txbxContent>
                        </wps:txbx>
                        <wps:bodyPr rot="0" vert="horz" wrap="none" lIns="74295" tIns="8890" rIns="74295" bIns="8890" anchor="t" anchorCtr="0" upright="1">
                          <a:spAutoFit/>
                        </wps:bodyPr>
                      </wps:wsp>
                      <wps:wsp>
                        <wps:cNvPr id="459" name="Text Box 33"/>
                        <wps:cNvSpPr txBox="1">
                          <a:spLocks noChangeArrowheads="1"/>
                        </wps:cNvSpPr>
                        <wps:spPr bwMode="auto">
                          <a:xfrm>
                            <a:off x="4554400" y="111292"/>
                            <a:ext cx="77597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5A10C" w14:textId="756F907E" w:rsidR="005D1D01" w:rsidRPr="00C71E9F" w:rsidRDefault="005D1D01" w:rsidP="0008344C">
                              <w:pPr>
                                <w:jc w:val="center"/>
                                <w:rPr>
                                  <w:i/>
                                </w:rPr>
                              </w:pPr>
                              <w:r>
                                <w:rPr>
                                  <w:rFonts w:hint="eastAsia"/>
                                  <w:i/>
                                  <w:iCs/>
                                  <w:sz w:val="18"/>
                                  <w:szCs w:val="18"/>
                                </w:rPr>
                                <w:t>Safety related</w:t>
                              </w:r>
                            </w:p>
                          </w:txbxContent>
                        </wps:txbx>
                        <wps:bodyPr rot="0" vert="horz" wrap="none" lIns="74295" tIns="8890" rIns="74295" bIns="8890" anchor="t" anchorCtr="0" upright="1">
                          <a:spAutoFit/>
                        </wps:bodyPr>
                      </wps:wsp>
                      <wps:wsp>
                        <wps:cNvPr id="460" name="Rectangle 32"/>
                        <wps:cNvSpPr>
                          <a:spLocks noChangeArrowheads="1"/>
                        </wps:cNvSpPr>
                        <wps:spPr bwMode="auto">
                          <a:xfrm>
                            <a:off x="1305940" y="112187"/>
                            <a:ext cx="276225" cy="163195"/>
                          </a:xfrm>
                          <a:prstGeom prst="rect">
                            <a:avLst/>
                          </a:prstGeom>
                          <a:solidFill>
                            <a:srgbClr val="FFC000"/>
                          </a:solidFill>
                          <a:ln w="12700">
                            <a:solidFill>
                              <a:srgbClr val="000000"/>
                            </a:solidFill>
                            <a:miter lim="800000"/>
                            <a:headEnd/>
                            <a:tailEnd/>
                          </a:ln>
                        </wps:spPr>
                        <wps:txbx>
                          <w:txbxContent>
                            <w:p w14:paraId="13302FB7" w14:textId="77777777" w:rsidR="005D1D01" w:rsidRDefault="005D1D01" w:rsidP="0008344C">
                              <w:pPr>
                                <w:pStyle w:val="NormalWeb"/>
                                <w:spacing w:before="0" w:beforeAutospacing="0" w:after="0" w:afterAutospacing="0"/>
                              </w:pPr>
                              <w:r>
                                <w:rPr>
                                  <w:rFonts w:ascii="Arial" w:eastAsia="MS Gothic" w:hAnsi="MS Gothic" w:cs="Times New Roman" w:hint="eastAsia"/>
                                  <w:i/>
                                  <w:iCs/>
                                  <w:kern w:val="2"/>
                                  <w:sz w:val="18"/>
                                  <w:szCs w:val="18"/>
                                </w:rPr>
                                <w:t xml:space="preserve">　　　</w:t>
                              </w:r>
                            </w:p>
                          </w:txbxContent>
                        </wps:txbx>
                        <wps:bodyPr rot="0" vert="horz" wrap="none" lIns="74295" tIns="8890" rIns="74295" bIns="8890" anchor="t" anchorCtr="0" upright="1">
                          <a:noAutofit/>
                        </wps:bodyPr>
                      </wps:wsp>
                      <wps:wsp>
                        <wps:cNvPr id="461" name="Text Box 33"/>
                        <wps:cNvSpPr txBox="1">
                          <a:spLocks noChangeArrowheads="1"/>
                        </wps:cNvSpPr>
                        <wps:spPr bwMode="auto">
                          <a:xfrm>
                            <a:off x="1592543" y="100722"/>
                            <a:ext cx="95567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3379A" w14:textId="77777777" w:rsidR="005D1D01" w:rsidRDefault="005D1D01" w:rsidP="0008344C">
                              <w:pPr>
                                <w:pStyle w:val="NormalWeb"/>
                                <w:spacing w:before="0" w:beforeAutospacing="0" w:after="0" w:afterAutospacing="0"/>
                                <w:jc w:val="center"/>
                              </w:pPr>
                              <w:r w:rsidRPr="007E00F8">
                                <w:rPr>
                                  <w:rFonts w:ascii="Arial" w:eastAsia="MS Gothic" w:hAnsi="Arial" w:cs="Times New Roman"/>
                                  <w:i/>
                                  <w:iCs/>
                                  <w:kern w:val="2"/>
                                  <w:sz w:val="18"/>
                                  <w:szCs w:val="18"/>
                                </w:rPr>
                                <w:t>Sub-component</w:t>
                              </w:r>
                              <w:r w:rsidRPr="007E00F8" w:rsidDel="007E00F8">
                                <w:rPr>
                                  <w:rFonts w:ascii="Arial" w:eastAsia="MS Gothic" w:hAnsi="Arial" w:cs="Times New Roman"/>
                                  <w:i/>
                                  <w:iCs/>
                                  <w:kern w:val="2"/>
                                  <w:sz w:val="18"/>
                                  <w:szCs w:val="18"/>
                                </w:rPr>
                                <w:t xml:space="preserve"> </w:t>
                              </w:r>
                            </w:p>
                          </w:txbxContent>
                        </wps:txbx>
                        <wps:bodyPr rot="0" vert="horz" wrap="none" lIns="74295" tIns="8890" rIns="74295" bIns="8890" anchor="t" anchorCtr="0" upright="1">
                          <a:spAutoFit/>
                        </wps:bodyPr>
                      </wps:wsp>
                      <wps:wsp>
                        <wps:cNvPr id="462" name="Rectangle 32"/>
                        <wps:cNvSpPr>
                          <a:spLocks noChangeArrowheads="1"/>
                        </wps:cNvSpPr>
                        <wps:spPr bwMode="auto">
                          <a:xfrm>
                            <a:off x="186823" y="118366"/>
                            <a:ext cx="276225" cy="163195"/>
                          </a:xfrm>
                          <a:prstGeom prst="rect">
                            <a:avLst/>
                          </a:prstGeom>
                          <a:solidFill>
                            <a:schemeClr val="bg1"/>
                          </a:solidFill>
                          <a:ln w="12700">
                            <a:solidFill>
                              <a:srgbClr val="000000"/>
                            </a:solidFill>
                            <a:miter lim="800000"/>
                            <a:headEnd/>
                            <a:tailEnd/>
                          </a:ln>
                        </wps:spPr>
                        <wps:txbx>
                          <w:txbxContent>
                            <w:p w14:paraId="2298EAA9" w14:textId="77777777" w:rsidR="005D1D01" w:rsidRDefault="005D1D01" w:rsidP="0008344C">
                              <w:pPr>
                                <w:pStyle w:val="NormalWeb"/>
                                <w:spacing w:before="0" w:beforeAutospacing="0" w:after="0" w:afterAutospacing="0"/>
                              </w:pPr>
                              <w:r>
                                <w:rPr>
                                  <w:rFonts w:ascii="Arial" w:eastAsia="MS Gothic" w:hAnsi="MS Gothic" w:cs="Times New Roman" w:hint="eastAsia"/>
                                  <w:i/>
                                  <w:iCs/>
                                  <w:kern w:val="2"/>
                                  <w:sz w:val="18"/>
                                  <w:szCs w:val="18"/>
                                </w:rPr>
                                <w:t xml:space="preserve">　　　</w:t>
                              </w:r>
                            </w:p>
                          </w:txbxContent>
                        </wps:txbx>
                        <wps:bodyPr rot="0" vert="horz" wrap="none" lIns="74295" tIns="8890" rIns="74295" bIns="8890" anchor="t" anchorCtr="0" upright="1">
                          <a:noAutofit/>
                        </wps:bodyPr>
                      </wps:wsp>
                      <wps:wsp>
                        <wps:cNvPr id="463" name="Text Box 33"/>
                        <wps:cNvSpPr txBox="1">
                          <a:spLocks noChangeArrowheads="1"/>
                        </wps:cNvSpPr>
                        <wps:spPr bwMode="auto">
                          <a:xfrm>
                            <a:off x="446132" y="111449"/>
                            <a:ext cx="73977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F1575" w14:textId="77777777" w:rsidR="005D1D01" w:rsidRPr="0054030C" w:rsidRDefault="005D1D01" w:rsidP="0008344C">
                              <w:pPr>
                                <w:pStyle w:val="NormalWeb"/>
                                <w:spacing w:before="0" w:beforeAutospacing="0" w:after="0" w:afterAutospacing="0"/>
                                <w:jc w:val="center"/>
                              </w:pPr>
                              <w:r w:rsidRPr="0054030C">
                                <w:rPr>
                                  <w:rFonts w:ascii="Arial" w:eastAsia="MS Gothic" w:hAnsi="Arial" w:cs="Times New Roman"/>
                                  <w:iCs/>
                                  <w:kern w:val="2"/>
                                  <w:sz w:val="18"/>
                                  <w:szCs w:val="18"/>
                                </w:rPr>
                                <w:t>Component</w:t>
                              </w:r>
                            </w:p>
                          </w:txbxContent>
                        </wps:txbx>
                        <wps:bodyPr rot="0" vert="horz" wrap="none" lIns="74295" tIns="8890" rIns="74295" bIns="8890" anchor="t" anchorCtr="0" upright="1">
                          <a:spAutoFit/>
                        </wps:bodyPr>
                      </wps:wsp>
                    </wpc:wpc>
                  </a:graphicData>
                </a:graphic>
              </wp:inline>
            </w:drawing>
          </mc:Choice>
          <mc:Fallback>
            <w:pict>
              <v:group w14:anchorId="00ABB566" id="キャンバス 24" o:spid="_x0000_s1026" editas="canvas" style="width:487.5pt;height:101.7pt;mso-position-horizontal-relative:char;mso-position-vertical-relative:line" coordsize="61912,12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">
                <v:shape id="_x0000_s1027" type="#_x0000_t75" style="position:absolute;width:61912;height:12909;visibility:visible;mso-wrap-style:square" filled="t" fillcolor="#f2f2f2">
                  <v:fill o:detectmouseclick="t"/>
                  <v:path o:connecttype="none"/>
                </v:shape>
                <v:shapetype id="_x0000_t32" coordsize="21600,21600" o:spt="32" o:oned="t" path="m,l21600,21600e" filled="f">
                  <v:path arrowok="t" fillok="f" o:connecttype="none"/>
                  <o:lock v:ext="edit" shapetype="t"/>
                </v:shapetype>
                <v:shape id="AutoShape 29" o:spid="_x0000_s1028" type="#_x0000_t32" style="position:absolute;left:1890;top:4411;width:3055;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">
                  <v:stroke dashstyle="dash" endarrow="open"/>
                </v:shape>
                <v:shapetype id="_x0000_t202" coordsize="21600,21600" o:spt="202" path="m,l,21600r21600,l21600,xe">
                  <v:stroke joinstyle="miter"/>
                  <v:path gradientshapeok="t" o:connecttype="rect"/>
                </v:shapetype>
                <v:shape id="Text Box 31" o:spid="_x0000_s1029" type="#_x0000_t202" style="position:absolute;left:4700;top:3561;width:6217;height:16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" filled="f" stroked="f">
                  <v:textbox style="mso-fit-shape-to-text:t" inset="5.85pt,.7pt,5.85pt,.7pt">
                    <w:txbxContent>
                      <w:p w14:paraId="372D69C8" w14:textId="77777777" w:rsidR="005D1D01" w:rsidRPr="00C71E9F" w:rsidRDefault="005D1D01" w:rsidP="0008344C">
                        <w:pPr>
                          <w:jc w:val="center"/>
                          <w:rPr>
                            <w:i/>
                          </w:rPr>
                        </w:pPr>
                        <w:r>
                          <w:rPr>
                            <w:i/>
                          </w:rPr>
                          <w:t>Inclusion</w:t>
                        </w:r>
                      </w:p>
                    </w:txbxContent>
                  </v:textbox>
                </v:shape>
                <v:rect id="Rectangle 46" o:spid="_x0000_s1030" style="position:absolute;left:1111;top:5998;width:3969;height:35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" filled="f" strokeweight="1pt">
                  <v:textbox inset="5.85pt,.7pt,5.85pt,.7pt">
                    <w:txbxContent>
                      <w:p w14:paraId="04A1F957" w14:textId="28F47B52" w:rsidR="005D1D01" w:rsidRPr="000858A3" w:rsidRDefault="005D1D01" w:rsidP="0008344C">
                        <w:pPr>
                          <w:jc w:val="center"/>
                          <w:rPr>
                            <w:i/>
                            <w:sz w:val="18"/>
                          </w:rPr>
                        </w:pPr>
                        <w:r>
                          <w:rPr>
                            <w:i/>
                            <w:sz w:val="18"/>
                          </w:rPr>
                          <w:t>init.c</w:t>
                        </w:r>
                      </w:p>
                    </w:txbxContent>
                  </v:textbox>
                </v:rect>
                <v:shape id="AutoShape 47" o:spid="_x0000_s1031" type="#_x0000_t32" style="position:absolute;left:5080;top:7737;width:5829;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">
                  <v:stroke dashstyle="dash" endarrow="open"/>
                </v:shape>
                <v:rect id="Rectangle 48" o:spid="_x0000_s1032" style="position:absolute;left:10909;top:5998;width:4032;height:34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" filled="f" strokeweight="1pt">
                  <v:textbox inset="5.85pt,.7pt,5.85pt,.7pt">
                    <w:txbxContent>
                      <w:p w14:paraId="430651FC" w14:textId="3BF5FE30" w:rsidR="005D1D01" w:rsidRPr="000858A3" w:rsidRDefault="005D1D01" w:rsidP="0008344C">
                        <w:pPr>
                          <w:jc w:val="center"/>
                          <w:rPr>
                            <w:i/>
                            <w:sz w:val="18"/>
                          </w:rPr>
                        </w:pPr>
                        <w:r>
                          <w:rPr>
                            <w:i/>
                            <w:sz w:val="18"/>
                          </w:rPr>
                          <w:t>init.h</w:t>
                        </w:r>
                      </w:p>
                    </w:txbxContent>
                  </v:textbox>
                </v:rect>
                <v:shape id="Text Box 49" o:spid="_x0000_s1033" type="#_x0000_t202" style="position:absolute;left:19392;top:5992;width:30900;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" filled="f" stroked="f">
                  <v:textbox style="mso-fit-shape-to-text:t" inset="5.85pt,.7pt,5.85pt,.7pt">
                    <w:txbxContent>
                      <w:p w14:paraId="64840477" w14:textId="1A10DAFF" w:rsidR="005D1D01" w:rsidRDefault="005D1D01" w:rsidP="0008344C">
                        <w:pPr>
                          <w:rPr>
                            <w:i/>
                          </w:rPr>
                        </w:pPr>
                        <w:r>
                          <w:rPr>
                            <w:i/>
                          </w:rPr>
                          <w:t xml:space="preserve">init c source includes init C header </w:t>
                        </w:r>
                      </w:p>
                      <w:p w14:paraId="37AC33DB" w14:textId="0B9E357B" w:rsidR="005D1D01" w:rsidRPr="00C71E9F" w:rsidRDefault="005D1D01" w:rsidP="0008344C">
                        <w:pPr>
                          <w:rPr>
                            <w:i/>
                          </w:rPr>
                        </w:pPr>
                        <w:r>
                          <w:rPr>
                            <w:i/>
                          </w:rPr>
                          <w:t>e.g.) in init.c #include “init.h”</w:t>
                        </w:r>
                      </w:p>
                    </w:txbxContent>
                  </v:textbox>
                </v:shape>
                <v:rect id="Rectangle 32" o:spid="_x0000_s1034" style="position:absolute;left:41995;top:1115;width:2762;height:18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" fillcolor="#ffc" strokeweight="1pt">
                  <v:textbox inset="5.85pt,.7pt,5.85pt,.7pt">
                    <w:txbxContent>
                      <w:p w14:paraId="644E1E3D" w14:textId="77777777" w:rsidR="005D1D01" w:rsidRPr="007F34C5" w:rsidRDefault="005D1D01" w:rsidP="0008344C">
                        <w:pPr>
                          <w:pStyle w:val="NormalWeb"/>
                          <w:spacing w:before="0" w:beforeAutospacing="0" w:after="0" w:afterAutospacing="0"/>
                          <w:ind w:firstLineChars="50" w:firstLine="90"/>
                          <w:rPr>
                            <w:rFonts w:ascii="Arial" w:eastAsia="MS Gothic" w:hAnsi="Arial" w:cs="Times New Roman"/>
                            <w:i/>
                            <w:iCs/>
                            <w:kern w:val="2"/>
                            <w:sz w:val="18"/>
                            <w:szCs w:val="18"/>
                          </w:rPr>
                        </w:pPr>
                        <w:r>
                          <w:rPr>
                            <w:rFonts w:ascii="Arial" w:eastAsia="MS Gothic" w:hAnsi="Arial" w:cs="Times New Roman"/>
                            <w:i/>
                            <w:iCs/>
                            <w:kern w:val="2"/>
                            <w:sz w:val="18"/>
                            <w:szCs w:val="18"/>
                          </w:rPr>
                          <w:t xml:space="preserve">  </w:t>
                        </w:r>
                        <w:r>
                          <w:rPr>
                            <w:rFonts w:ascii="Arial" w:eastAsia="MS Gothic" w:hAnsi="Arial" w:cs="Times New Roman" w:hint="eastAsia"/>
                            <w:i/>
                            <w:iCs/>
                            <w:kern w:val="2"/>
                            <w:sz w:val="18"/>
                            <w:szCs w:val="18"/>
                          </w:rPr>
                          <w:t xml:space="preserve">　</w:t>
                        </w:r>
                      </w:p>
                    </w:txbxContent>
                  </v:textbox>
                </v:rect>
                <v:rect id="Rectangle 32" o:spid="_x0000_s1035" style="position:absolute;left:27454;top:1115;width:2762;height:1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" fillcolor="#0c9" strokeweight="1pt">
                  <v:textbox inset="5.85pt,.7pt,5.85pt,.7pt">
                    <w:txbxContent>
                      <w:p w14:paraId="23EB0784" w14:textId="77777777" w:rsidR="005D1D01" w:rsidRPr="007F34C5" w:rsidRDefault="005D1D01" w:rsidP="0008344C">
                        <w:pPr>
                          <w:pStyle w:val="NormalWeb"/>
                          <w:spacing w:before="0" w:beforeAutospacing="0" w:after="0" w:afterAutospacing="0"/>
                          <w:rPr>
                            <w:rFonts w:ascii="Arial" w:eastAsia="MS Gothic" w:hAnsi="Arial" w:cs="Times New Roman"/>
                            <w:i/>
                            <w:iCs/>
                            <w:kern w:val="2"/>
                            <w:sz w:val="18"/>
                            <w:szCs w:val="18"/>
                          </w:rPr>
                        </w:pPr>
                        <w:r>
                          <w:rPr>
                            <w:rFonts w:ascii="Arial" w:eastAsia="MS Gothic" w:hAnsi="Arial" w:cs="Times New Roman"/>
                            <w:i/>
                            <w:iCs/>
                            <w:kern w:val="2"/>
                            <w:sz w:val="18"/>
                            <w:szCs w:val="18"/>
                          </w:rPr>
                          <w:t xml:space="preserve">　　　</w:t>
                        </w:r>
                      </w:p>
                    </w:txbxContent>
                  </v:textbox>
                </v:rect>
                <v:shape id="Text Box 33" o:spid="_x0000_s1036" type="#_x0000_t202" style="position:absolute;left:30346;top:1119;width:10046;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" filled="f" stroked="f">
                  <v:textbox style="mso-fit-shape-to-text:t" inset="5.85pt,.7pt,5.85pt,.7pt">
                    <w:txbxContent>
                      <w:p w14:paraId="0A8C2860" w14:textId="4DCA149D" w:rsidR="005D1D01" w:rsidRPr="00C71E9F" w:rsidRDefault="005D1D01" w:rsidP="0008344C">
                        <w:pPr>
                          <w:jc w:val="center"/>
                          <w:rPr>
                            <w:i/>
                          </w:rPr>
                        </w:pPr>
                        <w:r>
                          <w:rPr>
                            <w:i/>
                            <w:iCs/>
                            <w:sz w:val="18"/>
                            <w:szCs w:val="18"/>
                          </w:rPr>
                          <w:t>Non-</w:t>
                        </w:r>
                        <w:r>
                          <w:rPr>
                            <w:rFonts w:hint="eastAsia"/>
                            <w:i/>
                            <w:iCs/>
                            <w:sz w:val="18"/>
                            <w:szCs w:val="18"/>
                          </w:rPr>
                          <w:t>Safety related</w:t>
                        </w:r>
                      </w:p>
                    </w:txbxContent>
                  </v:textbox>
                </v:shape>
                <v:shape id="Text Box 33" o:spid="_x0000_s1037" type="#_x0000_t202" style="position:absolute;left:45544;top:1112;width:7759;height:1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" filled="f" stroked="f">
                  <v:textbox style="mso-fit-shape-to-text:t" inset="5.85pt,.7pt,5.85pt,.7pt">
                    <w:txbxContent>
                      <w:p w14:paraId="3DF5A10C" w14:textId="756F907E" w:rsidR="005D1D01" w:rsidRPr="00C71E9F" w:rsidRDefault="005D1D01" w:rsidP="0008344C">
                        <w:pPr>
                          <w:jc w:val="center"/>
                          <w:rPr>
                            <w:i/>
                          </w:rPr>
                        </w:pPr>
                        <w:r>
                          <w:rPr>
                            <w:rFonts w:hint="eastAsia"/>
                            <w:i/>
                            <w:iCs/>
                            <w:sz w:val="18"/>
                            <w:szCs w:val="18"/>
                          </w:rPr>
                          <w:t>Safety related</w:t>
                        </w:r>
                      </w:p>
                    </w:txbxContent>
                  </v:textbox>
                </v:shape>
                <v:rect id="Rectangle 32" o:spid="_x0000_s1038" style="position:absolute;left:13059;top:1121;width:2762;height:1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" fillcolor="#ffc000" strokeweight="1pt">
                  <v:textbox inset="5.85pt,.7pt,5.85pt,.7pt">
                    <w:txbxContent>
                      <w:p w14:paraId="13302FB7" w14:textId="77777777" w:rsidR="005D1D01" w:rsidRDefault="005D1D01" w:rsidP="0008344C">
                        <w:pPr>
                          <w:pStyle w:val="NormalWeb"/>
                          <w:spacing w:before="0" w:beforeAutospacing="0" w:after="0" w:afterAutospacing="0"/>
                        </w:pPr>
                        <w:r>
                          <w:rPr>
                            <w:rFonts w:ascii="Arial" w:eastAsia="MS Gothic" w:hAnsi="MS Gothic" w:cs="Times New Roman" w:hint="eastAsia"/>
                            <w:i/>
                            <w:iCs/>
                            <w:kern w:val="2"/>
                            <w:sz w:val="18"/>
                            <w:szCs w:val="18"/>
                          </w:rPr>
                          <w:t xml:space="preserve">　　　</w:t>
                        </w:r>
                      </w:p>
                    </w:txbxContent>
                  </v:textbox>
                </v:rect>
                <v:shape id="Text Box 33" o:spid="_x0000_s1039" type="#_x0000_t202" style="position:absolute;left:15925;top:1007;width:9557;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" filled="f" stroked="f">
                  <v:textbox style="mso-fit-shape-to-text:t" inset="5.85pt,.7pt,5.85pt,.7pt">
                    <w:txbxContent>
                      <w:p w14:paraId="3AA3379A" w14:textId="77777777" w:rsidR="005D1D01" w:rsidRDefault="005D1D01" w:rsidP="0008344C">
                        <w:pPr>
                          <w:pStyle w:val="NormalWeb"/>
                          <w:spacing w:before="0" w:beforeAutospacing="0" w:after="0" w:afterAutospacing="0"/>
                          <w:jc w:val="center"/>
                        </w:pPr>
                        <w:r w:rsidRPr="007E00F8">
                          <w:rPr>
                            <w:rFonts w:ascii="Arial" w:eastAsia="MS Gothic" w:hAnsi="Arial" w:cs="Times New Roman"/>
                            <w:i/>
                            <w:iCs/>
                            <w:kern w:val="2"/>
                            <w:sz w:val="18"/>
                            <w:szCs w:val="18"/>
                          </w:rPr>
                          <w:t>Sub-component</w:t>
                        </w:r>
                        <w:r w:rsidRPr="007E00F8" w:rsidDel="007E00F8">
                          <w:rPr>
                            <w:rFonts w:ascii="Arial" w:eastAsia="MS Gothic" w:hAnsi="Arial" w:cs="Times New Roman"/>
                            <w:i/>
                            <w:iCs/>
                            <w:kern w:val="2"/>
                            <w:sz w:val="18"/>
                            <w:szCs w:val="18"/>
                          </w:rPr>
                          <w:t xml:space="preserve"> </w:t>
                        </w:r>
                      </w:p>
                    </w:txbxContent>
                  </v:textbox>
                </v:shape>
                <v:rect id="Rectangle 32" o:spid="_x0000_s1040" style="position:absolute;left:1868;top:1183;width:2762;height:1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" fillcolor="white [3212]" strokeweight="1pt">
                  <v:textbox inset="5.85pt,.7pt,5.85pt,.7pt">
                    <w:txbxContent>
                      <w:p w14:paraId="2298EAA9" w14:textId="77777777" w:rsidR="005D1D01" w:rsidRDefault="005D1D01" w:rsidP="0008344C">
                        <w:pPr>
                          <w:pStyle w:val="NormalWeb"/>
                          <w:spacing w:before="0" w:beforeAutospacing="0" w:after="0" w:afterAutospacing="0"/>
                        </w:pPr>
                        <w:r>
                          <w:rPr>
                            <w:rFonts w:ascii="Arial" w:eastAsia="MS Gothic" w:hAnsi="MS Gothic" w:cs="Times New Roman" w:hint="eastAsia"/>
                            <w:i/>
                            <w:iCs/>
                            <w:kern w:val="2"/>
                            <w:sz w:val="18"/>
                            <w:szCs w:val="18"/>
                          </w:rPr>
                          <w:t xml:space="preserve">　　　</w:t>
                        </w:r>
                      </w:p>
                    </w:txbxContent>
                  </v:textbox>
                </v:rect>
                <v:shape id="Text Box 33" o:spid="_x0000_s1041" type="#_x0000_t202" style="position:absolute;left:4461;top:1114;width:7398;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" filled="f" stroked="f">
                  <v:textbox style="mso-fit-shape-to-text:t" inset="5.85pt,.7pt,5.85pt,.7pt">
                    <w:txbxContent>
                      <w:p w14:paraId="5F6F1575" w14:textId="77777777" w:rsidR="005D1D01" w:rsidRPr="0054030C" w:rsidRDefault="005D1D01" w:rsidP="0008344C">
                        <w:pPr>
                          <w:pStyle w:val="NormalWeb"/>
                          <w:spacing w:before="0" w:beforeAutospacing="0" w:after="0" w:afterAutospacing="0"/>
                          <w:jc w:val="center"/>
                        </w:pPr>
                        <w:r w:rsidRPr="0054030C">
                          <w:rPr>
                            <w:rFonts w:ascii="Arial" w:eastAsia="MS Gothic" w:hAnsi="Arial" w:cs="Times New Roman"/>
                            <w:iCs/>
                            <w:kern w:val="2"/>
                            <w:sz w:val="18"/>
                            <w:szCs w:val="18"/>
                          </w:rPr>
                          <w:t>Component</w:t>
                        </w:r>
                      </w:p>
                    </w:txbxContent>
                  </v:textbox>
                </v:shape>
                <w10:anchorlock/>
              </v:group>
            </w:pict>
          </mc:Fallback>
        </mc:AlternateContent>
      </w:r>
    </w:p>
    <w:p w14:paraId="333496D3" w14:textId="78F6A355" w:rsidR="00484AF7" w:rsidRDefault="00565682" w:rsidP="0091625C">
      <w:pPr>
        <w:rPr>
          <w:rFonts w:eastAsia="Meiryo UI" w:cs="Arial"/>
          <w:b/>
          <w:szCs w:val="21"/>
          <w:lang w:val="en-GB"/>
        </w:rPr>
      </w:pPr>
      <w:r>
        <w:rPr>
          <w:rFonts w:eastAsia="Meiryo UI" w:cs="Arial"/>
          <w:b/>
          <w:noProof/>
          <w:szCs w:val="21"/>
          <w:lang w:val="en-GB"/>
        </w:rPr>
        <w:drawing>
          <wp:inline distT="0" distB="0" distL="0" distR="0" wp14:anchorId="59E5E697" wp14:editId="0A28EAC5">
            <wp:extent cx="6369025" cy="2917901"/>
            <wp:effectExtent l="0" t="0" r="0" b="0"/>
            <wp:docPr id="8778081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94984" cy="2929794"/>
                    </a:xfrm>
                    <a:prstGeom prst="rect">
                      <a:avLst/>
                    </a:prstGeom>
                    <a:noFill/>
                  </pic:spPr>
                </pic:pic>
              </a:graphicData>
            </a:graphic>
          </wp:inline>
        </w:drawing>
      </w:r>
    </w:p>
    <w:p w14:paraId="163AD717" w14:textId="329E7415" w:rsidR="0008344C" w:rsidRPr="003618DA" w:rsidRDefault="0008344C" w:rsidP="00E10491">
      <w:pPr>
        <w:pStyle w:val="Caption"/>
      </w:pPr>
      <w:r w:rsidRPr="003618DA">
        <w:t xml:space="preserve">Figure </w:t>
      </w:r>
      <w:r w:rsidR="009D560C">
        <w:fldChar w:fldCharType="begin"/>
      </w:r>
      <w:r w:rsidR="009D560C">
        <w:instrText xml:space="preserve"> STYLEREF 1 \s </w:instrText>
      </w:r>
      <w:r w:rsidR="009D560C">
        <w:fldChar w:fldCharType="separate"/>
      </w:r>
      <w:r w:rsidR="009D560C">
        <w:rPr>
          <w:noProof/>
        </w:rPr>
        <w:t>4</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1</w:t>
      </w:r>
      <w:r w:rsidR="009D560C">
        <w:rPr>
          <w:noProof/>
        </w:rPr>
        <w:fldChar w:fldCharType="end"/>
      </w:r>
      <w:r w:rsidRPr="003618DA">
        <w:t>: File Structure</w:t>
      </w:r>
    </w:p>
    <w:p w14:paraId="26F3C1A2" w14:textId="77777777" w:rsidR="00DE59DE" w:rsidRPr="003618DA" w:rsidRDefault="00DE59DE" w:rsidP="00DE59DE">
      <w:pPr>
        <w:pStyle w:val="RefIDs"/>
      </w:pPr>
      <w:r w:rsidRPr="0082233B">
        <w:rPr>
          <w:rFonts w:eastAsia="Meiryo UI"/>
        </w:rPr>
        <w:t>[Covers: req-8552172-0052799</w:t>
      </w:r>
      <w:r>
        <w:rPr>
          <w:rFonts w:eastAsia="Meiryo UI"/>
        </w:rPr>
        <w:t>2</w:t>
      </w:r>
      <w:r w:rsidRPr="0082233B">
        <w:rPr>
          <w:rFonts w:eastAsia="Meiryo UI"/>
        </w:rPr>
        <w:t>]</w:t>
      </w:r>
    </w:p>
    <w:p w14:paraId="70582BAB" w14:textId="77777777" w:rsidR="00DE59DE" w:rsidRDefault="00DE59DE" w:rsidP="00DE59DE">
      <w:pPr>
        <w:pStyle w:val="RefIDs"/>
        <w:rPr>
          <w:rFonts w:eastAsia="Meiryo UI"/>
        </w:rPr>
      </w:pPr>
      <w:r w:rsidRPr="0082233B">
        <w:rPr>
          <w:rFonts w:eastAsia="Meiryo UI"/>
        </w:rPr>
        <w:t xml:space="preserve">[Covers: </w:t>
      </w:r>
      <w:r w:rsidRPr="005774A7">
        <w:rPr>
          <w:rFonts w:eastAsia="Meiryo UI"/>
        </w:rPr>
        <w:t>req-8552172-00527985</w:t>
      </w:r>
      <w:r w:rsidRPr="0082233B">
        <w:rPr>
          <w:rFonts w:eastAsia="Meiryo UI"/>
        </w:rPr>
        <w:t>]</w:t>
      </w:r>
    </w:p>
    <w:p w14:paraId="01903014" w14:textId="77777777" w:rsidR="00DE59DE" w:rsidRDefault="00DE59DE" w:rsidP="00DE59DE">
      <w:pPr>
        <w:pStyle w:val="RefIDs"/>
        <w:rPr>
          <w:rFonts w:eastAsia="Meiryo UI"/>
        </w:rPr>
      </w:pPr>
      <w:r w:rsidRPr="0082233B">
        <w:rPr>
          <w:rFonts w:eastAsia="Meiryo UI"/>
        </w:rPr>
        <w:t xml:space="preserve">[Covers: </w:t>
      </w:r>
      <w:r w:rsidRPr="005774A7">
        <w:rPr>
          <w:rFonts w:eastAsia="Meiryo UI"/>
        </w:rPr>
        <w:t>req-8552172-0052798</w:t>
      </w:r>
      <w:r>
        <w:rPr>
          <w:rFonts w:eastAsia="Meiryo UI"/>
        </w:rPr>
        <w:t>6</w:t>
      </w:r>
      <w:r w:rsidRPr="0082233B">
        <w:rPr>
          <w:rFonts w:eastAsia="Meiryo UI"/>
        </w:rPr>
        <w:t>]</w:t>
      </w:r>
    </w:p>
    <w:p w14:paraId="602A30A5" w14:textId="136C5FD8" w:rsidR="0008344C" w:rsidRPr="00980005" w:rsidRDefault="0008344C" w:rsidP="00032018">
      <w:pPr>
        <w:spacing w:after="120"/>
        <w:rPr>
          <w:lang w:val="en-GB"/>
        </w:rPr>
      </w:pPr>
      <w:r w:rsidRPr="00980005">
        <w:rPr>
          <w:lang w:val="en-GB"/>
        </w:rPr>
        <w:t xml:space="preserve">The source of </w:t>
      </w:r>
      <w:r w:rsidR="0045362C">
        <w:rPr>
          <w:lang w:val="en-GB"/>
        </w:rPr>
        <w:t>Protocol Conversion</w:t>
      </w:r>
      <w:r w:rsidRPr="00980005">
        <w:rPr>
          <w:lang w:val="en-GB"/>
        </w:rPr>
        <w:t xml:space="preserve"> consists of the following module</w:t>
      </w:r>
      <w:r w:rsidR="00EF4C49">
        <w:rPr>
          <w:lang w:val="en-GB"/>
        </w:rPr>
        <w:t>s</w:t>
      </w:r>
      <w:r w:rsidRPr="00980005">
        <w:rPr>
          <w:lang w:val="en-GB"/>
        </w:rPr>
        <w:t>.</w:t>
      </w:r>
    </w:p>
    <w:p w14:paraId="4D990787" w14:textId="0C14D0BF" w:rsidR="0008344C" w:rsidRPr="00980005" w:rsidRDefault="0008344C" w:rsidP="00032018">
      <w:pPr>
        <w:spacing w:after="120"/>
        <w:rPr>
          <w:lang w:val="en-GB"/>
        </w:rPr>
      </w:pPr>
      <w:r w:rsidRPr="00980005">
        <w:rPr>
          <w:lang w:val="en-GB"/>
        </w:rPr>
        <w:lastRenderedPageBreak/>
        <w:t>Module</w:t>
      </w:r>
      <w:r w:rsidR="00EF4C49">
        <w:rPr>
          <w:lang w:val="en-GB"/>
        </w:rPr>
        <w:t>s</w:t>
      </w:r>
      <w:r w:rsidRPr="00980005">
        <w:rPr>
          <w:lang w:val="en-GB"/>
        </w:rPr>
        <w:t xml:space="preserve"> are an abbreviation for Functions that constitute </w:t>
      </w:r>
      <w:r w:rsidR="0045362C">
        <w:rPr>
          <w:lang w:val="en-GB"/>
        </w:rPr>
        <w:t>Protocol Conversion</w:t>
      </w:r>
      <w:r w:rsidRPr="00980005">
        <w:rPr>
          <w:lang w:val="en-GB"/>
        </w:rPr>
        <w:t xml:space="preserve"> that are arbitrarily divided.</w:t>
      </w:r>
    </w:p>
    <w:p w14:paraId="7EBBDB6F" w14:textId="5949F107" w:rsidR="0008344C" w:rsidRPr="00CF5BAC" w:rsidRDefault="00586C7C" w:rsidP="00E10491">
      <w:pPr>
        <w:pStyle w:val="Caption"/>
      </w:pPr>
      <w:bookmarkStart w:id="394" w:name="_Ref141451899"/>
      <w:r>
        <w:br w:type="column"/>
      </w:r>
      <w:bookmarkStart w:id="395" w:name="_Ref193896505"/>
      <w:r w:rsidR="0008344C" w:rsidRPr="00CF5BAC">
        <w:lastRenderedPageBreak/>
        <w:t xml:space="preserve">Table </w:t>
      </w:r>
      <w:r w:rsidR="009D560C">
        <w:fldChar w:fldCharType="begin"/>
      </w:r>
      <w:r w:rsidR="009D560C">
        <w:instrText xml:space="preserve"> STYLEREF 1 \s </w:instrText>
      </w:r>
      <w:r w:rsidR="009D560C">
        <w:fldChar w:fldCharType="separate"/>
      </w:r>
      <w:r w:rsidR="009D560C">
        <w:rPr>
          <w:noProof/>
        </w:rPr>
        <w:t>4</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1</w:t>
      </w:r>
      <w:r w:rsidR="009D560C">
        <w:rPr>
          <w:noProof/>
        </w:rPr>
        <w:fldChar w:fldCharType="end"/>
      </w:r>
      <w:bookmarkEnd w:id="395"/>
      <w:r w:rsidR="0008344C" w:rsidRPr="00CF5BAC">
        <w:t>: Module List</w:t>
      </w:r>
      <w:bookmarkEnd w:id="394"/>
    </w:p>
    <w:tbl>
      <w:tblPr>
        <w:tblStyle w:val="TableGrid"/>
        <w:tblW w:w="5000" w:type="pct"/>
        <w:jc w:val="center"/>
        <w:tblLayout w:type="fixed"/>
        <w:tblLook w:val="04A0" w:firstRow="1" w:lastRow="0" w:firstColumn="1" w:lastColumn="0" w:noHBand="0" w:noVBand="1"/>
      </w:tblPr>
      <w:tblGrid>
        <w:gridCol w:w="976"/>
        <w:gridCol w:w="1664"/>
        <w:gridCol w:w="2167"/>
        <w:gridCol w:w="1661"/>
        <w:gridCol w:w="3563"/>
      </w:tblGrid>
      <w:tr w:rsidR="00C714E1" w:rsidRPr="00C714E1" w14:paraId="1AA6E4C0" w14:textId="77777777" w:rsidTr="00032018">
        <w:trPr>
          <w:trHeight w:val="397"/>
          <w:jc w:val="center"/>
        </w:trPr>
        <w:tc>
          <w:tcPr>
            <w:tcW w:w="486" w:type="pct"/>
            <w:shd w:val="clear" w:color="auto" w:fill="D9D9D9" w:themeFill="background1" w:themeFillShade="D9"/>
          </w:tcPr>
          <w:p w14:paraId="07DE38A7" w14:textId="77777777" w:rsidR="0008344C" w:rsidRPr="00CF5BAC" w:rsidRDefault="0008344C" w:rsidP="000D256D">
            <w:pPr>
              <w:jc w:val="left"/>
              <w:rPr>
                <w:rStyle w:val="Strong"/>
              </w:rPr>
            </w:pPr>
            <w:r w:rsidRPr="00CF5BAC">
              <w:rPr>
                <w:rStyle w:val="Strong"/>
                <w:rFonts w:hint="eastAsia"/>
              </w:rPr>
              <w:t>No.</w:t>
            </w:r>
          </w:p>
        </w:tc>
        <w:tc>
          <w:tcPr>
            <w:tcW w:w="829" w:type="pct"/>
            <w:shd w:val="clear" w:color="auto" w:fill="D9D9D9" w:themeFill="background1" w:themeFillShade="D9"/>
          </w:tcPr>
          <w:p w14:paraId="73300481" w14:textId="77777777" w:rsidR="0008344C" w:rsidRPr="00CF5BAC" w:rsidRDefault="0008344C" w:rsidP="00220AA3">
            <w:pPr>
              <w:jc w:val="left"/>
              <w:rPr>
                <w:rStyle w:val="Strong"/>
              </w:rPr>
            </w:pPr>
            <w:r w:rsidRPr="00CF5BAC">
              <w:rPr>
                <w:rStyle w:val="Strong"/>
                <w:rFonts w:hint="eastAsia"/>
              </w:rPr>
              <w:t>Module</w:t>
            </w:r>
          </w:p>
        </w:tc>
        <w:tc>
          <w:tcPr>
            <w:tcW w:w="1080" w:type="pct"/>
            <w:shd w:val="clear" w:color="auto" w:fill="D9D9D9" w:themeFill="background1" w:themeFillShade="D9"/>
          </w:tcPr>
          <w:p w14:paraId="1429BEA7" w14:textId="77777777" w:rsidR="0008344C" w:rsidRPr="00CF5BAC" w:rsidRDefault="0008344C" w:rsidP="00220AA3">
            <w:pPr>
              <w:jc w:val="left"/>
              <w:rPr>
                <w:rStyle w:val="Strong"/>
              </w:rPr>
            </w:pPr>
            <w:r w:rsidRPr="00CF5BAC">
              <w:rPr>
                <w:rStyle w:val="Strong"/>
              </w:rPr>
              <w:t>Function</w:t>
            </w:r>
          </w:p>
        </w:tc>
        <w:tc>
          <w:tcPr>
            <w:tcW w:w="828" w:type="pct"/>
            <w:shd w:val="clear" w:color="auto" w:fill="D9D9D9" w:themeFill="background1" w:themeFillShade="D9"/>
          </w:tcPr>
          <w:p w14:paraId="2083D4D3" w14:textId="77777777" w:rsidR="0008344C" w:rsidRPr="00CF5BAC" w:rsidRDefault="0008344C" w:rsidP="00220AA3">
            <w:pPr>
              <w:jc w:val="left"/>
              <w:rPr>
                <w:rStyle w:val="Strong"/>
              </w:rPr>
            </w:pPr>
            <w:r w:rsidRPr="00CF5BAC">
              <w:rPr>
                <w:rStyle w:val="Strong"/>
              </w:rPr>
              <w:t>Sub-component</w:t>
            </w:r>
          </w:p>
        </w:tc>
        <w:tc>
          <w:tcPr>
            <w:tcW w:w="1776" w:type="pct"/>
            <w:shd w:val="clear" w:color="auto" w:fill="D9D9D9" w:themeFill="background1" w:themeFillShade="D9"/>
          </w:tcPr>
          <w:p w14:paraId="7C88796A" w14:textId="77777777" w:rsidR="0008344C" w:rsidRPr="00CF5BAC" w:rsidRDefault="0008344C" w:rsidP="00220AA3">
            <w:pPr>
              <w:jc w:val="left"/>
              <w:rPr>
                <w:rStyle w:val="Strong"/>
              </w:rPr>
            </w:pPr>
            <w:r w:rsidRPr="00CF5BAC">
              <w:rPr>
                <w:rStyle w:val="Strong"/>
              </w:rPr>
              <w:t>D</w:t>
            </w:r>
            <w:r w:rsidRPr="00CF5BAC">
              <w:rPr>
                <w:rStyle w:val="Strong"/>
                <w:rFonts w:hint="eastAsia"/>
              </w:rPr>
              <w:t>escription</w:t>
            </w:r>
          </w:p>
        </w:tc>
      </w:tr>
      <w:tr w:rsidR="00CF5BAC" w:rsidRPr="00146600" w14:paraId="3E0054D2" w14:textId="77777777" w:rsidTr="00032018">
        <w:trPr>
          <w:trHeight w:val="433"/>
          <w:jc w:val="center"/>
        </w:trPr>
        <w:tc>
          <w:tcPr>
            <w:tcW w:w="486" w:type="pct"/>
          </w:tcPr>
          <w:p w14:paraId="06ED521D" w14:textId="30F0E77F" w:rsidR="00CF5BAC" w:rsidRPr="00CF5BAC" w:rsidRDefault="00CF5BAC" w:rsidP="00032018">
            <w:pPr>
              <w:pStyle w:val="a1"/>
              <w:spacing w:before="0" w:after="0"/>
              <w:jc w:val="left"/>
            </w:pPr>
            <w:r w:rsidRPr="00CF5BAC">
              <w:t>(</w:t>
            </w:r>
            <w:r w:rsidR="003F5332">
              <w:rPr>
                <w:lang w:val="en-US"/>
              </w:rPr>
              <w:t>1</w:t>
            </w:r>
            <w:r w:rsidRPr="00CF5BAC">
              <w:t>)</w:t>
            </w:r>
          </w:p>
        </w:tc>
        <w:tc>
          <w:tcPr>
            <w:tcW w:w="829" w:type="pct"/>
          </w:tcPr>
          <w:p w14:paraId="5973DBA1" w14:textId="0019B5B5" w:rsidR="00CF5BAC" w:rsidRPr="00CF5BAC" w:rsidRDefault="00CF5BAC" w:rsidP="00032018">
            <w:pPr>
              <w:pStyle w:val="a1"/>
              <w:spacing w:before="0" w:after="0"/>
              <w:jc w:val="left"/>
            </w:pPr>
            <w:r w:rsidRPr="00CF5BAC">
              <w:t>- (interface)</w:t>
            </w:r>
          </w:p>
        </w:tc>
        <w:tc>
          <w:tcPr>
            <w:tcW w:w="1080" w:type="pct"/>
          </w:tcPr>
          <w:p w14:paraId="4CBD9910" w14:textId="25668868" w:rsidR="00CF5BAC" w:rsidRPr="00CF5BAC" w:rsidRDefault="0045362C" w:rsidP="00032018">
            <w:pPr>
              <w:pStyle w:val="a1"/>
              <w:spacing w:before="0" w:after="0"/>
              <w:jc w:val="left"/>
            </w:pPr>
            <w:r>
              <w:t>Protocol Conversion</w:t>
            </w:r>
            <w:r w:rsidR="00CF5BAC" w:rsidRPr="00CF5BAC">
              <w:t xml:space="preserve"> Interface</w:t>
            </w:r>
          </w:p>
        </w:tc>
        <w:tc>
          <w:tcPr>
            <w:tcW w:w="828" w:type="pct"/>
          </w:tcPr>
          <w:p w14:paraId="20A5D208" w14:textId="6985218C" w:rsidR="00CF5BAC" w:rsidRPr="00CF5BAC" w:rsidRDefault="00CF5BAC" w:rsidP="00032018">
            <w:pPr>
              <w:pStyle w:val="a1"/>
              <w:spacing w:before="0" w:after="0"/>
              <w:jc w:val="left"/>
            </w:pPr>
            <w:r w:rsidRPr="00CF5BAC">
              <w:t>-</w:t>
            </w:r>
          </w:p>
        </w:tc>
        <w:tc>
          <w:tcPr>
            <w:tcW w:w="1776" w:type="pct"/>
          </w:tcPr>
          <w:p w14:paraId="147740DF" w14:textId="3321145A" w:rsidR="00CF5BAC" w:rsidRPr="00CF5BAC" w:rsidRDefault="00CF5BAC" w:rsidP="00032018">
            <w:pPr>
              <w:pStyle w:val="a1"/>
              <w:spacing w:before="0" w:after="0"/>
              <w:jc w:val="left"/>
            </w:pPr>
            <w:r w:rsidRPr="00CF5BAC">
              <w:t xml:space="preserve">It provides </w:t>
            </w:r>
            <w:r w:rsidR="003F5332">
              <w:rPr>
                <w:lang w:val="en-US"/>
              </w:rPr>
              <w:t xml:space="preserve">DET code error, service IDs of functions, </w:t>
            </w:r>
            <w:r w:rsidRPr="00CF5BAC">
              <w:t xml:space="preserve">the </w:t>
            </w:r>
            <w:r w:rsidR="0045362C">
              <w:t>Protocol Conversion</w:t>
            </w:r>
            <w:r w:rsidRPr="00CF5BAC">
              <w:t xml:space="preserve"> Interface, type definitions, and </w:t>
            </w:r>
            <w:r w:rsidR="009659E1">
              <w:rPr>
                <w:lang w:val="en-US"/>
              </w:rPr>
              <w:t>included header files from the upper layer</w:t>
            </w:r>
            <w:r w:rsidRPr="00CF5BAC">
              <w:t>.</w:t>
            </w:r>
          </w:p>
        </w:tc>
      </w:tr>
      <w:tr w:rsidR="00CF5BAC" w:rsidRPr="00146600" w14:paraId="341DFE87" w14:textId="77777777" w:rsidTr="00032018">
        <w:trPr>
          <w:trHeight w:val="567"/>
          <w:jc w:val="center"/>
        </w:trPr>
        <w:tc>
          <w:tcPr>
            <w:tcW w:w="486" w:type="pct"/>
          </w:tcPr>
          <w:p w14:paraId="2DC2E3C4" w14:textId="56C3B1C1" w:rsidR="00CF5BAC" w:rsidRPr="00CF5BAC" w:rsidRDefault="00CF5BAC" w:rsidP="00032018">
            <w:pPr>
              <w:pStyle w:val="a1"/>
              <w:spacing w:before="0" w:after="0"/>
              <w:jc w:val="left"/>
            </w:pPr>
            <w:r w:rsidRPr="00CF5BAC">
              <w:t>(</w:t>
            </w:r>
            <w:r w:rsidR="003F5332">
              <w:rPr>
                <w:lang w:val="en-US"/>
              </w:rPr>
              <w:t>2</w:t>
            </w:r>
            <w:r w:rsidRPr="00CF5BAC">
              <w:t>)</w:t>
            </w:r>
          </w:p>
        </w:tc>
        <w:tc>
          <w:tcPr>
            <w:tcW w:w="829" w:type="pct"/>
          </w:tcPr>
          <w:p w14:paraId="28A8AA20" w14:textId="218FD000" w:rsidR="00CF5BAC" w:rsidRPr="00CF5BAC" w:rsidRDefault="00CF5BAC" w:rsidP="00032018">
            <w:pPr>
              <w:pStyle w:val="a1"/>
              <w:spacing w:before="0" w:after="0"/>
              <w:jc w:val="left"/>
            </w:pPr>
            <w:r w:rsidRPr="00CF5BAC">
              <w:t>- (</w:t>
            </w:r>
            <w:r w:rsidR="000F4E6D">
              <w:rPr>
                <w:rFonts w:hint="eastAsia"/>
              </w:rPr>
              <w:t>ProtoConv</w:t>
            </w:r>
            <w:r w:rsidRPr="00CF5BAC">
              <w:t xml:space="preserve"> common)</w:t>
            </w:r>
          </w:p>
        </w:tc>
        <w:tc>
          <w:tcPr>
            <w:tcW w:w="1080" w:type="pct"/>
          </w:tcPr>
          <w:p w14:paraId="699351E2" w14:textId="56816A7B" w:rsidR="00CF5BAC" w:rsidRPr="00CF5BAC" w:rsidRDefault="0045362C" w:rsidP="00032018">
            <w:pPr>
              <w:pStyle w:val="a1"/>
              <w:spacing w:before="0" w:after="0"/>
              <w:jc w:val="left"/>
            </w:pPr>
            <w:r>
              <w:t>Protocol Conversion</w:t>
            </w:r>
            <w:r w:rsidR="00CF5BAC" w:rsidRPr="00CF5BAC">
              <w:t xml:space="preserve"> common</w:t>
            </w:r>
          </w:p>
        </w:tc>
        <w:tc>
          <w:tcPr>
            <w:tcW w:w="828" w:type="pct"/>
          </w:tcPr>
          <w:p w14:paraId="53B93726" w14:textId="6A792C31" w:rsidR="00CF5BAC" w:rsidRPr="00CF5BAC" w:rsidRDefault="00CF5BAC" w:rsidP="00032018">
            <w:pPr>
              <w:pStyle w:val="a1"/>
              <w:spacing w:before="0" w:after="0"/>
              <w:jc w:val="left"/>
            </w:pPr>
            <w:r w:rsidRPr="00CF5BAC">
              <w:rPr>
                <w:rFonts w:hint="eastAsia"/>
              </w:rPr>
              <w:t>-</w:t>
            </w:r>
          </w:p>
        </w:tc>
        <w:tc>
          <w:tcPr>
            <w:tcW w:w="1776" w:type="pct"/>
          </w:tcPr>
          <w:p w14:paraId="038583CD" w14:textId="541E75B7" w:rsidR="00CF5BAC" w:rsidRPr="00CF5BAC" w:rsidRDefault="00CF5BAC" w:rsidP="00032018">
            <w:pPr>
              <w:pStyle w:val="a1"/>
              <w:spacing w:before="0" w:after="0"/>
              <w:jc w:val="left"/>
            </w:pPr>
            <w:r w:rsidRPr="00CF5BAC">
              <w:t>It provides common definitions used in this module.</w:t>
            </w:r>
          </w:p>
        </w:tc>
      </w:tr>
      <w:tr w:rsidR="00CF5BAC" w:rsidRPr="00146600" w14:paraId="687C8328" w14:textId="77777777" w:rsidTr="00032018">
        <w:trPr>
          <w:trHeight w:val="397"/>
          <w:jc w:val="center"/>
        </w:trPr>
        <w:tc>
          <w:tcPr>
            <w:tcW w:w="486" w:type="pct"/>
          </w:tcPr>
          <w:p w14:paraId="7DBA5D93" w14:textId="2C871C65" w:rsidR="00CF5BAC" w:rsidRPr="00CF5BAC" w:rsidRDefault="00CF5BAC" w:rsidP="00032018">
            <w:pPr>
              <w:pStyle w:val="a1"/>
              <w:spacing w:before="0" w:after="0"/>
              <w:jc w:val="left"/>
            </w:pPr>
            <w:r w:rsidRPr="00CF5BAC">
              <w:t>(</w:t>
            </w:r>
            <w:r w:rsidR="003F5332">
              <w:rPr>
                <w:lang w:val="en-US"/>
              </w:rPr>
              <w:t>3</w:t>
            </w:r>
            <w:r w:rsidRPr="00CF5BAC">
              <w:t>)</w:t>
            </w:r>
          </w:p>
        </w:tc>
        <w:tc>
          <w:tcPr>
            <w:tcW w:w="829" w:type="pct"/>
          </w:tcPr>
          <w:p w14:paraId="71A4DD1D" w14:textId="45D3ED30" w:rsidR="00CF5BAC" w:rsidRPr="00CF5BAC" w:rsidRDefault="00CF5BAC" w:rsidP="00032018">
            <w:pPr>
              <w:pStyle w:val="a1"/>
              <w:spacing w:before="0" w:after="0"/>
              <w:jc w:val="left"/>
            </w:pPr>
            <w:r w:rsidRPr="00CF5BAC">
              <w:t>api</w:t>
            </w:r>
          </w:p>
        </w:tc>
        <w:tc>
          <w:tcPr>
            <w:tcW w:w="1080" w:type="pct"/>
          </w:tcPr>
          <w:p w14:paraId="5CC3A688" w14:textId="25B9179D" w:rsidR="00CF5BAC" w:rsidRPr="00CF5BAC" w:rsidRDefault="0045362C" w:rsidP="00032018">
            <w:pPr>
              <w:pStyle w:val="a1"/>
              <w:spacing w:before="0" w:after="0"/>
              <w:jc w:val="left"/>
            </w:pPr>
            <w:r>
              <w:t>Protocol Conversion</w:t>
            </w:r>
            <w:r w:rsidR="00CF5BAC" w:rsidRPr="00CF5BAC">
              <w:t xml:space="preserve"> API</w:t>
            </w:r>
          </w:p>
        </w:tc>
        <w:tc>
          <w:tcPr>
            <w:tcW w:w="828" w:type="pct"/>
          </w:tcPr>
          <w:p w14:paraId="58D89921" w14:textId="3D491CC9" w:rsidR="00CF5BAC" w:rsidRPr="00CF5BAC" w:rsidRDefault="00CF5BAC" w:rsidP="00032018">
            <w:pPr>
              <w:pStyle w:val="a1"/>
              <w:spacing w:before="0" w:after="0"/>
              <w:jc w:val="left"/>
            </w:pPr>
            <w:r w:rsidRPr="00CF5BAC">
              <w:t>-</w:t>
            </w:r>
          </w:p>
        </w:tc>
        <w:tc>
          <w:tcPr>
            <w:tcW w:w="1776" w:type="pct"/>
          </w:tcPr>
          <w:p w14:paraId="08776C25" w14:textId="0F49041A" w:rsidR="00CF5BAC" w:rsidRPr="00CF5BAC" w:rsidRDefault="00CF5BAC" w:rsidP="00032018">
            <w:pPr>
              <w:pStyle w:val="a1"/>
              <w:spacing w:before="0" w:after="0"/>
              <w:jc w:val="left"/>
            </w:pPr>
            <w:r w:rsidRPr="00CF5BAC">
              <w:t xml:space="preserve">It provides the </w:t>
            </w:r>
            <w:r w:rsidR="0045362C">
              <w:t>Protocol Conversion</w:t>
            </w:r>
            <w:r w:rsidRPr="00CF5BAC">
              <w:t xml:space="preserve"> API for using </w:t>
            </w:r>
            <w:r w:rsidR="0045362C">
              <w:t>Protocol Conversion</w:t>
            </w:r>
            <w:r w:rsidRPr="00CF5BAC">
              <w:t xml:space="preserve"> from the outside.</w:t>
            </w:r>
          </w:p>
        </w:tc>
      </w:tr>
      <w:tr w:rsidR="00CF5BAC" w:rsidRPr="00146600" w14:paraId="63685DF7" w14:textId="77777777" w:rsidTr="00032018">
        <w:trPr>
          <w:trHeight w:val="557"/>
          <w:jc w:val="center"/>
        </w:trPr>
        <w:tc>
          <w:tcPr>
            <w:tcW w:w="486" w:type="pct"/>
          </w:tcPr>
          <w:p w14:paraId="0BC08CD2" w14:textId="56591C04" w:rsidR="00CF5BAC" w:rsidRPr="00CF5BAC" w:rsidRDefault="00CF5BAC" w:rsidP="00032018">
            <w:pPr>
              <w:pStyle w:val="a1"/>
              <w:spacing w:before="0" w:after="0"/>
              <w:jc w:val="left"/>
            </w:pPr>
            <w:r w:rsidRPr="00CF5BAC">
              <w:t>(</w:t>
            </w:r>
            <w:r w:rsidR="003F5332">
              <w:rPr>
                <w:lang w:val="en-US"/>
              </w:rPr>
              <w:t>4</w:t>
            </w:r>
            <w:r w:rsidRPr="00CF5BAC">
              <w:t>)</w:t>
            </w:r>
          </w:p>
        </w:tc>
        <w:tc>
          <w:tcPr>
            <w:tcW w:w="829" w:type="pct"/>
          </w:tcPr>
          <w:p w14:paraId="74E70E5B" w14:textId="7876CEFE" w:rsidR="00CF5BAC" w:rsidRPr="00CF5BAC" w:rsidRDefault="00CF5BAC" w:rsidP="00032018">
            <w:pPr>
              <w:pStyle w:val="a1"/>
              <w:spacing w:before="0" w:after="0"/>
              <w:jc w:val="left"/>
            </w:pPr>
            <w:r w:rsidRPr="00CF5BAC">
              <w:t>init</w:t>
            </w:r>
          </w:p>
        </w:tc>
        <w:tc>
          <w:tcPr>
            <w:tcW w:w="1080" w:type="pct"/>
          </w:tcPr>
          <w:p w14:paraId="5F1EB07E" w14:textId="0A9E13C8" w:rsidR="00CF5BAC" w:rsidRPr="00CF5BAC" w:rsidRDefault="00CF5BAC" w:rsidP="00032018">
            <w:pPr>
              <w:pStyle w:val="a1"/>
              <w:spacing w:before="0" w:after="0"/>
              <w:jc w:val="left"/>
            </w:pPr>
            <w:r w:rsidRPr="00CF5BAC">
              <w:t>Initialization Function</w:t>
            </w:r>
          </w:p>
        </w:tc>
        <w:tc>
          <w:tcPr>
            <w:tcW w:w="828" w:type="pct"/>
          </w:tcPr>
          <w:p w14:paraId="3765C04B" w14:textId="08FE9CD8" w:rsidR="00CF5BAC" w:rsidRPr="00CF5BAC" w:rsidRDefault="00CF5BAC" w:rsidP="00032018">
            <w:pPr>
              <w:pStyle w:val="a1"/>
              <w:spacing w:before="0" w:after="0"/>
              <w:jc w:val="left"/>
            </w:pPr>
            <w:r w:rsidRPr="00CF5BAC">
              <w:t>Initialization</w:t>
            </w:r>
          </w:p>
        </w:tc>
        <w:tc>
          <w:tcPr>
            <w:tcW w:w="1776" w:type="pct"/>
          </w:tcPr>
          <w:p w14:paraId="558ED403" w14:textId="187B3AF8" w:rsidR="00CF5BAC" w:rsidRPr="00CF5BAC" w:rsidRDefault="00CF5BAC" w:rsidP="00032018">
            <w:pPr>
              <w:pStyle w:val="a1"/>
              <w:spacing w:before="0" w:after="0"/>
              <w:jc w:val="left"/>
            </w:pPr>
            <w:r w:rsidRPr="00CF5BAC">
              <w:t>It processes the Initialization function when the related API is called.</w:t>
            </w:r>
          </w:p>
        </w:tc>
      </w:tr>
      <w:tr w:rsidR="00CF5BAC" w:rsidRPr="00146600" w14:paraId="7E84EA5C" w14:textId="77777777" w:rsidTr="00032018">
        <w:trPr>
          <w:trHeight w:val="414"/>
          <w:jc w:val="center"/>
        </w:trPr>
        <w:tc>
          <w:tcPr>
            <w:tcW w:w="486" w:type="pct"/>
          </w:tcPr>
          <w:p w14:paraId="35E9B5A2" w14:textId="3394B0AD" w:rsidR="00CF5BAC" w:rsidRPr="00CF5BAC" w:rsidRDefault="00CF5BAC" w:rsidP="00032018">
            <w:pPr>
              <w:pStyle w:val="a1"/>
              <w:spacing w:before="0" w:after="0"/>
              <w:jc w:val="left"/>
            </w:pPr>
            <w:r w:rsidRPr="00CF5BAC">
              <w:t>(</w:t>
            </w:r>
            <w:r w:rsidR="003F5332">
              <w:rPr>
                <w:lang w:val="en-US"/>
              </w:rPr>
              <w:t>5</w:t>
            </w:r>
            <w:r w:rsidRPr="00CF5BAC">
              <w:t>)</w:t>
            </w:r>
          </w:p>
        </w:tc>
        <w:tc>
          <w:tcPr>
            <w:tcW w:w="829" w:type="pct"/>
          </w:tcPr>
          <w:p w14:paraId="61E9C6B7" w14:textId="5B83C701" w:rsidR="00CF5BAC" w:rsidRPr="00CF5BAC" w:rsidRDefault="00CF5BAC" w:rsidP="00032018">
            <w:pPr>
              <w:pStyle w:val="a1"/>
              <w:spacing w:before="0" w:after="0"/>
              <w:jc w:val="left"/>
            </w:pPr>
            <w:r w:rsidRPr="00CF5BAC">
              <w:rPr>
                <w:rFonts w:hint="eastAsia"/>
              </w:rPr>
              <w:t>Can</w:t>
            </w:r>
            <w:r w:rsidRPr="00CF5BAC">
              <w:t>to</w:t>
            </w:r>
            <w:r w:rsidRPr="00CF5BAC">
              <w:rPr>
                <w:rFonts w:hint="eastAsia"/>
              </w:rPr>
              <w:t>Eth</w:t>
            </w:r>
          </w:p>
        </w:tc>
        <w:tc>
          <w:tcPr>
            <w:tcW w:w="1080" w:type="pct"/>
          </w:tcPr>
          <w:p w14:paraId="60794387" w14:textId="32D8012B" w:rsidR="00CF5BAC" w:rsidRPr="00CF5BAC" w:rsidRDefault="00CF5BAC" w:rsidP="00032018">
            <w:pPr>
              <w:pStyle w:val="a1"/>
              <w:spacing w:before="0" w:after="0"/>
              <w:jc w:val="left"/>
            </w:pPr>
            <w:r w:rsidRPr="00CF5BAC">
              <w:rPr>
                <w:rFonts w:hint="eastAsia"/>
              </w:rPr>
              <w:t>C</w:t>
            </w:r>
            <w:r w:rsidR="003212FB">
              <w:rPr>
                <w:rFonts w:hint="eastAsia"/>
                <w:lang w:eastAsia="ja-JP"/>
              </w:rPr>
              <w:t>AN</w:t>
            </w:r>
            <w:r w:rsidRPr="00CF5BAC">
              <w:rPr>
                <w:rFonts w:hint="eastAsia"/>
              </w:rPr>
              <w:t xml:space="preserve"> </w:t>
            </w:r>
            <w:r w:rsidRPr="00CF5BAC">
              <w:t xml:space="preserve">to </w:t>
            </w:r>
            <w:r w:rsidRPr="00CF5BAC">
              <w:rPr>
                <w:rFonts w:hint="eastAsia"/>
              </w:rPr>
              <w:t>Ethernet Conversion Function</w:t>
            </w:r>
          </w:p>
        </w:tc>
        <w:tc>
          <w:tcPr>
            <w:tcW w:w="828" w:type="pct"/>
          </w:tcPr>
          <w:p w14:paraId="27208536" w14:textId="23B1A2FE" w:rsidR="00CF5BAC" w:rsidRPr="00CF5BAC" w:rsidRDefault="00CF5BAC" w:rsidP="00032018">
            <w:pPr>
              <w:pStyle w:val="a1"/>
              <w:spacing w:before="0" w:after="0"/>
              <w:jc w:val="left"/>
            </w:pPr>
            <w:r w:rsidRPr="00CF5BAC">
              <w:t>C</w:t>
            </w:r>
            <w:r w:rsidR="003212FB">
              <w:rPr>
                <w:rFonts w:hint="eastAsia"/>
                <w:lang w:eastAsia="ja-JP"/>
              </w:rPr>
              <w:t>AN</w:t>
            </w:r>
            <w:r w:rsidRPr="00CF5BAC">
              <w:t xml:space="preserve"> to Ethernet Conversion Function</w:t>
            </w:r>
          </w:p>
        </w:tc>
        <w:tc>
          <w:tcPr>
            <w:tcW w:w="1776" w:type="pct"/>
          </w:tcPr>
          <w:p w14:paraId="25A32310" w14:textId="70C6B1FA" w:rsidR="00CF5BAC" w:rsidRPr="00CF5BAC" w:rsidRDefault="00CF5BAC" w:rsidP="00032018">
            <w:pPr>
              <w:pStyle w:val="a1"/>
              <w:spacing w:before="0" w:after="0"/>
              <w:jc w:val="left"/>
            </w:pPr>
            <w:r w:rsidRPr="00CF5BAC">
              <w:t>It processes the C</w:t>
            </w:r>
            <w:r w:rsidR="003212FB">
              <w:t>AN</w:t>
            </w:r>
            <w:r w:rsidRPr="00CF5BAC">
              <w:t xml:space="preserve"> to Ethernet Conversion function when the related interface is called.</w:t>
            </w:r>
          </w:p>
        </w:tc>
      </w:tr>
      <w:tr w:rsidR="003E701D" w:rsidRPr="00146600" w14:paraId="463C6695" w14:textId="77777777" w:rsidTr="00032018">
        <w:trPr>
          <w:trHeight w:val="414"/>
          <w:jc w:val="center"/>
        </w:trPr>
        <w:tc>
          <w:tcPr>
            <w:tcW w:w="486" w:type="pct"/>
          </w:tcPr>
          <w:p w14:paraId="0BC71B5E" w14:textId="5710BE48" w:rsidR="003E701D" w:rsidRPr="00CF5BAC" w:rsidRDefault="003E701D" w:rsidP="003E701D">
            <w:pPr>
              <w:pStyle w:val="a1"/>
              <w:spacing w:before="0" w:after="0"/>
              <w:jc w:val="left"/>
            </w:pPr>
            <w:r w:rsidRPr="00CF5BAC">
              <w:t>(</w:t>
            </w:r>
            <w:r>
              <w:t>6</w:t>
            </w:r>
            <w:r w:rsidRPr="00CF5BAC">
              <w:t>)</w:t>
            </w:r>
          </w:p>
        </w:tc>
        <w:tc>
          <w:tcPr>
            <w:tcW w:w="829" w:type="pct"/>
          </w:tcPr>
          <w:p w14:paraId="7071A0CA" w14:textId="7A4F0D97" w:rsidR="003E701D" w:rsidRPr="00CF5BAC" w:rsidRDefault="003E701D" w:rsidP="003E701D">
            <w:pPr>
              <w:pStyle w:val="a1"/>
              <w:spacing w:before="0" w:after="0"/>
              <w:jc w:val="left"/>
            </w:pPr>
            <w:r>
              <w:t>Li</w:t>
            </w:r>
            <w:r w:rsidRPr="00CF5BAC">
              <w:rPr>
                <w:rFonts w:hint="eastAsia"/>
              </w:rPr>
              <w:t>n</w:t>
            </w:r>
            <w:r w:rsidRPr="00CF5BAC">
              <w:t>to</w:t>
            </w:r>
            <w:r w:rsidRPr="00CF5BAC">
              <w:rPr>
                <w:rFonts w:hint="eastAsia"/>
              </w:rPr>
              <w:t>Eth</w:t>
            </w:r>
          </w:p>
        </w:tc>
        <w:tc>
          <w:tcPr>
            <w:tcW w:w="1080" w:type="pct"/>
          </w:tcPr>
          <w:p w14:paraId="523255B3" w14:textId="1C774A30" w:rsidR="003E701D" w:rsidRPr="00CF5BAC" w:rsidRDefault="003E701D" w:rsidP="003E701D">
            <w:pPr>
              <w:pStyle w:val="a1"/>
              <w:spacing w:before="0" w:after="0"/>
              <w:jc w:val="left"/>
            </w:pPr>
            <w:r>
              <w:t>LI</w:t>
            </w:r>
            <w:r>
              <w:rPr>
                <w:rFonts w:hint="eastAsia"/>
                <w:lang w:eastAsia="ja-JP"/>
              </w:rPr>
              <w:t>N</w:t>
            </w:r>
            <w:r w:rsidRPr="00CF5BAC">
              <w:rPr>
                <w:rFonts w:hint="eastAsia"/>
              </w:rPr>
              <w:t xml:space="preserve"> </w:t>
            </w:r>
            <w:r w:rsidRPr="00CF5BAC">
              <w:t xml:space="preserve">to </w:t>
            </w:r>
            <w:r w:rsidRPr="00CF5BAC">
              <w:rPr>
                <w:rFonts w:hint="eastAsia"/>
              </w:rPr>
              <w:t>Ethernet Conversion Function</w:t>
            </w:r>
          </w:p>
        </w:tc>
        <w:tc>
          <w:tcPr>
            <w:tcW w:w="828" w:type="pct"/>
          </w:tcPr>
          <w:p w14:paraId="700E98A7" w14:textId="2402D187" w:rsidR="003E701D" w:rsidRPr="00CF5BAC" w:rsidRDefault="003E701D" w:rsidP="003E701D">
            <w:pPr>
              <w:pStyle w:val="a1"/>
              <w:spacing w:before="0" w:after="0"/>
              <w:jc w:val="left"/>
            </w:pPr>
            <w:r>
              <w:t>LI</w:t>
            </w:r>
            <w:r>
              <w:rPr>
                <w:rFonts w:hint="eastAsia"/>
                <w:lang w:eastAsia="ja-JP"/>
              </w:rPr>
              <w:t>N</w:t>
            </w:r>
            <w:r w:rsidRPr="00CF5BAC">
              <w:rPr>
                <w:rFonts w:hint="eastAsia"/>
              </w:rPr>
              <w:t xml:space="preserve"> </w:t>
            </w:r>
            <w:r w:rsidRPr="00CF5BAC">
              <w:t>to Ethernet Conversion Function</w:t>
            </w:r>
          </w:p>
        </w:tc>
        <w:tc>
          <w:tcPr>
            <w:tcW w:w="1776" w:type="pct"/>
          </w:tcPr>
          <w:p w14:paraId="7B033CB2" w14:textId="5475CD9B" w:rsidR="003E701D" w:rsidRPr="00CF5BAC" w:rsidRDefault="003E701D" w:rsidP="003E701D">
            <w:pPr>
              <w:pStyle w:val="a1"/>
              <w:spacing w:before="0" w:after="0"/>
              <w:jc w:val="left"/>
            </w:pPr>
            <w:r w:rsidRPr="00CF5BAC">
              <w:t xml:space="preserve">It processes the </w:t>
            </w:r>
            <w:r>
              <w:t>LI</w:t>
            </w:r>
            <w:r>
              <w:rPr>
                <w:rFonts w:hint="eastAsia"/>
                <w:lang w:eastAsia="ja-JP"/>
              </w:rPr>
              <w:t>N</w:t>
            </w:r>
            <w:r w:rsidRPr="00CF5BAC">
              <w:rPr>
                <w:rFonts w:hint="eastAsia"/>
              </w:rPr>
              <w:t xml:space="preserve"> </w:t>
            </w:r>
            <w:r w:rsidRPr="00CF5BAC">
              <w:t>to Ethernet Conversion function when the related interface is called.</w:t>
            </w:r>
          </w:p>
        </w:tc>
      </w:tr>
      <w:tr w:rsidR="003E701D" w:rsidRPr="00146600" w14:paraId="4CBDC9EF" w14:textId="77777777" w:rsidTr="00032018">
        <w:trPr>
          <w:trHeight w:val="414"/>
          <w:jc w:val="center"/>
        </w:trPr>
        <w:tc>
          <w:tcPr>
            <w:tcW w:w="486" w:type="pct"/>
          </w:tcPr>
          <w:p w14:paraId="67A26C08" w14:textId="7199D3F5" w:rsidR="003E701D" w:rsidRPr="00CF5BAC" w:rsidRDefault="003E701D" w:rsidP="003E701D">
            <w:pPr>
              <w:pStyle w:val="a1"/>
              <w:spacing w:before="0" w:after="0"/>
              <w:jc w:val="left"/>
            </w:pPr>
            <w:r w:rsidRPr="00CF5BAC">
              <w:t>(</w:t>
            </w:r>
            <w:r>
              <w:t>7</w:t>
            </w:r>
            <w:r w:rsidRPr="00CF5BAC">
              <w:t>)</w:t>
            </w:r>
          </w:p>
        </w:tc>
        <w:tc>
          <w:tcPr>
            <w:tcW w:w="829" w:type="pct"/>
          </w:tcPr>
          <w:p w14:paraId="5D176298" w14:textId="1E01EF02" w:rsidR="003E701D" w:rsidRDefault="003E701D" w:rsidP="003E701D">
            <w:pPr>
              <w:pStyle w:val="a1"/>
              <w:spacing w:before="0" w:after="0"/>
              <w:jc w:val="left"/>
            </w:pPr>
            <w:r>
              <w:t>Port</w:t>
            </w:r>
            <w:r w:rsidRPr="00CF5BAC">
              <w:t>to</w:t>
            </w:r>
            <w:r w:rsidRPr="00CF5BAC">
              <w:rPr>
                <w:rFonts w:hint="eastAsia"/>
              </w:rPr>
              <w:t>Eth</w:t>
            </w:r>
          </w:p>
        </w:tc>
        <w:tc>
          <w:tcPr>
            <w:tcW w:w="1080" w:type="pct"/>
          </w:tcPr>
          <w:p w14:paraId="652E4C70" w14:textId="15D2B2AF" w:rsidR="003E701D" w:rsidRDefault="003E701D" w:rsidP="003E701D">
            <w:pPr>
              <w:pStyle w:val="a1"/>
              <w:spacing w:before="0" w:after="0"/>
              <w:jc w:val="left"/>
            </w:pPr>
            <w:r>
              <w:t xml:space="preserve">Port </w:t>
            </w:r>
            <w:r w:rsidRPr="00CF5BAC">
              <w:t xml:space="preserve">to </w:t>
            </w:r>
            <w:r w:rsidRPr="00CF5BAC">
              <w:rPr>
                <w:rFonts w:hint="eastAsia"/>
              </w:rPr>
              <w:t>Ethernet Conversion Function</w:t>
            </w:r>
          </w:p>
        </w:tc>
        <w:tc>
          <w:tcPr>
            <w:tcW w:w="828" w:type="pct"/>
          </w:tcPr>
          <w:p w14:paraId="3C37621E" w14:textId="60724E7F" w:rsidR="003E701D" w:rsidRDefault="003E701D" w:rsidP="003E701D">
            <w:pPr>
              <w:pStyle w:val="a1"/>
              <w:spacing w:before="0" w:after="0"/>
              <w:jc w:val="left"/>
            </w:pPr>
            <w:r>
              <w:t xml:space="preserve">Port </w:t>
            </w:r>
            <w:r w:rsidRPr="00CF5BAC">
              <w:t>to Ethernet Conversion Function</w:t>
            </w:r>
          </w:p>
        </w:tc>
        <w:tc>
          <w:tcPr>
            <w:tcW w:w="1776" w:type="pct"/>
          </w:tcPr>
          <w:p w14:paraId="33BBF549" w14:textId="43C4CBA4" w:rsidR="003E701D" w:rsidRPr="00CF5BAC" w:rsidRDefault="003E701D" w:rsidP="003E701D">
            <w:pPr>
              <w:pStyle w:val="a1"/>
              <w:spacing w:before="0" w:after="0"/>
              <w:jc w:val="left"/>
            </w:pPr>
            <w:r w:rsidRPr="00CF5BAC">
              <w:t xml:space="preserve">It processes the </w:t>
            </w:r>
            <w:r>
              <w:t xml:space="preserve">Port </w:t>
            </w:r>
            <w:r w:rsidRPr="00CF5BAC">
              <w:t>to Ethernet Conversion function when the related interface is called.</w:t>
            </w:r>
          </w:p>
        </w:tc>
      </w:tr>
      <w:tr w:rsidR="003E701D" w:rsidRPr="00146600" w14:paraId="0713315C" w14:textId="77777777" w:rsidTr="00032018">
        <w:trPr>
          <w:trHeight w:val="414"/>
          <w:jc w:val="center"/>
        </w:trPr>
        <w:tc>
          <w:tcPr>
            <w:tcW w:w="486" w:type="pct"/>
          </w:tcPr>
          <w:p w14:paraId="33D8614C" w14:textId="0C7A2D67" w:rsidR="003E701D" w:rsidRPr="00CF5BAC" w:rsidRDefault="003E701D" w:rsidP="003E701D">
            <w:pPr>
              <w:pStyle w:val="a1"/>
              <w:spacing w:before="0" w:after="0"/>
              <w:jc w:val="left"/>
            </w:pPr>
            <w:r w:rsidRPr="00CF5BAC">
              <w:t>(</w:t>
            </w:r>
            <w:r>
              <w:t>8</w:t>
            </w:r>
            <w:r w:rsidRPr="00CF5BAC">
              <w:t>)</w:t>
            </w:r>
          </w:p>
        </w:tc>
        <w:tc>
          <w:tcPr>
            <w:tcW w:w="829" w:type="pct"/>
          </w:tcPr>
          <w:p w14:paraId="0F196A91" w14:textId="567C93C7" w:rsidR="003E701D" w:rsidRDefault="003E701D" w:rsidP="003E701D">
            <w:pPr>
              <w:pStyle w:val="a1"/>
              <w:spacing w:before="0" w:after="0"/>
              <w:jc w:val="left"/>
            </w:pPr>
            <w:r>
              <w:t>Mix</w:t>
            </w:r>
            <w:r w:rsidRPr="00CF5BAC">
              <w:t>to</w:t>
            </w:r>
            <w:r w:rsidRPr="00CF5BAC">
              <w:rPr>
                <w:rFonts w:hint="eastAsia"/>
              </w:rPr>
              <w:t>Eth</w:t>
            </w:r>
          </w:p>
        </w:tc>
        <w:tc>
          <w:tcPr>
            <w:tcW w:w="1080" w:type="pct"/>
          </w:tcPr>
          <w:p w14:paraId="5D19FADD" w14:textId="6DCB0E2A" w:rsidR="003E701D" w:rsidRDefault="003E701D" w:rsidP="003E701D">
            <w:pPr>
              <w:pStyle w:val="a1"/>
              <w:spacing w:before="0" w:after="0"/>
              <w:jc w:val="left"/>
            </w:pPr>
            <w:r>
              <w:t>Mix</w:t>
            </w:r>
            <w:r w:rsidRPr="00CF5BAC">
              <w:rPr>
                <w:rFonts w:hint="eastAsia"/>
              </w:rPr>
              <w:t xml:space="preserve"> </w:t>
            </w:r>
            <w:r w:rsidRPr="00CF5BAC">
              <w:t xml:space="preserve">to </w:t>
            </w:r>
            <w:r w:rsidRPr="00CF5BAC">
              <w:rPr>
                <w:rFonts w:hint="eastAsia"/>
              </w:rPr>
              <w:t>Ethernet Conversion Function</w:t>
            </w:r>
          </w:p>
        </w:tc>
        <w:tc>
          <w:tcPr>
            <w:tcW w:w="828" w:type="pct"/>
          </w:tcPr>
          <w:p w14:paraId="48B9E759" w14:textId="3D3CD014" w:rsidR="003E701D" w:rsidRDefault="003E701D" w:rsidP="003E701D">
            <w:pPr>
              <w:pStyle w:val="a1"/>
              <w:spacing w:before="0" w:after="0"/>
              <w:jc w:val="left"/>
            </w:pPr>
            <w:r>
              <w:t>Mix</w:t>
            </w:r>
            <w:r w:rsidRPr="00CF5BAC">
              <w:rPr>
                <w:rFonts w:hint="eastAsia"/>
              </w:rPr>
              <w:t xml:space="preserve"> </w:t>
            </w:r>
            <w:r w:rsidRPr="00CF5BAC">
              <w:t>to Ethernet Conversion Function</w:t>
            </w:r>
          </w:p>
        </w:tc>
        <w:tc>
          <w:tcPr>
            <w:tcW w:w="1776" w:type="pct"/>
          </w:tcPr>
          <w:p w14:paraId="1EED0CDD" w14:textId="0F2F7F79" w:rsidR="003E701D" w:rsidRPr="00CF5BAC" w:rsidRDefault="003E701D" w:rsidP="003E701D">
            <w:pPr>
              <w:pStyle w:val="a1"/>
              <w:spacing w:before="0" w:after="0"/>
              <w:jc w:val="left"/>
            </w:pPr>
            <w:r w:rsidRPr="00CF5BAC">
              <w:t xml:space="preserve">It processes the </w:t>
            </w:r>
            <w:r>
              <w:t>CAN/LI</w:t>
            </w:r>
            <w:r>
              <w:rPr>
                <w:rFonts w:hint="eastAsia"/>
                <w:lang w:eastAsia="ja-JP"/>
              </w:rPr>
              <w:t>N</w:t>
            </w:r>
            <w:r>
              <w:rPr>
                <w:lang w:eastAsia="ja-JP"/>
              </w:rPr>
              <w:t>/Parallel Port</w:t>
            </w:r>
            <w:r w:rsidRPr="00CF5BAC">
              <w:rPr>
                <w:rFonts w:hint="eastAsia"/>
              </w:rPr>
              <w:t xml:space="preserve"> </w:t>
            </w:r>
            <w:r w:rsidRPr="00CF5BAC">
              <w:t>to Ethernet Conversion function when the related interface is called.</w:t>
            </w:r>
          </w:p>
        </w:tc>
      </w:tr>
      <w:tr w:rsidR="003E701D" w:rsidRPr="00146600" w14:paraId="646E3ADB" w14:textId="77777777" w:rsidTr="00032018">
        <w:trPr>
          <w:trHeight w:val="414"/>
          <w:jc w:val="center"/>
        </w:trPr>
        <w:tc>
          <w:tcPr>
            <w:tcW w:w="486" w:type="pct"/>
          </w:tcPr>
          <w:p w14:paraId="34D4C6F1" w14:textId="32943DA2" w:rsidR="003E701D" w:rsidRPr="00CF5BAC" w:rsidRDefault="003E701D" w:rsidP="003E701D">
            <w:pPr>
              <w:pStyle w:val="a1"/>
              <w:spacing w:before="0" w:after="0"/>
              <w:jc w:val="left"/>
              <w:rPr>
                <w:lang w:eastAsia="ja-JP"/>
              </w:rPr>
            </w:pPr>
            <w:r>
              <w:rPr>
                <w:rFonts w:hint="eastAsia"/>
                <w:lang w:eastAsia="ja-JP"/>
              </w:rPr>
              <w:t>(</w:t>
            </w:r>
            <w:r>
              <w:rPr>
                <w:lang w:eastAsia="ja-JP"/>
              </w:rPr>
              <w:t>9)</w:t>
            </w:r>
          </w:p>
        </w:tc>
        <w:tc>
          <w:tcPr>
            <w:tcW w:w="829" w:type="pct"/>
          </w:tcPr>
          <w:p w14:paraId="61E0E16B" w14:textId="068792EA" w:rsidR="003E701D" w:rsidRPr="00CF5BAC" w:rsidRDefault="003E701D" w:rsidP="003E701D">
            <w:pPr>
              <w:pStyle w:val="a1"/>
              <w:spacing w:before="0" w:after="0"/>
              <w:jc w:val="left"/>
              <w:rPr>
                <w:lang w:eastAsia="ja-JP"/>
              </w:rPr>
            </w:pPr>
            <w:r>
              <w:rPr>
                <w:rFonts w:hint="eastAsia"/>
                <w:lang w:eastAsia="ja-JP"/>
              </w:rPr>
              <w:t>E</w:t>
            </w:r>
            <w:r>
              <w:rPr>
                <w:lang w:eastAsia="ja-JP"/>
              </w:rPr>
              <w:t>thtoCan</w:t>
            </w:r>
          </w:p>
        </w:tc>
        <w:tc>
          <w:tcPr>
            <w:tcW w:w="1080" w:type="pct"/>
          </w:tcPr>
          <w:p w14:paraId="0B34A5DC" w14:textId="66BE4863" w:rsidR="003E701D" w:rsidRPr="00CF5BAC" w:rsidRDefault="003E701D" w:rsidP="003E701D">
            <w:pPr>
              <w:pStyle w:val="a1"/>
              <w:spacing w:before="0" w:after="0"/>
              <w:jc w:val="left"/>
              <w:rPr>
                <w:lang w:eastAsia="ja-JP"/>
              </w:rPr>
            </w:pPr>
            <w:r>
              <w:rPr>
                <w:rFonts w:hint="eastAsia"/>
                <w:lang w:eastAsia="ja-JP"/>
              </w:rPr>
              <w:t>E</w:t>
            </w:r>
            <w:r>
              <w:rPr>
                <w:lang w:eastAsia="ja-JP"/>
              </w:rPr>
              <w:t>thernet to CAN Conversion Function</w:t>
            </w:r>
          </w:p>
        </w:tc>
        <w:tc>
          <w:tcPr>
            <w:tcW w:w="828" w:type="pct"/>
          </w:tcPr>
          <w:p w14:paraId="7DCB902E" w14:textId="4EE4F465" w:rsidR="003E701D" w:rsidRPr="00CF5BAC" w:rsidRDefault="003E701D" w:rsidP="003E701D">
            <w:pPr>
              <w:pStyle w:val="a1"/>
              <w:spacing w:before="0" w:after="0"/>
              <w:jc w:val="left"/>
            </w:pPr>
            <w:r>
              <w:t xml:space="preserve">Ethernet </w:t>
            </w:r>
            <w:r w:rsidRPr="00CF5BAC">
              <w:t xml:space="preserve">to </w:t>
            </w:r>
            <w:r>
              <w:t xml:space="preserve">CAN </w:t>
            </w:r>
            <w:r w:rsidRPr="00CF5BAC">
              <w:t>Conversion Function</w:t>
            </w:r>
          </w:p>
        </w:tc>
        <w:tc>
          <w:tcPr>
            <w:tcW w:w="1776" w:type="pct"/>
          </w:tcPr>
          <w:p w14:paraId="05673BD0" w14:textId="314B54B1" w:rsidR="003E701D" w:rsidRPr="00CF5BAC" w:rsidRDefault="003E701D" w:rsidP="003E701D">
            <w:pPr>
              <w:pStyle w:val="a1"/>
              <w:spacing w:before="0" w:after="0"/>
              <w:jc w:val="left"/>
            </w:pPr>
            <w:r w:rsidRPr="00CF5BAC">
              <w:t xml:space="preserve">It processes the </w:t>
            </w:r>
            <w:r>
              <w:t>Ethernet</w:t>
            </w:r>
            <w:r w:rsidRPr="00CF5BAC">
              <w:t xml:space="preserve"> to </w:t>
            </w:r>
            <w:r>
              <w:t>CAN</w:t>
            </w:r>
            <w:r w:rsidRPr="00CF5BAC">
              <w:t xml:space="preserve"> Conversion function when the related interface is called.</w:t>
            </w:r>
          </w:p>
        </w:tc>
      </w:tr>
      <w:tr w:rsidR="003E701D" w:rsidRPr="00146600" w14:paraId="33B86129" w14:textId="77777777" w:rsidTr="00032018">
        <w:trPr>
          <w:trHeight w:val="414"/>
          <w:jc w:val="center"/>
        </w:trPr>
        <w:tc>
          <w:tcPr>
            <w:tcW w:w="486" w:type="pct"/>
          </w:tcPr>
          <w:p w14:paraId="025F4980" w14:textId="5C720926" w:rsidR="003E701D" w:rsidRDefault="003E701D" w:rsidP="003E701D">
            <w:pPr>
              <w:pStyle w:val="a1"/>
              <w:spacing w:before="0" w:after="0"/>
              <w:jc w:val="left"/>
              <w:rPr>
                <w:lang w:eastAsia="ja-JP"/>
              </w:rPr>
            </w:pPr>
            <w:r>
              <w:rPr>
                <w:rFonts w:hint="eastAsia"/>
                <w:lang w:eastAsia="ja-JP"/>
              </w:rPr>
              <w:t>(</w:t>
            </w:r>
            <w:r>
              <w:rPr>
                <w:lang w:eastAsia="ja-JP"/>
              </w:rPr>
              <w:t>10)</w:t>
            </w:r>
          </w:p>
        </w:tc>
        <w:tc>
          <w:tcPr>
            <w:tcW w:w="829" w:type="pct"/>
          </w:tcPr>
          <w:p w14:paraId="1C936B06" w14:textId="3FC6B960" w:rsidR="003E701D" w:rsidRDefault="003E701D" w:rsidP="003E701D">
            <w:pPr>
              <w:pStyle w:val="a1"/>
              <w:spacing w:before="0" w:after="0"/>
              <w:jc w:val="left"/>
              <w:rPr>
                <w:lang w:eastAsia="ja-JP"/>
              </w:rPr>
            </w:pPr>
            <w:r>
              <w:rPr>
                <w:rFonts w:hint="eastAsia"/>
                <w:lang w:eastAsia="ja-JP"/>
              </w:rPr>
              <w:t>E</w:t>
            </w:r>
            <w:r>
              <w:rPr>
                <w:lang w:eastAsia="ja-JP"/>
              </w:rPr>
              <w:t>thtoLin</w:t>
            </w:r>
          </w:p>
        </w:tc>
        <w:tc>
          <w:tcPr>
            <w:tcW w:w="1080" w:type="pct"/>
          </w:tcPr>
          <w:p w14:paraId="5E7D8F82" w14:textId="1997B54C" w:rsidR="003E701D" w:rsidRDefault="003E701D" w:rsidP="003E701D">
            <w:pPr>
              <w:pStyle w:val="a1"/>
              <w:spacing w:before="0" w:after="0"/>
              <w:jc w:val="left"/>
              <w:rPr>
                <w:lang w:eastAsia="ja-JP"/>
              </w:rPr>
            </w:pPr>
            <w:r>
              <w:rPr>
                <w:rFonts w:hint="eastAsia"/>
                <w:lang w:eastAsia="ja-JP"/>
              </w:rPr>
              <w:t>E</w:t>
            </w:r>
            <w:r>
              <w:rPr>
                <w:lang w:eastAsia="ja-JP"/>
              </w:rPr>
              <w:t>thernet to LIN Conversion Function</w:t>
            </w:r>
          </w:p>
        </w:tc>
        <w:tc>
          <w:tcPr>
            <w:tcW w:w="828" w:type="pct"/>
          </w:tcPr>
          <w:p w14:paraId="11F76644" w14:textId="16AFED40" w:rsidR="003E701D" w:rsidRDefault="003E701D" w:rsidP="003E701D">
            <w:pPr>
              <w:pStyle w:val="a1"/>
              <w:spacing w:before="0" w:after="0"/>
              <w:jc w:val="left"/>
            </w:pPr>
            <w:r>
              <w:t xml:space="preserve">Ethernet </w:t>
            </w:r>
            <w:r w:rsidRPr="00CF5BAC">
              <w:t xml:space="preserve">to </w:t>
            </w:r>
            <w:r>
              <w:rPr>
                <w:lang w:eastAsia="ja-JP"/>
              </w:rPr>
              <w:t xml:space="preserve">LIN </w:t>
            </w:r>
            <w:r w:rsidRPr="00CF5BAC">
              <w:t>Conversion Function</w:t>
            </w:r>
          </w:p>
        </w:tc>
        <w:tc>
          <w:tcPr>
            <w:tcW w:w="1776" w:type="pct"/>
          </w:tcPr>
          <w:p w14:paraId="5B1AF1BA" w14:textId="4C4B0EAB" w:rsidR="003E701D" w:rsidRPr="00CF5BAC" w:rsidRDefault="003E701D" w:rsidP="003E701D">
            <w:pPr>
              <w:pStyle w:val="a1"/>
              <w:spacing w:before="0" w:after="0"/>
              <w:jc w:val="left"/>
            </w:pPr>
            <w:r w:rsidRPr="00CF5BAC">
              <w:t xml:space="preserve">It processes the </w:t>
            </w:r>
            <w:r>
              <w:t>Ethernet</w:t>
            </w:r>
            <w:r w:rsidRPr="00CF5BAC">
              <w:t xml:space="preserve"> to </w:t>
            </w:r>
            <w:r>
              <w:rPr>
                <w:lang w:eastAsia="ja-JP"/>
              </w:rPr>
              <w:t xml:space="preserve">LIN </w:t>
            </w:r>
            <w:r w:rsidRPr="00CF5BAC">
              <w:t>Conversion function when the related interface is called.</w:t>
            </w:r>
          </w:p>
        </w:tc>
      </w:tr>
      <w:tr w:rsidR="003E701D" w:rsidRPr="00146600" w14:paraId="6DEDE1CA" w14:textId="77777777" w:rsidTr="00032018">
        <w:trPr>
          <w:trHeight w:val="414"/>
          <w:jc w:val="center"/>
        </w:trPr>
        <w:tc>
          <w:tcPr>
            <w:tcW w:w="486" w:type="pct"/>
          </w:tcPr>
          <w:p w14:paraId="56842FA4" w14:textId="20425F23" w:rsidR="003E701D" w:rsidRDefault="003E701D" w:rsidP="003E701D">
            <w:pPr>
              <w:pStyle w:val="a1"/>
              <w:spacing w:before="0" w:after="0"/>
              <w:jc w:val="left"/>
              <w:rPr>
                <w:lang w:eastAsia="ja-JP"/>
              </w:rPr>
            </w:pPr>
            <w:r>
              <w:rPr>
                <w:lang w:eastAsia="ja-JP"/>
              </w:rPr>
              <w:t>(11)</w:t>
            </w:r>
          </w:p>
        </w:tc>
        <w:tc>
          <w:tcPr>
            <w:tcW w:w="829" w:type="pct"/>
          </w:tcPr>
          <w:p w14:paraId="28248092" w14:textId="326C982A" w:rsidR="003E701D" w:rsidRDefault="003E701D" w:rsidP="003E701D">
            <w:pPr>
              <w:pStyle w:val="a1"/>
              <w:spacing w:before="0" w:after="0"/>
              <w:jc w:val="left"/>
              <w:rPr>
                <w:lang w:eastAsia="ja-JP"/>
              </w:rPr>
            </w:pPr>
            <w:r>
              <w:rPr>
                <w:rFonts w:hint="eastAsia"/>
                <w:lang w:eastAsia="ja-JP"/>
              </w:rPr>
              <w:t>E</w:t>
            </w:r>
            <w:r>
              <w:rPr>
                <w:lang w:eastAsia="ja-JP"/>
              </w:rPr>
              <w:t>thtoPort</w:t>
            </w:r>
          </w:p>
        </w:tc>
        <w:tc>
          <w:tcPr>
            <w:tcW w:w="1080" w:type="pct"/>
          </w:tcPr>
          <w:p w14:paraId="1B651A49" w14:textId="0159EE62" w:rsidR="003E701D" w:rsidRDefault="003E701D" w:rsidP="003E701D">
            <w:pPr>
              <w:pStyle w:val="a1"/>
              <w:spacing w:before="0" w:after="0"/>
              <w:jc w:val="left"/>
              <w:rPr>
                <w:lang w:eastAsia="ja-JP"/>
              </w:rPr>
            </w:pPr>
            <w:r>
              <w:rPr>
                <w:rFonts w:hint="eastAsia"/>
                <w:lang w:eastAsia="ja-JP"/>
              </w:rPr>
              <w:t>E</w:t>
            </w:r>
            <w:r>
              <w:rPr>
                <w:lang w:eastAsia="ja-JP"/>
              </w:rPr>
              <w:t>thernet to Port Conversion Function</w:t>
            </w:r>
          </w:p>
        </w:tc>
        <w:tc>
          <w:tcPr>
            <w:tcW w:w="828" w:type="pct"/>
          </w:tcPr>
          <w:p w14:paraId="10AE33AC" w14:textId="4A7BCC24" w:rsidR="003E701D" w:rsidRDefault="003E701D" w:rsidP="003E701D">
            <w:pPr>
              <w:pStyle w:val="a1"/>
              <w:spacing w:before="0" w:after="0"/>
              <w:jc w:val="left"/>
            </w:pPr>
            <w:r>
              <w:t xml:space="preserve">Ethernet </w:t>
            </w:r>
            <w:r w:rsidRPr="00CF5BAC">
              <w:t xml:space="preserve">to </w:t>
            </w:r>
            <w:r>
              <w:rPr>
                <w:lang w:eastAsia="ja-JP"/>
              </w:rPr>
              <w:t xml:space="preserve">Port </w:t>
            </w:r>
            <w:r w:rsidRPr="00CF5BAC">
              <w:t>Conversion Function</w:t>
            </w:r>
          </w:p>
        </w:tc>
        <w:tc>
          <w:tcPr>
            <w:tcW w:w="1776" w:type="pct"/>
          </w:tcPr>
          <w:p w14:paraId="0600F619" w14:textId="47AAA1CE" w:rsidR="003E701D" w:rsidRPr="00CF5BAC" w:rsidRDefault="003E701D" w:rsidP="003E701D">
            <w:pPr>
              <w:pStyle w:val="a1"/>
              <w:spacing w:before="0" w:after="0"/>
              <w:jc w:val="left"/>
            </w:pPr>
            <w:r w:rsidRPr="00CF5BAC">
              <w:t xml:space="preserve">It processes the </w:t>
            </w:r>
            <w:r>
              <w:t>Ethernet</w:t>
            </w:r>
            <w:r w:rsidRPr="00CF5BAC">
              <w:t xml:space="preserve"> to </w:t>
            </w:r>
            <w:r w:rsidRPr="003E701D">
              <w:t>Port</w:t>
            </w:r>
            <w:r>
              <w:t xml:space="preserve"> </w:t>
            </w:r>
            <w:r w:rsidRPr="003E701D">
              <w:t>Conversion</w:t>
            </w:r>
            <w:r w:rsidRPr="00CF5BAC">
              <w:t xml:space="preserve"> function when the related interface is called.</w:t>
            </w:r>
          </w:p>
        </w:tc>
      </w:tr>
      <w:tr w:rsidR="003E701D" w:rsidRPr="001B6913" w14:paraId="587D37BE" w14:textId="77777777" w:rsidTr="00032018">
        <w:trPr>
          <w:trHeight w:val="549"/>
          <w:jc w:val="center"/>
        </w:trPr>
        <w:tc>
          <w:tcPr>
            <w:tcW w:w="486" w:type="pct"/>
          </w:tcPr>
          <w:p w14:paraId="4C1FCB8D" w14:textId="34395B7D" w:rsidR="003E701D" w:rsidRPr="00CF5BAC" w:rsidRDefault="003E701D" w:rsidP="003E701D">
            <w:pPr>
              <w:pStyle w:val="a1"/>
              <w:spacing w:before="0" w:after="0"/>
              <w:jc w:val="left"/>
            </w:pPr>
            <w:r w:rsidRPr="00CF5BAC">
              <w:t>(</w:t>
            </w:r>
            <w:r>
              <w:t>12</w:t>
            </w:r>
            <w:r w:rsidRPr="00CF5BAC">
              <w:t>)</w:t>
            </w:r>
          </w:p>
        </w:tc>
        <w:tc>
          <w:tcPr>
            <w:tcW w:w="829" w:type="pct"/>
          </w:tcPr>
          <w:p w14:paraId="59F6BD5D" w14:textId="77777777" w:rsidR="003E701D" w:rsidRPr="00CF5BAC" w:rsidRDefault="003E701D" w:rsidP="003E701D">
            <w:pPr>
              <w:pStyle w:val="a1"/>
              <w:spacing w:before="0" w:after="0"/>
              <w:jc w:val="left"/>
            </w:pPr>
            <w:r w:rsidRPr="00CF5BAC">
              <w:t>interface</w:t>
            </w:r>
            <w:r w:rsidRPr="00CF5BAC">
              <w:rPr>
                <w:rFonts w:hint="eastAsia"/>
              </w:rPr>
              <w:t xml:space="preserve"> </w:t>
            </w:r>
          </w:p>
          <w:p w14:paraId="7AD0AB13" w14:textId="69CB7F82" w:rsidR="003E701D" w:rsidRPr="00CF5BAC" w:rsidRDefault="003E701D" w:rsidP="003E701D">
            <w:pPr>
              <w:pStyle w:val="a1"/>
              <w:spacing w:before="0" w:after="0"/>
              <w:jc w:val="left"/>
            </w:pPr>
            <w:r w:rsidRPr="00CF5BAC">
              <w:t>(User Defined)</w:t>
            </w:r>
          </w:p>
        </w:tc>
        <w:tc>
          <w:tcPr>
            <w:tcW w:w="1080" w:type="pct"/>
          </w:tcPr>
          <w:p w14:paraId="323FE35A" w14:textId="5ADE5DD1" w:rsidR="003E701D" w:rsidRPr="00CF5BAC" w:rsidRDefault="003E701D" w:rsidP="003E701D">
            <w:pPr>
              <w:pStyle w:val="a1"/>
              <w:spacing w:before="0" w:after="0"/>
              <w:jc w:val="left"/>
            </w:pPr>
            <w:r w:rsidRPr="00CF5BAC">
              <w:rPr>
                <w:rFonts w:hint="eastAsia"/>
              </w:rPr>
              <w:t>I</w:t>
            </w:r>
            <w:r w:rsidRPr="00CF5BAC">
              <w:t>nterface Function</w:t>
            </w:r>
          </w:p>
        </w:tc>
        <w:tc>
          <w:tcPr>
            <w:tcW w:w="828" w:type="pct"/>
          </w:tcPr>
          <w:p w14:paraId="5801B974" w14:textId="729BF6CA" w:rsidR="003E701D" w:rsidRPr="00CF5BAC" w:rsidRDefault="003E701D" w:rsidP="003E701D">
            <w:pPr>
              <w:pStyle w:val="a1"/>
              <w:spacing w:before="0" w:after="0"/>
              <w:jc w:val="left"/>
            </w:pPr>
            <w:r w:rsidRPr="00CF5BAC">
              <w:t>-</w:t>
            </w:r>
          </w:p>
        </w:tc>
        <w:tc>
          <w:tcPr>
            <w:tcW w:w="1776" w:type="pct"/>
          </w:tcPr>
          <w:p w14:paraId="5534751A" w14:textId="1FC1FEE2" w:rsidR="003E701D" w:rsidRPr="00CF5BAC" w:rsidRDefault="003E701D" w:rsidP="003E701D">
            <w:pPr>
              <w:pStyle w:val="a1"/>
              <w:spacing w:before="0" w:after="0"/>
              <w:jc w:val="left"/>
            </w:pPr>
            <w:r w:rsidRPr="00CF5BAC">
              <w:t xml:space="preserve">User can implement </w:t>
            </w:r>
            <w:r>
              <w:t>interface</w:t>
            </w:r>
            <w:r w:rsidRPr="00CF5BAC">
              <w:t xml:space="preserve"> function in this module.</w:t>
            </w:r>
          </w:p>
        </w:tc>
      </w:tr>
      <w:tr w:rsidR="003E701D" w:rsidRPr="00146600" w14:paraId="71A58E0A" w14:textId="77777777" w:rsidTr="00032018">
        <w:trPr>
          <w:trHeight w:val="549"/>
          <w:jc w:val="center"/>
        </w:trPr>
        <w:tc>
          <w:tcPr>
            <w:tcW w:w="486" w:type="pct"/>
          </w:tcPr>
          <w:p w14:paraId="61BC3DF6" w14:textId="0DF59CB5" w:rsidR="003E701D" w:rsidRPr="00CF5BAC" w:rsidRDefault="003E701D" w:rsidP="003E701D">
            <w:pPr>
              <w:pStyle w:val="a1"/>
              <w:spacing w:before="0" w:after="0"/>
              <w:jc w:val="left"/>
              <w:rPr>
                <w:lang w:eastAsia="ja-JP"/>
              </w:rPr>
            </w:pPr>
            <w:r>
              <w:rPr>
                <w:rFonts w:hint="eastAsia"/>
                <w:lang w:eastAsia="ja-JP"/>
              </w:rPr>
              <w:t>(</w:t>
            </w:r>
            <w:r>
              <w:rPr>
                <w:lang w:eastAsia="ja-JP"/>
              </w:rPr>
              <w:t>13)</w:t>
            </w:r>
          </w:p>
        </w:tc>
        <w:tc>
          <w:tcPr>
            <w:tcW w:w="829" w:type="pct"/>
          </w:tcPr>
          <w:p w14:paraId="0DA1FE7B" w14:textId="4A65F5E6" w:rsidR="003E701D" w:rsidRPr="00CF5BAC" w:rsidRDefault="003E701D" w:rsidP="003E701D">
            <w:pPr>
              <w:pStyle w:val="a1"/>
              <w:spacing w:before="0" w:after="0"/>
              <w:jc w:val="left"/>
              <w:rPr>
                <w:lang w:eastAsia="ja-JP"/>
              </w:rPr>
            </w:pPr>
            <w:r>
              <w:rPr>
                <w:rFonts w:hint="eastAsia"/>
                <w:lang w:eastAsia="ja-JP"/>
              </w:rPr>
              <w:t>U</w:t>
            </w:r>
            <w:r>
              <w:rPr>
                <w:lang w:eastAsia="ja-JP"/>
              </w:rPr>
              <w:t>til</w:t>
            </w:r>
          </w:p>
        </w:tc>
        <w:tc>
          <w:tcPr>
            <w:tcW w:w="1080" w:type="pct"/>
          </w:tcPr>
          <w:p w14:paraId="1AAC6EAE" w14:textId="39FF8747" w:rsidR="003E701D" w:rsidRPr="00CF5BAC" w:rsidRDefault="003E701D" w:rsidP="003E701D">
            <w:pPr>
              <w:pStyle w:val="a1"/>
              <w:spacing w:before="0" w:after="0"/>
              <w:jc w:val="left"/>
              <w:rPr>
                <w:lang w:eastAsia="ja-JP"/>
              </w:rPr>
            </w:pPr>
            <w:r>
              <w:rPr>
                <w:rFonts w:hint="eastAsia"/>
                <w:lang w:eastAsia="ja-JP"/>
              </w:rPr>
              <w:t>U</w:t>
            </w:r>
            <w:r>
              <w:rPr>
                <w:lang w:eastAsia="ja-JP"/>
              </w:rPr>
              <w:t>tilities Function</w:t>
            </w:r>
          </w:p>
        </w:tc>
        <w:tc>
          <w:tcPr>
            <w:tcW w:w="828" w:type="pct"/>
          </w:tcPr>
          <w:p w14:paraId="641ED350" w14:textId="22132812" w:rsidR="003E701D" w:rsidRPr="00CF5BAC" w:rsidRDefault="003E701D" w:rsidP="003E701D">
            <w:pPr>
              <w:pStyle w:val="a1"/>
              <w:spacing w:before="0" w:after="0"/>
              <w:jc w:val="left"/>
              <w:rPr>
                <w:lang w:eastAsia="ja-JP"/>
              </w:rPr>
            </w:pPr>
            <w:r>
              <w:rPr>
                <w:rFonts w:hint="eastAsia"/>
                <w:lang w:eastAsia="ja-JP"/>
              </w:rPr>
              <w:t>U</w:t>
            </w:r>
            <w:r>
              <w:rPr>
                <w:lang w:eastAsia="ja-JP"/>
              </w:rPr>
              <w:t>tilities Function</w:t>
            </w:r>
          </w:p>
        </w:tc>
        <w:tc>
          <w:tcPr>
            <w:tcW w:w="1776" w:type="pct"/>
          </w:tcPr>
          <w:p w14:paraId="0D9D968E" w14:textId="2F948859" w:rsidR="003E701D" w:rsidRPr="00CF5BAC" w:rsidRDefault="003E701D" w:rsidP="003E701D">
            <w:pPr>
              <w:pStyle w:val="a1"/>
              <w:spacing w:before="0" w:after="0"/>
              <w:jc w:val="left"/>
            </w:pPr>
            <w:r w:rsidRPr="00300FD7">
              <w:rPr>
                <w:lang w:eastAsia="ja-JP"/>
              </w:rPr>
              <w:t>Modules of common functions such as memory manipulation and checksum calculation</w:t>
            </w:r>
            <w:r>
              <w:rPr>
                <w:lang w:eastAsia="ja-JP"/>
              </w:rPr>
              <w:t>.</w:t>
            </w:r>
          </w:p>
        </w:tc>
      </w:tr>
    </w:tbl>
    <w:p w14:paraId="172D148C" w14:textId="77777777" w:rsidR="00B73071" w:rsidRPr="00D46B12" w:rsidRDefault="00B73071" w:rsidP="00032018">
      <w:pPr>
        <w:spacing w:after="120"/>
        <w:rPr>
          <w:lang w:val="en-GB" w:eastAsia="en-US"/>
        </w:rPr>
      </w:pPr>
    </w:p>
    <w:p w14:paraId="71825113" w14:textId="66360A9A" w:rsidR="0008344C" w:rsidRDefault="00586C7C" w:rsidP="00F27F4D">
      <w:pPr>
        <w:pStyle w:val="Heading2"/>
        <w:rPr>
          <w:lang w:val="en-GB"/>
        </w:rPr>
      </w:pPr>
      <w:bookmarkStart w:id="396" w:name="_Ref142497026"/>
      <w:r>
        <w:rPr>
          <w:lang w:val="en-GB"/>
        </w:rPr>
        <w:br w:type="column"/>
      </w:r>
      <w:bookmarkStart w:id="397" w:name="_Toc203384014"/>
      <w:r w:rsidR="0008344C" w:rsidRPr="004B7082">
        <w:rPr>
          <w:lang w:val="en-GB"/>
        </w:rPr>
        <w:lastRenderedPageBreak/>
        <w:t>Source File List</w:t>
      </w:r>
      <w:bookmarkEnd w:id="396"/>
      <w:bookmarkEnd w:id="397"/>
    </w:p>
    <w:p w14:paraId="069FA350" w14:textId="16E29920" w:rsidR="00DE59DE" w:rsidRPr="00251C23" w:rsidRDefault="00DE59DE" w:rsidP="00DE59DE">
      <w:pPr>
        <w:pStyle w:val="ReqID"/>
        <w:rPr>
          <w:lang w:val="en-US"/>
        </w:rPr>
      </w:pPr>
      <w:r w:rsidRPr="00696D29">
        <w:t>[</w:t>
      </w:r>
      <w:r>
        <w:t>Gen5</w:t>
      </w:r>
      <w:r w:rsidRPr="00696D29">
        <w:t>GW_</w:t>
      </w:r>
      <w:r w:rsidR="00374FCB">
        <w:t>ProtoCon</w:t>
      </w:r>
      <w:r w:rsidRPr="00696D29">
        <w:t>v_AD_C_</w:t>
      </w:r>
      <w:r>
        <w:t>04_0</w:t>
      </w:r>
      <w:r w:rsidRPr="00696D29">
        <w:t>0</w:t>
      </w:r>
      <w:r>
        <w:t>2</w:t>
      </w:r>
      <w:r w:rsidRPr="00696D29">
        <w:t>]</w:t>
      </w:r>
    </w:p>
    <w:p w14:paraId="12F004DA" w14:textId="29E0B97F" w:rsidR="007431D7" w:rsidRPr="00F91677" w:rsidRDefault="009B17EB" w:rsidP="009B17EB">
      <w:pPr>
        <w:pStyle w:val="TraceID"/>
        <w:rPr>
          <w:strike/>
        </w:rPr>
      </w:pPr>
      <w:r w:rsidRPr="00F91677">
        <w:rPr>
          <w:strike/>
        </w:rPr>
        <w:t>[</w:t>
      </w:r>
      <w:r w:rsidR="007431D7" w:rsidRPr="00F91677">
        <w:rPr>
          <w:strike/>
        </w:rPr>
        <w:t>iso26-18_p6_7.4.5]</w:t>
      </w:r>
      <w:r w:rsidR="007F4463" w:rsidRPr="00F91677">
        <w:rPr>
          <w:strike/>
        </w:rPr>
        <w:t xml:space="preserve"> a</w:t>
      </w:r>
    </w:p>
    <w:p w14:paraId="0DA5F174" w14:textId="78BA8911" w:rsidR="0008344C" w:rsidRPr="0036732E" w:rsidRDefault="0008344C" w:rsidP="00032018">
      <w:pPr>
        <w:spacing w:after="120"/>
        <w:rPr>
          <w:rFonts w:eastAsia="Meiryo UI"/>
          <w:lang w:val="en-GB"/>
        </w:rPr>
      </w:pPr>
      <w:r w:rsidRPr="006D3C1F">
        <w:rPr>
          <w:lang w:val="en-GB"/>
        </w:rPr>
        <w:t xml:space="preserve">The source files included in each module are </w:t>
      </w:r>
      <w:r w:rsidRPr="006D3C1F">
        <w:rPr>
          <w:rFonts w:cs="Arial"/>
          <w:szCs w:val="21"/>
        </w:rPr>
        <w:t>following</w:t>
      </w:r>
      <w:r w:rsidRPr="006D3C1F">
        <w:rPr>
          <w:lang w:val="en-GB"/>
        </w:rPr>
        <w:t>. The numbers correspond to in</w:t>
      </w:r>
      <w:r w:rsidR="00501D20">
        <w:rPr>
          <w:lang w:val="en-GB"/>
        </w:rPr>
        <w:t xml:space="preserve"> </w:t>
      </w:r>
      <w:r w:rsidR="00501D20">
        <w:rPr>
          <w:lang w:val="en-GB"/>
        </w:rPr>
        <w:fldChar w:fldCharType="begin"/>
      </w:r>
      <w:r w:rsidR="00501D20">
        <w:rPr>
          <w:lang w:val="en-GB"/>
        </w:rPr>
        <w:instrText xml:space="preserve"> REF _Ref193896505 \h </w:instrText>
      </w:r>
      <w:r w:rsidR="00501D20">
        <w:rPr>
          <w:lang w:val="en-GB"/>
        </w:rPr>
      </w:r>
      <w:r w:rsidR="00501D20">
        <w:rPr>
          <w:lang w:val="en-GB"/>
        </w:rPr>
        <w:fldChar w:fldCharType="separate"/>
      </w:r>
      <w:r w:rsidR="009D560C" w:rsidRPr="00CF5BAC">
        <w:t xml:space="preserve">Table </w:t>
      </w:r>
      <w:r w:rsidR="009D560C">
        <w:rPr>
          <w:noProof/>
        </w:rPr>
        <w:t>4</w:t>
      </w:r>
      <w:r w:rsidR="009D560C">
        <w:noBreakHyphen/>
      </w:r>
      <w:r w:rsidR="009D560C">
        <w:rPr>
          <w:noProof/>
        </w:rPr>
        <w:t>1</w:t>
      </w:r>
      <w:r w:rsidR="00501D20">
        <w:rPr>
          <w:lang w:val="en-GB"/>
        </w:rPr>
        <w:fldChar w:fldCharType="end"/>
      </w:r>
      <w:r w:rsidRPr="006D3C1F">
        <w:rPr>
          <w:lang w:val="en-GB"/>
        </w:rPr>
        <w:t>.</w:t>
      </w:r>
    </w:p>
    <w:p w14:paraId="322CA9BC" w14:textId="16E86ACF" w:rsidR="0008344C" w:rsidRDefault="0008344C" w:rsidP="00E10491">
      <w:pPr>
        <w:pStyle w:val="Caption"/>
        <w:rPr>
          <w:lang w:val="en-GB"/>
        </w:rPr>
      </w:pPr>
      <w:r w:rsidRPr="004B7082">
        <w:rPr>
          <w:lang w:val="en-GB"/>
        </w:rPr>
        <w:t xml:space="preserve">Table </w:t>
      </w:r>
      <w:r w:rsidR="00596B95">
        <w:rPr>
          <w:lang w:val="en-GB"/>
        </w:rPr>
        <w:fldChar w:fldCharType="begin"/>
      </w:r>
      <w:r w:rsidR="00596B95">
        <w:rPr>
          <w:lang w:val="en-GB"/>
        </w:rPr>
        <w:instrText xml:space="preserve"> STYLEREF 1 \s </w:instrText>
      </w:r>
      <w:r w:rsidR="00596B95">
        <w:rPr>
          <w:lang w:val="en-GB"/>
        </w:rPr>
        <w:fldChar w:fldCharType="separate"/>
      </w:r>
      <w:r w:rsidR="009D560C">
        <w:rPr>
          <w:noProof/>
          <w:lang w:val="en-GB"/>
        </w:rPr>
        <w:t>4</w:t>
      </w:r>
      <w:r w:rsidR="00596B95">
        <w:rPr>
          <w:lang w:val="en-GB"/>
        </w:rPr>
        <w:fldChar w:fldCharType="end"/>
      </w:r>
      <w:r w:rsidR="00596B95">
        <w:rPr>
          <w:lang w:val="en-GB"/>
        </w:rPr>
        <w:noBreakHyphen/>
      </w:r>
      <w:r w:rsidR="00596B95">
        <w:rPr>
          <w:lang w:val="en-GB"/>
        </w:rPr>
        <w:fldChar w:fldCharType="begin"/>
      </w:r>
      <w:r w:rsidR="00596B95">
        <w:rPr>
          <w:lang w:val="en-GB"/>
        </w:rPr>
        <w:instrText xml:space="preserve"> SEQ Table \* ARABIC \s 1 </w:instrText>
      </w:r>
      <w:r w:rsidR="00596B95">
        <w:rPr>
          <w:lang w:val="en-GB"/>
        </w:rPr>
        <w:fldChar w:fldCharType="separate"/>
      </w:r>
      <w:r w:rsidR="009D560C">
        <w:rPr>
          <w:noProof/>
          <w:lang w:val="en-GB"/>
        </w:rPr>
        <w:t>2</w:t>
      </w:r>
      <w:r w:rsidR="00596B95">
        <w:rPr>
          <w:lang w:val="en-GB"/>
        </w:rPr>
        <w:fldChar w:fldCharType="end"/>
      </w:r>
      <w:r w:rsidRPr="004B7082">
        <w:rPr>
          <w:lang w:val="en-GB"/>
        </w:rPr>
        <w:t>: Source File List</w:t>
      </w:r>
    </w:p>
    <w:tbl>
      <w:tblPr>
        <w:tblW w:w="48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3312"/>
        <w:gridCol w:w="5855"/>
      </w:tblGrid>
      <w:tr w:rsidR="00565682" w:rsidRPr="00BF6713" w14:paraId="18BFF9C0" w14:textId="77777777" w:rsidTr="003F6AF4">
        <w:trPr>
          <w:trHeight w:val="295"/>
          <w:jc w:val="center"/>
        </w:trPr>
        <w:tc>
          <w:tcPr>
            <w:tcW w:w="264" w:type="pct"/>
            <w:tcBorders>
              <w:tl2br w:val="nil"/>
            </w:tcBorders>
            <w:shd w:val="clear" w:color="auto" w:fill="D9D9D9"/>
          </w:tcPr>
          <w:p w14:paraId="475C249F" w14:textId="77777777" w:rsidR="003E701D" w:rsidRPr="00BE791A" w:rsidRDefault="003E701D" w:rsidP="00040FF9">
            <w:pPr>
              <w:pStyle w:val="a1"/>
              <w:spacing w:before="0" w:after="0"/>
              <w:jc w:val="center"/>
              <w:rPr>
                <w:rFonts w:eastAsia="Meiryo UI" w:cstheme="majorHAnsi"/>
                <w:b/>
                <w:szCs w:val="20"/>
                <w:lang w:val="en-US" w:eastAsia="ja-JP"/>
              </w:rPr>
            </w:pPr>
            <w:r w:rsidRPr="00BE791A">
              <w:rPr>
                <w:rFonts w:eastAsia="Meiryo UI" w:cstheme="majorHAnsi"/>
                <w:b/>
                <w:szCs w:val="20"/>
              </w:rPr>
              <w:t>No.</w:t>
            </w:r>
          </w:p>
        </w:tc>
        <w:tc>
          <w:tcPr>
            <w:tcW w:w="1711" w:type="pct"/>
            <w:shd w:val="clear" w:color="auto" w:fill="D9D9D9"/>
          </w:tcPr>
          <w:p w14:paraId="34F5D59C" w14:textId="35015CBB" w:rsidR="003E701D" w:rsidRPr="00BE791A" w:rsidRDefault="003E701D" w:rsidP="003E701D">
            <w:pPr>
              <w:jc w:val="left"/>
              <w:rPr>
                <w:rFonts w:eastAsia="Meiryo UI" w:cstheme="majorHAnsi"/>
                <w:b/>
                <w:szCs w:val="20"/>
              </w:rPr>
            </w:pPr>
            <w:r w:rsidRPr="004B7082">
              <w:rPr>
                <w:rFonts w:eastAsia="Meiryo UI" w:cs="Arial"/>
                <w:b/>
                <w:szCs w:val="21"/>
                <w:lang w:val="en-GB"/>
              </w:rPr>
              <w:t>Source File Name</w:t>
            </w:r>
          </w:p>
        </w:tc>
        <w:tc>
          <w:tcPr>
            <w:tcW w:w="3025" w:type="pct"/>
            <w:shd w:val="clear" w:color="auto" w:fill="D9D9D9"/>
          </w:tcPr>
          <w:p w14:paraId="520EB198" w14:textId="4E2050D5" w:rsidR="003E701D" w:rsidRPr="00BE791A" w:rsidRDefault="003E701D" w:rsidP="003E701D">
            <w:pPr>
              <w:pStyle w:val="a1"/>
              <w:spacing w:before="0" w:after="0"/>
              <w:jc w:val="left"/>
              <w:rPr>
                <w:rFonts w:eastAsia="Meiryo UI" w:cstheme="majorHAnsi"/>
                <w:b/>
                <w:szCs w:val="20"/>
              </w:rPr>
            </w:pPr>
            <w:r w:rsidRPr="004B7082">
              <w:rPr>
                <w:rFonts w:eastAsia="Meiryo UI"/>
                <w:b/>
                <w:szCs w:val="20"/>
                <w:lang w:val="en-GB"/>
              </w:rPr>
              <w:t>Description</w:t>
            </w:r>
          </w:p>
        </w:tc>
      </w:tr>
      <w:tr w:rsidR="00565682" w:rsidRPr="00BF6713" w14:paraId="7561224B" w14:textId="77777777" w:rsidTr="003F6AF4">
        <w:trPr>
          <w:trHeight w:val="295"/>
          <w:jc w:val="center"/>
        </w:trPr>
        <w:tc>
          <w:tcPr>
            <w:tcW w:w="264" w:type="pct"/>
          </w:tcPr>
          <w:p w14:paraId="17DCF2F3"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12611099" w14:textId="033EE8EC" w:rsidR="003E701D" w:rsidRPr="00BE791A" w:rsidRDefault="003E701D" w:rsidP="003E701D">
            <w:pPr>
              <w:pStyle w:val="a1"/>
              <w:spacing w:before="0" w:after="0"/>
              <w:jc w:val="left"/>
              <w:rPr>
                <w:rFonts w:eastAsia="Meiryo UI" w:cstheme="majorHAnsi"/>
                <w:i/>
                <w:iCs/>
                <w:szCs w:val="20"/>
                <w:lang w:val="en-US" w:eastAsia="ja-JP"/>
              </w:rPr>
            </w:pPr>
            <w:r w:rsidRPr="008F0FB0">
              <w:t>CDD_</w:t>
            </w:r>
            <w:r>
              <w:t>ProtoConv</w:t>
            </w:r>
            <w:r w:rsidRPr="008F0FB0">
              <w:t>_api.c</w:t>
            </w:r>
          </w:p>
        </w:tc>
        <w:tc>
          <w:tcPr>
            <w:tcW w:w="3025" w:type="pct"/>
          </w:tcPr>
          <w:p w14:paraId="4930EF82" w14:textId="532C64B4" w:rsidR="003E701D" w:rsidRPr="00BE791A" w:rsidRDefault="003E701D" w:rsidP="003E701D">
            <w:pPr>
              <w:pStyle w:val="a1"/>
              <w:spacing w:before="0" w:after="0"/>
              <w:jc w:val="left"/>
            </w:pPr>
            <w:r w:rsidRPr="008F0FB0">
              <w:t>It contains the process of API</w:t>
            </w:r>
            <w:r>
              <w:t>s</w:t>
            </w:r>
            <w:r w:rsidRPr="008F0FB0">
              <w:t xml:space="preserve"> of </w:t>
            </w:r>
            <w:r>
              <w:t>Protocol Conversion</w:t>
            </w:r>
            <w:r w:rsidRPr="008F0FB0">
              <w:t>.</w:t>
            </w:r>
          </w:p>
        </w:tc>
      </w:tr>
      <w:tr w:rsidR="00565682" w:rsidRPr="00BF6713" w14:paraId="2AD2B927" w14:textId="77777777" w:rsidTr="003F6AF4">
        <w:trPr>
          <w:trHeight w:val="295"/>
          <w:jc w:val="center"/>
        </w:trPr>
        <w:tc>
          <w:tcPr>
            <w:tcW w:w="264" w:type="pct"/>
          </w:tcPr>
          <w:p w14:paraId="2A6D8FCF"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4832B5B7" w14:textId="73D86EF2" w:rsidR="003E701D" w:rsidRPr="00BE791A" w:rsidRDefault="003E701D" w:rsidP="003E701D">
            <w:pPr>
              <w:pStyle w:val="a1"/>
              <w:spacing w:before="0" w:after="0"/>
              <w:jc w:val="left"/>
              <w:rPr>
                <w:i/>
                <w:iCs/>
              </w:rPr>
            </w:pPr>
            <w:r w:rsidRPr="008F0FB0">
              <w:t>CDD_</w:t>
            </w:r>
            <w:r>
              <w:t>ProtoConv</w:t>
            </w:r>
            <w:r w:rsidRPr="008F0FB0">
              <w:t>_init.c</w:t>
            </w:r>
          </w:p>
        </w:tc>
        <w:tc>
          <w:tcPr>
            <w:tcW w:w="3025" w:type="pct"/>
          </w:tcPr>
          <w:p w14:paraId="1E4A7E0F" w14:textId="197BC1F2" w:rsidR="003E701D" w:rsidRPr="00BE791A" w:rsidRDefault="003E701D" w:rsidP="003E701D">
            <w:pPr>
              <w:pStyle w:val="a1"/>
              <w:spacing w:before="0" w:after="0"/>
              <w:jc w:val="left"/>
            </w:pPr>
            <w:r w:rsidRPr="008F0FB0">
              <w:t>It contains the process of Initialization functions.</w:t>
            </w:r>
          </w:p>
        </w:tc>
      </w:tr>
      <w:tr w:rsidR="00565682" w:rsidRPr="00BF6713" w14:paraId="798ADD00" w14:textId="77777777" w:rsidTr="003F6AF4">
        <w:trPr>
          <w:trHeight w:val="295"/>
          <w:jc w:val="center"/>
        </w:trPr>
        <w:tc>
          <w:tcPr>
            <w:tcW w:w="264" w:type="pct"/>
          </w:tcPr>
          <w:p w14:paraId="7115CD61"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6C74F5A0" w14:textId="202B6702" w:rsidR="003E701D" w:rsidRPr="00BE791A" w:rsidRDefault="003E701D" w:rsidP="003E701D">
            <w:pPr>
              <w:pStyle w:val="a1"/>
              <w:spacing w:before="0" w:after="0"/>
              <w:jc w:val="left"/>
            </w:pPr>
            <w:r w:rsidRPr="008F0FB0">
              <w:t>CDD_</w:t>
            </w:r>
            <w:r>
              <w:t>ProtoConv</w:t>
            </w:r>
            <w:r w:rsidRPr="008F0FB0">
              <w:t>_CantoEth.c</w:t>
            </w:r>
          </w:p>
        </w:tc>
        <w:tc>
          <w:tcPr>
            <w:tcW w:w="3025" w:type="pct"/>
          </w:tcPr>
          <w:p w14:paraId="3EC7295E" w14:textId="07DA62CB" w:rsidR="003E701D" w:rsidRPr="00BE791A" w:rsidRDefault="003E701D" w:rsidP="003E701D">
            <w:pPr>
              <w:pStyle w:val="a1"/>
              <w:spacing w:before="0" w:after="0"/>
              <w:jc w:val="left"/>
            </w:pPr>
            <w:r w:rsidRPr="008F0FB0">
              <w:t>It contains the process of CAN to Ethernet Conversion.</w:t>
            </w:r>
          </w:p>
        </w:tc>
      </w:tr>
      <w:tr w:rsidR="00565682" w:rsidRPr="00BF6713" w14:paraId="1E4D367F" w14:textId="77777777" w:rsidTr="003F6AF4">
        <w:trPr>
          <w:trHeight w:val="295"/>
          <w:jc w:val="center"/>
        </w:trPr>
        <w:tc>
          <w:tcPr>
            <w:tcW w:w="264" w:type="pct"/>
          </w:tcPr>
          <w:p w14:paraId="5F4D51BE"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3445D2E5" w14:textId="2B866DE0" w:rsidR="003E701D" w:rsidRPr="00BE791A" w:rsidRDefault="003E701D" w:rsidP="003E701D">
            <w:pPr>
              <w:pStyle w:val="a1"/>
              <w:spacing w:before="0" w:after="0"/>
              <w:jc w:val="left"/>
            </w:pPr>
            <w:r w:rsidRPr="008F0FB0">
              <w:t>CDD_</w:t>
            </w:r>
            <w:r>
              <w:t>ProtoConv</w:t>
            </w:r>
            <w:r w:rsidRPr="008F0FB0">
              <w:t>_</w:t>
            </w:r>
            <w:r>
              <w:t>Li</w:t>
            </w:r>
            <w:r w:rsidRPr="008F0FB0">
              <w:t>ntoEth.c</w:t>
            </w:r>
          </w:p>
        </w:tc>
        <w:tc>
          <w:tcPr>
            <w:tcW w:w="3025" w:type="pct"/>
          </w:tcPr>
          <w:p w14:paraId="3FFE6A9F" w14:textId="0DE306C5" w:rsidR="003E701D" w:rsidRPr="00BE791A" w:rsidRDefault="003E701D" w:rsidP="003E701D">
            <w:pPr>
              <w:pStyle w:val="a1"/>
              <w:spacing w:before="0" w:after="0"/>
              <w:jc w:val="left"/>
            </w:pPr>
            <w:r w:rsidRPr="008F0FB0">
              <w:t xml:space="preserve">It contains the process of </w:t>
            </w:r>
            <w:r>
              <w:t>LIN</w:t>
            </w:r>
            <w:r w:rsidRPr="008F0FB0">
              <w:t xml:space="preserve"> to Ethernet Conversion.</w:t>
            </w:r>
          </w:p>
        </w:tc>
      </w:tr>
      <w:tr w:rsidR="00565682" w:rsidRPr="00BF6713" w14:paraId="133229F8" w14:textId="77777777" w:rsidTr="003F6AF4">
        <w:trPr>
          <w:trHeight w:val="295"/>
          <w:jc w:val="center"/>
        </w:trPr>
        <w:tc>
          <w:tcPr>
            <w:tcW w:w="264" w:type="pct"/>
          </w:tcPr>
          <w:p w14:paraId="13306CB9"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43C7ACBB" w14:textId="293A0386" w:rsidR="003E701D" w:rsidRPr="00BE791A" w:rsidRDefault="003E701D" w:rsidP="003E701D">
            <w:pPr>
              <w:pStyle w:val="a1"/>
              <w:spacing w:before="0" w:after="0"/>
              <w:jc w:val="left"/>
            </w:pPr>
            <w:r w:rsidRPr="008F0FB0">
              <w:t>CDD_</w:t>
            </w:r>
            <w:r>
              <w:t>ProtoConv</w:t>
            </w:r>
            <w:r w:rsidRPr="008F0FB0">
              <w:t>_</w:t>
            </w:r>
            <w:r>
              <w:t>Port</w:t>
            </w:r>
            <w:r w:rsidRPr="008F0FB0">
              <w:t>toEth.c</w:t>
            </w:r>
          </w:p>
        </w:tc>
        <w:tc>
          <w:tcPr>
            <w:tcW w:w="3025" w:type="pct"/>
          </w:tcPr>
          <w:p w14:paraId="7D8C875E" w14:textId="1F8FBF47" w:rsidR="003E701D" w:rsidRPr="00BE791A" w:rsidRDefault="003E701D" w:rsidP="003E701D">
            <w:pPr>
              <w:pStyle w:val="a1"/>
              <w:spacing w:before="0" w:after="0"/>
              <w:jc w:val="left"/>
            </w:pPr>
            <w:r w:rsidRPr="008F0FB0">
              <w:t xml:space="preserve">It contains the process of </w:t>
            </w:r>
            <w:r>
              <w:t>Port</w:t>
            </w:r>
            <w:r w:rsidRPr="008F0FB0">
              <w:t xml:space="preserve"> to Ethernet Conversion.</w:t>
            </w:r>
          </w:p>
        </w:tc>
      </w:tr>
      <w:tr w:rsidR="00565682" w:rsidRPr="00BF6713" w14:paraId="0BA0AA4F" w14:textId="77777777" w:rsidTr="003F6AF4">
        <w:trPr>
          <w:trHeight w:val="295"/>
          <w:jc w:val="center"/>
        </w:trPr>
        <w:tc>
          <w:tcPr>
            <w:tcW w:w="264" w:type="pct"/>
          </w:tcPr>
          <w:p w14:paraId="0680DCA6"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189D7FB5" w14:textId="5A8511F3" w:rsidR="003E701D" w:rsidRPr="00BE791A" w:rsidRDefault="008C4C8A" w:rsidP="003E701D">
            <w:pPr>
              <w:pStyle w:val="a1"/>
              <w:spacing w:before="0" w:after="0"/>
              <w:jc w:val="left"/>
            </w:pPr>
            <w:r w:rsidRPr="008C4C8A">
              <w:t>CDD_ProtoConv_Fifo</w:t>
            </w:r>
            <w:r w:rsidR="003E701D" w:rsidRPr="008F0FB0">
              <w:t>.c</w:t>
            </w:r>
          </w:p>
        </w:tc>
        <w:tc>
          <w:tcPr>
            <w:tcW w:w="3025" w:type="pct"/>
          </w:tcPr>
          <w:p w14:paraId="40C61F04" w14:textId="671CA162" w:rsidR="003E701D" w:rsidRPr="00BE791A" w:rsidRDefault="003E701D" w:rsidP="003E701D">
            <w:pPr>
              <w:pStyle w:val="a1"/>
              <w:spacing w:before="0" w:after="0"/>
              <w:jc w:val="left"/>
            </w:pPr>
            <w:r w:rsidRPr="008F0FB0">
              <w:t>It contains the process of</w:t>
            </w:r>
            <w:r>
              <w:t xml:space="preserve"> buffering CAN/LIN/Parallel Port messages</w:t>
            </w:r>
            <w:r w:rsidRPr="008F0FB0">
              <w:t xml:space="preserve"> to </w:t>
            </w:r>
            <w:r>
              <w:t xml:space="preserve">mixed-type </w:t>
            </w:r>
            <w:r w:rsidRPr="008F0FB0">
              <w:t xml:space="preserve">Ethernet </w:t>
            </w:r>
            <w:r>
              <w:t>frame</w:t>
            </w:r>
            <w:r w:rsidRPr="008F0FB0">
              <w:t>.</w:t>
            </w:r>
          </w:p>
        </w:tc>
      </w:tr>
      <w:tr w:rsidR="00565682" w:rsidRPr="00BF6713" w14:paraId="5913FB68" w14:textId="77777777" w:rsidTr="003F6AF4">
        <w:trPr>
          <w:trHeight w:val="295"/>
          <w:jc w:val="center"/>
        </w:trPr>
        <w:tc>
          <w:tcPr>
            <w:tcW w:w="264" w:type="pct"/>
          </w:tcPr>
          <w:p w14:paraId="2DB2419D" w14:textId="77777777" w:rsidR="003E701D" w:rsidRPr="00BE791A" w:rsidRDefault="003E701D"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2A8BDE42" w14:textId="715641B3" w:rsidR="003E701D" w:rsidRPr="00BE791A" w:rsidRDefault="003E701D" w:rsidP="003E701D">
            <w:pPr>
              <w:pStyle w:val="a1"/>
              <w:spacing w:before="0" w:after="0"/>
              <w:jc w:val="left"/>
            </w:pPr>
            <w:r w:rsidRPr="008F0FB0">
              <w:t>CDD_</w:t>
            </w:r>
            <w:r>
              <w:t>ProtoConv</w:t>
            </w:r>
            <w:r w:rsidRPr="008F0FB0">
              <w:t>_</w:t>
            </w:r>
            <w:r>
              <w:t>X</w:t>
            </w:r>
            <w:r w:rsidRPr="008F0FB0">
              <w:t>toEth.c</w:t>
            </w:r>
          </w:p>
        </w:tc>
        <w:tc>
          <w:tcPr>
            <w:tcW w:w="3025" w:type="pct"/>
          </w:tcPr>
          <w:p w14:paraId="1A3AB3E4" w14:textId="66559C54" w:rsidR="003E701D" w:rsidRPr="00BE791A" w:rsidRDefault="003E701D" w:rsidP="003E701D">
            <w:pPr>
              <w:pStyle w:val="a1"/>
              <w:spacing w:before="0" w:after="0"/>
              <w:jc w:val="left"/>
            </w:pPr>
            <w:r w:rsidRPr="008F0FB0">
              <w:t xml:space="preserve">It contains the process of </w:t>
            </w:r>
            <w:r>
              <w:t xml:space="preserve">creating and sending </w:t>
            </w:r>
            <w:r w:rsidR="00C3570B">
              <w:t xml:space="preserve">the </w:t>
            </w:r>
            <w:r>
              <w:t>converted</w:t>
            </w:r>
            <w:r w:rsidRPr="008F0FB0">
              <w:t xml:space="preserve"> Ethernet </w:t>
            </w:r>
            <w:r w:rsidR="00C3570B">
              <w:t>frame</w:t>
            </w:r>
            <w:r w:rsidRPr="008F0FB0">
              <w:t>.</w:t>
            </w:r>
          </w:p>
        </w:tc>
      </w:tr>
      <w:tr w:rsidR="00565682" w:rsidRPr="00BF6713" w14:paraId="5CF6B275" w14:textId="77777777" w:rsidTr="003F6AF4">
        <w:trPr>
          <w:trHeight w:val="295"/>
          <w:jc w:val="center"/>
        </w:trPr>
        <w:tc>
          <w:tcPr>
            <w:tcW w:w="264" w:type="pct"/>
          </w:tcPr>
          <w:p w14:paraId="27833A6E" w14:textId="77777777" w:rsidR="00C3570B" w:rsidRPr="00BE791A" w:rsidRDefault="00C3570B"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7065531E" w14:textId="31CB7155" w:rsidR="00C3570B" w:rsidRPr="00E90960" w:rsidRDefault="00C3570B" w:rsidP="00C3570B">
            <w:pPr>
              <w:pStyle w:val="a1"/>
              <w:rPr>
                <w:lang w:val="en-US"/>
              </w:rPr>
            </w:pPr>
            <w:r w:rsidRPr="008F0FB0">
              <w:t>CDD_</w:t>
            </w:r>
            <w:r>
              <w:t>ProtoConv</w:t>
            </w:r>
            <w:r w:rsidRPr="008F0FB0">
              <w:t>_</w:t>
            </w:r>
            <w:r>
              <w:t>Eth</w:t>
            </w:r>
            <w:r w:rsidRPr="008F0FB0">
              <w:t>to</w:t>
            </w:r>
            <w:r>
              <w:t>Can</w:t>
            </w:r>
            <w:r w:rsidRPr="008F0FB0">
              <w:t>.c</w:t>
            </w:r>
          </w:p>
        </w:tc>
        <w:tc>
          <w:tcPr>
            <w:tcW w:w="3025" w:type="pct"/>
          </w:tcPr>
          <w:p w14:paraId="021E3C29" w14:textId="0EB7645E" w:rsidR="00C3570B" w:rsidRPr="00BE791A" w:rsidRDefault="00C3570B" w:rsidP="00C3570B">
            <w:pPr>
              <w:pStyle w:val="a1"/>
              <w:spacing w:before="0" w:after="0"/>
              <w:jc w:val="left"/>
            </w:pPr>
            <w:r w:rsidRPr="00C3570B">
              <w:t xml:space="preserve">It contains </w:t>
            </w:r>
            <w:r w:rsidR="006B06AB">
              <w:t xml:space="preserve">the </w:t>
            </w:r>
            <w:r>
              <w:t xml:space="preserve">detailed </w:t>
            </w:r>
            <w:r w:rsidRPr="00C3570B">
              <w:t xml:space="preserve">mutual process used in the general Conversion of Ethernet to CAN/LIN/Port or </w:t>
            </w:r>
            <w:r>
              <w:t xml:space="preserve">only for </w:t>
            </w:r>
            <w:r w:rsidR="006B06AB">
              <w:t>c</w:t>
            </w:r>
            <w:r w:rsidRPr="00C3570B">
              <w:t>onver</w:t>
            </w:r>
            <w:r w:rsidR="006B06AB">
              <w:t>ting</w:t>
            </w:r>
            <w:r w:rsidRPr="00C3570B">
              <w:t xml:space="preserve"> Ethernet to CAN</w:t>
            </w:r>
            <w:r w:rsidRPr="008F0FB0">
              <w:t>.</w:t>
            </w:r>
          </w:p>
        </w:tc>
      </w:tr>
      <w:tr w:rsidR="00565682" w:rsidRPr="00BF6713" w14:paraId="503CB549" w14:textId="77777777" w:rsidTr="003F6AF4">
        <w:trPr>
          <w:trHeight w:val="295"/>
          <w:jc w:val="center"/>
        </w:trPr>
        <w:tc>
          <w:tcPr>
            <w:tcW w:w="264" w:type="pct"/>
          </w:tcPr>
          <w:p w14:paraId="14F0A8D9" w14:textId="77777777" w:rsidR="00271391" w:rsidRPr="00BE791A" w:rsidRDefault="00271391"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6F8A4B03" w14:textId="64C7A969" w:rsidR="00271391" w:rsidRDefault="00271391" w:rsidP="00271391">
            <w:pPr>
              <w:pStyle w:val="a1"/>
              <w:rPr>
                <w:lang w:eastAsia="ja-JP"/>
              </w:rPr>
            </w:pPr>
            <w:r w:rsidRPr="008F0FB0">
              <w:t>CDD_</w:t>
            </w:r>
            <w:r>
              <w:t>ProtoConv</w:t>
            </w:r>
            <w:r w:rsidRPr="008F0FB0">
              <w:t>_</w:t>
            </w:r>
            <w:r>
              <w:t>Eth</w:t>
            </w:r>
            <w:r w:rsidRPr="008F0FB0">
              <w:t>to</w:t>
            </w:r>
            <w:r>
              <w:t>Lin</w:t>
            </w:r>
            <w:r w:rsidRPr="008F0FB0">
              <w:t>.c</w:t>
            </w:r>
          </w:p>
        </w:tc>
        <w:tc>
          <w:tcPr>
            <w:tcW w:w="3025" w:type="pct"/>
          </w:tcPr>
          <w:p w14:paraId="0C59130E" w14:textId="053A50F5" w:rsidR="00271391" w:rsidRDefault="00271391" w:rsidP="00271391">
            <w:pPr>
              <w:pStyle w:val="a1"/>
              <w:spacing w:before="0" w:after="0"/>
              <w:jc w:val="left"/>
              <w:rPr>
                <w:lang w:eastAsia="ja-JP"/>
              </w:rPr>
            </w:pPr>
            <w:r w:rsidRPr="00C3570B">
              <w:t xml:space="preserve">It contains </w:t>
            </w:r>
            <w:r>
              <w:t xml:space="preserve">the detailed </w:t>
            </w:r>
            <w:r w:rsidRPr="00C3570B">
              <w:t xml:space="preserve">mutual process used in the general Conversion of Ethernet to CAN/LIN/Port or </w:t>
            </w:r>
            <w:r>
              <w:t>only for c</w:t>
            </w:r>
            <w:r w:rsidRPr="00C3570B">
              <w:t>onver</w:t>
            </w:r>
            <w:r>
              <w:t>ting</w:t>
            </w:r>
            <w:r w:rsidRPr="00C3570B">
              <w:t xml:space="preserve"> Ethernet to </w:t>
            </w:r>
            <w:r>
              <w:t>LI</w:t>
            </w:r>
            <w:r w:rsidRPr="00C3570B">
              <w:t>N</w:t>
            </w:r>
            <w:r w:rsidRPr="008F0FB0">
              <w:t>.</w:t>
            </w:r>
          </w:p>
        </w:tc>
      </w:tr>
      <w:tr w:rsidR="00565682" w:rsidRPr="00BF6713" w14:paraId="655E09EE" w14:textId="77777777" w:rsidTr="003F6AF4">
        <w:trPr>
          <w:trHeight w:val="295"/>
          <w:jc w:val="center"/>
        </w:trPr>
        <w:tc>
          <w:tcPr>
            <w:tcW w:w="264" w:type="pct"/>
          </w:tcPr>
          <w:p w14:paraId="6C52D4DC" w14:textId="77777777" w:rsidR="00271391" w:rsidRPr="00BE791A" w:rsidRDefault="00271391"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40BCE173" w14:textId="5ABB11AF" w:rsidR="00271391" w:rsidRPr="00371F1D" w:rsidRDefault="00271391" w:rsidP="00271391">
            <w:pPr>
              <w:pStyle w:val="a1"/>
              <w:rPr>
                <w:lang w:val="en-US"/>
              </w:rPr>
            </w:pPr>
            <w:r w:rsidRPr="008F0FB0">
              <w:t>CDD_</w:t>
            </w:r>
            <w:r>
              <w:t>ProtoConv</w:t>
            </w:r>
            <w:r w:rsidRPr="008F0FB0">
              <w:t>_</w:t>
            </w:r>
            <w:r>
              <w:t>Eth</w:t>
            </w:r>
            <w:r w:rsidRPr="008F0FB0">
              <w:t>to</w:t>
            </w:r>
            <w:r>
              <w:t>Port</w:t>
            </w:r>
            <w:r w:rsidRPr="008F0FB0">
              <w:t>.c</w:t>
            </w:r>
          </w:p>
        </w:tc>
        <w:tc>
          <w:tcPr>
            <w:tcW w:w="3025" w:type="pct"/>
          </w:tcPr>
          <w:p w14:paraId="1251C0CC" w14:textId="31EA08AD" w:rsidR="00271391" w:rsidRDefault="00271391" w:rsidP="00271391">
            <w:pPr>
              <w:pStyle w:val="a1"/>
              <w:spacing w:before="0" w:after="0"/>
              <w:jc w:val="left"/>
              <w:rPr>
                <w:lang w:eastAsia="ja-JP"/>
              </w:rPr>
            </w:pPr>
            <w:r w:rsidRPr="00C3570B">
              <w:t xml:space="preserve">It contains </w:t>
            </w:r>
            <w:r>
              <w:t xml:space="preserve">the detailed </w:t>
            </w:r>
            <w:r w:rsidRPr="00C3570B">
              <w:t xml:space="preserve">mutual process used in the general Conversion of Ethernet to CAN/LIN/Port or </w:t>
            </w:r>
            <w:r>
              <w:t>only for c</w:t>
            </w:r>
            <w:r w:rsidRPr="00C3570B">
              <w:t>onver</w:t>
            </w:r>
            <w:r>
              <w:t>ting</w:t>
            </w:r>
            <w:r w:rsidRPr="00C3570B">
              <w:t xml:space="preserve"> Ethernet to </w:t>
            </w:r>
            <w:r>
              <w:t>Port</w:t>
            </w:r>
            <w:r w:rsidRPr="008F0FB0">
              <w:t>.</w:t>
            </w:r>
          </w:p>
        </w:tc>
      </w:tr>
      <w:tr w:rsidR="00565682" w:rsidRPr="00BF6713" w14:paraId="125CA207" w14:textId="77777777" w:rsidTr="003F6AF4">
        <w:trPr>
          <w:trHeight w:val="295"/>
          <w:jc w:val="center"/>
        </w:trPr>
        <w:tc>
          <w:tcPr>
            <w:tcW w:w="264" w:type="pct"/>
          </w:tcPr>
          <w:p w14:paraId="24B9D0A3" w14:textId="77777777" w:rsidR="00271391" w:rsidRPr="00BE791A" w:rsidRDefault="00271391"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0785BAA9" w14:textId="57582ADB" w:rsidR="00271391" w:rsidRPr="00371F1D" w:rsidRDefault="00271391" w:rsidP="00271391">
            <w:pPr>
              <w:pStyle w:val="a1"/>
              <w:rPr>
                <w:lang w:val="en-US"/>
              </w:rPr>
            </w:pPr>
            <w:r w:rsidRPr="008F0FB0">
              <w:t>CDD_</w:t>
            </w:r>
            <w:r>
              <w:t>ProtoConv</w:t>
            </w:r>
            <w:r w:rsidRPr="008F0FB0">
              <w:t>_</w:t>
            </w:r>
            <w:r>
              <w:t>Eth</w:t>
            </w:r>
            <w:r w:rsidRPr="008F0FB0">
              <w:t>to</w:t>
            </w:r>
            <w:r>
              <w:t>X</w:t>
            </w:r>
            <w:r w:rsidRPr="008F0FB0">
              <w:t>.c</w:t>
            </w:r>
          </w:p>
        </w:tc>
        <w:tc>
          <w:tcPr>
            <w:tcW w:w="3025" w:type="pct"/>
          </w:tcPr>
          <w:p w14:paraId="04E2F84F" w14:textId="26E50EC0" w:rsidR="00271391" w:rsidRDefault="00271391" w:rsidP="00271391">
            <w:pPr>
              <w:pStyle w:val="a1"/>
              <w:spacing w:before="0" w:after="0"/>
              <w:jc w:val="left"/>
              <w:rPr>
                <w:lang w:eastAsia="ja-JP"/>
              </w:rPr>
            </w:pPr>
            <w:r w:rsidRPr="008F0FB0">
              <w:t xml:space="preserve">It contains the </w:t>
            </w:r>
            <w:r>
              <w:t xml:space="preserve">detailed </w:t>
            </w:r>
            <w:r w:rsidRPr="008F0FB0">
              <w:t xml:space="preserve">process of </w:t>
            </w:r>
            <w:r>
              <w:t>Ethernet</w:t>
            </w:r>
            <w:r w:rsidRPr="008F0FB0">
              <w:t xml:space="preserve"> to </w:t>
            </w:r>
            <w:r>
              <w:t xml:space="preserve">CAN/LIN/Port </w:t>
            </w:r>
            <w:r w:rsidRPr="008F0FB0">
              <w:t>Conversion.</w:t>
            </w:r>
          </w:p>
        </w:tc>
      </w:tr>
      <w:tr w:rsidR="00565682" w:rsidRPr="00BF6713" w14:paraId="45CB3F3D" w14:textId="77777777" w:rsidTr="003F6AF4">
        <w:trPr>
          <w:trHeight w:val="295"/>
          <w:jc w:val="center"/>
        </w:trPr>
        <w:tc>
          <w:tcPr>
            <w:tcW w:w="264" w:type="pct"/>
          </w:tcPr>
          <w:p w14:paraId="05FAF327" w14:textId="77777777" w:rsidR="00271391" w:rsidRPr="00BE791A" w:rsidRDefault="00271391"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074EC636" w14:textId="22C0886D" w:rsidR="00271391" w:rsidRPr="00371F1D" w:rsidRDefault="00271391" w:rsidP="00271391">
            <w:pPr>
              <w:pStyle w:val="a1"/>
              <w:rPr>
                <w:lang w:val="en-US"/>
              </w:rPr>
            </w:pPr>
            <w:r>
              <w:rPr>
                <w:rFonts w:hint="eastAsia"/>
                <w:lang w:eastAsia="ja-JP"/>
              </w:rPr>
              <w:t>C</w:t>
            </w:r>
            <w:r>
              <w:rPr>
                <w:lang w:eastAsia="ja-JP"/>
              </w:rPr>
              <w:t>DD_ProtoConv_Util.c</w:t>
            </w:r>
          </w:p>
        </w:tc>
        <w:tc>
          <w:tcPr>
            <w:tcW w:w="3025" w:type="pct"/>
          </w:tcPr>
          <w:p w14:paraId="24AE1794" w14:textId="2D366D07" w:rsidR="00271391" w:rsidRDefault="00271391" w:rsidP="00271391">
            <w:pPr>
              <w:pStyle w:val="a1"/>
              <w:spacing w:before="0" w:after="0"/>
              <w:jc w:val="left"/>
              <w:rPr>
                <w:lang w:eastAsia="ja-JP"/>
              </w:rPr>
            </w:pPr>
            <w:r>
              <w:rPr>
                <w:rFonts w:hint="eastAsia"/>
                <w:lang w:eastAsia="ja-JP"/>
              </w:rPr>
              <w:t>I</w:t>
            </w:r>
            <w:r>
              <w:rPr>
                <w:lang w:eastAsia="ja-JP"/>
              </w:rPr>
              <w:t xml:space="preserve">t contains the common functions of </w:t>
            </w:r>
            <w:r>
              <w:t>Protocol Conversion</w:t>
            </w:r>
            <w:r w:rsidRPr="008F0FB0">
              <w:t>.</w:t>
            </w:r>
          </w:p>
        </w:tc>
      </w:tr>
      <w:tr w:rsidR="00565682" w:rsidRPr="00BF6713" w14:paraId="3ADEB6A9" w14:textId="77777777" w:rsidTr="003F6AF4">
        <w:trPr>
          <w:trHeight w:val="295"/>
          <w:jc w:val="center"/>
        </w:trPr>
        <w:tc>
          <w:tcPr>
            <w:tcW w:w="264" w:type="pct"/>
          </w:tcPr>
          <w:p w14:paraId="2145E306" w14:textId="77777777" w:rsidR="00271391" w:rsidRPr="00BE791A" w:rsidRDefault="00271391" w:rsidP="00040FF9">
            <w:pPr>
              <w:pStyle w:val="a1"/>
              <w:widowControl w:val="0"/>
              <w:numPr>
                <w:ilvl w:val="0"/>
                <w:numId w:val="25"/>
              </w:numPr>
              <w:spacing w:before="0" w:after="0"/>
              <w:jc w:val="center"/>
              <w:rPr>
                <w:rFonts w:eastAsia="Meiryo UI" w:cstheme="majorHAnsi"/>
                <w:szCs w:val="20"/>
                <w:lang w:eastAsia="ja-JP"/>
              </w:rPr>
            </w:pPr>
          </w:p>
        </w:tc>
        <w:tc>
          <w:tcPr>
            <w:tcW w:w="1711" w:type="pct"/>
          </w:tcPr>
          <w:p w14:paraId="11232B2F" w14:textId="3E1261A9" w:rsidR="00271391" w:rsidRPr="00371F1D" w:rsidRDefault="00271391" w:rsidP="00271391">
            <w:pPr>
              <w:pStyle w:val="a1"/>
              <w:rPr>
                <w:lang w:val="en-US"/>
              </w:rPr>
            </w:pPr>
            <w:r w:rsidRPr="00B3528A">
              <w:rPr>
                <w:lang w:eastAsia="ja-JP"/>
              </w:rPr>
              <w:t>CDD_</w:t>
            </w:r>
            <w:r>
              <w:rPr>
                <w:lang w:eastAsia="ja-JP"/>
              </w:rPr>
              <w:t>ProtoConv</w:t>
            </w:r>
            <w:r w:rsidRPr="00B3528A">
              <w:rPr>
                <w:lang w:eastAsia="ja-JP"/>
              </w:rPr>
              <w:t>_PBcfg.c</w:t>
            </w:r>
          </w:p>
        </w:tc>
        <w:tc>
          <w:tcPr>
            <w:tcW w:w="3025" w:type="pct"/>
          </w:tcPr>
          <w:p w14:paraId="605F1613" w14:textId="51B879EE" w:rsidR="00271391" w:rsidRDefault="00271391" w:rsidP="00271391">
            <w:pPr>
              <w:pStyle w:val="a1"/>
              <w:spacing w:before="0" w:after="0"/>
              <w:jc w:val="left"/>
              <w:rPr>
                <w:lang w:eastAsia="ja-JP"/>
              </w:rPr>
            </w:pPr>
            <w:r>
              <w:rPr>
                <w:lang w:val="en-US" w:eastAsia="en-US"/>
              </w:rPr>
              <w:t>It</w:t>
            </w:r>
            <w:r>
              <w:rPr>
                <w:lang w:eastAsia="en-US"/>
              </w:rPr>
              <w:t xml:space="preserve"> contains the post-build configuration data</w:t>
            </w:r>
            <w:r>
              <w:rPr>
                <w:lang w:val="en-US" w:eastAsia="en-US"/>
              </w:rPr>
              <w:t>.</w:t>
            </w:r>
          </w:p>
        </w:tc>
      </w:tr>
    </w:tbl>
    <w:p w14:paraId="7B21A9B2" w14:textId="77777777" w:rsidR="00DE59DE" w:rsidRDefault="00DE59DE" w:rsidP="00DE59DE">
      <w:pPr>
        <w:pStyle w:val="RefIDs"/>
        <w:rPr>
          <w:sz w:val="20"/>
        </w:rPr>
      </w:pPr>
      <w:bookmarkStart w:id="398" w:name="_Toc142665207"/>
      <w:bookmarkStart w:id="399" w:name="_Toc144543541"/>
      <w:bookmarkStart w:id="400" w:name="_Toc144543670"/>
      <w:bookmarkStart w:id="401" w:name="_Toc144543799"/>
      <w:bookmarkStart w:id="402" w:name="_Toc144821924"/>
      <w:bookmarkStart w:id="403" w:name="_Toc124258766"/>
      <w:bookmarkStart w:id="404" w:name="_Ref142498161"/>
      <w:bookmarkEnd w:id="398"/>
      <w:bookmarkEnd w:id="399"/>
      <w:bookmarkEnd w:id="400"/>
      <w:bookmarkEnd w:id="401"/>
      <w:bookmarkEnd w:id="402"/>
      <w:r w:rsidRPr="003E6847">
        <w:rPr>
          <w:sz w:val="20"/>
        </w:rPr>
        <w:t xml:space="preserve">[Covers: </w:t>
      </w:r>
      <w:r w:rsidRPr="00E16501">
        <w:rPr>
          <w:sz w:val="20"/>
        </w:rPr>
        <w:t>req-8552172-00528014</w:t>
      </w:r>
      <w:r w:rsidRPr="003E6847">
        <w:rPr>
          <w:sz w:val="20"/>
        </w:rPr>
        <w:t>]</w:t>
      </w:r>
    </w:p>
    <w:p w14:paraId="557807C0" w14:textId="77777777" w:rsidR="00DE59DE" w:rsidRDefault="00DE59DE" w:rsidP="00DE59DE">
      <w:pPr>
        <w:pStyle w:val="RefIDs"/>
        <w:rPr>
          <w:sz w:val="20"/>
        </w:rPr>
      </w:pPr>
      <w:r w:rsidRPr="003E6847">
        <w:rPr>
          <w:sz w:val="20"/>
        </w:rPr>
        <w:t xml:space="preserve">[Covers: </w:t>
      </w:r>
      <w:r w:rsidRPr="00E16501">
        <w:rPr>
          <w:sz w:val="20"/>
        </w:rPr>
        <w:t>req-</w:t>
      </w:r>
      <w:r w:rsidRPr="00B3528A">
        <w:rPr>
          <w:sz w:val="20"/>
        </w:rPr>
        <w:t>8552172-00527982</w:t>
      </w:r>
      <w:r w:rsidRPr="003E6847">
        <w:rPr>
          <w:sz w:val="20"/>
        </w:rPr>
        <w:t>]</w:t>
      </w:r>
    </w:p>
    <w:p w14:paraId="050050B8" w14:textId="2A88C545" w:rsidR="005C3EA6" w:rsidRDefault="00040FF9" w:rsidP="00040FF9">
      <w:pPr>
        <w:pStyle w:val="Heading2"/>
        <w:rPr>
          <w:lang w:val="en-GB"/>
        </w:rPr>
      </w:pPr>
      <w:r>
        <w:rPr>
          <w:lang w:val="en-GB"/>
        </w:rPr>
        <w:br w:type="column"/>
      </w:r>
      <w:bookmarkStart w:id="405" w:name="_Toc203384015"/>
      <w:r w:rsidR="005C3EA6" w:rsidRPr="00C75942">
        <w:rPr>
          <w:lang w:val="en-GB"/>
        </w:rPr>
        <w:lastRenderedPageBreak/>
        <w:t>Header File List</w:t>
      </w:r>
      <w:bookmarkEnd w:id="403"/>
      <w:bookmarkEnd w:id="404"/>
      <w:bookmarkEnd w:id="405"/>
    </w:p>
    <w:p w14:paraId="54923CF0" w14:textId="74B76902" w:rsidR="00DE59DE" w:rsidRPr="00251C23" w:rsidRDefault="00DE59DE" w:rsidP="00DE59DE">
      <w:pPr>
        <w:pStyle w:val="ReqID"/>
        <w:rPr>
          <w:lang w:val="en-US"/>
        </w:rPr>
      </w:pPr>
      <w:r w:rsidRPr="00696D29">
        <w:t>[</w:t>
      </w:r>
      <w:r>
        <w:t>Gen5</w:t>
      </w:r>
      <w:r w:rsidRPr="00696D29">
        <w:t>GW_</w:t>
      </w:r>
      <w:r w:rsidR="00374FCB">
        <w:t>ProtoCon</w:t>
      </w:r>
      <w:r w:rsidRPr="00696D29">
        <w:t>v_AD_C_</w:t>
      </w:r>
      <w:r>
        <w:t>04_0</w:t>
      </w:r>
      <w:r w:rsidRPr="00696D29">
        <w:t>0</w:t>
      </w:r>
      <w:r>
        <w:t>3</w:t>
      </w:r>
      <w:r w:rsidRPr="00696D29">
        <w:t>]</w:t>
      </w:r>
    </w:p>
    <w:p w14:paraId="0EC62C73" w14:textId="3D4AFEFF" w:rsidR="008C6A7E" w:rsidRPr="00F91677" w:rsidRDefault="009B17EB" w:rsidP="009B17EB">
      <w:pPr>
        <w:pStyle w:val="TraceID"/>
        <w:rPr>
          <w:strike/>
        </w:rPr>
      </w:pPr>
      <w:r w:rsidRPr="00F91677">
        <w:rPr>
          <w:strike/>
        </w:rPr>
        <w:t>[</w:t>
      </w:r>
      <w:r w:rsidR="008C6A7E" w:rsidRPr="00F91677">
        <w:rPr>
          <w:strike/>
        </w:rPr>
        <w:t>iso26-18_p6_7.4.5]</w:t>
      </w:r>
      <w:r w:rsidR="007F4463" w:rsidRPr="00F91677">
        <w:rPr>
          <w:strike/>
        </w:rPr>
        <w:t xml:space="preserve"> a</w:t>
      </w:r>
    </w:p>
    <w:p w14:paraId="7838FD13" w14:textId="6AD811B4" w:rsidR="0008344C" w:rsidRPr="00202DBC" w:rsidRDefault="0008344C" w:rsidP="00032018">
      <w:pPr>
        <w:spacing w:after="120"/>
        <w:rPr>
          <w:lang w:val="en-GB"/>
        </w:rPr>
      </w:pPr>
      <w:r w:rsidRPr="00202DBC">
        <w:rPr>
          <w:lang w:val="en-GB"/>
        </w:rPr>
        <w:t>The header files included in each module are shown below. The numbers correspond to in</w:t>
      </w:r>
      <w:r w:rsidR="00501D20">
        <w:rPr>
          <w:lang w:val="en-GB"/>
        </w:rPr>
        <w:t xml:space="preserve"> </w:t>
      </w:r>
      <w:r w:rsidR="00501D20">
        <w:rPr>
          <w:lang w:val="en-GB"/>
        </w:rPr>
        <w:fldChar w:fldCharType="begin"/>
      </w:r>
      <w:r w:rsidR="00501D20">
        <w:rPr>
          <w:lang w:val="en-GB"/>
        </w:rPr>
        <w:instrText xml:space="preserve"> REF _Ref193896505 \h </w:instrText>
      </w:r>
      <w:r w:rsidR="00501D20">
        <w:rPr>
          <w:lang w:val="en-GB"/>
        </w:rPr>
      </w:r>
      <w:r w:rsidR="00501D20">
        <w:rPr>
          <w:lang w:val="en-GB"/>
        </w:rPr>
        <w:fldChar w:fldCharType="separate"/>
      </w:r>
      <w:r w:rsidR="009D560C" w:rsidRPr="00CF5BAC">
        <w:t xml:space="preserve">Table </w:t>
      </w:r>
      <w:r w:rsidR="009D560C">
        <w:rPr>
          <w:noProof/>
        </w:rPr>
        <w:t>4</w:t>
      </w:r>
      <w:r w:rsidR="009D560C">
        <w:noBreakHyphen/>
      </w:r>
      <w:r w:rsidR="009D560C">
        <w:rPr>
          <w:noProof/>
        </w:rPr>
        <w:t>1</w:t>
      </w:r>
      <w:r w:rsidR="00501D20">
        <w:rPr>
          <w:lang w:val="en-GB"/>
        </w:rPr>
        <w:fldChar w:fldCharType="end"/>
      </w:r>
      <w:r w:rsidR="00501D20">
        <w:rPr>
          <w:lang w:val="en-GB"/>
        </w:rPr>
        <w:t>.</w:t>
      </w:r>
    </w:p>
    <w:p w14:paraId="04C13549" w14:textId="2944D7E9" w:rsidR="0008344C" w:rsidRDefault="0008344C" w:rsidP="00E10491">
      <w:pPr>
        <w:pStyle w:val="Caption"/>
        <w:rPr>
          <w:lang w:val="en-GB"/>
        </w:rPr>
      </w:pPr>
      <w:r w:rsidRPr="004B7082">
        <w:rPr>
          <w:lang w:val="en-GB"/>
        </w:rPr>
        <w:t xml:space="preserve">Table </w:t>
      </w:r>
      <w:r w:rsidR="00596B95">
        <w:rPr>
          <w:lang w:val="en-GB"/>
        </w:rPr>
        <w:fldChar w:fldCharType="begin"/>
      </w:r>
      <w:r w:rsidR="00596B95">
        <w:rPr>
          <w:lang w:val="en-GB"/>
        </w:rPr>
        <w:instrText xml:space="preserve"> STYLEREF 1 \s </w:instrText>
      </w:r>
      <w:r w:rsidR="00596B95">
        <w:rPr>
          <w:lang w:val="en-GB"/>
        </w:rPr>
        <w:fldChar w:fldCharType="separate"/>
      </w:r>
      <w:r w:rsidR="009D560C">
        <w:rPr>
          <w:noProof/>
          <w:lang w:val="en-GB"/>
        </w:rPr>
        <w:t>4</w:t>
      </w:r>
      <w:r w:rsidR="00596B95">
        <w:rPr>
          <w:lang w:val="en-GB"/>
        </w:rPr>
        <w:fldChar w:fldCharType="end"/>
      </w:r>
      <w:r w:rsidR="00596B95">
        <w:rPr>
          <w:lang w:val="en-GB"/>
        </w:rPr>
        <w:noBreakHyphen/>
      </w:r>
      <w:r w:rsidR="00596B95">
        <w:rPr>
          <w:lang w:val="en-GB"/>
        </w:rPr>
        <w:fldChar w:fldCharType="begin"/>
      </w:r>
      <w:r w:rsidR="00596B95">
        <w:rPr>
          <w:lang w:val="en-GB"/>
        </w:rPr>
        <w:instrText xml:space="preserve"> SEQ Table \* ARABIC \s 1 </w:instrText>
      </w:r>
      <w:r w:rsidR="00596B95">
        <w:rPr>
          <w:lang w:val="en-GB"/>
        </w:rPr>
        <w:fldChar w:fldCharType="separate"/>
      </w:r>
      <w:r w:rsidR="009D560C">
        <w:rPr>
          <w:noProof/>
          <w:lang w:val="en-GB"/>
        </w:rPr>
        <w:t>3</w:t>
      </w:r>
      <w:r w:rsidR="00596B95">
        <w:rPr>
          <w:lang w:val="en-GB"/>
        </w:rPr>
        <w:fldChar w:fldCharType="end"/>
      </w:r>
      <w:r w:rsidRPr="004B7082">
        <w:rPr>
          <w:lang w:val="en-GB"/>
        </w:rPr>
        <w:t xml:space="preserve">: </w:t>
      </w:r>
      <w:r>
        <w:rPr>
          <w:lang w:val="en-GB"/>
        </w:rPr>
        <w:t>Header</w:t>
      </w:r>
      <w:r w:rsidRPr="004B7082">
        <w:rPr>
          <w:lang w:val="en-GB"/>
        </w:rPr>
        <w:t xml:space="preserve"> File 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
        <w:gridCol w:w="3366"/>
        <w:gridCol w:w="6153"/>
      </w:tblGrid>
      <w:tr w:rsidR="002413E2" w:rsidRPr="00BF6713" w14:paraId="33A9F4A2" w14:textId="77777777" w:rsidTr="00D54458">
        <w:trPr>
          <w:trHeight w:val="295"/>
          <w:jc w:val="center"/>
        </w:trPr>
        <w:tc>
          <w:tcPr>
            <w:tcW w:w="255" w:type="pct"/>
            <w:tcBorders>
              <w:tl2br w:val="nil"/>
            </w:tcBorders>
            <w:shd w:val="clear" w:color="auto" w:fill="D9D9D9"/>
          </w:tcPr>
          <w:p w14:paraId="76C84806" w14:textId="77777777" w:rsidR="002413E2" w:rsidRPr="00BE791A" w:rsidRDefault="002413E2" w:rsidP="00B262B0">
            <w:pPr>
              <w:pStyle w:val="a1"/>
              <w:spacing w:before="0" w:after="0"/>
              <w:jc w:val="left"/>
              <w:rPr>
                <w:rFonts w:eastAsia="Meiryo UI" w:cstheme="majorHAnsi"/>
                <w:b/>
                <w:szCs w:val="20"/>
                <w:lang w:val="en-US" w:eastAsia="ja-JP"/>
              </w:rPr>
            </w:pPr>
            <w:r w:rsidRPr="00BE791A">
              <w:rPr>
                <w:rFonts w:eastAsia="Meiryo UI" w:cstheme="majorHAnsi"/>
                <w:b/>
                <w:szCs w:val="20"/>
              </w:rPr>
              <w:t>No.</w:t>
            </w:r>
          </w:p>
        </w:tc>
        <w:tc>
          <w:tcPr>
            <w:tcW w:w="1678" w:type="pct"/>
            <w:shd w:val="clear" w:color="auto" w:fill="D9D9D9"/>
          </w:tcPr>
          <w:p w14:paraId="7C8017AC" w14:textId="4117C7E4" w:rsidR="002413E2" w:rsidRPr="00BE791A" w:rsidRDefault="002413E2" w:rsidP="00B262B0">
            <w:pPr>
              <w:jc w:val="left"/>
              <w:rPr>
                <w:rFonts w:eastAsia="Meiryo UI" w:cstheme="majorHAnsi"/>
                <w:b/>
                <w:szCs w:val="20"/>
              </w:rPr>
            </w:pPr>
            <w:r>
              <w:rPr>
                <w:rFonts w:eastAsia="Meiryo UI" w:cs="Arial"/>
                <w:b/>
                <w:szCs w:val="21"/>
                <w:lang w:val="en-GB"/>
              </w:rPr>
              <w:t>Header</w:t>
            </w:r>
            <w:r w:rsidRPr="004B7082">
              <w:rPr>
                <w:rFonts w:eastAsia="Meiryo UI" w:cs="Arial"/>
                <w:b/>
                <w:szCs w:val="21"/>
                <w:lang w:val="en-GB"/>
              </w:rPr>
              <w:t xml:space="preserve"> File Name</w:t>
            </w:r>
          </w:p>
        </w:tc>
        <w:tc>
          <w:tcPr>
            <w:tcW w:w="3067" w:type="pct"/>
            <w:shd w:val="clear" w:color="auto" w:fill="D9D9D9"/>
          </w:tcPr>
          <w:p w14:paraId="59191E3D" w14:textId="77777777" w:rsidR="002413E2" w:rsidRPr="00BE791A" w:rsidRDefault="002413E2" w:rsidP="00B262B0">
            <w:pPr>
              <w:pStyle w:val="a1"/>
              <w:spacing w:before="0" w:after="0"/>
              <w:jc w:val="left"/>
              <w:rPr>
                <w:rFonts w:eastAsia="Meiryo UI" w:cstheme="majorHAnsi"/>
                <w:b/>
                <w:szCs w:val="20"/>
              </w:rPr>
            </w:pPr>
            <w:r w:rsidRPr="004B7082">
              <w:rPr>
                <w:rFonts w:eastAsia="Meiryo UI"/>
                <w:b/>
                <w:szCs w:val="20"/>
                <w:lang w:val="en-GB"/>
              </w:rPr>
              <w:t>Description</w:t>
            </w:r>
          </w:p>
        </w:tc>
      </w:tr>
      <w:tr w:rsidR="002413E2" w:rsidRPr="00BF6713" w14:paraId="683E369D" w14:textId="77777777" w:rsidTr="00D54458">
        <w:trPr>
          <w:trHeight w:val="295"/>
          <w:jc w:val="center"/>
        </w:trPr>
        <w:tc>
          <w:tcPr>
            <w:tcW w:w="255" w:type="pct"/>
          </w:tcPr>
          <w:p w14:paraId="1A1AC8F7"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109C649B" w14:textId="6A22249A" w:rsidR="002413E2" w:rsidRPr="00BE791A" w:rsidRDefault="002413E2" w:rsidP="002413E2">
            <w:pPr>
              <w:pStyle w:val="a1"/>
              <w:spacing w:before="0" w:after="0"/>
              <w:jc w:val="left"/>
              <w:rPr>
                <w:rFonts w:eastAsia="Meiryo UI" w:cstheme="majorHAnsi"/>
                <w:i/>
                <w:iCs/>
                <w:szCs w:val="20"/>
                <w:lang w:val="en-US" w:eastAsia="ja-JP"/>
              </w:rPr>
            </w:pPr>
            <w:r w:rsidRPr="0026708D">
              <w:t>CDD_</w:t>
            </w:r>
            <w:r>
              <w:t>ProtoConv</w:t>
            </w:r>
            <w:r w:rsidRPr="0026708D">
              <w:t>.h</w:t>
            </w:r>
          </w:p>
        </w:tc>
        <w:tc>
          <w:tcPr>
            <w:tcW w:w="3067" w:type="pct"/>
          </w:tcPr>
          <w:p w14:paraId="5ACC3C9D" w14:textId="34326046" w:rsidR="002413E2" w:rsidRPr="00BE791A" w:rsidRDefault="002413E2" w:rsidP="002413E2">
            <w:pPr>
              <w:pStyle w:val="a1"/>
              <w:spacing w:before="0" w:after="0"/>
              <w:jc w:val="left"/>
            </w:pPr>
            <w:r w:rsidRPr="00EC74FA">
              <w:t xml:space="preserve">It defines </w:t>
            </w:r>
            <w:r>
              <w:t xml:space="preserve">DET code error, service IDs of functions, </w:t>
            </w:r>
            <w:r w:rsidRPr="00EC74FA">
              <w:t xml:space="preserve">the </w:t>
            </w:r>
            <w:r>
              <w:t>Protocol Conversion</w:t>
            </w:r>
            <w:r w:rsidRPr="00EC74FA">
              <w:t xml:space="preserve"> Interface and type definitions.</w:t>
            </w:r>
          </w:p>
        </w:tc>
      </w:tr>
      <w:tr w:rsidR="002413E2" w:rsidRPr="00BF6713" w14:paraId="28D26FB2" w14:textId="77777777" w:rsidTr="00D54458">
        <w:trPr>
          <w:trHeight w:val="295"/>
          <w:jc w:val="center"/>
        </w:trPr>
        <w:tc>
          <w:tcPr>
            <w:tcW w:w="255" w:type="pct"/>
          </w:tcPr>
          <w:p w14:paraId="35C20E3C"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70A8EE88" w14:textId="34931321" w:rsidR="002413E2" w:rsidRPr="00BE791A" w:rsidRDefault="002413E2" w:rsidP="002413E2">
            <w:pPr>
              <w:pStyle w:val="a1"/>
              <w:spacing w:before="0" w:after="0"/>
              <w:jc w:val="left"/>
              <w:rPr>
                <w:i/>
                <w:iCs/>
              </w:rPr>
            </w:pPr>
            <w:r w:rsidRPr="00EC74FA">
              <w:t>CDD_</w:t>
            </w:r>
            <w:r>
              <w:t>ProtoConv_common</w:t>
            </w:r>
            <w:r w:rsidRPr="00EC74FA">
              <w:t>.h</w:t>
            </w:r>
          </w:p>
        </w:tc>
        <w:tc>
          <w:tcPr>
            <w:tcW w:w="3067" w:type="pct"/>
          </w:tcPr>
          <w:p w14:paraId="1BD3D656" w14:textId="1CF5EFD2" w:rsidR="002413E2" w:rsidRPr="00BE791A" w:rsidRDefault="002413E2" w:rsidP="002413E2">
            <w:pPr>
              <w:pStyle w:val="a1"/>
              <w:spacing w:before="0" w:after="0"/>
              <w:jc w:val="left"/>
            </w:pPr>
            <w:r w:rsidRPr="00EC74FA">
              <w:t xml:space="preserve">It defines the </w:t>
            </w:r>
            <w:r>
              <w:t>common</w:t>
            </w:r>
            <w:r w:rsidRPr="00EC74FA">
              <w:t xml:space="preserve"> definitions</w:t>
            </w:r>
            <w:r>
              <w:t xml:space="preserve"> in this module</w:t>
            </w:r>
            <w:r w:rsidRPr="00EC74FA">
              <w:t>.</w:t>
            </w:r>
          </w:p>
        </w:tc>
      </w:tr>
      <w:tr w:rsidR="002413E2" w:rsidRPr="00BF6713" w14:paraId="19505DC2" w14:textId="77777777" w:rsidTr="00D54458">
        <w:trPr>
          <w:trHeight w:val="295"/>
          <w:jc w:val="center"/>
        </w:trPr>
        <w:tc>
          <w:tcPr>
            <w:tcW w:w="255" w:type="pct"/>
          </w:tcPr>
          <w:p w14:paraId="2C13B9F6"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0BD1D1FC" w14:textId="2B56B205" w:rsidR="002413E2" w:rsidRPr="00BE791A" w:rsidRDefault="002413E2" w:rsidP="002413E2">
            <w:pPr>
              <w:pStyle w:val="a1"/>
              <w:spacing w:before="0" w:after="0"/>
              <w:jc w:val="left"/>
            </w:pPr>
            <w:r w:rsidRPr="002809C5">
              <w:rPr>
                <w:rFonts w:eastAsia="Meiryo UI" w:cs="Arial" w:hint="eastAsia"/>
                <w:szCs w:val="21"/>
              </w:rPr>
              <w:t>CDD_</w:t>
            </w:r>
            <w:r>
              <w:rPr>
                <w:rFonts w:eastAsia="Meiryo UI" w:cs="Arial" w:hint="eastAsia"/>
                <w:szCs w:val="21"/>
              </w:rPr>
              <w:t>ProtoConv</w:t>
            </w:r>
            <w:r w:rsidRPr="002809C5">
              <w:rPr>
                <w:rFonts w:eastAsia="Meiryo UI" w:cs="Arial" w:hint="eastAsia"/>
                <w:szCs w:val="21"/>
              </w:rPr>
              <w:t>_api</w:t>
            </w:r>
            <w:r w:rsidRPr="002809C5">
              <w:rPr>
                <w:rFonts w:eastAsia="Meiryo UI" w:cs="Arial"/>
                <w:szCs w:val="21"/>
                <w:lang w:val="en-GB"/>
              </w:rPr>
              <w:t>.h</w:t>
            </w:r>
          </w:p>
        </w:tc>
        <w:tc>
          <w:tcPr>
            <w:tcW w:w="3067" w:type="pct"/>
          </w:tcPr>
          <w:p w14:paraId="0B716C31" w14:textId="46AD9F37" w:rsidR="002413E2" w:rsidRPr="00BE791A" w:rsidRDefault="002413E2" w:rsidP="002413E2">
            <w:pPr>
              <w:pStyle w:val="a1"/>
              <w:spacing w:before="0" w:after="0"/>
              <w:jc w:val="left"/>
            </w:pPr>
            <w:r>
              <w:rPr>
                <w:rFonts w:eastAsia="Meiryo UI" w:cs="Arial"/>
                <w:szCs w:val="21"/>
                <w:lang w:val="en-GB"/>
              </w:rPr>
              <w:t>It provides the interface</w:t>
            </w:r>
            <w:r w:rsidRPr="002809C5">
              <w:rPr>
                <w:rFonts w:eastAsia="Meiryo UI" w:cs="Arial"/>
                <w:szCs w:val="21"/>
                <w:lang w:val="en-GB"/>
              </w:rPr>
              <w:t xml:space="preserve"> of “</w:t>
            </w:r>
            <w:r w:rsidRPr="002809C5">
              <w:rPr>
                <w:rFonts w:eastAsia="Meiryo UI" w:cs="Arial" w:hint="eastAsia"/>
                <w:szCs w:val="21"/>
              </w:rPr>
              <w:t>CDD_</w:t>
            </w:r>
            <w:r>
              <w:rPr>
                <w:rFonts w:eastAsia="Meiryo UI" w:cs="Arial"/>
                <w:szCs w:val="21"/>
              </w:rPr>
              <w:t>ProtoConv</w:t>
            </w:r>
            <w:r w:rsidRPr="002809C5">
              <w:rPr>
                <w:rFonts w:eastAsia="Meiryo UI" w:cs="Arial" w:hint="eastAsia"/>
                <w:szCs w:val="21"/>
              </w:rPr>
              <w:t>_</w:t>
            </w:r>
            <w:r w:rsidRPr="002809C5">
              <w:rPr>
                <w:rFonts w:eastAsia="Meiryo UI" w:cs="Arial"/>
                <w:szCs w:val="21"/>
              </w:rPr>
              <w:t>api.c”.</w:t>
            </w:r>
          </w:p>
        </w:tc>
      </w:tr>
      <w:tr w:rsidR="002413E2" w:rsidRPr="00BF6713" w14:paraId="1068735D" w14:textId="77777777" w:rsidTr="00D54458">
        <w:trPr>
          <w:trHeight w:val="295"/>
          <w:jc w:val="center"/>
        </w:trPr>
        <w:tc>
          <w:tcPr>
            <w:tcW w:w="255" w:type="pct"/>
          </w:tcPr>
          <w:p w14:paraId="3B2999AB"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45F905D2" w14:textId="63A93CCB" w:rsidR="002413E2" w:rsidRPr="00BE791A" w:rsidRDefault="002413E2" w:rsidP="002413E2">
            <w:pPr>
              <w:pStyle w:val="a1"/>
              <w:spacing w:before="0" w:after="0"/>
              <w:jc w:val="left"/>
            </w:pPr>
            <w:r w:rsidRPr="00EC74FA">
              <w:t>CDD_</w:t>
            </w:r>
            <w:r>
              <w:t>ProtoConv_init</w:t>
            </w:r>
            <w:r w:rsidRPr="00EC74FA">
              <w:t>.h</w:t>
            </w:r>
          </w:p>
        </w:tc>
        <w:tc>
          <w:tcPr>
            <w:tcW w:w="3067" w:type="pct"/>
          </w:tcPr>
          <w:p w14:paraId="7D6114D0" w14:textId="5BD81291" w:rsidR="002413E2" w:rsidRPr="00BE791A" w:rsidRDefault="002413E2" w:rsidP="002413E2">
            <w:pPr>
              <w:pStyle w:val="a1"/>
              <w:spacing w:before="0" w:after="0"/>
              <w:jc w:val="left"/>
            </w:pPr>
            <w:r w:rsidRPr="00EC74FA">
              <w:t>It provides the interface of “CDD_</w:t>
            </w:r>
            <w:r>
              <w:t>ProtoConv</w:t>
            </w:r>
            <w:r w:rsidRPr="00EC74FA">
              <w:t>_init.c”.</w:t>
            </w:r>
          </w:p>
        </w:tc>
      </w:tr>
      <w:tr w:rsidR="002413E2" w:rsidRPr="00BF6713" w14:paraId="06841BA2" w14:textId="77777777" w:rsidTr="00D54458">
        <w:trPr>
          <w:trHeight w:val="295"/>
          <w:jc w:val="center"/>
        </w:trPr>
        <w:tc>
          <w:tcPr>
            <w:tcW w:w="255" w:type="pct"/>
          </w:tcPr>
          <w:p w14:paraId="121E7DBF"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36CABC63" w14:textId="2B899DBE" w:rsidR="002413E2" w:rsidRPr="00BE791A" w:rsidRDefault="002413E2" w:rsidP="002413E2">
            <w:pPr>
              <w:pStyle w:val="a1"/>
              <w:spacing w:before="0" w:after="0"/>
              <w:jc w:val="left"/>
            </w:pPr>
            <w:r w:rsidRPr="00EC74FA">
              <w:t>CDD_</w:t>
            </w:r>
            <w:r>
              <w:t>ProtoConv_CantoEth</w:t>
            </w:r>
            <w:r w:rsidRPr="00EC74FA">
              <w:t>.h</w:t>
            </w:r>
          </w:p>
        </w:tc>
        <w:tc>
          <w:tcPr>
            <w:tcW w:w="3067" w:type="pct"/>
          </w:tcPr>
          <w:p w14:paraId="1AA9FE0E" w14:textId="056C094F" w:rsidR="002413E2" w:rsidRPr="00BE791A" w:rsidRDefault="002413E2" w:rsidP="002413E2">
            <w:pPr>
              <w:pStyle w:val="a1"/>
              <w:spacing w:before="0" w:after="0"/>
              <w:jc w:val="left"/>
            </w:pPr>
            <w:r w:rsidRPr="00EC74FA">
              <w:t>It provides the interface of “CDD_</w:t>
            </w:r>
            <w:r>
              <w:t>ProtoConv</w:t>
            </w:r>
            <w:r w:rsidRPr="00EC74FA">
              <w:t>_</w:t>
            </w:r>
            <w:r>
              <w:t>CantoEth</w:t>
            </w:r>
            <w:r w:rsidRPr="00EC74FA">
              <w:t>.c”.</w:t>
            </w:r>
          </w:p>
        </w:tc>
      </w:tr>
      <w:tr w:rsidR="002413E2" w:rsidRPr="00BF6713" w14:paraId="51A531E8" w14:textId="77777777" w:rsidTr="00D54458">
        <w:trPr>
          <w:trHeight w:val="295"/>
          <w:jc w:val="center"/>
        </w:trPr>
        <w:tc>
          <w:tcPr>
            <w:tcW w:w="255" w:type="pct"/>
          </w:tcPr>
          <w:p w14:paraId="1524C057"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3DF37CB5" w14:textId="07BA99A4" w:rsidR="002413E2" w:rsidRPr="00BE791A" w:rsidRDefault="002413E2" w:rsidP="002413E2">
            <w:pPr>
              <w:pStyle w:val="a1"/>
              <w:spacing w:before="0" w:after="0"/>
              <w:jc w:val="left"/>
            </w:pPr>
            <w:r w:rsidRPr="00EC74FA">
              <w:t>CDD_</w:t>
            </w:r>
            <w:r>
              <w:t>ProtoConv_LintoEth</w:t>
            </w:r>
            <w:r w:rsidRPr="00EC74FA">
              <w:t>.h</w:t>
            </w:r>
          </w:p>
        </w:tc>
        <w:tc>
          <w:tcPr>
            <w:tcW w:w="3067" w:type="pct"/>
          </w:tcPr>
          <w:p w14:paraId="410400F3" w14:textId="77EAD198" w:rsidR="002413E2" w:rsidRPr="00BE791A" w:rsidRDefault="002413E2" w:rsidP="002413E2">
            <w:pPr>
              <w:pStyle w:val="a1"/>
              <w:spacing w:before="0" w:after="0"/>
              <w:jc w:val="left"/>
            </w:pPr>
            <w:r w:rsidRPr="00EC74FA">
              <w:t>It provides the interface of “CDD_</w:t>
            </w:r>
            <w:r>
              <w:t>ProtoConv</w:t>
            </w:r>
            <w:r w:rsidRPr="00EC74FA">
              <w:t>_</w:t>
            </w:r>
            <w:r>
              <w:t>LintoEth</w:t>
            </w:r>
            <w:r w:rsidRPr="00EC74FA">
              <w:t>.c”.</w:t>
            </w:r>
          </w:p>
        </w:tc>
      </w:tr>
      <w:tr w:rsidR="002413E2" w:rsidRPr="00BF6713" w14:paraId="5EBC8E86" w14:textId="77777777" w:rsidTr="00D54458">
        <w:trPr>
          <w:trHeight w:val="295"/>
          <w:jc w:val="center"/>
        </w:trPr>
        <w:tc>
          <w:tcPr>
            <w:tcW w:w="255" w:type="pct"/>
          </w:tcPr>
          <w:p w14:paraId="497883FF"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2F6CAB00" w14:textId="1E3C8502" w:rsidR="002413E2" w:rsidRPr="00BE791A" w:rsidRDefault="002413E2" w:rsidP="002413E2">
            <w:pPr>
              <w:pStyle w:val="a1"/>
              <w:spacing w:before="0" w:after="0"/>
              <w:jc w:val="left"/>
            </w:pPr>
            <w:r w:rsidRPr="00EC74FA">
              <w:t>CDD_</w:t>
            </w:r>
            <w:r>
              <w:t>ProtoConv_PorttoEth</w:t>
            </w:r>
            <w:r w:rsidRPr="00EC74FA">
              <w:t>.h</w:t>
            </w:r>
          </w:p>
        </w:tc>
        <w:tc>
          <w:tcPr>
            <w:tcW w:w="3067" w:type="pct"/>
          </w:tcPr>
          <w:p w14:paraId="76E8DEE9" w14:textId="1AABA5FF" w:rsidR="002413E2" w:rsidRPr="00BE791A" w:rsidRDefault="002413E2" w:rsidP="002413E2">
            <w:pPr>
              <w:pStyle w:val="a1"/>
              <w:spacing w:before="0" w:after="0"/>
              <w:jc w:val="left"/>
            </w:pPr>
            <w:r w:rsidRPr="00EC74FA">
              <w:t>It provides the interface of “CDD_</w:t>
            </w:r>
            <w:r>
              <w:t>ProtoConv</w:t>
            </w:r>
            <w:r w:rsidRPr="00EC74FA">
              <w:t>_</w:t>
            </w:r>
            <w:r>
              <w:t>PorttoEth</w:t>
            </w:r>
            <w:r w:rsidRPr="00EC74FA">
              <w:t>.c”.</w:t>
            </w:r>
          </w:p>
        </w:tc>
      </w:tr>
      <w:tr w:rsidR="002413E2" w:rsidRPr="00BF6713" w14:paraId="68B3E16C" w14:textId="77777777" w:rsidTr="00D54458">
        <w:trPr>
          <w:trHeight w:val="295"/>
          <w:jc w:val="center"/>
        </w:trPr>
        <w:tc>
          <w:tcPr>
            <w:tcW w:w="255" w:type="pct"/>
          </w:tcPr>
          <w:p w14:paraId="02B48A84"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6332A9A4" w14:textId="1225F23D" w:rsidR="002413E2" w:rsidRPr="00BE791A" w:rsidRDefault="008C4C8A" w:rsidP="002413E2">
            <w:pPr>
              <w:pStyle w:val="a1"/>
              <w:spacing w:before="0" w:after="0"/>
              <w:jc w:val="left"/>
            </w:pPr>
            <w:r w:rsidRPr="008C4C8A">
              <w:t>CDD_ProtoConv_Fifo</w:t>
            </w:r>
            <w:r w:rsidR="002413E2" w:rsidRPr="00EC74FA">
              <w:t>.h</w:t>
            </w:r>
          </w:p>
        </w:tc>
        <w:tc>
          <w:tcPr>
            <w:tcW w:w="3067" w:type="pct"/>
          </w:tcPr>
          <w:p w14:paraId="29A2E18F" w14:textId="76C72C7B" w:rsidR="002413E2" w:rsidRPr="00BE791A" w:rsidRDefault="002413E2" w:rsidP="002413E2">
            <w:pPr>
              <w:pStyle w:val="a1"/>
              <w:spacing w:before="0" w:after="0"/>
              <w:jc w:val="left"/>
            </w:pPr>
            <w:r w:rsidRPr="00EC74FA">
              <w:t>It provides the interface of “CDD_</w:t>
            </w:r>
            <w:r>
              <w:t>ProtoConv</w:t>
            </w:r>
            <w:r w:rsidRPr="00EC74FA">
              <w:t>_</w:t>
            </w:r>
            <w:r>
              <w:t>MixtoEth</w:t>
            </w:r>
            <w:r w:rsidRPr="00EC74FA">
              <w:t>.c”.</w:t>
            </w:r>
          </w:p>
        </w:tc>
      </w:tr>
      <w:tr w:rsidR="002413E2" w:rsidRPr="00BF6713" w14:paraId="3EEC6772" w14:textId="77777777" w:rsidTr="00D54458">
        <w:trPr>
          <w:trHeight w:val="295"/>
          <w:jc w:val="center"/>
        </w:trPr>
        <w:tc>
          <w:tcPr>
            <w:tcW w:w="255" w:type="pct"/>
          </w:tcPr>
          <w:p w14:paraId="57DBC818" w14:textId="77777777" w:rsidR="002413E2" w:rsidRPr="00BE791A" w:rsidRDefault="002413E2">
            <w:pPr>
              <w:pStyle w:val="a1"/>
              <w:widowControl w:val="0"/>
              <w:numPr>
                <w:ilvl w:val="0"/>
                <w:numId w:val="26"/>
              </w:numPr>
              <w:spacing w:before="0" w:after="0"/>
              <w:jc w:val="left"/>
              <w:rPr>
                <w:rFonts w:eastAsia="Meiryo UI" w:cstheme="majorHAnsi"/>
                <w:szCs w:val="20"/>
                <w:lang w:eastAsia="ja-JP"/>
              </w:rPr>
            </w:pPr>
          </w:p>
        </w:tc>
        <w:tc>
          <w:tcPr>
            <w:tcW w:w="1678" w:type="pct"/>
          </w:tcPr>
          <w:p w14:paraId="25983516" w14:textId="0EBD5F0F" w:rsidR="002413E2" w:rsidRPr="00E90960" w:rsidRDefault="002413E2" w:rsidP="002413E2">
            <w:pPr>
              <w:pStyle w:val="a1"/>
              <w:rPr>
                <w:lang w:val="en-US"/>
              </w:rPr>
            </w:pPr>
            <w:r w:rsidRPr="00EC74FA">
              <w:t>CDD_</w:t>
            </w:r>
            <w:r>
              <w:t>ProtoConv_XtoEth</w:t>
            </w:r>
            <w:r w:rsidRPr="00EC74FA">
              <w:t>.h</w:t>
            </w:r>
          </w:p>
        </w:tc>
        <w:tc>
          <w:tcPr>
            <w:tcW w:w="3067" w:type="pct"/>
          </w:tcPr>
          <w:p w14:paraId="5B3943D7" w14:textId="7F11F28A" w:rsidR="002413E2" w:rsidRPr="00BE791A" w:rsidRDefault="002413E2" w:rsidP="002413E2">
            <w:pPr>
              <w:pStyle w:val="a1"/>
              <w:spacing w:before="0" w:after="0"/>
              <w:jc w:val="left"/>
            </w:pPr>
            <w:r w:rsidRPr="00EC74FA">
              <w:t>It provides the interface of “CDD_</w:t>
            </w:r>
            <w:r>
              <w:t>ProtoConv</w:t>
            </w:r>
            <w:r w:rsidRPr="00EC74FA">
              <w:t>_</w:t>
            </w:r>
            <w:r>
              <w:t>XtoEth</w:t>
            </w:r>
            <w:r w:rsidRPr="00EC74FA">
              <w:t>.c”</w:t>
            </w:r>
            <w:r w:rsidR="00D54458">
              <w:t>.</w:t>
            </w:r>
          </w:p>
        </w:tc>
      </w:tr>
      <w:tr w:rsidR="00D54458" w:rsidRPr="00BF6713" w14:paraId="0AC5AD92" w14:textId="77777777" w:rsidTr="00D54458">
        <w:trPr>
          <w:trHeight w:val="295"/>
          <w:jc w:val="center"/>
        </w:trPr>
        <w:tc>
          <w:tcPr>
            <w:tcW w:w="255" w:type="pct"/>
          </w:tcPr>
          <w:p w14:paraId="6BDCAA23"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0B780006" w14:textId="711890F3" w:rsidR="00D54458" w:rsidRPr="00EC74FA" w:rsidRDefault="00D54458" w:rsidP="00D54458">
            <w:pPr>
              <w:pStyle w:val="a1"/>
            </w:pPr>
            <w:r w:rsidRPr="00EC74FA">
              <w:t>CDD_</w:t>
            </w:r>
            <w:r>
              <w:t>ProtoConv_EthtoCan</w:t>
            </w:r>
            <w:r w:rsidRPr="00EC74FA">
              <w:t>.h</w:t>
            </w:r>
          </w:p>
        </w:tc>
        <w:tc>
          <w:tcPr>
            <w:tcW w:w="3067" w:type="pct"/>
          </w:tcPr>
          <w:p w14:paraId="15A58AAC" w14:textId="567DB9A8" w:rsidR="00D54458" w:rsidRPr="00EC74FA" w:rsidRDefault="00D54458" w:rsidP="00D54458">
            <w:pPr>
              <w:pStyle w:val="a1"/>
              <w:spacing w:before="0" w:after="0"/>
              <w:jc w:val="left"/>
            </w:pPr>
            <w:r w:rsidRPr="00EC74FA">
              <w:t>It provides the interface of “CDD_</w:t>
            </w:r>
            <w:r>
              <w:t>ProtoConv</w:t>
            </w:r>
            <w:r w:rsidRPr="00EC74FA">
              <w:t>_</w:t>
            </w:r>
            <w:r>
              <w:t>EthtoCan</w:t>
            </w:r>
            <w:r w:rsidRPr="00EC74FA">
              <w:t>.c”.</w:t>
            </w:r>
          </w:p>
        </w:tc>
      </w:tr>
      <w:tr w:rsidR="00D54458" w:rsidRPr="00BF6713" w14:paraId="5C2500A9" w14:textId="77777777" w:rsidTr="00D54458">
        <w:trPr>
          <w:trHeight w:val="295"/>
          <w:jc w:val="center"/>
        </w:trPr>
        <w:tc>
          <w:tcPr>
            <w:tcW w:w="255" w:type="pct"/>
          </w:tcPr>
          <w:p w14:paraId="59C99AEA"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2648E4CB" w14:textId="304833C8" w:rsidR="00D54458" w:rsidRDefault="00D54458" w:rsidP="00D54458">
            <w:pPr>
              <w:pStyle w:val="a1"/>
              <w:rPr>
                <w:lang w:eastAsia="ja-JP"/>
              </w:rPr>
            </w:pPr>
            <w:r w:rsidRPr="008F0FB0">
              <w:t>CDD_</w:t>
            </w:r>
            <w:r>
              <w:t>ProtoConv</w:t>
            </w:r>
            <w:r w:rsidRPr="008F0FB0">
              <w:t>_</w:t>
            </w:r>
            <w:r>
              <w:t>Eth</w:t>
            </w:r>
            <w:r w:rsidRPr="008F0FB0">
              <w:t>to</w:t>
            </w:r>
            <w:r>
              <w:t>Lin</w:t>
            </w:r>
            <w:r w:rsidRPr="008F0FB0">
              <w:t>.</w:t>
            </w:r>
            <w:r>
              <w:t>h</w:t>
            </w:r>
          </w:p>
        </w:tc>
        <w:tc>
          <w:tcPr>
            <w:tcW w:w="3067" w:type="pct"/>
          </w:tcPr>
          <w:p w14:paraId="557DF4CB" w14:textId="5CF739A6" w:rsidR="00D54458" w:rsidRDefault="00D54458" w:rsidP="00D54458">
            <w:pPr>
              <w:pStyle w:val="a1"/>
              <w:spacing w:before="0" w:after="0"/>
              <w:jc w:val="left"/>
              <w:rPr>
                <w:lang w:eastAsia="ja-JP"/>
              </w:rPr>
            </w:pPr>
            <w:r w:rsidRPr="00EC74FA">
              <w:t>It provides the interface of “CDD_</w:t>
            </w:r>
            <w:r>
              <w:t>ProtoConv</w:t>
            </w:r>
            <w:r w:rsidRPr="00EC74FA">
              <w:t>_</w:t>
            </w:r>
            <w:r>
              <w:t>EthtoLin</w:t>
            </w:r>
            <w:r w:rsidRPr="00EC74FA">
              <w:t>.c”.</w:t>
            </w:r>
          </w:p>
        </w:tc>
      </w:tr>
      <w:tr w:rsidR="00D54458" w:rsidRPr="00BF6713" w14:paraId="388F05B2" w14:textId="77777777" w:rsidTr="00D54458">
        <w:trPr>
          <w:trHeight w:val="295"/>
          <w:jc w:val="center"/>
        </w:trPr>
        <w:tc>
          <w:tcPr>
            <w:tcW w:w="255" w:type="pct"/>
          </w:tcPr>
          <w:p w14:paraId="3C0EDC22"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211FC757" w14:textId="136B85C6" w:rsidR="00D54458" w:rsidRPr="00371F1D" w:rsidRDefault="00D54458" w:rsidP="00D54458">
            <w:pPr>
              <w:pStyle w:val="a1"/>
              <w:rPr>
                <w:lang w:val="en-US"/>
              </w:rPr>
            </w:pPr>
            <w:r w:rsidRPr="008F0FB0">
              <w:t>CDD_</w:t>
            </w:r>
            <w:r>
              <w:t>ProtoConv</w:t>
            </w:r>
            <w:r w:rsidRPr="008F0FB0">
              <w:t>_</w:t>
            </w:r>
            <w:r>
              <w:t>Eth</w:t>
            </w:r>
            <w:r w:rsidRPr="008F0FB0">
              <w:t>to</w:t>
            </w:r>
            <w:r>
              <w:t>Port</w:t>
            </w:r>
            <w:r w:rsidRPr="008F0FB0">
              <w:t>.</w:t>
            </w:r>
            <w:r>
              <w:t>h</w:t>
            </w:r>
          </w:p>
        </w:tc>
        <w:tc>
          <w:tcPr>
            <w:tcW w:w="3067" w:type="pct"/>
          </w:tcPr>
          <w:p w14:paraId="5B2F16EA" w14:textId="1EF7C90F" w:rsidR="00D54458" w:rsidRDefault="00D54458" w:rsidP="00D54458">
            <w:pPr>
              <w:pStyle w:val="a1"/>
              <w:spacing w:before="0" w:after="0"/>
              <w:jc w:val="left"/>
              <w:rPr>
                <w:lang w:eastAsia="ja-JP"/>
              </w:rPr>
            </w:pPr>
            <w:r w:rsidRPr="00EC74FA">
              <w:t>It provides the interface of “CDD_</w:t>
            </w:r>
            <w:r>
              <w:t>ProtoConv</w:t>
            </w:r>
            <w:r w:rsidRPr="00EC74FA">
              <w:t>_</w:t>
            </w:r>
            <w:r>
              <w:t>EthtoPort</w:t>
            </w:r>
            <w:r w:rsidRPr="00EC74FA">
              <w:t>.c”.</w:t>
            </w:r>
          </w:p>
        </w:tc>
      </w:tr>
      <w:tr w:rsidR="00D54458" w:rsidRPr="00BF6713" w14:paraId="728EA4CD" w14:textId="77777777" w:rsidTr="00D54458">
        <w:trPr>
          <w:trHeight w:val="295"/>
          <w:jc w:val="center"/>
        </w:trPr>
        <w:tc>
          <w:tcPr>
            <w:tcW w:w="255" w:type="pct"/>
          </w:tcPr>
          <w:p w14:paraId="6AF180E0"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4DEA10E7" w14:textId="6CCC97D9" w:rsidR="00D54458" w:rsidRPr="00371F1D" w:rsidRDefault="00D54458" w:rsidP="00D54458">
            <w:pPr>
              <w:pStyle w:val="a1"/>
              <w:rPr>
                <w:lang w:val="en-US"/>
              </w:rPr>
            </w:pPr>
            <w:r w:rsidRPr="008F0FB0">
              <w:t>CDD_</w:t>
            </w:r>
            <w:r>
              <w:t>ProtoConv</w:t>
            </w:r>
            <w:r w:rsidRPr="008F0FB0">
              <w:t>_</w:t>
            </w:r>
            <w:r>
              <w:t>Eth</w:t>
            </w:r>
            <w:r w:rsidRPr="008F0FB0">
              <w:t>to</w:t>
            </w:r>
            <w:r>
              <w:t>X</w:t>
            </w:r>
            <w:r w:rsidRPr="008F0FB0">
              <w:t>.</w:t>
            </w:r>
            <w:r>
              <w:t>h</w:t>
            </w:r>
          </w:p>
        </w:tc>
        <w:tc>
          <w:tcPr>
            <w:tcW w:w="3067" w:type="pct"/>
          </w:tcPr>
          <w:p w14:paraId="27974DC1" w14:textId="21B04CA4" w:rsidR="00D54458" w:rsidRDefault="00D54458" w:rsidP="00D54458">
            <w:pPr>
              <w:pStyle w:val="a1"/>
              <w:spacing w:before="0" w:after="0"/>
              <w:jc w:val="left"/>
              <w:rPr>
                <w:lang w:eastAsia="ja-JP"/>
              </w:rPr>
            </w:pPr>
            <w:r w:rsidRPr="008F1752">
              <w:t>It provides the interface of “CDD_ProtoConv_Ethto</w:t>
            </w:r>
            <w:r>
              <w:t>X</w:t>
            </w:r>
            <w:r w:rsidRPr="008F1752">
              <w:t>.c”.</w:t>
            </w:r>
          </w:p>
        </w:tc>
      </w:tr>
      <w:tr w:rsidR="00D54458" w:rsidRPr="00BF6713" w14:paraId="33332E03" w14:textId="77777777" w:rsidTr="00D54458">
        <w:trPr>
          <w:trHeight w:val="295"/>
          <w:jc w:val="center"/>
        </w:trPr>
        <w:tc>
          <w:tcPr>
            <w:tcW w:w="255" w:type="pct"/>
          </w:tcPr>
          <w:p w14:paraId="65553572"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10F042B0" w14:textId="3954922D" w:rsidR="00D54458" w:rsidRPr="00371F1D" w:rsidRDefault="00D54458" w:rsidP="00D54458">
            <w:pPr>
              <w:pStyle w:val="a1"/>
              <w:rPr>
                <w:lang w:val="en-US"/>
              </w:rPr>
            </w:pPr>
            <w:r>
              <w:rPr>
                <w:rFonts w:hint="eastAsia"/>
              </w:rPr>
              <w:t>C</w:t>
            </w:r>
            <w:r>
              <w:t>DD_ProtoConv_interface.h</w:t>
            </w:r>
          </w:p>
        </w:tc>
        <w:tc>
          <w:tcPr>
            <w:tcW w:w="3067" w:type="pct"/>
          </w:tcPr>
          <w:p w14:paraId="6C3B1F78" w14:textId="3C7CAB64" w:rsidR="00D54458" w:rsidRDefault="00D54458" w:rsidP="00D54458">
            <w:pPr>
              <w:pStyle w:val="a1"/>
              <w:spacing w:before="0" w:after="0"/>
              <w:jc w:val="left"/>
              <w:rPr>
                <w:lang w:eastAsia="ja-JP"/>
              </w:rPr>
            </w:pPr>
            <w:r w:rsidRPr="00E34E2E">
              <w:t>It provides the interface of “CDD_</w:t>
            </w:r>
            <w:r>
              <w:t>ProtoConv</w:t>
            </w:r>
            <w:r w:rsidRPr="00E34E2E">
              <w:t>_</w:t>
            </w:r>
            <w:r>
              <w:t>interface</w:t>
            </w:r>
            <w:r w:rsidRPr="00E34E2E">
              <w:t>.c”</w:t>
            </w:r>
          </w:p>
        </w:tc>
      </w:tr>
      <w:tr w:rsidR="00D54458" w:rsidRPr="00BF6713" w14:paraId="217E84CB" w14:textId="77777777" w:rsidTr="00D54458">
        <w:trPr>
          <w:trHeight w:val="295"/>
          <w:jc w:val="center"/>
        </w:trPr>
        <w:tc>
          <w:tcPr>
            <w:tcW w:w="255" w:type="pct"/>
          </w:tcPr>
          <w:p w14:paraId="4D7906D3"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3707AF69" w14:textId="34A7B230" w:rsidR="00D54458" w:rsidRPr="00371F1D" w:rsidRDefault="00D54458" w:rsidP="00D54458">
            <w:pPr>
              <w:pStyle w:val="a1"/>
              <w:rPr>
                <w:lang w:val="en-US"/>
              </w:rPr>
            </w:pPr>
            <w:r>
              <w:rPr>
                <w:rFonts w:hint="eastAsia"/>
              </w:rPr>
              <w:t>C</w:t>
            </w:r>
            <w:r>
              <w:t>DD_ProtoConv_Util.h</w:t>
            </w:r>
          </w:p>
        </w:tc>
        <w:tc>
          <w:tcPr>
            <w:tcW w:w="3067" w:type="pct"/>
          </w:tcPr>
          <w:p w14:paraId="3CE1120E" w14:textId="5ECB79D3" w:rsidR="00D54458" w:rsidRDefault="00D54458" w:rsidP="00D54458">
            <w:pPr>
              <w:pStyle w:val="a1"/>
              <w:spacing w:before="0" w:after="0"/>
              <w:jc w:val="left"/>
              <w:rPr>
                <w:lang w:eastAsia="ja-JP"/>
              </w:rPr>
            </w:pPr>
            <w:r w:rsidRPr="00EC74FA">
              <w:t>It provides the interface of “CDD_</w:t>
            </w:r>
            <w:r>
              <w:t>ProtoConv</w:t>
            </w:r>
            <w:r w:rsidRPr="00EC74FA">
              <w:t>_</w:t>
            </w:r>
            <w:r>
              <w:t>Util</w:t>
            </w:r>
            <w:r w:rsidRPr="00EC74FA">
              <w:t>.c”.</w:t>
            </w:r>
          </w:p>
        </w:tc>
      </w:tr>
      <w:tr w:rsidR="00D54458" w:rsidRPr="00BF6713" w14:paraId="60F3FCEE" w14:textId="77777777" w:rsidTr="00D54458">
        <w:trPr>
          <w:trHeight w:val="295"/>
          <w:jc w:val="center"/>
        </w:trPr>
        <w:tc>
          <w:tcPr>
            <w:tcW w:w="255" w:type="pct"/>
          </w:tcPr>
          <w:p w14:paraId="0DB93432" w14:textId="77777777" w:rsidR="00D54458" w:rsidRPr="00BE791A" w:rsidRDefault="00D54458">
            <w:pPr>
              <w:pStyle w:val="a1"/>
              <w:widowControl w:val="0"/>
              <w:numPr>
                <w:ilvl w:val="0"/>
                <w:numId w:val="26"/>
              </w:numPr>
              <w:spacing w:before="0" w:after="0"/>
              <w:jc w:val="left"/>
              <w:rPr>
                <w:rFonts w:eastAsia="Meiryo UI" w:cstheme="majorHAnsi"/>
                <w:szCs w:val="20"/>
                <w:lang w:eastAsia="ja-JP"/>
              </w:rPr>
            </w:pPr>
          </w:p>
        </w:tc>
        <w:tc>
          <w:tcPr>
            <w:tcW w:w="1678" w:type="pct"/>
          </w:tcPr>
          <w:p w14:paraId="15140A7A" w14:textId="05AC18B8" w:rsidR="00D54458" w:rsidRPr="00371F1D" w:rsidRDefault="00D54458" w:rsidP="00D54458">
            <w:pPr>
              <w:pStyle w:val="a1"/>
              <w:rPr>
                <w:lang w:val="en-US"/>
              </w:rPr>
            </w:pPr>
            <w:r w:rsidRPr="00B3528A">
              <w:t>CDD_</w:t>
            </w:r>
            <w:r>
              <w:t>ProtoConv</w:t>
            </w:r>
            <w:r w:rsidRPr="00B3528A">
              <w:t>_Cfg.h</w:t>
            </w:r>
          </w:p>
        </w:tc>
        <w:tc>
          <w:tcPr>
            <w:tcW w:w="3067" w:type="pct"/>
          </w:tcPr>
          <w:p w14:paraId="3CE2B985" w14:textId="5D12202B" w:rsidR="00D54458" w:rsidRDefault="00D54458" w:rsidP="00D54458">
            <w:pPr>
              <w:pStyle w:val="a1"/>
              <w:spacing w:before="0" w:after="0"/>
              <w:jc w:val="left"/>
              <w:rPr>
                <w:lang w:eastAsia="ja-JP"/>
              </w:rPr>
            </w:pPr>
            <w:r>
              <w:rPr>
                <w:szCs w:val="20"/>
                <w:lang w:val="en-GB"/>
              </w:rPr>
              <w:t>It provides</w:t>
            </w:r>
            <w:r w:rsidRPr="00D264FD">
              <w:rPr>
                <w:szCs w:val="20"/>
                <w:lang w:val="en-GB"/>
              </w:rPr>
              <w:t xml:space="preserve"> various driver Pre-compile time parameters</w:t>
            </w:r>
            <w:r>
              <w:rPr>
                <w:szCs w:val="20"/>
                <w:lang w:val="en-GB"/>
              </w:rPr>
              <w:t>.</w:t>
            </w:r>
          </w:p>
        </w:tc>
      </w:tr>
    </w:tbl>
    <w:p w14:paraId="3DDE1CF1" w14:textId="3B7A9D98" w:rsidR="00DE59DE" w:rsidRDefault="00DE59DE" w:rsidP="00DE59DE">
      <w:pPr>
        <w:pStyle w:val="RefIDs"/>
        <w:rPr>
          <w:sz w:val="20"/>
        </w:rPr>
      </w:pPr>
      <w:r w:rsidRPr="00032018">
        <w:rPr>
          <w:rFonts w:eastAsia="Meiryo UI"/>
          <w:sz w:val="20"/>
        </w:rPr>
        <w:t>[Covers: req-8552172-00527983]</w:t>
      </w:r>
    </w:p>
    <w:p w14:paraId="2CE0DC23" w14:textId="0D0915E8" w:rsidR="00E042F2" w:rsidRDefault="00E042F2">
      <w:pPr>
        <w:jc w:val="left"/>
        <w:rPr>
          <w:lang w:val="en-GB"/>
        </w:rPr>
      </w:pPr>
    </w:p>
    <w:p w14:paraId="6547671C" w14:textId="28A023E9" w:rsidR="0008344C" w:rsidRPr="00F05069" w:rsidRDefault="0008344C" w:rsidP="00684CC4">
      <w:pPr>
        <w:pStyle w:val="Heading1"/>
      </w:pPr>
      <w:bookmarkStart w:id="406" w:name="_Toc162792629"/>
      <w:bookmarkStart w:id="407" w:name="_Toc203384016"/>
      <w:bookmarkEnd w:id="406"/>
      <w:r w:rsidRPr="00264CB3">
        <w:lastRenderedPageBreak/>
        <w:t xml:space="preserve">Configuration and Calibration </w:t>
      </w:r>
      <w:r w:rsidRPr="002D6636">
        <w:t>Design</w:t>
      </w:r>
      <w:bookmarkEnd w:id="407"/>
    </w:p>
    <w:p w14:paraId="38D6221A" w14:textId="69C6E577" w:rsidR="00167BD0" w:rsidRDefault="006A7F14" w:rsidP="008C6A7E">
      <w:pPr>
        <w:pStyle w:val="TraceID"/>
        <w:rPr>
          <w:lang w:val="en-GB"/>
        </w:rPr>
      </w:pPr>
      <w:r w:rsidRPr="00125248">
        <w:rPr>
          <w:lang w:val="en-GB"/>
        </w:rPr>
        <w:t>[</w:t>
      </w:r>
      <w:r w:rsidR="001C1E6A" w:rsidRPr="001C1E6A">
        <w:rPr>
          <w:lang w:val="en-GB"/>
        </w:rPr>
        <w:t>iso26-18_p6_C.4.1]</w:t>
      </w:r>
      <w:r w:rsidR="00C37382">
        <w:rPr>
          <w:lang w:val="en-GB"/>
        </w:rPr>
        <w:t>;</w:t>
      </w:r>
      <w:r w:rsidR="008C6A7E">
        <w:rPr>
          <w:lang w:val="en-GB"/>
        </w:rPr>
        <w:t xml:space="preserve"> </w:t>
      </w:r>
      <w:r w:rsidR="001C1E6A">
        <w:rPr>
          <w:lang w:val="en-GB"/>
        </w:rPr>
        <w:t>[</w:t>
      </w:r>
      <w:r w:rsidR="00753441" w:rsidRPr="00753441">
        <w:rPr>
          <w:lang w:val="en-GB"/>
        </w:rPr>
        <w:t>iso26-18_p6_C.4.6]</w:t>
      </w:r>
      <w:r w:rsidR="008C6A7E">
        <w:rPr>
          <w:lang w:val="en-GB"/>
        </w:rPr>
        <w:t xml:space="preserve">; </w:t>
      </w:r>
      <w:r w:rsidR="008C6A7E" w:rsidRPr="00125248">
        <w:rPr>
          <w:lang w:val="en-GB"/>
        </w:rPr>
        <w:t>[</w:t>
      </w:r>
      <w:r w:rsidR="008C6A7E" w:rsidRPr="00753441">
        <w:rPr>
          <w:lang w:val="en-GB"/>
        </w:rPr>
        <w:t>iso26-18_p6_C.4.10]</w:t>
      </w:r>
    </w:p>
    <w:p w14:paraId="09486A7F" w14:textId="4623FD6E" w:rsidR="00DF5374" w:rsidRPr="00B97FDE" w:rsidRDefault="0045362C" w:rsidP="00032018">
      <w:pPr>
        <w:spacing w:after="120"/>
        <w:rPr>
          <w:rFonts w:cs="Arial"/>
          <w:szCs w:val="21"/>
        </w:rPr>
      </w:pPr>
      <w:r>
        <w:rPr>
          <w:lang w:val="en-GB"/>
        </w:rPr>
        <w:t>Protocol Conversion</w:t>
      </w:r>
      <w:r w:rsidR="00A925F7" w:rsidRPr="00A925F7">
        <w:rPr>
          <w:lang w:val="en-GB"/>
        </w:rPr>
        <w:t xml:space="preserve"> Component does not have configuration and calibration design.</w:t>
      </w:r>
    </w:p>
    <w:p w14:paraId="152292BD" w14:textId="026B61FF" w:rsidR="00E5213E" w:rsidRPr="0010236D" w:rsidRDefault="00E5213E" w:rsidP="00684CC4">
      <w:pPr>
        <w:pStyle w:val="Heading1"/>
      </w:pPr>
      <w:bookmarkStart w:id="408" w:name="_Toc203384017"/>
      <w:r w:rsidRPr="00E5213E">
        <w:lastRenderedPageBreak/>
        <w:t>State Transition</w:t>
      </w:r>
      <w:bookmarkEnd w:id="408"/>
    </w:p>
    <w:p w14:paraId="59494CD2" w14:textId="60F171A0" w:rsidR="00E5213E" w:rsidRDefault="009B17EB" w:rsidP="009B17EB">
      <w:pPr>
        <w:pStyle w:val="TraceID"/>
        <w:rPr>
          <w:szCs w:val="21"/>
        </w:rPr>
      </w:pPr>
      <w:r>
        <w:t>[</w:t>
      </w:r>
      <w:r w:rsidR="008C6A7E" w:rsidRPr="008C6A7E">
        <w:t>iso26-18_p6_7.4.5] b</w:t>
      </w:r>
    </w:p>
    <w:p w14:paraId="17703843" w14:textId="77777777" w:rsidR="00A925F7" w:rsidRPr="00A925F7" w:rsidRDefault="00A925F7" w:rsidP="00032018">
      <w:pPr>
        <w:spacing w:after="120"/>
        <w:rPr>
          <w:b/>
          <w:bCs/>
        </w:rPr>
      </w:pPr>
      <w:r w:rsidRPr="00A925F7">
        <w:rPr>
          <w:b/>
          <w:bCs/>
        </w:rPr>
        <w:t>Legend:</w:t>
      </w:r>
    </w:p>
    <w:p w14:paraId="472B1896" w14:textId="2BB895D1" w:rsidR="00A925F7" w:rsidRDefault="00A925F7" w:rsidP="00032018">
      <w:pPr>
        <w:spacing w:after="120"/>
        <w:rPr>
          <w:rFonts w:eastAsia="Meiryo UI"/>
          <w:lang w:val="en-GB"/>
        </w:rPr>
      </w:pPr>
      <w:r w:rsidRPr="00A925F7">
        <w:rPr>
          <w:rFonts w:eastAsia="Meiryo UI"/>
          <w:noProof/>
        </w:rPr>
        <mc:AlternateContent>
          <mc:Choice Requires="wpc">
            <w:drawing>
              <wp:inline distT="0" distB="0" distL="0" distR="0" wp14:anchorId="766F0F77" wp14:editId="1DB14C1B">
                <wp:extent cx="6337300" cy="434340"/>
                <wp:effectExtent l="0" t="0" r="6350" b="3810"/>
                <wp:docPr id="387" name="キャンバス 2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2F2F2"/>
                        </a:solidFill>
                      </wpc:bg>
                      <wpc:whole>
                        <a:ln>
                          <a:noFill/>
                        </a:ln>
                      </wpc:whole>
                      <wps:wsp>
                        <wps:cNvPr id="380" name="AutoShape 262"/>
                        <wps:cNvCnPr>
                          <a:cxnSpLocks noChangeShapeType="1"/>
                        </wps:cNvCnPr>
                        <wps:spPr bwMode="auto">
                          <a:xfrm>
                            <a:off x="1306195" y="175260"/>
                            <a:ext cx="162496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1" name="Text Box 264"/>
                        <wps:cNvSpPr txBox="1">
                          <a:spLocks noChangeArrowheads="1"/>
                        </wps:cNvSpPr>
                        <wps:spPr bwMode="auto">
                          <a:xfrm>
                            <a:off x="2901141" y="41910"/>
                            <a:ext cx="157988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80A66" w14:textId="77777777" w:rsidR="005D1D01" w:rsidRPr="009009CC" w:rsidRDefault="005D1D01" w:rsidP="00A925F7">
                              <w:pPr>
                                <w:jc w:val="center"/>
                              </w:pPr>
                              <w:r w:rsidRPr="009009CC">
                                <w:t>Trigger to change state</w:t>
                              </w:r>
                            </w:p>
                          </w:txbxContent>
                        </wps:txbx>
                        <wps:bodyPr rot="0" vert="horz" wrap="square" lIns="74295" tIns="8890" rIns="74295" bIns="8890" anchor="t" anchorCtr="0" upright="1">
                          <a:spAutoFit/>
                        </wps:bodyPr>
                      </wps:wsp>
                      <wps:wsp>
                        <wps:cNvPr id="382" name="Text Box 267"/>
                        <wps:cNvSpPr txBox="1">
                          <a:spLocks noChangeArrowheads="1"/>
                        </wps:cNvSpPr>
                        <wps:spPr bwMode="auto">
                          <a:xfrm>
                            <a:off x="5705475" y="26670"/>
                            <a:ext cx="40259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3AE0B" w14:textId="77777777" w:rsidR="005D1D01" w:rsidRPr="00CB1ABF" w:rsidRDefault="005D1D01" w:rsidP="00A925F7">
                              <w:r w:rsidRPr="00CB1ABF">
                                <w:t>State</w:t>
                              </w:r>
                            </w:p>
                          </w:txbxContent>
                        </wps:txbx>
                        <wps:bodyPr rot="0" vert="horz" wrap="none" lIns="74295" tIns="8890" rIns="74295" bIns="8890" anchor="t" anchorCtr="0" upright="1">
                          <a:spAutoFit/>
                        </wps:bodyPr>
                      </wps:wsp>
                      <wps:wsp>
                        <wps:cNvPr id="383" name="Oval 275"/>
                        <wps:cNvSpPr>
                          <a:spLocks noChangeArrowheads="1"/>
                        </wps:cNvSpPr>
                        <wps:spPr bwMode="auto">
                          <a:xfrm>
                            <a:off x="82068" y="64770"/>
                            <a:ext cx="86995" cy="11112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74295" tIns="8890" rIns="74295" bIns="8890" anchor="t" anchorCtr="0" upright="1">
                          <a:noAutofit/>
                        </wps:bodyPr>
                      </wps:wsp>
                      <wps:wsp>
                        <wps:cNvPr id="384" name="Text Box 276"/>
                        <wps:cNvSpPr txBox="1">
                          <a:spLocks noChangeArrowheads="1"/>
                        </wps:cNvSpPr>
                        <wps:spPr bwMode="auto">
                          <a:xfrm>
                            <a:off x="169058" y="54610"/>
                            <a:ext cx="73787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E0D06" w14:textId="77777777" w:rsidR="005D1D01" w:rsidRPr="00227C76" w:rsidRDefault="005D1D01" w:rsidP="00A925F7">
                              <w:r w:rsidRPr="00227C76">
                                <w:rPr>
                                  <w:rFonts w:hint="eastAsia"/>
                                </w:rPr>
                                <w:t>Initial State</w:t>
                              </w:r>
                            </w:p>
                            <w:p w14:paraId="33166E3B" w14:textId="77777777" w:rsidR="005D1D01" w:rsidRPr="00C71E9F" w:rsidRDefault="005D1D01" w:rsidP="00A925F7">
                              <w:pPr>
                                <w:jc w:val="center"/>
                                <w:rPr>
                                  <w:i/>
                                </w:rPr>
                              </w:pPr>
                            </w:p>
                          </w:txbxContent>
                        </wps:txbx>
                        <wps:bodyPr rot="0" vert="horz" wrap="none" lIns="74295" tIns="8890" rIns="74295" bIns="8890" anchor="t" anchorCtr="0" upright="1">
                          <a:noAutofit/>
                        </wps:bodyPr>
                      </wps:wsp>
                      <wps:wsp>
                        <wps:cNvPr id="385" name="Text Box 280"/>
                        <wps:cNvSpPr txBox="1">
                          <a:spLocks noChangeArrowheads="1"/>
                        </wps:cNvSpPr>
                        <wps:spPr bwMode="auto">
                          <a:xfrm>
                            <a:off x="1310023" y="0"/>
                            <a:ext cx="1483360" cy="13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1B28B" w14:textId="77777777" w:rsidR="005D1D01" w:rsidRPr="009009CC" w:rsidRDefault="005D1D01" w:rsidP="00A925F7">
                              <w:pPr>
                                <w:jc w:val="center"/>
                                <w:rPr>
                                  <w:i/>
                                  <w:sz w:val="16"/>
                                  <w:szCs w:val="16"/>
                                </w:rPr>
                              </w:pPr>
                              <w:r w:rsidRPr="009009CC">
                                <w:rPr>
                                  <w:i/>
                                  <w:sz w:val="16"/>
                                  <w:szCs w:val="16"/>
                                </w:rPr>
                                <w:t>&lt;Function call / Action / Event&gt;</w:t>
                              </w:r>
                            </w:p>
                          </w:txbxContent>
                        </wps:txbx>
                        <wps:bodyPr rot="0" vert="horz" wrap="none" lIns="74295" tIns="8890" rIns="74295" bIns="8890" anchor="t" anchorCtr="0" upright="1">
                          <a:spAutoFit/>
                        </wps:bodyPr>
                      </wps:wsp>
                      <wps:wsp>
                        <wps:cNvPr id="386" name="AutoShape 281"/>
                        <wps:cNvSpPr>
                          <a:spLocks noChangeArrowheads="1"/>
                        </wps:cNvSpPr>
                        <wps:spPr bwMode="auto">
                          <a:xfrm>
                            <a:off x="4857231" y="17065"/>
                            <a:ext cx="760899" cy="182258"/>
                          </a:xfrm>
                          <a:prstGeom prst="roundRect">
                            <a:avLst>
                              <a:gd name="adj" fmla="val 16667"/>
                            </a:avLst>
                          </a:prstGeom>
                          <a:solidFill>
                            <a:srgbClr val="FFFFFF"/>
                          </a:solidFill>
                          <a:ln w="9525">
                            <a:solidFill>
                              <a:srgbClr val="000000"/>
                            </a:solidFill>
                            <a:round/>
                            <a:headEnd/>
                            <a:tailEnd/>
                          </a:ln>
                        </wps:spPr>
                        <wps:txbx>
                          <w:txbxContent>
                            <w:p w14:paraId="4107D984" w14:textId="77777777" w:rsidR="005D1D01" w:rsidRPr="00CB1ABF" w:rsidRDefault="005D1D01" w:rsidP="00A925F7">
                              <w:pPr>
                                <w:jc w:val="center"/>
                                <w:rPr>
                                  <w:i/>
                                  <w:sz w:val="16"/>
                                  <w:szCs w:val="16"/>
                                </w:rPr>
                              </w:pPr>
                              <w:r w:rsidRPr="00CB1ABF">
                                <w:rPr>
                                  <w:rFonts w:hint="eastAsia"/>
                                  <w:i/>
                                  <w:sz w:val="16"/>
                                  <w:szCs w:val="16"/>
                                </w:rPr>
                                <w:t>&lt;</w:t>
                              </w:r>
                              <w:r w:rsidRPr="00CB1ABF">
                                <w:rPr>
                                  <w:i/>
                                  <w:sz w:val="16"/>
                                  <w:szCs w:val="16"/>
                                </w:rPr>
                                <w:t>State name</w:t>
                              </w:r>
                              <w:r w:rsidRPr="00CB1ABF">
                                <w:rPr>
                                  <w:rFonts w:hint="eastAsia"/>
                                  <w:i/>
                                  <w:sz w:val="16"/>
                                  <w:szCs w:val="16"/>
                                </w:rPr>
                                <w:t>&gt;</w:t>
                              </w:r>
                            </w:p>
                            <w:p w14:paraId="653071FF" w14:textId="77777777" w:rsidR="005D1D01" w:rsidRDefault="005D1D01" w:rsidP="00A925F7"/>
                          </w:txbxContent>
                        </wps:txbx>
                        <wps:bodyPr rot="0" vert="horz" wrap="none" lIns="74295" tIns="8890" rIns="74295" bIns="8890" anchor="t" anchorCtr="0" upright="1">
                          <a:noAutofit/>
                        </wps:bodyPr>
                      </wps:wsp>
                    </wpc:wpc>
                  </a:graphicData>
                </a:graphic>
              </wp:inline>
            </w:drawing>
          </mc:Choice>
          <mc:Fallback>
            <w:pict>
              <v:group w14:anchorId="766F0F77" id="キャンバス 258" o:spid="_x0000_s1042" editas="canvas" style="width:499pt;height:34.2pt;mso-position-horizontal-relative:char;mso-position-vertical-relative:line" coordsize="63373,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">
                <v:shape id="_x0000_s1043" type="#_x0000_t75" style="position:absolute;width:63373;height:4343;visibility:visible;mso-wrap-style:square" filled="t" fillcolor="#f2f2f2">
                  <v:fill o:detectmouseclick="t"/>
                  <v:path o:connecttype="none"/>
                </v:shape>
                <v:shape id="AutoShape 262" o:spid="_x0000_s1044" type="#_x0000_t32" style="position:absolute;left:13061;top:1752;width:1625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">
                  <v:stroke endarrow="block"/>
                </v:shape>
                <v:shape id="Text Box 264" o:spid="_x0000_s1045" type="#_x0000_t202" style="position:absolute;left:29011;top:419;width:15799;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" filled="f" stroked="f">
                  <v:textbox style="mso-fit-shape-to-text:t" inset="5.85pt,.7pt,5.85pt,.7pt">
                    <w:txbxContent>
                      <w:p w14:paraId="37B80A66" w14:textId="77777777" w:rsidR="005D1D01" w:rsidRPr="009009CC" w:rsidRDefault="005D1D01" w:rsidP="00A925F7">
                        <w:pPr>
                          <w:jc w:val="center"/>
                        </w:pPr>
                        <w:r w:rsidRPr="009009CC">
                          <w:t>Trigger to change state</w:t>
                        </w:r>
                      </w:p>
                    </w:txbxContent>
                  </v:textbox>
                </v:shape>
                <v:shape id="Text Box 267" o:spid="_x0000_s1046" type="#_x0000_t202" style="position:absolute;left:57054;top:266;width:4026;height:16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" filled="f" stroked="f">
                  <v:textbox style="mso-fit-shape-to-text:t" inset="5.85pt,.7pt,5.85pt,.7pt">
                    <w:txbxContent>
                      <w:p w14:paraId="2A73AE0B" w14:textId="77777777" w:rsidR="005D1D01" w:rsidRPr="00CB1ABF" w:rsidRDefault="005D1D01" w:rsidP="00A925F7">
                        <w:r w:rsidRPr="00CB1ABF">
                          <w:t>State</w:t>
                        </w:r>
                      </w:p>
                    </w:txbxContent>
                  </v:textbox>
                </v:shape>
                <v:oval id="Oval 275" o:spid="_x0000_s1047" style="position:absolute;left:820;top:647;width:870;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" fillcolor="black" stroked="f">
                  <v:textbox inset="5.85pt,.7pt,5.85pt,.7pt"/>
                </v:oval>
                <v:shape id="Text Box 276" o:spid="_x0000_s1048" type="#_x0000_t202" style="position:absolute;left:1690;top:546;width:7379;height:15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" filled="f" stroked="f">
                  <v:textbox inset="5.85pt,.7pt,5.85pt,.7pt">
                    <w:txbxContent>
                      <w:p w14:paraId="210E0D06" w14:textId="77777777" w:rsidR="005D1D01" w:rsidRPr="00227C76" w:rsidRDefault="005D1D01" w:rsidP="00A925F7">
                        <w:r w:rsidRPr="00227C76">
                          <w:rPr>
                            <w:rFonts w:hint="eastAsia"/>
                          </w:rPr>
                          <w:t>Initial State</w:t>
                        </w:r>
                      </w:p>
                      <w:p w14:paraId="33166E3B" w14:textId="77777777" w:rsidR="005D1D01" w:rsidRPr="00C71E9F" w:rsidRDefault="005D1D01" w:rsidP="00A925F7">
                        <w:pPr>
                          <w:jc w:val="center"/>
                          <w:rPr>
                            <w:i/>
                          </w:rPr>
                        </w:pPr>
                      </w:p>
                    </w:txbxContent>
                  </v:textbox>
                </v:shape>
                <v:shape id="Text Box 280" o:spid="_x0000_s1049" type="#_x0000_t202" style="position:absolute;left:13100;width:14833;height:1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" filled="f" stroked="f">
                  <v:textbox style="mso-fit-shape-to-text:t" inset="5.85pt,.7pt,5.85pt,.7pt">
                    <w:txbxContent>
                      <w:p w14:paraId="65F1B28B" w14:textId="77777777" w:rsidR="005D1D01" w:rsidRPr="009009CC" w:rsidRDefault="005D1D01" w:rsidP="00A925F7">
                        <w:pPr>
                          <w:jc w:val="center"/>
                          <w:rPr>
                            <w:i/>
                            <w:sz w:val="16"/>
                            <w:szCs w:val="16"/>
                          </w:rPr>
                        </w:pPr>
                        <w:r w:rsidRPr="009009CC">
                          <w:rPr>
                            <w:i/>
                            <w:sz w:val="16"/>
                            <w:szCs w:val="16"/>
                          </w:rPr>
                          <w:t>&lt;Function call / Action / Event&gt;</w:t>
                        </w:r>
                      </w:p>
                    </w:txbxContent>
                  </v:textbox>
                </v:shape>
                <v:roundrect id="AutoShape 281" o:spid="_x0000_s1050" style="position:absolute;left:48572;top:170;width:7609;height:1823;visibility:visible;mso-wrap-style:non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">
                  <v:textbox inset="5.85pt,.7pt,5.85pt,.7pt">
                    <w:txbxContent>
                      <w:p w14:paraId="4107D984" w14:textId="77777777" w:rsidR="005D1D01" w:rsidRPr="00CB1ABF" w:rsidRDefault="005D1D01" w:rsidP="00A925F7">
                        <w:pPr>
                          <w:jc w:val="center"/>
                          <w:rPr>
                            <w:i/>
                            <w:sz w:val="16"/>
                            <w:szCs w:val="16"/>
                          </w:rPr>
                        </w:pPr>
                        <w:r w:rsidRPr="00CB1ABF">
                          <w:rPr>
                            <w:rFonts w:hint="eastAsia"/>
                            <w:i/>
                            <w:sz w:val="16"/>
                            <w:szCs w:val="16"/>
                          </w:rPr>
                          <w:t>&lt;</w:t>
                        </w:r>
                        <w:r w:rsidRPr="00CB1ABF">
                          <w:rPr>
                            <w:i/>
                            <w:sz w:val="16"/>
                            <w:szCs w:val="16"/>
                          </w:rPr>
                          <w:t>State name</w:t>
                        </w:r>
                        <w:r w:rsidRPr="00CB1ABF">
                          <w:rPr>
                            <w:rFonts w:hint="eastAsia"/>
                            <w:i/>
                            <w:sz w:val="16"/>
                            <w:szCs w:val="16"/>
                          </w:rPr>
                          <w:t>&gt;</w:t>
                        </w:r>
                      </w:p>
                      <w:p w14:paraId="653071FF" w14:textId="77777777" w:rsidR="005D1D01" w:rsidRDefault="005D1D01" w:rsidP="00A925F7"/>
                    </w:txbxContent>
                  </v:textbox>
                </v:roundrect>
                <w10:anchorlock/>
              </v:group>
            </w:pict>
          </mc:Fallback>
        </mc:AlternateContent>
      </w:r>
      <w:r w:rsidRPr="00A925F7" w:rsidDel="002F775F">
        <w:rPr>
          <w:rFonts w:eastAsia="Meiryo UI"/>
          <w:lang w:val="en-GB"/>
        </w:rPr>
        <w:t xml:space="preserve"> </w:t>
      </w:r>
    </w:p>
    <w:p w14:paraId="001A3849" w14:textId="77777777" w:rsidR="00FB61F1" w:rsidRPr="00A925F7" w:rsidRDefault="00FB61F1" w:rsidP="00F27F4D">
      <w:pPr>
        <w:pStyle w:val="Heading2"/>
      </w:pPr>
      <w:bookmarkStart w:id="409" w:name="_Toc142063247"/>
      <w:bookmarkStart w:id="410" w:name="_Toc142064474"/>
      <w:bookmarkStart w:id="411" w:name="_Toc142665219"/>
      <w:bookmarkStart w:id="412" w:name="_Toc144543553"/>
      <w:bookmarkStart w:id="413" w:name="_Toc144543682"/>
      <w:bookmarkStart w:id="414" w:name="_Toc144543811"/>
      <w:bookmarkStart w:id="415" w:name="_Toc144821936"/>
      <w:bookmarkStart w:id="416" w:name="_Toc142063248"/>
      <w:bookmarkStart w:id="417" w:name="_Toc142064475"/>
      <w:bookmarkStart w:id="418" w:name="_Toc142665220"/>
      <w:bookmarkStart w:id="419" w:name="_Toc144543554"/>
      <w:bookmarkStart w:id="420" w:name="_Toc144543683"/>
      <w:bookmarkStart w:id="421" w:name="_Toc144543812"/>
      <w:bookmarkStart w:id="422" w:name="_Toc144821937"/>
      <w:bookmarkStart w:id="423" w:name="_Toc124258770"/>
      <w:bookmarkStart w:id="424" w:name="_Toc203384018"/>
      <w:bookmarkStart w:id="425" w:name="_Toc74067942"/>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r w:rsidRPr="00A925F7">
        <w:t>Summary of State</w:t>
      </w:r>
      <w:bookmarkEnd w:id="423"/>
      <w:bookmarkEnd w:id="424"/>
    </w:p>
    <w:p w14:paraId="402755FB" w14:textId="33886B9E" w:rsidR="00A925F7" w:rsidRPr="00A925F7" w:rsidRDefault="00A925F7" w:rsidP="00032018">
      <w:pPr>
        <w:spacing w:after="120"/>
        <w:jc w:val="center"/>
        <w:rPr>
          <w:b/>
          <w:bCs/>
          <w:szCs w:val="21"/>
        </w:rPr>
      </w:pPr>
      <w:bookmarkStart w:id="426" w:name="_Toc465349943"/>
      <w:bookmarkEnd w:id="425"/>
      <w:r w:rsidRPr="00A925F7">
        <w:rPr>
          <w:b/>
          <w:bCs/>
          <w:szCs w:val="21"/>
        </w:rPr>
        <w:t xml:space="preserve">Table </w:t>
      </w:r>
      <w:r w:rsidR="00596B95">
        <w:rPr>
          <w:b/>
          <w:bCs/>
          <w:szCs w:val="21"/>
        </w:rPr>
        <w:fldChar w:fldCharType="begin"/>
      </w:r>
      <w:r w:rsidR="00596B95">
        <w:rPr>
          <w:b/>
          <w:bCs/>
          <w:szCs w:val="21"/>
        </w:rPr>
        <w:instrText xml:space="preserve"> STYLEREF 1 \s </w:instrText>
      </w:r>
      <w:r w:rsidR="00596B95">
        <w:rPr>
          <w:b/>
          <w:bCs/>
          <w:szCs w:val="21"/>
        </w:rPr>
        <w:fldChar w:fldCharType="separate"/>
      </w:r>
      <w:r w:rsidR="009D560C">
        <w:rPr>
          <w:b/>
          <w:bCs/>
          <w:noProof/>
          <w:szCs w:val="21"/>
        </w:rPr>
        <w:t>6</w:t>
      </w:r>
      <w:r w:rsidR="00596B95">
        <w:rPr>
          <w:b/>
          <w:bCs/>
          <w:szCs w:val="21"/>
        </w:rPr>
        <w:fldChar w:fldCharType="end"/>
      </w:r>
      <w:r w:rsidR="00596B95">
        <w:rPr>
          <w:b/>
          <w:bCs/>
          <w:szCs w:val="21"/>
        </w:rPr>
        <w:noBreakHyphen/>
      </w:r>
      <w:r w:rsidR="00596B95">
        <w:rPr>
          <w:b/>
          <w:bCs/>
          <w:szCs w:val="21"/>
        </w:rPr>
        <w:fldChar w:fldCharType="begin"/>
      </w:r>
      <w:r w:rsidR="00596B95">
        <w:rPr>
          <w:b/>
          <w:bCs/>
          <w:szCs w:val="21"/>
        </w:rPr>
        <w:instrText xml:space="preserve"> SEQ Table \* ARABIC \s 1 </w:instrText>
      </w:r>
      <w:r w:rsidR="00596B95">
        <w:rPr>
          <w:b/>
          <w:bCs/>
          <w:szCs w:val="21"/>
        </w:rPr>
        <w:fldChar w:fldCharType="separate"/>
      </w:r>
      <w:r w:rsidR="009D560C">
        <w:rPr>
          <w:b/>
          <w:bCs/>
          <w:noProof/>
          <w:szCs w:val="21"/>
        </w:rPr>
        <w:t>1</w:t>
      </w:r>
      <w:r w:rsidR="00596B95">
        <w:rPr>
          <w:b/>
          <w:bCs/>
          <w:szCs w:val="21"/>
        </w:rPr>
        <w:fldChar w:fldCharType="end"/>
      </w:r>
      <w:r w:rsidRPr="00A925F7">
        <w:rPr>
          <w:b/>
          <w:bCs/>
          <w:szCs w:val="21"/>
        </w:rPr>
        <w:t>: State List</w:t>
      </w:r>
      <w:bookmarkEnd w:id="426"/>
      <w:r w:rsidRPr="00A925F7">
        <w:rPr>
          <w:b/>
          <w:bCs/>
          <w:szCs w:val="21"/>
        </w:rPr>
        <w:t xml:space="preserve"> Table</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544"/>
        <w:gridCol w:w="5812"/>
      </w:tblGrid>
      <w:tr w:rsidR="00A925F7" w:rsidRPr="00A925F7" w14:paraId="74A20B62" w14:textId="77777777" w:rsidTr="00E92824">
        <w:trPr>
          <w:trHeight w:val="295"/>
          <w:jc w:val="center"/>
        </w:trPr>
        <w:tc>
          <w:tcPr>
            <w:tcW w:w="704" w:type="dxa"/>
            <w:shd w:val="clear" w:color="auto" w:fill="BFBFBF"/>
          </w:tcPr>
          <w:p w14:paraId="401A4F08" w14:textId="77777777" w:rsidR="00A925F7" w:rsidRPr="00A925F7" w:rsidRDefault="00A925F7" w:rsidP="00032018">
            <w:pPr>
              <w:tabs>
                <w:tab w:val="left" w:pos="864"/>
              </w:tabs>
              <w:overflowPunct w:val="0"/>
              <w:autoSpaceDE w:val="0"/>
              <w:autoSpaceDN w:val="0"/>
              <w:adjustRightInd w:val="0"/>
              <w:jc w:val="center"/>
              <w:textAlignment w:val="baseline"/>
              <w:rPr>
                <w:b/>
                <w:bCs/>
              </w:rPr>
            </w:pPr>
            <w:r w:rsidRPr="00A925F7">
              <w:rPr>
                <w:b/>
                <w:bCs/>
              </w:rPr>
              <w:t>No.</w:t>
            </w:r>
          </w:p>
        </w:tc>
        <w:tc>
          <w:tcPr>
            <w:tcW w:w="3544" w:type="dxa"/>
            <w:shd w:val="clear" w:color="auto" w:fill="BFBFBF"/>
          </w:tcPr>
          <w:p w14:paraId="4C56BF5F" w14:textId="77777777" w:rsidR="00A925F7" w:rsidRPr="00A925F7" w:rsidRDefault="00A925F7" w:rsidP="00032018">
            <w:pPr>
              <w:tabs>
                <w:tab w:val="left" w:pos="864"/>
              </w:tabs>
              <w:overflowPunct w:val="0"/>
              <w:autoSpaceDE w:val="0"/>
              <w:autoSpaceDN w:val="0"/>
              <w:adjustRightInd w:val="0"/>
              <w:jc w:val="left"/>
              <w:textAlignment w:val="baseline"/>
              <w:rPr>
                <w:b/>
                <w:bCs/>
              </w:rPr>
            </w:pPr>
            <w:r w:rsidRPr="00A925F7">
              <w:rPr>
                <w:b/>
                <w:bCs/>
              </w:rPr>
              <w:t>State Name</w:t>
            </w:r>
          </w:p>
        </w:tc>
        <w:tc>
          <w:tcPr>
            <w:tcW w:w="5812" w:type="dxa"/>
            <w:shd w:val="clear" w:color="auto" w:fill="BFBFBF"/>
          </w:tcPr>
          <w:p w14:paraId="36F874B5" w14:textId="77777777" w:rsidR="00A925F7" w:rsidRPr="00A925F7" w:rsidRDefault="00A925F7" w:rsidP="00032018">
            <w:pPr>
              <w:tabs>
                <w:tab w:val="left" w:pos="864"/>
              </w:tabs>
              <w:overflowPunct w:val="0"/>
              <w:autoSpaceDE w:val="0"/>
              <w:autoSpaceDN w:val="0"/>
              <w:adjustRightInd w:val="0"/>
              <w:jc w:val="left"/>
              <w:textAlignment w:val="baseline"/>
              <w:rPr>
                <w:b/>
                <w:bCs/>
              </w:rPr>
            </w:pPr>
            <w:r w:rsidRPr="00A925F7">
              <w:rPr>
                <w:b/>
                <w:bCs/>
              </w:rPr>
              <w:t>Description</w:t>
            </w:r>
          </w:p>
        </w:tc>
      </w:tr>
      <w:tr w:rsidR="00A925F7" w:rsidRPr="00A925F7" w14:paraId="75309B2A" w14:textId="77777777" w:rsidTr="00E92824">
        <w:trPr>
          <w:trHeight w:val="295"/>
          <w:jc w:val="center"/>
        </w:trPr>
        <w:tc>
          <w:tcPr>
            <w:tcW w:w="704" w:type="dxa"/>
          </w:tcPr>
          <w:p w14:paraId="079BA152" w14:textId="77777777" w:rsidR="00A925F7" w:rsidRPr="00A925F7" w:rsidRDefault="00A925F7" w:rsidP="00032018">
            <w:pPr>
              <w:tabs>
                <w:tab w:val="left" w:pos="864"/>
              </w:tabs>
              <w:overflowPunct w:val="0"/>
              <w:autoSpaceDE w:val="0"/>
              <w:autoSpaceDN w:val="0"/>
              <w:adjustRightInd w:val="0"/>
              <w:jc w:val="center"/>
              <w:textAlignment w:val="baseline"/>
              <w:rPr>
                <w:szCs w:val="16"/>
                <w:lang w:val="x-none" w:eastAsia="x-none"/>
              </w:rPr>
            </w:pPr>
            <w:r w:rsidRPr="00A925F7">
              <w:rPr>
                <w:szCs w:val="16"/>
                <w:lang w:val="x-none" w:eastAsia="x-none"/>
              </w:rPr>
              <w:t>(1)</w:t>
            </w:r>
          </w:p>
        </w:tc>
        <w:tc>
          <w:tcPr>
            <w:tcW w:w="3544" w:type="dxa"/>
          </w:tcPr>
          <w:p w14:paraId="78887DDC" w14:textId="77777777" w:rsidR="00A925F7" w:rsidRPr="00A925F7" w:rsidRDefault="00A925F7" w:rsidP="00032018">
            <w:pPr>
              <w:tabs>
                <w:tab w:val="left" w:pos="864"/>
              </w:tabs>
              <w:overflowPunct w:val="0"/>
              <w:autoSpaceDE w:val="0"/>
              <w:autoSpaceDN w:val="0"/>
              <w:adjustRightInd w:val="0"/>
              <w:jc w:val="left"/>
              <w:textAlignment w:val="baseline"/>
              <w:rPr>
                <w:szCs w:val="16"/>
                <w:lang w:val="x-none" w:eastAsia="x-none"/>
              </w:rPr>
            </w:pPr>
            <w:r w:rsidRPr="00A925F7">
              <w:rPr>
                <w:szCs w:val="16"/>
                <w:lang w:val="x-none" w:eastAsia="x-none"/>
              </w:rPr>
              <w:t>Uninitialized state</w:t>
            </w:r>
          </w:p>
        </w:tc>
        <w:tc>
          <w:tcPr>
            <w:tcW w:w="5812" w:type="dxa"/>
          </w:tcPr>
          <w:p w14:paraId="27514E2B" w14:textId="77777777" w:rsidR="00A925F7" w:rsidRPr="00A925F7" w:rsidRDefault="00A925F7" w:rsidP="00032018">
            <w:pPr>
              <w:tabs>
                <w:tab w:val="left" w:pos="864"/>
              </w:tabs>
              <w:overflowPunct w:val="0"/>
              <w:autoSpaceDE w:val="0"/>
              <w:autoSpaceDN w:val="0"/>
              <w:adjustRightInd w:val="0"/>
              <w:jc w:val="left"/>
              <w:textAlignment w:val="baseline"/>
              <w:rPr>
                <w:szCs w:val="16"/>
                <w:lang w:val="x-none" w:eastAsia="x-none"/>
              </w:rPr>
            </w:pPr>
            <w:r w:rsidRPr="00A925F7">
              <w:rPr>
                <w:szCs w:val="16"/>
                <w:lang w:val="x-none" w:eastAsia="x-none"/>
              </w:rPr>
              <w:t>This state is the default software state immediately after booting the system.</w:t>
            </w:r>
          </w:p>
        </w:tc>
      </w:tr>
      <w:tr w:rsidR="00A925F7" w:rsidRPr="00A925F7" w14:paraId="0784C2D3" w14:textId="77777777" w:rsidTr="00E92824">
        <w:trPr>
          <w:trHeight w:val="295"/>
          <w:jc w:val="center"/>
        </w:trPr>
        <w:tc>
          <w:tcPr>
            <w:tcW w:w="704" w:type="dxa"/>
          </w:tcPr>
          <w:p w14:paraId="64BD8867" w14:textId="77777777" w:rsidR="00A925F7" w:rsidRPr="00A925F7" w:rsidRDefault="00A925F7" w:rsidP="00032018">
            <w:pPr>
              <w:tabs>
                <w:tab w:val="left" w:pos="864"/>
              </w:tabs>
              <w:overflowPunct w:val="0"/>
              <w:autoSpaceDE w:val="0"/>
              <w:autoSpaceDN w:val="0"/>
              <w:adjustRightInd w:val="0"/>
              <w:jc w:val="center"/>
              <w:textAlignment w:val="baseline"/>
              <w:rPr>
                <w:szCs w:val="16"/>
                <w:lang w:val="x-none" w:eastAsia="x-none"/>
              </w:rPr>
            </w:pPr>
            <w:r w:rsidRPr="00A925F7">
              <w:rPr>
                <w:szCs w:val="16"/>
                <w:lang w:val="x-none" w:eastAsia="x-none"/>
              </w:rPr>
              <w:t>(2)</w:t>
            </w:r>
          </w:p>
        </w:tc>
        <w:tc>
          <w:tcPr>
            <w:tcW w:w="3544" w:type="dxa"/>
          </w:tcPr>
          <w:p w14:paraId="5626B1DB" w14:textId="77777777" w:rsidR="00A925F7" w:rsidRPr="00A925F7" w:rsidRDefault="00A925F7" w:rsidP="00032018">
            <w:pPr>
              <w:tabs>
                <w:tab w:val="left" w:pos="864"/>
              </w:tabs>
              <w:overflowPunct w:val="0"/>
              <w:autoSpaceDE w:val="0"/>
              <w:autoSpaceDN w:val="0"/>
              <w:adjustRightInd w:val="0"/>
              <w:jc w:val="left"/>
              <w:textAlignment w:val="baseline"/>
              <w:rPr>
                <w:szCs w:val="16"/>
                <w:lang w:val="x-none" w:eastAsia="x-none"/>
              </w:rPr>
            </w:pPr>
            <w:r w:rsidRPr="00A925F7">
              <w:rPr>
                <w:szCs w:val="16"/>
                <w:lang w:val="x-none" w:eastAsia="x-none"/>
              </w:rPr>
              <w:t>Initialized state</w:t>
            </w:r>
          </w:p>
        </w:tc>
        <w:tc>
          <w:tcPr>
            <w:tcW w:w="5812" w:type="dxa"/>
          </w:tcPr>
          <w:p w14:paraId="2582019E" w14:textId="48C4EE48" w:rsidR="00A925F7" w:rsidRPr="00A925F7" w:rsidRDefault="0045362C" w:rsidP="00032018">
            <w:pPr>
              <w:tabs>
                <w:tab w:val="left" w:pos="864"/>
              </w:tabs>
              <w:overflowPunct w:val="0"/>
              <w:autoSpaceDE w:val="0"/>
              <w:autoSpaceDN w:val="0"/>
              <w:adjustRightInd w:val="0"/>
              <w:jc w:val="left"/>
              <w:textAlignment w:val="baseline"/>
              <w:rPr>
                <w:szCs w:val="16"/>
                <w:lang w:val="x-none" w:eastAsia="x-none"/>
              </w:rPr>
            </w:pPr>
            <w:r>
              <w:rPr>
                <w:szCs w:val="16"/>
                <w:lang w:val="x-none" w:eastAsia="x-none"/>
              </w:rPr>
              <w:t>Protocol Conversion</w:t>
            </w:r>
            <w:r w:rsidR="00A925F7" w:rsidRPr="00A925F7">
              <w:rPr>
                <w:szCs w:val="16"/>
                <w:lang w:val="x-none" w:eastAsia="x-none"/>
              </w:rPr>
              <w:t xml:space="preserve"> initialized.</w:t>
            </w:r>
          </w:p>
        </w:tc>
      </w:tr>
    </w:tbl>
    <w:p w14:paraId="047FD9F8" w14:textId="77777777" w:rsidR="00203649" w:rsidRPr="00A925F7" w:rsidRDefault="00203649" w:rsidP="00032018">
      <w:pPr>
        <w:spacing w:after="120"/>
        <w:rPr>
          <w:rFonts w:eastAsia="Meiryo UI"/>
          <w:lang w:val="en-GB" w:eastAsia="en-US"/>
        </w:rPr>
      </w:pPr>
    </w:p>
    <w:p w14:paraId="35834E89" w14:textId="77777777" w:rsidR="00A925F7" w:rsidRPr="00A925F7" w:rsidRDefault="00A925F7" w:rsidP="00032018">
      <w:pPr>
        <w:spacing w:after="120"/>
        <w:rPr>
          <w:b/>
          <w:bCs/>
        </w:rPr>
      </w:pPr>
      <w:r w:rsidRPr="00A925F7">
        <w:rPr>
          <w:b/>
          <w:bCs/>
        </w:rPr>
        <w:t>State Transition Diagram:</w:t>
      </w:r>
    </w:p>
    <w:p w14:paraId="09689E5D" w14:textId="77777777" w:rsidR="00A925F7" w:rsidRPr="00A925F7" w:rsidRDefault="00A925F7" w:rsidP="00032018">
      <w:pPr>
        <w:spacing w:after="120"/>
        <w:jc w:val="center"/>
        <w:rPr>
          <w:rFonts w:eastAsia="Meiryo UI"/>
          <w:lang w:val="en-GB" w:eastAsia="en-US"/>
        </w:rPr>
      </w:pPr>
      <w:r w:rsidRPr="00A925F7">
        <w:object w:dxaOrig="2760" w:dyaOrig="4111" w14:anchorId="575374E3">
          <v:shape id="_x0000_i1050" type="#_x0000_t75" style="width:136.5pt;height:208.5pt" o:ole="">
            <v:imagedata r:id="rId34" o:title=""/>
          </v:shape>
          <o:OLEObject Type="Embed" ProgID="Visio.Drawing.15" ShapeID="_x0000_i1050" DrawAspect="Content" ObjectID="_1847285793" r:id="rId35"/>
        </w:object>
      </w:r>
    </w:p>
    <w:p w14:paraId="0D8FF8EE" w14:textId="1DC5BE8E" w:rsidR="00A925F7" w:rsidRPr="00A925F7" w:rsidRDefault="00A925F7" w:rsidP="00032018">
      <w:pPr>
        <w:spacing w:after="120"/>
        <w:jc w:val="center"/>
        <w:rPr>
          <w:b/>
          <w:bCs/>
          <w:szCs w:val="21"/>
        </w:rPr>
      </w:pPr>
      <w:bookmarkStart w:id="427" w:name="_Toc465349962"/>
      <w:r w:rsidRPr="00A925F7">
        <w:rPr>
          <w:b/>
          <w:bCs/>
          <w:szCs w:val="21"/>
        </w:rPr>
        <w:t xml:space="preserve">Figure </w:t>
      </w:r>
      <w:r w:rsidR="003B0D12">
        <w:rPr>
          <w:b/>
          <w:bCs/>
          <w:szCs w:val="21"/>
        </w:rPr>
        <w:fldChar w:fldCharType="begin"/>
      </w:r>
      <w:r w:rsidR="003B0D12">
        <w:rPr>
          <w:b/>
          <w:bCs/>
          <w:szCs w:val="21"/>
        </w:rPr>
        <w:instrText xml:space="preserve"> STYLEREF 1 \s </w:instrText>
      </w:r>
      <w:r w:rsidR="003B0D12">
        <w:rPr>
          <w:b/>
          <w:bCs/>
          <w:szCs w:val="21"/>
        </w:rPr>
        <w:fldChar w:fldCharType="separate"/>
      </w:r>
      <w:r w:rsidR="009D560C">
        <w:rPr>
          <w:b/>
          <w:bCs/>
          <w:noProof/>
          <w:szCs w:val="21"/>
        </w:rPr>
        <w:t>6</w:t>
      </w:r>
      <w:r w:rsidR="003B0D12">
        <w:rPr>
          <w:b/>
          <w:bCs/>
          <w:szCs w:val="21"/>
        </w:rPr>
        <w:fldChar w:fldCharType="end"/>
      </w:r>
      <w:r w:rsidR="003B0D12">
        <w:rPr>
          <w:b/>
          <w:bCs/>
          <w:szCs w:val="21"/>
        </w:rPr>
        <w:noBreakHyphen/>
      </w:r>
      <w:r w:rsidR="003B0D12">
        <w:rPr>
          <w:b/>
          <w:bCs/>
          <w:szCs w:val="21"/>
        </w:rPr>
        <w:fldChar w:fldCharType="begin"/>
      </w:r>
      <w:r w:rsidR="003B0D12">
        <w:rPr>
          <w:b/>
          <w:bCs/>
          <w:szCs w:val="21"/>
        </w:rPr>
        <w:instrText xml:space="preserve"> SEQ Figure \* ARABIC \s 1 </w:instrText>
      </w:r>
      <w:r w:rsidR="003B0D12">
        <w:rPr>
          <w:b/>
          <w:bCs/>
          <w:szCs w:val="21"/>
        </w:rPr>
        <w:fldChar w:fldCharType="separate"/>
      </w:r>
      <w:r w:rsidR="009D560C">
        <w:rPr>
          <w:b/>
          <w:bCs/>
          <w:noProof/>
          <w:szCs w:val="21"/>
        </w:rPr>
        <w:t>1</w:t>
      </w:r>
      <w:r w:rsidR="003B0D12">
        <w:rPr>
          <w:b/>
          <w:bCs/>
          <w:szCs w:val="21"/>
        </w:rPr>
        <w:fldChar w:fldCharType="end"/>
      </w:r>
      <w:r w:rsidRPr="00A925F7">
        <w:rPr>
          <w:b/>
          <w:bCs/>
          <w:szCs w:val="21"/>
        </w:rPr>
        <w:t>: State Transition Diagram</w:t>
      </w:r>
      <w:bookmarkEnd w:id="427"/>
    </w:p>
    <w:p w14:paraId="674D7D34" w14:textId="77777777" w:rsidR="00A925F7" w:rsidRPr="00A925F7" w:rsidRDefault="00A925F7" w:rsidP="00032018">
      <w:pPr>
        <w:spacing w:after="120"/>
        <w:rPr>
          <w:rFonts w:eastAsia="Meiryo UI"/>
          <w:lang w:val="en-GB" w:eastAsia="en-US"/>
        </w:rPr>
      </w:pPr>
    </w:p>
    <w:p w14:paraId="187675B5" w14:textId="05088295" w:rsidR="00A925F7" w:rsidRPr="00A925F7" w:rsidRDefault="00A925F7" w:rsidP="00032018">
      <w:pPr>
        <w:spacing w:after="120"/>
        <w:rPr>
          <w:rFonts w:eastAsia="Meiryo UI"/>
          <w:lang w:val="en-GB" w:eastAsia="en-US"/>
        </w:rPr>
      </w:pPr>
      <w:r w:rsidRPr="00A925F7">
        <w:rPr>
          <w:b/>
          <w:bCs/>
        </w:rPr>
        <w:t>State Transition Table:</w:t>
      </w:r>
    </w:p>
    <w:p w14:paraId="138E6CF6" w14:textId="50BB52B8" w:rsidR="00A925F7" w:rsidRPr="00A925F7" w:rsidRDefault="00A925F7" w:rsidP="00032018">
      <w:pPr>
        <w:spacing w:after="120"/>
        <w:jc w:val="center"/>
        <w:rPr>
          <w:b/>
          <w:bCs/>
          <w:szCs w:val="21"/>
        </w:rPr>
      </w:pPr>
      <w:bookmarkStart w:id="428" w:name="_Toc465349944"/>
      <w:r w:rsidRPr="00A925F7">
        <w:rPr>
          <w:b/>
          <w:bCs/>
          <w:szCs w:val="21"/>
        </w:rPr>
        <w:t xml:space="preserve">Table </w:t>
      </w:r>
      <w:r w:rsidR="00596B95">
        <w:rPr>
          <w:b/>
          <w:bCs/>
          <w:szCs w:val="21"/>
        </w:rPr>
        <w:fldChar w:fldCharType="begin"/>
      </w:r>
      <w:r w:rsidR="00596B95">
        <w:rPr>
          <w:b/>
          <w:bCs/>
          <w:szCs w:val="21"/>
        </w:rPr>
        <w:instrText xml:space="preserve"> STYLEREF 1 \s </w:instrText>
      </w:r>
      <w:r w:rsidR="00596B95">
        <w:rPr>
          <w:b/>
          <w:bCs/>
          <w:szCs w:val="21"/>
        </w:rPr>
        <w:fldChar w:fldCharType="separate"/>
      </w:r>
      <w:r w:rsidR="009D560C">
        <w:rPr>
          <w:b/>
          <w:bCs/>
          <w:noProof/>
          <w:szCs w:val="21"/>
        </w:rPr>
        <w:t>6</w:t>
      </w:r>
      <w:r w:rsidR="00596B95">
        <w:rPr>
          <w:b/>
          <w:bCs/>
          <w:szCs w:val="21"/>
        </w:rPr>
        <w:fldChar w:fldCharType="end"/>
      </w:r>
      <w:r w:rsidR="00596B95">
        <w:rPr>
          <w:b/>
          <w:bCs/>
          <w:szCs w:val="21"/>
        </w:rPr>
        <w:noBreakHyphen/>
      </w:r>
      <w:r w:rsidR="00596B95">
        <w:rPr>
          <w:b/>
          <w:bCs/>
          <w:szCs w:val="21"/>
        </w:rPr>
        <w:fldChar w:fldCharType="begin"/>
      </w:r>
      <w:r w:rsidR="00596B95">
        <w:rPr>
          <w:b/>
          <w:bCs/>
          <w:szCs w:val="21"/>
        </w:rPr>
        <w:instrText xml:space="preserve"> SEQ Table \* ARABIC \s 1 </w:instrText>
      </w:r>
      <w:r w:rsidR="00596B95">
        <w:rPr>
          <w:b/>
          <w:bCs/>
          <w:szCs w:val="21"/>
        </w:rPr>
        <w:fldChar w:fldCharType="separate"/>
      </w:r>
      <w:r w:rsidR="009D560C">
        <w:rPr>
          <w:b/>
          <w:bCs/>
          <w:noProof/>
          <w:szCs w:val="21"/>
        </w:rPr>
        <w:t>2</w:t>
      </w:r>
      <w:r w:rsidR="00596B95">
        <w:rPr>
          <w:b/>
          <w:bCs/>
          <w:szCs w:val="21"/>
        </w:rPr>
        <w:fldChar w:fldCharType="end"/>
      </w:r>
      <w:r w:rsidRPr="00A925F7">
        <w:rPr>
          <w:b/>
          <w:bCs/>
          <w:szCs w:val="21"/>
        </w:rPr>
        <w:t>: State Transition Table</w:t>
      </w:r>
      <w:bookmarkEnd w:id="4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7"/>
        <w:gridCol w:w="2200"/>
        <w:gridCol w:w="1710"/>
      </w:tblGrid>
      <w:tr w:rsidR="00A925F7" w:rsidRPr="00A925F7" w14:paraId="0CE782C1" w14:textId="77777777" w:rsidTr="00253894">
        <w:trPr>
          <w:jc w:val="center"/>
        </w:trPr>
        <w:tc>
          <w:tcPr>
            <w:tcW w:w="2637" w:type="dxa"/>
            <w:tcBorders>
              <w:tl2br w:val="single" w:sz="4" w:space="0" w:color="auto"/>
            </w:tcBorders>
            <w:shd w:val="clear" w:color="auto" w:fill="D9D9D9"/>
          </w:tcPr>
          <w:p w14:paraId="59F6C26D" w14:textId="77777777" w:rsidR="00A925F7" w:rsidRPr="00A925F7" w:rsidRDefault="00A925F7" w:rsidP="00032018">
            <w:pPr>
              <w:tabs>
                <w:tab w:val="left" w:pos="864"/>
              </w:tabs>
              <w:overflowPunct w:val="0"/>
              <w:autoSpaceDE w:val="0"/>
              <w:autoSpaceDN w:val="0"/>
              <w:adjustRightInd w:val="0"/>
              <w:jc w:val="right"/>
              <w:textAlignment w:val="baseline"/>
              <w:rPr>
                <w:b/>
                <w:bCs/>
                <w:szCs w:val="16"/>
                <w:lang w:val="x-none" w:eastAsia="x-none"/>
              </w:rPr>
            </w:pPr>
            <w:r w:rsidRPr="00A925F7">
              <w:rPr>
                <w:b/>
                <w:bCs/>
                <w:szCs w:val="16"/>
                <w:lang w:val="x-none" w:eastAsia="x-none"/>
              </w:rPr>
              <w:t>Current State</w:t>
            </w:r>
          </w:p>
          <w:p w14:paraId="6A8DBE1D" w14:textId="77777777" w:rsidR="00A925F7" w:rsidRPr="00A925F7" w:rsidRDefault="00A925F7" w:rsidP="00032018">
            <w:pPr>
              <w:tabs>
                <w:tab w:val="left" w:pos="864"/>
              </w:tabs>
              <w:overflowPunct w:val="0"/>
              <w:autoSpaceDE w:val="0"/>
              <w:autoSpaceDN w:val="0"/>
              <w:adjustRightInd w:val="0"/>
              <w:textAlignment w:val="baseline"/>
              <w:rPr>
                <w:b/>
                <w:bCs/>
                <w:szCs w:val="16"/>
                <w:lang w:val="x-none" w:eastAsia="x-none"/>
              </w:rPr>
            </w:pPr>
            <w:r w:rsidRPr="00A925F7">
              <w:rPr>
                <w:b/>
                <w:bCs/>
                <w:szCs w:val="16"/>
                <w:lang w:val="x-none" w:eastAsia="x-none"/>
              </w:rPr>
              <w:t>Event</w:t>
            </w:r>
          </w:p>
        </w:tc>
        <w:tc>
          <w:tcPr>
            <w:tcW w:w="2200" w:type="dxa"/>
            <w:shd w:val="clear" w:color="auto" w:fill="D9D9D9"/>
          </w:tcPr>
          <w:p w14:paraId="5AC35BAA" w14:textId="77777777" w:rsidR="00A925F7" w:rsidRPr="00A925F7" w:rsidRDefault="00A925F7" w:rsidP="000D256D">
            <w:pPr>
              <w:rPr>
                <w:b/>
                <w:bCs/>
              </w:rPr>
            </w:pPr>
            <w:r w:rsidRPr="00A925F7">
              <w:rPr>
                <w:b/>
                <w:bCs/>
              </w:rPr>
              <w:t>Uninitialized state</w:t>
            </w:r>
          </w:p>
        </w:tc>
        <w:tc>
          <w:tcPr>
            <w:tcW w:w="1710" w:type="dxa"/>
            <w:shd w:val="clear" w:color="auto" w:fill="D9D9D9"/>
          </w:tcPr>
          <w:p w14:paraId="13A06FA3" w14:textId="77777777" w:rsidR="00A925F7" w:rsidRPr="00A925F7" w:rsidRDefault="00A925F7" w:rsidP="00032018">
            <w:pPr>
              <w:tabs>
                <w:tab w:val="left" w:pos="864"/>
              </w:tabs>
              <w:overflowPunct w:val="0"/>
              <w:autoSpaceDE w:val="0"/>
              <w:autoSpaceDN w:val="0"/>
              <w:adjustRightInd w:val="0"/>
              <w:textAlignment w:val="baseline"/>
              <w:rPr>
                <w:b/>
                <w:bCs/>
                <w:szCs w:val="16"/>
                <w:lang w:val="x-none" w:eastAsia="x-none"/>
              </w:rPr>
            </w:pPr>
            <w:r w:rsidRPr="00A925F7">
              <w:rPr>
                <w:b/>
                <w:bCs/>
                <w:szCs w:val="16"/>
                <w:lang w:val="x-none" w:eastAsia="x-none"/>
              </w:rPr>
              <w:t>Initialized state</w:t>
            </w:r>
          </w:p>
        </w:tc>
      </w:tr>
      <w:tr w:rsidR="00A925F7" w:rsidRPr="00A925F7" w14:paraId="34309410" w14:textId="77777777" w:rsidTr="00253894">
        <w:trPr>
          <w:jc w:val="center"/>
        </w:trPr>
        <w:tc>
          <w:tcPr>
            <w:tcW w:w="2637" w:type="dxa"/>
          </w:tcPr>
          <w:p w14:paraId="288FE4FB" w14:textId="77777777" w:rsidR="00A925F7" w:rsidRPr="00A925F7" w:rsidRDefault="00A925F7" w:rsidP="00032018">
            <w:pPr>
              <w:tabs>
                <w:tab w:val="left" w:pos="864"/>
              </w:tabs>
              <w:overflowPunct w:val="0"/>
              <w:autoSpaceDE w:val="0"/>
              <w:autoSpaceDN w:val="0"/>
              <w:adjustRightInd w:val="0"/>
              <w:textAlignment w:val="baseline"/>
              <w:rPr>
                <w:szCs w:val="16"/>
                <w:lang w:val="x-none" w:eastAsia="x-none"/>
              </w:rPr>
            </w:pPr>
            <w:r w:rsidRPr="00A925F7">
              <w:rPr>
                <w:rFonts w:hint="eastAsia"/>
                <w:szCs w:val="16"/>
                <w:lang w:val="x-none" w:eastAsia="x-none"/>
              </w:rPr>
              <w:t>I</w:t>
            </w:r>
            <w:r w:rsidRPr="00A925F7">
              <w:rPr>
                <w:szCs w:val="16"/>
                <w:lang w:val="x-none" w:eastAsia="x-none"/>
              </w:rPr>
              <w:t>nitialization API call</w:t>
            </w:r>
          </w:p>
        </w:tc>
        <w:tc>
          <w:tcPr>
            <w:tcW w:w="2200" w:type="dxa"/>
          </w:tcPr>
          <w:p w14:paraId="335033DF" w14:textId="77777777" w:rsidR="00A925F7" w:rsidRPr="00A925F7" w:rsidRDefault="00A925F7" w:rsidP="00032018">
            <w:pPr>
              <w:tabs>
                <w:tab w:val="left" w:pos="864"/>
              </w:tabs>
              <w:overflowPunct w:val="0"/>
              <w:autoSpaceDE w:val="0"/>
              <w:autoSpaceDN w:val="0"/>
              <w:adjustRightInd w:val="0"/>
              <w:textAlignment w:val="baseline"/>
              <w:rPr>
                <w:szCs w:val="16"/>
                <w:lang w:val="x-none" w:eastAsia="x-none"/>
              </w:rPr>
            </w:pPr>
            <w:r w:rsidRPr="00A925F7">
              <w:rPr>
                <w:szCs w:val="16"/>
                <w:lang w:val="x-none" w:eastAsia="x-none"/>
              </w:rPr>
              <w:t>[Success API call]</w:t>
            </w:r>
          </w:p>
          <w:p w14:paraId="26E2BED1" w14:textId="77777777" w:rsidR="00A925F7" w:rsidRPr="00A925F7" w:rsidRDefault="00A925F7" w:rsidP="00032018">
            <w:pPr>
              <w:tabs>
                <w:tab w:val="left" w:pos="864"/>
              </w:tabs>
              <w:overflowPunct w:val="0"/>
              <w:autoSpaceDE w:val="0"/>
              <w:autoSpaceDN w:val="0"/>
              <w:adjustRightInd w:val="0"/>
              <w:textAlignment w:val="baseline"/>
              <w:rPr>
                <w:szCs w:val="16"/>
                <w:lang w:val="x-none" w:eastAsia="x-none"/>
              </w:rPr>
            </w:pPr>
            <w:r w:rsidRPr="00A925F7">
              <w:rPr>
                <w:szCs w:val="16"/>
                <w:lang w:val="x-none" w:eastAsia="x-none"/>
              </w:rPr>
              <w:t>Initialized State</w:t>
            </w:r>
          </w:p>
        </w:tc>
        <w:tc>
          <w:tcPr>
            <w:tcW w:w="1710" w:type="dxa"/>
          </w:tcPr>
          <w:p w14:paraId="63BF125E" w14:textId="77777777" w:rsidR="00A925F7" w:rsidRPr="00A925F7" w:rsidRDefault="00A925F7" w:rsidP="00032018">
            <w:pPr>
              <w:tabs>
                <w:tab w:val="left" w:pos="864"/>
              </w:tabs>
              <w:overflowPunct w:val="0"/>
              <w:autoSpaceDE w:val="0"/>
              <w:autoSpaceDN w:val="0"/>
              <w:adjustRightInd w:val="0"/>
              <w:textAlignment w:val="baseline"/>
              <w:rPr>
                <w:szCs w:val="16"/>
                <w:lang w:val="x-none" w:eastAsia="x-none"/>
              </w:rPr>
            </w:pPr>
            <w:r w:rsidRPr="00A925F7">
              <w:rPr>
                <w:rFonts w:hint="eastAsia"/>
                <w:szCs w:val="16"/>
                <w:lang w:val="x-none" w:eastAsia="x-none"/>
              </w:rPr>
              <w:t>-</w:t>
            </w:r>
          </w:p>
        </w:tc>
      </w:tr>
    </w:tbl>
    <w:p w14:paraId="591EF3B9" w14:textId="67A104C3" w:rsidR="00E16FB5" w:rsidRDefault="00E16FB5" w:rsidP="00032018">
      <w:pPr>
        <w:spacing w:after="120"/>
        <w:rPr>
          <w:rFonts w:eastAsia="Meiryo UI" w:cs="Arial"/>
          <w:szCs w:val="21"/>
        </w:rPr>
      </w:pPr>
    </w:p>
    <w:p w14:paraId="2740A52D" w14:textId="77777777" w:rsidR="00E16FB5" w:rsidRDefault="00E16FB5" w:rsidP="00032018">
      <w:pPr>
        <w:spacing w:after="120"/>
        <w:jc w:val="left"/>
        <w:rPr>
          <w:rFonts w:eastAsia="Meiryo UI" w:cs="Arial"/>
          <w:szCs w:val="21"/>
        </w:rPr>
      </w:pPr>
      <w:r>
        <w:rPr>
          <w:rFonts w:eastAsia="Meiryo UI" w:cs="Arial"/>
          <w:szCs w:val="21"/>
        </w:rPr>
        <w:br w:type="page"/>
      </w:r>
    </w:p>
    <w:p w14:paraId="0118148B" w14:textId="77777777" w:rsidR="00FB61F1" w:rsidRPr="00EC0580" w:rsidRDefault="00FB61F1" w:rsidP="00F27F4D">
      <w:pPr>
        <w:pStyle w:val="Heading2"/>
      </w:pPr>
      <w:bookmarkStart w:id="429" w:name="_Toc141896558"/>
      <w:bookmarkStart w:id="430" w:name="_Toc141896783"/>
      <w:bookmarkStart w:id="431" w:name="_Toc142063251"/>
      <w:bookmarkStart w:id="432" w:name="_Toc142064478"/>
      <w:bookmarkStart w:id="433" w:name="_Toc142665223"/>
      <w:bookmarkStart w:id="434" w:name="_Toc144543557"/>
      <w:bookmarkStart w:id="435" w:name="_Toc144543686"/>
      <w:bookmarkStart w:id="436" w:name="_Toc144543815"/>
      <w:bookmarkStart w:id="437" w:name="_Toc144821940"/>
      <w:bookmarkStart w:id="438" w:name="_Toc141896559"/>
      <w:bookmarkStart w:id="439" w:name="_Toc141896784"/>
      <w:bookmarkStart w:id="440" w:name="_Toc142063252"/>
      <w:bookmarkStart w:id="441" w:name="_Toc142064479"/>
      <w:bookmarkStart w:id="442" w:name="_Toc142665224"/>
      <w:bookmarkStart w:id="443" w:name="_Toc144543558"/>
      <w:bookmarkStart w:id="444" w:name="_Toc144543687"/>
      <w:bookmarkStart w:id="445" w:name="_Toc144543816"/>
      <w:bookmarkStart w:id="446" w:name="_Toc144821941"/>
      <w:bookmarkStart w:id="447" w:name="_Toc141896560"/>
      <w:bookmarkStart w:id="448" w:name="_Toc141896785"/>
      <w:bookmarkStart w:id="449" w:name="_Toc142063253"/>
      <w:bookmarkStart w:id="450" w:name="_Toc142064480"/>
      <w:bookmarkStart w:id="451" w:name="_Toc142665225"/>
      <w:bookmarkStart w:id="452" w:name="_Toc144543559"/>
      <w:bookmarkStart w:id="453" w:name="_Toc144543688"/>
      <w:bookmarkStart w:id="454" w:name="_Toc144543817"/>
      <w:bookmarkStart w:id="455" w:name="_Toc144821942"/>
      <w:bookmarkStart w:id="456" w:name="_Toc124258771"/>
      <w:bookmarkStart w:id="457" w:name="_Toc203384019"/>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r w:rsidRPr="00EC0580">
        <w:lastRenderedPageBreak/>
        <w:t>S</w:t>
      </w:r>
      <w:r w:rsidRPr="00EC0580">
        <w:rPr>
          <w:rFonts w:hint="eastAsia"/>
          <w:lang w:eastAsia="ja-JP"/>
        </w:rPr>
        <w:t>e</w:t>
      </w:r>
      <w:r w:rsidRPr="00EC0580">
        <w:rPr>
          <w:lang w:eastAsia="ja-JP"/>
        </w:rPr>
        <w:t>nd</w:t>
      </w:r>
      <w:r w:rsidRPr="00EC0580">
        <w:t xml:space="preserve"> State</w:t>
      </w:r>
      <w:bookmarkEnd w:id="456"/>
      <w:bookmarkEnd w:id="457"/>
    </w:p>
    <w:p w14:paraId="005662A2" w14:textId="412E8443" w:rsidR="00FA2D5C" w:rsidRPr="00EC0580" w:rsidRDefault="00FA2D5C" w:rsidP="00E10491">
      <w:pPr>
        <w:pStyle w:val="Caption"/>
      </w:pPr>
      <w:r w:rsidRPr="00EC0580">
        <w:t xml:space="preserve">Table </w:t>
      </w:r>
      <w:r w:rsidR="009D560C">
        <w:fldChar w:fldCharType="begin"/>
      </w:r>
      <w:r w:rsidR="009D560C">
        <w:instrText xml:space="preserve"> STYLEREF 1 \s </w:instrText>
      </w:r>
      <w:r w:rsidR="009D560C">
        <w:fldChar w:fldCharType="separate"/>
      </w:r>
      <w:r w:rsidR="009D560C">
        <w:rPr>
          <w:noProof/>
        </w:rPr>
        <w:t>6</w:t>
      </w:r>
      <w:r w:rsidR="009D560C">
        <w:rPr>
          <w:noProof/>
        </w:rPr>
        <w:fldChar w:fldCharType="end"/>
      </w:r>
      <w:r w:rsidRPr="00EC0580">
        <w:noBreakHyphen/>
      </w:r>
      <w:r w:rsidRPr="00EC0580">
        <w:rPr>
          <w:rStyle w:val="a2"/>
        </w:rPr>
        <w:fldChar w:fldCharType="begin"/>
      </w:r>
      <w:r w:rsidRPr="00EC0580">
        <w:rPr>
          <w:rStyle w:val="a2"/>
        </w:rPr>
        <w:instrText xml:space="preserve"> SEQ Table \* ARABIC \s 1 </w:instrText>
      </w:r>
      <w:r w:rsidRPr="00EC0580">
        <w:rPr>
          <w:rStyle w:val="a2"/>
        </w:rPr>
        <w:fldChar w:fldCharType="separate"/>
      </w:r>
      <w:r w:rsidR="009D560C">
        <w:rPr>
          <w:rStyle w:val="a2"/>
          <w:noProof/>
        </w:rPr>
        <w:t>3</w:t>
      </w:r>
      <w:r w:rsidRPr="00EC0580">
        <w:rPr>
          <w:rStyle w:val="a2"/>
        </w:rPr>
        <w:fldChar w:fldCharType="end"/>
      </w:r>
      <w:r w:rsidRPr="00EC0580">
        <w:t>: State List Table</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93"/>
        <w:gridCol w:w="6663"/>
      </w:tblGrid>
      <w:tr w:rsidR="00EC0580" w:rsidRPr="00EC0580" w14:paraId="2A12DAF6" w14:textId="77777777" w:rsidTr="00E92824">
        <w:trPr>
          <w:trHeight w:val="295"/>
          <w:jc w:val="center"/>
        </w:trPr>
        <w:tc>
          <w:tcPr>
            <w:tcW w:w="704" w:type="dxa"/>
            <w:shd w:val="clear" w:color="auto" w:fill="BFBFBF"/>
          </w:tcPr>
          <w:p w14:paraId="0D12820C" w14:textId="77777777" w:rsidR="00FA2D5C" w:rsidRPr="00EC0580" w:rsidRDefault="00FA2D5C" w:rsidP="00032018">
            <w:pPr>
              <w:tabs>
                <w:tab w:val="left" w:pos="864"/>
              </w:tabs>
              <w:overflowPunct w:val="0"/>
              <w:autoSpaceDE w:val="0"/>
              <w:autoSpaceDN w:val="0"/>
              <w:adjustRightInd w:val="0"/>
              <w:jc w:val="center"/>
              <w:textAlignment w:val="baseline"/>
              <w:rPr>
                <w:rStyle w:val="Strong"/>
                <w:rFonts w:cs="Arial"/>
                <w:b w:val="0"/>
                <w:bCs w:val="0"/>
                <w:szCs w:val="20"/>
              </w:rPr>
            </w:pPr>
            <w:r w:rsidRPr="00EC0580">
              <w:rPr>
                <w:rStyle w:val="Strong"/>
              </w:rPr>
              <w:t>No.</w:t>
            </w:r>
          </w:p>
        </w:tc>
        <w:tc>
          <w:tcPr>
            <w:tcW w:w="2693" w:type="dxa"/>
            <w:shd w:val="clear" w:color="auto" w:fill="BFBFBF"/>
          </w:tcPr>
          <w:p w14:paraId="1A13CBBF" w14:textId="77777777" w:rsidR="00FA2D5C" w:rsidRPr="00EC0580" w:rsidRDefault="00FA2D5C" w:rsidP="00032018">
            <w:pPr>
              <w:tabs>
                <w:tab w:val="left" w:pos="864"/>
              </w:tabs>
              <w:overflowPunct w:val="0"/>
              <w:autoSpaceDE w:val="0"/>
              <w:autoSpaceDN w:val="0"/>
              <w:adjustRightInd w:val="0"/>
              <w:jc w:val="left"/>
              <w:textAlignment w:val="baseline"/>
              <w:rPr>
                <w:rStyle w:val="Strong"/>
              </w:rPr>
            </w:pPr>
            <w:r w:rsidRPr="00EC0580">
              <w:rPr>
                <w:rStyle w:val="Strong"/>
              </w:rPr>
              <w:t>State Name</w:t>
            </w:r>
          </w:p>
        </w:tc>
        <w:tc>
          <w:tcPr>
            <w:tcW w:w="6663" w:type="dxa"/>
            <w:shd w:val="clear" w:color="auto" w:fill="BFBFBF"/>
          </w:tcPr>
          <w:p w14:paraId="047C27E3" w14:textId="77777777" w:rsidR="00FA2D5C" w:rsidRPr="00EC0580" w:rsidRDefault="00FA2D5C" w:rsidP="00032018">
            <w:pPr>
              <w:tabs>
                <w:tab w:val="left" w:pos="864"/>
              </w:tabs>
              <w:overflowPunct w:val="0"/>
              <w:autoSpaceDE w:val="0"/>
              <w:autoSpaceDN w:val="0"/>
              <w:adjustRightInd w:val="0"/>
              <w:jc w:val="left"/>
              <w:textAlignment w:val="baseline"/>
              <w:rPr>
                <w:rStyle w:val="Strong"/>
              </w:rPr>
            </w:pPr>
            <w:r w:rsidRPr="00EC0580">
              <w:rPr>
                <w:rStyle w:val="Strong"/>
              </w:rPr>
              <w:t>Description</w:t>
            </w:r>
          </w:p>
        </w:tc>
      </w:tr>
      <w:tr w:rsidR="00EC0580" w:rsidRPr="00EC0580" w14:paraId="01C5A485" w14:textId="77777777" w:rsidTr="00E92824">
        <w:trPr>
          <w:trHeight w:val="295"/>
          <w:jc w:val="center"/>
        </w:trPr>
        <w:tc>
          <w:tcPr>
            <w:tcW w:w="704" w:type="dxa"/>
          </w:tcPr>
          <w:p w14:paraId="3066E6FF" w14:textId="77777777" w:rsidR="00FA2D5C" w:rsidRPr="00EC0580" w:rsidRDefault="00FA2D5C" w:rsidP="00032018">
            <w:pPr>
              <w:pStyle w:val="a1"/>
              <w:spacing w:before="0" w:after="0"/>
              <w:jc w:val="center"/>
            </w:pPr>
            <w:r w:rsidRPr="00EC0580">
              <w:t>(1)</w:t>
            </w:r>
          </w:p>
        </w:tc>
        <w:tc>
          <w:tcPr>
            <w:tcW w:w="2693" w:type="dxa"/>
          </w:tcPr>
          <w:p w14:paraId="76B89BBD" w14:textId="77777777" w:rsidR="00FA2D5C" w:rsidRPr="00EC0580" w:rsidRDefault="00FA2D5C" w:rsidP="00032018">
            <w:pPr>
              <w:pStyle w:val="a1"/>
              <w:spacing w:before="0" w:after="0"/>
              <w:jc w:val="left"/>
            </w:pPr>
            <w:r w:rsidRPr="00EC0580">
              <w:t>Send Enable state</w:t>
            </w:r>
          </w:p>
        </w:tc>
        <w:tc>
          <w:tcPr>
            <w:tcW w:w="6663" w:type="dxa"/>
          </w:tcPr>
          <w:p w14:paraId="233B94B7" w14:textId="77777777" w:rsidR="00FA2D5C" w:rsidRPr="00EC0580" w:rsidRDefault="00FA2D5C" w:rsidP="00032018">
            <w:pPr>
              <w:pStyle w:val="a1"/>
              <w:spacing w:before="0" w:after="0"/>
              <w:jc w:val="left"/>
            </w:pPr>
            <w:r w:rsidRPr="00EC0580">
              <w:t>This state is the default state after CAN Routing initialization.</w:t>
            </w:r>
          </w:p>
          <w:p w14:paraId="3FC4F3B1" w14:textId="42916A33" w:rsidR="00FA2D5C" w:rsidRPr="00EC0580" w:rsidRDefault="00FA2D5C" w:rsidP="00032018">
            <w:pPr>
              <w:pStyle w:val="a1"/>
              <w:spacing w:before="0" w:after="0"/>
              <w:jc w:val="left"/>
            </w:pPr>
            <w:r w:rsidRPr="00EC0580">
              <w:t xml:space="preserve">And this state allows CAN </w:t>
            </w:r>
            <w:r w:rsidR="00911716" w:rsidRPr="00EC0580">
              <w:rPr>
                <w:rFonts w:hint="eastAsia"/>
                <w:lang w:eastAsia="ja-JP"/>
              </w:rPr>
              <w:t>p</w:t>
            </w:r>
            <w:r w:rsidR="00911716" w:rsidRPr="00EC0580">
              <w:rPr>
                <w:lang w:eastAsia="ja-JP"/>
              </w:rPr>
              <w:t>acket</w:t>
            </w:r>
            <w:r w:rsidRPr="00EC0580">
              <w:t xml:space="preserve"> sending.</w:t>
            </w:r>
          </w:p>
        </w:tc>
      </w:tr>
      <w:tr w:rsidR="00EC0580" w:rsidRPr="00EC0580" w14:paraId="0AE64579" w14:textId="77777777" w:rsidTr="00E92824">
        <w:trPr>
          <w:trHeight w:val="295"/>
          <w:jc w:val="center"/>
        </w:trPr>
        <w:tc>
          <w:tcPr>
            <w:tcW w:w="704" w:type="dxa"/>
          </w:tcPr>
          <w:p w14:paraId="16454647" w14:textId="77777777" w:rsidR="00FA2D5C" w:rsidRPr="00EC0580" w:rsidRDefault="00FA2D5C" w:rsidP="00032018">
            <w:pPr>
              <w:pStyle w:val="a1"/>
              <w:spacing w:before="0" w:after="0"/>
              <w:jc w:val="center"/>
            </w:pPr>
            <w:r w:rsidRPr="00EC0580">
              <w:t>(2)</w:t>
            </w:r>
          </w:p>
        </w:tc>
        <w:tc>
          <w:tcPr>
            <w:tcW w:w="2693" w:type="dxa"/>
          </w:tcPr>
          <w:p w14:paraId="7AA5E1F7" w14:textId="77777777" w:rsidR="00FA2D5C" w:rsidRPr="00EC0580" w:rsidRDefault="00FA2D5C" w:rsidP="00032018">
            <w:pPr>
              <w:pStyle w:val="a1"/>
              <w:spacing w:before="0" w:after="0"/>
              <w:jc w:val="left"/>
            </w:pPr>
            <w:r w:rsidRPr="00EC0580">
              <w:t>Send Disable state</w:t>
            </w:r>
          </w:p>
        </w:tc>
        <w:tc>
          <w:tcPr>
            <w:tcW w:w="6663" w:type="dxa"/>
          </w:tcPr>
          <w:p w14:paraId="48DABF36" w14:textId="2CE8E608" w:rsidR="00FA2D5C" w:rsidRPr="00EC0580" w:rsidRDefault="00FA2D5C" w:rsidP="00032018">
            <w:pPr>
              <w:pStyle w:val="a1"/>
              <w:spacing w:before="0" w:after="0"/>
              <w:jc w:val="left"/>
            </w:pPr>
            <w:r w:rsidRPr="00EC0580">
              <w:t xml:space="preserve">This state disallows CAN </w:t>
            </w:r>
            <w:r w:rsidR="00911716" w:rsidRPr="00EC0580">
              <w:t>packet</w:t>
            </w:r>
            <w:r w:rsidRPr="00EC0580">
              <w:t xml:space="preserve"> sending.</w:t>
            </w:r>
          </w:p>
        </w:tc>
      </w:tr>
    </w:tbl>
    <w:p w14:paraId="0378A156" w14:textId="77777777" w:rsidR="00FA2D5C" w:rsidRPr="0087262B" w:rsidRDefault="00FA2D5C" w:rsidP="00032018">
      <w:pPr>
        <w:spacing w:after="120"/>
        <w:rPr>
          <w:rStyle w:val="Strong"/>
        </w:rPr>
      </w:pPr>
      <w:r w:rsidRPr="0087262B">
        <w:rPr>
          <w:rStyle w:val="Strong"/>
        </w:rPr>
        <w:t>State Transition Diagram:</w:t>
      </w:r>
    </w:p>
    <w:p w14:paraId="594F879A" w14:textId="5ABBB19D" w:rsidR="00A31BBB" w:rsidRPr="00205B3C" w:rsidRDefault="00A31BBB" w:rsidP="00032018">
      <w:pPr>
        <w:spacing w:after="120"/>
      </w:pPr>
      <w:r w:rsidRPr="00205B3C">
        <w:t>At the time after initialization, all channels are ready for transmission.</w:t>
      </w:r>
    </w:p>
    <w:p w14:paraId="58D3431B" w14:textId="28BC9A07" w:rsidR="00A31BBB" w:rsidRPr="00205B3C" w:rsidRDefault="00A31BBB" w:rsidP="00032018">
      <w:pPr>
        <w:spacing w:after="120"/>
      </w:pPr>
      <w:r w:rsidRPr="00205B3C">
        <w:t>Transmittable/non-transmittable status has a status for each channel independently.</w:t>
      </w:r>
    </w:p>
    <w:p w14:paraId="420FA8D0" w14:textId="2EA8166B" w:rsidR="005A4A8E" w:rsidRDefault="005A4A8E" w:rsidP="00032018">
      <w:pPr>
        <w:spacing w:after="120"/>
        <w:jc w:val="center"/>
      </w:pPr>
      <w:r w:rsidRPr="005A4A8E">
        <w:rPr>
          <w:noProof/>
        </w:rPr>
        <w:drawing>
          <wp:inline distT="0" distB="0" distL="0" distR="0" wp14:anchorId="4A755911" wp14:editId="121E4775">
            <wp:extent cx="4019550" cy="2876550"/>
            <wp:effectExtent l="0" t="0" r="0" b="0"/>
            <wp:docPr id="15629925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9550" cy="2876550"/>
                    </a:xfrm>
                    <a:prstGeom prst="rect">
                      <a:avLst/>
                    </a:prstGeom>
                    <a:noFill/>
                    <a:ln>
                      <a:noFill/>
                    </a:ln>
                  </pic:spPr>
                </pic:pic>
              </a:graphicData>
            </a:graphic>
          </wp:inline>
        </w:drawing>
      </w:r>
    </w:p>
    <w:p w14:paraId="167D7EBB" w14:textId="15143949" w:rsidR="00126E38" w:rsidRPr="00A925F7" w:rsidRDefault="00126E38" w:rsidP="00032018">
      <w:pPr>
        <w:spacing w:after="120"/>
        <w:jc w:val="center"/>
        <w:rPr>
          <w:b/>
          <w:bCs/>
          <w:szCs w:val="21"/>
        </w:rPr>
      </w:pPr>
      <w:r w:rsidRPr="00A925F7">
        <w:rPr>
          <w:b/>
          <w:bCs/>
          <w:szCs w:val="21"/>
        </w:rPr>
        <w:t xml:space="preserve">Figure </w:t>
      </w:r>
      <w:r w:rsidR="003B0D12">
        <w:rPr>
          <w:b/>
          <w:bCs/>
          <w:szCs w:val="21"/>
        </w:rPr>
        <w:fldChar w:fldCharType="begin"/>
      </w:r>
      <w:r w:rsidR="003B0D12">
        <w:rPr>
          <w:b/>
          <w:bCs/>
          <w:szCs w:val="21"/>
        </w:rPr>
        <w:instrText xml:space="preserve"> STYLEREF 1 \s </w:instrText>
      </w:r>
      <w:r w:rsidR="003B0D12">
        <w:rPr>
          <w:b/>
          <w:bCs/>
          <w:szCs w:val="21"/>
        </w:rPr>
        <w:fldChar w:fldCharType="separate"/>
      </w:r>
      <w:r w:rsidR="009D560C">
        <w:rPr>
          <w:b/>
          <w:bCs/>
          <w:noProof/>
          <w:szCs w:val="21"/>
        </w:rPr>
        <w:t>6</w:t>
      </w:r>
      <w:r w:rsidR="003B0D12">
        <w:rPr>
          <w:b/>
          <w:bCs/>
          <w:szCs w:val="21"/>
        </w:rPr>
        <w:fldChar w:fldCharType="end"/>
      </w:r>
      <w:r w:rsidR="003B0D12">
        <w:rPr>
          <w:b/>
          <w:bCs/>
          <w:szCs w:val="21"/>
        </w:rPr>
        <w:noBreakHyphen/>
      </w:r>
      <w:r w:rsidR="003B0D12">
        <w:rPr>
          <w:b/>
          <w:bCs/>
          <w:szCs w:val="21"/>
        </w:rPr>
        <w:fldChar w:fldCharType="begin"/>
      </w:r>
      <w:r w:rsidR="003B0D12">
        <w:rPr>
          <w:b/>
          <w:bCs/>
          <w:szCs w:val="21"/>
        </w:rPr>
        <w:instrText xml:space="preserve"> SEQ Figure \* ARABIC \s 1 </w:instrText>
      </w:r>
      <w:r w:rsidR="003B0D12">
        <w:rPr>
          <w:b/>
          <w:bCs/>
          <w:szCs w:val="21"/>
        </w:rPr>
        <w:fldChar w:fldCharType="separate"/>
      </w:r>
      <w:r w:rsidR="009D560C">
        <w:rPr>
          <w:b/>
          <w:bCs/>
          <w:noProof/>
          <w:szCs w:val="21"/>
        </w:rPr>
        <w:t>2</w:t>
      </w:r>
      <w:r w:rsidR="003B0D12">
        <w:rPr>
          <w:b/>
          <w:bCs/>
          <w:szCs w:val="21"/>
        </w:rPr>
        <w:fldChar w:fldCharType="end"/>
      </w:r>
      <w:r w:rsidRPr="00A925F7">
        <w:rPr>
          <w:b/>
          <w:bCs/>
          <w:szCs w:val="21"/>
        </w:rPr>
        <w:t>: State Transition Diagram</w:t>
      </w:r>
    </w:p>
    <w:p w14:paraId="6E37E61E" w14:textId="28400A27" w:rsidR="00126E38" w:rsidRDefault="00126E38" w:rsidP="00032018">
      <w:pPr>
        <w:spacing w:after="120"/>
      </w:pPr>
    </w:p>
    <w:p w14:paraId="34DE76E6" w14:textId="32863DB6" w:rsidR="00126E38" w:rsidRPr="004B7082" w:rsidRDefault="00126E38" w:rsidP="00032018">
      <w:pPr>
        <w:spacing w:after="120"/>
        <w:rPr>
          <w:rFonts w:eastAsia="Meiryo UI"/>
          <w:lang w:val="en-GB" w:eastAsia="en-US"/>
        </w:rPr>
      </w:pPr>
      <w:r w:rsidRPr="0087262B">
        <w:rPr>
          <w:rStyle w:val="Strong"/>
        </w:rPr>
        <w:t>State Transition Table:</w:t>
      </w:r>
    </w:p>
    <w:p w14:paraId="55841624" w14:textId="03A09FB3" w:rsidR="00126E38" w:rsidRPr="0087262B" w:rsidRDefault="00126E38" w:rsidP="00E10491">
      <w:pPr>
        <w:pStyle w:val="Caption"/>
      </w:pPr>
      <w:r w:rsidRPr="0087262B">
        <w:t xml:space="preserve">Table </w:t>
      </w:r>
      <w:r w:rsidR="009D560C">
        <w:fldChar w:fldCharType="begin"/>
      </w:r>
      <w:r w:rsidR="009D560C">
        <w:instrText xml:space="preserve"> STYLEREF 1 \s </w:instrText>
      </w:r>
      <w:r w:rsidR="009D560C">
        <w:fldChar w:fldCharType="separate"/>
      </w:r>
      <w:r w:rsidR="009D560C">
        <w:rPr>
          <w:noProof/>
        </w:rPr>
        <w:t>6</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w:t>
      </w:r>
      <w:r w:rsidR="009D560C">
        <w:rPr>
          <w:noProof/>
        </w:rPr>
        <w:fldChar w:fldCharType="end"/>
      </w:r>
      <w:r w:rsidRPr="0087262B">
        <w:t>: State Transition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2693"/>
        <w:gridCol w:w="2552"/>
      </w:tblGrid>
      <w:tr w:rsidR="00126E38" w:rsidRPr="004B7082" w14:paraId="2891EE0A" w14:textId="77777777" w:rsidTr="002F1CD3">
        <w:trPr>
          <w:jc w:val="center"/>
        </w:trPr>
        <w:tc>
          <w:tcPr>
            <w:tcW w:w="3114" w:type="dxa"/>
            <w:tcBorders>
              <w:tl2br w:val="single" w:sz="4" w:space="0" w:color="auto"/>
            </w:tcBorders>
            <w:shd w:val="clear" w:color="auto" w:fill="D9D9D9"/>
          </w:tcPr>
          <w:p w14:paraId="475252F2" w14:textId="77777777" w:rsidR="00126E38" w:rsidRPr="0087262B" w:rsidRDefault="00126E38" w:rsidP="00032018">
            <w:pPr>
              <w:pStyle w:val="a1"/>
              <w:spacing w:before="0" w:after="0"/>
              <w:jc w:val="right"/>
              <w:rPr>
                <w:rStyle w:val="Strong"/>
                <w:rFonts w:cs="Arial"/>
                <w:b w:val="0"/>
                <w:bCs w:val="0"/>
                <w:szCs w:val="20"/>
                <w:lang w:val="en-US" w:eastAsia="ja-JP"/>
              </w:rPr>
            </w:pPr>
            <w:r w:rsidRPr="0087262B">
              <w:rPr>
                <w:rStyle w:val="Strong"/>
              </w:rPr>
              <w:t>Current State</w:t>
            </w:r>
          </w:p>
          <w:p w14:paraId="3C44EF06" w14:textId="77777777" w:rsidR="00126E38" w:rsidRPr="0087262B" w:rsidRDefault="00126E38" w:rsidP="00032018">
            <w:pPr>
              <w:pStyle w:val="a1"/>
              <w:spacing w:before="0" w:after="0"/>
              <w:rPr>
                <w:rStyle w:val="Strong"/>
              </w:rPr>
            </w:pPr>
            <w:r w:rsidRPr="0087262B">
              <w:rPr>
                <w:rStyle w:val="Strong"/>
              </w:rPr>
              <w:t>Event</w:t>
            </w:r>
          </w:p>
        </w:tc>
        <w:tc>
          <w:tcPr>
            <w:tcW w:w="2693" w:type="dxa"/>
            <w:shd w:val="clear" w:color="auto" w:fill="D9D9D9"/>
          </w:tcPr>
          <w:p w14:paraId="3B927C3E" w14:textId="77777777" w:rsidR="00126E38" w:rsidRPr="0087262B" w:rsidRDefault="00126E38" w:rsidP="000D256D">
            <w:pPr>
              <w:rPr>
                <w:rStyle w:val="Strong"/>
              </w:rPr>
            </w:pPr>
            <w:r w:rsidRPr="00505EB5">
              <w:rPr>
                <w:b/>
                <w:bCs/>
              </w:rPr>
              <w:t>Send Enable</w:t>
            </w:r>
            <w:r w:rsidRPr="0087262B">
              <w:rPr>
                <w:rStyle w:val="Strong"/>
              </w:rPr>
              <w:t xml:space="preserve"> state</w:t>
            </w:r>
          </w:p>
        </w:tc>
        <w:tc>
          <w:tcPr>
            <w:tcW w:w="2552" w:type="dxa"/>
            <w:shd w:val="clear" w:color="auto" w:fill="D9D9D9"/>
          </w:tcPr>
          <w:p w14:paraId="7DB51FCD" w14:textId="77777777" w:rsidR="00126E38" w:rsidRPr="0087262B" w:rsidRDefault="00126E38" w:rsidP="00032018">
            <w:pPr>
              <w:pStyle w:val="a1"/>
              <w:spacing w:before="0" w:after="0"/>
              <w:rPr>
                <w:rStyle w:val="Strong"/>
                <w:szCs w:val="24"/>
                <w:lang w:val="en-US" w:eastAsia="ja-JP"/>
              </w:rPr>
            </w:pPr>
            <w:r w:rsidRPr="00505EB5">
              <w:rPr>
                <w:b/>
                <w:bCs/>
              </w:rPr>
              <w:t>Send Disable</w:t>
            </w:r>
            <w:r w:rsidRPr="0087262B">
              <w:rPr>
                <w:rStyle w:val="Strong"/>
              </w:rPr>
              <w:t xml:space="preserve"> state</w:t>
            </w:r>
          </w:p>
        </w:tc>
      </w:tr>
      <w:tr w:rsidR="00126E38" w:rsidRPr="004B7082" w14:paraId="2D9012C7" w14:textId="77777777" w:rsidTr="002F1CD3">
        <w:trPr>
          <w:jc w:val="center"/>
        </w:trPr>
        <w:tc>
          <w:tcPr>
            <w:tcW w:w="3114" w:type="dxa"/>
          </w:tcPr>
          <w:p w14:paraId="0165C523" w14:textId="577BE12A" w:rsidR="00126E38" w:rsidRPr="0087262B" w:rsidRDefault="005A4A8E" w:rsidP="00032018">
            <w:pPr>
              <w:pStyle w:val="a1"/>
              <w:spacing w:before="0" w:after="0"/>
            </w:pPr>
            <w:r>
              <w:t>Update</w:t>
            </w:r>
            <w:r w:rsidR="00126E38">
              <w:t>Send</w:t>
            </w:r>
            <w:r>
              <w:t>Status</w:t>
            </w:r>
            <w:r w:rsidR="00126E38" w:rsidRPr="0087262B">
              <w:t xml:space="preserve"> API call</w:t>
            </w:r>
          </w:p>
        </w:tc>
        <w:tc>
          <w:tcPr>
            <w:tcW w:w="2693" w:type="dxa"/>
          </w:tcPr>
          <w:p w14:paraId="3848787A" w14:textId="77777777" w:rsidR="00126E38" w:rsidRPr="0087262B" w:rsidRDefault="00126E38" w:rsidP="00032018">
            <w:pPr>
              <w:pStyle w:val="a1"/>
              <w:spacing w:before="0" w:after="0"/>
              <w:rPr>
                <w:lang w:eastAsia="ja-JP"/>
              </w:rPr>
            </w:pPr>
            <w:r>
              <w:rPr>
                <w:rFonts w:hint="eastAsia"/>
                <w:lang w:eastAsia="ja-JP"/>
              </w:rPr>
              <w:t>-</w:t>
            </w:r>
          </w:p>
        </w:tc>
        <w:tc>
          <w:tcPr>
            <w:tcW w:w="2552" w:type="dxa"/>
          </w:tcPr>
          <w:p w14:paraId="4F42B2F7" w14:textId="77777777" w:rsidR="00126E38" w:rsidRPr="0087262B" w:rsidRDefault="00126E38" w:rsidP="00032018">
            <w:pPr>
              <w:pStyle w:val="a1"/>
              <w:spacing w:before="0" w:after="0"/>
            </w:pPr>
            <w:r w:rsidRPr="0087262B">
              <w:t>[</w:t>
            </w:r>
            <w:r>
              <w:t>S</w:t>
            </w:r>
            <w:r w:rsidRPr="0087262B">
              <w:t>uccess</w:t>
            </w:r>
            <w:r>
              <w:t xml:space="preserve"> API call</w:t>
            </w:r>
            <w:r w:rsidRPr="0087262B">
              <w:t>]</w:t>
            </w:r>
          </w:p>
          <w:p w14:paraId="4CD8A072" w14:textId="77777777" w:rsidR="00126E38" w:rsidRPr="0087262B" w:rsidRDefault="00126E38" w:rsidP="00032018">
            <w:pPr>
              <w:pStyle w:val="a1"/>
              <w:spacing w:before="0" w:after="0"/>
            </w:pPr>
            <w:r>
              <w:t>Send Enable</w:t>
            </w:r>
            <w:r w:rsidRPr="0087262B">
              <w:t xml:space="preserve"> State</w:t>
            </w:r>
          </w:p>
        </w:tc>
      </w:tr>
      <w:tr w:rsidR="00126E38" w:rsidRPr="004B7082" w14:paraId="00E218F0" w14:textId="77777777" w:rsidTr="002F1CD3">
        <w:trPr>
          <w:jc w:val="center"/>
        </w:trPr>
        <w:tc>
          <w:tcPr>
            <w:tcW w:w="3114" w:type="dxa"/>
          </w:tcPr>
          <w:p w14:paraId="0B2D1C36" w14:textId="34B329C5" w:rsidR="00126E38" w:rsidRPr="0087262B" w:rsidRDefault="005A4A8E" w:rsidP="00032018">
            <w:pPr>
              <w:pStyle w:val="a1"/>
              <w:spacing w:before="0" w:after="0"/>
            </w:pPr>
            <w:r>
              <w:t>UpdateSendStatus</w:t>
            </w:r>
            <w:r w:rsidRPr="0087262B">
              <w:t xml:space="preserve"> API call</w:t>
            </w:r>
          </w:p>
        </w:tc>
        <w:tc>
          <w:tcPr>
            <w:tcW w:w="2693" w:type="dxa"/>
          </w:tcPr>
          <w:p w14:paraId="5C9FF4C5" w14:textId="77777777" w:rsidR="00126E38" w:rsidRPr="0087262B" w:rsidRDefault="00126E38" w:rsidP="00032018">
            <w:pPr>
              <w:pStyle w:val="a1"/>
              <w:spacing w:before="0" w:after="0"/>
            </w:pPr>
            <w:r w:rsidRPr="0087262B">
              <w:t>[</w:t>
            </w:r>
            <w:r>
              <w:t>S</w:t>
            </w:r>
            <w:r w:rsidRPr="0087262B">
              <w:t>uccess</w:t>
            </w:r>
            <w:r>
              <w:t xml:space="preserve"> API call</w:t>
            </w:r>
            <w:r w:rsidRPr="0087262B">
              <w:t>]</w:t>
            </w:r>
          </w:p>
          <w:p w14:paraId="7F7E0965" w14:textId="77777777" w:rsidR="00126E38" w:rsidRPr="0087262B" w:rsidRDefault="00126E38" w:rsidP="00032018">
            <w:pPr>
              <w:pStyle w:val="a1"/>
              <w:spacing w:before="0" w:after="0"/>
            </w:pPr>
            <w:r>
              <w:t>Send Disable</w:t>
            </w:r>
            <w:r w:rsidRPr="0087262B">
              <w:t xml:space="preserve"> State</w:t>
            </w:r>
          </w:p>
        </w:tc>
        <w:tc>
          <w:tcPr>
            <w:tcW w:w="2552" w:type="dxa"/>
          </w:tcPr>
          <w:p w14:paraId="213B741C" w14:textId="77777777" w:rsidR="00126E38" w:rsidRPr="0087262B" w:rsidRDefault="00126E38" w:rsidP="00032018">
            <w:pPr>
              <w:pStyle w:val="a1"/>
              <w:spacing w:before="0" w:after="0"/>
              <w:rPr>
                <w:lang w:eastAsia="ja-JP"/>
              </w:rPr>
            </w:pPr>
            <w:r>
              <w:rPr>
                <w:rFonts w:hint="eastAsia"/>
                <w:lang w:eastAsia="ja-JP"/>
              </w:rPr>
              <w:t>-</w:t>
            </w:r>
          </w:p>
        </w:tc>
      </w:tr>
    </w:tbl>
    <w:p w14:paraId="656D29BA" w14:textId="77777777" w:rsidR="007477B3" w:rsidRDefault="007477B3" w:rsidP="00032018">
      <w:pPr>
        <w:spacing w:after="120"/>
        <w:rPr>
          <w:rFonts w:eastAsia="Meiryo UI" w:cs="Arial"/>
          <w:szCs w:val="21"/>
        </w:rPr>
      </w:pPr>
    </w:p>
    <w:p w14:paraId="27E6A30F" w14:textId="77777777" w:rsidR="007477B3" w:rsidRDefault="007477B3" w:rsidP="00032018">
      <w:pPr>
        <w:spacing w:after="120"/>
        <w:jc w:val="left"/>
        <w:rPr>
          <w:rFonts w:eastAsia="Meiryo UI" w:cs="Arial"/>
          <w:szCs w:val="21"/>
        </w:rPr>
      </w:pPr>
      <w:r>
        <w:rPr>
          <w:rFonts w:eastAsia="Meiryo UI" w:cs="Arial"/>
          <w:szCs w:val="21"/>
        </w:rPr>
        <w:br w:type="page"/>
      </w:r>
    </w:p>
    <w:p w14:paraId="0B0114FF" w14:textId="0F565BBC" w:rsidR="0008344C" w:rsidRPr="0010236D" w:rsidRDefault="0008344C" w:rsidP="00684CC4">
      <w:pPr>
        <w:pStyle w:val="Heading1"/>
      </w:pPr>
      <w:bookmarkStart w:id="458" w:name="_Toc142063255"/>
      <w:bookmarkStart w:id="459" w:name="_Toc142064482"/>
      <w:bookmarkStart w:id="460" w:name="_Toc142665227"/>
      <w:bookmarkStart w:id="461" w:name="_Toc144543561"/>
      <w:bookmarkStart w:id="462" w:name="_Toc144543690"/>
      <w:bookmarkStart w:id="463" w:name="_Toc144543819"/>
      <w:bookmarkStart w:id="464" w:name="_Toc144821944"/>
      <w:bookmarkStart w:id="465" w:name="_Toc142063256"/>
      <w:bookmarkStart w:id="466" w:name="_Toc142064483"/>
      <w:bookmarkStart w:id="467" w:name="_Toc142665228"/>
      <w:bookmarkStart w:id="468" w:name="_Toc144543562"/>
      <w:bookmarkStart w:id="469" w:name="_Toc144543691"/>
      <w:bookmarkStart w:id="470" w:name="_Toc144543820"/>
      <w:bookmarkStart w:id="471" w:name="_Toc144821945"/>
      <w:bookmarkStart w:id="472" w:name="_Toc203384020"/>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r w:rsidRPr="00895DFA">
        <w:lastRenderedPageBreak/>
        <w:t>Control Flow Design</w:t>
      </w:r>
      <w:bookmarkEnd w:id="472"/>
    </w:p>
    <w:p w14:paraId="362D3CC1" w14:textId="64FB0F08" w:rsidR="00685ACF" w:rsidRDefault="00685ACF" w:rsidP="00124B27">
      <w:pPr>
        <w:pStyle w:val="TraceID"/>
        <w:rPr>
          <w:lang w:val="en-GB"/>
        </w:rPr>
      </w:pPr>
      <w:r w:rsidRPr="00125248">
        <w:rPr>
          <w:lang w:val="en-GB"/>
        </w:rPr>
        <w:t>[</w:t>
      </w:r>
      <w:r w:rsidR="00337C6C" w:rsidRPr="00337C6C">
        <w:rPr>
          <w:lang w:val="en-GB"/>
        </w:rPr>
        <w:t>iso26-18_p6_7.4.</w:t>
      </w:r>
      <w:r w:rsidR="008C6A7E">
        <w:rPr>
          <w:lang w:val="en-GB"/>
        </w:rPr>
        <w:t>5</w:t>
      </w:r>
      <w:r w:rsidR="00337C6C" w:rsidRPr="00337C6C">
        <w:rPr>
          <w:lang w:val="en-GB"/>
        </w:rPr>
        <w:t>]</w:t>
      </w:r>
      <w:r w:rsidR="008C6A7E">
        <w:rPr>
          <w:lang w:val="en-GB"/>
        </w:rPr>
        <w:t xml:space="preserve"> b</w:t>
      </w:r>
    </w:p>
    <w:p w14:paraId="7D1B129F" w14:textId="62FA2FB4" w:rsidR="00E875F9" w:rsidRDefault="00A925F7" w:rsidP="00032018">
      <w:pPr>
        <w:spacing w:after="120"/>
      </w:pPr>
      <w:r w:rsidRPr="00A925F7">
        <w:t>This section shows sequence diagrams for the APIs of software components.</w:t>
      </w:r>
    </w:p>
    <w:p w14:paraId="000A9B3E" w14:textId="77777777" w:rsidR="0008344C" w:rsidRPr="00A925F7" w:rsidRDefault="0008344C" w:rsidP="00032018">
      <w:pPr>
        <w:spacing w:after="120"/>
        <w:ind w:firstLine="432"/>
        <w:rPr>
          <w:rStyle w:val="Strong"/>
        </w:rPr>
      </w:pPr>
      <w:r w:rsidRPr="00A925F7">
        <w:rPr>
          <w:rStyle w:val="Strong"/>
        </w:rPr>
        <w:t>Conventions:</w:t>
      </w:r>
    </w:p>
    <w:p w14:paraId="31F236AC" w14:textId="77777777" w:rsidR="0008344C" w:rsidRDefault="0008344C" w:rsidP="00032018">
      <w:pPr>
        <w:spacing w:after="120"/>
        <w:rPr>
          <w:rFonts w:eastAsia="Meiryo UI"/>
          <w:szCs w:val="20"/>
          <w:lang w:val="en-GB"/>
        </w:rPr>
      </w:pPr>
      <w:r w:rsidRPr="00AC2033">
        <w:rPr>
          <w:rFonts w:eastAsia="Meiryo UI"/>
          <w:noProof/>
        </w:rPr>
        <mc:AlternateContent>
          <mc:Choice Requires="wpc">
            <w:drawing>
              <wp:inline distT="0" distB="0" distL="0" distR="0" wp14:anchorId="687279FF" wp14:editId="0ABF10CB">
                <wp:extent cx="5777230" cy="1615899"/>
                <wp:effectExtent l="0" t="0" r="0" b="3810"/>
                <wp:docPr id="16" name="キャンバス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2F2F2"/>
                        </a:solidFill>
                      </wpc:bg>
                      <wpc:whole>
                        <a:ln>
                          <a:noFill/>
                        </a:ln>
                      </wpc:whole>
                      <wps:wsp>
                        <wps:cNvPr id="4" name="AutoShape 208"/>
                        <wps:cNvCnPr>
                          <a:cxnSpLocks noChangeShapeType="1"/>
                        </wps:cNvCnPr>
                        <wps:spPr bwMode="auto">
                          <a:xfrm>
                            <a:off x="302149" y="935162"/>
                            <a:ext cx="87798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AutoShape 209"/>
                        <wps:cNvCnPr>
                          <a:cxnSpLocks noChangeShapeType="1"/>
                        </wps:cNvCnPr>
                        <wps:spPr bwMode="auto">
                          <a:xfrm>
                            <a:off x="302149" y="1270856"/>
                            <a:ext cx="877984"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 name="Text Box 210"/>
                        <wps:cNvSpPr txBox="1">
                          <a:spLocks noChangeArrowheads="1"/>
                        </wps:cNvSpPr>
                        <wps:spPr bwMode="auto">
                          <a:xfrm>
                            <a:off x="1293087" y="847285"/>
                            <a:ext cx="170370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70EF5" w14:textId="77777777" w:rsidR="005D1D01" w:rsidRPr="00C71E9F" w:rsidRDefault="005D1D01" w:rsidP="0008344C">
                              <w:pPr>
                                <w:rPr>
                                  <w:i/>
                                </w:rPr>
                              </w:pPr>
                              <w:r>
                                <w:rPr>
                                  <w:i/>
                                </w:rPr>
                                <w:t>Message</w:t>
                              </w:r>
                            </w:p>
                          </w:txbxContent>
                        </wps:txbx>
                        <wps:bodyPr rot="0" vert="horz" wrap="square" lIns="74295" tIns="8890" rIns="74295" bIns="8890" anchor="t" anchorCtr="0" upright="1">
                          <a:spAutoFit/>
                        </wps:bodyPr>
                      </wps:wsp>
                      <wps:wsp>
                        <wps:cNvPr id="9" name="Text Box 211"/>
                        <wps:cNvSpPr txBox="1">
                          <a:spLocks noChangeArrowheads="1"/>
                        </wps:cNvSpPr>
                        <wps:spPr bwMode="auto">
                          <a:xfrm>
                            <a:off x="1293085" y="1185682"/>
                            <a:ext cx="14662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5A499" w14:textId="77777777" w:rsidR="005D1D01" w:rsidRPr="00C71E9F" w:rsidRDefault="005D1D01" w:rsidP="0008344C">
                              <w:pPr>
                                <w:rPr>
                                  <w:i/>
                                </w:rPr>
                              </w:pPr>
                              <w:r>
                                <w:rPr>
                                  <w:i/>
                                </w:rPr>
                                <w:t>Reply m</w:t>
                              </w:r>
                              <w:r>
                                <w:rPr>
                                  <w:rFonts w:hint="eastAsia"/>
                                  <w:i/>
                                </w:rPr>
                                <w:t>essage</w:t>
                              </w:r>
                            </w:p>
                          </w:txbxContent>
                        </wps:txbx>
                        <wps:bodyPr rot="0" vert="horz" wrap="square" lIns="74295" tIns="8890" rIns="74295" bIns="8890" anchor="t" anchorCtr="0" upright="1">
                          <a:spAutoFit/>
                        </wps:bodyPr>
                      </wps:wsp>
                      <wps:wsp>
                        <wps:cNvPr id="10" name="Text Box 210"/>
                        <wps:cNvSpPr txBox="1">
                          <a:spLocks noChangeArrowheads="1"/>
                        </wps:cNvSpPr>
                        <wps:spPr bwMode="auto">
                          <a:xfrm>
                            <a:off x="206725" y="793327"/>
                            <a:ext cx="1033145" cy="13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84205" w14:textId="77777777" w:rsidR="005D1D01" w:rsidRPr="004C5800" w:rsidRDefault="005D1D01" w:rsidP="0008344C">
                              <w:pPr>
                                <w:rPr>
                                  <w:sz w:val="16"/>
                                </w:rPr>
                              </w:pPr>
                              <w:r>
                                <w:rPr>
                                  <w:sz w:val="16"/>
                                </w:rPr>
                                <w:t>&lt;Function name&gt;</w:t>
                              </w:r>
                            </w:p>
                          </w:txbxContent>
                        </wps:txbx>
                        <wps:bodyPr rot="0" vert="horz" wrap="square" lIns="74295" tIns="8890" rIns="74295" bIns="8890" anchor="t" anchorCtr="0" upright="1">
                          <a:spAutoFit/>
                        </wps:bodyPr>
                      </wps:wsp>
                      <wps:wsp>
                        <wps:cNvPr id="11" name="Text Box 210"/>
                        <wps:cNvSpPr txBox="1">
                          <a:spLocks noChangeArrowheads="1"/>
                        </wps:cNvSpPr>
                        <wps:spPr bwMode="auto">
                          <a:xfrm>
                            <a:off x="206725" y="1133583"/>
                            <a:ext cx="1033145" cy="13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99BC0" w14:textId="77777777" w:rsidR="005D1D01" w:rsidRPr="004C5800" w:rsidRDefault="005D1D01" w:rsidP="0008344C">
                              <w:pPr>
                                <w:rPr>
                                  <w:sz w:val="16"/>
                                </w:rPr>
                              </w:pPr>
                              <w:r>
                                <w:rPr>
                                  <w:sz w:val="16"/>
                                </w:rPr>
                                <w:t>&lt;Message name&gt;</w:t>
                              </w:r>
                            </w:p>
                          </w:txbxContent>
                        </wps:txbx>
                        <wps:bodyPr rot="0" vert="horz" wrap="square" lIns="74295" tIns="8890" rIns="74295" bIns="8890" anchor="t" anchorCtr="0" upright="1">
                          <a:spAutoFit/>
                        </wps:bodyPr>
                      </wps:wsp>
                      <wps:wsp>
                        <wps:cNvPr id="12" name="Rectangle 212"/>
                        <wps:cNvSpPr>
                          <a:spLocks noChangeArrowheads="1"/>
                        </wps:cNvSpPr>
                        <wps:spPr bwMode="auto">
                          <a:xfrm>
                            <a:off x="157987" y="223368"/>
                            <a:ext cx="962025" cy="3352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58D7BC" w14:textId="77777777" w:rsidR="005D1D01" w:rsidRDefault="005D1D01" w:rsidP="0008344C">
                              <w:pPr>
                                <w:pStyle w:val="NormalWeb"/>
                                <w:spacing w:before="0" w:beforeAutospacing="0" w:after="0" w:afterAutospacing="0"/>
                                <w:jc w:val="center"/>
                                <w:rPr>
                                  <w:rFonts w:ascii="Arial" w:eastAsia="MS Gothic" w:hAnsi="Arial" w:cs="Times New Roman"/>
                                  <w:i/>
                                  <w:iCs/>
                                  <w:kern w:val="2"/>
                                  <w:sz w:val="18"/>
                                  <w:szCs w:val="18"/>
                                </w:rPr>
                              </w:pPr>
                              <w:r>
                                <w:rPr>
                                  <w:rFonts w:ascii="Arial" w:eastAsia="MS Gothic" w:hAnsi="Arial" w:cs="Times New Roman"/>
                                  <w:i/>
                                  <w:iCs/>
                                  <w:kern w:val="2"/>
                                  <w:sz w:val="18"/>
                                  <w:szCs w:val="18"/>
                                </w:rPr>
                                <w:t>&lt;Element&gt;</w:t>
                              </w:r>
                            </w:p>
                            <w:p w14:paraId="4A592FF9" w14:textId="77777777" w:rsidR="005D1D01" w:rsidRDefault="005D1D01" w:rsidP="0008344C">
                              <w:pPr>
                                <w:pStyle w:val="NormalWeb"/>
                                <w:spacing w:before="0" w:beforeAutospacing="0" w:after="0" w:afterAutospacing="0"/>
                                <w:jc w:val="center"/>
                              </w:pPr>
                              <w:r>
                                <w:rPr>
                                  <w:rFonts w:ascii="Arial" w:eastAsia="MS Gothic" w:hAnsi="Arial" w:cs="Times New Roman"/>
                                  <w:i/>
                                  <w:iCs/>
                                  <w:kern w:val="2"/>
                                  <w:sz w:val="18"/>
                                  <w:szCs w:val="18"/>
                                </w:rPr>
                                <w:t>&lt;Element type&gt;</w:t>
                              </w:r>
                            </w:p>
                          </w:txbxContent>
                        </wps:txbx>
                        <wps:bodyPr rot="0" vert="horz" wrap="none" lIns="74295" tIns="8890" rIns="74295" bIns="8890" anchor="t" anchorCtr="0" upright="1">
                          <a:noAutofit/>
                        </wps:bodyPr>
                      </wps:wsp>
                      <wps:wsp>
                        <wps:cNvPr id="13" name="Text Box 213"/>
                        <wps:cNvSpPr txBox="1">
                          <a:spLocks noChangeArrowheads="1"/>
                        </wps:cNvSpPr>
                        <wps:spPr bwMode="auto">
                          <a:xfrm>
                            <a:off x="1239671" y="332906"/>
                            <a:ext cx="12007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233DB" w14:textId="77777777" w:rsidR="005D1D01" w:rsidRDefault="005D1D01" w:rsidP="0008344C">
                              <w:pPr>
                                <w:pStyle w:val="NormalWeb"/>
                                <w:spacing w:before="0" w:beforeAutospacing="0" w:after="0" w:afterAutospacing="0"/>
                                <w:jc w:val="center"/>
                              </w:pPr>
                              <w:r>
                                <w:rPr>
                                  <w:rFonts w:ascii="Arial" w:eastAsia="MS Gothic" w:hAnsi="Arial" w:cs="Times New Roman"/>
                                  <w:i/>
                                  <w:iCs/>
                                  <w:kern w:val="2"/>
                                  <w:sz w:val="20"/>
                                  <w:szCs w:val="20"/>
                                </w:rPr>
                                <w:t>Hardware Element</w:t>
                              </w:r>
                            </w:p>
                          </w:txbxContent>
                        </wps:txbx>
                        <wps:bodyPr rot="0" vert="horz" wrap="none" lIns="74295" tIns="8890" rIns="74295" bIns="8890" anchor="t" anchorCtr="0" upright="1">
                          <a:spAutoFit/>
                        </wps:bodyPr>
                      </wps:wsp>
                      <wps:wsp>
                        <wps:cNvPr id="14" name="正方形/長方形 14"/>
                        <wps:cNvSpPr/>
                        <wps:spPr>
                          <a:xfrm>
                            <a:off x="2805837" y="128206"/>
                            <a:ext cx="151074" cy="621637"/>
                          </a:xfrm>
                          <a:prstGeom prst="rect">
                            <a:avLst/>
                          </a:prstGeom>
                          <a:noFill/>
                          <a:ln w="12700" cap="flat" cmpd="sng" algn="ctr">
                            <a:solidFill>
                              <a:sysClr val="windowText" lastClr="000000"/>
                            </a:solidFill>
                            <a:prstDash val="solid"/>
                            <a:miter lim="800000"/>
                          </a:ln>
                          <a:effectLst/>
                        </wps:spPr>
                        <wps:txbx>
                          <w:txbxContent>
                            <w:p w14:paraId="35DC2E94" w14:textId="77777777" w:rsidR="005D1D01" w:rsidRDefault="005D1D01" w:rsidP="000834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213"/>
                        <wps:cNvSpPr txBox="1">
                          <a:spLocks noChangeArrowheads="1"/>
                        </wps:cNvSpPr>
                        <wps:spPr bwMode="auto">
                          <a:xfrm>
                            <a:off x="3060847" y="362854"/>
                            <a:ext cx="87122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3AB52" w14:textId="77777777" w:rsidR="005D1D01" w:rsidRDefault="005D1D01" w:rsidP="0008344C">
                              <w:pPr>
                                <w:pStyle w:val="NormalWeb"/>
                                <w:spacing w:before="0" w:beforeAutospacing="0" w:after="0" w:afterAutospacing="0"/>
                              </w:pPr>
                              <w:r>
                                <w:rPr>
                                  <w:rFonts w:ascii="Arial" w:eastAsia="MS Gothic" w:hAnsi="Arial" w:cs="Times New Roman"/>
                                  <w:i/>
                                  <w:iCs/>
                                  <w:kern w:val="2"/>
                                  <w:sz w:val="20"/>
                                  <w:szCs w:val="20"/>
                                </w:rPr>
                                <w:t>Lifeline</w:t>
                              </w:r>
                            </w:p>
                          </w:txbxContent>
                        </wps:txbx>
                        <wps:bodyPr rot="0" vert="horz" wrap="square" lIns="74295" tIns="8890" rIns="74295" bIns="8890" anchor="t" anchorCtr="0" upright="1">
                          <a:spAutoFit/>
                        </wps:bodyPr>
                      </wps:wsp>
                    </wpc:wpc>
                  </a:graphicData>
                </a:graphic>
              </wp:inline>
            </w:drawing>
          </mc:Choice>
          <mc:Fallback>
            <w:pict>
              <v:group w14:anchorId="687279FF" id="キャンバス 16" o:spid="_x0000_s1051" editas="canvas" style="width:454.9pt;height:127.25pt;mso-position-horizontal-relative:char;mso-position-vertical-relative:line" coordsize="57772,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">
                <v:shape id="_x0000_s1052" type="#_x0000_t75" style="position:absolute;width:57772;height:16154;visibility:visible;mso-wrap-style:square" filled="t" fillcolor="#f2f2f2">
                  <v:fill o:detectmouseclick="t"/>
                  <v:path o:connecttype="none"/>
                </v:shape>
                <v:shape id="AutoShape 208" o:spid="_x0000_s1053" type="#_x0000_t32" style="position:absolute;left:3021;top:9351;width:8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afxAAAANoAAAAPAAAAZHJzL2Rvd25yZXYueG1sRI9Ba8JA&#10;FITvBf/D8gRvdROR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E9+dp/EAAAA2gAAAA8A&#10;AAAAAAAAAAAAAAAABwIAAGRycy9kb3ducmV2LnhtbFBLBQYAAAAAAwADALcAAAD4AgAAAAA=&#10;">
                  <v:stroke endarrow="block"/>
                </v:shape>
                <v:shape id="AutoShape 209" o:spid="_x0000_s1054" type="#_x0000_t32" style="position:absolute;left:3021;top:12708;width:8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">
                  <v:stroke dashstyle="dash" endarrow="block"/>
                </v:shape>
                <v:shape id="Text Box 210" o:spid="_x0000_s1055" type="#_x0000_t202" style="position:absolute;left:12930;top:8472;width:17037;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" filled="f" stroked="f">
                  <v:textbox style="mso-fit-shape-to-text:t" inset="5.85pt,.7pt,5.85pt,.7pt">
                    <w:txbxContent>
                      <w:p w14:paraId="43970EF5" w14:textId="77777777" w:rsidR="005D1D01" w:rsidRPr="00C71E9F" w:rsidRDefault="005D1D01" w:rsidP="0008344C">
                        <w:pPr>
                          <w:rPr>
                            <w:i/>
                          </w:rPr>
                        </w:pPr>
                        <w:r>
                          <w:rPr>
                            <w:i/>
                          </w:rPr>
                          <w:t>Message</w:t>
                        </w:r>
                      </w:p>
                    </w:txbxContent>
                  </v:textbox>
                </v:shape>
                <v:shape id="Text Box 211" o:spid="_x0000_s1056" type="#_x0000_t202" style="position:absolute;left:12930;top:11856;width:14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" filled="f" stroked="f">
                  <v:textbox style="mso-fit-shape-to-text:t" inset="5.85pt,.7pt,5.85pt,.7pt">
                    <w:txbxContent>
                      <w:p w14:paraId="1525A499" w14:textId="77777777" w:rsidR="005D1D01" w:rsidRPr="00C71E9F" w:rsidRDefault="005D1D01" w:rsidP="0008344C">
                        <w:pPr>
                          <w:rPr>
                            <w:i/>
                          </w:rPr>
                        </w:pPr>
                        <w:r>
                          <w:rPr>
                            <w:i/>
                          </w:rPr>
                          <w:t>Reply m</w:t>
                        </w:r>
                        <w:r>
                          <w:rPr>
                            <w:rFonts w:hint="eastAsia"/>
                            <w:i/>
                          </w:rPr>
                          <w:t>essage</w:t>
                        </w:r>
                      </w:p>
                    </w:txbxContent>
                  </v:textbox>
                </v:shape>
                <v:shape id="Text Box 210" o:spid="_x0000_s1057" type="#_x0000_t202" style="position:absolute;left:2067;top:7933;width:1033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" filled="f" stroked="f">
                  <v:textbox style="mso-fit-shape-to-text:t" inset="5.85pt,.7pt,5.85pt,.7pt">
                    <w:txbxContent>
                      <w:p w14:paraId="60284205" w14:textId="77777777" w:rsidR="005D1D01" w:rsidRPr="004C5800" w:rsidRDefault="005D1D01" w:rsidP="0008344C">
                        <w:pPr>
                          <w:rPr>
                            <w:sz w:val="16"/>
                          </w:rPr>
                        </w:pPr>
                        <w:r>
                          <w:rPr>
                            <w:sz w:val="16"/>
                          </w:rPr>
                          <w:t>&lt;Function name&gt;</w:t>
                        </w:r>
                      </w:p>
                    </w:txbxContent>
                  </v:textbox>
                </v:shape>
                <v:shape id="Text Box 210" o:spid="_x0000_s1058" type="#_x0000_t202" style="position:absolute;left:2067;top:11335;width:10331;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" filled="f" stroked="f">
                  <v:textbox style="mso-fit-shape-to-text:t" inset="5.85pt,.7pt,5.85pt,.7pt">
                    <w:txbxContent>
                      <w:p w14:paraId="03799BC0" w14:textId="77777777" w:rsidR="005D1D01" w:rsidRPr="004C5800" w:rsidRDefault="005D1D01" w:rsidP="0008344C">
                        <w:pPr>
                          <w:rPr>
                            <w:sz w:val="16"/>
                          </w:rPr>
                        </w:pPr>
                        <w:r>
                          <w:rPr>
                            <w:sz w:val="16"/>
                          </w:rPr>
                          <w:t>&lt;Message name&gt;</w:t>
                        </w:r>
                      </w:p>
                    </w:txbxContent>
                  </v:textbox>
                </v:shape>
                <v:rect id="Rectangle 212" o:spid="_x0000_s1059" style="position:absolute;left:1579;top:2233;width:9621;height:33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" filled="f" strokeweight="1pt">
                  <v:textbox inset="5.85pt,.7pt,5.85pt,.7pt">
                    <w:txbxContent>
                      <w:p w14:paraId="6B58D7BC" w14:textId="77777777" w:rsidR="005D1D01" w:rsidRDefault="005D1D01" w:rsidP="0008344C">
                        <w:pPr>
                          <w:pStyle w:val="NormalWeb"/>
                          <w:spacing w:before="0" w:beforeAutospacing="0" w:after="0" w:afterAutospacing="0"/>
                          <w:jc w:val="center"/>
                          <w:rPr>
                            <w:rFonts w:ascii="Arial" w:eastAsia="MS Gothic" w:hAnsi="Arial" w:cs="Times New Roman"/>
                            <w:i/>
                            <w:iCs/>
                            <w:kern w:val="2"/>
                            <w:sz w:val="18"/>
                            <w:szCs w:val="18"/>
                          </w:rPr>
                        </w:pPr>
                        <w:r>
                          <w:rPr>
                            <w:rFonts w:ascii="Arial" w:eastAsia="MS Gothic" w:hAnsi="Arial" w:cs="Times New Roman"/>
                            <w:i/>
                            <w:iCs/>
                            <w:kern w:val="2"/>
                            <w:sz w:val="18"/>
                            <w:szCs w:val="18"/>
                          </w:rPr>
                          <w:t>&lt;Element&gt;</w:t>
                        </w:r>
                      </w:p>
                      <w:p w14:paraId="4A592FF9" w14:textId="77777777" w:rsidR="005D1D01" w:rsidRDefault="005D1D01" w:rsidP="0008344C">
                        <w:pPr>
                          <w:pStyle w:val="NormalWeb"/>
                          <w:spacing w:before="0" w:beforeAutospacing="0" w:after="0" w:afterAutospacing="0"/>
                          <w:jc w:val="center"/>
                        </w:pPr>
                        <w:r>
                          <w:rPr>
                            <w:rFonts w:ascii="Arial" w:eastAsia="MS Gothic" w:hAnsi="Arial" w:cs="Times New Roman"/>
                            <w:i/>
                            <w:iCs/>
                            <w:kern w:val="2"/>
                            <w:sz w:val="18"/>
                            <w:szCs w:val="18"/>
                          </w:rPr>
                          <w:t>&lt;Element type&gt;</w:t>
                        </w:r>
                      </w:p>
                    </w:txbxContent>
                  </v:textbox>
                </v:rect>
                <v:shape id="Text Box 213" o:spid="_x0000_s1060" type="#_x0000_t202" style="position:absolute;left:12396;top:3329;width:12008;height:16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" filled="f" stroked="f">
                  <v:textbox style="mso-fit-shape-to-text:t" inset="5.85pt,.7pt,5.85pt,.7pt">
                    <w:txbxContent>
                      <w:p w14:paraId="5A9233DB" w14:textId="77777777" w:rsidR="005D1D01" w:rsidRDefault="005D1D01" w:rsidP="0008344C">
                        <w:pPr>
                          <w:pStyle w:val="NormalWeb"/>
                          <w:spacing w:before="0" w:beforeAutospacing="0" w:after="0" w:afterAutospacing="0"/>
                          <w:jc w:val="center"/>
                        </w:pPr>
                        <w:r>
                          <w:rPr>
                            <w:rFonts w:ascii="Arial" w:eastAsia="MS Gothic" w:hAnsi="Arial" w:cs="Times New Roman"/>
                            <w:i/>
                            <w:iCs/>
                            <w:kern w:val="2"/>
                            <w:sz w:val="20"/>
                            <w:szCs w:val="20"/>
                          </w:rPr>
                          <w:t>Hardware Element</w:t>
                        </w:r>
                      </w:p>
                    </w:txbxContent>
                  </v:textbox>
                </v:shape>
                <v:rect id="正方形/長方形 14" o:spid="_x0000_s1061" style="position:absolute;left:28058;top:1282;width:1511;height:6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" filled="f" strokecolor="windowText" strokeweight="1pt">
                  <v:textbox>
                    <w:txbxContent>
                      <w:p w14:paraId="35DC2E94" w14:textId="77777777" w:rsidR="005D1D01" w:rsidRDefault="005D1D01" w:rsidP="0008344C">
                        <w:pPr>
                          <w:jc w:val="center"/>
                        </w:pPr>
                      </w:p>
                    </w:txbxContent>
                  </v:textbox>
                </v:rect>
                <v:shape id="Text Box 213" o:spid="_x0000_s1062" type="#_x0000_t202" style="position:absolute;left:30608;top:3628;width:8712;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" filled="f" stroked="f">
                  <v:textbox style="mso-fit-shape-to-text:t" inset="5.85pt,.7pt,5.85pt,.7pt">
                    <w:txbxContent>
                      <w:p w14:paraId="5AF3AB52" w14:textId="77777777" w:rsidR="005D1D01" w:rsidRDefault="005D1D01" w:rsidP="0008344C">
                        <w:pPr>
                          <w:pStyle w:val="NormalWeb"/>
                          <w:spacing w:before="0" w:beforeAutospacing="0" w:after="0" w:afterAutospacing="0"/>
                        </w:pPr>
                        <w:r>
                          <w:rPr>
                            <w:rFonts w:ascii="Arial" w:eastAsia="MS Gothic" w:hAnsi="Arial" w:cs="Times New Roman"/>
                            <w:i/>
                            <w:iCs/>
                            <w:kern w:val="2"/>
                            <w:sz w:val="20"/>
                            <w:szCs w:val="20"/>
                          </w:rPr>
                          <w:t>Lifeline</w:t>
                        </w:r>
                      </w:p>
                    </w:txbxContent>
                  </v:textbox>
                </v:shape>
                <w10:anchorlock/>
              </v:group>
            </w:pict>
          </mc:Fallback>
        </mc:AlternateContent>
      </w:r>
    </w:p>
    <w:p w14:paraId="7CAFA408" w14:textId="7D523671" w:rsidR="00A925F7" w:rsidRDefault="00A925F7" w:rsidP="00F27F4D">
      <w:pPr>
        <w:pStyle w:val="Heading2"/>
      </w:pPr>
      <w:bookmarkStart w:id="473" w:name="_Toc203384021"/>
      <w:r>
        <w:rPr>
          <w:rFonts w:hint="eastAsia"/>
        </w:rPr>
        <w:t>S</w:t>
      </w:r>
      <w:r>
        <w:t>equence diagram</w:t>
      </w:r>
      <w:bookmarkEnd w:id="473"/>
    </w:p>
    <w:p w14:paraId="5F41A839" w14:textId="39712B4D" w:rsidR="00A925F7" w:rsidRDefault="00A925F7" w:rsidP="00F27F4D">
      <w:pPr>
        <w:pStyle w:val="Heading3"/>
      </w:pPr>
      <w:bookmarkStart w:id="474" w:name="_Toc203384022"/>
      <w:r>
        <w:rPr>
          <w:rFonts w:hint="eastAsia"/>
        </w:rPr>
        <w:t>R</w:t>
      </w:r>
      <w:r>
        <w:t>_</w:t>
      </w:r>
      <w:r w:rsidR="000F4E6D">
        <w:t>ProtoConv</w:t>
      </w:r>
      <w:r>
        <w:t>_Init</w:t>
      </w:r>
      <w:bookmarkEnd w:id="474"/>
    </w:p>
    <w:p w14:paraId="147267EB" w14:textId="7E68C9F8" w:rsidR="00044341" w:rsidRDefault="000D2DC6" w:rsidP="00032018">
      <w:pPr>
        <w:keepNext/>
        <w:spacing w:after="120"/>
        <w:jc w:val="center"/>
      </w:pPr>
      <w:r w:rsidRPr="000D2DC6">
        <w:rPr>
          <w:noProof/>
        </w:rPr>
        <w:drawing>
          <wp:inline distT="0" distB="0" distL="0" distR="0" wp14:anchorId="16416E63" wp14:editId="62713133">
            <wp:extent cx="6376035" cy="2830830"/>
            <wp:effectExtent l="0" t="0" r="5715" b="7620"/>
            <wp:docPr id="198147549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76035" cy="2830830"/>
                    </a:xfrm>
                    <a:prstGeom prst="rect">
                      <a:avLst/>
                    </a:prstGeom>
                    <a:noFill/>
                    <a:ln>
                      <a:noFill/>
                    </a:ln>
                  </pic:spPr>
                </pic:pic>
              </a:graphicData>
            </a:graphic>
          </wp:inline>
        </w:drawing>
      </w:r>
    </w:p>
    <w:p w14:paraId="2BA0B99F" w14:textId="4230AF6C" w:rsidR="00A925F7" w:rsidRDefault="00044341"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1</w:t>
      </w:r>
      <w:r w:rsidR="009D560C">
        <w:rPr>
          <w:noProof/>
        </w:rPr>
        <w:fldChar w:fldCharType="end"/>
      </w:r>
      <w:r w:rsidR="00E92824">
        <w:rPr>
          <w:noProof/>
        </w:rPr>
        <w:t>:</w:t>
      </w:r>
      <w:r>
        <w:t xml:space="preserve"> </w:t>
      </w:r>
      <w:r w:rsidRPr="00044341">
        <w:t>Sequence diagram of R_</w:t>
      </w:r>
      <w:r w:rsidR="000F4E6D">
        <w:t>ProtoConv</w:t>
      </w:r>
      <w:r w:rsidRPr="00044341">
        <w:t>_Init</w:t>
      </w:r>
    </w:p>
    <w:p w14:paraId="5B333F0E" w14:textId="77777777" w:rsidR="00044341" w:rsidRDefault="00044341" w:rsidP="00032018">
      <w:pPr>
        <w:spacing w:after="120"/>
      </w:pPr>
    </w:p>
    <w:p w14:paraId="5A105DEF" w14:textId="0FF9DADA" w:rsidR="00A925F7" w:rsidRDefault="00224461" w:rsidP="00F27F4D">
      <w:pPr>
        <w:pStyle w:val="Heading3"/>
      </w:pPr>
      <w:r>
        <w:br w:type="column"/>
      </w:r>
      <w:bookmarkStart w:id="475" w:name="_Toc203384023"/>
      <w:r w:rsidR="00A925F7">
        <w:rPr>
          <w:rFonts w:hint="eastAsia"/>
        </w:rPr>
        <w:lastRenderedPageBreak/>
        <w:t>R</w:t>
      </w:r>
      <w:r w:rsidR="00A925F7">
        <w:t>_</w:t>
      </w:r>
      <w:r w:rsidR="000F4E6D">
        <w:t>ProtoConv</w:t>
      </w:r>
      <w:r w:rsidR="00A925F7">
        <w:t>_CantoEth</w:t>
      </w:r>
      <w:r w:rsidR="00741EBF">
        <w:t>TS</w:t>
      </w:r>
      <w:bookmarkEnd w:id="475"/>
    </w:p>
    <w:p w14:paraId="7364D370" w14:textId="394FF083" w:rsidR="00044341" w:rsidRDefault="00526580" w:rsidP="00032018">
      <w:pPr>
        <w:keepNext/>
        <w:spacing w:after="120"/>
        <w:jc w:val="center"/>
      </w:pPr>
      <w:r w:rsidRPr="00526580">
        <w:t xml:space="preserve"> </w:t>
      </w:r>
      <w:r w:rsidR="00CD1272" w:rsidRPr="00CD1272">
        <w:t xml:space="preserve"> </w:t>
      </w:r>
      <w:r w:rsidR="004A1368" w:rsidRPr="004A1368">
        <w:t xml:space="preserve"> </w:t>
      </w:r>
      <w:r w:rsidR="00685516" w:rsidRPr="00685516">
        <w:t xml:space="preserve"> </w:t>
      </w:r>
      <w:r w:rsidR="00741EBF" w:rsidRPr="00741EBF">
        <w:rPr>
          <w:noProof/>
        </w:rPr>
        <w:drawing>
          <wp:inline distT="0" distB="0" distL="0" distR="0" wp14:anchorId="67694CC6" wp14:editId="7885DE80">
            <wp:extent cx="6367959" cy="6163880"/>
            <wp:effectExtent l="0" t="0" r="0" b="8890"/>
            <wp:docPr id="195868727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98147" cy="6193101"/>
                    </a:xfrm>
                    <a:prstGeom prst="rect">
                      <a:avLst/>
                    </a:prstGeom>
                    <a:noFill/>
                    <a:ln>
                      <a:noFill/>
                    </a:ln>
                  </pic:spPr>
                </pic:pic>
              </a:graphicData>
            </a:graphic>
          </wp:inline>
        </w:drawing>
      </w:r>
    </w:p>
    <w:p w14:paraId="04F4CC19" w14:textId="4FAEFD7F" w:rsidR="0008344C" w:rsidRDefault="00044341"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2</w:t>
      </w:r>
      <w:r w:rsidR="009D560C">
        <w:rPr>
          <w:noProof/>
        </w:rPr>
        <w:fldChar w:fldCharType="end"/>
      </w:r>
      <w:r w:rsidR="00E933F9">
        <w:rPr>
          <w:noProof/>
        </w:rPr>
        <w:t>:</w:t>
      </w:r>
      <w:r>
        <w:t xml:space="preserve"> Sequence diagram of R_</w:t>
      </w:r>
      <w:r w:rsidR="000F4E6D">
        <w:t>ProtoConv</w:t>
      </w:r>
      <w:r>
        <w:t>_CantoEth</w:t>
      </w:r>
      <w:r w:rsidR="00741EBF">
        <w:t>TS</w:t>
      </w:r>
    </w:p>
    <w:p w14:paraId="4524455C" w14:textId="55D92056" w:rsidR="00E23251" w:rsidRDefault="00E23251" w:rsidP="00032018">
      <w:pPr>
        <w:spacing w:after="120"/>
      </w:pPr>
    </w:p>
    <w:p w14:paraId="4A9FAEEF" w14:textId="6E0F68E6" w:rsidR="00203649" w:rsidRDefault="003A26FA" w:rsidP="00741EBF">
      <w:pPr>
        <w:spacing w:after="120"/>
      </w:pPr>
      <w:r w:rsidRPr="0046020F">
        <w:t>There is no restriction on the calling order of R_</w:t>
      </w:r>
      <w:r w:rsidR="000F4E6D">
        <w:t>ProtoConv</w:t>
      </w:r>
      <w:r w:rsidRPr="0046020F">
        <w:t>_MainFunction() and R_</w:t>
      </w:r>
      <w:r w:rsidR="000F4E6D">
        <w:t>ProtoConv</w:t>
      </w:r>
      <w:r w:rsidRPr="0046020F">
        <w:t>_CantoEth</w:t>
      </w:r>
      <w:r w:rsidR="00741EBF">
        <w:t>TS</w:t>
      </w:r>
      <w:r w:rsidRPr="0046020F">
        <w:t xml:space="preserve">() due to the exclusive control using the interrupt disable </w:t>
      </w:r>
      <w:r w:rsidR="00741EBF">
        <w:t>process (</w:t>
      </w:r>
      <w:r w:rsidR="000F4E6D">
        <w:t>ProtoConv</w:t>
      </w:r>
      <w:r w:rsidRPr="0046020F">
        <w:t>_EnterCriticalUserDef()</w:t>
      </w:r>
      <w:r w:rsidR="00741EBF">
        <w:t xml:space="preserve">) and </w:t>
      </w:r>
      <w:r w:rsidR="00741EBF" w:rsidRPr="0046020F">
        <w:t xml:space="preserve">interrupt </w:t>
      </w:r>
      <w:r w:rsidR="00741EBF">
        <w:t>enable</w:t>
      </w:r>
      <w:r w:rsidR="00741EBF" w:rsidRPr="0046020F">
        <w:t xml:space="preserve"> process</w:t>
      </w:r>
      <w:r w:rsidR="00741EBF">
        <w:t xml:space="preserve"> </w:t>
      </w:r>
      <w:r w:rsidR="000F4E6D">
        <w:t>ProtoConv</w:t>
      </w:r>
      <w:r w:rsidRPr="0046020F">
        <w:t>_ExitCriticalUserDef()).</w:t>
      </w:r>
    </w:p>
    <w:p w14:paraId="2C6221A8" w14:textId="7F4D92FE" w:rsidR="004F446F" w:rsidRDefault="00224461" w:rsidP="00F27F4D">
      <w:pPr>
        <w:pStyle w:val="Heading3"/>
      </w:pPr>
      <w:r>
        <w:br w:type="column"/>
      </w:r>
      <w:bookmarkStart w:id="476" w:name="_Toc203384024"/>
      <w:r w:rsidR="004F446F">
        <w:rPr>
          <w:rFonts w:hint="eastAsia"/>
        </w:rPr>
        <w:lastRenderedPageBreak/>
        <w:t>R</w:t>
      </w:r>
      <w:r w:rsidR="004F446F">
        <w:t>_ProtoConv_CantoEth</w:t>
      </w:r>
      <w:bookmarkEnd w:id="476"/>
    </w:p>
    <w:p w14:paraId="4BB1F2F0" w14:textId="74794EC5" w:rsidR="004F446F" w:rsidRDefault="004F446F" w:rsidP="004F446F">
      <w:pPr>
        <w:keepNext/>
        <w:spacing w:after="120"/>
        <w:jc w:val="center"/>
      </w:pPr>
      <w:r w:rsidRPr="00526580">
        <w:t xml:space="preserve"> </w:t>
      </w:r>
      <w:r w:rsidRPr="00CD1272">
        <w:t xml:space="preserve"> </w:t>
      </w:r>
      <w:r w:rsidRPr="004A1368">
        <w:t xml:space="preserve"> </w:t>
      </w:r>
      <w:r w:rsidRPr="00685516">
        <w:t xml:space="preserve"> </w:t>
      </w:r>
      <w:r w:rsidRPr="004F446F">
        <w:rPr>
          <w:noProof/>
        </w:rPr>
        <w:drawing>
          <wp:inline distT="0" distB="0" distL="0" distR="0" wp14:anchorId="6F14F873" wp14:editId="0EC9D766">
            <wp:extent cx="6356923" cy="6455391"/>
            <wp:effectExtent l="0" t="0" r="6350" b="3175"/>
            <wp:docPr id="11110152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87405" cy="6486345"/>
                    </a:xfrm>
                    <a:prstGeom prst="rect">
                      <a:avLst/>
                    </a:prstGeom>
                    <a:noFill/>
                    <a:ln>
                      <a:noFill/>
                    </a:ln>
                  </pic:spPr>
                </pic:pic>
              </a:graphicData>
            </a:graphic>
          </wp:inline>
        </w:drawing>
      </w:r>
    </w:p>
    <w:p w14:paraId="04C1B0EA" w14:textId="41319967" w:rsidR="004F446F" w:rsidRDefault="004F446F"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3</w:t>
      </w:r>
      <w:r w:rsidR="009D560C">
        <w:rPr>
          <w:noProof/>
        </w:rPr>
        <w:fldChar w:fldCharType="end"/>
      </w:r>
      <w:r>
        <w:rPr>
          <w:noProof/>
        </w:rPr>
        <w:t>:</w:t>
      </w:r>
      <w:r>
        <w:t xml:space="preserve"> Sequence diagram of R_ProtoConv_CantoEth</w:t>
      </w:r>
    </w:p>
    <w:p w14:paraId="15ACBEAD" w14:textId="77777777" w:rsidR="004F446F" w:rsidRDefault="004F446F" w:rsidP="004F446F">
      <w:pPr>
        <w:spacing w:after="120"/>
      </w:pPr>
    </w:p>
    <w:p w14:paraId="1F1BB922" w14:textId="7AC88C59" w:rsidR="004F446F" w:rsidRDefault="004F446F" w:rsidP="004F446F">
      <w:pPr>
        <w:spacing w:after="120"/>
      </w:pPr>
      <w:r w:rsidRPr="0046020F">
        <w:t>There is no restriction on the calling order of R_</w:t>
      </w:r>
      <w:r>
        <w:t>ProtoConv</w:t>
      </w:r>
      <w:r w:rsidRPr="0046020F">
        <w:t>_MainFunction() and R_</w:t>
      </w:r>
      <w:r>
        <w:t>ProtoConv</w:t>
      </w:r>
      <w:r w:rsidRPr="0046020F">
        <w:t xml:space="preserve">_CantoEth() due to the exclusive control using the interrupt disable </w:t>
      </w:r>
      <w:r>
        <w:t>and allow processes (ProtoConv</w:t>
      </w:r>
      <w:r w:rsidRPr="0046020F">
        <w:t>_EnterCriticalUserDef()</w:t>
      </w:r>
      <w:r>
        <w:t>, ProtoConv</w:t>
      </w:r>
      <w:r w:rsidRPr="0046020F">
        <w:t>_ExitCriticalUserDef()).</w:t>
      </w:r>
    </w:p>
    <w:p w14:paraId="059A0F5E" w14:textId="77777777" w:rsidR="004F446F" w:rsidRPr="00544EAB" w:rsidRDefault="004F446F" w:rsidP="004F446F">
      <w:pPr>
        <w:spacing w:after="120"/>
        <w:rPr>
          <w:lang w:val="x-none"/>
        </w:rPr>
      </w:pPr>
    </w:p>
    <w:p w14:paraId="76363BFB" w14:textId="5E0D0425" w:rsidR="00CD0B2F" w:rsidRDefault="00224461" w:rsidP="00F27F4D">
      <w:pPr>
        <w:pStyle w:val="Heading3"/>
      </w:pPr>
      <w:r>
        <w:br w:type="column"/>
      </w:r>
      <w:bookmarkStart w:id="477" w:name="_Toc203384025"/>
      <w:r w:rsidR="00CD0B2F">
        <w:rPr>
          <w:rFonts w:hint="eastAsia"/>
        </w:rPr>
        <w:lastRenderedPageBreak/>
        <w:t>R</w:t>
      </w:r>
      <w:r w:rsidR="00CD0B2F">
        <w:t>_ProtoConv_LintoEth</w:t>
      </w:r>
      <w:bookmarkEnd w:id="477"/>
    </w:p>
    <w:p w14:paraId="19A7F310" w14:textId="3E09CF2D" w:rsidR="00CD0B2F" w:rsidRDefault="00CD0B2F" w:rsidP="00CD0B2F">
      <w:pPr>
        <w:keepNext/>
        <w:spacing w:after="120"/>
        <w:jc w:val="center"/>
      </w:pPr>
      <w:r w:rsidRPr="00526580">
        <w:t xml:space="preserve"> </w:t>
      </w:r>
      <w:r w:rsidRPr="00CD1272">
        <w:t xml:space="preserve"> </w:t>
      </w:r>
      <w:r w:rsidRPr="004A1368">
        <w:t xml:space="preserve"> </w:t>
      </w:r>
      <w:r w:rsidRPr="00685516">
        <w:t xml:space="preserve"> </w:t>
      </w:r>
      <w:r w:rsidR="00B7329F" w:rsidRPr="00B7329F">
        <w:rPr>
          <w:noProof/>
        </w:rPr>
        <w:drawing>
          <wp:inline distT="0" distB="0" distL="0" distR="0" wp14:anchorId="5577F598" wp14:editId="73551B5C">
            <wp:extent cx="6323323" cy="6421271"/>
            <wp:effectExtent l="0" t="0" r="1905" b="0"/>
            <wp:docPr id="5887645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39391" cy="6437587"/>
                    </a:xfrm>
                    <a:prstGeom prst="rect">
                      <a:avLst/>
                    </a:prstGeom>
                    <a:noFill/>
                    <a:ln>
                      <a:noFill/>
                    </a:ln>
                  </pic:spPr>
                </pic:pic>
              </a:graphicData>
            </a:graphic>
          </wp:inline>
        </w:drawing>
      </w:r>
    </w:p>
    <w:p w14:paraId="5B246F6C" w14:textId="5E5FA798" w:rsidR="00CD0B2F" w:rsidRDefault="00CD0B2F"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4</w:t>
      </w:r>
      <w:r w:rsidR="009D560C">
        <w:rPr>
          <w:noProof/>
        </w:rPr>
        <w:fldChar w:fldCharType="end"/>
      </w:r>
      <w:r>
        <w:rPr>
          <w:noProof/>
        </w:rPr>
        <w:t>:</w:t>
      </w:r>
      <w:r>
        <w:t xml:space="preserve"> Sequence diagram of R_ProtoConv_</w:t>
      </w:r>
      <w:r w:rsidR="00B7329F">
        <w:t>Li</w:t>
      </w:r>
      <w:r>
        <w:t>ntoEth</w:t>
      </w:r>
    </w:p>
    <w:p w14:paraId="1FD36E6F" w14:textId="77777777" w:rsidR="00CD0B2F" w:rsidRDefault="00CD0B2F" w:rsidP="00CD0B2F">
      <w:pPr>
        <w:spacing w:after="120"/>
      </w:pPr>
    </w:p>
    <w:p w14:paraId="0D4056E5" w14:textId="6EB5BF69" w:rsidR="00CD0B2F" w:rsidRDefault="00CD0B2F" w:rsidP="00CD0B2F">
      <w:pPr>
        <w:spacing w:after="120"/>
      </w:pPr>
      <w:r w:rsidRPr="0046020F">
        <w:t>There is no restriction on the calling order of R_</w:t>
      </w:r>
      <w:r>
        <w:t>ProtoConv</w:t>
      </w:r>
      <w:r w:rsidRPr="0046020F">
        <w:t>_MainFunction() and R_</w:t>
      </w:r>
      <w:r>
        <w:t>ProtoConv</w:t>
      </w:r>
      <w:r w:rsidRPr="0046020F">
        <w:t>_</w:t>
      </w:r>
      <w:r w:rsidR="00B7329F">
        <w:t>Li</w:t>
      </w:r>
      <w:r w:rsidRPr="0046020F">
        <w:t xml:space="preserve">ntoEth() due to the exclusive control using the interrupt disable </w:t>
      </w:r>
      <w:r>
        <w:t>and allow processes (ProtoConv</w:t>
      </w:r>
      <w:r w:rsidRPr="0046020F">
        <w:t>_EnterCriticalUserDef()</w:t>
      </w:r>
      <w:r>
        <w:t>, ProtoConv</w:t>
      </w:r>
      <w:r w:rsidRPr="0046020F">
        <w:t>_ExitCriticalUserDef()).</w:t>
      </w:r>
    </w:p>
    <w:p w14:paraId="78523600" w14:textId="77777777" w:rsidR="00CD0B2F" w:rsidRPr="00544EAB" w:rsidRDefault="00CD0B2F" w:rsidP="00CD0B2F">
      <w:pPr>
        <w:spacing w:after="120"/>
        <w:rPr>
          <w:lang w:val="x-none"/>
        </w:rPr>
      </w:pPr>
    </w:p>
    <w:p w14:paraId="3E0B67DE" w14:textId="3464F29B" w:rsidR="00670BEB" w:rsidRDefault="00224461" w:rsidP="00F27F4D">
      <w:pPr>
        <w:pStyle w:val="Heading3"/>
      </w:pPr>
      <w:r>
        <w:br w:type="column"/>
      </w:r>
      <w:bookmarkStart w:id="478" w:name="_Toc203384026"/>
      <w:r w:rsidR="00670BEB">
        <w:rPr>
          <w:rFonts w:hint="eastAsia"/>
        </w:rPr>
        <w:lastRenderedPageBreak/>
        <w:t>R</w:t>
      </w:r>
      <w:r w:rsidR="00670BEB">
        <w:t>_ProtoConv_PorttoEth</w:t>
      </w:r>
      <w:bookmarkEnd w:id="478"/>
    </w:p>
    <w:p w14:paraId="569C7E66" w14:textId="0028684F" w:rsidR="00670BEB" w:rsidRDefault="00670BEB" w:rsidP="00670BEB">
      <w:pPr>
        <w:keepNext/>
        <w:spacing w:after="120"/>
        <w:jc w:val="center"/>
      </w:pPr>
      <w:r w:rsidRPr="00526580">
        <w:t xml:space="preserve"> </w:t>
      </w:r>
      <w:r w:rsidRPr="00CD1272">
        <w:t xml:space="preserve"> </w:t>
      </w:r>
      <w:r w:rsidRPr="004A1368">
        <w:t xml:space="preserve"> </w:t>
      </w:r>
      <w:r w:rsidRPr="00685516">
        <w:t xml:space="preserve"> </w:t>
      </w:r>
      <w:r w:rsidRPr="00670BEB">
        <w:rPr>
          <w:noProof/>
        </w:rPr>
        <w:drawing>
          <wp:inline distT="0" distB="0" distL="0" distR="0" wp14:anchorId="2BDA272C" wp14:editId="637FBA5F">
            <wp:extent cx="6366453" cy="6465069"/>
            <wp:effectExtent l="0" t="0" r="0" b="0"/>
            <wp:docPr id="17614524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76580" cy="6475353"/>
                    </a:xfrm>
                    <a:prstGeom prst="rect">
                      <a:avLst/>
                    </a:prstGeom>
                    <a:noFill/>
                    <a:ln>
                      <a:noFill/>
                    </a:ln>
                  </pic:spPr>
                </pic:pic>
              </a:graphicData>
            </a:graphic>
          </wp:inline>
        </w:drawing>
      </w:r>
    </w:p>
    <w:p w14:paraId="4CA9E539" w14:textId="5B8E0844" w:rsidR="00670BEB" w:rsidRDefault="00670BEB"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5</w:t>
      </w:r>
      <w:r w:rsidR="009D560C">
        <w:rPr>
          <w:noProof/>
        </w:rPr>
        <w:fldChar w:fldCharType="end"/>
      </w:r>
      <w:r>
        <w:rPr>
          <w:noProof/>
        </w:rPr>
        <w:t>:</w:t>
      </w:r>
      <w:r>
        <w:t xml:space="preserve"> Sequence diagram of R_ProtoConv_</w:t>
      </w:r>
      <w:r w:rsidR="001B72D4">
        <w:t>Port</w:t>
      </w:r>
      <w:r>
        <w:t>toEth</w:t>
      </w:r>
    </w:p>
    <w:p w14:paraId="2CCB9134" w14:textId="77777777" w:rsidR="00670BEB" w:rsidRDefault="00670BEB" w:rsidP="00670BEB">
      <w:pPr>
        <w:spacing w:after="120"/>
      </w:pPr>
    </w:p>
    <w:p w14:paraId="188E3509" w14:textId="566F5D95" w:rsidR="00670BEB" w:rsidRDefault="00670BEB" w:rsidP="00670BEB">
      <w:pPr>
        <w:spacing w:after="120"/>
      </w:pPr>
      <w:r w:rsidRPr="0046020F">
        <w:t>There is no restriction on the calling order of R_</w:t>
      </w:r>
      <w:r>
        <w:t>ProtoConv</w:t>
      </w:r>
      <w:r w:rsidRPr="0046020F">
        <w:t>_MainFunction() and R_</w:t>
      </w:r>
      <w:r>
        <w:t>ProtoConv</w:t>
      </w:r>
      <w:r w:rsidRPr="0046020F">
        <w:t>_</w:t>
      </w:r>
      <w:r>
        <w:t>Port</w:t>
      </w:r>
      <w:r w:rsidRPr="0046020F">
        <w:t xml:space="preserve">toEth()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p>
    <w:p w14:paraId="22955624" w14:textId="77777777" w:rsidR="00670BEB" w:rsidRPr="00544EAB" w:rsidRDefault="00670BEB" w:rsidP="00670BEB">
      <w:pPr>
        <w:spacing w:after="120"/>
        <w:rPr>
          <w:lang w:val="x-none"/>
        </w:rPr>
      </w:pPr>
    </w:p>
    <w:p w14:paraId="024C3D9A" w14:textId="1FBC051E" w:rsidR="004F446F" w:rsidRDefault="00224461" w:rsidP="00E10B49">
      <w:pPr>
        <w:pStyle w:val="Heading3"/>
      </w:pPr>
      <w:r>
        <w:br w:type="column"/>
      </w:r>
      <w:bookmarkStart w:id="479" w:name="_Toc203384027"/>
      <w:r w:rsidR="00E10B49" w:rsidRPr="00E10B49">
        <w:lastRenderedPageBreak/>
        <w:t>R_ProtoConv_TriggerXtoEthTx</w:t>
      </w:r>
      <w:bookmarkEnd w:id="479"/>
    </w:p>
    <w:p w14:paraId="1DEE431B" w14:textId="77777777" w:rsidR="00E10B49" w:rsidRPr="00E10B49" w:rsidRDefault="00E10B49" w:rsidP="00E10B49">
      <w:pPr>
        <w:rPr>
          <w:lang w:eastAsia="en-US"/>
        </w:rPr>
      </w:pPr>
    </w:p>
    <w:p w14:paraId="28549FC1" w14:textId="4F7AAF08" w:rsidR="003B3C71" w:rsidRDefault="00E10B49" w:rsidP="00032018">
      <w:pPr>
        <w:spacing w:after="120"/>
        <w:rPr>
          <w:lang w:val="x-none"/>
        </w:rPr>
      </w:pPr>
      <w:r w:rsidRPr="00E10B49">
        <w:rPr>
          <w:noProof/>
          <w:lang w:val="x-none"/>
        </w:rPr>
        <w:drawing>
          <wp:inline distT="0" distB="0" distL="0" distR="0" wp14:anchorId="64E8C464" wp14:editId="05BD6FE7">
            <wp:extent cx="5650230" cy="5370195"/>
            <wp:effectExtent l="0" t="0" r="7620" b="1905"/>
            <wp:docPr id="13245768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50230" cy="5370195"/>
                    </a:xfrm>
                    <a:prstGeom prst="rect">
                      <a:avLst/>
                    </a:prstGeom>
                    <a:noFill/>
                    <a:ln>
                      <a:noFill/>
                    </a:ln>
                  </pic:spPr>
                </pic:pic>
              </a:graphicData>
            </a:graphic>
          </wp:inline>
        </w:drawing>
      </w:r>
    </w:p>
    <w:p w14:paraId="2B9D0FB0" w14:textId="42AF1AB5" w:rsidR="00E10B49" w:rsidRDefault="00E10B49" w:rsidP="00E10B49">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6</w:t>
      </w:r>
      <w:r w:rsidR="009D560C">
        <w:rPr>
          <w:noProof/>
        </w:rPr>
        <w:fldChar w:fldCharType="end"/>
      </w:r>
      <w:r>
        <w:rPr>
          <w:noProof/>
        </w:rPr>
        <w:t>:</w:t>
      </w:r>
      <w:r>
        <w:t xml:space="preserve"> Sequence diagram of </w:t>
      </w:r>
      <w:r w:rsidRPr="00E10B49">
        <w:t>R_ProtoConv_TriggerXtoEthTx</w:t>
      </w:r>
    </w:p>
    <w:p w14:paraId="436F94C3" w14:textId="77777777" w:rsidR="00E10B49" w:rsidRDefault="00E10B49" w:rsidP="00E10B49">
      <w:pPr>
        <w:spacing w:after="120"/>
      </w:pPr>
    </w:p>
    <w:p w14:paraId="2AAAD96A" w14:textId="634434AB" w:rsidR="00E10B49" w:rsidRDefault="00E10B49" w:rsidP="00E10B49">
      <w:pPr>
        <w:spacing w:after="120"/>
      </w:pPr>
      <w:r w:rsidRPr="0046020F">
        <w:t>There is no restriction on the calling order of R_</w:t>
      </w:r>
      <w:r>
        <w:t>ProtoConv</w:t>
      </w:r>
      <w:r w:rsidRPr="0046020F">
        <w:t xml:space="preserve">_MainFunction() and </w:t>
      </w:r>
      <w:r w:rsidRPr="00E10B49">
        <w:t>R_ProtoConv_TriggerXtoEthTx</w:t>
      </w:r>
      <w:r w:rsidRPr="0046020F">
        <w:t xml:space="preserve">()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p>
    <w:p w14:paraId="255E3ED4" w14:textId="77777777" w:rsidR="00E10B49" w:rsidRPr="00544EAB" w:rsidRDefault="00E10B49" w:rsidP="00032018">
      <w:pPr>
        <w:spacing w:after="120"/>
        <w:rPr>
          <w:lang w:val="x-none"/>
        </w:rPr>
      </w:pPr>
    </w:p>
    <w:p w14:paraId="51816AE8" w14:textId="77777777" w:rsidR="003B3C71" w:rsidRDefault="003B3C71" w:rsidP="00032018">
      <w:pPr>
        <w:spacing w:after="120"/>
      </w:pPr>
      <w:r>
        <w:br w:type="page"/>
      </w:r>
    </w:p>
    <w:p w14:paraId="00290BA7" w14:textId="6134BF4E" w:rsidR="00EF1243" w:rsidRDefault="00EF1243" w:rsidP="00F27F4D">
      <w:pPr>
        <w:pStyle w:val="Heading3"/>
      </w:pPr>
      <w:bookmarkStart w:id="480" w:name="_Toc203384028"/>
      <w:r>
        <w:rPr>
          <w:rFonts w:hint="eastAsia"/>
        </w:rPr>
        <w:lastRenderedPageBreak/>
        <w:t>R</w:t>
      </w:r>
      <w:r>
        <w:t>_</w:t>
      </w:r>
      <w:r w:rsidR="000F4E6D">
        <w:t>ProtoConv</w:t>
      </w:r>
      <w:r w:rsidR="003349F0">
        <w:t>_MainFunction</w:t>
      </w:r>
      <w:bookmarkEnd w:id="480"/>
    </w:p>
    <w:p w14:paraId="5371E559" w14:textId="6DBB756C" w:rsidR="003349F0" w:rsidRDefault="0074578F" w:rsidP="00032018">
      <w:pPr>
        <w:spacing w:after="120"/>
        <w:jc w:val="center"/>
      </w:pPr>
      <w:r w:rsidRPr="0074578F">
        <w:rPr>
          <w:noProof/>
        </w:rPr>
        <w:drawing>
          <wp:inline distT="0" distB="0" distL="0" distR="0" wp14:anchorId="01E78CCE" wp14:editId="1832BE4E">
            <wp:extent cx="5506720" cy="3943985"/>
            <wp:effectExtent l="0" t="0" r="0" b="0"/>
            <wp:docPr id="7765455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06720" cy="3943985"/>
                    </a:xfrm>
                    <a:prstGeom prst="rect">
                      <a:avLst/>
                    </a:prstGeom>
                    <a:noFill/>
                    <a:ln>
                      <a:noFill/>
                    </a:ln>
                  </pic:spPr>
                </pic:pic>
              </a:graphicData>
            </a:graphic>
          </wp:inline>
        </w:drawing>
      </w:r>
    </w:p>
    <w:p w14:paraId="53786178" w14:textId="1433ECB2" w:rsidR="003349F0" w:rsidRDefault="003349F0"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7</w:t>
      </w:r>
      <w:r w:rsidR="009D560C">
        <w:rPr>
          <w:noProof/>
        </w:rPr>
        <w:fldChar w:fldCharType="end"/>
      </w:r>
      <w:r w:rsidR="00E933F9">
        <w:rPr>
          <w:noProof/>
        </w:rPr>
        <w:t>:</w:t>
      </w:r>
      <w:r>
        <w:t xml:space="preserve"> Sequence diagram of R_</w:t>
      </w:r>
      <w:r w:rsidR="000F4E6D">
        <w:t>ProtoConv</w:t>
      </w:r>
      <w:r>
        <w:t>_MainFunction</w:t>
      </w:r>
    </w:p>
    <w:p w14:paraId="2AB7B519" w14:textId="33164DAF" w:rsidR="003349F0" w:rsidRPr="003349F0" w:rsidRDefault="003349F0" w:rsidP="00032018">
      <w:pPr>
        <w:spacing w:after="120"/>
      </w:pPr>
    </w:p>
    <w:p w14:paraId="49D5CD29" w14:textId="0B1D1D74" w:rsidR="009F2661" w:rsidRPr="003C4581" w:rsidRDefault="00224461" w:rsidP="00F27F4D">
      <w:pPr>
        <w:pStyle w:val="Heading3"/>
      </w:pPr>
      <w:r>
        <w:br w:type="column"/>
      </w:r>
      <w:bookmarkStart w:id="481" w:name="_Toc203384029"/>
      <w:r w:rsidR="00AB1BC3">
        <w:lastRenderedPageBreak/>
        <w:t>R_</w:t>
      </w:r>
      <w:r w:rsidR="000F4E6D">
        <w:t>ProtoConv</w:t>
      </w:r>
      <w:r w:rsidR="00AB1BC3">
        <w:t>_Ethto</w:t>
      </w:r>
      <w:r w:rsidR="00A0282C">
        <w:t>X</w:t>
      </w:r>
      <w:bookmarkEnd w:id="481"/>
    </w:p>
    <w:p w14:paraId="27FCA9F8" w14:textId="3EC41C9E" w:rsidR="00236683" w:rsidRDefault="007D7230" w:rsidP="00E10491">
      <w:pPr>
        <w:pStyle w:val="Caption"/>
      </w:pPr>
      <w:r w:rsidRPr="007D7230">
        <w:rPr>
          <w:noProof/>
        </w:rPr>
        <w:drawing>
          <wp:inline distT="0" distB="0" distL="0" distR="0" wp14:anchorId="712CAAEF" wp14:editId="7F1B51E2">
            <wp:extent cx="5113020" cy="7888406"/>
            <wp:effectExtent l="0" t="0" r="0" b="0"/>
            <wp:docPr id="18815498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4">
                      <a:extLst>
                        <a:ext uri="{28A0092B-C50C-407E-A947-70E740481C1C}">
                          <a14:useLocalDpi xmlns:a14="http://schemas.microsoft.com/office/drawing/2010/main" val="0"/>
                        </a:ext>
                      </a:extLst>
                    </a:blip>
                    <a:srcRect b="17937"/>
                    <a:stretch/>
                  </pic:blipFill>
                  <pic:spPr bwMode="auto">
                    <a:xfrm>
                      <a:off x="0" y="0"/>
                      <a:ext cx="5113020" cy="7888406"/>
                    </a:xfrm>
                    <a:prstGeom prst="rect">
                      <a:avLst/>
                    </a:prstGeom>
                    <a:noFill/>
                    <a:ln>
                      <a:noFill/>
                    </a:ln>
                    <a:extLst>
                      <a:ext uri="{53640926-AAD7-44D8-BBD7-CCE9431645EC}">
                        <a14:shadowObscured xmlns:a14="http://schemas.microsoft.com/office/drawing/2010/main"/>
                      </a:ext>
                    </a:extLst>
                  </pic:spPr>
                </pic:pic>
              </a:graphicData>
            </a:graphic>
          </wp:inline>
        </w:drawing>
      </w:r>
    </w:p>
    <w:p w14:paraId="4F90D9E1" w14:textId="209A5D87" w:rsidR="00CD6155" w:rsidRDefault="00252E95" w:rsidP="00E10491">
      <w:pPr>
        <w:pStyle w:val="Caption"/>
        <w:rPr>
          <w:rFonts w:eastAsia="Meiryo UI"/>
          <w:szCs w:val="21"/>
        </w:rPr>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8</w:t>
      </w:r>
      <w:r w:rsidR="009D560C">
        <w:rPr>
          <w:noProof/>
        </w:rPr>
        <w:fldChar w:fldCharType="end"/>
      </w:r>
      <w:r w:rsidR="004121EE">
        <w:rPr>
          <w:noProof/>
        </w:rPr>
        <w:t>:</w:t>
      </w:r>
      <w:r>
        <w:t xml:space="preserve"> Sequence diagram of R_</w:t>
      </w:r>
      <w:r w:rsidR="000F4E6D">
        <w:t>ProtoConv</w:t>
      </w:r>
      <w:r>
        <w:t>_Ethto</w:t>
      </w:r>
      <w:r w:rsidR="00A0282C">
        <w:t>X</w:t>
      </w:r>
    </w:p>
    <w:p w14:paraId="3B44C032" w14:textId="76FF9E8A" w:rsidR="00392B86" w:rsidRDefault="00224461" w:rsidP="00F27F4D">
      <w:pPr>
        <w:pStyle w:val="Heading3"/>
      </w:pPr>
      <w:r>
        <w:br w:type="column"/>
      </w:r>
      <w:bookmarkStart w:id="482" w:name="_Toc203384030"/>
      <w:r w:rsidR="00392B86" w:rsidRPr="00392B86">
        <w:lastRenderedPageBreak/>
        <w:t>R_</w:t>
      </w:r>
      <w:r w:rsidR="000F4E6D">
        <w:t>ProtoConv</w:t>
      </w:r>
      <w:r w:rsidR="00392B86" w:rsidRPr="00392B86">
        <w:t>_GetSendStatus</w:t>
      </w:r>
      <w:bookmarkEnd w:id="482"/>
    </w:p>
    <w:p w14:paraId="6482382E" w14:textId="77777777" w:rsidR="00796446" w:rsidRDefault="00796446" w:rsidP="00796446">
      <w:pPr>
        <w:spacing w:after="120"/>
        <w:jc w:val="center"/>
      </w:pPr>
      <w:r w:rsidRPr="00796446">
        <w:rPr>
          <w:noProof/>
        </w:rPr>
        <w:drawing>
          <wp:inline distT="0" distB="0" distL="0" distR="0" wp14:anchorId="1274ED21" wp14:editId="50F9C240">
            <wp:extent cx="6199632" cy="3349500"/>
            <wp:effectExtent l="0" t="0" r="0" b="3810"/>
            <wp:docPr id="129233158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9632" cy="3349500"/>
                    </a:xfrm>
                    <a:prstGeom prst="rect">
                      <a:avLst/>
                    </a:prstGeom>
                    <a:noFill/>
                    <a:ln>
                      <a:noFill/>
                    </a:ln>
                  </pic:spPr>
                </pic:pic>
              </a:graphicData>
            </a:graphic>
          </wp:inline>
        </w:drawing>
      </w:r>
    </w:p>
    <w:p w14:paraId="3F996B41" w14:textId="2108CCC4" w:rsidR="00392B86" w:rsidRDefault="00392B86"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9</w:t>
      </w:r>
      <w:r w:rsidR="009D560C">
        <w:rPr>
          <w:noProof/>
        </w:rPr>
        <w:fldChar w:fldCharType="end"/>
      </w:r>
      <w:r w:rsidR="00B810C6">
        <w:rPr>
          <w:noProof/>
        </w:rPr>
        <w:t>:</w:t>
      </w:r>
      <w:r>
        <w:t xml:space="preserve"> Sequence diagram of </w:t>
      </w:r>
      <w:r w:rsidRPr="00392B86">
        <w:t>R_</w:t>
      </w:r>
      <w:r w:rsidR="000F4E6D">
        <w:t>ProtoConv</w:t>
      </w:r>
      <w:r w:rsidRPr="00392B86">
        <w:t>_GetSendStatus</w:t>
      </w:r>
    </w:p>
    <w:p w14:paraId="64270924" w14:textId="77777777" w:rsidR="00796446" w:rsidRDefault="00796446" w:rsidP="00796446"/>
    <w:p w14:paraId="43AF0BC0" w14:textId="76ECB326" w:rsidR="00796446" w:rsidRDefault="00796446" w:rsidP="00F27F4D">
      <w:pPr>
        <w:pStyle w:val="Heading3"/>
      </w:pPr>
      <w:bookmarkStart w:id="483" w:name="_Toc203384031"/>
      <w:r w:rsidRPr="00392B86">
        <w:t>R_</w:t>
      </w:r>
      <w:r>
        <w:t>ProtoConv</w:t>
      </w:r>
      <w:r w:rsidRPr="00392B86">
        <w:t>_</w:t>
      </w:r>
      <w:r>
        <w:t>Update</w:t>
      </w:r>
      <w:r w:rsidRPr="00392B86">
        <w:t>SendStatus</w:t>
      </w:r>
      <w:bookmarkEnd w:id="483"/>
    </w:p>
    <w:p w14:paraId="2D62A171" w14:textId="6401D112" w:rsidR="00796446" w:rsidRDefault="00796446" w:rsidP="00796446">
      <w:pPr>
        <w:spacing w:after="120"/>
        <w:jc w:val="center"/>
      </w:pPr>
      <w:r w:rsidRPr="00796446">
        <w:rPr>
          <w:noProof/>
        </w:rPr>
        <w:drawing>
          <wp:inline distT="0" distB="0" distL="0" distR="0" wp14:anchorId="25745A84" wp14:editId="24B822E6">
            <wp:extent cx="6201532" cy="3350525"/>
            <wp:effectExtent l="0" t="0" r="8890" b="2540"/>
            <wp:docPr id="18451080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41026" cy="3371863"/>
                    </a:xfrm>
                    <a:prstGeom prst="rect">
                      <a:avLst/>
                    </a:prstGeom>
                    <a:noFill/>
                    <a:ln>
                      <a:noFill/>
                    </a:ln>
                  </pic:spPr>
                </pic:pic>
              </a:graphicData>
            </a:graphic>
          </wp:inline>
        </w:drawing>
      </w:r>
    </w:p>
    <w:p w14:paraId="3BD82A9E" w14:textId="7B8D592C" w:rsidR="00796446" w:rsidRDefault="00796446"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10</w:t>
      </w:r>
      <w:r w:rsidR="009D560C">
        <w:rPr>
          <w:noProof/>
        </w:rPr>
        <w:fldChar w:fldCharType="end"/>
      </w:r>
      <w:r>
        <w:rPr>
          <w:noProof/>
        </w:rPr>
        <w:t>:</w:t>
      </w:r>
      <w:r>
        <w:t xml:space="preserve"> Sequence diagram of </w:t>
      </w:r>
      <w:r w:rsidRPr="00392B86">
        <w:t>R_</w:t>
      </w:r>
      <w:r>
        <w:t>ProtoConv</w:t>
      </w:r>
      <w:r w:rsidRPr="00392B86">
        <w:t>_</w:t>
      </w:r>
      <w:r>
        <w:t>Update</w:t>
      </w:r>
      <w:r w:rsidRPr="00392B86">
        <w:t>SendStatus</w:t>
      </w:r>
    </w:p>
    <w:p w14:paraId="6EE7BC92" w14:textId="06C0E625" w:rsidR="006A3D97" w:rsidRDefault="006A3D97">
      <w:pPr>
        <w:jc w:val="left"/>
      </w:pPr>
      <w:r>
        <w:br w:type="page"/>
      </w:r>
    </w:p>
    <w:p w14:paraId="4B3A30B0" w14:textId="3B3206E2" w:rsidR="00796446" w:rsidRDefault="006A3D97" w:rsidP="006A3D97">
      <w:pPr>
        <w:pStyle w:val="Heading3"/>
      </w:pPr>
      <w:bookmarkStart w:id="484" w:name="_Toc203384032"/>
      <w:r w:rsidRPr="006A3D97">
        <w:lastRenderedPageBreak/>
        <w:t>R_ProtoConv_EnqueueCan</w:t>
      </w:r>
      <w:bookmarkEnd w:id="484"/>
    </w:p>
    <w:p w14:paraId="2246874A" w14:textId="77777777" w:rsidR="006A3D97" w:rsidRDefault="006A3D97" w:rsidP="006A3D97">
      <w:pPr>
        <w:pStyle w:val="Caption"/>
      </w:pPr>
      <w:r w:rsidRPr="006A3D97">
        <w:rPr>
          <w:noProof/>
          <w:lang w:eastAsia="en-US"/>
        </w:rPr>
        <w:drawing>
          <wp:inline distT="0" distB="0" distL="0" distR="0" wp14:anchorId="66D62C51" wp14:editId="0F620BCC">
            <wp:extent cx="4067175" cy="3084195"/>
            <wp:effectExtent l="0" t="0" r="9525" b="1905"/>
            <wp:docPr id="11405991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67175" cy="3084195"/>
                    </a:xfrm>
                    <a:prstGeom prst="rect">
                      <a:avLst/>
                    </a:prstGeom>
                    <a:noFill/>
                    <a:ln>
                      <a:noFill/>
                    </a:ln>
                  </pic:spPr>
                </pic:pic>
              </a:graphicData>
            </a:graphic>
          </wp:inline>
        </w:drawing>
      </w:r>
      <w:r w:rsidRPr="006A3D97">
        <w:t xml:space="preserve"> </w:t>
      </w:r>
    </w:p>
    <w:p w14:paraId="31B48A6C" w14:textId="0609D854" w:rsidR="006A3D97" w:rsidRDefault="006A3D97" w:rsidP="006A3D97">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11</w:t>
      </w:r>
      <w:r w:rsidR="009D560C">
        <w:rPr>
          <w:noProof/>
        </w:rPr>
        <w:fldChar w:fldCharType="end"/>
      </w:r>
      <w:r>
        <w:rPr>
          <w:noProof/>
        </w:rPr>
        <w:t>:</w:t>
      </w:r>
      <w:r>
        <w:t xml:space="preserve"> Sequence diagram of R_ProtoConv_</w:t>
      </w:r>
      <w:r w:rsidRPr="006A3D97">
        <w:t>EnqueueCan</w:t>
      </w:r>
    </w:p>
    <w:p w14:paraId="762F1FFB" w14:textId="77777777" w:rsidR="006A3D97" w:rsidRDefault="006A3D97" w:rsidP="006A3D97">
      <w:pPr>
        <w:spacing w:after="120"/>
      </w:pPr>
    </w:p>
    <w:p w14:paraId="08EADCB8" w14:textId="207D0747" w:rsidR="006A3D97" w:rsidRDefault="006A3D97" w:rsidP="006A3D97">
      <w:pPr>
        <w:spacing w:after="120"/>
      </w:pPr>
      <w:r w:rsidRPr="0046020F">
        <w:t>There is no restriction on the calling order of R_</w:t>
      </w:r>
      <w:r>
        <w:t>ProtoConv</w:t>
      </w:r>
      <w:r w:rsidRPr="0046020F">
        <w:t>_MainFunction() and R_</w:t>
      </w:r>
      <w:r>
        <w:t>ProtoConv</w:t>
      </w:r>
      <w:r w:rsidRPr="0046020F">
        <w:t>_</w:t>
      </w:r>
      <w:r w:rsidRPr="006A3D97">
        <w:t>EnqueueCan</w:t>
      </w:r>
      <w:r w:rsidRPr="0046020F">
        <w:t xml:space="preserve">()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p>
    <w:p w14:paraId="4D83BAA9" w14:textId="314E9224" w:rsidR="006A3D97" w:rsidRDefault="006A3D97" w:rsidP="006A3D97">
      <w:pPr>
        <w:pStyle w:val="Heading3"/>
      </w:pPr>
      <w:bookmarkStart w:id="485" w:name="_Toc203384033"/>
      <w:r w:rsidRPr="006A3D97">
        <w:t>R_ProtoConv_EnqueueLin</w:t>
      </w:r>
      <w:bookmarkEnd w:id="485"/>
    </w:p>
    <w:p w14:paraId="37052A1F" w14:textId="14429A86" w:rsidR="006A3D97" w:rsidRDefault="006A3D97" w:rsidP="006A3D97">
      <w:pPr>
        <w:jc w:val="center"/>
      </w:pPr>
      <w:r w:rsidRPr="006A3D97">
        <w:rPr>
          <w:noProof/>
        </w:rPr>
        <w:drawing>
          <wp:inline distT="0" distB="0" distL="0" distR="0" wp14:anchorId="01AA0C2F" wp14:editId="05EA9AD5">
            <wp:extent cx="4067175" cy="3084195"/>
            <wp:effectExtent l="0" t="0" r="9525" b="1905"/>
            <wp:docPr id="10288983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67175" cy="3084195"/>
                    </a:xfrm>
                    <a:prstGeom prst="rect">
                      <a:avLst/>
                    </a:prstGeom>
                    <a:noFill/>
                    <a:ln>
                      <a:noFill/>
                    </a:ln>
                  </pic:spPr>
                </pic:pic>
              </a:graphicData>
            </a:graphic>
          </wp:inline>
        </w:drawing>
      </w:r>
    </w:p>
    <w:p w14:paraId="55EBB37C" w14:textId="695002A8" w:rsidR="006A3D97" w:rsidRDefault="006A3D97" w:rsidP="006A3D97">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12</w:t>
      </w:r>
      <w:r w:rsidR="009D560C">
        <w:rPr>
          <w:noProof/>
        </w:rPr>
        <w:fldChar w:fldCharType="end"/>
      </w:r>
      <w:r>
        <w:rPr>
          <w:noProof/>
        </w:rPr>
        <w:t>:</w:t>
      </w:r>
      <w:r>
        <w:t xml:space="preserve"> Sequence diagram of </w:t>
      </w:r>
      <w:r w:rsidRPr="006A3D97">
        <w:t>R_ProtoConv_EnqueueLin</w:t>
      </w:r>
    </w:p>
    <w:p w14:paraId="4E518BC4" w14:textId="77777777" w:rsidR="006A3D97" w:rsidRDefault="006A3D97" w:rsidP="006A3D97">
      <w:pPr>
        <w:spacing w:after="120"/>
      </w:pPr>
    </w:p>
    <w:p w14:paraId="296BB160" w14:textId="67B8BABA" w:rsidR="006A3D97" w:rsidRDefault="006A3D97" w:rsidP="006A3D97">
      <w:pPr>
        <w:spacing w:after="120"/>
      </w:pPr>
      <w:r w:rsidRPr="0046020F">
        <w:t>There is no restriction on the calling order of R_</w:t>
      </w:r>
      <w:r>
        <w:t>ProtoConv</w:t>
      </w:r>
      <w:r w:rsidRPr="0046020F">
        <w:t xml:space="preserve">_MainFunction() and </w:t>
      </w:r>
      <w:r w:rsidRPr="006A3D97">
        <w:t>R_ProtoConv_EnqueueLin</w:t>
      </w:r>
      <w:r w:rsidRPr="0046020F">
        <w:t xml:space="preserve">()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p>
    <w:p w14:paraId="4BAA7A9D" w14:textId="502365CA" w:rsidR="006A3D97" w:rsidRPr="006A3D97" w:rsidRDefault="006A3D97" w:rsidP="006A3D97">
      <w:pPr>
        <w:pStyle w:val="Heading3"/>
      </w:pPr>
      <w:bookmarkStart w:id="486" w:name="_Toc203384034"/>
      <w:r w:rsidRPr="006A3D97">
        <w:lastRenderedPageBreak/>
        <w:t>R_ProtoConv_EnqueuePort</w:t>
      </w:r>
      <w:bookmarkEnd w:id="486"/>
    </w:p>
    <w:p w14:paraId="37123E67" w14:textId="4D6BBB6F" w:rsidR="006A3D97" w:rsidRDefault="00B15E3D" w:rsidP="00B15E3D">
      <w:pPr>
        <w:jc w:val="center"/>
      </w:pPr>
      <w:r w:rsidRPr="00B15E3D">
        <w:rPr>
          <w:noProof/>
        </w:rPr>
        <w:drawing>
          <wp:inline distT="0" distB="0" distL="0" distR="0" wp14:anchorId="3F50182B" wp14:editId="565D1E99">
            <wp:extent cx="4067175" cy="3084195"/>
            <wp:effectExtent l="0" t="0" r="9525" b="1905"/>
            <wp:docPr id="3985351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67175" cy="3084195"/>
                    </a:xfrm>
                    <a:prstGeom prst="rect">
                      <a:avLst/>
                    </a:prstGeom>
                    <a:noFill/>
                    <a:ln>
                      <a:noFill/>
                    </a:ln>
                  </pic:spPr>
                </pic:pic>
              </a:graphicData>
            </a:graphic>
          </wp:inline>
        </w:drawing>
      </w:r>
    </w:p>
    <w:p w14:paraId="35CA5429" w14:textId="5AB63AED" w:rsidR="006A3D97" w:rsidRDefault="006A3D97" w:rsidP="00B15E3D">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13</w:t>
      </w:r>
      <w:r w:rsidR="009D560C">
        <w:rPr>
          <w:noProof/>
        </w:rPr>
        <w:fldChar w:fldCharType="end"/>
      </w:r>
      <w:r>
        <w:rPr>
          <w:noProof/>
        </w:rPr>
        <w:t>:</w:t>
      </w:r>
      <w:r>
        <w:t xml:space="preserve"> Sequence diagram of </w:t>
      </w:r>
      <w:r w:rsidR="00B15E3D" w:rsidRPr="00B15E3D">
        <w:t>R_ProtoConv_EnqueuePort</w:t>
      </w:r>
    </w:p>
    <w:p w14:paraId="2E0B813D" w14:textId="77777777" w:rsidR="006A3D97" w:rsidRDefault="006A3D97" w:rsidP="006A3D97">
      <w:pPr>
        <w:spacing w:after="120"/>
      </w:pPr>
    </w:p>
    <w:p w14:paraId="0A69BA8F" w14:textId="1112AE23" w:rsidR="006A3D97" w:rsidRDefault="006A3D97" w:rsidP="006A3D97">
      <w:pPr>
        <w:spacing w:after="120"/>
      </w:pPr>
      <w:r w:rsidRPr="0046020F">
        <w:t>There is no restriction on the calling order of R_</w:t>
      </w:r>
      <w:r>
        <w:t>ProtoConv</w:t>
      </w:r>
      <w:r w:rsidRPr="0046020F">
        <w:t xml:space="preserve">_MainFunction() and </w:t>
      </w:r>
      <w:r w:rsidR="00B15E3D" w:rsidRPr="00B15E3D">
        <w:t>R_ProtoConv_EnqueuePort</w:t>
      </w:r>
      <w:r w:rsidRPr="0046020F">
        <w:t xml:space="preserve">()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p>
    <w:p w14:paraId="268FA567" w14:textId="1BE1F0FB" w:rsidR="00F505BE" w:rsidRPr="006A3D97" w:rsidRDefault="00F505BE" w:rsidP="00F505BE">
      <w:pPr>
        <w:pStyle w:val="Heading3"/>
      </w:pPr>
      <w:bookmarkStart w:id="487" w:name="_Toc203384035"/>
      <w:r w:rsidRPr="006A3D97">
        <w:t>R_ProtoConv_Enqueue</w:t>
      </w:r>
      <w:r>
        <w:t>Eth</w:t>
      </w:r>
      <w:bookmarkEnd w:id="487"/>
    </w:p>
    <w:p w14:paraId="6FC924E6" w14:textId="087510E6" w:rsidR="00F505BE" w:rsidRDefault="00282196" w:rsidP="00F505BE">
      <w:pPr>
        <w:jc w:val="center"/>
      </w:pPr>
      <w:r w:rsidRPr="00282196">
        <w:rPr>
          <w:noProof/>
        </w:rPr>
        <w:drawing>
          <wp:inline distT="0" distB="0" distL="0" distR="0" wp14:anchorId="7A86E358" wp14:editId="24987960">
            <wp:extent cx="4067175" cy="3084195"/>
            <wp:effectExtent l="0" t="0" r="9525" b="1905"/>
            <wp:docPr id="13873378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67175" cy="3084195"/>
                    </a:xfrm>
                    <a:prstGeom prst="rect">
                      <a:avLst/>
                    </a:prstGeom>
                    <a:noFill/>
                    <a:ln>
                      <a:noFill/>
                    </a:ln>
                  </pic:spPr>
                </pic:pic>
              </a:graphicData>
            </a:graphic>
          </wp:inline>
        </w:drawing>
      </w:r>
    </w:p>
    <w:p w14:paraId="12998C82" w14:textId="4CCDC3F0" w:rsidR="00F505BE" w:rsidRDefault="00F505BE" w:rsidP="00F505BE">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14</w:t>
      </w:r>
      <w:r w:rsidR="009D560C">
        <w:rPr>
          <w:noProof/>
        </w:rPr>
        <w:fldChar w:fldCharType="end"/>
      </w:r>
      <w:r>
        <w:rPr>
          <w:noProof/>
        </w:rPr>
        <w:t>:</w:t>
      </w:r>
      <w:r>
        <w:t xml:space="preserve"> Sequence diagram of </w:t>
      </w:r>
      <w:r w:rsidRPr="00B15E3D">
        <w:t>R_ProtoConv_Enqueue</w:t>
      </w:r>
      <w:r w:rsidR="00282196">
        <w:t>Eth</w:t>
      </w:r>
    </w:p>
    <w:p w14:paraId="00841250" w14:textId="77777777" w:rsidR="00F505BE" w:rsidRDefault="00F505BE" w:rsidP="00F505BE">
      <w:pPr>
        <w:spacing w:after="120"/>
      </w:pPr>
    </w:p>
    <w:p w14:paraId="3FB3E863" w14:textId="47720533" w:rsidR="00F505BE" w:rsidRPr="006A3D97" w:rsidRDefault="00224461" w:rsidP="00282196">
      <w:pPr>
        <w:pStyle w:val="Heading3"/>
      </w:pPr>
      <w:r>
        <w:br w:type="column"/>
      </w:r>
      <w:bookmarkStart w:id="488" w:name="_Toc203384036"/>
      <w:r w:rsidR="00F505BE" w:rsidRPr="006A3D97">
        <w:lastRenderedPageBreak/>
        <w:t>R_ProtoConv_</w:t>
      </w:r>
      <w:r w:rsidR="00282196">
        <w:t>De</w:t>
      </w:r>
      <w:r w:rsidR="00F505BE" w:rsidRPr="006A3D97">
        <w:t>queue</w:t>
      </w:r>
      <w:r w:rsidR="00282196">
        <w:t>Eth</w:t>
      </w:r>
      <w:bookmarkEnd w:id="488"/>
    </w:p>
    <w:p w14:paraId="73E6E61E" w14:textId="6778BAF4" w:rsidR="00F505BE" w:rsidRDefault="00282196" w:rsidP="00F505BE">
      <w:pPr>
        <w:jc w:val="center"/>
      </w:pPr>
      <w:r w:rsidRPr="00282196">
        <w:rPr>
          <w:noProof/>
        </w:rPr>
        <w:drawing>
          <wp:inline distT="0" distB="0" distL="0" distR="0" wp14:anchorId="4AD95B42" wp14:editId="67F61B0D">
            <wp:extent cx="4067175" cy="3084195"/>
            <wp:effectExtent l="0" t="0" r="9525" b="1905"/>
            <wp:docPr id="14847691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67175" cy="3084195"/>
                    </a:xfrm>
                    <a:prstGeom prst="rect">
                      <a:avLst/>
                    </a:prstGeom>
                    <a:noFill/>
                    <a:ln>
                      <a:noFill/>
                    </a:ln>
                  </pic:spPr>
                </pic:pic>
              </a:graphicData>
            </a:graphic>
          </wp:inline>
        </w:drawing>
      </w:r>
    </w:p>
    <w:p w14:paraId="7C170A06" w14:textId="7A3DA8BE" w:rsidR="00F505BE" w:rsidRDefault="00F505BE" w:rsidP="00F505BE">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15</w:t>
      </w:r>
      <w:r w:rsidR="009D560C">
        <w:rPr>
          <w:noProof/>
        </w:rPr>
        <w:fldChar w:fldCharType="end"/>
      </w:r>
      <w:r>
        <w:rPr>
          <w:noProof/>
        </w:rPr>
        <w:t>:</w:t>
      </w:r>
      <w:r>
        <w:t xml:space="preserve"> Sequence diagram of </w:t>
      </w:r>
      <w:r w:rsidRPr="00B15E3D">
        <w:t>R_ProtoConv_</w:t>
      </w:r>
      <w:r w:rsidR="00282196">
        <w:t>De</w:t>
      </w:r>
      <w:r w:rsidR="00282196" w:rsidRPr="006A3D97">
        <w:t>queue</w:t>
      </w:r>
      <w:r w:rsidR="00282196">
        <w:t>Eth</w:t>
      </w:r>
    </w:p>
    <w:p w14:paraId="1CAE8084" w14:textId="167B3AE9" w:rsidR="00FD0C0E" w:rsidRDefault="00FD0C0E" w:rsidP="00FD0C0E">
      <w:pPr>
        <w:pStyle w:val="Heading3"/>
      </w:pPr>
      <w:bookmarkStart w:id="489" w:name="_Toc203384037"/>
      <w:r w:rsidRPr="00FD0C0E">
        <w:t>R_ProtoConv_TriggerQueueDataXtoEth</w:t>
      </w:r>
      <w:bookmarkEnd w:id="489"/>
    </w:p>
    <w:p w14:paraId="73A349D5" w14:textId="5835DABC" w:rsidR="00FD0C0E" w:rsidRDefault="00FD0C0E" w:rsidP="004C57A0">
      <w:pPr>
        <w:jc w:val="center"/>
        <w:rPr>
          <w:lang w:eastAsia="en-US"/>
        </w:rPr>
      </w:pPr>
      <w:r w:rsidRPr="00FD0C0E">
        <w:rPr>
          <w:noProof/>
          <w:lang w:eastAsia="en-US"/>
        </w:rPr>
        <w:drawing>
          <wp:inline distT="0" distB="0" distL="0" distR="0" wp14:anchorId="22F91AE4" wp14:editId="3E42BC16">
            <wp:extent cx="5460521" cy="3996964"/>
            <wp:effectExtent l="0" t="0" r="6985" b="3810"/>
            <wp:docPr id="10784205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b="3369"/>
                    <a:stretch/>
                  </pic:blipFill>
                  <pic:spPr bwMode="auto">
                    <a:xfrm>
                      <a:off x="0" y="0"/>
                      <a:ext cx="5472391" cy="4005653"/>
                    </a:xfrm>
                    <a:prstGeom prst="rect">
                      <a:avLst/>
                    </a:prstGeom>
                    <a:noFill/>
                    <a:ln>
                      <a:noFill/>
                    </a:ln>
                    <a:extLst>
                      <a:ext uri="{53640926-AAD7-44D8-BBD7-CCE9431645EC}">
                        <a14:shadowObscured xmlns:a14="http://schemas.microsoft.com/office/drawing/2010/main"/>
                      </a:ext>
                    </a:extLst>
                  </pic:spPr>
                </pic:pic>
              </a:graphicData>
            </a:graphic>
          </wp:inline>
        </w:drawing>
      </w:r>
    </w:p>
    <w:p w14:paraId="360B217A" w14:textId="16162A43" w:rsidR="00FD0C0E" w:rsidRDefault="00FD0C0E" w:rsidP="00FD0C0E">
      <w:pPr>
        <w:pStyle w:val="Caption"/>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16</w:t>
      </w:r>
      <w:r w:rsidR="009D560C">
        <w:rPr>
          <w:noProof/>
        </w:rPr>
        <w:fldChar w:fldCharType="end"/>
      </w:r>
      <w:r>
        <w:rPr>
          <w:noProof/>
        </w:rPr>
        <w:t>:</w:t>
      </w:r>
      <w:r>
        <w:t xml:space="preserve"> Sequence diagram of </w:t>
      </w:r>
      <w:r w:rsidRPr="00FD0C0E">
        <w:t>R_ProtoConv_TriggerQueueDataXtoEth</w:t>
      </w:r>
    </w:p>
    <w:p w14:paraId="64101BEF" w14:textId="77777777" w:rsidR="00FD0C0E" w:rsidRDefault="00FD0C0E" w:rsidP="00FD0C0E">
      <w:pPr>
        <w:spacing w:after="120"/>
      </w:pPr>
    </w:p>
    <w:p w14:paraId="1117B2B0" w14:textId="3E838387" w:rsidR="00184F0D" w:rsidRDefault="00FD0C0E" w:rsidP="004C57A0">
      <w:pPr>
        <w:spacing w:after="120"/>
      </w:pPr>
      <w:r w:rsidRPr="0046020F">
        <w:lastRenderedPageBreak/>
        <w:t>There is no restriction on the calling order of R_</w:t>
      </w:r>
      <w:r>
        <w:t>ProtoConv</w:t>
      </w:r>
      <w:r w:rsidRPr="0046020F">
        <w:t xml:space="preserve">_MainFunction() and </w:t>
      </w:r>
      <w:r w:rsidRPr="00FD0C0E">
        <w:t>R_ProtoConv_TriggerQueueDataXtoEth</w:t>
      </w:r>
      <w:r w:rsidRPr="0046020F">
        <w:t xml:space="preserve">() due to the exclusive control using the interrupt disable </w:t>
      </w:r>
      <w:r>
        <w:t>process (ProtoConv</w:t>
      </w:r>
      <w:r w:rsidRPr="0046020F">
        <w:t>_EnterCriticalUserDef()</w:t>
      </w:r>
      <w:r>
        <w:t xml:space="preserve">) and </w:t>
      </w:r>
      <w:r w:rsidRPr="0046020F">
        <w:t xml:space="preserve">interrupt </w:t>
      </w:r>
      <w:r>
        <w:t>enable</w:t>
      </w:r>
      <w:r w:rsidRPr="0046020F">
        <w:t xml:space="preserve"> process</w:t>
      </w:r>
      <w:r>
        <w:t xml:space="preserve"> ProtoConv</w:t>
      </w:r>
      <w:r w:rsidRPr="0046020F">
        <w:t>_ExitCriticalUserDef()).</w:t>
      </w:r>
      <w:r w:rsidR="00184F0D">
        <w:br w:type="page"/>
      </w:r>
    </w:p>
    <w:p w14:paraId="6DA3F2A1" w14:textId="68756633" w:rsidR="002507CC" w:rsidRDefault="00044341" w:rsidP="00F27F4D">
      <w:pPr>
        <w:pStyle w:val="Heading2"/>
      </w:pPr>
      <w:bookmarkStart w:id="490" w:name="_Toc152082120"/>
      <w:bookmarkStart w:id="491" w:name="_Toc142063262"/>
      <w:bookmarkStart w:id="492" w:name="_Toc142064489"/>
      <w:bookmarkStart w:id="493" w:name="_Toc142665234"/>
      <w:bookmarkStart w:id="494" w:name="_Toc144543568"/>
      <w:bookmarkStart w:id="495" w:name="_Toc144543697"/>
      <w:bookmarkStart w:id="496" w:name="_Toc144543826"/>
      <w:bookmarkStart w:id="497" w:name="_Toc144821951"/>
      <w:bookmarkStart w:id="498" w:name="_Toc203384038"/>
      <w:bookmarkEnd w:id="490"/>
      <w:bookmarkEnd w:id="491"/>
      <w:bookmarkEnd w:id="492"/>
      <w:bookmarkEnd w:id="493"/>
      <w:bookmarkEnd w:id="494"/>
      <w:bookmarkEnd w:id="495"/>
      <w:bookmarkEnd w:id="496"/>
      <w:bookmarkEnd w:id="497"/>
      <w:r>
        <w:rPr>
          <w:rFonts w:hint="eastAsia"/>
        </w:rPr>
        <w:lastRenderedPageBreak/>
        <w:t>E</w:t>
      </w:r>
      <w:r>
        <w:t>rror Handling Sequence</w:t>
      </w:r>
      <w:bookmarkEnd w:id="498"/>
    </w:p>
    <w:p w14:paraId="2E96D60A" w14:textId="59307E68" w:rsidR="00044341" w:rsidRDefault="00044341" w:rsidP="00032018">
      <w:pPr>
        <w:spacing w:after="120"/>
      </w:pPr>
      <w:r w:rsidRPr="00044341">
        <w:t>This section shows Error handling sequence diagrams.</w:t>
      </w:r>
    </w:p>
    <w:p w14:paraId="752D54C4" w14:textId="77777777" w:rsidR="00894787" w:rsidRDefault="00894787" w:rsidP="00F27F4D">
      <w:pPr>
        <w:pStyle w:val="Heading3"/>
      </w:pPr>
      <w:bookmarkStart w:id="499" w:name="_Toc203384039"/>
      <w:r>
        <w:rPr>
          <w:rFonts w:hint="eastAsia"/>
        </w:rPr>
        <w:t>A</w:t>
      </w:r>
      <w:r>
        <w:t>PI error on Protocol Conversion</w:t>
      </w:r>
      <w:bookmarkEnd w:id="499"/>
    </w:p>
    <w:p w14:paraId="6719D9F6" w14:textId="1B9A8BF3" w:rsidR="00894787" w:rsidRDefault="00894787" w:rsidP="00894787">
      <w:pPr>
        <w:spacing w:after="120"/>
      </w:pPr>
      <w:r w:rsidRPr="00044341">
        <w:t xml:space="preserve">The component interface sequence of the API error </w:t>
      </w:r>
      <w:r w:rsidR="00D81DB4">
        <w:t xml:space="preserve">in </w:t>
      </w:r>
      <w:r>
        <w:t>Protocol Conversion</w:t>
      </w:r>
      <w:r w:rsidRPr="00044341">
        <w:t xml:space="preserve"> is shown below.</w:t>
      </w:r>
    </w:p>
    <w:p w14:paraId="51FEA32D" w14:textId="7CF59819" w:rsidR="00894787" w:rsidRDefault="00894787" w:rsidP="00894787">
      <w:pPr>
        <w:keepNext/>
        <w:spacing w:after="120"/>
        <w:jc w:val="center"/>
      </w:pPr>
      <w:r w:rsidRPr="00894787">
        <w:rPr>
          <w:noProof/>
        </w:rPr>
        <w:drawing>
          <wp:inline distT="0" distB="0" distL="0" distR="0" wp14:anchorId="228B6BD9" wp14:editId="5604EF3C">
            <wp:extent cx="3109703" cy="3383280"/>
            <wp:effectExtent l="0" t="0" r="0" b="7620"/>
            <wp:docPr id="32779607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09703" cy="3383280"/>
                    </a:xfrm>
                    <a:prstGeom prst="rect">
                      <a:avLst/>
                    </a:prstGeom>
                    <a:noFill/>
                    <a:ln>
                      <a:noFill/>
                    </a:ln>
                  </pic:spPr>
                </pic:pic>
              </a:graphicData>
            </a:graphic>
          </wp:inline>
        </w:drawing>
      </w:r>
    </w:p>
    <w:p w14:paraId="58181E50" w14:textId="450BEFDB" w:rsidR="00894787" w:rsidRDefault="00894787" w:rsidP="00E10491">
      <w:pPr>
        <w:pStyle w:val="Caption"/>
        <w:rPr>
          <w:rFonts w:eastAsia="Meiryo UI"/>
          <w:szCs w:val="21"/>
        </w:rPr>
      </w:pPr>
      <w:r>
        <w:t xml:space="preserve">Figure </w:t>
      </w:r>
      <w:r w:rsidR="009D560C">
        <w:fldChar w:fldCharType="begin"/>
      </w:r>
      <w:r w:rsidR="009D560C">
        <w:instrText xml:space="preserve"> STYLEREF 1 \s </w:instrText>
      </w:r>
      <w:r w:rsidR="009D560C">
        <w:fldChar w:fldCharType="separate"/>
      </w:r>
      <w:r w:rsidR="009D560C">
        <w:rPr>
          <w:noProof/>
        </w:rPr>
        <w:t>7</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17</w:t>
      </w:r>
      <w:r w:rsidR="009D560C">
        <w:rPr>
          <w:noProof/>
        </w:rPr>
        <w:fldChar w:fldCharType="end"/>
      </w:r>
      <w:r>
        <w:rPr>
          <w:noProof/>
        </w:rPr>
        <w:t>:</w:t>
      </w:r>
      <w:r>
        <w:t xml:space="preserve"> </w:t>
      </w:r>
      <w:r w:rsidRPr="00DF42A0">
        <w:t>Interface Sequence of</w:t>
      </w:r>
      <w:r>
        <w:t xml:space="preserve"> API error in Protocol Conversion</w:t>
      </w:r>
    </w:p>
    <w:p w14:paraId="53A223F1" w14:textId="5C9C94AB" w:rsidR="00184F0D" w:rsidRDefault="00184F0D">
      <w:pPr>
        <w:jc w:val="left"/>
      </w:pPr>
      <w:r>
        <w:br w:type="page"/>
      </w:r>
    </w:p>
    <w:p w14:paraId="2668AA76" w14:textId="011A5D20" w:rsidR="0008344C" w:rsidRPr="00144660" w:rsidRDefault="0008344C" w:rsidP="00684CC4">
      <w:pPr>
        <w:pStyle w:val="Heading1"/>
      </w:pPr>
      <w:bookmarkStart w:id="500" w:name="_Toc142063264"/>
      <w:bookmarkStart w:id="501" w:name="_Toc142064491"/>
      <w:bookmarkStart w:id="502" w:name="_Toc142665236"/>
      <w:bookmarkStart w:id="503" w:name="_Toc144543570"/>
      <w:bookmarkStart w:id="504" w:name="_Toc144543699"/>
      <w:bookmarkStart w:id="505" w:name="_Toc144543828"/>
      <w:bookmarkStart w:id="506" w:name="_Toc144821953"/>
      <w:bookmarkStart w:id="507" w:name="_Toc203384040"/>
      <w:bookmarkEnd w:id="500"/>
      <w:bookmarkEnd w:id="501"/>
      <w:bookmarkEnd w:id="502"/>
      <w:bookmarkEnd w:id="503"/>
      <w:bookmarkEnd w:id="504"/>
      <w:bookmarkEnd w:id="505"/>
      <w:bookmarkEnd w:id="506"/>
      <w:r w:rsidRPr="00984DF1">
        <w:lastRenderedPageBreak/>
        <w:t xml:space="preserve">Data Flow </w:t>
      </w:r>
      <w:r w:rsidRPr="00400E97">
        <w:t>Design</w:t>
      </w:r>
      <w:bookmarkEnd w:id="507"/>
    </w:p>
    <w:p w14:paraId="007183EC" w14:textId="79478A3E" w:rsidR="00002883" w:rsidRDefault="00337C6C" w:rsidP="00D52988">
      <w:pPr>
        <w:pStyle w:val="TraceID"/>
      </w:pPr>
      <w:bookmarkStart w:id="508" w:name="_Hlk26878842"/>
      <w:r w:rsidRPr="00337C6C">
        <w:t>[iso26-18_p6_7.4.5]</w:t>
      </w:r>
      <w:r w:rsidR="008C6A7E">
        <w:t xml:space="preserve"> b</w:t>
      </w:r>
      <w:bookmarkEnd w:id="508"/>
    </w:p>
    <w:p w14:paraId="2200AFC0" w14:textId="633A1649" w:rsidR="00AD77AB" w:rsidRPr="00A50036" w:rsidRDefault="00AD77AB" w:rsidP="00032018">
      <w:pPr>
        <w:spacing w:after="120"/>
        <w:rPr>
          <w:lang w:val="en-GB"/>
        </w:rPr>
      </w:pPr>
      <w:r w:rsidRPr="00A50036">
        <w:rPr>
          <w:rFonts w:hint="eastAsia"/>
          <w:lang w:val="en-GB"/>
        </w:rPr>
        <w:t xml:space="preserve">- </w:t>
      </w:r>
      <w:r w:rsidRPr="00A50036">
        <w:rPr>
          <w:lang w:val="en-GB"/>
        </w:rPr>
        <w:t>[x-y] in the figure shows Functionality (x) and Function Overview (y) of</w:t>
      </w:r>
      <w:r w:rsidR="00231C83">
        <w:rPr>
          <w:lang w:val="en-GB"/>
        </w:rPr>
        <w:t xml:space="preserve"> </w:t>
      </w:r>
      <w:r w:rsidR="00231C83">
        <w:rPr>
          <w:lang w:val="en-GB"/>
        </w:rPr>
        <w:fldChar w:fldCharType="begin"/>
      </w:r>
      <w:r w:rsidR="00231C83">
        <w:rPr>
          <w:lang w:val="en-GB"/>
        </w:rPr>
        <w:instrText xml:space="preserve"> REF _Ref101442168 \h </w:instrText>
      </w:r>
      <w:r w:rsidR="00231C83">
        <w:rPr>
          <w:lang w:val="en-GB"/>
        </w:rPr>
      </w:r>
      <w:r w:rsidR="00231C83">
        <w:rPr>
          <w:lang w:val="en-GB"/>
        </w:rPr>
        <w:fldChar w:fldCharType="separate"/>
      </w:r>
      <w:r w:rsidR="009D560C" w:rsidRPr="00D42233">
        <w:t xml:space="preserve">Figure </w:t>
      </w:r>
      <w:r w:rsidR="009D560C">
        <w:rPr>
          <w:noProof/>
        </w:rPr>
        <w:t>8</w:t>
      </w:r>
      <w:r w:rsidR="009D560C" w:rsidRPr="00123AB9">
        <w:noBreakHyphen/>
      </w:r>
      <w:r w:rsidR="009D560C">
        <w:rPr>
          <w:noProof/>
        </w:rPr>
        <w:t>1</w:t>
      </w:r>
      <w:r w:rsidR="00231C83">
        <w:rPr>
          <w:lang w:val="en-GB"/>
        </w:rPr>
        <w:fldChar w:fldCharType="end"/>
      </w:r>
      <w:r w:rsidR="00231C83">
        <w:rPr>
          <w:lang w:val="en-GB"/>
        </w:rPr>
        <w:t>.</w:t>
      </w:r>
    </w:p>
    <w:p w14:paraId="32BFBC5C" w14:textId="2C9CA21E" w:rsidR="00123AB9" w:rsidRPr="00D46B12" w:rsidRDefault="00AD77AB" w:rsidP="00032018">
      <w:pPr>
        <w:spacing w:after="120"/>
        <w:jc w:val="left"/>
        <w:rPr>
          <w:rFonts w:cs="Arial"/>
          <w:b/>
          <w:bCs/>
          <w:szCs w:val="20"/>
        </w:rPr>
      </w:pPr>
      <w:r w:rsidRPr="00A50036">
        <w:rPr>
          <w:rFonts w:hint="eastAsia"/>
          <w:lang w:val="en-GB"/>
        </w:rPr>
        <w:t xml:space="preserve">- </w:t>
      </w:r>
      <w:r w:rsidRPr="00A50036">
        <w:rPr>
          <w:lang w:val="en-GB"/>
        </w:rPr>
        <w:t>The relationship between Functionality used in</w:t>
      </w:r>
      <w:r w:rsidR="00DF70C6">
        <w:rPr>
          <w:lang w:val="en-GB"/>
        </w:rPr>
        <w:t xml:space="preserve"> </w:t>
      </w:r>
      <w:r>
        <w:rPr>
          <w:b/>
          <w:bCs/>
          <w:szCs w:val="21"/>
          <w:lang w:val="en-GB"/>
        </w:rPr>
        <w:fldChar w:fldCharType="begin"/>
      </w:r>
      <w:r>
        <w:rPr>
          <w:lang w:val="en-GB"/>
        </w:rPr>
        <w:instrText xml:space="preserve"> REF _Ref74158988 \h </w:instrText>
      </w:r>
      <w:r w:rsidR="006F6752">
        <w:rPr>
          <w:lang w:val="en-GB"/>
        </w:rPr>
        <w:instrText xml:space="preserve"> \* MERGEFORMAT </w:instrText>
      </w:r>
      <w:r>
        <w:rPr>
          <w:b/>
          <w:bCs/>
          <w:szCs w:val="21"/>
          <w:lang w:val="en-GB"/>
        </w:rPr>
      </w:r>
      <w:r>
        <w:rPr>
          <w:b/>
          <w:bCs/>
          <w:szCs w:val="21"/>
          <w:lang w:val="en-GB"/>
        </w:rPr>
        <w:fldChar w:fldCharType="separate"/>
      </w:r>
      <w:r w:rsidR="009D560C" w:rsidRPr="00D42233">
        <w:rPr>
          <w:noProof/>
        </w:rPr>
        <w:t>Figure</w:t>
      </w:r>
      <w:r w:rsidR="009D560C" w:rsidRPr="00D42233">
        <w:t xml:space="preserve"> </w:t>
      </w:r>
      <w:r w:rsidR="009D560C">
        <w:rPr>
          <w:noProof/>
        </w:rPr>
        <w:t>8</w:t>
      </w:r>
      <w:r w:rsidR="009D560C" w:rsidRPr="00123AB9">
        <w:rPr>
          <w:noProof/>
        </w:rPr>
        <w:noBreakHyphen/>
      </w:r>
      <w:r w:rsidR="009D560C">
        <w:rPr>
          <w:noProof/>
        </w:rPr>
        <w:t>1</w:t>
      </w:r>
      <w:r>
        <w:rPr>
          <w:lang w:val="en-GB"/>
        </w:rPr>
        <w:fldChar w:fldCharType="end"/>
      </w:r>
      <w:r>
        <w:rPr>
          <w:lang w:val="en-GB"/>
        </w:rPr>
        <w:t xml:space="preserve"> </w:t>
      </w:r>
      <w:r w:rsidRPr="00A50036">
        <w:rPr>
          <w:lang w:val="en-GB"/>
        </w:rPr>
        <w:t>and sub</w:t>
      </w:r>
      <w:r w:rsidR="001379BE">
        <w:rPr>
          <w:lang w:val="en-GB"/>
        </w:rPr>
        <w:t>-</w:t>
      </w:r>
      <w:r w:rsidRPr="00A50036">
        <w:rPr>
          <w:lang w:val="en-GB"/>
        </w:rPr>
        <w:t xml:space="preserve">components of </w:t>
      </w:r>
      <w:r w:rsidR="0045362C">
        <w:rPr>
          <w:lang w:val="en-GB"/>
        </w:rPr>
        <w:t>Protocol Conversion</w:t>
      </w:r>
      <w:r w:rsidRPr="00A50036">
        <w:rPr>
          <w:lang w:val="en-GB"/>
        </w:rPr>
        <w:t xml:space="preserve"> is shown in</w:t>
      </w:r>
      <w:r w:rsidR="003F607B">
        <w:rPr>
          <w:lang w:val="en-GB"/>
        </w:rPr>
        <w:t xml:space="preserve"> </w:t>
      </w:r>
      <w:r w:rsidR="00E15228" w:rsidRPr="00885DC3">
        <w:rPr>
          <w:lang w:val="en-GB"/>
        </w:rPr>
        <w:fldChar w:fldCharType="begin"/>
      </w:r>
      <w:r w:rsidR="00E15228" w:rsidRPr="00885DC3">
        <w:rPr>
          <w:lang w:val="en-GB"/>
        </w:rPr>
        <w:instrText xml:space="preserve"> REF _Ref149322601 \h </w:instrText>
      </w:r>
      <w:r w:rsidR="00885DC3" w:rsidRPr="00885DC3">
        <w:rPr>
          <w:lang w:val="en-GB"/>
        </w:rPr>
        <w:instrText xml:space="preserve"> \* MERGEFORMAT </w:instrText>
      </w:r>
      <w:r w:rsidR="00E15228" w:rsidRPr="00885DC3">
        <w:rPr>
          <w:lang w:val="en-GB"/>
        </w:rPr>
      </w:r>
      <w:r w:rsidR="00E15228" w:rsidRPr="00885DC3">
        <w:rPr>
          <w:lang w:val="en-GB"/>
        </w:rPr>
        <w:fldChar w:fldCharType="separate"/>
      </w:r>
      <w:r w:rsidR="009D560C" w:rsidRPr="00AF2D8E">
        <w:rPr>
          <w:szCs w:val="21"/>
        </w:rPr>
        <w:t xml:space="preserve">Table </w:t>
      </w:r>
      <w:r w:rsidR="009D560C" w:rsidRPr="00AF2D8E">
        <w:rPr>
          <w:noProof/>
          <w:szCs w:val="21"/>
        </w:rPr>
        <w:t>8</w:t>
      </w:r>
      <w:r w:rsidR="009D560C" w:rsidRPr="00AF2D8E">
        <w:rPr>
          <w:noProof/>
          <w:szCs w:val="21"/>
        </w:rPr>
        <w:noBreakHyphen/>
        <w:t>1</w:t>
      </w:r>
      <w:r w:rsidR="009D560C" w:rsidRPr="00A925F7">
        <w:rPr>
          <w:b/>
          <w:bCs/>
          <w:szCs w:val="21"/>
        </w:rPr>
        <w:t xml:space="preserve">: </w:t>
      </w:r>
      <w:r w:rsidR="009D560C" w:rsidRPr="00A925F7">
        <w:rPr>
          <w:rStyle w:val="Strong"/>
        </w:rPr>
        <w:t>Conventions</w:t>
      </w:r>
      <w:r w:rsidR="00E15228" w:rsidRPr="00885DC3">
        <w:rPr>
          <w:lang w:val="en-GB"/>
        </w:rPr>
        <w:fldChar w:fldCharType="end"/>
      </w:r>
      <w:r w:rsidR="003F607B" w:rsidRPr="00D46B12">
        <w:rPr>
          <w:rFonts w:cs="Arial"/>
          <w:b/>
          <w:bCs/>
          <w:szCs w:val="20"/>
        </w:rPr>
        <w:t>.</w:t>
      </w:r>
    </w:p>
    <w:p w14:paraId="745A429E" w14:textId="1D781ED2" w:rsidR="00C10EF9" w:rsidRPr="00D52988" w:rsidRDefault="00E15228" w:rsidP="00032018">
      <w:pPr>
        <w:spacing w:after="120"/>
        <w:jc w:val="center"/>
        <w:rPr>
          <w:b/>
          <w:bCs/>
        </w:rPr>
      </w:pPr>
      <w:bookmarkStart w:id="509" w:name="_Hlk149322600"/>
      <w:bookmarkStart w:id="510" w:name="_Ref149322601"/>
      <w:r w:rsidRPr="00A925F7">
        <w:rPr>
          <w:b/>
          <w:bCs/>
          <w:szCs w:val="21"/>
        </w:rPr>
        <w:t xml:space="preserve">Table </w:t>
      </w:r>
      <w:r>
        <w:rPr>
          <w:b/>
          <w:bCs/>
          <w:szCs w:val="21"/>
        </w:rPr>
        <w:fldChar w:fldCharType="begin"/>
      </w:r>
      <w:r>
        <w:rPr>
          <w:b/>
          <w:bCs/>
          <w:szCs w:val="21"/>
        </w:rPr>
        <w:instrText xml:space="preserve"> STYLEREF 1 \s </w:instrText>
      </w:r>
      <w:r>
        <w:rPr>
          <w:b/>
          <w:bCs/>
          <w:szCs w:val="21"/>
        </w:rPr>
        <w:fldChar w:fldCharType="separate"/>
      </w:r>
      <w:r w:rsidR="009D560C">
        <w:rPr>
          <w:b/>
          <w:bCs/>
          <w:noProof/>
          <w:szCs w:val="21"/>
        </w:rPr>
        <w:t>8</w:t>
      </w:r>
      <w:r>
        <w:rPr>
          <w:b/>
          <w:bCs/>
          <w:szCs w:val="21"/>
        </w:rPr>
        <w:fldChar w:fldCharType="end"/>
      </w:r>
      <w:r>
        <w:rPr>
          <w:b/>
          <w:bCs/>
          <w:szCs w:val="21"/>
        </w:rPr>
        <w:noBreakHyphen/>
      </w:r>
      <w:r>
        <w:rPr>
          <w:b/>
          <w:bCs/>
          <w:szCs w:val="21"/>
        </w:rPr>
        <w:fldChar w:fldCharType="begin"/>
      </w:r>
      <w:r>
        <w:rPr>
          <w:b/>
          <w:bCs/>
          <w:szCs w:val="21"/>
        </w:rPr>
        <w:instrText xml:space="preserve"> SEQ Table \* ARABIC \s 1 </w:instrText>
      </w:r>
      <w:r>
        <w:rPr>
          <w:b/>
          <w:bCs/>
          <w:szCs w:val="21"/>
        </w:rPr>
        <w:fldChar w:fldCharType="separate"/>
      </w:r>
      <w:r w:rsidR="009D560C">
        <w:rPr>
          <w:b/>
          <w:bCs/>
          <w:noProof/>
          <w:szCs w:val="21"/>
        </w:rPr>
        <w:t>1</w:t>
      </w:r>
      <w:r>
        <w:rPr>
          <w:b/>
          <w:bCs/>
          <w:szCs w:val="21"/>
        </w:rPr>
        <w:fldChar w:fldCharType="end"/>
      </w:r>
      <w:bookmarkEnd w:id="509"/>
      <w:r w:rsidRPr="00A925F7">
        <w:rPr>
          <w:b/>
          <w:bCs/>
          <w:szCs w:val="21"/>
        </w:rPr>
        <w:t xml:space="preserve">: </w:t>
      </w:r>
      <w:r w:rsidR="00B10E03" w:rsidRPr="00A925F7">
        <w:rPr>
          <w:rStyle w:val="Strong"/>
        </w:rPr>
        <w:t>Conventions</w:t>
      </w:r>
      <w:bookmarkEnd w:id="510"/>
    </w:p>
    <w:p w14:paraId="71028938" w14:textId="16A635DE" w:rsidR="006238D5" w:rsidRPr="00D46B12" w:rsidRDefault="006238D5" w:rsidP="00032018">
      <w:pPr>
        <w:spacing w:after="120"/>
        <w:jc w:val="center"/>
        <w:rPr>
          <w:b/>
          <w:bCs/>
          <w:lang w:val="en-GB"/>
        </w:rPr>
      </w:pPr>
    </w:p>
    <w:p w14:paraId="37E25EAC" w14:textId="77777777" w:rsidR="00AD77AB" w:rsidRDefault="006238D5" w:rsidP="00032018">
      <w:pPr>
        <w:spacing w:after="120"/>
      </w:pPr>
      <w:r w:rsidRPr="00F17EF4">
        <w:object w:dxaOrig="9841" w:dyaOrig="2641" w14:anchorId="2D83526F">
          <v:shape id="_x0000_i1051" type="#_x0000_t75" style="width:496.5pt;height:130.25pt" o:ole="">
            <v:imagedata r:id="rId54" o:title=""/>
          </v:shape>
          <o:OLEObject Type="Embed" ProgID="Visio.Drawing.15" ShapeID="_x0000_i1051" DrawAspect="Content" ObjectID="_1847285794" r:id="rId55"/>
        </w:object>
      </w:r>
    </w:p>
    <w:p w14:paraId="565A804F" w14:textId="4EAB20C5" w:rsidR="00D52988" w:rsidRPr="00A50036" w:rsidRDefault="00D52988" w:rsidP="00F27F4D">
      <w:pPr>
        <w:pStyle w:val="Heading2"/>
        <w:rPr>
          <w:lang w:val="en-GB"/>
        </w:rPr>
      </w:pPr>
      <w:bookmarkStart w:id="511" w:name="_Toc203384041"/>
      <w:r w:rsidRPr="001379BE">
        <w:rPr>
          <w:rFonts w:hint="eastAsia"/>
        </w:rPr>
        <w:t>R</w:t>
      </w:r>
      <w:r>
        <w:rPr>
          <w:lang w:val="en-GB"/>
        </w:rPr>
        <w:t>_</w:t>
      </w:r>
      <w:r w:rsidR="000F4E6D">
        <w:rPr>
          <w:lang w:val="en-GB"/>
        </w:rPr>
        <w:t>ProtoConv</w:t>
      </w:r>
      <w:r>
        <w:rPr>
          <w:lang w:val="en-GB"/>
        </w:rPr>
        <w:t>_</w:t>
      </w:r>
      <w:r w:rsidRPr="001379BE">
        <w:t>Init</w:t>
      </w:r>
      <w:bookmarkEnd w:id="511"/>
    </w:p>
    <w:p w14:paraId="58434504" w14:textId="122DFE03" w:rsidR="00CF4731" w:rsidRDefault="007353BA" w:rsidP="00032018">
      <w:pPr>
        <w:spacing w:after="120"/>
        <w:rPr>
          <w:rFonts w:eastAsia="Meiryo UI"/>
          <w:lang w:val="en-GB"/>
        </w:rPr>
      </w:pPr>
      <w:r w:rsidRPr="007353BA">
        <w:t xml:space="preserve"> </w:t>
      </w:r>
      <w:r w:rsidR="0039127D" w:rsidRPr="0039127D">
        <w:rPr>
          <w:noProof/>
        </w:rPr>
        <w:drawing>
          <wp:inline distT="0" distB="0" distL="0" distR="0" wp14:anchorId="527CC54E" wp14:editId="4901E8FA">
            <wp:extent cx="6376035" cy="3072765"/>
            <wp:effectExtent l="0" t="0" r="5715" b="0"/>
            <wp:docPr id="9811320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76035" cy="3072765"/>
                    </a:xfrm>
                    <a:prstGeom prst="rect">
                      <a:avLst/>
                    </a:prstGeom>
                    <a:noFill/>
                    <a:ln>
                      <a:noFill/>
                    </a:ln>
                  </pic:spPr>
                </pic:pic>
              </a:graphicData>
            </a:graphic>
          </wp:inline>
        </w:drawing>
      </w:r>
    </w:p>
    <w:p w14:paraId="3DA56B6E" w14:textId="37EAC84B" w:rsidR="006B568E" w:rsidRPr="00596B95" w:rsidRDefault="0008344C" w:rsidP="00E10491">
      <w:pPr>
        <w:pStyle w:val="Caption"/>
      </w:pPr>
      <w:bookmarkStart w:id="512" w:name="_Ref74158988"/>
      <w:bookmarkStart w:id="513" w:name="_Ref101442168"/>
      <w:bookmarkStart w:id="514" w:name="_Ref101443769"/>
      <w:r w:rsidRPr="00D42233">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3B0D12" w:rsidRPr="00123AB9">
        <w:noBreakHyphen/>
      </w:r>
      <w:r w:rsidR="009D560C">
        <w:fldChar w:fldCharType="begin"/>
      </w:r>
      <w:r w:rsidR="009D560C">
        <w:instrText xml:space="preserve"> SEQ Figure \* ARABIC \s 1 </w:instrText>
      </w:r>
      <w:r w:rsidR="009D560C">
        <w:fldChar w:fldCharType="separate"/>
      </w:r>
      <w:r w:rsidR="009D560C">
        <w:rPr>
          <w:noProof/>
        </w:rPr>
        <w:t>1</w:t>
      </w:r>
      <w:r w:rsidR="009D560C">
        <w:rPr>
          <w:noProof/>
        </w:rPr>
        <w:fldChar w:fldCharType="end"/>
      </w:r>
      <w:bookmarkEnd w:id="512"/>
      <w:bookmarkEnd w:id="513"/>
      <w:r w:rsidRPr="00D42233">
        <w:t>: Data Flow diagram</w:t>
      </w:r>
      <w:r w:rsidR="005D7A09">
        <w:t xml:space="preserve"> (R_</w:t>
      </w:r>
      <w:r w:rsidR="000F4E6D">
        <w:t>ProtoConv</w:t>
      </w:r>
      <w:r w:rsidR="005D7A09">
        <w:t>_Init)</w:t>
      </w:r>
      <w:bookmarkEnd w:id="514"/>
    </w:p>
    <w:p w14:paraId="76DDACC3" w14:textId="35591087" w:rsidR="00203649" w:rsidRDefault="00713BA5" w:rsidP="00032018">
      <w:pPr>
        <w:spacing w:after="120"/>
      </w:pPr>
      <w:bookmarkStart w:id="515" w:name="_Ref101428978"/>
      <w:bookmarkStart w:id="516" w:name="_Ref101428707"/>
      <w:r>
        <w:br w:type="page"/>
      </w:r>
    </w:p>
    <w:p w14:paraId="3526837C" w14:textId="2E80D5AD" w:rsidR="00596B95" w:rsidRDefault="00596B95" w:rsidP="00E10491">
      <w:pPr>
        <w:pStyle w:val="Caption"/>
      </w:pPr>
      <w:r>
        <w:lastRenderedPageBreak/>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2</w:t>
      </w:r>
      <w:r w:rsidR="009D560C">
        <w:rPr>
          <w:noProof/>
        </w:rPr>
        <w:fldChar w:fldCharType="end"/>
      </w:r>
      <w:bookmarkEnd w:id="515"/>
      <w:r w:rsidR="001379BE">
        <w:rPr>
          <w:noProof/>
        </w:rPr>
        <w:t>:</w:t>
      </w:r>
      <w:r>
        <w:rPr>
          <w:rFonts w:hint="eastAsia"/>
        </w:rPr>
        <w:t xml:space="preserve"> </w:t>
      </w:r>
      <w:r>
        <w:rPr>
          <w:rFonts w:hint="eastAsia"/>
          <w:lang w:val="en-GB"/>
        </w:rPr>
        <w:t>R</w:t>
      </w:r>
      <w:r>
        <w:rPr>
          <w:lang w:val="en-GB"/>
        </w:rPr>
        <w:t>_</w:t>
      </w:r>
      <w:r w:rsidR="000F4E6D">
        <w:rPr>
          <w:lang w:val="en-GB"/>
        </w:rPr>
        <w:t>ProtoConv</w:t>
      </w:r>
      <w:r>
        <w:rPr>
          <w:lang w:val="en-GB"/>
        </w:rPr>
        <w:t>_Init</w:t>
      </w:r>
      <w:bookmarkEnd w:id="516"/>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842"/>
        <w:gridCol w:w="567"/>
        <w:gridCol w:w="5103"/>
        <w:gridCol w:w="2127"/>
      </w:tblGrid>
      <w:tr w:rsidR="0008344C" w:rsidRPr="00F05069" w14:paraId="311FF7B3" w14:textId="77777777" w:rsidTr="001379BE">
        <w:trPr>
          <w:jc w:val="center"/>
        </w:trPr>
        <w:tc>
          <w:tcPr>
            <w:tcW w:w="2263" w:type="dxa"/>
            <w:gridSpan w:val="2"/>
            <w:shd w:val="clear" w:color="auto" w:fill="D9D9D9"/>
          </w:tcPr>
          <w:p w14:paraId="509629F5" w14:textId="77777777" w:rsidR="0008344C" w:rsidRPr="003E31F8" w:rsidRDefault="0008344C" w:rsidP="00032018">
            <w:pPr>
              <w:tabs>
                <w:tab w:val="left" w:pos="864"/>
              </w:tabs>
              <w:overflowPunct w:val="0"/>
              <w:autoSpaceDE w:val="0"/>
              <w:autoSpaceDN w:val="0"/>
              <w:adjustRightInd w:val="0"/>
              <w:jc w:val="left"/>
              <w:textAlignment w:val="baseline"/>
              <w:rPr>
                <w:rStyle w:val="Strong"/>
                <w:rFonts w:cs="Arial"/>
                <w:b w:val="0"/>
                <w:bCs w:val="0"/>
                <w:szCs w:val="20"/>
              </w:rPr>
            </w:pPr>
            <w:r w:rsidRPr="003E31F8">
              <w:rPr>
                <w:rStyle w:val="Strong"/>
              </w:rPr>
              <w:t xml:space="preserve"> API Function</w:t>
            </w:r>
          </w:p>
        </w:tc>
        <w:tc>
          <w:tcPr>
            <w:tcW w:w="5670" w:type="dxa"/>
            <w:gridSpan w:val="2"/>
            <w:shd w:val="clear" w:color="auto" w:fill="D9D9D9"/>
          </w:tcPr>
          <w:p w14:paraId="2BD47193" w14:textId="77777777" w:rsidR="0008344C" w:rsidRPr="003E31F8" w:rsidRDefault="0008344C" w:rsidP="00032018">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2127" w:type="dxa"/>
            <w:shd w:val="clear" w:color="auto" w:fill="D9D9D9"/>
          </w:tcPr>
          <w:p w14:paraId="1015D884" w14:textId="77777777" w:rsidR="0008344C" w:rsidRPr="003E31F8" w:rsidRDefault="0008344C" w:rsidP="00032018">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08344C" w:rsidRPr="00F05069" w14:paraId="2AD4C832" w14:textId="77777777" w:rsidTr="001379BE">
        <w:trPr>
          <w:trHeight w:val="155"/>
          <w:jc w:val="center"/>
        </w:trPr>
        <w:tc>
          <w:tcPr>
            <w:tcW w:w="421" w:type="dxa"/>
            <w:vMerge w:val="restart"/>
          </w:tcPr>
          <w:p w14:paraId="326E6D43" w14:textId="2412B8C3" w:rsidR="0008344C" w:rsidRPr="00A50036" w:rsidRDefault="003E31F8" w:rsidP="00032018">
            <w:pPr>
              <w:pStyle w:val="a1"/>
              <w:spacing w:before="0" w:after="0"/>
              <w:jc w:val="center"/>
              <w:rPr>
                <w:lang w:eastAsia="ja-JP"/>
              </w:rPr>
            </w:pPr>
            <w:r>
              <w:rPr>
                <w:rFonts w:hint="eastAsia"/>
                <w:lang w:eastAsia="ja-JP"/>
              </w:rPr>
              <w:t>1</w:t>
            </w:r>
          </w:p>
        </w:tc>
        <w:tc>
          <w:tcPr>
            <w:tcW w:w="1842" w:type="dxa"/>
            <w:vMerge w:val="restart"/>
          </w:tcPr>
          <w:p w14:paraId="51627802" w14:textId="48888E40" w:rsidR="0008344C" w:rsidRPr="003E31F8" w:rsidRDefault="003E31F8" w:rsidP="00032018">
            <w:pPr>
              <w:pStyle w:val="a1"/>
              <w:spacing w:before="0" w:after="0"/>
              <w:jc w:val="left"/>
            </w:pPr>
            <w:r w:rsidRPr="003E31F8">
              <w:t>R_</w:t>
            </w:r>
            <w:r w:rsidR="000F4E6D">
              <w:t>ProtoConv</w:t>
            </w:r>
            <w:r w:rsidRPr="003E31F8">
              <w:t>_Init</w:t>
            </w:r>
          </w:p>
        </w:tc>
        <w:tc>
          <w:tcPr>
            <w:tcW w:w="567" w:type="dxa"/>
          </w:tcPr>
          <w:p w14:paraId="49A2C84E" w14:textId="77777777" w:rsidR="0008344C" w:rsidRPr="003E31F8" w:rsidRDefault="0008344C" w:rsidP="00032018">
            <w:pPr>
              <w:pStyle w:val="a1"/>
              <w:spacing w:before="0" w:after="0"/>
              <w:jc w:val="center"/>
            </w:pPr>
            <w:r w:rsidRPr="003E31F8">
              <w:t>1</w:t>
            </w:r>
          </w:p>
        </w:tc>
        <w:tc>
          <w:tcPr>
            <w:tcW w:w="5103" w:type="dxa"/>
          </w:tcPr>
          <w:p w14:paraId="7A54D533" w14:textId="49A08E91" w:rsidR="003E31F8" w:rsidRPr="003E31F8" w:rsidRDefault="003E31F8" w:rsidP="00032018">
            <w:pPr>
              <w:pStyle w:val="a1"/>
              <w:spacing w:before="0" w:after="0"/>
              <w:jc w:val="left"/>
            </w:pPr>
            <w:r w:rsidRPr="003E31F8">
              <w:t xml:space="preserve">The User Application initializes </w:t>
            </w:r>
            <w:r w:rsidR="0045362C">
              <w:t>Protocol Conversion</w:t>
            </w:r>
            <w:r w:rsidRPr="003E31F8">
              <w:t>.</w:t>
            </w:r>
          </w:p>
          <w:p w14:paraId="2383F4FC" w14:textId="77777777" w:rsidR="003E31F8" w:rsidRPr="003E31F8" w:rsidRDefault="003E31F8" w:rsidP="00032018">
            <w:pPr>
              <w:pStyle w:val="a1"/>
              <w:spacing w:before="0" w:after="0"/>
              <w:jc w:val="left"/>
            </w:pPr>
            <w:r w:rsidRPr="003E31F8">
              <w:t>Therefore, specify the following data and call API.</w:t>
            </w:r>
          </w:p>
          <w:p w14:paraId="492B980C" w14:textId="185A358D" w:rsidR="0008344C" w:rsidRPr="003E31F8" w:rsidRDefault="003E31F8" w:rsidP="00032018">
            <w:pPr>
              <w:pStyle w:val="a1"/>
              <w:spacing w:before="0" w:after="0"/>
              <w:jc w:val="left"/>
            </w:pPr>
            <w:r w:rsidRPr="003E31F8">
              <w:t>- Pointer to the initialization configuration.</w:t>
            </w:r>
          </w:p>
        </w:tc>
        <w:tc>
          <w:tcPr>
            <w:tcW w:w="2127" w:type="dxa"/>
            <w:vMerge w:val="restart"/>
          </w:tcPr>
          <w:p w14:paraId="256EE85C" w14:textId="652442A6" w:rsidR="0008344C" w:rsidRPr="00A50036" w:rsidRDefault="003E31F8" w:rsidP="00032018">
            <w:pPr>
              <w:pStyle w:val="a1"/>
              <w:spacing w:before="0" w:after="0"/>
              <w:jc w:val="left"/>
            </w:pPr>
            <w:r>
              <w:t>API Layer</w:t>
            </w:r>
          </w:p>
        </w:tc>
      </w:tr>
      <w:tr w:rsidR="0008344C" w:rsidRPr="00F05069" w14:paraId="2759A28F" w14:textId="77777777" w:rsidTr="001379BE">
        <w:trPr>
          <w:trHeight w:val="155"/>
          <w:jc w:val="center"/>
        </w:trPr>
        <w:tc>
          <w:tcPr>
            <w:tcW w:w="421" w:type="dxa"/>
            <w:vMerge/>
          </w:tcPr>
          <w:p w14:paraId="4010F789" w14:textId="77777777" w:rsidR="0008344C" w:rsidRPr="00F05069" w:rsidRDefault="0008344C"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65F526A6" w14:textId="77777777" w:rsidR="0008344C" w:rsidRPr="003E31F8" w:rsidRDefault="0008344C" w:rsidP="00032018">
            <w:pPr>
              <w:pStyle w:val="a1"/>
              <w:spacing w:before="0" w:after="0"/>
              <w:jc w:val="left"/>
            </w:pPr>
          </w:p>
        </w:tc>
        <w:tc>
          <w:tcPr>
            <w:tcW w:w="567" w:type="dxa"/>
          </w:tcPr>
          <w:p w14:paraId="08D88D05" w14:textId="77777777" w:rsidR="0008344C" w:rsidRPr="003E31F8" w:rsidRDefault="0008344C" w:rsidP="00032018">
            <w:pPr>
              <w:pStyle w:val="a1"/>
              <w:spacing w:before="0" w:after="0"/>
              <w:jc w:val="center"/>
            </w:pPr>
            <w:r w:rsidRPr="003E31F8">
              <w:rPr>
                <w:rFonts w:hint="eastAsia"/>
              </w:rPr>
              <w:t>2</w:t>
            </w:r>
          </w:p>
        </w:tc>
        <w:tc>
          <w:tcPr>
            <w:tcW w:w="5103" w:type="dxa"/>
          </w:tcPr>
          <w:p w14:paraId="163DCE07" w14:textId="1E5EEC81" w:rsidR="003E31F8" w:rsidRDefault="003E31F8" w:rsidP="00032018">
            <w:pPr>
              <w:pStyle w:val="a1"/>
              <w:spacing w:before="0" w:after="0"/>
              <w:jc w:val="left"/>
            </w:pPr>
            <w:r>
              <w:t>Reads the following data.</w:t>
            </w:r>
          </w:p>
          <w:p w14:paraId="43390DFE" w14:textId="5C15ABBF" w:rsidR="0008344C" w:rsidRPr="003E31F8" w:rsidRDefault="003E31F8" w:rsidP="00032018">
            <w:pPr>
              <w:pStyle w:val="a1"/>
              <w:spacing w:before="0" w:after="0"/>
              <w:jc w:val="left"/>
            </w:pPr>
            <w:r>
              <w:t>- Initialization configuration.</w:t>
            </w:r>
          </w:p>
        </w:tc>
        <w:tc>
          <w:tcPr>
            <w:tcW w:w="2127" w:type="dxa"/>
            <w:vMerge/>
          </w:tcPr>
          <w:p w14:paraId="7EDAB4DE" w14:textId="77777777" w:rsidR="0008344C" w:rsidRPr="0064594D" w:rsidRDefault="0008344C" w:rsidP="00032018">
            <w:pPr>
              <w:tabs>
                <w:tab w:val="left" w:pos="864"/>
              </w:tabs>
              <w:overflowPunct w:val="0"/>
              <w:autoSpaceDE w:val="0"/>
              <w:autoSpaceDN w:val="0"/>
              <w:adjustRightInd w:val="0"/>
              <w:jc w:val="left"/>
              <w:textAlignment w:val="baseline"/>
              <w:rPr>
                <w:rFonts w:eastAsia="Meiryo UI" w:cs="Arial"/>
                <w:szCs w:val="20"/>
              </w:rPr>
            </w:pPr>
          </w:p>
        </w:tc>
      </w:tr>
      <w:tr w:rsidR="0008344C" w:rsidRPr="00F05069" w14:paraId="3F9D9C62" w14:textId="77777777" w:rsidTr="001379BE">
        <w:trPr>
          <w:trHeight w:val="155"/>
          <w:jc w:val="center"/>
        </w:trPr>
        <w:tc>
          <w:tcPr>
            <w:tcW w:w="421" w:type="dxa"/>
            <w:vMerge/>
          </w:tcPr>
          <w:p w14:paraId="34BE0FCE" w14:textId="77777777" w:rsidR="0008344C" w:rsidRPr="00F05069" w:rsidRDefault="0008344C"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7A713317" w14:textId="77777777" w:rsidR="0008344C" w:rsidRPr="003E31F8" w:rsidRDefault="0008344C" w:rsidP="00032018">
            <w:pPr>
              <w:pStyle w:val="a1"/>
              <w:spacing w:before="0" w:after="0"/>
              <w:jc w:val="left"/>
            </w:pPr>
          </w:p>
        </w:tc>
        <w:tc>
          <w:tcPr>
            <w:tcW w:w="567" w:type="dxa"/>
          </w:tcPr>
          <w:p w14:paraId="63C1F0B7" w14:textId="77777777" w:rsidR="0008344C" w:rsidRPr="003E31F8" w:rsidRDefault="0008344C" w:rsidP="00032018">
            <w:pPr>
              <w:pStyle w:val="a1"/>
              <w:spacing w:before="0" w:after="0"/>
              <w:jc w:val="center"/>
            </w:pPr>
            <w:r w:rsidRPr="003E31F8">
              <w:rPr>
                <w:rFonts w:hint="eastAsia"/>
              </w:rPr>
              <w:t>3</w:t>
            </w:r>
          </w:p>
        </w:tc>
        <w:tc>
          <w:tcPr>
            <w:tcW w:w="5103" w:type="dxa"/>
          </w:tcPr>
          <w:p w14:paraId="4DB2B045" w14:textId="7B61622A" w:rsidR="003E31F8" w:rsidRPr="003E31F8" w:rsidRDefault="003E31F8" w:rsidP="00032018">
            <w:pPr>
              <w:pStyle w:val="a1"/>
              <w:spacing w:before="0" w:after="0"/>
              <w:jc w:val="left"/>
            </w:pPr>
            <w:r w:rsidRPr="003E31F8">
              <w:t>After the Initialization API “R_</w:t>
            </w:r>
            <w:r w:rsidR="000F4E6D">
              <w:t>ProtoConv</w:t>
            </w:r>
            <w:r w:rsidRPr="003E31F8">
              <w:t>_Init” processes, it returns the following to the User Application.</w:t>
            </w:r>
          </w:p>
          <w:p w14:paraId="5FC00D7A" w14:textId="1CCB1CF7" w:rsidR="0008344C" w:rsidRPr="00D46B12" w:rsidRDefault="003E31F8" w:rsidP="00032018">
            <w:pPr>
              <w:pStyle w:val="a1"/>
              <w:spacing w:before="0" w:after="0"/>
              <w:jc w:val="left"/>
              <w:rPr>
                <w:lang w:val="en-US"/>
              </w:rPr>
            </w:pPr>
            <w:r w:rsidRPr="003E31F8">
              <w:t xml:space="preserve">- Result as </w:t>
            </w:r>
            <w:r w:rsidR="00663C6C" w:rsidRPr="00663C6C">
              <w:t>Std_ReturnType</w:t>
            </w:r>
            <w:r w:rsidR="00663C6C">
              <w:rPr>
                <w:lang w:val="en-US"/>
              </w:rPr>
              <w:t xml:space="preserve"> (</w:t>
            </w:r>
            <w:r w:rsidR="00663C6C" w:rsidRPr="00663C6C">
              <w:rPr>
                <w:lang w:val="en-US"/>
              </w:rPr>
              <w:t>normally be used with value E_OK or E_NOT_OK</w:t>
            </w:r>
            <w:r w:rsidR="00663C6C">
              <w:rPr>
                <w:lang w:val="en-US"/>
              </w:rPr>
              <w:t>)</w:t>
            </w:r>
          </w:p>
        </w:tc>
        <w:tc>
          <w:tcPr>
            <w:tcW w:w="2127" w:type="dxa"/>
            <w:vMerge/>
          </w:tcPr>
          <w:p w14:paraId="65D1E07A" w14:textId="77777777" w:rsidR="0008344C" w:rsidRPr="0064594D" w:rsidRDefault="0008344C" w:rsidP="00032018">
            <w:pPr>
              <w:tabs>
                <w:tab w:val="left" w:pos="864"/>
              </w:tabs>
              <w:overflowPunct w:val="0"/>
              <w:autoSpaceDE w:val="0"/>
              <w:autoSpaceDN w:val="0"/>
              <w:adjustRightInd w:val="0"/>
              <w:jc w:val="left"/>
              <w:textAlignment w:val="baseline"/>
              <w:rPr>
                <w:rFonts w:eastAsia="Meiryo UI" w:cs="Arial"/>
                <w:szCs w:val="20"/>
              </w:rPr>
            </w:pPr>
          </w:p>
        </w:tc>
      </w:tr>
      <w:tr w:rsidR="003E31F8" w:rsidRPr="00F05069" w14:paraId="47973705" w14:textId="77777777" w:rsidTr="001379BE">
        <w:trPr>
          <w:trHeight w:val="155"/>
          <w:jc w:val="center"/>
        </w:trPr>
        <w:tc>
          <w:tcPr>
            <w:tcW w:w="421" w:type="dxa"/>
            <w:vMerge w:val="restart"/>
          </w:tcPr>
          <w:p w14:paraId="4D08D90E" w14:textId="39140026"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842" w:type="dxa"/>
            <w:vMerge w:val="restart"/>
          </w:tcPr>
          <w:p w14:paraId="677BBCE9" w14:textId="306BF91E" w:rsidR="003E31F8" w:rsidRPr="003E31F8" w:rsidRDefault="000F4E6D" w:rsidP="00032018">
            <w:pPr>
              <w:pStyle w:val="a1"/>
              <w:spacing w:before="0" w:after="0"/>
              <w:jc w:val="left"/>
            </w:pPr>
            <w:r>
              <w:t>ProtoConv</w:t>
            </w:r>
            <w:r w:rsidR="003E31F8" w:rsidRPr="003E31F8">
              <w:t>_Init</w:t>
            </w:r>
          </w:p>
        </w:tc>
        <w:tc>
          <w:tcPr>
            <w:tcW w:w="567" w:type="dxa"/>
          </w:tcPr>
          <w:p w14:paraId="110B13C9" w14:textId="63FB667D" w:rsidR="003E31F8" w:rsidRPr="003E31F8" w:rsidRDefault="003E31F8" w:rsidP="00032018">
            <w:pPr>
              <w:pStyle w:val="a1"/>
              <w:spacing w:before="0" w:after="0"/>
              <w:jc w:val="center"/>
              <w:rPr>
                <w:lang w:eastAsia="ja-JP"/>
              </w:rPr>
            </w:pPr>
            <w:r>
              <w:rPr>
                <w:rFonts w:hint="eastAsia"/>
                <w:lang w:eastAsia="ja-JP"/>
              </w:rPr>
              <w:t>1</w:t>
            </w:r>
          </w:p>
        </w:tc>
        <w:tc>
          <w:tcPr>
            <w:tcW w:w="5103" w:type="dxa"/>
          </w:tcPr>
          <w:p w14:paraId="7DD69D8B" w14:textId="02AF250A" w:rsidR="003E31F8" w:rsidRDefault="003E31F8" w:rsidP="00032018">
            <w:pPr>
              <w:pStyle w:val="a1"/>
              <w:spacing w:before="0" w:after="0"/>
              <w:jc w:val="left"/>
            </w:pPr>
            <w:r>
              <w:rPr>
                <w:lang w:eastAsia="ja-JP"/>
              </w:rPr>
              <w:t>“</w:t>
            </w:r>
            <w:r>
              <w:t>R_</w:t>
            </w:r>
            <w:r w:rsidR="000F4E6D">
              <w:t>ProtoConv</w:t>
            </w:r>
            <w:r>
              <w:t>_Init” specifies the following data and calls function.</w:t>
            </w:r>
          </w:p>
          <w:p w14:paraId="7102B107" w14:textId="2D66C63F" w:rsidR="003E31F8" w:rsidRPr="003E31F8" w:rsidRDefault="003E31F8" w:rsidP="00032018">
            <w:pPr>
              <w:pStyle w:val="a1"/>
              <w:spacing w:before="0" w:after="0"/>
              <w:jc w:val="left"/>
            </w:pPr>
            <w:r>
              <w:t>- Pointer to the initialization configuration.</w:t>
            </w:r>
          </w:p>
        </w:tc>
        <w:tc>
          <w:tcPr>
            <w:tcW w:w="2127" w:type="dxa"/>
            <w:vMerge w:val="restart"/>
          </w:tcPr>
          <w:p w14:paraId="0F4E3D6D" w14:textId="03B3FBB8" w:rsidR="003E31F8" w:rsidRPr="0064594D" w:rsidRDefault="003D2B82"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hint="eastAsia"/>
                <w:szCs w:val="20"/>
              </w:rPr>
              <w:t>I</w:t>
            </w:r>
            <w:r>
              <w:rPr>
                <w:rFonts w:eastAsia="Meiryo UI" w:cs="Arial"/>
                <w:szCs w:val="20"/>
              </w:rPr>
              <w:t>nitialization Function</w:t>
            </w:r>
          </w:p>
        </w:tc>
      </w:tr>
      <w:tr w:rsidR="003E31F8" w:rsidRPr="00F05069" w14:paraId="7240C009" w14:textId="77777777" w:rsidTr="001379BE">
        <w:trPr>
          <w:trHeight w:val="155"/>
          <w:jc w:val="center"/>
        </w:trPr>
        <w:tc>
          <w:tcPr>
            <w:tcW w:w="421" w:type="dxa"/>
            <w:vMerge/>
          </w:tcPr>
          <w:p w14:paraId="657EE64B" w14:textId="42BCF2B4"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5055BAE3" w14:textId="77777777" w:rsidR="003E31F8" w:rsidRPr="003E31F8" w:rsidRDefault="003E31F8" w:rsidP="00032018">
            <w:pPr>
              <w:pStyle w:val="a1"/>
              <w:spacing w:before="0" w:after="0"/>
              <w:jc w:val="left"/>
            </w:pPr>
          </w:p>
        </w:tc>
        <w:tc>
          <w:tcPr>
            <w:tcW w:w="567" w:type="dxa"/>
          </w:tcPr>
          <w:p w14:paraId="03EF8909" w14:textId="3E97A8B8" w:rsidR="003E31F8" w:rsidRPr="003E31F8" w:rsidRDefault="003E31F8" w:rsidP="00032018">
            <w:pPr>
              <w:pStyle w:val="a1"/>
              <w:spacing w:before="0" w:after="0"/>
              <w:jc w:val="center"/>
              <w:rPr>
                <w:lang w:eastAsia="ja-JP"/>
              </w:rPr>
            </w:pPr>
            <w:r>
              <w:rPr>
                <w:rFonts w:hint="eastAsia"/>
                <w:lang w:eastAsia="ja-JP"/>
              </w:rPr>
              <w:t>2</w:t>
            </w:r>
          </w:p>
        </w:tc>
        <w:tc>
          <w:tcPr>
            <w:tcW w:w="5103" w:type="dxa"/>
          </w:tcPr>
          <w:p w14:paraId="7C26A886" w14:textId="0F6FBA0C" w:rsidR="00021A63" w:rsidRDefault="00021A63" w:rsidP="00032018">
            <w:pPr>
              <w:pStyle w:val="a1"/>
              <w:spacing w:before="0" w:after="0"/>
              <w:jc w:val="left"/>
            </w:pPr>
            <w:r>
              <w:t>After the Initialization Function “</w:t>
            </w:r>
            <w:r w:rsidR="000F4E6D">
              <w:t>ProtoConv</w:t>
            </w:r>
            <w:r>
              <w:t>_Init” processes, it returns the following to the upper sub-component that calls this sub-component's interfaces.</w:t>
            </w:r>
          </w:p>
          <w:p w14:paraId="1768C755" w14:textId="3722F5DD" w:rsidR="003E31F8" w:rsidRPr="003E31F8" w:rsidRDefault="00021A63" w:rsidP="00032018">
            <w:pPr>
              <w:pStyle w:val="a1"/>
              <w:spacing w:before="0" w:after="0"/>
              <w:jc w:val="left"/>
            </w:pPr>
            <w:r>
              <w:t xml:space="preserve">- Result as </w:t>
            </w:r>
            <w:r w:rsidR="00663C6C" w:rsidRPr="00663C6C">
              <w:t>Std_ReturnType</w:t>
            </w:r>
            <w:r w:rsidR="00663C6C">
              <w:rPr>
                <w:lang w:val="en-US"/>
              </w:rPr>
              <w:t xml:space="preserve"> (</w:t>
            </w:r>
            <w:r w:rsidR="00663C6C" w:rsidRPr="00663C6C">
              <w:rPr>
                <w:lang w:val="en-US"/>
              </w:rPr>
              <w:t>normally be used with value E_OK or E_NOT_OK</w:t>
            </w:r>
            <w:r w:rsidR="00663C6C">
              <w:rPr>
                <w:lang w:val="en-US"/>
              </w:rPr>
              <w:t>)</w:t>
            </w:r>
          </w:p>
        </w:tc>
        <w:tc>
          <w:tcPr>
            <w:tcW w:w="2127" w:type="dxa"/>
            <w:vMerge/>
          </w:tcPr>
          <w:p w14:paraId="29B3D009" w14:textId="77777777" w:rsidR="003E31F8" w:rsidRPr="0064594D" w:rsidRDefault="003E31F8" w:rsidP="00032018">
            <w:pPr>
              <w:tabs>
                <w:tab w:val="left" w:pos="864"/>
              </w:tabs>
              <w:overflowPunct w:val="0"/>
              <w:autoSpaceDE w:val="0"/>
              <w:autoSpaceDN w:val="0"/>
              <w:adjustRightInd w:val="0"/>
              <w:jc w:val="left"/>
              <w:textAlignment w:val="baseline"/>
              <w:rPr>
                <w:rFonts w:eastAsia="Meiryo UI" w:cs="Arial"/>
                <w:szCs w:val="20"/>
              </w:rPr>
            </w:pPr>
          </w:p>
        </w:tc>
      </w:tr>
      <w:tr w:rsidR="003E31F8" w:rsidRPr="00F05069" w14:paraId="2238A43B" w14:textId="77777777" w:rsidTr="001379BE">
        <w:trPr>
          <w:trHeight w:val="155"/>
          <w:jc w:val="center"/>
        </w:trPr>
        <w:tc>
          <w:tcPr>
            <w:tcW w:w="421" w:type="dxa"/>
            <w:vMerge w:val="restart"/>
          </w:tcPr>
          <w:p w14:paraId="6BA626C7" w14:textId="0E7C8038"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842" w:type="dxa"/>
            <w:vMerge w:val="restart"/>
          </w:tcPr>
          <w:p w14:paraId="602AA0DE" w14:textId="7F9FB7DA" w:rsidR="003E31F8" w:rsidRPr="003E31F8" w:rsidRDefault="000F4E6D" w:rsidP="00032018">
            <w:pPr>
              <w:pStyle w:val="a1"/>
              <w:spacing w:before="0" w:after="0"/>
              <w:jc w:val="left"/>
            </w:pPr>
            <w:r>
              <w:t>ProtoConv</w:t>
            </w:r>
            <w:r w:rsidR="003E31F8" w:rsidRPr="003E31F8">
              <w:t>_</w:t>
            </w:r>
            <w:r w:rsidR="0039127D">
              <w:t>X</w:t>
            </w:r>
            <w:r w:rsidR="003E31F8">
              <w:t>toEth</w:t>
            </w:r>
            <w:r w:rsidR="003E31F8" w:rsidRPr="003E31F8">
              <w:t>Init</w:t>
            </w:r>
          </w:p>
        </w:tc>
        <w:tc>
          <w:tcPr>
            <w:tcW w:w="567" w:type="dxa"/>
          </w:tcPr>
          <w:p w14:paraId="5E6A5929" w14:textId="05304AA8" w:rsidR="003E31F8" w:rsidRPr="003E31F8" w:rsidRDefault="003E31F8" w:rsidP="00032018">
            <w:pPr>
              <w:pStyle w:val="a1"/>
              <w:spacing w:before="0" w:after="0"/>
              <w:jc w:val="center"/>
              <w:rPr>
                <w:lang w:eastAsia="ja-JP"/>
              </w:rPr>
            </w:pPr>
            <w:r>
              <w:rPr>
                <w:rFonts w:hint="eastAsia"/>
                <w:lang w:eastAsia="ja-JP"/>
              </w:rPr>
              <w:t>1</w:t>
            </w:r>
          </w:p>
        </w:tc>
        <w:tc>
          <w:tcPr>
            <w:tcW w:w="5103" w:type="dxa"/>
          </w:tcPr>
          <w:p w14:paraId="05E6FE20" w14:textId="1FF62FD8" w:rsidR="003A4730" w:rsidRDefault="003A4730" w:rsidP="00032018">
            <w:pPr>
              <w:pStyle w:val="a1"/>
              <w:spacing w:before="0" w:after="0"/>
              <w:jc w:val="left"/>
            </w:pPr>
            <w:r>
              <w:rPr>
                <w:lang w:eastAsia="ja-JP"/>
              </w:rPr>
              <w:t>“</w:t>
            </w:r>
            <w:r w:rsidR="000F4E6D">
              <w:rPr>
                <w:lang w:eastAsia="ja-JP"/>
              </w:rPr>
              <w:t>ProtoConv</w:t>
            </w:r>
            <w:r>
              <w:rPr>
                <w:lang w:eastAsia="ja-JP"/>
              </w:rPr>
              <w:t>_Init”</w:t>
            </w:r>
            <w:r>
              <w:t xml:space="preserve"> specifies the following data and calls function.</w:t>
            </w:r>
          </w:p>
          <w:p w14:paraId="30EB650B" w14:textId="3E30BBB8" w:rsidR="003E31F8" w:rsidRPr="003E31F8" w:rsidRDefault="003A4730" w:rsidP="00032018">
            <w:pPr>
              <w:pStyle w:val="a1"/>
              <w:spacing w:before="0" w:after="0"/>
              <w:jc w:val="left"/>
            </w:pPr>
            <w:r>
              <w:t xml:space="preserve">- Pointer to </w:t>
            </w:r>
            <w:r w:rsidRPr="003A4730">
              <w:t>initialization configuration</w:t>
            </w:r>
          </w:p>
        </w:tc>
        <w:tc>
          <w:tcPr>
            <w:tcW w:w="2127" w:type="dxa"/>
            <w:vMerge w:val="restart"/>
          </w:tcPr>
          <w:p w14:paraId="51902718" w14:textId="020B1D3F" w:rsidR="003E31F8" w:rsidRPr="0064594D" w:rsidRDefault="003A4730"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hint="eastAsia"/>
                <w:szCs w:val="20"/>
              </w:rPr>
              <w:t>C</w:t>
            </w:r>
            <w:r>
              <w:rPr>
                <w:rFonts w:eastAsia="Meiryo UI" w:cs="Arial"/>
                <w:szCs w:val="20"/>
              </w:rPr>
              <w:t>AN</w:t>
            </w:r>
            <w:r w:rsidR="0039127D">
              <w:rPr>
                <w:rFonts w:eastAsia="Meiryo UI" w:cs="Arial"/>
                <w:szCs w:val="20"/>
              </w:rPr>
              <w:t>/LIN/Port</w:t>
            </w:r>
            <w:r>
              <w:rPr>
                <w:rFonts w:eastAsia="Meiryo UI" w:cs="Arial"/>
                <w:szCs w:val="20"/>
              </w:rPr>
              <w:t xml:space="preserve"> to Ethernet Conversion Function</w:t>
            </w:r>
          </w:p>
        </w:tc>
      </w:tr>
      <w:tr w:rsidR="003E31F8" w:rsidRPr="00F05069" w14:paraId="237EC91B" w14:textId="77777777" w:rsidTr="001379BE">
        <w:trPr>
          <w:trHeight w:val="155"/>
          <w:jc w:val="center"/>
        </w:trPr>
        <w:tc>
          <w:tcPr>
            <w:tcW w:w="421" w:type="dxa"/>
            <w:vMerge/>
          </w:tcPr>
          <w:p w14:paraId="72011D1C" w14:textId="77777777"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2FC6A56C" w14:textId="77777777" w:rsidR="003E31F8" w:rsidRPr="003E31F8" w:rsidRDefault="003E31F8" w:rsidP="00032018">
            <w:pPr>
              <w:pStyle w:val="a1"/>
              <w:spacing w:before="0" w:after="0"/>
              <w:jc w:val="left"/>
            </w:pPr>
          </w:p>
        </w:tc>
        <w:tc>
          <w:tcPr>
            <w:tcW w:w="567" w:type="dxa"/>
          </w:tcPr>
          <w:p w14:paraId="72C4E996" w14:textId="28ACBFF6" w:rsidR="003E31F8" w:rsidRPr="003E31F8" w:rsidRDefault="003E31F8" w:rsidP="00032018">
            <w:pPr>
              <w:pStyle w:val="a1"/>
              <w:spacing w:before="0" w:after="0"/>
              <w:jc w:val="center"/>
              <w:rPr>
                <w:lang w:eastAsia="ja-JP"/>
              </w:rPr>
            </w:pPr>
            <w:r>
              <w:rPr>
                <w:rFonts w:hint="eastAsia"/>
                <w:lang w:eastAsia="ja-JP"/>
              </w:rPr>
              <w:t>2</w:t>
            </w:r>
          </w:p>
        </w:tc>
        <w:tc>
          <w:tcPr>
            <w:tcW w:w="5103" w:type="dxa"/>
          </w:tcPr>
          <w:p w14:paraId="6E4AA1AC" w14:textId="6331B440" w:rsidR="003E31F8" w:rsidRDefault="003D2B82" w:rsidP="00032018">
            <w:pPr>
              <w:pStyle w:val="a1"/>
              <w:spacing w:before="0" w:after="0"/>
              <w:jc w:val="left"/>
            </w:pPr>
            <w:r w:rsidRPr="003D2B82">
              <w:t xml:space="preserve">As </w:t>
            </w:r>
            <w:r w:rsidR="0045362C">
              <w:t>Protocol Conversion</w:t>
            </w:r>
            <w:r w:rsidRPr="003D2B82">
              <w:t xml:space="preserve"> initialization, stores the following data to RAM.</w:t>
            </w:r>
          </w:p>
          <w:p w14:paraId="07421908" w14:textId="36B33A58" w:rsidR="003D2B82" w:rsidRPr="003E31F8" w:rsidRDefault="003D2B82" w:rsidP="00032018">
            <w:pPr>
              <w:pStyle w:val="a1"/>
              <w:spacing w:before="0" w:after="0"/>
              <w:jc w:val="left"/>
              <w:rPr>
                <w:lang w:eastAsia="ja-JP"/>
              </w:rPr>
            </w:pPr>
            <w:r>
              <w:rPr>
                <w:rFonts w:hint="eastAsia"/>
                <w:lang w:eastAsia="ja-JP"/>
              </w:rPr>
              <w:t>-</w:t>
            </w:r>
            <w:r>
              <w:rPr>
                <w:lang w:eastAsia="ja-JP"/>
              </w:rPr>
              <w:t xml:space="preserve"> Ethernet Conversion</w:t>
            </w:r>
            <w:r w:rsidR="003A4730">
              <w:rPr>
                <w:lang w:eastAsia="ja-JP"/>
              </w:rPr>
              <w:t xml:space="preserve"> Function</w:t>
            </w:r>
            <w:r>
              <w:rPr>
                <w:lang w:eastAsia="ja-JP"/>
              </w:rPr>
              <w:t xml:space="preserve"> Configuration</w:t>
            </w:r>
          </w:p>
        </w:tc>
        <w:tc>
          <w:tcPr>
            <w:tcW w:w="2127" w:type="dxa"/>
            <w:vMerge/>
          </w:tcPr>
          <w:p w14:paraId="0DC6ED00" w14:textId="77777777" w:rsidR="003E31F8" w:rsidRPr="0064594D" w:rsidRDefault="003E31F8" w:rsidP="00032018">
            <w:pPr>
              <w:tabs>
                <w:tab w:val="left" w:pos="864"/>
              </w:tabs>
              <w:overflowPunct w:val="0"/>
              <w:autoSpaceDE w:val="0"/>
              <w:autoSpaceDN w:val="0"/>
              <w:adjustRightInd w:val="0"/>
              <w:jc w:val="left"/>
              <w:textAlignment w:val="baseline"/>
              <w:rPr>
                <w:rFonts w:eastAsia="Meiryo UI" w:cs="Arial"/>
                <w:szCs w:val="20"/>
              </w:rPr>
            </w:pPr>
          </w:p>
        </w:tc>
      </w:tr>
      <w:tr w:rsidR="003E31F8" w:rsidRPr="00F05069" w14:paraId="04A7FDCE" w14:textId="77777777" w:rsidTr="001379BE">
        <w:trPr>
          <w:trHeight w:val="155"/>
          <w:jc w:val="center"/>
        </w:trPr>
        <w:tc>
          <w:tcPr>
            <w:tcW w:w="421" w:type="dxa"/>
            <w:vMerge/>
          </w:tcPr>
          <w:p w14:paraId="7A145935" w14:textId="77777777"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79AF33DF" w14:textId="77777777" w:rsidR="003E31F8" w:rsidRPr="003E31F8" w:rsidRDefault="003E31F8" w:rsidP="00032018">
            <w:pPr>
              <w:pStyle w:val="a1"/>
              <w:spacing w:before="0" w:after="0"/>
              <w:jc w:val="left"/>
            </w:pPr>
          </w:p>
        </w:tc>
        <w:tc>
          <w:tcPr>
            <w:tcW w:w="567" w:type="dxa"/>
          </w:tcPr>
          <w:p w14:paraId="5165E853" w14:textId="064D0B4D" w:rsidR="003E31F8" w:rsidRPr="003E31F8" w:rsidRDefault="003E31F8" w:rsidP="00032018">
            <w:pPr>
              <w:pStyle w:val="a1"/>
              <w:spacing w:before="0" w:after="0"/>
              <w:jc w:val="center"/>
              <w:rPr>
                <w:lang w:eastAsia="ja-JP"/>
              </w:rPr>
            </w:pPr>
            <w:r>
              <w:rPr>
                <w:rFonts w:hint="eastAsia"/>
                <w:lang w:eastAsia="ja-JP"/>
              </w:rPr>
              <w:t>3</w:t>
            </w:r>
          </w:p>
        </w:tc>
        <w:tc>
          <w:tcPr>
            <w:tcW w:w="5103" w:type="dxa"/>
          </w:tcPr>
          <w:p w14:paraId="4D6163D3" w14:textId="2BE10BBD" w:rsidR="003D2B82" w:rsidRDefault="003D2B82" w:rsidP="00032018">
            <w:pPr>
              <w:pStyle w:val="a1"/>
              <w:spacing w:before="0" w:after="0"/>
              <w:jc w:val="left"/>
            </w:pPr>
            <w:r w:rsidRPr="003D2B82">
              <w:t xml:space="preserve">As </w:t>
            </w:r>
            <w:r w:rsidR="0045362C">
              <w:t>Protocol Conversion</w:t>
            </w:r>
            <w:r w:rsidRPr="003D2B82">
              <w:t xml:space="preserve"> initialization, stores the</w:t>
            </w:r>
            <w:r>
              <w:t xml:space="preserve"> following data to RAM.</w:t>
            </w:r>
          </w:p>
          <w:p w14:paraId="4D8E8ACC" w14:textId="1BE5C524" w:rsidR="003E31F8" w:rsidRPr="003E31F8" w:rsidRDefault="003D2B82" w:rsidP="00032018">
            <w:pPr>
              <w:pStyle w:val="a1"/>
              <w:spacing w:before="0" w:after="0"/>
              <w:jc w:val="left"/>
            </w:pPr>
            <w:r>
              <w:t xml:space="preserve">- </w:t>
            </w:r>
            <w:r w:rsidR="0039127D">
              <w:rPr>
                <w:rFonts w:eastAsia="Meiryo UI" w:cs="Arial" w:hint="eastAsia"/>
                <w:szCs w:val="20"/>
              </w:rPr>
              <w:t>C</w:t>
            </w:r>
            <w:r w:rsidR="0039127D">
              <w:rPr>
                <w:rFonts w:eastAsia="Meiryo UI" w:cs="Arial"/>
                <w:szCs w:val="20"/>
              </w:rPr>
              <w:t>AN/LIN/Port</w:t>
            </w:r>
            <w:r w:rsidR="0039127D" w:rsidRPr="003212FB">
              <w:t xml:space="preserve"> </w:t>
            </w:r>
            <w:r w:rsidR="003212FB" w:rsidRPr="003212FB">
              <w:t xml:space="preserve">to </w:t>
            </w:r>
            <w:r>
              <w:t>Ethernet Routing Table</w:t>
            </w:r>
            <w:r w:rsidR="0039127D">
              <w:t>s</w:t>
            </w:r>
            <w:r>
              <w:t xml:space="preserve"> </w:t>
            </w:r>
            <w:r w:rsidRPr="003D2B82">
              <w:t>configuration</w:t>
            </w:r>
          </w:p>
        </w:tc>
        <w:tc>
          <w:tcPr>
            <w:tcW w:w="2127" w:type="dxa"/>
            <w:vMerge/>
          </w:tcPr>
          <w:p w14:paraId="706F9B5C" w14:textId="77777777" w:rsidR="003E31F8" w:rsidRPr="0064594D" w:rsidRDefault="003E31F8" w:rsidP="00032018">
            <w:pPr>
              <w:tabs>
                <w:tab w:val="left" w:pos="864"/>
              </w:tabs>
              <w:overflowPunct w:val="0"/>
              <w:autoSpaceDE w:val="0"/>
              <w:autoSpaceDN w:val="0"/>
              <w:adjustRightInd w:val="0"/>
              <w:jc w:val="left"/>
              <w:textAlignment w:val="baseline"/>
              <w:rPr>
                <w:rFonts w:eastAsia="Meiryo UI" w:cs="Arial"/>
                <w:szCs w:val="20"/>
              </w:rPr>
            </w:pPr>
          </w:p>
        </w:tc>
      </w:tr>
      <w:tr w:rsidR="003E31F8" w:rsidRPr="00F05069" w14:paraId="28C0FB7C" w14:textId="77777777" w:rsidTr="001379BE">
        <w:trPr>
          <w:trHeight w:val="155"/>
          <w:jc w:val="center"/>
        </w:trPr>
        <w:tc>
          <w:tcPr>
            <w:tcW w:w="421" w:type="dxa"/>
            <w:vMerge/>
          </w:tcPr>
          <w:p w14:paraId="3BC0722C" w14:textId="77777777" w:rsidR="003E31F8" w:rsidRPr="00F05069" w:rsidRDefault="003E31F8"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60E8CD83" w14:textId="77777777" w:rsidR="003E31F8" w:rsidRPr="003E31F8" w:rsidRDefault="003E31F8" w:rsidP="00032018">
            <w:pPr>
              <w:pStyle w:val="a1"/>
              <w:spacing w:before="0" w:after="0"/>
              <w:jc w:val="left"/>
            </w:pPr>
          </w:p>
        </w:tc>
        <w:tc>
          <w:tcPr>
            <w:tcW w:w="567" w:type="dxa"/>
          </w:tcPr>
          <w:p w14:paraId="5E20F806" w14:textId="54B72EA9" w:rsidR="003E31F8" w:rsidRPr="003E31F8" w:rsidRDefault="003E31F8" w:rsidP="00032018">
            <w:pPr>
              <w:pStyle w:val="a1"/>
              <w:spacing w:before="0" w:after="0"/>
              <w:jc w:val="center"/>
              <w:rPr>
                <w:lang w:eastAsia="ja-JP"/>
              </w:rPr>
            </w:pPr>
            <w:r>
              <w:rPr>
                <w:rFonts w:hint="eastAsia"/>
                <w:lang w:eastAsia="ja-JP"/>
              </w:rPr>
              <w:t>4</w:t>
            </w:r>
          </w:p>
        </w:tc>
        <w:tc>
          <w:tcPr>
            <w:tcW w:w="5103" w:type="dxa"/>
          </w:tcPr>
          <w:p w14:paraId="79E7FDA1" w14:textId="70122E6A" w:rsidR="003A4730" w:rsidRDefault="003A4730" w:rsidP="00032018">
            <w:pPr>
              <w:pStyle w:val="a1"/>
              <w:spacing w:before="0" w:after="0"/>
              <w:jc w:val="left"/>
            </w:pPr>
            <w:r>
              <w:t>After the Initialization Function “</w:t>
            </w:r>
            <w:r w:rsidR="000F4E6D">
              <w:t>ProtoConv</w:t>
            </w:r>
            <w:r>
              <w:t>_</w:t>
            </w:r>
            <w:r w:rsidR="0039127D">
              <w:t>X</w:t>
            </w:r>
            <w:r>
              <w:t>toEthInit” processes, it returns the following to the upper sub-component that calls this sub-component's interfaces.</w:t>
            </w:r>
          </w:p>
          <w:p w14:paraId="31D7EB6D" w14:textId="533EF9B9" w:rsidR="003E31F8" w:rsidRPr="003E31F8" w:rsidRDefault="003A4730" w:rsidP="00032018">
            <w:pPr>
              <w:pStyle w:val="a1"/>
              <w:spacing w:before="0" w:after="0"/>
              <w:jc w:val="left"/>
            </w:pPr>
            <w:r>
              <w:t xml:space="preserve">- Result as </w:t>
            </w:r>
            <w:r w:rsidR="00663C6C" w:rsidRPr="00663C6C">
              <w:t>Std_ReturnType</w:t>
            </w:r>
            <w:r w:rsidR="00663C6C">
              <w:rPr>
                <w:lang w:val="en-US"/>
              </w:rPr>
              <w:t xml:space="preserve"> (</w:t>
            </w:r>
            <w:r w:rsidR="00663C6C" w:rsidRPr="00663C6C">
              <w:rPr>
                <w:lang w:val="en-US"/>
              </w:rPr>
              <w:t>normally be used with value E_OK or E_NOT_OK</w:t>
            </w:r>
            <w:r w:rsidR="00663C6C">
              <w:rPr>
                <w:lang w:val="en-US"/>
              </w:rPr>
              <w:t>)</w:t>
            </w:r>
          </w:p>
        </w:tc>
        <w:tc>
          <w:tcPr>
            <w:tcW w:w="2127" w:type="dxa"/>
            <w:vMerge/>
          </w:tcPr>
          <w:p w14:paraId="436F87FE" w14:textId="77777777" w:rsidR="003E31F8" w:rsidRPr="0064594D" w:rsidRDefault="003E31F8"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64594D" w14:paraId="2AE4E34E" w14:textId="77777777" w:rsidTr="001379BE">
        <w:trPr>
          <w:trHeight w:val="155"/>
          <w:jc w:val="center"/>
        </w:trPr>
        <w:tc>
          <w:tcPr>
            <w:tcW w:w="421" w:type="dxa"/>
            <w:vMerge w:val="restart"/>
          </w:tcPr>
          <w:p w14:paraId="5B6BAA52" w14:textId="4D834D6A"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4</w:t>
            </w:r>
          </w:p>
        </w:tc>
        <w:tc>
          <w:tcPr>
            <w:tcW w:w="1842" w:type="dxa"/>
            <w:vMerge w:val="restart"/>
          </w:tcPr>
          <w:p w14:paraId="4C71FD74" w14:textId="4677FD1D" w:rsidR="007353BA" w:rsidRPr="003E31F8" w:rsidRDefault="000F4E6D" w:rsidP="00032018">
            <w:pPr>
              <w:pStyle w:val="a1"/>
              <w:spacing w:before="0" w:after="0"/>
              <w:jc w:val="left"/>
            </w:pPr>
            <w:r>
              <w:t>ProtoConv</w:t>
            </w:r>
            <w:r w:rsidR="007353BA" w:rsidRPr="003E31F8">
              <w:t>_</w:t>
            </w:r>
            <w:r w:rsidR="007353BA">
              <w:t>Ethto</w:t>
            </w:r>
            <w:r w:rsidR="0039127D">
              <w:t>X</w:t>
            </w:r>
            <w:r w:rsidR="007353BA" w:rsidRPr="003E31F8">
              <w:t>Init</w:t>
            </w:r>
          </w:p>
        </w:tc>
        <w:tc>
          <w:tcPr>
            <w:tcW w:w="567" w:type="dxa"/>
          </w:tcPr>
          <w:p w14:paraId="4C153A09" w14:textId="77777777" w:rsidR="007353BA" w:rsidRPr="003E31F8" w:rsidRDefault="007353BA" w:rsidP="00032018">
            <w:pPr>
              <w:pStyle w:val="a1"/>
              <w:spacing w:before="0" w:after="0"/>
              <w:jc w:val="center"/>
              <w:rPr>
                <w:lang w:eastAsia="ja-JP"/>
              </w:rPr>
            </w:pPr>
            <w:r>
              <w:rPr>
                <w:rFonts w:hint="eastAsia"/>
                <w:lang w:eastAsia="ja-JP"/>
              </w:rPr>
              <w:t>1</w:t>
            </w:r>
          </w:p>
        </w:tc>
        <w:tc>
          <w:tcPr>
            <w:tcW w:w="5103" w:type="dxa"/>
          </w:tcPr>
          <w:p w14:paraId="65603E83" w14:textId="04472F1D" w:rsidR="007353BA" w:rsidRDefault="007353BA" w:rsidP="00032018">
            <w:pPr>
              <w:pStyle w:val="a1"/>
              <w:spacing w:before="0" w:after="0"/>
              <w:jc w:val="left"/>
            </w:pPr>
            <w:r>
              <w:rPr>
                <w:lang w:eastAsia="ja-JP"/>
              </w:rPr>
              <w:t>“</w:t>
            </w:r>
            <w:r w:rsidR="000F4E6D">
              <w:rPr>
                <w:lang w:eastAsia="ja-JP"/>
              </w:rPr>
              <w:t>ProtoConv</w:t>
            </w:r>
            <w:r>
              <w:rPr>
                <w:lang w:eastAsia="ja-JP"/>
              </w:rPr>
              <w:t>_Init”</w:t>
            </w:r>
            <w:r>
              <w:t xml:space="preserve"> specifies the following data and calls function.</w:t>
            </w:r>
          </w:p>
          <w:p w14:paraId="384B203A" w14:textId="77777777" w:rsidR="007353BA" w:rsidRPr="003E31F8" w:rsidRDefault="007353BA" w:rsidP="00032018">
            <w:pPr>
              <w:pStyle w:val="a1"/>
              <w:spacing w:before="0" w:after="0"/>
              <w:jc w:val="left"/>
            </w:pPr>
            <w:r>
              <w:t xml:space="preserve">- Pointer to </w:t>
            </w:r>
            <w:r w:rsidRPr="003A4730">
              <w:t>initialization configuration</w:t>
            </w:r>
          </w:p>
        </w:tc>
        <w:tc>
          <w:tcPr>
            <w:tcW w:w="2127" w:type="dxa"/>
            <w:vMerge w:val="restart"/>
          </w:tcPr>
          <w:p w14:paraId="3520157B" w14:textId="3C9BCD19"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Ethernet to </w:t>
            </w:r>
            <w:r w:rsidR="0039127D">
              <w:rPr>
                <w:rFonts w:eastAsia="Meiryo UI" w:cs="Arial" w:hint="eastAsia"/>
                <w:szCs w:val="20"/>
              </w:rPr>
              <w:t>C</w:t>
            </w:r>
            <w:r w:rsidR="0039127D">
              <w:rPr>
                <w:rFonts w:eastAsia="Meiryo UI" w:cs="Arial"/>
                <w:szCs w:val="20"/>
              </w:rPr>
              <w:t xml:space="preserve">AN/LIN/Port </w:t>
            </w:r>
            <w:r>
              <w:rPr>
                <w:rFonts w:eastAsia="Meiryo UI" w:cs="Arial"/>
                <w:szCs w:val="20"/>
              </w:rPr>
              <w:t>Conversion Function</w:t>
            </w:r>
          </w:p>
        </w:tc>
      </w:tr>
      <w:tr w:rsidR="007353BA" w:rsidRPr="0064594D" w14:paraId="65B29EEE" w14:textId="77777777" w:rsidTr="001379BE">
        <w:trPr>
          <w:trHeight w:val="155"/>
          <w:jc w:val="center"/>
        </w:trPr>
        <w:tc>
          <w:tcPr>
            <w:tcW w:w="421" w:type="dxa"/>
            <w:vMerge/>
          </w:tcPr>
          <w:p w14:paraId="29F0F616" w14:textId="77777777"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1C1D802A" w14:textId="77777777" w:rsidR="007353BA" w:rsidRPr="003E31F8" w:rsidRDefault="007353BA" w:rsidP="00032018">
            <w:pPr>
              <w:pStyle w:val="a1"/>
              <w:spacing w:before="0" w:after="0"/>
              <w:jc w:val="left"/>
            </w:pPr>
          </w:p>
        </w:tc>
        <w:tc>
          <w:tcPr>
            <w:tcW w:w="567" w:type="dxa"/>
          </w:tcPr>
          <w:p w14:paraId="32CA7A64" w14:textId="3D136A40" w:rsidR="007353BA" w:rsidRPr="003E31F8" w:rsidRDefault="007353BA" w:rsidP="00032018">
            <w:pPr>
              <w:pStyle w:val="a1"/>
              <w:spacing w:before="0" w:after="0"/>
              <w:jc w:val="center"/>
              <w:rPr>
                <w:lang w:eastAsia="ja-JP"/>
              </w:rPr>
            </w:pPr>
            <w:r>
              <w:rPr>
                <w:lang w:eastAsia="ja-JP"/>
              </w:rPr>
              <w:t>2</w:t>
            </w:r>
          </w:p>
        </w:tc>
        <w:tc>
          <w:tcPr>
            <w:tcW w:w="5103" w:type="dxa"/>
          </w:tcPr>
          <w:p w14:paraId="088CDF8D" w14:textId="5FFB26E0" w:rsidR="007353BA" w:rsidRDefault="007353BA" w:rsidP="00032018">
            <w:pPr>
              <w:pStyle w:val="a1"/>
              <w:spacing w:before="0" w:after="0"/>
              <w:jc w:val="left"/>
            </w:pPr>
            <w:r w:rsidRPr="003D2B82">
              <w:t xml:space="preserve">As </w:t>
            </w:r>
            <w:r w:rsidR="0045362C">
              <w:t>Protocol Conversion</w:t>
            </w:r>
            <w:r w:rsidRPr="003D2B82">
              <w:t xml:space="preserve"> initialization, stores the</w:t>
            </w:r>
            <w:r>
              <w:t xml:space="preserve"> following data to RAM.</w:t>
            </w:r>
          </w:p>
          <w:p w14:paraId="74B2DCD2" w14:textId="560ADAC5" w:rsidR="007353BA" w:rsidRPr="003E31F8" w:rsidRDefault="007353BA" w:rsidP="00032018">
            <w:pPr>
              <w:pStyle w:val="a1"/>
              <w:spacing w:before="0" w:after="0"/>
              <w:jc w:val="left"/>
              <w:rPr>
                <w:lang w:eastAsia="ja-JP"/>
              </w:rPr>
            </w:pPr>
            <w:r>
              <w:t xml:space="preserve">- Ethernet to </w:t>
            </w:r>
            <w:r w:rsidR="0039127D">
              <w:rPr>
                <w:rFonts w:eastAsia="Meiryo UI" w:cs="Arial" w:hint="eastAsia"/>
                <w:szCs w:val="20"/>
              </w:rPr>
              <w:t>C</w:t>
            </w:r>
            <w:r w:rsidR="0039127D">
              <w:rPr>
                <w:rFonts w:eastAsia="Meiryo UI" w:cs="Arial"/>
                <w:szCs w:val="20"/>
              </w:rPr>
              <w:t>AN/LIN/Port</w:t>
            </w:r>
            <w:r w:rsidR="0039127D">
              <w:t xml:space="preserve"> </w:t>
            </w:r>
            <w:r>
              <w:t>Routing Table</w:t>
            </w:r>
            <w:r w:rsidR="0039127D">
              <w:t>s</w:t>
            </w:r>
            <w:r>
              <w:t xml:space="preserve"> </w:t>
            </w:r>
            <w:r w:rsidRPr="003D2B82">
              <w:t>configuration</w:t>
            </w:r>
          </w:p>
        </w:tc>
        <w:tc>
          <w:tcPr>
            <w:tcW w:w="2127" w:type="dxa"/>
            <w:vMerge/>
          </w:tcPr>
          <w:p w14:paraId="0CCE6984" w14:textId="77777777"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64594D" w14:paraId="4A99021E" w14:textId="77777777" w:rsidTr="001379BE">
        <w:trPr>
          <w:trHeight w:val="155"/>
          <w:jc w:val="center"/>
        </w:trPr>
        <w:tc>
          <w:tcPr>
            <w:tcW w:w="421" w:type="dxa"/>
            <w:vMerge/>
          </w:tcPr>
          <w:p w14:paraId="1087F039" w14:textId="77777777"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4A17736D" w14:textId="77777777" w:rsidR="007353BA" w:rsidRPr="003E31F8" w:rsidRDefault="007353BA" w:rsidP="00032018">
            <w:pPr>
              <w:pStyle w:val="a1"/>
              <w:spacing w:before="0" w:after="0"/>
              <w:jc w:val="left"/>
            </w:pPr>
          </w:p>
        </w:tc>
        <w:tc>
          <w:tcPr>
            <w:tcW w:w="567" w:type="dxa"/>
          </w:tcPr>
          <w:p w14:paraId="00B409B3" w14:textId="2835573E" w:rsidR="007353BA" w:rsidRPr="003E31F8" w:rsidRDefault="007353BA" w:rsidP="00032018">
            <w:pPr>
              <w:pStyle w:val="a1"/>
              <w:spacing w:before="0" w:after="0"/>
              <w:jc w:val="center"/>
              <w:rPr>
                <w:lang w:eastAsia="ja-JP"/>
              </w:rPr>
            </w:pPr>
            <w:r>
              <w:rPr>
                <w:lang w:eastAsia="ja-JP"/>
              </w:rPr>
              <w:t>3</w:t>
            </w:r>
          </w:p>
        </w:tc>
        <w:tc>
          <w:tcPr>
            <w:tcW w:w="5103" w:type="dxa"/>
          </w:tcPr>
          <w:p w14:paraId="60624080" w14:textId="6A0D1285" w:rsidR="007353BA" w:rsidRDefault="007353BA" w:rsidP="00032018">
            <w:pPr>
              <w:pStyle w:val="a1"/>
              <w:spacing w:before="0" w:after="0"/>
              <w:jc w:val="left"/>
            </w:pPr>
            <w:r>
              <w:t>After the Initialization Function “</w:t>
            </w:r>
            <w:r w:rsidR="000F4E6D">
              <w:t>ProtoConv</w:t>
            </w:r>
            <w:r>
              <w:t>_Ethto</w:t>
            </w:r>
            <w:r w:rsidR="0039127D">
              <w:t>X</w:t>
            </w:r>
            <w:r>
              <w:t>Init” processes, it returns the following to the upper sub-component that calls this sub-component's interfaces.</w:t>
            </w:r>
          </w:p>
          <w:p w14:paraId="025208B8" w14:textId="31FF1143" w:rsidR="007353BA" w:rsidRPr="003E31F8" w:rsidRDefault="007353BA" w:rsidP="00032018">
            <w:pPr>
              <w:pStyle w:val="a1"/>
              <w:spacing w:before="0" w:after="0"/>
              <w:jc w:val="left"/>
            </w:pPr>
            <w:r>
              <w:t xml:space="preserve">- Result as </w:t>
            </w:r>
            <w:r w:rsidR="00663C6C" w:rsidRPr="00663C6C">
              <w:t>Std_ReturnType</w:t>
            </w:r>
            <w:r w:rsidR="00663C6C">
              <w:rPr>
                <w:lang w:val="en-US"/>
              </w:rPr>
              <w:t xml:space="preserve"> (</w:t>
            </w:r>
            <w:r w:rsidR="00663C6C" w:rsidRPr="00663C6C">
              <w:rPr>
                <w:lang w:val="en-US"/>
              </w:rPr>
              <w:t>normally be used with value E_OK or E_NOT_OK</w:t>
            </w:r>
            <w:r w:rsidR="00663C6C">
              <w:rPr>
                <w:lang w:val="en-US"/>
              </w:rPr>
              <w:t>)</w:t>
            </w:r>
          </w:p>
        </w:tc>
        <w:tc>
          <w:tcPr>
            <w:tcW w:w="2127" w:type="dxa"/>
            <w:vMerge/>
          </w:tcPr>
          <w:p w14:paraId="20251B67" w14:textId="77777777"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64594D" w14:paraId="2E3C6D80" w14:textId="77777777" w:rsidTr="001379BE">
        <w:trPr>
          <w:trHeight w:val="155"/>
          <w:jc w:val="center"/>
        </w:trPr>
        <w:tc>
          <w:tcPr>
            <w:tcW w:w="421" w:type="dxa"/>
            <w:vMerge/>
          </w:tcPr>
          <w:p w14:paraId="7044D748" w14:textId="77777777"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1C03D5DA" w14:textId="77777777" w:rsidR="007353BA" w:rsidRPr="003E31F8" w:rsidRDefault="007353BA" w:rsidP="00032018">
            <w:pPr>
              <w:pStyle w:val="a1"/>
              <w:spacing w:before="0" w:after="0"/>
              <w:jc w:val="left"/>
            </w:pPr>
          </w:p>
        </w:tc>
        <w:tc>
          <w:tcPr>
            <w:tcW w:w="567" w:type="dxa"/>
          </w:tcPr>
          <w:p w14:paraId="5A2FC6DD" w14:textId="5475D22A" w:rsidR="007353BA" w:rsidRDefault="007353BA" w:rsidP="00032018">
            <w:pPr>
              <w:pStyle w:val="a1"/>
              <w:spacing w:before="0" w:after="0"/>
              <w:jc w:val="center"/>
              <w:rPr>
                <w:lang w:eastAsia="ja-JP"/>
              </w:rPr>
            </w:pPr>
            <w:r>
              <w:rPr>
                <w:rFonts w:hint="eastAsia"/>
                <w:lang w:eastAsia="ja-JP"/>
              </w:rPr>
              <w:t>4</w:t>
            </w:r>
          </w:p>
        </w:tc>
        <w:tc>
          <w:tcPr>
            <w:tcW w:w="5103" w:type="dxa"/>
          </w:tcPr>
          <w:p w14:paraId="7915774F" w14:textId="7FE4C6B8" w:rsidR="00157F27" w:rsidRDefault="00157F27" w:rsidP="00032018">
            <w:pPr>
              <w:pStyle w:val="a1"/>
              <w:spacing w:before="0" w:after="0"/>
              <w:jc w:val="left"/>
            </w:pPr>
            <w:r w:rsidRPr="003D2B82">
              <w:t xml:space="preserve">As </w:t>
            </w:r>
            <w:r w:rsidR="0045362C">
              <w:t>Protocol Conversion</w:t>
            </w:r>
            <w:r w:rsidRPr="003D2B82">
              <w:t xml:space="preserve"> initialization, stores the</w:t>
            </w:r>
            <w:r>
              <w:t xml:space="preserve"> following data to RAM.</w:t>
            </w:r>
          </w:p>
          <w:p w14:paraId="75ECEEBD" w14:textId="17D7EB27" w:rsidR="007353BA" w:rsidRDefault="00157F27" w:rsidP="00032018">
            <w:pPr>
              <w:pStyle w:val="a1"/>
              <w:spacing w:before="0" w:after="0"/>
              <w:jc w:val="left"/>
            </w:pPr>
            <w:r>
              <w:t xml:space="preserve">- Ethernet to </w:t>
            </w:r>
            <w:r w:rsidR="0039127D">
              <w:rPr>
                <w:rFonts w:eastAsia="Meiryo UI" w:cs="Arial" w:hint="eastAsia"/>
                <w:szCs w:val="20"/>
              </w:rPr>
              <w:t>C</w:t>
            </w:r>
            <w:r w:rsidR="0039127D">
              <w:rPr>
                <w:rFonts w:eastAsia="Meiryo UI" w:cs="Arial"/>
                <w:szCs w:val="20"/>
              </w:rPr>
              <w:t>AN/LIN/Port</w:t>
            </w:r>
            <w:r w:rsidR="0039127D">
              <w:t xml:space="preserve"> </w:t>
            </w:r>
            <w:r>
              <w:t xml:space="preserve">Filtering Table </w:t>
            </w:r>
            <w:r w:rsidRPr="003D2B82">
              <w:t>configuration</w:t>
            </w:r>
          </w:p>
        </w:tc>
        <w:tc>
          <w:tcPr>
            <w:tcW w:w="2127" w:type="dxa"/>
            <w:vMerge/>
          </w:tcPr>
          <w:p w14:paraId="1D8FBC6D" w14:textId="77777777"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p>
        </w:tc>
      </w:tr>
    </w:tbl>
    <w:p w14:paraId="29F820A3" w14:textId="77777777" w:rsidR="00047AA4" w:rsidRDefault="00047AA4" w:rsidP="00032018">
      <w:pPr>
        <w:spacing w:after="120"/>
        <w:rPr>
          <w:rFonts w:eastAsia="MS Mincho"/>
          <w:b/>
          <w:kern w:val="0"/>
          <w:sz w:val="24"/>
          <w:szCs w:val="20"/>
          <w:lang w:eastAsia="en-US"/>
        </w:rPr>
      </w:pPr>
      <w:r>
        <w:br w:type="page"/>
      </w:r>
    </w:p>
    <w:p w14:paraId="0999E253" w14:textId="4D07E42E" w:rsidR="0008344C" w:rsidRDefault="00D52988" w:rsidP="00F27F4D">
      <w:pPr>
        <w:pStyle w:val="Heading2"/>
      </w:pPr>
      <w:bookmarkStart w:id="517" w:name="_Toc203384042"/>
      <w:r w:rsidRPr="00D52988">
        <w:lastRenderedPageBreak/>
        <w:t>R_</w:t>
      </w:r>
      <w:r w:rsidR="000F4E6D" w:rsidRPr="000F15F1">
        <w:t>ProtoConv</w:t>
      </w:r>
      <w:r w:rsidRPr="00D52988">
        <w:t>_</w:t>
      </w:r>
      <w:r>
        <w:t>CantoEth</w:t>
      </w:r>
      <w:r w:rsidR="006E60C7">
        <w:t>TS</w:t>
      </w:r>
      <w:bookmarkEnd w:id="517"/>
    </w:p>
    <w:p w14:paraId="46D6AF99" w14:textId="546B1D20" w:rsidR="005D7A09" w:rsidRDefault="00B50D6C" w:rsidP="00032018">
      <w:pPr>
        <w:keepNext/>
        <w:spacing w:after="120"/>
        <w:jc w:val="center"/>
      </w:pPr>
      <w:r w:rsidRPr="00B50D6C">
        <w:rPr>
          <w:noProof/>
        </w:rPr>
        <w:drawing>
          <wp:inline distT="0" distB="0" distL="0" distR="0" wp14:anchorId="740EA7C1" wp14:editId="0087B781">
            <wp:extent cx="6376035" cy="3545205"/>
            <wp:effectExtent l="0" t="0" r="5715" b="0"/>
            <wp:docPr id="14839401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76035" cy="3545205"/>
                    </a:xfrm>
                    <a:prstGeom prst="rect">
                      <a:avLst/>
                    </a:prstGeom>
                    <a:noFill/>
                    <a:ln>
                      <a:noFill/>
                    </a:ln>
                  </pic:spPr>
                </pic:pic>
              </a:graphicData>
            </a:graphic>
          </wp:inline>
        </w:drawing>
      </w:r>
    </w:p>
    <w:p w14:paraId="72808AFB" w14:textId="69B2AD6B" w:rsidR="00D52988" w:rsidRDefault="005D7A09" w:rsidP="00E10491">
      <w:pPr>
        <w:pStyle w:val="Caption"/>
        <w:rPr>
          <w:rFonts w:eastAsia="Meiryo UI"/>
        </w:rPr>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2</w:t>
      </w:r>
      <w:r w:rsidR="009D560C">
        <w:rPr>
          <w:noProof/>
        </w:rPr>
        <w:fldChar w:fldCharType="end"/>
      </w:r>
      <w:r w:rsidR="001379BE">
        <w:rPr>
          <w:noProof/>
        </w:rPr>
        <w:t>:</w:t>
      </w:r>
      <w:r>
        <w:t xml:space="preserve"> Data Flow diagra</w:t>
      </w:r>
      <w:r w:rsidR="00B76C4C">
        <w:t>m (</w:t>
      </w:r>
      <w:r w:rsidRPr="005D7A09">
        <w:t>R_</w:t>
      </w:r>
      <w:r w:rsidR="000F4E6D">
        <w:t>ProtoConv</w:t>
      </w:r>
      <w:r w:rsidRPr="005D7A09">
        <w:t>_</w:t>
      </w:r>
      <w:r>
        <w:t>CantoEth</w:t>
      </w:r>
      <w:r w:rsidR="006E60C7">
        <w:t>TS</w:t>
      </w:r>
      <w:r w:rsidRPr="005D7A09">
        <w:t>)</w:t>
      </w:r>
    </w:p>
    <w:p w14:paraId="429BFF60" w14:textId="77777777" w:rsidR="00AD77AB" w:rsidRDefault="00AD77AB" w:rsidP="00032018">
      <w:pPr>
        <w:spacing w:after="120"/>
        <w:rPr>
          <w:rFonts w:eastAsia="Meiryo UI"/>
        </w:rPr>
      </w:pPr>
    </w:p>
    <w:p w14:paraId="284ADA6F" w14:textId="5D820C41" w:rsidR="00AD77AB" w:rsidRDefault="00AD77A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3</w:t>
      </w:r>
      <w:r w:rsidR="009D560C">
        <w:rPr>
          <w:noProof/>
        </w:rPr>
        <w:fldChar w:fldCharType="end"/>
      </w:r>
      <w:r w:rsidR="001379BE">
        <w:rPr>
          <w:noProof/>
        </w:rPr>
        <w:t>:</w:t>
      </w:r>
      <w:r>
        <w:t xml:space="preserve"> </w:t>
      </w:r>
      <w:r w:rsidRPr="00AD77AB">
        <w:t>R_</w:t>
      </w:r>
      <w:r w:rsidR="000F4E6D">
        <w:t>ProtoConv</w:t>
      </w:r>
      <w:r w:rsidRPr="00AD77AB">
        <w:t>_CantoEth</w:t>
      </w:r>
      <w:r w:rsidR="006E60C7">
        <w:t>TS</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170"/>
        <w:gridCol w:w="1515"/>
      </w:tblGrid>
      <w:tr w:rsidR="00AD77AB" w:rsidRPr="00F05069" w14:paraId="5890E047" w14:textId="77777777" w:rsidTr="00E47DA0">
        <w:tc>
          <w:tcPr>
            <w:tcW w:w="2065" w:type="dxa"/>
            <w:gridSpan w:val="2"/>
            <w:shd w:val="clear" w:color="auto" w:fill="D9D9D9"/>
          </w:tcPr>
          <w:p w14:paraId="13E7E287" w14:textId="77777777" w:rsidR="00AD77AB" w:rsidRPr="003E31F8" w:rsidRDefault="00AD77AB" w:rsidP="00032018">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30" w:type="dxa"/>
            <w:gridSpan w:val="2"/>
            <w:shd w:val="clear" w:color="auto" w:fill="D9D9D9"/>
          </w:tcPr>
          <w:p w14:paraId="41EA1A5A" w14:textId="77777777" w:rsidR="00AD77AB" w:rsidRPr="003E31F8" w:rsidRDefault="00AD77AB" w:rsidP="006E60C7">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515" w:type="dxa"/>
            <w:shd w:val="clear" w:color="auto" w:fill="D9D9D9"/>
          </w:tcPr>
          <w:p w14:paraId="4D01C935" w14:textId="77777777" w:rsidR="00AD77AB" w:rsidRPr="003E31F8" w:rsidRDefault="00AD77AB" w:rsidP="006E60C7">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AD77AB" w:rsidRPr="00F05069" w14:paraId="1F6BC7DA" w14:textId="77777777" w:rsidTr="00E47DA0">
        <w:trPr>
          <w:trHeight w:val="155"/>
        </w:trPr>
        <w:tc>
          <w:tcPr>
            <w:tcW w:w="421" w:type="dxa"/>
            <w:vMerge w:val="restart"/>
          </w:tcPr>
          <w:p w14:paraId="48F8DE75" w14:textId="77777777" w:rsidR="00AD77AB" w:rsidRPr="00A50036" w:rsidRDefault="00AD77AB" w:rsidP="00032018">
            <w:pPr>
              <w:pStyle w:val="a1"/>
              <w:spacing w:before="0" w:after="0"/>
              <w:jc w:val="center"/>
              <w:rPr>
                <w:lang w:eastAsia="ja-JP"/>
              </w:rPr>
            </w:pPr>
            <w:r>
              <w:rPr>
                <w:rFonts w:hint="eastAsia"/>
                <w:lang w:eastAsia="ja-JP"/>
              </w:rPr>
              <w:t>1</w:t>
            </w:r>
          </w:p>
        </w:tc>
        <w:tc>
          <w:tcPr>
            <w:tcW w:w="1644" w:type="dxa"/>
            <w:vMerge w:val="restart"/>
          </w:tcPr>
          <w:p w14:paraId="0E7B001B" w14:textId="25A107D4" w:rsidR="00AD77AB" w:rsidRPr="003E31F8" w:rsidRDefault="00AD77AB" w:rsidP="00032018">
            <w:pPr>
              <w:pStyle w:val="a1"/>
              <w:spacing w:before="0" w:after="0"/>
            </w:pPr>
            <w:r w:rsidRPr="003E31F8">
              <w:t>R_</w:t>
            </w:r>
            <w:r w:rsidR="000F4E6D">
              <w:t>ProtoConv</w:t>
            </w:r>
            <w:r w:rsidRPr="003E31F8">
              <w:t>_</w:t>
            </w:r>
            <w:r>
              <w:t>CantoEth</w:t>
            </w:r>
            <w:r w:rsidR="006E60C7">
              <w:t>TS</w:t>
            </w:r>
          </w:p>
        </w:tc>
        <w:tc>
          <w:tcPr>
            <w:tcW w:w="360" w:type="dxa"/>
          </w:tcPr>
          <w:p w14:paraId="1FBFB7DE" w14:textId="77777777" w:rsidR="00AD77AB" w:rsidRPr="003E31F8" w:rsidRDefault="00AD77AB" w:rsidP="006E60C7">
            <w:pPr>
              <w:pStyle w:val="a1"/>
              <w:spacing w:before="0" w:after="0"/>
              <w:jc w:val="left"/>
            </w:pPr>
            <w:r w:rsidRPr="003E31F8">
              <w:t>1</w:t>
            </w:r>
          </w:p>
        </w:tc>
        <w:tc>
          <w:tcPr>
            <w:tcW w:w="6170" w:type="dxa"/>
          </w:tcPr>
          <w:p w14:paraId="5C987B82" w14:textId="6E0D4662" w:rsidR="006E60C7" w:rsidRPr="003E31F8" w:rsidRDefault="00B35ACD" w:rsidP="006E60C7">
            <w:pPr>
              <w:pStyle w:val="a1"/>
              <w:spacing w:before="0" w:after="0"/>
              <w:jc w:val="left"/>
            </w:pPr>
            <w:r>
              <w:t xml:space="preserve">The User Application specifies </w:t>
            </w:r>
            <w:r w:rsidR="00AD77AB" w:rsidRPr="003E31F8">
              <w:t>the following data and call API.</w:t>
            </w:r>
          </w:p>
          <w:p w14:paraId="6C12423D" w14:textId="32A3B572" w:rsidR="006E60C7" w:rsidRPr="003E31F8" w:rsidRDefault="006E60C7" w:rsidP="006E60C7">
            <w:pPr>
              <w:pStyle w:val="a1"/>
              <w:spacing w:before="0" w:after="0"/>
              <w:jc w:val="left"/>
            </w:pPr>
            <w:r w:rsidRPr="003E31F8">
              <w:t xml:space="preserve">- </w:t>
            </w:r>
            <w:r>
              <w:t>Bus ID</w:t>
            </w:r>
            <w:r w:rsidRPr="003E31F8">
              <w:t>.</w:t>
            </w:r>
          </w:p>
          <w:p w14:paraId="59A01439" w14:textId="13842243" w:rsidR="006E60C7" w:rsidRPr="003E31F8" w:rsidRDefault="006E60C7" w:rsidP="006E60C7">
            <w:pPr>
              <w:pStyle w:val="a1"/>
              <w:spacing w:before="0" w:after="0"/>
              <w:jc w:val="left"/>
            </w:pPr>
            <w:r w:rsidRPr="003E31F8">
              <w:t xml:space="preserve">- Pointer to the </w:t>
            </w:r>
            <w:r>
              <w:t>CAN frame structure</w:t>
            </w:r>
            <w:r w:rsidRPr="003E31F8">
              <w:t>.</w:t>
            </w:r>
          </w:p>
          <w:p w14:paraId="1104FBF5" w14:textId="5C70C744" w:rsidR="00AD77AB" w:rsidRPr="003E31F8" w:rsidRDefault="00AD77AB" w:rsidP="006E60C7">
            <w:pPr>
              <w:pStyle w:val="a1"/>
              <w:spacing w:before="0" w:after="0"/>
              <w:jc w:val="left"/>
            </w:pPr>
            <w:r w:rsidRPr="003E31F8">
              <w:t xml:space="preserve">- Pointer to the </w:t>
            </w:r>
            <w:r w:rsidR="006E60C7">
              <w:t>TimeStamp</w:t>
            </w:r>
            <w:r w:rsidRPr="003E31F8">
              <w:t>.</w:t>
            </w:r>
          </w:p>
        </w:tc>
        <w:tc>
          <w:tcPr>
            <w:tcW w:w="1515" w:type="dxa"/>
            <w:vMerge w:val="restart"/>
          </w:tcPr>
          <w:p w14:paraId="07428EC5" w14:textId="77777777" w:rsidR="00AD77AB" w:rsidRPr="00A50036" w:rsidRDefault="00AD77AB" w:rsidP="006E60C7">
            <w:pPr>
              <w:pStyle w:val="a1"/>
              <w:spacing w:before="0" w:after="0"/>
              <w:jc w:val="left"/>
            </w:pPr>
            <w:r>
              <w:t>API Layer</w:t>
            </w:r>
          </w:p>
        </w:tc>
      </w:tr>
      <w:tr w:rsidR="00AD77AB" w:rsidRPr="00F05069" w14:paraId="58ED56A2" w14:textId="77777777" w:rsidTr="00E47DA0">
        <w:trPr>
          <w:trHeight w:val="155"/>
        </w:trPr>
        <w:tc>
          <w:tcPr>
            <w:tcW w:w="421" w:type="dxa"/>
            <w:vMerge/>
          </w:tcPr>
          <w:p w14:paraId="5488F59F" w14:textId="77777777" w:rsidR="00AD77AB" w:rsidRPr="00F05069"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543C84E" w14:textId="77777777" w:rsidR="00AD77AB" w:rsidRPr="003E31F8" w:rsidRDefault="00AD77AB" w:rsidP="00032018">
            <w:pPr>
              <w:pStyle w:val="a1"/>
              <w:spacing w:before="0" w:after="0"/>
            </w:pPr>
          </w:p>
        </w:tc>
        <w:tc>
          <w:tcPr>
            <w:tcW w:w="360" w:type="dxa"/>
          </w:tcPr>
          <w:p w14:paraId="34680F42" w14:textId="62F2C113" w:rsidR="00AD77AB" w:rsidRPr="003E31F8" w:rsidRDefault="003653CD" w:rsidP="006E60C7">
            <w:pPr>
              <w:pStyle w:val="a1"/>
              <w:spacing w:before="0" w:after="0"/>
              <w:jc w:val="left"/>
            </w:pPr>
            <w:r>
              <w:t>2</w:t>
            </w:r>
          </w:p>
        </w:tc>
        <w:tc>
          <w:tcPr>
            <w:tcW w:w="6170" w:type="dxa"/>
          </w:tcPr>
          <w:p w14:paraId="171E364A" w14:textId="333EEFF2" w:rsidR="00AD77AB" w:rsidRPr="003E31F8" w:rsidRDefault="00AD77AB" w:rsidP="006E60C7">
            <w:pPr>
              <w:pStyle w:val="a1"/>
              <w:spacing w:before="0" w:after="0"/>
              <w:jc w:val="left"/>
            </w:pPr>
            <w:r w:rsidRPr="003E31F8">
              <w:t>After the API “R_</w:t>
            </w:r>
            <w:r w:rsidR="000F4E6D">
              <w:t>ProtoConv</w:t>
            </w:r>
            <w:r w:rsidRPr="003E31F8">
              <w:t>_</w:t>
            </w:r>
            <w:r>
              <w:t>CantoEth</w:t>
            </w:r>
            <w:r w:rsidR="006E60C7">
              <w:t>TS</w:t>
            </w:r>
            <w:r w:rsidRPr="003E31F8">
              <w:t>” processes, it returns the following to the User Application.</w:t>
            </w:r>
          </w:p>
          <w:p w14:paraId="7D156A27" w14:textId="1087F567" w:rsidR="00AD77AB" w:rsidRPr="003E31F8" w:rsidRDefault="00AD77AB" w:rsidP="006E60C7">
            <w:pPr>
              <w:pStyle w:val="a1"/>
              <w:spacing w:before="0" w:after="0"/>
              <w:jc w:val="left"/>
            </w:pPr>
            <w:r w:rsidRPr="003E31F8">
              <w:t xml:space="preserve">- Result as </w:t>
            </w:r>
            <w:r w:rsidR="00176BB4" w:rsidRPr="00663C6C">
              <w:t>Std_ReturnType</w:t>
            </w:r>
            <w:r w:rsidR="00176BB4">
              <w:rPr>
                <w:lang w:val="en-US"/>
              </w:rPr>
              <w:t xml:space="preserve"> (</w:t>
            </w:r>
            <w:r w:rsidR="00176BB4" w:rsidRPr="00663C6C">
              <w:rPr>
                <w:lang w:val="en-US"/>
              </w:rPr>
              <w:t>be used with value E_OK or E_NOT_OK</w:t>
            </w:r>
            <w:r w:rsidR="00176BB4">
              <w:rPr>
                <w:lang w:val="en-US"/>
              </w:rPr>
              <w:t>)</w:t>
            </w:r>
          </w:p>
        </w:tc>
        <w:tc>
          <w:tcPr>
            <w:tcW w:w="1515" w:type="dxa"/>
            <w:vMerge/>
          </w:tcPr>
          <w:p w14:paraId="39965FFE" w14:textId="77777777" w:rsidR="00AD77AB" w:rsidRPr="0064594D" w:rsidRDefault="00AD77AB"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157DD8BF" w14:textId="77777777" w:rsidTr="00E47DA0">
        <w:trPr>
          <w:trHeight w:val="155"/>
        </w:trPr>
        <w:tc>
          <w:tcPr>
            <w:tcW w:w="421" w:type="dxa"/>
            <w:vMerge w:val="restart"/>
          </w:tcPr>
          <w:p w14:paraId="24216A02" w14:textId="77777777" w:rsidR="00AD77AB" w:rsidRPr="00F05069" w:rsidRDefault="00AD77AB"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30EC8A72" w14:textId="3DCD069F" w:rsidR="00AD77AB" w:rsidRPr="003E31F8" w:rsidRDefault="000F4E6D" w:rsidP="00032018">
            <w:pPr>
              <w:pStyle w:val="a1"/>
              <w:spacing w:before="0" w:after="0"/>
            </w:pPr>
            <w:r>
              <w:t>ProtoConv</w:t>
            </w:r>
            <w:r w:rsidR="00AD77AB" w:rsidRPr="00AD77AB">
              <w:t>_CantoEth</w:t>
            </w:r>
            <w:r w:rsidR="006E60C7">
              <w:t>TS</w:t>
            </w:r>
          </w:p>
        </w:tc>
        <w:tc>
          <w:tcPr>
            <w:tcW w:w="360" w:type="dxa"/>
          </w:tcPr>
          <w:p w14:paraId="7D880855" w14:textId="77777777" w:rsidR="00AD77AB" w:rsidRPr="003E31F8" w:rsidRDefault="00AD77AB" w:rsidP="006E60C7">
            <w:pPr>
              <w:pStyle w:val="a1"/>
              <w:spacing w:before="0" w:after="0"/>
              <w:jc w:val="left"/>
              <w:rPr>
                <w:lang w:eastAsia="ja-JP"/>
              </w:rPr>
            </w:pPr>
            <w:r>
              <w:rPr>
                <w:rFonts w:hint="eastAsia"/>
                <w:lang w:eastAsia="ja-JP"/>
              </w:rPr>
              <w:t>1</w:t>
            </w:r>
          </w:p>
        </w:tc>
        <w:tc>
          <w:tcPr>
            <w:tcW w:w="6170" w:type="dxa"/>
          </w:tcPr>
          <w:p w14:paraId="3C40A9C9" w14:textId="77777777" w:rsidR="006E60C7" w:rsidRPr="003E31F8" w:rsidRDefault="00AD77AB" w:rsidP="006E60C7">
            <w:pPr>
              <w:pStyle w:val="a1"/>
              <w:spacing w:before="0" w:after="0"/>
              <w:jc w:val="left"/>
            </w:pPr>
            <w:r>
              <w:rPr>
                <w:lang w:eastAsia="ja-JP"/>
              </w:rPr>
              <w:t>“</w:t>
            </w:r>
            <w:r>
              <w:t>R_</w:t>
            </w:r>
            <w:r w:rsidR="000F4E6D">
              <w:t>ProtoConv</w:t>
            </w:r>
            <w:r>
              <w:t>_CantoEth</w:t>
            </w:r>
            <w:r w:rsidR="006E60C7">
              <w:t>TS</w:t>
            </w:r>
            <w:r>
              <w:t>” specifies the following data and calls function.</w:t>
            </w:r>
          </w:p>
          <w:p w14:paraId="17BE49A1" w14:textId="77777777" w:rsidR="006E60C7" w:rsidRPr="003E31F8" w:rsidRDefault="006E60C7" w:rsidP="006E60C7">
            <w:pPr>
              <w:pStyle w:val="a1"/>
              <w:spacing w:before="0" w:after="0"/>
              <w:jc w:val="left"/>
            </w:pPr>
            <w:r w:rsidRPr="003E31F8">
              <w:t xml:space="preserve">- </w:t>
            </w:r>
            <w:r>
              <w:t>Bus ID</w:t>
            </w:r>
            <w:r w:rsidRPr="003E31F8">
              <w:t>.</w:t>
            </w:r>
          </w:p>
          <w:p w14:paraId="7A1B7582" w14:textId="77777777" w:rsidR="006E60C7" w:rsidRPr="003E31F8" w:rsidRDefault="006E60C7" w:rsidP="006E60C7">
            <w:pPr>
              <w:pStyle w:val="a1"/>
              <w:spacing w:before="0" w:after="0"/>
              <w:jc w:val="left"/>
            </w:pPr>
            <w:r w:rsidRPr="003E31F8">
              <w:t xml:space="preserve">- Pointer to the </w:t>
            </w:r>
            <w:r>
              <w:t>CAN frame structure</w:t>
            </w:r>
            <w:r w:rsidRPr="003E31F8">
              <w:t>.</w:t>
            </w:r>
          </w:p>
          <w:p w14:paraId="3C2ADCFF" w14:textId="0A77FC22" w:rsidR="00AD77AB" w:rsidRPr="003E31F8" w:rsidRDefault="006E60C7" w:rsidP="006E60C7">
            <w:pPr>
              <w:pStyle w:val="a1"/>
              <w:spacing w:before="0" w:after="0"/>
              <w:jc w:val="left"/>
            </w:pPr>
            <w:r w:rsidRPr="003E31F8">
              <w:t xml:space="preserve">- Pointer to the </w:t>
            </w:r>
            <w:r>
              <w:t>TimeStamp</w:t>
            </w:r>
            <w:r w:rsidRPr="003E31F8">
              <w:t>.</w:t>
            </w:r>
          </w:p>
        </w:tc>
        <w:tc>
          <w:tcPr>
            <w:tcW w:w="1515" w:type="dxa"/>
            <w:vMerge w:val="restart"/>
          </w:tcPr>
          <w:p w14:paraId="536CF19C" w14:textId="25661E20" w:rsidR="00AD77AB" w:rsidRPr="0064594D" w:rsidRDefault="00923B4D" w:rsidP="006E60C7">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CAN frame with TimeStamp</w:t>
            </w:r>
            <w:r w:rsidR="005D7A09" w:rsidRPr="005D7A09">
              <w:rPr>
                <w:rFonts w:eastAsia="Meiryo UI" w:cs="Arial"/>
                <w:szCs w:val="20"/>
              </w:rPr>
              <w:t xml:space="preserve"> to Ethernet Conversion Function</w:t>
            </w:r>
          </w:p>
        </w:tc>
      </w:tr>
      <w:tr w:rsidR="003653CD" w:rsidRPr="00F05069" w14:paraId="53978B94" w14:textId="77777777" w:rsidTr="00E47DA0">
        <w:trPr>
          <w:trHeight w:val="155"/>
        </w:trPr>
        <w:tc>
          <w:tcPr>
            <w:tcW w:w="421" w:type="dxa"/>
            <w:vMerge/>
          </w:tcPr>
          <w:p w14:paraId="4EC4B261" w14:textId="77777777" w:rsidR="003653CD" w:rsidRDefault="003653CD"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6AFC2594" w14:textId="77777777" w:rsidR="003653CD" w:rsidRPr="00AD77AB" w:rsidRDefault="003653CD" w:rsidP="00032018">
            <w:pPr>
              <w:pStyle w:val="a1"/>
              <w:spacing w:before="0" w:after="0"/>
            </w:pPr>
          </w:p>
        </w:tc>
        <w:tc>
          <w:tcPr>
            <w:tcW w:w="360" w:type="dxa"/>
          </w:tcPr>
          <w:p w14:paraId="663A7FA5" w14:textId="6CE8DDB6" w:rsidR="003653CD" w:rsidRDefault="003653CD" w:rsidP="006E60C7">
            <w:pPr>
              <w:pStyle w:val="a1"/>
              <w:spacing w:before="0" w:after="0"/>
              <w:jc w:val="left"/>
              <w:rPr>
                <w:lang w:eastAsia="ja-JP"/>
              </w:rPr>
            </w:pPr>
            <w:r>
              <w:rPr>
                <w:rFonts w:hint="eastAsia"/>
                <w:lang w:eastAsia="ja-JP"/>
              </w:rPr>
              <w:t>2</w:t>
            </w:r>
          </w:p>
        </w:tc>
        <w:tc>
          <w:tcPr>
            <w:tcW w:w="6170" w:type="dxa"/>
          </w:tcPr>
          <w:p w14:paraId="501290E2" w14:textId="77777777" w:rsidR="003653CD" w:rsidRDefault="003653CD" w:rsidP="006E60C7">
            <w:pPr>
              <w:pStyle w:val="a1"/>
              <w:spacing w:before="0" w:after="0"/>
              <w:jc w:val="left"/>
            </w:pPr>
            <w:r>
              <w:t>Reads the following data.</w:t>
            </w:r>
          </w:p>
          <w:p w14:paraId="6D3FD7E5" w14:textId="734D05EA" w:rsidR="003653CD" w:rsidRDefault="003653CD" w:rsidP="006E60C7">
            <w:pPr>
              <w:pStyle w:val="a1"/>
              <w:spacing w:before="0" w:after="0"/>
              <w:jc w:val="left"/>
              <w:rPr>
                <w:lang w:eastAsia="ja-JP"/>
              </w:rPr>
            </w:pPr>
            <w:r>
              <w:t xml:space="preserve">- </w:t>
            </w:r>
            <w:r w:rsidRPr="00AD77AB">
              <w:t>CAN frame structure</w:t>
            </w:r>
            <w:r>
              <w:t>.</w:t>
            </w:r>
          </w:p>
        </w:tc>
        <w:tc>
          <w:tcPr>
            <w:tcW w:w="1515" w:type="dxa"/>
            <w:vMerge/>
          </w:tcPr>
          <w:p w14:paraId="454A6F2B" w14:textId="77777777" w:rsidR="003653CD" w:rsidRDefault="003653CD"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0FE99A81" w14:textId="77777777" w:rsidTr="00E47DA0">
        <w:trPr>
          <w:trHeight w:val="155"/>
        </w:trPr>
        <w:tc>
          <w:tcPr>
            <w:tcW w:w="421" w:type="dxa"/>
            <w:vMerge/>
          </w:tcPr>
          <w:p w14:paraId="050F95C4" w14:textId="77777777" w:rsidR="00AD77AB"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1F1394C" w14:textId="77777777" w:rsidR="00AD77AB" w:rsidRPr="00AD77AB" w:rsidRDefault="00AD77AB" w:rsidP="00032018">
            <w:pPr>
              <w:pStyle w:val="a1"/>
              <w:spacing w:before="0" w:after="0"/>
            </w:pPr>
          </w:p>
        </w:tc>
        <w:tc>
          <w:tcPr>
            <w:tcW w:w="360" w:type="dxa"/>
          </w:tcPr>
          <w:p w14:paraId="5E30022F" w14:textId="15E5F0A3" w:rsidR="00AD77AB" w:rsidRDefault="003653CD" w:rsidP="006E60C7">
            <w:pPr>
              <w:pStyle w:val="a1"/>
              <w:spacing w:before="0" w:after="0"/>
              <w:jc w:val="left"/>
              <w:rPr>
                <w:lang w:eastAsia="ja-JP"/>
              </w:rPr>
            </w:pPr>
            <w:r>
              <w:rPr>
                <w:lang w:eastAsia="ja-JP"/>
              </w:rPr>
              <w:t>3</w:t>
            </w:r>
          </w:p>
        </w:tc>
        <w:tc>
          <w:tcPr>
            <w:tcW w:w="6170" w:type="dxa"/>
          </w:tcPr>
          <w:p w14:paraId="72D09C4A" w14:textId="4A6FEFAC" w:rsidR="00AD77AB" w:rsidRDefault="00AD77AB" w:rsidP="006E60C7">
            <w:pPr>
              <w:pStyle w:val="a1"/>
              <w:spacing w:before="0" w:after="0"/>
              <w:jc w:val="left"/>
              <w:rPr>
                <w:lang w:eastAsia="ja-JP"/>
              </w:rPr>
            </w:pPr>
            <w:r>
              <w:rPr>
                <w:lang w:eastAsia="ja-JP"/>
              </w:rPr>
              <w:t>Sea</w:t>
            </w:r>
            <w:r w:rsidR="00454FAC">
              <w:rPr>
                <w:lang w:eastAsia="ja-JP"/>
              </w:rPr>
              <w:t>r</w:t>
            </w:r>
            <w:r>
              <w:rPr>
                <w:lang w:eastAsia="ja-JP"/>
              </w:rPr>
              <w:t xml:space="preserve">ch </w:t>
            </w:r>
            <w:r w:rsidR="003212FB" w:rsidRPr="003212FB">
              <w:rPr>
                <w:lang w:eastAsia="ja-JP"/>
              </w:rPr>
              <w:t>C</w:t>
            </w:r>
            <w:r w:rsidR="003212FB">
              <w:rPr>
                <w:lang w:eastAsia="ja-JP"/>
              </w:rPr>
              <w:t>AN</w:t>
            </w:r>
            <w:r w:rsidR="003212FB" w:rsidRPr="003212FB">
              <w:rPr>
                <w:lang w:eastAsia="ja-JP"/>
              </w:rPr>
              <w:t xml:space="preserve"> to </w:t>
            </w:r>
            <w:r>
              <w:rPr>
                <w:lang w:eastAsia="ja-JP"/>
              </w:rPr>
              <w:t>Ethernet Routing Table</w:t>
            </w:r>
            <w:r w:rsidR="006E60C7">
              <w:rPr>
                <w:lang w:eastAsia="ja-JP"/>
              </w:rPr>
              <w:t xml:space="preserve"> and</w:t>
            </w:r>
            <w:r>
              <w:rPr>
                <w:lang w:eastAsia="ja-JP"/>
              </w:rPr>
              <w:t xml:space="preserve"> </w:t>
            </w:r>
            <w:r w:rsidR="006E60C7">
              <w:rPr>
                <w:lang w:eastAsia="ja-JP"/>
              </w:rPr>
              <w:t xml:space="preserve">Ethernet Destination Routing Table </w:t>
            </w:r>
            <w:r>
              <w:rPr>
                <w:lang w:eastAsia="ja-JP"/>
              </w:rPr>
              <w:t>and get results.</w:t>
            </w:r>
          </w:p>
        </w:tc>
        <w:tc>
          <w:tcPr>
            <w:tcW w:w="1515" w:type="dxa"/>
            <w:vMerge/>
          </w:tcPr>
          <w:p w14:paraId="4808AD35" w14:textId="77777777" w:rsidR="00AD77AB" w:rsidRDefault="00AD77AB"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43132A36" w14:textId="77777777" w:rsidTr="00E47DA0">
        <w:trPr>
          <w:trHeight w:val="155"/>
        </w:trPr>
        <w:tc>
          <w:tcPr>
            <w:tcW w:w="421" w:type="dxa"/>
            <w:vMerge/>
          </w:tcPr>
          <w:p w14:paraId="650F7AD1" w14:textId="77777777" w:rsidR="00AD77AB"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1DE79538" w14:textId="77777777" w:rsidR="00AD77AB" w:rsidRPr="00AD77AB" w:rsidRDefault="00AD77AB" w:rsidP="00032018">
            <w:pPr>
              <w:pStyle w:val="a1"/>
              <w:spacing w:before="0" w:after="0"/>
            </w:pPr>
          </w:p>
        </w:tc>
        <w:tc>
          <w:tcPr>
            <w:tcW w:w="360" w:type="dxa"/>
          </w:tcPr>
          <w:p w14:paraId="58545165" w14:textId="314D64EC" w:rsidR="00AD77AB" w:rsidRDefault="003653CD" w:rsidP="006E60C7">
            <w:pPr>
              <w:pStyle w:val="a1"/>
              <w:spacing w:before="0" w:after="0"/>
              <w:jc w:val="left"/>
              <w:rPr>
                <w:lang w:eastAsia="ja-JP"/>
              </w:rPr>
            </w:pPr>
            <w:r>
              <w:rPr>
                <w:lang w:eastAsia="ja-JP"/>
              </w:rPr>
              <w:t>4</w:t>
            </w:r>
          </w:p>
        </w:tc>
        <w:tc>
          <w:tcPr>
            <w:tcW w:w="6170" w:type="dxa"/>
          </w:tcPr>
          <w:p w14:paraId="35C3778B" w14:textId="6682AD25" w:rsidR="00AD77AB" w:rsidRDefault="00454FAC" w:rsidP="006E60C7">
            <w:pPr>
              <w:pStyle w:val="a1"/>
              <w:spacing w:before="0" w:after="0"/>
              <w:jc w:val="left"/>
              <w:rPr>
                <w:lang w:eastAsia="ja-JP"/>
              </w:rPr>
            </w:pPr>
            <w:r>
              <w:rPr>
                <w:rFonts w:hint="eastAsia"/>
                <w:lang w:eastAsia="ja-JP"/>
              </w:rPr>
              <w:t>S</w:t>
            </w:r>
            <w:r>
              <w:rPr>
                <w:lang w:eastAsia="ja-JP"/>
              </w:rPr>
              <w:t>tore CAN frame to CAN Rx Buffer.</w:t>
            </w:r>
          </w:p>
        </w:tc>
        <w:tc>
          <w:tcPr>
            <w:tcW w:w="1515" w:type="dxa"/>
            <w:vMerge/>
          </w:tcPr>
          <w:p w14:paraId="26CDDFE5" w14:textId="77777777" w:rsidR="00AD77AB" w:rsidRDefault="00AD77AB"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48A17BFC" w14:textId="77777777" w:rsidTr="00E47DA0">
        <w:trPr>
          <w:trHeight w:val="155"/>
        </w:trPr>
        <w:tc>
          <w:tcPr>
            <w:tcW w:w="421" w:type="dxa"/>
            <w:vMerge/>
          </w:tcPr>
          <w:p w14:paraId="6A3D6F81" w14:textId="77777777" w:rsidR="00AD77AB"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1EBA61E" w14:textId="77777777" w:rsidR="00AD77AB" w:rsidRPr="00AD77AB" w:rsidRDefault="00AD77AB" w:rsidP="00032018">
            <w:pPr>
              <w:pStyle w:val="a1"/>
              <w:spacing w:before="0" w:after="0"/>
            </w:pPr>
          </w:p>
        </w:tc>
        <w:tc>
          <w:tcPr>
            <w:tcW w:w="360" w:type="dxa"/>
          </w:tcPr>
          <w:p w14:paraId="5850A935" w14:textId="0125850F" w:rsidR="00AD77AB" w:rsidRDefault="003653CD" w:rsidP="006E60C7">
            <w:pPr>
              <w:pStyle w:val="a1"/>
              <w:spacing w:before="0" w:after="0"/>
              <w:jc w:val="left"/>
              <w:rPr>
                <w:lang w:eastAsia="ja-JP"/>
              </w:rPr>
            </w:pPr>
            <w:r>
              <w:rPr>
                <w:lang w:eastAsia="ja-JP"/>
              </w:rPr>
              <w:t>5</w:t>
            </w:r>
          </w:p>
        </w:tc>
        <w:tc>
          <w:tcPr>
            <w:tcW w:w="6170" w:type="dxa"/>
          </w:tcPr>
          <w:p w14:paraId="29784E11" w14:textId="176E4354" w:rsidR="00AD77AB" w:rsidRDefault="00AC04F6" w:rsidP="006E60C7">
            <w:pPr>
              <w:pStyle w:val="a1"/>
              <w:spacing w:before="0" w:after="0"/>
              <w:jc w:val="left"/>
              <w:rPr>
                <w:lang w:eastAsia="ja-JP"/>
              </w:rPr>
            </w:pPr>
            <w:r>
              <w:rPr>
                <w:lang w:eastAsia="ja-JP"/>
              </w:rPr>
              <w:t>Copy</w:t>
            </w:r>
            <w:r w:rsidR="009B5EF6" w:rsidRPr="009B5EF6">
              <w:rPr>
                <w:lang w:eastAsia="ja-JP"/>
              </w:rPr>
              <w:t xml:space="preserve"> CAN frame </w:t>
            </w:r>
            <w:r w:rsidR="009B5EF6">
              <w:rPr>
                <w:lang w:eastAsia="ja-JP"/>
              </w:rPr>
              <w:t>from</w:t>
            </w:r>
            <w:r w:rsidR="009B5EF6" w:rsidRPr="009B5EF6">
              <w:rPr>
                <w:lang w:eastAsia="ja-JP"/>
              </w:rPr>
              <w:t xml:space="preserve"> CAN Rx Buffer</w:t>
            </w:r>
            <w:r>
              <w:rPr>
                <w:lang w:eastAsia="ja-JP"/>
              </w:rPr>
              <w:t xml:space="preserve"> to Ethernet Tx Buffer</w:t>
            </w:r>
            <w:r w:rsidR="009B5EF6" w:rsidRPr="009B5EF6">
              <w:rPr>
                <w:lang w:eastAsia="ja-JP"/>
              </w:rPr>
              <w:t>.</w:t>
            </w:r>
          </w:p>
        </w:tc>
        <w:tc>
          <w:tcPr>
            <w:tcW w:w="1515" w:type="dxa"/>
            <w:vMerge/>
          </w:tcPr>
          <w:p w14:paraId="0757A6AA" w14:textId="77777777" w:rsidR="00AD77AB" w:rsidRDefault="00AD77AB"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1A685478" w14:textId="77777777" w:rsidTr="00E47DA0">
        <w:trPr>
          <w:trHeight w:val="155"/>
        </w:trPr>
        <w:tc>
          <w:tcPr>
            <w:tcW w:w="421" w:type="dxa"/>
            <w:vMerge/>
          </w:tcPr>
          <w:p w14:paraId="17F0E085" w14:textId="77777777" w:rsidR="00AD77AB" w:rsidRPr="00F05069"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0EE20C96" w14:textId="77777777" w:rsidR="00AD77AB" w:rsidRPr="003E31F8" w:rsidRDefault="00AD77AB" w:rsidP="00032018">
            <w:pPr>
              <w:pStyle w:val="a1"/>
              <w:spacing w:before="0" w:after="0"/>
            </w:pPr>
          </w:p>
        </w:tc>
        <w:tc>
          <w:tcPr>
            <w:tcW w:w="360" w:type="dxa"/>
          </w:tcPr>
          <w:p w14:paraId="110987CC" w14:textId="7C19ADCD" w:rsidR="00AD77AB" w:rsidRPr="003E31F8" w:rsidRDefault="003653CD" w:rsidP="006E60C7">
            <w:pPr>
              <w:pStyle w:val="a1"/>
              <w:spacing w:before="0" w:after="0"/>
              <w:jc w:val="left"/>
              <w:rPr>
                <w:lang w:eastAsia="ja-JP"/>
              </w:rPr>
            </w:pPr>
            <w:r>
              <w:rPr>
                <w:lang w:eastAsia="ja-JP"/>
              </w:rPr>
              <w:t>6</w:t>
            </w:r>
          </w:p>
        </w:tc>
        <w:tc>
          <w:tcPr>
            <w:tcW w:w="6170" w:type="dxa"/>
          </w:tcPr>
          <w:p w14:paraId="35AB6484" w14:textId="191795C2" w:rsidR="00AD77AB" w:rsidRDefault="00AD77AB" w:rsidP="006E60C7">
            <w:pPr>
              <w:pStyle w:val="a1"/>
              <w:spacing w:before="0" w:after="0"/>
              <w:jc w:val="left"/>
            </w:pPr>
            <w:r>
              <w:t>After the Function “</w:t>
            </w:r>
            <w:r w:rsidR="000F4E6D">
              <w:t>ProtoConv</w:t>
            </w:r>
            <w:r>
              <w:t>_CantoEth</w:t>
            </w:r>
            <w:r w:rsidR="006E60C7">
              <w:t>TS</w:t>
            </w:r>
            <w:r>
              <w:t>” processes, it returns the following to the upper sub-component that calls this sub-component's interfaces.</w:t>
            </w:r>
          </w:p>
          <w:p w14:paraId="0B3BF9C4" w14:textId="38D902FA" w:rsidR="00AD77AB" w:rsidRPr="003E31F8" w:rsidRDefault="00AD77AB" w:rsidP="006E60C7">
            <w:pPr>
              <w:pStyle w:val="a1"/>
              <w:spacing w:before="0" w:after="0"/>
              <w:jc w:val="left"/>
            </w:pPr>
            <w:r>
              <w:t xml:space="preserve">- Result as </w:t>
            </w:r>
            <w:r w:rsidR="00176BB4" w:rsidRPr="00663C6C">
              <w:t>Std_ReturnType</w:t>
            </w:r>
            <w:r w:rsidR="00176BB4">
              <w:rPr>
                <w:lang w:val="en-US"/>
              </w:rPr>
              <w:t xml:space="preserve"> (</w:t>
            </w:r>
            <w:r w:rsidR="00176BB4" w:rsidRPr="00663C6C">
              <w:rPr>
                <w:lang w:val="en-US"/>
              </w:rPr>
              <w:t>be used with value E_OK or E_NOT_OK</w:t>
            </w:r>
            <w:r w:rsidR="00176BB4">
              <w:rPr>
                <w:lang w:val="en-US"/>
              </w:rPr>
              <w:t>)</w:t>
            </w:r>
          </w:p>
        </w:tc>
        <w:tc>
          <w:tcPr>
            <w:tcW w:w="1515" w:type="dxa"/>
            <w:vMerge/>
          </w:tcPr>
          <w:p w14:paraId="16E99791" w14:textId="77777777" w:rsidR="00AD77AB" w:rsidRPr="0064594D" w:rsidRDefault="00AD77AB" w:rsidP="006E60C7">
            <w:pPr>
              <w:tabs>
                <w:tab w:val="left" w:pos="864"/>
              </w:tabs>
              <w:overflowPunct w:val="0"/>
              <w:autoSpaceDE w:val="0"/>
              <w:autoSpaceDN w:val="0"/>
              <w:adjustRightInd w:val="0"/>
              <w:jc w:val="left"/>
              <w:textAlignment w:val="baseline"/>
              <w:rPr>
                <w:rFonts w:eastAsia="Meiryo UI" w:cs="Arial"/>
                <w:szCs w:val="20"/>
              </w:rPr>
            </w:pPr>
          </w:p>
        </w:tc>
      </w:tr>
      <w:tr w:rsidR="00AD77AB" w:rsidRPr="00F05069" w14:paraId="4F2245F0" w14:textId="77777777" w:rsidTr="00E47DA0">
        <w:trPr>
          <w:trHeight w:val="155"/>
        </w:trPr>
        <w:tc>
          <w:tcPr>
            <w:tcW w:w="421" w:type="dxa"/>
            <w:vMerge w:val="restart"/>
          </w:tcPr>
          <w:p w14:paraId="2F7D3B50" w14:textId="77777777" w:rsidR="00AD77AB" w:rsidRPr="00F05069" w:rsidRDefault="00AD77AB"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644" w:type="dxa"/>
            <w:vMerge w:val="restart"/>
          </w:tcPr>
          <w:p w14:paraId="72593CFB" w14:textId="48F7B038" w:rsidR="00AD77AB" w:rsidRPr="003E31F8" w:rsidRDefault="000F4E6D" w:rsidP="00032018">
            <w:pPr>
              <w:pStyle w:val="a1"/>
              <w:spacing w:before="0" w:after="0"/>
            </w:pPr>
            <w:r>
              <w:t>ProtoConv</w:t>
            </w:r>
            <w:r w:rsidR="00AD77AB" w:rsidRPr="003E31F8">
              <w:t>_</w:t>
            </w:r>
            <w:r w:rsidR="005B2CA3">
              <w:t>EthTransmit</w:t>
            </w:r>
            <w:r w:rsidR="005B2CA3" w:rsidRPr="005B2CA3">
              <w:t>UserDef</w:t>
            </w:r>
          </w:p>
        </w:tc>
        <w:tc>
          <w:tcPr>
            <w:tcW w:w="360" w:type="dxa"/>
          </w:tcPr>
          <w:p w14:paraId="64856FFA" w14:textId="77777777" w:rsidR="00AD77AB" w:rsidRPr="003E31F8" w:rsidRDefault="00AD77AB" w:rsidP="006E60C7">
            <w:pPr>
              <w:pStyle w:val="a1"/>
              <w:spacing w:before="0" w:after="0"/>
              <w:jc w:val="left"/>
              <w:rPr>
                <w:lang w:eastAsia="ja-JP"/>
              </w:rPr>
            </w:pPr>
            <w:r>
              <w:rPr>
                <w:rFonts w:hint="eastAsia"/>
                <w:lang w:eastAsia="ja-JP"/>
              </w:rPr>
              <w:t>1</w:t>
            </w:r>
          </w:p>
        </w:tc>
        <w:tc>
          <w:tcPr>
            <w:tcW w:w="6170" w:type="dxa"/>
          </w:tcPr>
          <w:p w14:paraId="6E25C154" w14:textId="0DADCCCC" w:rsidR="00AD77AB" w:rsidRDefault="00AD77AB" w:rsidP="006E60C7">
            <w:pPr>
              <w:pStyle w:val="a1"/>
              <w:spacing w:before="0" w:after="0"/>
              <w:jc w:val="left"/>
            </w:pPr>
            <w:r>
              <w:rPr>
                <w:lang w:eastAsia="ja-JP"/>
              </w:rPr>
              <w:t>“</w:t>
            </w:r>
            <w:r w:rsidR="000F4E6D">
              <w:rPr>
                <w:lang w:eastAsia="ja-JP"/>
              </w:rPr>
              <w:t>ProtoConv</w:t>
            </w:r>
            <w:r>
              <w:rPr>
                <w:lang w:eastAsia="ja-JP"/>
              </w:rPr>
              <w:t>_</w:t>
            </w:r>
            <w:r w:rsidR="005B2CA3">
              <w:rPr>
                <w:lang w:eastAsia="ja-JP"/>
              </w:rPr>
              <w:t>CantoEth</w:t>
            </w:r>
            <w:r w:rsidR="006E60C7">
              <w:rPr>
                <w:lang w:eastAsia="ja-JP"/>
              </w:rPr>
              <w:t>TS</w:t>
            </w:r>
            <w:r>
              <w:rPr>
                <w:lang w:eastAsia="ja-JP"/>
              </w:rPr>
              <w:t>”</w:t>
            </w:r>
            <w:r>
              <w:t xml:space="preserve"> specifies the following data and calls function.</w:t>
            </w:r>
          </w:p>
          <w:p w14:paraId="6D548B0B" w14:textId="159F800C" w:rsidR="00AD77AB" w:rsidRDefault="00AD77AB" w:rsidP="006E60C7">
            <w:pPr>
              <w:pStyle w:val="a1"/>
              <w:spacing w:before="0" w:after="0"/>
              <w:jc w:val="left"/>
            </w:pPr>
            <w:r>
              <w:t xml:space="preserve">- Pointer to </w:t>
            </w:r>
            <w:r w:rsidR="005B2CA3">
              <w:t>Ethernet frame</w:t>
            </w:r>
            <w:r w:rsidR="00A34078">
              <w:t xml:space="preserve"> stored in Ethernet Tx Buffer</w:t>
            </w:r>
          </w:p>
          <w:p w14:paraId="2977420B" w14:textId="77777777" w:rsidR="005B2CA3" w:rsidRDefault="005B2CA3" w:rsidP="006E60C7">
            <w:pPr>
              <w:pStyle w:val="a1"/>
              <w:spacing w:before="0" w:after="0"/>
              <w:jc w:val="left"/>
              <w:rPr>
                <w:lang w:eastAsia="ja-JP"/>
              </w:rPr>
            </w:pPr>
            <w:r>
              <w:rPr>
                <w:rFonts w:hint="eastAsia"/>
                <w:lang w:eastAsia="ja-JP"/>
              </w:rPr>
              <w:t>-</w:t>
            </w:r>
            <w:r>
              <w:rPr>
                <w:lang w:eastAsia="ja-JP"/>
              </w:rPr>
              <w:t xml:space="preserve"> Destination MAC Address</w:t>
            </w:r>
          </w:p>
          <w:p w14:paraId="608D78C8" w14:textId="77777777" w:rsidR="005B2CA3" w:rsidRDefault="005B2CA3" w:rsidP="006E60C7">
            <w:pPr>
              <w:pStyle w:val="a1"/>
              <w:spacing w:before="0" w:after="0"/>
              <w:jc w:val="left"/>
              <w:rPr>
                <w:lang w:eastAsia="ja-JP"/>
              </w:rPr>
            </w:pPr>
            <w:r>
              <w:rPr>
                <w:rFonts w:hint="eastAsia"/>
                <w:lang w:eastAsia="ja-JP"/>
              </w:rPr>
              <w:lastRenderedPageBreak/>
              <w:t>-</w:t>
            </w:r>
            <w:r>
              <w:rPr>
                <w:lang w:eastAsia="ja-JP"/>
              </w:rPr>
              <w:t xml:space="preserve"> Ethernet frame size</w:t>
            </w:r>
          </w:p>
          <w:p w14:paraId="3976A8DB" w14:textId="0D076400" w:rsidR="005B2CA3" w:rsidRPr="003E31F8" w:rsidRDefault="005B2CA3" w:rsidP="006E60C7">
            <w:pPr>
              <w:pStyle w:val="a1"/>
              <w:spacing w:before="0" w:after="0"/>
              <w:jc w:val="left"/>
              <w:rPr>
                <w:lang w:eastAsia="ja-JP"/>
              </w:rPr>
            </w:pPr>
            <w:r>
              <w:rPr>
                <w:rFonts w:hint="eastAsia"/>
                <w:lang w:eastAsia="ja-JP"/>
              </w:rPr>
              <w:t>-</w:t>
            </w:r>
            <w:r>
              <w:rPr>
                <w:lang w:eastAsia="ja-JP"/>
              </w:rPr>
              <w:t xml:space="preserve"> EtherType</w:t>
            </w:r>
          </w:p>
        </w:tc>
        <w:tc>
          <w:tcPr>
            <w:tcW w:w="1515" w:type="dxa"/>
            <w:vMerge w:val="restart"/>
          </w:tcPr>
          <w:p w14:paraId="18389E6C" w14:textId="1AE6E6D6" w:rsidR="00AD77AB" w:rsidRPr="0064594D" w:rsidRDefault="006A19CF" w:rsidP="006E60C7">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lastRenderedPageBreak/>
              <w:t>Interface</w:t>
            </w:r>
            <w:r w:rsidR="00AD77AB">
              <w:rPr>
                <w:rFonts w:eastAsia="Meiryo UI" w:cs="Arial"/>
                <w:szCs w:val="20"/>
              </w:rPr>
              <w:t xml:space="preserve"> Function</w:t>
            </w:r>
          </w:p>
        </w:tc>
      </w:tr>
      <w:tr w:rsidR="00AD77AB" w:rsidRPr="00F05069" w14:paraId="13EC502F" w14:textId="77777777" w:rsidTr="00E47DA0">
        <w:trPr>
          <w:trHeight w:val="155"/>
        </w:trPr>
        <w:tc>
          <w:tcPr>
            <w:tcW w:w="421" w:type="dxa"/>
            <w:vMerge/>
          </w:tcPr>
          <w:p w14:paraId="70E1E492" w14:textId="77777777" w:rsidR="00AD77AB" w:rsidRPr="00F05069" w:rsidRDefault="00AD77AB" w:rsidP="00032018">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50AB3D2" w14:textId="77777777" w:rsidR="00AD77AB" w:rsidRPr="003E31F8" w:rsidRDefault="00AD77AB" w:rsidP="00032018">
            <w:pPr>
              <w:pStyle w:val="a1"/>
              <w:spacing w:before="0" w:after="0"/>
            </w:pPr>
          </w:p>
        </w:tc>
        <w:tc>
          <w:tcPr>
            <w:tcW w:w="360" w:type="dxa"/>
          </w:tcPr>
          <w:p w14:paraId="26A13FA8" w14:textId="77777777" w:rsidR="00AD77AB" w:rsidRPr="003E31F8" w:rsidRDefault="00AD77AB" w:rsidP="006E60C7">
            <w:pPr>
              <w:pStyle w:val="a1"/>
              <w:spacing w:before="0" w:after="0"/>
              <w:jc w:val="left"/>
              <w:rPr>
                <w:lang w:eastAsia="ja-JP"/>
              </w:rPr>
            </w:pPr>
            <w:r>
              <w:rPr>
                <w:rFonts w:hint="eastAsia"/>
                <w:lang w:eastAsia="ja-JP"/>
              </w:rPr>
              <w:t>2</w:t>
            </w:r>
          </w:p>
        </w:tc>
        <w:tc>
          <w:tcPr>
            <w:tcW w:w="6170" w:type="dxa"/>
          </w:tcPr>
          <w:p w14:paraId="3FDCC8CD" w14:textId="46163536" w:rsidR="005B2CA3" w:rsidRDefault="005B2CA3" w:rsidP="006E60C7">
            <w:pPr>
              <w:pStyle w:val="a1"/>
              <w:spacing w:before="0" w:after="0"/>
              <w:jc w:val="left"/>
            </w:pPr>
            <w:r>
              <w:t>After the Function “</w:t>
            </w:r>
            <w:r w:rsidR="000F4E6D">
              <w:t>ProtoConv</w:t>
            </w:r>
            <w:r>
              <w:t>_EthTransmitUserDef” processes, it returns the following to the upper sub-component that calls this sub-component's interfaces.</w:t>
            </w:r>
          </w:p>
          <w:p w14:paraId="786B41F5" w14:textId="3221B3F4" w:rsidR="00AD77AB" w:rsidRPr="003E31F8" w:rsidRDefault="005B2CA3" w:rsidP="006E60C7">
            <w:pPr>
              <w:pStyle w:val="a1"/>
              <w:spacing w:before="0" w:after="0"/>
              <w:jc w:val="left"/>
              <w:rPr>
                <w:lang w:eastAsia="ja-JP"/>
              </w:rPr>
            </w:pPr>
            <w:r>
              <w:t xml:space="preserve">- </w:t>
            </w:r>
            <w:r w:rsidR="006E60C7" w:rsidRPr="003E31F8">
              <w:t xml:space="preserve">Result as </w:t>
            </w:r>
            <w:r w:rsidR="006E60C7" w:rsidRPr="00663C6C">
              <w:t>Std_ReturnType</w:t>
            </w:r>
            <w:r w:rsidR="006E60C7">
              <w:rPr>
                <w:lang w:val="en-US"/>
              </w:rPr>
              <w:t xml:space="preserve"> (</w:t>
            </w:r>
            <w:r w:rsidR="006E60C7" w:rsidRPr="00663C6C">
              <w:rPr>
                <w:lang w:val="en-US"/>
              </w:rPr>
              <w:t>be used with value E_OK or E_NOT_OK</w:t>
            </w:r>
            <w:r w:rsidR="006E60C7">
              <w:rPr>
                <w:lang w:val="en-US"/>
              </w:rPr>
              <w:t>)</w:t>
            </w:r>
          </w:p>
        </w:tc>
        <w:tc>
          <w:tcPr>
            <w:tcW w:w="1515" w:type="dxa"/>
            <w:vMerge/>
          </w:tcPr>
          <w:p w14:paraId="45CE3C4E" w14:textId="77777777" w:rsidR="00AD77AB" w:rsidRPr="0064594D" w:rsidRDefault="00AD77AB" w:rsidP="006E60C7">
            <w:pPr>
              <w:tabs>
                <w:tab w:val="left" w:pos="864"/>
              </w:tabs>
              <w:overflowPunct w:val="0"/>
              <w:autoSpaceDE w:val="0"/>
              <w:autoSpaceDN w:val="0"/>
              <w:adjustRightInd w:val="0"/>
              <w:jc w:val="left"/>
              <w:textAlignment w:val="baseline"/>
              <w:rPr>
                <w:rFonts w:eastAsia="Meiryo UI" w:cs="Arial"/>
                <w:szCs w:val="20"/>
              </w:rPr>
            </w:pPr>
          </w:p>
        </w:tc>
      </w:tr>
    </w:tbl>
    <w:p w14:paraId="50CF4E12" w14:textId="7B6EA1C9" w:rsidR="009E17A8" w:rsidRDefault="009E17A8" w:rsidP="00F27F4D">
      <w:pPr>
        <w:pStyle w:val="Heading2"/>
      </w:pPr>
      <w:bookmarkStart w:id="518" w:name="_Toc203384043"/>
      <w:r w:rsidRPr="005D7A09">
        <w:t>R_</w:t>
      </w:r>
      <w:r>
        <w:t>ProtoConv</w:t>
      </w:r>
      <w:r w:rsidRPr="005D7A09">
        <w:t>_</w:t>
      </w:r>
      <w:r>
        <w:t>CantoEth</w:t>
      </w:r>
      <w:bookmarkEnd w:id="518"/>
    </w:p>
    <w:p w14:paraId="2D581DFB" w14:textId="7175EC21" w:rsidR="009E17A8" w:rsidRPr="009E17A8" w:rsidRDefault="00923B4D" w:rsidP="009E17A8">
      <w:pPr>
        <w:rPr>
          <w:lang w:eastAsia="en-US"/>
        </w:rPr>
      </w:pPr>
      <w:r w:rsidRPr="00923B4D">
        <w:rPr>
          <w:noProof/>
          <w:lang w:eastAsia="en-US"/>
        </w:rPr>
        <w:drawing>
          <wp:inline distT="0" distB="0" distL="0" distR="0" wp14:anchorId="25C5B220" wp14:editId="3C71BF18">
            <wp:extent cx="6376035" cy="3545205"/>
            <wp:effectExtent l="0" t="0" r="5715" b="0"/>
            <wp:docPr id="115864657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76035" cy="3545205"/>
                    </a:xfrm>
                    <a:prstGeom prst="rect">
                      <a:avLst/>
                    </a:prstGeom>
                    <a:noFill/>
                    <a:ln>
                      <a:noFill/>
                    </a:ln>
                  </pic:spPr>
                </pic:pic>
              </a:graphicData>
            </a:graphic>
          </wp:inline>
        </w:drawing>
      </w:r>
    </w:p>
    <w:p w14:paraId="48826A2B" w14:textId="5FF9D8C6" w:rsidR="009E17A8" w:rsidRDefault="009E17A8" w:rsidP="00E10491">
      <w:pPr>
        <w:pStyle w:val="Caption"/>
        <w:rPr>
          <w:rFonts w:eastAsia="Meiryo UI"/>
        </w:rPr>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3</w:t>
      </w:r>
      <w:r w:rsidR="009D560C">
        <w:rPr>
          <w:noProof/>
        </w:rPr>
        <w:fldChar w:fldCharType="end"/>
      </w:r>
      <w:r>
        <w:rPr>
          <w:noProof/>
        </w:rPr>
        <w:t>:</w:t>
      </w:r>
      <w:r>
        <w:t xml:space="preserve"> Data Flow diagra</w:t>
      </w:r>
      <w:r w:rsidR="00B76C4C">
        <w:t>m (</w:t>
      </w:r>
      <w:r w:rsidRPr="005D7A09">
        <w:t>R_</w:t>
      </w:r>
      <w:r>
        <w:t>ProtoConv</w:t>
      </w:r>
      <w:r w:rsidRPr="005D7A09">
        <w:t>_</w:t>
      </w:r>
      <w:r>
        <w:t>CantoEth</w:t>
      </w:r>
      <w:r w:rsidRPr="005D7A09">
        <w:t>)</w:t>
      </w:r>
    </w:p>
    <w:p w14:paraId="4E2FD4BA" w14:textId="77777777" w:rsidR="009E17A8" w:rsidRDefault="009E17A8" w:rsidP="009E17A8">
      <w:pPr>
        <w:spacing w:after="120"/>
        <w:rPr>
          <w:rFonts w:eastAsia="Meiryo UI"/>
        </w:rPr>
      </w:pPr>
    </w:p>
    <w:p w14:paraId="1C00CCFF" w14:textId="06684401" w:rsidR="009E17A8" w:rsidRDefault="009E17A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4</w:t>
      </w:r>
      <w:r w:rsidR="009D560C">
        <w:rPr>
          <w:noProof/>
        </w:rPr>
        <w:fldChar w:fldCharType="end"/>
      </w:r>
      <w:r>
        <w:rPr>
          <w:noProof/>
        </w:rPr>
        <w:t>:</w:t>
      </w:r>
      <w:r>
        <w:t xml:space="preserve"> </w:t>
      </w:r>
      <w:r w:rsidRPr="00AD77AB">
        <w:t>R_</w:t>
      </w:r>
      <w:r>
        <w:t>ProtoConv</w:t>
      </w:r>
      <w:r w:rsidRPr="00AD77AB">
        <w:t>_CantoEth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9E17A8" w:rsidRPr="00F05069" w14:paraId="65732D2B" w14:textId="77777777" w:rsidTr="00E47DA0">
        <w:tc>
          <w:tcPr>
            <w:tcW w:w="2065" w:type="dxa"/>
            <w:gridSpan w:val="2"/>
            <w:shd w:val="clear" w:color="auto" w:fill="D9D9D9"/>
          </w:tcPr>
          <w:p w14:paraId="65C51BEA" w14:textId="77777777" w:rsidR="009E17A8" w:rsidRPr="003E31F8" w:rsidRDefault="009E17A8" w:rsidP="002D0BF1">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55CCD292" w14:textId="77777777" w:rsidR="009E17A8" w:rsidRPr="003E31F8" w:rsidRDefault="009E17A8" w:rsidP="002D0BF1">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2DB720D4" w14:textId="77777777" w:rsidR="009E17A8" w:rsidRPr="003E31F8" w:rsidRDefault="009E17A8" w:rsidP="002D0BF1">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9E17A8" w:rsidRPr="00F05069" w14:paraId="3279397F" w14:textId="77777777" w:rsidTr="00E47DA0">
        <w:trPr>
          <w:trHeight w:val="155"/>
        </w:trPr>
        <w:tc>
          <w:tcPr>
            <w:tcW w:w="421" w:type="dxa"/>
            <w:vMerge w:val="restart"/>
          </w:tcPr>
          <w:p w14:paraId="0E98C7C1" w14:textId="77777777" w:rsidR="009E17A8" w:rsidRPr="00A50036" w:rsidRDefault="009E17A8" w:rsidP="002D0BF1">
            <w:pPr>
              <w:pStyle w:val="a1"/>
              <w:spacing w:before="0" w:after="0"/>
              <w:jc w:val="center"/>
              <w:rPr>
                <w:lang w:eastAsia="ja-JP"/>
              </w:rPr>
            </w:pPr>
            <w:r>
              <w:rPr>
                <w:rFonts w:hint="eastAsia"/>
                <w:lang w:eastAsia="ja-JP"/>
              </w:rPr>
              <w:t>1</w:t>
            </w:r>
          </w:p>
        </w:tc>
        <w:tc>
          <w:tcPr>
            <w:tcW w:w="1644" w:type="dxa"/>
            <w:vMerge w:val="restart"/>
          </w:tcPr>
          <w:p w14:paraId="1633F7A1" w14:textId="1C94AB95" w:rsidR="009E17A8" w:rsidRPr="003E31F8" w:rsidRDefault="009E17A8" w:rsidP="002D0BF1">
            <w:pPr>
              <w:pStyle w:val="a1"/>
              <w:spacing w:before="0" w:after="0"/>
            </w:pPr>
            <w:r w:rsidRPr="003E31F8">
              <w:t>R_</w:t>
            </w:r>
            <w:r>
              <w:t>ProtoConv</w:t>
            </w:r>
            <w:r w:rsidRPr="003E31F8">
              <w:t>_</w:t>
            </w:r>
            <w:r>
              <w:t>CantoEth</w:t>
            </w:r>
          </w:p>
        </w:tc>
        <w:tc>
          <w:tcPr>
            <w:tcW w:w="360" w:type="dxa"/>
          </w:tcPr>
          <w:p w14:paraId="62AF9E06" w14:textId="77777777" w:rsidR="009E17A8" w:rsidRPr="003E31F8" w:rsidRDefault="009E17A8" w:rsidP="002D0BF1">
            <w:pPr>
              <w:pStyle w:val="a1"/>
              <w:spacing w:before="0" w:after="0"/>
              <w:jc w:val="left"/>
            </w:pPr>
            <w:r w:rsidRPr="003E31F8">
              <w:t>1</w:t>
            </w:r>
          </w:p>
        </w:tc>
        <w:tc>
          <w:tcPr>
            <w:tcW w:w="6210" w:type="dxa"/>
          </w:tcPr>
          <w:p w14:paraId="064E3169" w14:textId="7F3FDA4D" w:rsidR="009E17A8" w:rsidRPr="003E31F8" w:rsidRDefault="00B35ACD" w:rsidP="002D0BF1">
            <w:pPr>
              <w:pStyle w:val="a1"/>
              <w:spacing w:before="0" w:after="0"/>
              <w:jc w:val="left"/>
            </w:pPr>
            <w:r>
              <w:t xml:space="preserve">The User Application specifies </w:t>
            </w:r>
            <w:r w:rsidR="009E17A8" w:rsidRPr="003E31F8">
              <w:t>the following data and call API.</w:t>
            </w:r>
          </w:p>
          <w:p w14:paraId="00CA4BD6" w14:textId="77777777" w:rsidR="009E17A8" w:rsidRPr="003E31F8" w:rsidRDefault="009E17A8" w:rsidP="002D0BF1">
            <w:pPr>
              <w:pStyle w:val="a1"/>
              <w:spacing w:before="0" w:after="0"/>
              <w:jc w:val="left"/>
            </w:pPr>
            <w:r w:rsidRPr="003E31F8">
              <w:t xml:space="preserve">- </w:t>
            </w:r>
            <w:r>
              <w:t>Bus ID</w:t>
            </w:r>
            <w:r w:rsidRPr="003E31F8">
              <w:t>.</w:t>
            </w:r>
          </w:p>
          <w:p w14:paraId="0AD68086" w14:textId="0E872AE1" w:rsidR="009E17A8" w:rsidRPr="003E31F8" w:rsidRDefault="009E17A8" w:rsidP="009E17A8">
            <w:pPr>
              <w:pStyle w:val="a1"/>
              <w:spacing w:before="0" w:after="0"/>
              <w:jc w:val="left"/>
            </w:pPr>
            <w:r w:rsidRPr="003E31F8">
              <w:t xml:space="preserve">- Pointer to the </w:t>
            </w:r>
            <w:r>
              <w:t>CAN frame structure</w:t>
            </w:r>
            <w:r w:rsidRPr="003E31F8">
              <w:t>.</w:t>
            </w:r>
          </w:p>
        </w:tc>
        <w:tc>
          <w:tcPr>
            <w:tcW w:w="1475" w:type="dxa"/>
            <w:vMerge w:val="restart"/>
          </w:tcPr>
          <w:p w14:paraId="620D4768" w14:textId="77777777" w:rsidR="009E17A8" w:rsidRPr="00A50036" w:rsidRDefault="009E17A8" w:rsidP="002D0BF1">
            <w:pPr>
              <w:pStyle w:val="a1"/>
              <w:spacing w:before="0" w:after="0"/>
              <w:jc w:val="left"/>
            </w:pPr>
            <w:r>
              <w:t>API Layer</w:t>
            </w:r>
          </w:p>
        </w:tc>
      </w:tr>
      <w:tr w:rsidR="009E17A8" w:rsidRPr="00F05069" w14:paraId="54CF9A57" w14:textId="77777777" w:rsidTr="00E47DA0">
        <w:trPr>
          <w:trHeight w:val="155"/>
        </w:trPr>
        <w:tc>
          <w:tcPr>
            <w:tcW w:w="421" w:type="dxa"/>
            <w:vMerge/>
          </w:tcPr>
          <w:p w14:paraId="6F9F995F" w14:textId="77777777" w:rsidR="009E17A8" w:rsidRPr="00F05069"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8CBC25A" w14:textId="77777777" w:rsidR="009E17A8" w:rsidRPr="003E31F8" w:rsidRDefault="009E17A8" w:rsidP="002D0BF1">
            <w:pPr>
              <w:pStyle w:val="a1"/>
              <w:spacing w:before="0" w:after="0"/>
            </w:pPr>
          </w:p>
        </w:tc>
        <w:tc>
          <w:tcPr>
            <w:tcW w:w="360" w:type="dxa"/>
          </w:tcPr>
          <w:p w14:paraId="1BEBE5D1" w14:textId="77777777" w:rsidR="009E17A8" w:rsidRPr="003E31F8" w:rsidRDefault="009E17A8" w:rsidP="002D0BF1">
            <w:pPr>
              <w:pStyle w:val="a1"/>
              <w:spacing w:before="0" w:after="0"/>
              <w:jc w:val="left"/>
            </w:pPr>
            <w:r>
              <w:t>2</w:t>
            </w:r>
          </w:p>
        </w:tc>
        <w:tc>
          <w:tcPr>
            <w:tcW w:w="6210" w:type="dxa"/>
          </w:tcPr>
          <w:p w14:paraId="43DC44B7" w14:textId="67C4DF57" w:rsidR="009E17A8" w:rsidRPr="003E31F8" w:rsidRDefault="009E17A8" w:rsidP="002D0BF1">
            <w:pPr>
              <w:pStyle w:val="a1"/>
              <w:spacing w:before="0" w:after="0"/>
              <w:jc w:val="left"/>
            </w:pPr>
            <w:r w:rsidRPr="003E31F8">
              <w:t>After the API “R_</w:t>
            </w:r>
            <w:r>
              <w:t>ProtoConv</w:t>
            </w:r>
            <w:r w:rsidRPr="003E31F8">
              <w:t>_</w:t>
            </w:r>
            <w:r>
              <w:t>CantoEth</w:t>
            </w:r>
            <w:r w:rsidRPr="003E31F8">
              <w:t>” processes, it returns the following to the User Application.</w:t>
            </w:r>
          </w:p>
          <w:p w14:paraId="7444E663" w14:textId="77777777" w:rsidR="009E17A8" w:rsidRPr="003E31F8" w:rsidRDefault="009E17A8" w:rsidP="002D0BF1">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2474FDD" w14:textId="77777777" w:rsidR="009E17A8" w:rsidRPr="0064594D"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457362B3" w14:textId="77777777" w:rsidTr="00E47DA0">
        <w:trPr>
          <w:trHeight w:val="155"/>
        </w:trPr>
        <w:tc>
          <w:tcPr>
            <w:tcW w:w="421" w:type="dxa"/>
            <w:vMerge w:val="restart"/>
          </w:tcPr>
          <w:p w14:paraId="3B60D944" w14:textId="77777777" w:rsidR="009E17A8" w:rsidRPr="00F05069" w:rsidRDefault="009E17A8"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0D7BE17E" w14:textId="7FE8E403" w:rsidR="009E17A8" w:rsidRPr="003E31F8" w:rsidRDefault="009E17A8" w:rsidP="002D0BF1">
            <w:pPr>
              <w:pStyle w:val="a1"/>
              <w:spacing w:before="0" w:after="0"/>
            </w:pPr>
            <w:r>
              <w:t>ProtoConv</w:t>
            </w:r>
            <w:r w:rsidRPr="00AD77AB">
              <w:t>_CantoEth</w:t>
            </w:r>
          </w:p>
        </w:tc>
        <w:tc>
          <w:tcPr>
            <w:tcW w:w="360" w:type="dxa"/>
          </w:tcPr>
          <w:p w14:paraId="648665CE" w14:textId="77777777" w:rsidR="009E17A8" w:rsidRPr="003E31F8" w:rsidRDefault="009E17A8" w:rsidP="002D0BF1">
            <w:pPr>
              <w:pStyle w:val="a1"/>
              <w:spacing w:before="0" w:after="0"/>
              <w:jc w:val="left"/>
              <w:rPr>
                <w:lang w:eastAsia="ja-JP"/>
              </w:rPr>
            </w:pPr>
            <w:r>
              <w:rPr>
                <w:rFonts w:hint="eastAsia"/>
                <w:lang w:eastAsia="ja-JP"/>
              </w:rPr>
              <w:t>1</w:t>
            </w:r>
          </w:p>
        </w:tc>
        <w:tc>
          <w:tcPr>
            <w:tcW w:w="6210" w:type="dxa"/>
          </w:tcPr>
          <w:p w14:paraId="12FC712C" w14:textId="672226AA" w:rsidR="009E17A8" w:rsidRPr="003E31F8" w:rsidRDefault="009E17A8" w:rsidP="002D0BF1">
            <w:pPr>
              <w:pStyle w:val="a1"/>
              <w:spacing w:before="0" w:after="0"/>
              <w:jc w:val="left"/>
            </w:pPr>
            <w:r>
              <w:rPr>
                <w:lang w:eastAsia="ja-JP"/>
              </w:rPr>
              <w:t>“</w:t>
            </w:r>
            <w:r>
              <w:t>R_ProtoConv_CantoEth” specifies the following data and calls function.</w:t>
            </w:r>
          </w:p>
          <w:p w14:paraId="798E5695" w14:textId="77777777" w:rsidR="009E17A8" w:rsidRPr="003E31F8" w:rsidRDefault="009E17A8" w:rsidP="002D0BF1">
            <w:pPr>
              <w:pStyle w:val="a1"/>
              <w:spacing w:before="0" w:after="0"/>
              <w:jc w:val="left"/>
            </w:pPr>
            <w:r w:rsidRPr="003E31F8">
              <w:t xml:space="preserve">- </w:t>
            </w:r>
            <w:r>
              <w:t>Bus ID</w:t>
            </w:r>
            <w:r w:rsidRPr="003E31F8">
              <w:t>.</w:t>
            </w:r>
          </w:p>
          <w:p w14:paraId="6710C854" w14:textId="24323C59" w:rsidR="009E17A8" w:rsidRPr="003E31F8" w:rsidRDefault="009E17A8" w:rsidP="009E17A8">
            <w:pPr>
              <w:pStyle w:val="a1"/>
              <w:spacing w:before="0" w:after="0"/>
              <w:jc w:val="left"/>
            </w:pPr>
            <w:r w:rsidRPr="003E31F8">
              <w:t xml:space="preserve">- Pointer to the </w:t>
            </w:r>
            <w:r>
              <w:t>CAN frame structure</w:t>
            </w:r>
            <w:r w:rsidRPr="003E31F8">
              <w:t>.</w:t>
            </w:r>
          </w:p>
        </w:tc>
        <w:tc>
          <w:tcPr>
            <w:tcW w:w="1475" w:type="dxa"/>
            <w:vMerge w:val="restart"/>
          </w:tcPr>
          <w:p w14:paraId="09E230B6" w14:textId="62998398" w:rsidR="009E17A8" w:rsidRPr="0064594D" w:rsidRDefault="00923B4D" w:rsidP="002D0BF1">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CAN</w:t>
            </w:r>
            <w:r w:rsidR="009E17A8" w:rsidRPr="005D7A09">
              <w:rPr>
                <w:rFonts w:eastAsia="Meiryo UI" w:cs="Arial"/>
                <w:szCs w:val="20"/>
              </w:rPr>
              <w:t xml:space="preserve"> to Ethernet Conversion Function</w:t>
            </w:r>
          </w:p>
        </w:tc>
      </w:tr>
      <w:tr w:rsidR="009E17A8" w:rsidRPr="00F05069" w14:paraId="5AFC7151" w14:textId="77777777" w:rsidTr="00E47DA0">
        <w:trPr>
          <w:trHeight w:val="155"/>
        </w:trPr>
        <w:tc>
          <w:tcPr>
            <w:tcW w:w="421" w:type="dxa"/>
            <w:vMerge/>
          </w:tcPr>
          <w:p w14:paraId="769E49C9" w14:textId="77777777" w:rsidR="009E17A8"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1819F47" w14:textId="77777777" w:rsidR="009E17A8" w:rsidRPr="00AD77AB" w:rsidRDefault="009E17A8" w:rsidP="002D0BF1">
            <w:pPr>
              <w:pStyle w:val="a1"/>
              <w:spacing w:before="0" w:after="0"/>
            </w:pPr>
          </w:p>
        </w:tc>
        <w:tc>
          <w:tcPr>
            <w:tcW w:w="360" w:type="dxa"/>
          </w:tcPr>
          <w:p w14:paraId="54C838FD" w14:textId="77777777" w:rsidR="009E17A8" w:rsidRDefault="009E17A8" w:rsidP="002D0BF1">
            <w:pPr>
              <w:pStyle w:val="a1"/>
              <w:spacing w:before="0" w:after="0"/>
              <w:jc w:val="left"/>
              <w:rPr>
                <w:lang w:eastAsia="ja-JP"/>
              </w:rPr>
            </w:pPr>
            <w:r>
              <w:rPr>
                <w:rFonts w:hint="eastAsia"/>
                <w:lang w:eastAsia="ja-JP"/>
              </w:rPr>
              <w:t>2</w:t>
            </w:r>
          </w:p>
        </w:tc>
        <w:tc>
          <w:tcPr>
            <w:tcW w:w="6210" w:type="dxa"/>
          </w:tcPr>
          <w:p w14:paraId="203F25B8" w14:textId="77777777" w:rsidR="009E17A8" w:rsidRDefault="009E17A8" w:rsidP="002D0BF1">
            <w:pPr>
              <w:pStyle w:val="a1"/>
              <w:spacing w:before="0" w:after="0"/>
              <w:jc w:val="left"/>
            </w:pPr>
            <w:r>
              <w:t>Reads the following data.</w:t>
            </w:r>
          </w:p>
          <w:p w14:paraId="3196B539" w14:textId="77777777" w:rsidR="009E17A8" w:rsidRDefault="009E17A8" w:rsidP="002D0BF1">
            <w:pPr>
              <w:pStyle w:val="a1"/>
              <w:spacing w:before="0" w:after="0"/>
              <w:jc w:val="left"/>
              <w:rPr>
                <w:lang w:eastAsia="ja-JP"/>
              </w:rPr>
            </w:pPr>
            <w:r>
              <w:t xml:space="preserve">- </w:t>
            </w:r>
            <w:r w:rsidRPr="00AD77AB">
              <w:t>CAN frame structure</w:t>
            </w:r>
            <w:r>
              <w:t>.</w:t>
            </w:r>
          </w:p>
        </w:tc>
        <w:tc>
          <w:tcPr>
            <w:tcW w:w="1475" w:type="dxa"/>
            <w:vMerge/>
          </w:tcPr>
          <w:p w14:paraId="7DB31A14" w14:textId="77777777" w:rsidR="009E17A8"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10405F91" w14:textId="77777777" w:rsidTr="00E47DA0">
        <w:trPr>
          <w:trHeight w:val="155"/>
        </w:trPr>
        <w:tc>
          <w:tcPr>
            <w:tcW w:w="421" w:type="dxa"/>
            <w:vMerge/>
          </w:tcPr>
          <w:p w14:paraId="21941A9A" w14:textId="77777777" w:rsidR="009E17A8"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9CD482F" w14:textId="77777777" w:rsidR="009E17A8" w:rsidRPr="00AD77AB" w:rsidRDefault="009E17A8" w:rsidP="002D0BF1">
            <w:pPr>
              <w:pStyle w:val="a1"/>
              <w:spacing w:before="0" w:after="0"/>
            </w:pPr>
          </w:p>
        </w:tc>
        <w:tc>
          <w:tcPr>
            <w:tcW w:w="360" w:type="dxa"/>
          </w:tcPr>
          <w:p w14:paraId="6356FC6D" w14:textId="77777777" w:rsidR="009E17A8" w:rsidRDefault="009E17A8" w:rsidP="002D0BF1">
            <w:pPr>
              <w:pStyle w:val="a1"/>
              <w:spacing w:before="0" w:after="0"/>
              <w:jc w:val="left"/>
              <w:rPr>
                <w:lang w:eastAsia="ja-JP"/>
              </w:rPr>
            </w:pPr>
            <w:r>
              <w:rPr>
                <w:lang w:eastAsia="ja-JP"/>
              </w:rPr>
              <w:t>3</w:t>
            </w:r>
          </w:p>
        </w:tc>
        <w:tc>
          <w:tcPr>
            <w:tcW w:w="6210" w:type="dxa"/>
          </w:tcPr>
          <w:p w14:paraId="1B1EDB22" w14:textId="77777777" w:rsidR="009E17A8" w:rsidRDefault="009E17A8" w:rsidP="002D0BF1">
            <w:pPr>
              <w:pStyle w:val="a1"/>
              <w:spacing w:before="0" w:after="0"/>
              <w:jc w:val="left"/>
              <w:rPr>
                <w:lang w:eastAsia="ja-JP"/>
              </w:rPr>
            </w:pPr>
            <w:r>
              <w:rPr>
                <w:lang w:eastAsia="ja-JP"/>
              </w:rPr>
              <w:t xml:space="preserve">Search </w:t>
            </w:r>
            <w:r w:rsidRPr="003212FB">
              <w:rPr>
                <w:lang w:eastAsia="ja-JP"/>
              </w:rPr>
              <w:t>C</w:t>
            </w:r>
            <w:r>
              <w:rPr>
                <w:lang w:eastAsia="ja-JP"/>
              </w:rPr>
              <w:t>AN</w:t>
            </w:r>
            <w:r w:rsidRPr="003212FB">
              <w:rPr>
                <w:lang w:eastAsia="ja-JP"/>
              </w:rPr>
              <w:t xml:space="preserve"> to </w:t>
            </w:r>
            <w:r>
              <w:rPr>
                <w:lang w:eastAsia="ja-JP"/>
              </w:rPr>
              <w:t>Ethernet Routing Table and Ethernet Destination Routing Table and get results.</w:t>
            </w:r>
          </w:p>
        </w:tc>
        <w:tc>
          <w:tcPr>
            <w:tcW w:w="1475" w:type="dxa"/>
            <w:vMerge/>
          </w:tcPr>
          <w:p w14:paraId="09C972A8" w14:textId="77777777" w:rsidR="009E17A8"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65F4E5CE" w14:textId="77777777" w:rsidTr="00E47DA0">
        <w:trPr>
          <w:trHeight w:val="155"/>
        </w:trPr>
        <w:tc>
          <w:tcPr>
            <w:tcW w:w="421" w:type="dxa"/>
            <w:vMerge/>
          </w:tcPr>
          <w:p w14:paraId="109EEA90" w14:textId="77777777" w:rsidR="009E17A8"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B994239" w14:textId="77777777" w:rsidR="009E17A8" w:rsidRPr="00AD77AB" w:rsidRDefault="009E17A8" w:rsidP="002D0BF1">
            <w:pPr>
              <w:pStyle w:val="a1"/>
              <w:spacing w:before="0" w:after="0"/>
            </w:pPr>
          </w:p>
        </w:tc>
        <w:tc>
          <w:tcPr>
            <w:tcW w:w="360" w:type="dxa"/>
          </w:tcPr>
          <w:p w14:paraId="018E491F" w14:textId="77777777" w:rsidR="009E17A8" w:rsidRDefault="009E17A8" w:rsidP="002D0BF1">
            <w:pPr>
              <w:pStyle w:val="a1"/>
              <w:spacing w:before="0" w:after="0"/>
              <w:jc w:val="left"/>
              <w:rPr>
                <w:lang w:eastAsia="ja-JP"/>
              </w:rPr>
            </w:pPr>
            <w:r>
              <w:rPr>
                <w:lang w:eastAsia="ja-JP"/>
              </w:rPr>
              <w:t>4</w:t>
            </w:r>
          </w:p>
        </w:tc>
        <w:tc>
          <w:tcPr>
            <w:tcW w:w="6210" w:type="dxa"/>
          </w:tcPr>
          <w:p w14:paraId="4A97D785" w14:textId="77777777" w:rsidR="009E17A8" w:rsidRDefault="009E17A8" w:rsidP="002D0BF1">
            <w:pPr>
              <w:pStyle w:val="a1"/>
              <w:spacing w:before="0" w:after="0"/>
              <w:jc w:val="left"/>
              <w:rPr>
                <w:lang w:eastAsia="ja-JP"/>
              </w:rPr>
            </w:pPr>
            <w:r>
              <w:rPr>
                <w:rFonts w:hint="eastAsia"/>
                <w:lang w:eastAsia="ja-JP"/>
              </w:rPr>
              <w:t>S</w:t>
            </w:r>
            <w:r>
              <w:rPr>
                <w:lang w:eastAsia="ja-JP"/>
              </w:rPr>
              <w:t>tore CAN frame to CAN Rx Buffer.</w:t>
            </w:r>
          </w:p>
        </w:tc>
        <w:tc>
          <w:tcPr>
            <w:tcW w:w="1475" w:type="dxa"/>
            <w:vMerge/>
          </w:tcPr>
          <w:p w14:paraId="3E33D811" w14:textId="77777777" w:rsidR="009E17A8"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20EE56E8" w14:textId="77777777" w:rsidTr="00E47DA0">
        <w:trPr>
          <w:trHeight w:val="155"/>
        </w:trPr>
        <w:tc>
          <w:tcPr>
            <w:tcW w:w="421" w:type="dxa"/>
            <w:vMerge/>
          </w:tcPr>
          <w:p w14:paraId="7F2103AC" w14:textId="77777777" w:rsidR="009E17A8"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096D6A5" w14:textId="77777777" w:rsidR="009E17A8" w:rsidRPr="00AD77AB" w:rsidRDefault="009E17A8" w:rsidP="002D0BF1">
            <w:pPr>
              <w:pStyle w:val="a1"/>
              <w:spacing w:before="0" w:after="0"/>
            </w:pPr>
          </w:p>
        </w:tc>
        <w:tc>
          <w:tcPr>
            <w:tcW w:w="360" w:type="dxa"/>
          </w:tcPr>
          <w:p w14:paraId="25B546D8" w14:textId="77777777" w:rsidR="009E17A8" w:rsidRDefault="009E17A8" w:rsidP="002D0BF1">
            <w:pPr>
              <w:pStyle w:val="a1"/>
              <w:spacing w:before="0" w:after="0"/>
              <w:jc w:val="left"/>
              <w:rPr>
                <w:lang w:eastAsia="ja-JP"/>
              </w:rPr>
            </w:pPr>
            <w:r>
              <w:rPr>
                <w:lang w:eastAsia="ja-JP"/>
              </w:rPr>
              <w:t>5</w:t>
            </w:r>
          </w:p>
        </w:tc>
        <w:tc>
          <w:tcPr>
            <w:tcW w:w="6210" w:type="dxa"/>
          </w:tcPr>
          <w:p w14:paraId="366B8A36" w14:textId="77777777" w:rsidR="009E17A8" w:rsidRDefault="009E17A8" w:rsidP="002D0BF1">
            <w:pPr>
              <w:pStyle w:val="a1"/>
              <w:spacing w:before="0" w:after="0"/>
              <w:jc w:val="left"/>
              <w:rPr>
                <w:lang w:eastAsia="ja-JP"/>
              </w:rPr>
            </w:pPr>
            <w:r>
              <w:rPr>
                <w:lang w:eastAsia="ja-JP"/>
              </w:rPr>
              <w:t>Copy</w:t>
            </w:r>
            <w:r w:rsidRPr="009B5EF6">
              <w:rPr>
                <w:lang w:eastAsia="ja-JP"/>
              </w:rPr>
              <w:t xml:space="preserve"> CAN frame </w:t>
            </w:r>
            <w:r>
              <w:rPr>
                <w:lang w:eastAsia="ja-JP"/>
              </w:rPr>
              <w:t>from</w:t>
            </w:r>
            <w:r w:rsidRPr="009B5EF6">
              <w:rPr>
                <w:lang w:eastAsia="ja-JP"/>
              </w:rPr>
              <w:t xml:space="preserve"> CAN Rx Buffer</w:t>
            </w:r>
            <w:r>
              <w:rPr>
                <w:lang w:eastAsia="ja-JP"/>
              </w:rPr>
              <w:t xml:space="preserve"> to Ethernet Tx Buffer</w:t>
            </w:r>
            <w:r w:rsidRPr="009B5EF6">
              <w:rPr>
                <w:lang w:eastAsia="ja-JP"/>
              </w:rPr>
              <w:t>.</w:t>
            </w:r>
          </w:p>
        </w:tc>
        <w:tc>
          <w:tcPr>
            <w:tcW w:w="1475" w:type="dxa"/>
            <w:vMerge/>
          </w:tcPr>
          <w:p w14:paraId="56A206DE" w14:textId="77777777" w:rsidR="009E17A8"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5A8AFE68" w14:textId="77777777" w:rsidTr="00E47DA0">
        <w:trPr>
          <w:trHeight w:val="155"/>
        </w:trPr>
        <w:tc>
          <w:tcPr>
            <w:tcW w:w="421" w:type="dxa"/>
            <w:vMerge/>
          </w:tcPr>
          <w:p w14:paraId="7288B71A" w14:textId="77777777" w:rsidR="009E17A8" w:rsidRPr="00F05069"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01E562D3" w14:textId="77777777" w:rsidR="009E17A8" w:rsidRPr="003E31F8" w:rsidRDefault="009E17A8" w:rsidP="002D0BF1">
            <w:pPr>
              <w:pStyle w:val="a1"/>
              <w:spacing w:before="0" w:after="0"/>
            </w:pPr>
          </w:p>
        </w:tc>
        <w:tc>
          <w:tcPr>
            <w:tcW w:w="360" w:type="dxa"/>
          </w:tcPr>
          <w:p w14:paraId="580CEE3A" w14:textId="77777777" w:rsidR="009E17A8" w:rsidRPr="003E31F8" w:rsidRDefault="009E17A8" w:rsidP="002D0BF1">
            <w:pPr>
              <w:pStyle w:val="a1"/>
              <w:spacing w:before="0" w:after="0"/>
              <w:jc w:val="left"/>
              <w:rPr>
                <w:lang w:eastAsia="ja-JP"/>
              </w:rPr>
            </w:pPr>
            <w:r>
              <w:rPr>
                <w:lang w:eastAsia="ja-JP"/>
              </w:rPr>
              <w:t>6</w:t>
            </w:r>
          </w:p>
        </w:tc>
        <w:tc>
          <w:tcPr>
            <w:tcW w:w="6210" w:type="dxa"/>
          </w:tcPr>
          <w:p w14:paraId="031BFC0C" w14:textId="67944C76" w:rsidR="009E17A8" w:rsidRDefault="009E17A8" w:rsidP="002D0BF1">
            <w:pPr>
              <w:pStyle w:val="a1"/>
              <w:spacing w:before="0" w:after="0"/>
              <w:jc w:val="left"/>
            </w:pPr>
            <w:r>
              <w:t>After the Function “ProtoConv_CantoEth” processes, it returns the following to the upper sub-component that calls this sub-component's interfaces.</w:t>
            </w:r>
          </w:p>
          <w:p w14:paraId="63A0FBB9" w14:textId="77777777" w:rsidR="009E17A8" w:rsidRPr="003E31F8" w:rsidRDefault="009E17A8" w:rsidP="002D0BF1">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31E5DE39" w14:textId="77777777" w:rsidR="009E17A8" w:rsidRPr="0064594D" w:rsidRDefault="009E17A8" w:rsidP="002D0BF1">
            <w:pPr>
              <w:tabs>
                <w:tab w:val="left" w:pos="864"/>
              </w:tabs>
              <w:overflowPunct w:val="0"/>
              <w:autoSpaceDE w:val="0"/>
              <w:autoSpaceDN w:val="0"/>
              <w:adjustRightInd w:val="0"/>
              <w:jc w:val="left"/>
              <w:textAlignment w:val="baseline"/>
              <w:rPr>
                <w:rFonts w:eastAsia="Meiryo UI" w:cs="Arial"/>
                <w:szCs w:val="20"/>
              </w:rPr>
            </w:pPr>
          </w:p>
        </w:tc>
      </w:tr>
      <w:tr w:rsidR="009E17A8" w:rsidRPr="00F05069" w14:paraId="77D35D82" w14:textId="77777777" w:rsidTr="00E47DA0">
        <w:trPr>
          <w:trHeight w:val="155"/>
        </w:trPr>
        <w:tc>
          <w:tcPr>
            <w:tcW w:w="421" w:type="dxa"/>
            <w:vMerge w:val="restart"/>
          </w:tcPr>
          <w:p w14:paraId="214EC37C" w14:textId="77777777" w:rsidR="009E17A8" w:rsidRPr="00F05069" w:rsidRDefault="009E17A8"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lastRenderedPageBreak/>
              <w:t>3</w:t>
            </w:r>
          </w:p>
        </w:tc>
        <w:tc>
          <w:tcPr>
            <w:tcW w:w="1644" w:type="dxa"/>
            <w:vMerge w:val="restart"/>
          </w:tcPr>
          <w:p w14:paraId="65AE2E82" w14:textId="77777777" w:rsidR="009E17A8" w:rsidRPr="003E31F8" w:rsidRDefault="009E17A8" w:rsidP="002D0BF1">
            <w:pPr>
              <w:pStyle w:val="a1"/>
              <w:spacing w:before="0" w:after="0"/>
            </w:pPr>
            <w:r>
              <w:t>ProtoConv</w:t>
            </w:r>
            <w:r w:rsidRPr="003E31F8">
              <w:t>_</w:t>
            </w:r>
            <w:r>
              <w:t>EthTransmit</w:t>
            </w:r>
            <w:r w:rsidRPr="005B2CA3">
              <w:t>UserDef</w:t>
            </w:r>
          </w:p>
        </w:tc>
        <w:tc>
          <w:tcPr>
            <w:tcW w:w="360" w:type="dxa"/>
          </w:tcPr>
          <w:p w14:paraId="663B0F7C" w14:textId="77777777" w:rsidR="009E17A8" w:rsidRPr="003E31F8" w:rsidRDefault="009E17A8" w:rsidP="002D0BF1">
            <w:pPr>
              <w:pStyle w:val="a1"/>
              <w:spacing w:before="0" w:after="0"/>
              <w:jc w:val="left"/>
              <w:rPr>
                <w:lang w:eastAsia="ja-JP"/>
              </w:rPr>
            </w:pPr>
            <w:r>
              <w:rPr>
                <w:rFonts w:hint="eastAsia"/>
                <w:lang w:eastAsia="ja-JP"/>
              </w:rPr>
              <w:t>1</w:t>
            </w:r>
          </w:p>
        </w:tc>
        <w:tc>
          <w:tcPr>
            <w:tcW w:w="6210" w:type="dxa"/>
          </w:tcPr>
          <w:p w14:paraId="02CDF539" w14:textId="038D47D0" w:rsidR="009E17A8" w:rsidRDefault="009E17A8" w:rsidP="002D0BF1">
            <w:pPr>
              <w:pStyle w:val="a1"/>
              <w:spacing w:before="0" w:after="0"/>
              <w:jc w:val="left"/>
            </w:pPr>
            <w:r>
              <w:rPr>
                <w:lang w:eastAsia="ja-JP"/>
              </w:rPr>
              <w:t>“ProtoConv_CantoEth”</w:t>
            </w:r>
            <w:r>
              <w:t xml:space="preserve"> specifies the following data and calls function.</w:t>
            </w:r>
          </w:p>
          <w:p w14:paraId="324531C6" w14:textId="77777777" w:rsidR="009E17A8" w:rsidRDefault="009E17A8" w:rsidP="002D0BF1">
            <w:pPr>
              <w:pStyle w:val="a1"/>
              <w:spacing w:before="0" w:after="0"/>
              <w:jc w:val="left"/>
            </w:pPr>
            <w:r>
              <w:t>- Pointer to Ethernet frame stored in Ethernet Tx Buffer</w:t>
            </w:r>
          </w:p>
          <w:p w14:paraId="239336E6" w14:textId="77777777" w:rsidR="009E17A8" w:rsidRDefault="009E17A8" w:rsidP="002D0BF1">
            <w:pPr>
              <w:pStyle w:val="a1"/>
              <w:spacing w:before="0" w:after="0"/>
              <w:jc w:val="left"/>
              <w:rPr>
                <w:lang w:eastAsia="ja-JP"/>
              </w:rPr>
            </w:pPr>
            <w:r>
              <w:rPr>
                <w:rFonts w:hint="eastAsia"/>
                <w:lang w:eastAsia="ja-JP"/>
              </w:rPr>
              <w:t>-</w:t>
            </w:r>
            <w:r>
              <w:rPr>
                <w:lang w:eastAsia="ja-JP"/>
              </w:rPr>
              <w:t xml:space="preserve"> Destination MAC Address</w:t>
            </w:r>
          </w:p>
          <w:p w14:paraId="61ADE859" w14:textId="77777777" w:rsidR="009E17A8" w:rsidRDefault="009E17A8" w:rsidP="002D0BF1">
            <w:pPr>
              <w:pStyle w:val="a1"/>
              <w:spacing w:before="0" w:after="0"/>
              <w:jc w:val="left"/>
              <w:rPr>
                <w:lang w:eastAsia="ja-JP"/>
              </w:rPr>
            </w:pPr>
            <w:r>
              <w:rPr>
                <w:rFonts w:hint="eastAsia"/>
                <w:lang w:eastAsia="ja-JP"/>
              </w:rPr>
              <w:t>-</w:t>
            </w:r>
            <w:r>
              <w:rPr>
                <w:lang w:eastAsia="ja-JP"/>
              </w:rPr>
              <w:t xml:space="preserve"> Ethernet frame size</w:t>
            </w:r>
          </w:p>
          <w:p w14:paraId="67B79385" w14:textId="77777777" w:rsidR="009E17A8" w:rsidRPr="003E31F8" w:rsidRDefault="009E17A8" w:rsidP="002D0BF1">
            <w:pPr>
              <w:pStyle w:val="a1"/>
              <w:spacing w:before="0" w:after="0"/>
              <w:jc w:val="left"/>
              <w:rPr>
                <w:lang w:eastAsia="ja-JP"/>
              </w:rPr>
            </w:pPr>
            <w:r>
              <w:rPr>
                <w:rFonts w:hint="eastAsia"/>
                <w:lang w:eastAsia="ja-JP"/>
              </w:rPr>
              <w:t>-</w:t>
            </w:r>
            <w:r>
              <w:rPr>
                <w:lang w:eastAsia="ja-JP"/>
              </w:rPr>
              <w:t xml:space="preserve"> EtherType</w:t>
            </w:r>
          </w:p>
        </w:tc>
        <w:tc>
          <w:tcPr>
            <w:tcW w:w="1475" w:type="dxa"/>
            <w:vMerge w:val="restart"/>
          </w:tcPr>
          <w:p w14:paraId="08A33275" w14:textId="77777777" w:rsidR="009E17A8" w:rsidRPr="0064594D" w:rsidRDefault="009E17A8" w:rsidP="002D0BF1">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Interface Function</w:t>
            </w:r>
          </w:p>
        </w:tc>
      </w:tr>
      <w:tr w:rsidR="009E17A8" w:rsidRPr="00F05069" w14:paraId="363F1CD7" w14:textId="77777777" w:rsidTr="00E47DA0">
        <w:trPr>
          <w:trHeight w:val="155"/>
        </w:trPr>
        <w:tc>
          <w:tcPr>
            <w:tcW w:w="421" w:type="dxa"/>
            <w:vMerge/>
          </w:tcPr>
          <w:p w14:paraId="02B74E79" w14:textId="77777777" w:rsidR="009E17A8" w:rsidRPr="00F05069" w:rsidRDefault="009E17A8"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D4A3061" w14:textId="77777777" w:rsidR="009E17A8" w:rsidRPr="003E31F8" w:rsidRDefault="009E17A8" w:rsidP="002D0BF1">
            <w:pPr>
              <w:pStyle w:val="a1"/>
              <w:spacing w:before="0" w:after="0"/>
            </w:pPr>
          </w:p>
        </w:tc>
        <w:tc>
          <w:tcPr>
            <w:tcW w:w="360" w:type="dxa"/>
          </w:tcPr>
          <w:p w14:paraId="322ECA77" w14:textId="77777777" w:rsidR="009E17A8" w:rsidRPr="003E31F8" w:rsidRDefault="009E17A8" w:rsidP="002D0BF1">
            <w:pPr>
              <w:pStyle w:val="a1"/>
              <w:spacing w:before="0" w:after="0"/>
              <w:jc w:val="left"/>
              <w:rPr>
                <w:lang w:eastAsia="ja-JP"/>
              </w:rPr>
            </w:pPr>
            <w:r>
              <w:rPr>
                <w:rFonts w:hint="eastAsia"/>
                <w:lang w:eastAsia="ja-JP"/>
              </w:rPr>
              <w:t>2</w:t>
            </w:r>
          </w:p>
        </w:tc>
        <w:tc>
          <w:tcPr>
            <w:tcW w:w="6210" w:type="dxa"/>
          </w:tcPr>
          <w:p w14:paraId="4819FDD0" w14:textId="77777777" w:rsidR="009E17A8" w:rsidRDefault="009E17A8" w:rsidP="002D0BF1">
            <w:pPr>
              <w:pStyle w:val="a1"/>
              <w:spacing w:before="0" w:after="0"/>
              <w:jc w:val="left"/>
            </w:pPr>
            <w:r>
              <w:t>After the Function “ProtoConv_EthTransmitUserDef” processes, it returns the following to the upper sub-component that calls this sub-component's interfaces.</w:t>
            </w:r>
          </w:p>
          <w:p w14:paraId="282AF273" w14:textId="77777777" w:rsidR="009E17A8" w:rsidRPr="003E31F8" w:rsidRDefault="009E17A8" w:rsidP="002D0BF1">
            <w:pPr>
              <w:pStyle w:val="a1"/>
              <w:spacing w:before="0" w:after="0"/>
              <w:jc w:val="left"/>
              <w:rPr>
                <w:lang w:eastAsia="ja-JP"/>
              </w:rPr>
            </w:pPr>
            <w:r>
              <w:t xml:space="preserve">- </w:t>
            </w:r>
            <w:r w:rsidRPr="003E31F8">
              <w:t xml:space="preserve">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2A3F01C" w14:textId="77777777" w:rsidR="009E17A8" w:rsidRPr="0064594D" w:rsidRDefault="009E17A8" w:rsidP="002D0BF1">
            <w:pPr>
              <w:tabs>
                <w:tab w:val="left" w:pos="864"/>
              </w:tabs>
              <w:overflowPunct w:val="0"/>
              <w:autoSpaceDE w:val="0"/>
              <w:autoSpaceDN w:val="0"/>
              <w:adjustRightInd w:val="0"/>
              <w:jc w:val="left"/>
              <w:textAlignment w:val="baseline"/>
              <w:rPr>
                <w:rFonts w:eastAsia="Meiryo UI" w:cs="Arial"/>
                <w:szCs w:val="20"/>
              </w:rPr>
            </w:pPr>
          </w:p>
        </w:tc>
      </w:tr>
    </w:tbl>
    <w:p w14:paraId="60AF84B1" w14:textId="77777777" w:rsidR="009E17A8" w:rsidRPr="009E17A8" w:rsidRDefault="009E17A8" w:rsidP="009E17A8">
      <w:pPr>
        <w:rPr>
          <w:lang w:eastAsia="en-US"/>
        </w:rPr>
      </w:pPr>
    </w:p>
    <w:p w14:paraId="40EE896F" w14:textId="3E267FDC" w:rsidR="00A125DB" w:rsidRDefault="00A125DB" w:rsidP="00F27F4D">
      <w:pPr>
        <w:pStyle w:val="Heading2"/>
      </w:pPr>
      <w:bookmarkStart w:id="519" w:name="_Toc203384044"/>
      <w:r w:rsidRPr="005D7A09">
        <w:t>R_</w:t>
      </w:r>
      <w:r>
        <w:t>ProtoConv</w:t>
      </w:r>
      <w:r w:rsidRPr="005D7A09">
        <w:t>_</w:t>
      </w:r>
      <w:r>
        <w:t>LintoEth</w:t>
      </w:r>
      <w:bookmarkEnd w:id="519"/>
    </w:p>
    <w:p w14:paraId="7234244A" w14:textId="3E2FF27A" w:rsidR="00A125DB" w:rsidRPr="009E17A8" w:rsidRDefault="007E03FB" w:rsidP="00A125DB">
      <w:pPr>
        <w:rPr>
          <w:lang w:eastAsia="en-US"/>
        </w:rPr>
      </w:pPr>
      <w:r w:rsidRPr="007E03FB">
        <w:rPr>
          <w:noProof/>
          <w:lang w:eastAsia="en-US"/>
        </w:rPr>
        <w:drawing>
          <wp:inline distT="0" distB="0" distL="0" distR="0" wp14:anchorId="649DB395" wp14:editId="5CF59CC5">
            <wp:extent cx="6376035" cy="3545205"/>
            <wp:effectExtent l="0" t="0" r="5715" b="0"/>
            <wp:docPr id="13218954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76035" cy="3545205"/>
                    </a:xfrm>
                    <a:prstGeom prst="rect">
                      <a:avLst/>
                    </a:prstGeom>
                    <a:noFill/>
                    <a:ln>
                      <a:noFill/>
                    </a:ln>
                  </pic:spPr>
                </pic:pic>
              </a:graphicData>
            </a:graphic>
          </wp:inline>
        </w:drawing>
      </w:r>
    </w:p>
    <w:p w14:paraId="55612F6E" w14:textId="6135E34B" w:rsidR="00A125DB" w:rsidRDefault="00A125DB" w:rsidP="00E10491">
      <w:pPr>
        <w:pStyle w:val="Caption"/>
        <w:rPr>
          <w:rFonts w:eastAsia="Meiryo UI"/>
        </w:rPr>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4</w:t>
      </w:r>
      <w:r w:rsidR="009D560C">
        <w:rPr>
          <w:noProof/>
        </w:rPr>
        <w:fldChar w:fldCharType="end"/>
      </w:r>
      <w:r>
        <w:rPr>
          <w:noProof/>
        </w:rPr>
        <w:t>:</w:t>
      </w:r>
      <w:r>
        <w:t xml:space="preserve"> Data Flow diagra</w:t>
      </w:r>
      <w:r w:rsidR="00B76C4C">
        <w:t>m (</w:t>
      </w:r>
      <w:r w:rsidRPr="005D7A09">
        <w:t>R_</w:t>
      </w:r>
      <w:r>
        <w:t>ProtoConv</w:t>
      </w:r>
      <w:r w:rsidRPr="005D7A09">
        <w:t>_</w:t>
      </w:r>
      <w:r>
        <w:t>LintoEth</w:t>
      </w:r>
      <w:r w:rsidRPr="005D7A09">
        <w:t>)</w:t>
      </w:r>
    </w:p>
    <w:p w14:paraId="0C65753E" w14:textId="77777777" w:rsidR="00A125DB" w:rsidRDefault="00A125DB" w:rsidP="00A125DB">
      <w:pPr>
        <w:spacing w:after="120"/>
        <w:rPr>
          <w:rFonts w:eastAsia="Meiryo UI"/>
        </w:rPr>
      </w:pPr>
    </w:p>
    <w:p w14:paraId="2B4F7CAE" w14:textId="40F0A2B4" w:rsidR="00A125DB" w:rsidRDefault="00A125D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5</w:t>
      </w:r>
      <w:r w:rsidR="009D560C">
        <w:rPr>
          <w:noProof/>
        </w:rPr>
        <w:fldChar w:fldCharType="end"/>
      </w:r>
      <w:r>
        <w:rPr>
          <w:noProof/>
        </w:rPr>
        <w:t>:</w:t>
      </w:r>
      <w:r>
        <w:t xml:space="preserve"> </w:t>
      </w:r>
      <w:r w:rsidRPr="00AD77AB">
        <w:t>R_</w:t>
      </w:r>
      <w:r>
        <w:t>ProtoConv</w:t>
      </w:r>
      <w:r w:rsidRPr="00AD77AB">
        <w:t>_</w:t>
      </w:r>
      <w:r>
        <w:t>LintoEth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A125DB" w:rsidRPr="00F05069" w14:paraId="0AD9E956" w14:textId="77777777" w:rsidTr="002D0BF1">
        <w:tc>
          <w:tcPr>
            <w:tcW w:w="2065" w:type="dxa"/>
            <w:gridSpan w:val="2"/>
            <w:shd w:val="clear" w:color="auto" w:fill="D9D9D9"/>
          </w:tcPr>
          <w:p w14:paraId="236ED8AF" w14:textId="77777777" w:rsidR="00A125DB" w:rsidRPr="003E31F8" w:rsidRDefault="00A125DB" w:rsidP="002D0BF1">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6E7B7143" w14:textId="77777777" w:rsidR="00A125DB" w:rsidRPr="003E31F8" w:rsidRDefault="00A125DB" w:rsidP="002D0BF1">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10B50051" w14:textId="77777777" w:rsidR="00A125DB" w:rsidRPr="003E31F8" w:rsidRDefault="00A125DB" w:rsidP="002D0BF1">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A125DB" w:rsidRPr="00F05069" w14:paraId="10C0287D" w14:textId="77777777" w:rsidTr="002D0BF1">
        <w:trPr>
          <w:trHeight w:val="155"/>
        </w:trPr>
        <w:tc>
          <w:tcPr>
            <w:tcW w:w="421" w:type="dxa"/>
            <w:vMerge w:val="restart"/>
          </w:tcPr>
          <w:p w14:paraId="64D94DC6" w14:textId="77777777" w:rsidR="00A125DB" w:rsidRPr="00A50036" w:rsidRDefault="00A125DB" w:rsidP="002D0BF1">
            <w:pPr>
              <w:pStyle w:val="a1"/>
              <w:spacing w:before="0" w:after="0"/>
              <w:jc w:val="center"/>
              <w:rPr>
                <w:lang w:eastAsia="ja-JP"/>
              </w:rPr>
            </w:pPr>
            <w:r>
              <w:rPr>
                <w:rFonts w:hint="eastAsia"/>
                <w:lang w:eastAsia="ja-JP"/>
              </w:rPr>
              <w:t>1</w:t>
            </w:r>
          </w:p>
        </w:tc>
        <w:tc>
          <w:tcPr>
            <w:tcW w:w="1644" w:type="dxa"/>
            <w:vMerge w:val="restart"/>
          </w:tcPr>
          <w:p w14:paraId="7F899458" w14:textId="401099E0" w:rsidR="00A125DB" w:rsidRPr="003E31F8" w:rsidRDefault="00A125DB" w:rsidP="002D0BF1">
            <w:pPr>
              <w:pStyle w:val="a1"/>
              <w:spacing w:before="0" w:after="0"/>
            </w:pPr>
            <w:r w:rsidRPr="003E31F8">
              <w:t>R_</w:t>
            </w:r>
            <w:r>
              <w:t>ProtoConv</w:t>
            </w:r>
            <w:r w:rsidRPr="003E31F8">
              <w:t>_</w:t>
            </w:r>
            <w:r>
              <w:t>LintoEth</w:t>
            </w:r>
          </w:p>
        </w:tc>
        <w:tc>
          <w:tcPr>
            <w:tcW w:w="360" w:type="dxa"/>
          </w:tcPr>
          <w:p w14:paraId="5C0CF7FE" w14:textId="77777777" w:rsidR="00A125DB" w:rsidRPr="003E31F8" w:rsidRDefault="00A125DB" w:rsidP="002D0BF1">
            <w:pPr>
              <w:pStyle w:val="a1"/>
              <w:spacing w:before="0" w:after="0"/>
              <w:jc w:val="left"/>
            </w:pPr>
            <w:r w:rsidRPr="003E31F8">
              <w:t>1</w:t>
            </w:r>
          </w:p>
        </w:tc>
        <w:tc>
          <w:tcPr>
            <w:tcW w:w="6210" w:type="dxa"/>
          </w:tcPr>
          <w:p w14:paraId="7892A735" w14:textId="49EA038A" w:rsidR="00A125DB" w:rsidRPr="003E31F8" w:rsidRDefault="00B35ACD" w:rsidP="002D0BF1">
            <w:pPr>
              <w:pStyle w:val="a1"/>
              <w:spacing w:before="0" w:after="0"/>
              <w:jc w:val="left"/>
            </w:pPr>
            <w:r>
              <w:t xml:space="preserve">The User Application specifies </w:t>
            </w:r>
            <w:r w:rsidR="00A125DB" w:rsidRPr="003E31F8">
              <w:t>the following data and call API.</w:t>
            </w:r>
          </w:p>
          <w:p w14:paraId="2D259796" w14:textId="77777777" w:rsidR="00A125DB" w:rsidRPr="003E31F8" w:rsidRDefault="00A125DB" w:rsidP="002D0BF1">
            <w:pPr>
              <w:pStyle w:val="a1"/>
              <w:spacing w:before="0" w:after="0"/>
              <w:jc w:val="left"/>
            </w:pPr>
            <w:r w:rsidRPr="003E31F8">
              <w:t xml:space="preserve">- </w:t>
            </w:r>
            <w:r>
              <w:t>Bus ID</w:t>
            </w:r>
            <w:r w:rsidRPr="003E31F8">
              <w:t>.</w:t>
            </w:r>
          </w:p>
          <w:p w14:paraId="16352EBC" w14:textId="63DCE6C4" w:rsidR="00A125DB" w:rsidRPr="003E31F8" w:rsidRDefault="00A125DB" w:rsidP="002D0BF1">
            <w:pPr>
              <w:pStyle w:val="a1"/>
              <w:spacing w:before="0" w:after="0"/>
              <w:jc w:val="left"/>
            </w:pPr>
            <w:r w:rsidRPr="003E31F8">
              <w:t xml:space="preserve">- Pointer to the </w:t>
            </w:r>
            <w:r>
              <w:t>LIN frame structure</w:t>
            </w:r>
            <w:r w:rsidRPr="003E31F8">
              <w:t>.</w:t>
            </w:r>
          </w:p>
        </w:tc>
        <w:tc>
          <w:tcPr>
            <w:tcW w:w="1475" w:type="dxa"/>
            <w:vMerge w:val="restart"/>
          </w:tcPr>
          <w:p w14:paraId="114EA297" w14:textId="77777777" w:rsidR="00A125DB" w:rsidRPr="00A50036" w:rsidRDefault="00A125DB" w:rsidP="002D0BF1">
            <w:pPr>
              <w:pStyle w:val="a1"/>
              <w:spacing w:before="0" w:after="0"/>
              <w:jc w:val="left"/>
            </w:pPr>
            <w:r>
              <w:t>API Layer</w:t>
            </w:r>
          </w:p>
        </w:tc>
      </w:tr>
      <w:tr w:rsidR="00A125DB" w:rsidRPr="00F05069" w14:paraId="65988FAC" w14:textId="77777777" w:rsidTr="002D0BF1">
        <w:trPr>
          <w:trHeight w:val="155"/>
        </w:trPr>
        <w:tc>
          <w:tcPr>
            <w:tcW w:w="421" w:type="dxa"/>
            <w:vMerge/>
          </w:tcPr>
          <w:p w14:paraId="36DE0EA4"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FE46B23" w14:textId="77777777" w:rsidR="00A125DB" w:rsidRPr="003E31F8" w:rsidRDefault="00A125DB" w:rsidP="002D0BF1">
            <w:pPr>
              <w:pStyle w:val="a1"/>
              <w:spacing w:before="0" w:after="0"/>
            </w:pPr>
          </w:p>
        </w:tc>
        <w:tc>
          <w:tcPr>
            <w:tcW w:w="360" w:type="dxa"/>
          </w:tcPr>
          <w:p w14:paraId="78EF1B71" w14:textId="77777777" w:rsidR="00A125DB" w:rsidRPr="003E31F8" w:rsidRDefault="00A125DB" w:rsidP="002D0BF1">
            <w:pPr>
              <w:pStyle w:val="a1"/>
              <w:spacing w:before="0" w:after="0"/>
              <w:jc w:val="left"/>
            </w:pPr>
            <w:r>
              <w:t>2</w:t>
            </w:r>
          </w:p>
        </w:tc>
        <w:tc>
          <w:tcPr>
            <w:tcW w:w="6210" w:type="dxa"/>
          </w:tcPr>
          <w:p w14:paraId="07FCB677" w14:textId="611378E9" w:rsidR="00A125DB" w:rsidRPr="003E31F8" w:rsidRDefault="00A125DB" w:rsidP="002D0BF1">
            <w:pPr>
              <w:pStyle w:val="a1"/>
              <w:spacing w:before="0" w:after="0"/>
              <w:jc w:val="left"/>
            </w:pPr>
            <w:r w:rsidRPr="003E31F8">
              <w:t>After the API “R_</w:t>
            </w:r>
            <w:r>
              <w:t>ProtoConv</w:t>
            </w:r>
            <w:r w:rsidRPr="003E31F8">
              <w:t>_</w:t>
            </w:r>
            <w:r>
              <w:t>LintoEth</w:t>
            </w:r>
            <w:r w:rsidRPr="003E31F8">
              <w:t>” processes, it returns the following to the User Application.</w:t>
            </w:r>
          </w:p>
          <w:p w14:paraId="04F0A2D0" w14:textId="77777777" w:rsidR="00A125DB" w:rsidRPr="003E31F8" w:rsidRDefault="00A125DB" w:rsidP="002D0BF1">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EA2C627"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399F65C2" w14:textId="77777777" w:rsidTr="002D0BF1">
        <w:trPr>
          <w:trHeight w:val="155"/>
        </w:trPr>
        <w:tc>
          <w:tcPr>
            <w:tcW w:w="421" w:type="dxa"/>
            <w:vMerge w:val="restart"/>
          </w:tcPr>
          <w:p w14:paraId="28CC9A98"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4C537C47" w14:textId="078F6F46" w:rsidR="00A125DB" w:rsidRPr="003E31F8" w:rsidRDefault="00A125DB" w:rsidP="002D0BF1">
            <w:pPr>
              <w:pStyle w:val="a1"/>
              <w:spacing w:before="0" w:after="0"/>
            </w:pPr>
            <w:r>
              <w:t>ProtoConv</w:t>
            </w:r>
            <w:r w:rsidRPr="003E31F8">
              <w:t>_</w:t>
            </w:r>
            <w:r>
              <w:t>LintoEth</w:t>
            </w:r>
          </w:p>
        </w:tc>
        <w:tc>
          <w:tcPr>
            <w:tcW w:w="360" w:type="dxa"/>
          </w:tcPr>
          <w:p w14:paraId="39D39F70" w14:textId="77777777" w:rsidR="00A125DB" w:rsidRPr="003E31F8" w:rsidRDefault="00A125DB" w:rsidP="002D0BF1">
            <w:pPr>
              <w:pStyle w:val="a1"/>
              <w:spacing w:before="0" w:after="0"/>
              <w:jc w:val="left"/>
              <w:rPr>
                <w:lang w:eastAsia="ja-JP"/>
              </w:rPr>
            </w:pPr>
            <w:r>
              <w:rPr>
                <w:rFonts w:hint="eastAsia"/>
                <w:lang w:eastAsia="ja-JP"/>
              </w:rPr>
              <w:t>1</w:t>
            </w:r>
          </w:p>
        </w:tc>
        <w:tc>
          <w:tcPr>
            <w:tcW w:w="6210" w:type="dxa"/>
          </w:tcPr>
          <w:p w14:paraId="069857E5" w14:textId="60359946" w:rsidR="00A125DB" w:rsidRPr="003E31F8" w:rsidRDefault="00A125DB" w:rsidP="002D0BF1">
            <w:pPr>
              <w:pStyle w:val="a1"/>
              <w:spacing w:before="0" w:after="0"/>
              <w:jc w:val="left"/>
            </w:pPr>
            <w:r>
              <w:rPr>
                <w:lang w:eastAsia="ja-JP"/>
              </w:rPr>
              <w:t>“</w:t>
            </w:r>
            <w:r>
              <w:t>R_ProtoConv_LintoEth” specifies the following data and calls function.</w:t>
            </w:r>
          </w:p>
          <w:p w14:paraId="1D709541" w14:textId="77777777" w:rsidR="00A125DB" w:rsidRPr="003E31F8" w:rsidRDefault="00A125DB" w:rsidP="002D0BF1">
            <w:pPr>
              <w:pStyle w:val="a1"/>
              <w:spacing w:before="0" w:after="0"/>
              <w:jc w:val="left"/>
            </w:pPr>
            <w:r w:rsidRPr="003E31F8">
              <w:t xml:space="preserve">- </w:t>
            </w:r>
            <w:r>
              <w:t>Bus ID</w:t>
            </w:r>
            <w:r w:rsidRPr="003E31F8">
              <w:t>.</w:t>
            </w:r>
          </w:p>
          <w:p w14:paraId="031AA6C6" w14:textId="33BA8DB2" w:rsidR="00A125DB" w:rsidRPr="003E31F8" w:rsidRDefault="00A125DB" w:rsidP="002D0BF1">
            <w:pPr>
              <w:pStyle w:val="a1"/>
              <w:spacing w:before="0" w:after="0"/>
              <w:jc w:val="left"/>
            </w:pPr>
            <w:r w:rsidRPr="003E31F8">
              <w:t xml:space="preserve">- Pointer to the </w:t>
            </w:r>
            <w:r>
              <w:t>LIN frame structure</w:t>
            </w:r>
            <w:r w:rsidRPr="003E31F8">
              <w:t>.</w:t>
            </w:r>
          </w:p>
        </w:tc>
        <w:tc>
          <w:tcPr>
            <w:tcW w:w="1475" w:type="dxa"/>
            <w:vMerge w:val="restart"/>
          </w:tcPr>
          <w:p w14:paraId="307CAA56" w14:textId="76780FA5"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r>
              <w:t xml:space="preserve">LIN </w:t>
            </w:r>
            <w:r w:rsidRPr="005D7A09">
              <w:rPr>
                <w:rFonts w:eastAsia="Meiryo UI" w:cs="Arial"/>
                <w:szCs w:val="20"/>
              </w:rPr>
              <w:t>to Ethernet Conversion Function</w:t>
            </w:r>
          </w:p>
        </w:tc>
      </w:tr>
      <w:tr w:rsidR="00A125DB" w:rsidRPr="00F05069" w14:paraId="363984BE" w14:textId="77777777" w:rsidTr="002D0BF1">
        <w:trPr>
          <w:trHeight w:val="155"/>
        </w:trPr>
        <w:tc>
          <w:tcPr>
            <w:tcW w:w="421" w:type="dxa"/>
            <w:vMerge/>
          </w:tcPr>
          <w:p w14:paraId="330F9D04"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9077E9D" w14:textId="77777777" w:rsidR="00A125DB" w:rsidRPr="00AD77AB" w:rsidRDefault="00A125DB" w:rsidP="002D0BF1">
            <w:pPr>
              <w:pStyle w:val="a1"/>
              <w:spacing w:before="0" w:after="0"/>
            </w:pPr>
          </w:p>
        </w:tc>
        <w:tc>
          <w:tcPr>
            <w:tcW w:w="360" w:type="dxa"/>
          </w:tcPr>
          <w:p w14:paraId="2F9136E9" w14:textId="77777777" w:rsidR="00A125DB" w:rsidRDefault="00A125DB" w:rsidP="002D0BF1">
            <w:pPr>
              <w:pStyle w:val="a1"/>
              <w:spacing w:before="0" w:after="0"/>
              <w:jc w:val="left"/>
              <w:rPr>
                <w:lang w:eastAsia="ja-JP"/>
              </w:rPr>
            </w:pPr>
            <w:r>
              <w:rPr>
                <w:rFonts w:hint="eastAsia"/>
                <w:lang w:eastAsia="ja-JP"/>
              </w:rPr>
              <w:t>2</w:t>
            </w:r>
          </w:p>
        </w:tc>
        <w:tc>
          <w:tcPr>
            <w:tcW w:w="6210" w:type="dxa"/>
          </w:tcPr>
          <w:p w14:paraId="70F45572" w14:textId="77777777" w:rsidR="00A125DB" w:rsidRDefault="00A125DB" w:rsidP="002D0BF1">
            <w:pPr>
              <w:pStyle w:val="a1"/>
              <w:spacing w:before="0" w:after="0"/>
              <w:jc w:val="left"/>
            </w:pPr>
            <w:r>
              <w:t>Reads the following data.</w:t>
            </w:r>
          </w:p>
          <w:p w14:paraId="687ED738" w14:textId="41822321" w:rsidR="00A125DB" w:rsidRDefault="00A125DB" w:rsidP="002D0BF1">
            <w:pPr>
              <w:pStyle w:val="a1"/>
              <w:spacing w:before="0" w:after="0"/>
              <w:jc w:val="left"/>
              <w:rPr>
                <w:lang w:eastAsia="ja-JP"/>
              </w:rPr>
            </w:pPr>
            <w:r>
              <w:t xml:space="preserve">- LIN </w:t>
            </w:r>
            <w:r w:rsidRPr="00AD77AB">
              <w:t>frame structure</w:t>
            </w:r>
            <w:r>
              <w:t>.</w:t>
            </w:r>
          </w:p>
        </w:tc>
        <w:tc>
          <w:tcPr>
            <w:tcW w:w="1475" w:type="dxa"/>
            <w:vMerge/>
          </w:tcPr>
          <w:p w14:paraId="65137342"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44DB1080" w14:textId="77777777" w:rsidTr="002D0BF1">
        <w:trPr>
          <w:trHeight w:val="155"/>
        </w:trPr>
        <w:tc>
          <w:tcPr>
            <w:tcW w:w="421" w:type="dxa"/>
            <w:vMerge/>
          </w:tcPr>
          <w:p w14:paraId="57A637BA"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1EB4B815" w14:textId="77777777" w:rsidR="00A125DB" w:rsidRPr="00AD77AB" w:rsidRDefault="00A125DB" w:rsidP="002D0BF1">
            <w:pPr>
              <w:pStyle w:val="a1"/>
              <w:spacing w:before="0" w:after="0"/>
            </w:pPr>
          </w:p>
        </w:tc>
        <w:tc>
          <w:tcPr>
            <w:tcW w:w="360" w:type="dxa"/>
          </w:tcPr>
          <w:p w14:paraId="1606CB7B" w14:textId="77777777" w:rsidR="00A125DB" w:rsidRDefault="00A125DB" w:rsidP="002D0BF1">
            <w:pPr>
              <w:pStyle w:val="a1"/>
              <w:spacing w:before="0" w:after="0"/>
              <w:jc w:val="left"/>
              <w:rPr>
                <w:lang w:eastAsia="ja-JP"/>
              </w:rPr>
            </w:pPr>
            <w:r>
              <w:rPr>
                <w:lang w:eastAsia="ja-JP"/>
              </w:rPr>
              <w:t>3</w:t>
            </w:r>
          </w:p>
        </w:tc>
        <w:tc>
          <w:tcPr>
            <w:tcW w:w="6210" w:type="dxa"/>
          </w:tcPr>
          <w:p w14:paraId="1DB8FCF6" w14:textId="5561E69B" w:rsidR="00A125DB" w:rsidRDefault="00A125DB" w:rsidP="002D0BF1">
            <w:pPr>
              <w:pStyle w:val="a1"/>
              <w:spacing w:before="0" w:after="0"/>
              <w:jc w:val="left"/>
              <w:rPr>
                <w:lang w:eastAsia="ja-JP"/>
              </w:rPr>
            </w:pPr>
            <w:r>
              <w:rPr>
                <w:lang w:eastAsia="ja-JP"/>
              </w:rPr>
              <w:t xml:space="preserve">Search </w:t>
            </w:r>
            <w:r>
              <w:t xml:space="preserve">LIN </w:t>
            </w:r>
            <w:r w:rsidRPr="003212FB">
              <w:rPr>
                <w:lang w:eastAsia="ja-JP"/>
              </w:rPr>
              <w:t xml:space="preserve">to </w:t>
            </w:r>
            <w:r>
              <w:rPr>
                <w:lang w:eastAsia="ja-JP"/>
              </w:rPr>
              <w:t>Ethernet Routing Table and Ethernet Destination Routing Table and get results.</w:t>
            </w:r>
          </w:p>
        </w:tc>
        <w:tc>
          <w:tcPr>
            <w:tcW w:w="1475" w:type="dxa"/>
            <w:vMerge/>
          </w:tcPr>
          <w:p w14:paraId="5CCD2396"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18736819" w14:textId="77777777" w:rsidTr="002D0BF1">
        <w:trPr>
          <w:trHeight w:val="155"/>
        </w:trPr>
        <w:tc>
          <w:tcPr>
            <w:tcW w:w="421" w:type="dxa"/>
            <w:vMerge/>
          </w:tcPr>
          <w:p w14:paraId="2314E4A1"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393BE11" w14:textId="77777777" w:rsidR="00A125DB" w:rsidRPr="00AD77AB" w:rsidRDefault="00A125DB" w:rsidP="002D0BF1">
            <w:pPr>
              <w:pStyle w:val="a1"/>
              <w:spacing w:before="0" w:after="0"/>
            </w:pPr>
          </w:p>
        </w:tc>
        <w:tc>
          <w:tcPr>
            <w:tcW w:w="360" w:type="dxa"/>
          </w:tcPr>
          <w:p w14:paraId="05EF7A41" w14:textId="77777777" w:rsidR="00A125DB" w:rsidRDefault="00A125DB" w:rsidP="002D0BF1">
            <w:pPr>
              <w:pStyle w:val="a1"/>
              <w:spacing w:before="0" w:after="0"/>
              <w:jc w:val="left"/>
              <w:rPr>
                <w:lang w:eastAsia="ja-JP"/>
              </w:rPr>
            </w:pPr>
            <w:r>
              <w:rPr>
                <w:lang w:eastAsia="ja-JP"/>
              </w:rPr>
              <w:t>4</w:t>
            </w:r>
          </w:p>
        </w:tc>
        <w:tc>
          <w:tcPr>
            <w:tcW w:w="6210" w:type="dxa"/>
          </w:tcPr>
          <w:p w14:paraId="4F31CEA1" w14:textId="3F430C71" w:rsidR="00A125DB" w:rsidRDefault="00A125DB" w:rsidP="002D0BF1">
            <w:pPr>
              <w:pStyle w:val="a1"/>
              <w:spacing w:before="0" w:after="0"/>
              <w:jc w:val="left"/>
              <w:rPr>
                <w:lang w:eastAsia="ja-JP"/>
              </w:rPr>
            </w:pPr>
            <w:r>
              <w:rPr>
                <w:rFonts w:hint="eastAsia"/>
                <w:lang w:eastAsia="ja-JP"/>
              </w:rPr>
              <w:t>S</w:t>
            </w:r>
            <w:r>
              <w:rPr>
                <w:lang w:eastAsia="ja-JP"/>
              </w:rPr>
              <w:t xml:space="preserve">tore </w:t>
            </w:r>
            <w:r>
              <w:t xml:space="preserve">LIN </w:t>
            </w:r>
            <w:r>
              <w:rPr>
                <w:lang w:eastAsia="ja-JP"/>
              </w:rPr>
              <w:t xml:space="preserve">frame to </w:t>
            </w:r>
            <w:r>
              <w:t xml:space="preserve">LIN </w:t>
            </w:r>
            <w:r>
              <w:rPr>
                <w:lang w:eastAsia="ja-JP"/>
              </w:rPr>
              <w:t>Rx Buffer.</w:t>
            </w:r>
          </w:p>
        </w:tc>
        <w:tc>
          <w:tcPr>
            <w:tcW w:w="1475" w:type="dxa"/>
            <w:vMerge/>
          </w:tcPr>
          <w:p w14:paraId="44D0C71C"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7CD31AC0" w14:textId="77777777" w:rsidTr="002D0BF1">
        <w:trPr>
          <w:trHeight w:val="155"/>
        </w:trPr>
        <w:tc>
          <w:tcPr>
            <w:tcW w:w="421" w:type="dxa"/>
            <w:vMerge/>
          </w:tcPr>
          <w:p w14:paraId="1E6D4247"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6094644D" w14:textId="77777777" w:rsidR="00A125DB" w:rsidRPr="00AD77AB" w:rsidRDefault="00A125DB" w:rsidP="002D0BF1">
            <w:pPr>
              <w:pStyle w:val="a1"/>
              <w:spacing w:before="0" w:after="0"/>
            </w:pPr>
          </w:p>
        </w:tc>
        <w:tc>
          <w:tcPr>
            <w:tcW w:w="360" w:type="dxa"/>
          </w:tcPr>
          <w:p w14:paraId="37D8B4E4" w14:textId="77777777" w:rsidR="00A125DB" w:rsidRDefault="00A125DB" w:rsidP="002D0BF1">
            <w:pPr>
              <w:pStyle w:val="a1"/>
              <w:spacing w:before="0" w:after="0"/>
              <w:jc w:val="left"/>
              <w:rPr>
                <w:lang w:eastAsia="ja-JP"/>
              </w:rPr>
            </w:pPr>
            <w:r>
              <w:rPr>
                <w:lang w:eastAsia="ja-JP"/>
              </w:rPr>
              <w:t>5</w:t>
            </w:r>
          </w:p>
        </w:tc>
        <w:tc>
          <w:tcPr>
            <w:tcW w:w="6210" w:type="dxa"/>
          </w:tcPr>
          <w:p w14:paraId="0FA05D48" w14:textId="64B8FD4F" w:rsidR="00A125DB" w:rsidRDefault="00A125DB" w:rsidP="002D0BF1">
            <w:pPr>
              <w:pStyle w:val="a1"/>
              <w:spacing w:before="0" w:after="0"/>
              <w:jc w:val="left"/>
              <w:rPr>
                <w:lang w:eastAsia="ja-JP"/>
              </w:rPr>
            </w:pPr>
            <w:r>
              <w:rPr>
                <w:lang w:eastAsia="ja-JP"/>
              </w:rPr>
              <w:t>Copy</w:t>
            </w:r>
            <w:r w:rsidRPr="009B5EF6">
              <w:rPr>
                <w:lang w:eastAsia="ja-JP"/>
              </w:rPr>
              <w:t xml:space="preserve"> </w:t>
            </w:r>
            <w:r>
              <w:t xml:space="preserve">LIN </w:t>
            </w:r>
            <w:r w:rsidRPr="009B5EF6">
              <w:rPr>
                <w:lang w:eastAsia="ja-JP"/>
              </w:rPr>
              <w:t xml:space="preserve">frame </w:t>
            </w:r>
            <w:r>
              <w:rPr>
                <w:lang w:eastAsia="ja-JP"/>
              </w:rPr>
              <w:t>from</w:t>
            </w:r>
            <w:r w:rsidRPr="009B5EF6">
              <w:rPr>
                <w:lang w:eastAsia="ja-JP"/>
              </w:rPr>
              <w:t xml:space="preserve"> </w:t>
            </w:r>
            <w:r>
              <w:t xml:space="preserve">LIN </w:t>
            </w:r>
            <w:r w:rsidRPr="009B5EF6">
              <w:rPr>
                <w:lang w:eastAsia="ja-JP"/>
              </w:rPr>
              <w:t>Rx Buffer</w:t>
            </w:r>
            <w:r>
              <w:rPr>
                <w:lang w:eastAsia="ja-JP"/>
              </w:rPr>
              <w:t xml:space="preserve"> to Ethernet Tx Buffer</w:t>
            </w:r>
            <w:r w:rsidRPr="009B5EF6">
              <w:rPr>
                <w:lang w:eastAsia="ja-JP"/>
              </w:rPr>
              <w:t>.</w:t>
            </w:r>
          </w:p>
        </w:tc>
        <w:tc>
          <w:tcPr>
            <w:tcW w:w="1475" w:type="dxa"/>
            <w:vMerge/>
          </w:tcPr>
          <w:p w14:paraId="16274D74"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5C473050" w14:textId="77777777" w:rsidTr="002D0BF1">
        <w:trPr>
          <w:trHeight w:val="155"/>
        </w:trPr>
        <w:tc>
          <w:tcPr>
            <w:tcW w:w="421" w:type="dxa"/>
            <w:vMerge/>
          </w:tcPr>
          <w:p w14:paraId="49B6401F"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6FC6AF37" w14:textId="77777777" w:rsidR="00A125DB" w:rsidRPr="003E31F8" w:rsidRDefault="00A125DB" w:rsidP="002D0BF1">
            <w:pPr>
              <w:pStyle w:val="a1"/>
              <w:spacing w:before="0" w:after="0"/>
            </w:pPr>
          </w:p>
        </w:tc>
        <w:tc>
          <w:tcPr>
            <w:tcW w:w="360" w:type="dxa"/>
          </w:tcPr>
          <w:p w14:paraId="343CB589" w14:textId="77777777" w:rsidR="00A125DB" w:rsidRPr="003E31F8" w:rsidRDefault="00A125DB" w:rsidP="002D0BF1">
            <w:pPr>
              <w:pStyle w:val="a1"/>
              <w:spacing w:before="0" w:after="0"/>
              <w:jc w:val="left"/>
              <w:rPr>
                <w:lang w:eastAsia="ja-JP"/>
              </w:rPr>
            </w:pPr>
            <w:r>
              <w:rPr>
                <w:lang w:eastAsia="ja-JP"/>
              </w:rPr>
              <w:t>6</w:t>
            </w:r>
          </w:p>
        </w:tc>
        <w:tc>
          <w:tcPr>
            <w:tcW w:w="6210" w:type="dxa"/>
          </w:tcPr>
          <w:p w14:paraId="180D199F" w14:textId="6A2E92E3" w:rsidR="00A125DB" w:rsidRDefault="00A125DB" w:rsidP="002D0BF1">
            <w:pPr>
              <w:pStyle w:val="a1"/>
              <w:spacing w:before="0" w:after="0"/>
              <w:jc w:val="left"/>
            </w:pPr>
            <w:r>
              <w:t>After the Function “ ProtoConv</w:t>
            </w:r>
            <w:r w:rsidRPr="003E31F8">
              <w:t>_</w:t>
            </w:r>
            <w:r>
              <w:t>LintoEth” processes, it returns the following to the upper sub-component that calls this sub-component's interfaces.</w:t>
            </w:r>
          </w:p>
          <w:p w14:paraId="499C9BDD" w14:textId="77777777" w:rsidR="00A125DB" w:rsidRPr="003E31F8" w:rsidRDefault="00A125DB" w:rsidP="002D0BF1">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814427B"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68EA0975" w14:textId="77777777" w:rsidTr="002D0BF1">
        <w:trPr>
          <w:trHeight w:val="155"/>
        </w:trPr>
        <w:tc>
          <w:tcPr>
            <w:tcW w:w="421" w:type="dxa"/>
            <w:vMerge w:val="restart"/>
          </w:tcPr>
          <w:p w14:paraId="32155FC7"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644" w:type="dxa"/>
            <w:vMerge w:val="restart"/>
          </w:tcPr>
          <w:p w14:paraId="790832A7" w14:textId="77777777" w:rsidR="00A125DB" w:rsidRPr="003E31F8" w:rsidRDefault="00A125DB" w:rsidP="002D0BF1">
            <w:pPr>
              <w:pStyle w:val="a1"/>
              <w:spacing w:before="0" w:after="0"/>
            </w:pPr>
            <w:r>
              <w:t>ProtoConv</w:t>
            </w:r>
            <w:r w:rsidRPr="003E31F8">
              <w:t>_</w:t>
            </w:r>
            <w:r>
              <w:t>EthTransmit</w:t>
            </w:r>
            <w:r w:rsidRPr="005B2CA3">
              <w:t>UserDef</w:t>
            </w:r>
          </w:p>
        </w:tc>
        <w:tc>
          <w:tcPr>
            <w:tcW w:w="360" w:type="dxa"/>
          </w:tcPr>
          <w:p w14:paraId="4A8C16F2" w14:textId="77777777" w:rsidR="00A125DB" w:rsidRPr="003E31F8" w:rsidRDefault="00A125DB" w:rsidP="002D0BF1">
            <w:pPr>
              <w:pStyle w:val="a1"/>
              <w:spacing w:before="0" w:after="0"/>
              <w:jc w:val="left"/>
              <w:rPr>
                <w:lang w:eastAsia="ja-JP"/>
              </w:rPr>
            </w:pPr>
            <w:r>
              <w:rPr>
                <w:rFonts w:hint="eastAsia"/>
                <w:lang w:eastAsia="ja-JP"/>
              </w:rPr>
              <w:t>1</w:t>
            </w:r>
          </w:p>
        </w:tc>
        <w:tc>
          <w:tcPr>
            <w:tcW w:w="6210" w:type="dxa"/>
          </w:tcPr>
          <w:p w14:paraId="7B591980" w14:textId="3A7CE015" w:rsidR="00A125DB" w:rsidRDefault="00A125DB" w:rsidP="002D0BF1">
            <w:pPr>
              <w:pStyle w:val="a1"/>
              <w:spacing w:before="0" w:after="0"/>
              <w:jc w:val="left"/>
            </w:pPr>
            <w:r>
              <w:rPr>
                <w:lang w:eastAsia="ja-JP"/>
              </w:rPr>
              <w:t>“</w:t>
            </w:r>
            <w:r>
              <w:t xml:space="preserve"> ProtoConv</w:t>
            </w:r>
            <w:r w:rsidRPr="003E31F8">
              <w:t>_</w:t>
            </w:r>
            <w:r>
              <w:t>LintoEth</w:t>
            </w:r>
            <w:r>
              <w:rPr>
                <w:lang w:eastAsia="ja-JP"/>
              </w:rPr>
              <w:t>”</w:t>
            </w:r>
            <w:r>
              <w:t xml:space="preserve"> specifies the following data and calls function.</w:t>
            </w:r>
          </w:p>
          <w:p w14:paraId="243450AB" w14:textId="77777777" w:rsidR="00A125DB" w:rsidRDefault="00A125DB" w:rsidP="002D0BF1">
            <w:pPr>
              <w:pStyle w:val="a1"/>
              <w:spacing w:before="0" w:after="0"/>
              <w:jc w:val="left"/>
            </w:pPr>
            <w:r>
              <w:t>- Pointer to Ethernet frame stored in Ethernet Tx Buffer</w:t>
            </w:r>
          </w:p>
          <w:p w14:paraId="06076BB1" w14:textId="77777777" w:rsidR="00A125DB" w:rsidRDefault="00A125DB" w:rsidP="002D0BF1">
            <w:pPr>
              <w:pStyle w:val="a1"/>
              <w:spacing w:before="0" w:after="0"/>
              <w:jc w:val="left"/>
              <w:rPr>
                <w:lang w:eastAsia="ja-JP"/>
              </w:rPr>
            </w:pPr>
            <w:r>
              <w:rPr>
                <w:rFonts w:hint="eastAsia"/>
                <w:lang w:eastAsia="ja-JP"/>
              </w:rPr>
              <w:t>-</w:t>
            </w:r>
            <w:r>
              <w:rPr>
                <w:lang w:eastAsia="ja-JP"/>
              </w:rPr>
              <w:t xml:space="preserve"> Destination MAC Address</w:t>
            </w:r>
          </w:p>
          <w:p w14:paraId="65BB2849" w14:textId="77777777" w:rsidR="00A125DB" w:rsidRDefault="00A125DB" w:rsidP="002D0BF1">
            <w:pPr>
              <w:pStyle w:val="a1"/>
              <w:spacing w:before="0" w:after="0"/>
              <w:jc w:val="left"/>
              <w:rPr>
                <w:lang w:eastAsia="ja-JP"/>
              </w:rPr>
            </w:pPr>
            <w:r>
              <w:rPr>
                <w:rFonts w:hint="eastAsia"/>
                <w:lang w:eastAsia="ja-JP"/>
              </w:rPr>
              <w:t>-</w:t>
            </w:r>
            <w:r>
              <w:rPr>
                <w:lang w:eastAsia="ja-JP"/>
              </w:rPr>
              <w:t xml:space="preserve"> Ethernet frame size</w:t>
            </w:r>
          </w:p>
          <w:p w14:paraId="58056131" w14:textId="77777777" w:rsidR="00A125DB" w:rsidRPr="003E31F8" w:rsidRDefault="00A125DB" w:rsidP="002D0BF1">
            <w:pPr>
              <w:pStyle w:val="a1"/>
              <w:spacing w:before="0" w:after="0"/>
              <w:jc w:val="left"/>
              <w:rPr>
                <w:lang w:eastAsia="ja-JP"/>
              </w:rPr>
            </w:pPr>
            <w:r>
              <w:rPr>
                <w:rFonts w:hint="eastAsia"/>
                <w:lang w:eastAsia="ja-JP"/>
              </w:rPr>
              <w:t>-</w:t>
            </w:r>
            <w:r>
              <w:rPr>
                <w:lang w:eastAsia="ja-JP"/>
              </w:rPr>
              <w:t xml:space="preserve"> EtherType</w:t>
            </w:r>
          </w:p>
        </w:tc>
        <w:tc>
          <w:tcPr>
            <w:tcW w:w="1475" w:type="dxa"/>
            <w:vMerge w:val="restart"/>
          </w:tcPr>
          <w:p w14:paraId="616E8B7C"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Interface Function</w:t>
            </w:r>
          </w:p>
        </w:tc>
      </w:tr>
      <w:tr w:rsidR="00A125DB" w:rsidRPr="00F05069" w14:paraId="5F332919" w14:textId="77777777" w:rsidTr="002D0BF1">
        <w:trPr>
          <w:trHeight w:val="155"/>
        </w:trPr>
        <w:tc>
          <w:tcPr>
            <w:tcW w:w="421" w:type="dxa"/>
            <w:vMerge/>
          </w:tcPr>
          <w:p w14:paraId="7579BF8B"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AB622DE" w14:textId="77777777" w:rsidR="00A125DB" w:rsidRPr="003E31F8" w:rsidRDefault="00A125DB" w:rsidP="002D0BF1">
            <w:pPr>
              <w:pStyle w:val="a1"/>
              <w:spacing w:before="0" w:after="0"/>
            </w:pPr>
          </w:p>
        </w:tc>
        <w:tc>
          <w:tcPr>
            <w:tcW w:w="360" w:type="dxa"/>
          </w:tcPr>
          <w:p w14:paraId="186483BB" w14:textId="77777777" w:rsidR="00A125DB" w:rsidRPr="003E31F8" w:rsidRDefault="00A125DB" w:rsidP="002D0BF1">
            <w:pPr>
              <w:pStyle w:val="a1"/>
              <w:spacing w:before="0" w:after="0"/>
              <w:jc w:val="left"/>
              <w:rPr>
                <w:lang w:eastAsia="ja-JP"/>
              </w:rPr>
            </w:pPr>
            <w:r>
              <w:rPr>
                <w:rFonts w:hint="eastAsia"/>
                <w:lang w:eastAsia="ja-JP"/>
              </w:rPr>
              <w:t>2</w:t>
            </w:r>
          </w:p>
        </w:tc>
        <w:tc>
          <w:tcPr>
            <w:tcW w:w="6210" w:type="dxa"/>
          </w:tcPr>
          <w:p w14:paraId="631E51AE" w14:textId="77777777" w:rsidR="00A125DB" w:rsidRDefault="00A125DB" w:rsidP="002D0BF1">
            <w:pPr>
              <w:pStyle w:val="a1"/>
              <w:spacing w:before="0" w:after="0"/>
              <w:jc w:val="left"/>
            </w:pPr>
            <w:r>
              <w:t>After the Function “ProtoConv_EthTransmitUserDef” processes, it returns the following to the upper sub-component that calls this sub-component's interfaces.</w:t>
            </w:r>
          </w:p>
          <w:p w14:paraId="1D307B9F" w14:textId="77777777" w:rsidR="00A125DB" w:rsidRPr="003E31F8" w:rsidRDefault="00A125DB" w:rsidP="002D0BF1">
            <w:pPr>
              <w:pStyle w:val="a1"/>
              <w:spacing w:before="0" w:after="0"/>
              <w:jc w:val="left"/>
              <w:rPr>
                <w:lang w:eastAsia="ja-JP"/>
              </w:rPr>
            </w:pPr>
            <w:r>
              <w:t xml:space="preserve">- </w:t>
            </w:r>
            <w:r w:rsidRPr="003E31F8">
              <w:t xml:space="preserve">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68033C74"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bl>
    <w:p w14:paraId="48BC80B1" w14:textId="77777777" w:rsidR="00A125DB" w:rsidRPr="009E17A8" w:rsidRDefault="00A125DB" w:rsidP="00A125DB">
      <w:pPr>
        <w:rPr>
          <w:lang w:eastAsia="en-US"/>
        </w:rPr>
      </w:pPr>
    </w:p>
    <w:p w14:paraId="2493E36E" w14:textId="77777777" w:rsidR="00A125DB" w:rsidRPr="00A125DB" w:rsidRDefault="00A125DB" w:rsidP="00A125DB">
      <w:pPr>
        <w:rPr>
          <w:lang w:eastAsia="en-US"/>
        </w:rPr>
      </w:pPr>
    </w:p>
    <w:p w14:paraId="47F7B756" w14:textId="11FEA338" w:rsidR="00A125DB" w:rsidRDefault="00A125DB" w:rsidP="00F27F4D">
      <w:pPr>
        <w:pStyle w:val="Heading2"/>
      </w:pPr>
      <w:bookmarkStart w:id="520" w:name="_Toc203384045"/>
      <w:r w:rsidRPr="005D7A09">
        <w:t>R_</w:t>
      </w:r>
      <w:r>
        <w:t>ProtoConv</w:t>
      </w:r>
      <w:r w:rsidRPr="005D7A09">
        <w:t>_</w:t>
      </w:r>
      <w:r>
        <w:t>PorttoEth</w:t>
      </w:r>
      <w:bookmarkEnd w:id="520"/>
    </w:p>
    <w:p w14:paraId="05413D08" w14:textId="3035B330" w:rsidR="00A125DB" w:rsidRPr="009E17A8" w:rsidRDefault="007E03FB" w:rsidP="00A125DB">
      <w:pPr>
        <w:rPr>
          <w:lang w:eastAsia="en-US"/>
        </w:rPr>
      </w:pPr>
      <w:r w:rsidRPr="007E03FB">
        <w:rPr>
          <w:noProof/>
          <w:lang w:eastAsia="en-US"/>
        </w:rPr>
        <w:drawing>
          <wp:inline distT="0" distB="0" distL="0" distR="0" wp14:anchorId="21F4839F" wp14:editId="52D8A5A9">
            <wp:extent cx="6376035" cy="3318510"/>
            <wp:effectExtent l="0" t="0" r="5715" b="0"/>
            <wp:docPr id="17477001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76035" cy="3318510"/>
                    </a:xfrm>
                    <a:prstGeom prst="rect">
                      <a:avLst/>
                    </a:prstGeom>
                    <a:noFill/>
                    <a:ln>
                      <a:noFill/>
                    </a:ln>
                  </pic:spPr>
                </pic:pic>
              </a:graphicData>
            </a:graphic>
          </wp:inline>
        </w:drawing>
      </w:r>
    </w:p>
    <w:p w14:paraId="32CF06C4" w14:textId="39EB2F24" w:rsidR="00A125DB" w:rsidRDefault="00A125DB" w:rsidP="00E10491">
      <w:pPr>
        <w:pStyle w:val="Caption"/>
        <w:rPr>
          <w:rFonts w:eastAsia="Meiryo UI"/>
        </w:rPr>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5</w:t>
      </w:r>
      <w:r w:rsidR="009D560C">
        <w:rPr>
          <w:noProof/>
        </w:rPr>
        <w:fldChar w:fldCharType="end"/>
      </w:r>
      <w:r>
        <w:rPr>
          <w:noProof/>
        </w:rPr>
        <w:t>:</w:t>
      </w:r>
      <w:r>
        <w:t xml:space="preserve"> Data Flow diagra</w:t>
      </w:r>
      <w:r w:rsidR="00B76C4C">
        <w:t>m (</w:t>
      </w:r>
      <w:r w:rsidRPr="005D7A09">
        <w:t>R_</w:t>
      </w:r>
      <w:r>
        <w:t>ProtoConv</w:t>
      </w:r>
      <w:r w:rsidRPr="005D7A09">
        <w:t>_</w:t>
      </w:r>
      <w:r>
        <w:t>PorttoEth</w:t>
      </w:r>
      <w:r w:rsidRPr="005D7A09">
        <w:t>)</w:t>
      </w:r>
    </w:p>
    <w:p w14:paraId="4B436325" w14:textId="77777777" w:rsidR="00A125DB" w:rsidRDefault="00A125DB" w:rsidP="00A125DB">
      <w:pPr>
        <w:spacing w:after="120"/>
        <w:rPr>
          <w:rFonts w:eastAsia="Meiryo UI"/>
        </w:rPr>
      </w:pPr>
    </w:p>
    <w:p w14:paraId="733F6964" w14:textId="2EB4D4C1" w:rsidR="00A125DB" w:rsidRDefault="00A125DB"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6</w:t>
      </w:r>
      <w:r w:rsidR="009D560C">
        <w:rPr>
          <w:noProof/>
        </w:rPr>
        <w:fldChar w:fldCharType="end"/>
      </w:r>
      <w:r>
        <w:rPr>
          <w:noProof/>
        </w:rPr>
        <w:t>:</w:t>
      </w:r>
      <w:r>
        <w:t xml:space="preserve"> </w:t>
      </w:r>
      <w:r w:rsidRPr="005D7A09">
        <w:t>R_</w:t>
      </w:r>
      <w:r>
        <w:t>ProtoConv</w:t>
      </w:r>
      <w:r w:rsidRPr="005D7A09">
        <w:t>_</w:t>
      </w:r>
      <w:r>
        <w:t>PorttoEth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A125DB" w:rsidRPr="00F05069" w14:paraId="186940F2" w14:textId="77777777" w:rsidTr="002D0BF1">
        <w:tc>
          <w:tcPr>
            <w:tcW w:w="2065" w:type="dxa"/>
            <w:gridSpan w:val="2"/>
            <w:shd w:val="clear" w:color="auto" w:fill="D9D9D9"/>
          </w:tcPr>
          <w:p w14:paraId="62BB1132" w14:textId="77777777" w:rsidR="00A125DB" w:rsidRPr="003E31F8" w:rsidRDefault="00A125DB" w:rsidP="002D0BF1">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3D8F8C59" w14:textId="77777777" w:rsidR="00A125DB" w:rsidRPr="003E31F8" w:rsidRDefault="00A125DB" w:rsidP="002D0BF1">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4707FC5C" w14:textId="77777777" w:rsidR="00A125DB" w:rsidRPr="003E31F8" w:rsidRDefault="00A125DB" w:rsidP="002D0BF1">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A125DB" w:rsidRPr="00F05069" w14:paraId="0900DDDA" w14:textId="77777777" w:rsidTr="002D0BF1">
        <w:trPr>
          <w:trHeight w:val="155"/>
        </w:trPr>
        <w:tc>
          <w:tcPr>
            <w:tcW w:w="421" w:type="dxa"/>
            <w:vMerge w:val="restart"/>
          </w:tcPr>
          <w:p w14:paraId="18ED507E" w14:textId="77777777" w:rsidR="00A125DB" w:rsidRPr="00A50036" w:rsidRDefault="00A125DB" w:rsidP="002D0BF1">
            <w:pPr>
              <w:pStyle w:val="a1"/>
              <w:spacing w:before="0" w:after="0"/>
              <w:jc w:val="center"/>
              <w:rPr>
                <w:lang w:eastAsia="ja-JP"/>
              </w:rPr>
            </w:pPr>
            <w:r>
              <w:rPr>
                <w:rFonts w:hint="eastAsia"/>
                <w:lang w:eastAsia="ja-JP"/>
              </w:rPr>
              <w:t>1</w:t>
            </w:r>
          </w:p>
        </w:tc>
        <w:tc>
          <w:tcPr>
            <w:tcW w:w="1644" w:type="dxa"/>
            <w:vMerge w:val="restart"/>
          </w:tcPr>
          <w:p w14:paraId="6335BDAD" w14:textId="268820B2" w:rsidR="00A125DB" w:rsidRPr="003E31F8" w:rsidRDefault="00A125DB" w:rsidP="002D0BF1">
            <w:pPr>
              <w:pStyle w:val="a1"/>
              <w:spacing w:before="0" w:after="0"/>
            </w:pPr>
            <w:r w:rsidRPr="005D7A09">
              <w:t>R_</w:t>
            </w:r>
            <w:r>
              <w:t>ProtoConv</w:t>
            </w:r>
            <w:r w:rsidRPr="005D7A09">
              <w:t>_</w:t>
            </w:r>
            <w:r>
              <w:t>PorttoEth</w:t>
            </w:r>
          </w:p>
        </w:tc>
        <w:tc>
          <w:tcPr>
            <w:tcW w:w="360" w:type="dxa"/>
          </w:tcPr>
          <w:p w14:paraId="1FBA6FC4" w14:textId="77777777" w:rsidR="00A125DB" w:rsidRPr="003E31F8" w:rsidRDefault="00A125DB" w:rsidP="002D0BF1">
            <w:pPr>
              <w:pStyle w:val="a1"/>
              <w:spacing w:before="0" w:after="0"/>
              <w:jc w:val="left"/>
            </w:pPr>
            <w:r w:rsidRPr="003E31F8">
              <w:t>1</w:t>
            </w:r>
          </w:p>
        </w:tc>
        <w:tc>
          <w:tcPr>
            <w:tcW w:w="6210" w:type="dxa"/>
          </w:tcPr>
          <w:p w14:paraId="4E5E647B" w14:textId="7D1808B3" w:rsidR="00A125DB" w:rsidRPr="003E31F8" w:rsidRDefault="00B35ACD" w:rsidP="002D0BF1">
            <w:pPr>
              <w:pStyle w:val="a1"/>
              <w:spacing w:before="0" w:after="0"/>
              <w:jc w:val="left"/>
            </w:pPr>
            <w:r>
              <w:t xml:space="preserve">The User Application specifies </w:t>
            </w:r>
            <w:r w:rsidR="00A125DB" w:rsidRPr="003E31F8">
              <w:t>the following data and call API.</w:t>
            </w:r>
          </w:p>
          <w:p w14:paraId="164197F4" w14:textId="06F532CF" w:rsidR="00A125DB" w:rsidRPr="003E31F8" w:rsidRDefault="00A125DB" w:rsidP="002D0BF1">
            <w:pPr>
              <w:pStyle w:val="a1"/>
              <w:spacing w:before="0" w:after="0"/>
              <w:jc w:val="left"/>
            </w:pPr>
            <w:r w:rsidRPr="003E31F8">
              <w:t xml:space="preserve">- </w:t>
            </w:r>
            <w:r w:rsidR="00FD7C82">
              <w:t>Data Length</w:t>
            </w:r>
            <w:r w:rsidRPr="003E31F8">
              <w:t>.</w:t>
            </w:r>
          </w:p>
          <w:p w14:paraId="422F4F9C" w14:textId="77777777" w:rsidR="00A125DB" w:rsidRDefault="00A125DB" w:rsidP="002D0BF1">
            <w:pPr>
              <w:pStyle w:val="a1"/>
              <w:spacing w:before="0" w:after="0"/>
              <w:jc w:val="left"/>
            </w:pPr>
            <w:r w:rsidRPr="003E31F8">
              <w:t xml:space="preserve">- Pointer to the </w:t>
            </w:r>
            <w:r w:rsidR="00FD7C82">
              <w:t>Port Data</w:t>
            </w:r>
            <w:r w:rsidRPr="003E31F8">
              <w:t>.</w:t>
            </w:r>
          </w:p>
          <w:p w14:paraId="6D6F3A3D" w14:textId="6FCE94E9" w:rsidR="00FD7C82" w:rsidRPr="003E31F8" w:rsidRDefault="00FD7C82" w:rsidP="002D0BF1">
            <w:pPr>
              <w:pStyle w:val="a1"/>
              <w:spacing w:before="0" w:after="0"/>
              <w:jc w:val="left"/>
            </w:pPr>
            <w:r>
              <w:t>- Index to Ethernet Destination Routing Table.</w:t>
            </w:r>
          </w:p>
        </w:tc>
        <w:tc>
          <w:tcPr>
            <w:tcW w:w="1475" w:type="dxa"/>
            <w:vMerge w:val="restart"/>
          </w:tcPr>
          <w:p w14:paraId="5F1A24C1" w14:textId="77777777" w:rsidR="00A125DB" w:rsidRPr="00A50036" w:rsidRDefault="00A125DB" w:rsidP="002D0BF1">
            <w:pPr>
              <w:pStyle w:val="a1"/>
              <w:spacing w:before="0" w:after="0"/>
              <w:jc w:val="left"/>
            </w:pPr>
            <w:r>
              <w:t>API Layer</w:t>
            </w:r>
          </w:p>
        </w:tc>
      </w:tr>
      <w:tr w:rsidR="00A125DB" w:rsidRPr="00F05069" w14:paraId="200F6973" w14:textId="77777777" w:rsidTr="002D0BF1">
        <w:trPr>
          <w:trHeight w:val="155"/>
        </w:trPr>
        <w:tc>
          <w:tcPr>
            <w:tcW w:w="421" w:type="dxa"/>
            <w:vMerge/>
          </w:tcPr>
          <w:p w14:paraId="014BB097"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FC253C4" w14:textId="77777777" w:rsidR="00A125DB" w:rsidRPr="003E31F8" w:rsidRDefault="00A125DB" w:rsidP="002D0BF1">
            <w:pPr>
              <w:pStyle w:val="a1"/>
              <w:spacing w:before="0" w:after="0"/>
            </w:pPr>
          </w:p>
        </w:tc>
        <w:tc>
          <w:tcPr>
            <w:tcW w:w="360" w:type="dxa"/>
          </w:tcPr>
          <w:p w14:paraId="6D1467E9" w14:textId="77777777" w:rsidR="00A125DB" w:rsidRPr="003E31F8" w:rsidRDefault="00A125DB" w:rsidP="002D0BF1">
            <w:pPr>
              <w:pStyle w:val="a1"/>
              <w:spacing w:before="0" w:after="0"/>
              <w:jc w:val="left"/>
            </w:pPr>
            <w:r>
              <w:t>2</w:t>
            </w:r>
          </w:p>
        </w:tc>
        <w:tc>
          <w:tcPr>
            <w:tcW w:w="6210" w:type="dxa"/>
          </w:tcPr>
          <w:p w14:paraId="42E3358E" w14:textId="35344CAC" w:rsidR="00A125DB" w:rsidRPr="003E31F8" w:rsidRDefault="00A125DB" w:rsidP="002D0BF1">
            <w:pPr>
              <w:pStyle w:val="a1"/>
              <w:spacing w:before="0" w:after="0"/>
              <w:jc w:val="left"/>
            </w:pPr>
            <w:r w:rsidRPr="003E31F8">
              <w:t>After the API “</w:t>
            </w:r>
            <w:r w:rsidRPr="005D7A09">
              <w:t xml:space="preserve"> R_</w:t>
            </w:r>
            <w:r>
              <w:t>ProtoConv</w:t>
            </w:r>
            <w:r w:rsidRPr="005D7A09">
              <w:t>_</w:t>
            </w:r>
            <w:r>
              <w:t>PorttoEth</w:t>
            </w:r>
            <w:r w:rsidRPr="003E31F8">
              <w:t>” processes, it returns the following to the User Application.</w:t>
            </w:r>
          </w:p>
          <w:p w14:paraId="218A4F3F" w14:textId="77777777" w:rsidR="00A125DB" w:rsidRPr="003E31F8" w:rsidRDefault="00A125DB" w:rsidP="002D0BF1">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520EE260"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22321EF9" w14:textId="77777777" w:rsidTr="002D0BF1">
        <w:trPr>
          <w:trHeight w:val="155"/>
        </w:trPr>
        <w:tc>
          <w:tcPr>
            <w:tcW w:w="421" w:type="dxa"/>
            <w:vMerge w:val="restart"/>
          </w:tcPr>
          <w:p w14:paraId="0A4D1BD3"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4B312639" w14:textId="17A1F966" w:rsidR="00A125DB" w:rsidRPr="003E31F8" w:rsidRDefault="00A125DB" w:rsidP="002D0BF1">
            <w:pPr>
              <w:pStyle w:val="a1"/>
              <w:spacing w:before="0" w:after="0"/>
            </w:pPr>
            <w:r>
              <w:t>ProtoConv</w:t>
            </w:r>
            <w:r w:rsidRPr="005D7A09">
              <w:t>_</w:t>
            </w:r>
            <w:r>
              <w:t>PorttoEth</w:t>
            </w:r>
          </w:p>
        </w:tc>
        <w:tc>
          <w:tcPr>
            <w:tcW w:w="360" w:type="dxa"/>
          </w:tcPr>
          <w:p w14:paraId="379437DE" w14:textId="77777777" w:rsidR="00A125DB" w:rsidRPr="003E31F8" w:rsidRDefault="00A125DB" w:rsidP="002D0BF1">
            <w:pPr>
              <w:pStyle w:val="a1"/>
              <w:spacing w:before="0" w:after="0"/>
              <w:jc w:val="left"/>
              <w:rPr>
                <w:lang w:eastAsia="ja-JP"/>
              </w:rPr>
            </w:pPr>
            <w:r>
              <w:rPr>
                <w:rFonts w:hint="eastAsia"/>
                <w:lang w:eastAsia="ja-JP"/>
              </w:rPr>
              <w:t>1</w:t>
            </w:r>
          </w:p>
        </w:tc>
        <w:tc>
          <w:tcPr>
            <w:tcW w:w="6210" w:type="dxa"/>
          </w:tcPr>
          <w:p w14:paraId="3B18E475" w14:textId="77777777" w:rsidR="00FD7C82" w:rsidRPr="003E31F8" w:rsidRDefault="00A125DB" w:rsidP="00FD7C82">
            <w:pPr>
              <w:pStyle w:val="a1"/>
              <w:spacing w:before="0" w:after="0"/>
              <w:jc w:val="left"/>
            </w:pPr>
            <w:r>
              <w:rPr>
                <w:lang w:eastAsia="ja-JP"/>
              </w:rPr>
              <w:t>“</w:t>
            </w:r>
            <w:r>
              <w:t>R_ProtoConv_</w:t>
            </w:r>
            <w:r w:rsidR="00FD7C82">
              <w:t>PorttoEth</w:t>
            </w:r>
            <w:r>
              <w:t>” specifies the following data and calls function.</w:t>
            </w:r>
          </w:p>
          <w:p w14:paraId="450127BB" w14:textId="77777777" w:rsidR="00FD7C82" w:rsidRPr="003E31F8" w:rsidRDefault="00FD7C82" w:rsidP="00FD7C82">
            <w:pPr>
              <w:pStyle w:val="a1"/>
              <w:spacing w:before="0" w:after="0"/>
              <w:jc w:val="left"/>
            </w:pPr>
            <w:r w:rsidRPr="003E31F8">
              <w:t xml:space="preserve">- </w:t>
            </w:r>
            <w:r>
              <w:t>Data Length</w:t>
            </w:r>
            <w:r w:rsidRPr="003E31F8">
              <w:t>.</w:t>
            </w:r>
          </w:p>
          <w:p w14:paraId="585E18DC" w14:textId="77777777" w:rsidR="00FD7C82" w:rsidRDefault="00FD7C82" w:rsidP="00FD7C82">
            <w:pPr>
              <w:pStyle w:val="a1"/>
              <w:spacing w:before="0" w:after="0"/>
              <w:jc w:val="left"/>
            </w:pPr>
            <w:r w:rsidRPr="003E31F8">
              <w:t xml:space="preserve">- Pointer to the </w:t>
            </w:r>
            <w:r>
              <w:t>Port Data</w:t>
            </w:r>
            <w:r w:rsidRPr="003E31F8">
              <w:t>.</w:t>
            </w:r>
          </w:p>
          <w:p w14:paraId="571DD6BB" w14:textId="2CEC874A" w:rsidR="00A125DB" w:rsidRPr="003E31F8" w:rsidRDefault="00FD7C82" w:rsidP="00FD7C82">
            <w:pPr>
              <w:pStyle w:val="a1"/>
              <w:spacing w:before="0" w:after="0"/>
              <w:jc w:val="left"/>
            </w:pPr>
            <w:r>
              <w:t>- Index to Ethernet Destination Routing Table.</w:t>
            </w:r>
          </w:p>
        </w:tc>
        <w:tc>
          <w:tcPr>
            <w:tcW w:w="1475" w:type="dxa"/>
            <w:vMerge w:val="restart"/>
          </w:tcPr>
          <w:p w14:paraId="2EC3A232" w14:textId="2B35A6C5" w:rsidR="00A125DB" w:rsidRPr="0064594D" w:rsidRDefault="006E3FBD" w:rsidP="002D0BF1">
            <w:pPr>
              <w:tabs>
                <w:tab w:val="left" w:pos="864"/>
              </w:tabs>
              <w:overflowPunct w:val="0"/>
              <w:autoSpaceDE w:val="0"/>
              <w:autoSpaceDN w:val="0"/>
              <w:adjustRightInd w:val="0"/>
              <w:jc w:val="left"/>
              <w:textAlignment w:val="baseline"/>
              <w:rPr>
                <w:rFonts w:eastAsia="Meiryo UI" w:cs="Arial"/>
                <w:szCs w:val="20"/>
              </w:rPr>
            </w:pPr>
            <w:r>
              <w:t>Port</w:t>
            </w:r>
            <w:r w:rsidR="00A125DB">
              <w:t xml:space="preserve"> </w:t>
            </w:r>
            <w:r w:rsidR="00A125DB" w:rsidRPr="005D7A09">
              <w:rPr>
                <w:rFonts w:eastAsia="Meiryo UI" w:cs="Arial"/>
                <w:szCs w:val="20"/>
              </w:rPr>
              <w:t>to Ethernet Conversion Function</w:t>
            </w:r>
          </w:p>
        </w:tc>
      </w:tr>
      <w:tr w:rsidR="00A125DB" w:rsidRPr="00F05069" w14:paraId="5C0FF264" w14:textId="77777777" w:rsidTr="002D0BF1">
        <w:trPr>
          <w:trHeight w:val="155"/>
        </w:trPr>
        <w:tc>
          <w:tcPr>
            <w:tcW w:w="421" w:type="dxa"/>
            <w:vMerge/>
          </w:tcPr>
          <w:p w14:paraId="77DB02E1"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80A7C6F" w14:textId="77777777" w:rsidR="00A125DB" w:rsidRPr="00AD77AB" w:rsidRDefault="00A125DB" w:rsidP="002D0BF1">
            <w:pPr>
              <w:pStyle w:val="a1"/>
              <w:spacing w:before="0" w:after="0"/>
            </w:pPr>
          </w:p>
        </w:tc>
        <w:tc>
          <w:tcPr>
            <w:tcW w:w="360" w:type="dxa"/>
          </w:tcPr>
          <w:p w14:paraId="35546A31" w14:textId="77777777" w:rsidR="00A125DB" w:rsidRDefault="00A125DB" w:rsidP="002D0BF1">
            <w:pPr>
              <w:pStyle w:val="a1"/>
              <w:spacing w:before="0" w:after="0"/>
              <w:jc w:val="left"/>
              <w:rPr>
                <w:lang w:eastAsia="ja-JP"/>
              </w:rPr>
            </w:pPr>
            <w:r>
              <w:rPr>
                <w:rFonts w:hint="eastAsia"/>
                <w:lang w:eastAsia="ja-JP"/>
              </w:rPr>
              <w:t>2</w:t>
            </w:r>
          </w:p>
        </w:tc>
        <w:tc>
          <w:tcPr>
            <w:tcW w:w="6210" w:type="dxa"/>
          </w:tcPr>
          <w:p w14:paraId="027AB8AA" w14:textId="77777777" w:rsidR="00A125DB" w:rsidRDefault="00A125DB" w:rsidP="002D0BF1">
            <w:pPr>
              <w:pStyle w:val="a1"/>
              <w:spacing w:before="0" w:after="0"/>
              <w:jc w:val="left"/>
            </w:pPr>
            <w:r>
              <w:t>Reads the following data.</w:t>
            </w:r>
          </w:p>
          <w:p w14:paraId="390B0396" w14:textId="75AAB66D" w:rsidR="00A125DB" w:rsidRDefault="00FD7C82" w:rsidP="00FD7C82">
            <w:pPr>
              <w:pStyle w:val="a1"/>
              <w:spacing w:before="0" w:after="0"/>
              <w:jc w:val="left"/>
              <w:rPr>
                <w:lang w:eastAsia="ja-JP"/>
              </w:rPr>
            </w:pPr>
            <w:r w:rsidRPr="00FD7C82">
              <w:t>-</w:t>
            </w:r>
            <w:r>
              <w:t xml:space="preserve"> Parallel</w:t>
            </w:r>
            <w:r w:rsidR="00A125DB">
              <w:t xml:space="preserve"> </w:t>
            </w:r>
            <w:r>
              <w:t>Port</w:t>
            </w:r>
            <w:r w:rsidR="00A125DB">
              <w:t xml:space="preserve"> </w:t>
            </w:r>
            <w:r w:rsidR="00A125DB" w:rsidRPr="00AD77AB">
              <w:t>frame structure</w:t>
            </w:r>
            <w:r w:rsidR="00A125DB">
              <w:t>.</w:t>
            </w:r>
          </w:p>
        </w:tc>
        <w:tc>
          <w:tcPr>
            <w:tcW w:w="1475" w:type="dxa"/>
            <w:vMerge/>
          </w:tcPr>
          <w:p w14:paraId="76956350"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498B853E" w14:textId="77777777" w:rsidTr="002D0BF1">
        <w:trPr>
          <w:trHeight w:val="155"/>
        </w:trPr>
        <w:tc>
          <w:tcPr>
            <w:tcW w:w="421" w:type="dxa"/>
            <w:vMerge/>
          </w:tcPr>
          <w:p w14:paraId="6AD2C9C1"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392F2BE" w14:textId="77777777" w:rsidR="00A125DB" w:rsidRPr="00AD77AB" w:rsidRDefault="00A125DB" w:rsidP="002D0BF1">
            <w:pPr>
              <w:pStyle w:val="a1"/>
              <w:spacing w:before="0" w:after="0"/>
            </w:pPr>
          </w:p>
        </w:tc>
        <w:tc>
          <w:tcPr>
            <w:tcW w:w="360" w:type="dxa"/>
          </w:tcPr>
          <w:p w14:paraId="27771FCB" w14:textId="77777777" w:rsidR="00A125DB" w:rsidRDefault="00A125DB" w:rsidP="002D0BF1">
            <w:pPr>
              <w:pStyle w:val="a1"/>
              <w:spacing w:before="0" w:after="0"/>
              <w:jc w:val="left"/>
              <w:rPr>
                <w:lang w:eastAsia="ja-JP"/>
              </w:rPr>
            </w:pPr>
            <w:r>
              <w:rPr>
                <w:lang w:eastAsia="ja-JP"/>
              </w:rPr>
              <w:t>3</w:t>
            </w:r>
          </w:p>
        </w:tc>
        <w:tc>
          <w:tcPr>
            <w:tcW w:w="6210" w:type="dxa"/>
          </w:tcPr>
          <w:p w14:paraId="200B6E23" w14:textId="3DDFDCF7" w:rsidR="00A125DB" w:rsidRDefault="00FD7C82" w:rsidP="002D0BF1">
            <w:pPr>
              <w:pStyle w:val="a1"/>
              <w:spacing w:before="0" w:after="0"/>
              <w:jc w:val="left"/>
              <w:rPr>
                <w:lang w:eastAsia="ja-JP"/>
              </w:rPr>
            </w:pPr>
            <w:r>
              <w:rPr>
                <w:lang w:eastAsia="ja-JP"/>
              </w:rPr>
              <w:t>Use Index to</w:t>
            </w:r>
            <w:r w:rsidR="00A125DB">
              <w:rPr>
                <w:lang w:eastAsia="ja-JP"/>
              </w:rPr>
              <w:t xml:space="preserve"> Ethernet Destination Routing Table and get results.</w:t>
            </w:r>
          </w:p>
        </w:tc>
        <w:tc>
          <w:tcPr>
            <w:tcW w:w="1475" w:type="dxa"/>
            <w:vMerge/>
          </w:tcPr>
          <w:p w14:paraId="718D01D0"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5E975C33" w14:textId="77777777" w:rsidTr="002D0BF1">
        <w:trPr>
          <w:trHeight w:val="155"/>
        </w:trPr>
        <w:tc>
          <w:tcPr>
            <w:tcW w:w="421" w:type="dxa"/>
            <w:vMerge/>
          </w:tcPr>
          <w:p w14:paraId="08837EF5"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7AA31E7" w14:textId="77777777" w:rsidR="00A125DB" w:rsidRPr="00AD77AB" w:rsidRDefault="00A125DB" w:rsidP="002D0BF1">
            <w:pPr>
              <w:pStyle w:val="a1"/>
              <w:spacing w:before="0" w:after="0"/>
            </w:pPr>
          </w:p>
        </w:tc>
        <w:tc>
          <w:tcPr>
            <w:tcW w:w="360" w:type="dxa"/>
          </w:tcPr>
          <w:p w14:paraId="17494DE7" w14:textId="77777777" w:rsidR="00A125DB" w:rsidRDefault="00A125DB" w:rsidP="002D0BF1">
            <w:pPr>
              <w:pStyle w:val="a1"/>
              <w:spacing w:before="0" w:after="0"/>
              <w:jc w:val="left"/>
              <w:rPr>
                <w:lang w:eastAsia="ja-JP"/>
              </w:rPr>
            </w:pPr>
            <w:r>
              <w:rPr>
                <w:lang w:eastAsia="ja-JP"/>
              </w:rPr>
              <w:t>4</w:t>
            </w:r>
          </w:p>
        </w:tc>
        <w:tc>
          <w:tcPr>
            <w:tcW w:w="6210" w:type="dxa"/>
          </w:tcPr>
          <w:p w14:paraId="723E485E" w14:textId="48E1D414" w:rsidR="00A125DB" w:rsidRDefault="00A125DB" w:rsidP="002D0BF1">
            <w:pPr>
              <w:pStyle w:val="a1"/>
              <w:spacing w:before="0" w:after="0"/>
              <w:jc w:val="left"/>
              <w:rPr>
                <w:lang w:eastAsia="ja-JP"/>
              </w:rPr>
            </w:pPr>
            <w:r>
              <w:rPr>
                <w:rFonts w:hint="eastAsia"/>
                <w:lang w:eastAsia="ja-JP"/>
              </w:rPr>
              <w:t>S</w:t>
            </w:r>
            <w:r>
              <w:rPr>
                <w:lang w:eastAsia="ja-JP"/>
              </w:rPr>
              <w:t xml:space="preserve">tore </w:t>
            </w:r>
            <w:r w:rsidR="00FD7C82">
              <w:t>Parallel Port</w:t>
            </w:r>
            <w:r>
              <w:t xml:space="preserve"> </w:t>
            </w:r>
            <w:r>
              <w:rPr>
                <w:lang w:eastAsia="ja-JP"/>
              </w:rPr>
              <w:t xml:space="preserve">frame to </w:t>
            </w:r>
            <w:r w:rsidR="00FD7C82">
              <w:t xml:space="preserve">Port </w:t>
            </w:r>
            <w:r>
              <w:rPr>
                <w:lang w:eastAsia="ja-JP"/>
              </w:rPr>
              <w:t>Rx Buffer.</w:t>
            </w:r>
          </w:p>
        </w:tc>
        <w:tc>
          <w:tcPr>
            <w:tcW w:w="1475" w:type="dxa"/>
            <w:vMerge/>
          </w:tcPr>
          <w:p w14:paraId="5A6B39DB"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5AAE99C2" w14:textId="77777777" w:rsidTr="002D0BF1">
        <w:trPr>
          <w:trHeight w:val="155"/>
        </w:trPr>
        <w:tc>
          <w:tcPr>
            <w:tcW w:w="421" w:type="dxa"/>
            <w:vMerge/>
          </w:tcPr>
          <w:p w14:paraId="6FB901F7" w14:textId="77777777" w:rsidR="00A125DB"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78D6116" w14:textId="77777777" w:rsidR="00A125DB" w:rsidRPr="00AD77AB" w:rsidRDefault="00A125DB" w:rsidP="002D0BF1">
            <w:pPr>
              <w:pStyle w:val="a1"/>
              <w:spacing w:before="0" w:after="0"/>
            </w:pPr>
          </w:p>
        </w:tc>
        <w:tc>
          <w:tcPr>
            <w:tcW w:w="360" w:type="dxa"/>
          </w:tcPr>
          <w:p w14:paraId="75D2424F" w14:textId="77777777" w:rsidR="00A125DB" w:rsidRDefault="00A125DB" w:rsidP="002D0BF1">
            <w:pPr>
              <w:pStyle w:val="a1"/>
              <w:spacing w:before="0" w:after="0"/>
              <w:jc w:val="left"/>
              <w:rPr>
                <w:lang w:eastAsia="ja-JP"/>
              </w:rPr>
            </w:pPr>
            <w:r>
              <w:rPr>
                <w:lang w:eastAsia="ja-JP"/>
              </w:rPr>
              <w:t>5</w:t>
            </w:r>
          </w:p>
        </w:tc>
        <w:tc>
          <w:tcPr>
            <w:tcW w:w="6210" w:type="dxa"/>
          </w:tcPr>
          <w:p w14:paraId="1E46CF2E" w14:textId="4DB05FDA" w:rsidR="00A125DB" w:rsidRDefault="00A125DB" w:rsidP="002D0BF1">
            <w:pPr>
              <w:pStyle w:val="a1"/>
              <w:spacing w:before="0" w:after="0"/>
              <w:jc w:val="left"/>
              <w:rPr>
                <w:lang w:eastAsia="ja-JP"/>
              </w:rPr>
            </w:pPr>
            <w:r>
              <w:rPr>
                <w:lang w:eastAsia="ja-JP"/>
              </w:rPr>
              <w:t>Copy</w:t>
            </w:r>
            <w:r w:rsidRPr="009B5EF6">
              <w:rPr>
                <w:lang w:eastAsia="ja-JP"/>
              </w:rPr>
              <w:t xml:space="preserve"> </w:t>
            </w:r>
            <w:r w:rsidR="00FD7C82">
              <w:rPr>
                <w:lang w:eastAsia="ja-JP"/>
              </w:rPr>
              <w:t xml:space="preserve">Parallel </w:t>
            </w:r>
            <w:r w:rsidR="00FD7C82">
              <w:t xml:space="preserve">Port </w:t>
            </w:r>
            <w:r w:rsidRPr="009B5EF6">
              <w:rPr>
                <w:lang w:eastAsia="ja-JP"/>
              </w:rPr>
              <w:t xml:space="preserve">frame </w:t>
            </w:r>
            <w:r>
              <w:rPr>
                <w:lang w:eastAsia="ja-JP"/>
              </w:rPr>
              <w:t>from</w:t>
            </w:r>
            <w:r w:rsidRPr="009B5EF6">
              <w:rPr>
                <w:lang w:eastAsia="ja-JP"/>
              </w:rPr>
              <w:t xml:space="preserve"> </w:t>
            </w:r>
            <w:r w:rsidR="00FD7C82">
              <w:t xml:space="preserve">Port </w:t>
            </w:r>
            <w:r w:rsidRPr="009B5EF6">
              <w:rPr>
                <w:lang w:eastAsia="ja-JP"/>
              </w:rPr>
              <w:t>Rx Buffer</w:t>
            </w:r>
            <w:r>
              <w:rPr>
                <w:lang w:eastAsia="ja-JP"/>
              </w:rPr>
              <w:t xml:space="preserve"> to Ethernet Tx Buffer</w:t>
            </w:r>
            <w:r w:rsidRPr="009B5EF6">
              <w:rPr>
                <w:lang w:eastAsia="ja-JP"/>
              </w:rPr>
              <w:t>.</w:t>
            </w:r>
          </w:p>
        </w:tc>
        <w:tc>
          <w:tcPr>
            <w:tcW w:w="1475" w:type="dxa"/>
            <w:vMerge/>
          </w:tcPr>
          <w:p w14:paraId="1D86E291" w14:textId="77777777" w:rsidR="00A125DB"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63756EBC" w14:textId="77777777" w:rsidTr="002D0BF1">
        <w:trPr>
          <w:trHeight w:val="155"/>
        </w:trPr>
        <w:tc>
          <w:tcPr>
            <w:tcW w:w="421" w:type="dxa"/>
            <w:vMerge/>
          </w:tcPr>
          <w:p w14:paraId="774D9372"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61E72CC" w14:textId="77777777" w:rsidR="00A125DB" w:rsidRPr="003E31F8" w:rsidRDefault="00A125DB" w:rsidP="002D0BF1">
            <w:pPr>
              <w:pStyle w:val="a1"/>
              <w:spacing w:before="0" w:after="0"/>
            </w:pPr>
          </w:p>
        </w:tc>
        <w:tc>
          <w:tcPr>
            <w:tcW w:w="360" w:type="dxa"/>
          </w:tcPr>
          <w:p w14:paraId="0926FC04" w14:textId="77777777" w:rsidR="00A125DB" w:rsidRPr="003E31F8" w:rsidRDefault="00A125DB" w:rsidP="002D0BF1">
            <w:pPr>
              <w:pStyle w:val="a1"/>
              <w:spacing w:before="0" w:after="0"/>
              <w:jc w:val="left"/>
              <w:rPr>
                <w:lang w:eastAsia="ja-JP"/>
              </w:rPr>
            </w:pPr>
            <w:r>
              <w:rPr>
                <w:lang w:eastAsia="ja-JP"/>
              </w:rPr>
              <w:t>6</w:t>
            </w:r>
          </w:p>
        </w:tc>
        <w:tc>
          <w:tcPr>
            <w:tcW w:w="6210" w:type="dxa"/>
          </w:tcPr>
          <w:p w14:paraId="379EDB54" w14:textId="118815B5" w:rsidR="00A125DB" w:rsidRDefault="00A125DB" w:rsidP="002D0BF1">
            <w:pPr>
              <w:pStyle w:val="a1"/>
              <w:spacing w:before="0" w:after="0"/>
              <w:jc w:val="left"/>
            </w:pPr>
            <w:r>
              <w:t>After the Function “ ProtoConv</w:t>
            </w:r>
            <w:r w:rsidRPr="003E31F8">
              <w:t>_</w:t>
            </w:r>
            <w:r w:rsidR="00FD7C82">
              <w:t>Port</w:t>
            </w:r>
            <w:r>
              <w:t>toEth” processes, it returns the following to the upper sub-component that calls this sub-component's interfaces.</w:t>
            </w:r>
          </w:p>
          <w:p w14:paraId="6450EFFE" w14:textId="77777777" w:rsidR="00A125DB" w:rsidRPr="003E31F8" w:rsidRDefault="00A125DB" w:rsidP="002D0BF1">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013D23F"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r w:rsidR="00A125DB" w:rsidRPr="00F05069" w14:paraId="60DD532A" w14:textId="77777777" w:rsidTr="002D0BF1">
        <w:trPr>
          <w:trHeight w:val="155"/>
        </w:trPr>
        <w:tc>
          <w:tcPr>
            <w:tcW w:w="421" w:type="dxa"/>
            <w:vMerge w:val="restart"/>
          </w:tcPr>
          <w:p w14:paraId="2B2616D0"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644" w:type="dxa"/>
            <w:vMerge w:val="restart"/>
          </w:tcPr>
          <w:p w14:paraId="6F45EE58" w14:textId="77777777" w:rsidR="00A125DB" w:rsidRPr="003E31F8" w:rsidRDefault="00A125DB" w:rsidP="002D0BF1">
            <w:pPr>
              <w:pStyle w:val="a1"/>
              <w:spacing w:before="0" w:after="0"/>
            </w:pPr>
            <w:r>
              <w:t>ProtoConv</w:t>
            </w:r>
            <w:r w:rsidRPr="003E31F8">
              <w:t>_</w:t>
            </w:r>
            <w:r>
              <w:t>EthTransmit</w:t>
            </w:r>
            <w:r w:rsidRPr="005B2CA3">
              <w:t>UserDef</w:t>
            </w:r>
          </w:p>
        </w:tc>
        <w:tc>
          <w:tcPr>
            <w:tcW w:w="360" w:type="dxa"/>
          </w:tcPr>
          <w:p w14:paraId="68D59C6E" w14:textId="77777777" w:rsidR="00A125DB" w:rsidRPr="003E31F8" w:rsidRDefault="00A125DB" w:rsidP="002D0BF1">
            <w:pPr>
              <w:pStyle w:val="a1"/>
              <w:spacing w:before="0" w:after="0"/>
              <w:jc w:val="left"/>
              <w:rPr>
                <w:lang w:eastAsia="ja-JP"/>
              </w:rPr>
            </w:pPr>
            <w:r>
              <w:rPr>
                <w:rFonts w:hint="eastAsia"/>
                <w:lang w:eastAsia="ja-JP"/>
              </w:rPr>
              <w:t>1</w:t>
            </w:r>
          </w:p>
        </w:tc>
        <w:tc>
          <w:tcPr>
            <w:tcW w:w="6210" w:type="dxa"/>
          </w:tcPr>
          <w:p w14:paraId="65DF088B" w14:textId="1077E890" w:rsidR="00A125DB" w:rsidRDefault="00A125DB" w:rsidP="002D0BF1">
            <w:pPr>
              <w:pStyle w:val="a1"/>
              <w:spacing w:before="0" w:after="0"/>
              <w:jc w:val="left"/>
            </w:pPr>
            <w:r>
              <w:rPr>
                <w:lang w:eastAsia="ja-JP"/>
              </w:rPr>
              <w:t>“</w:t>
            </w:r>
            <w:r>
              <w:t xml:space="preserve"> ProtoConv</w:t>
            </w:r>
            <w:r w:rsidRPr="003E31F8">
              <w:t>_</w:t>
            </w:r>
            <w:r w:rsidR="00FD7C82">
              <w:t>Port</w:t>
            </w:r>
            <w:r>
              <w:t>toEth</w:t>
            </w:r>
            <w:r>
              <w:rPr>
                <w:lang w:eastAsia="ja-JP"/>
              </w:rPr>
              <w:t>”</w:t>
            </w:r>
            <w:r>
              <w:t xml:space="preserve"> specifies the following data and calls function.</w:t>
            </w:r>
          </w:p>
          <w:p w14:paraId="38579B82" w14:textId="77777777" w:rsidR="00A125DB" w:rsidRDefault="00A125DB" w:rsidP="002D0BF1">
            <w:pPr>
              <w:pStyle w:val="a1"/>
              <w:spacing w:before="0" w:after="0"/>
              <w:jc w:val="left"/>
            </w:pPr>
            <w:r>
              <w:t>- Pointer to Ethernet frame stored in Ethernet Tx Buffer</w:t>
            </w:r>
          </w:p>
          <w:p w14:paraId="13F589FE" w14:textId="77777777" w:rsidR="00A125DB" w:rsidRDefault="00A125DB" w:rsidP="002D0BF1">
            <w:pPr>
              <w:pStyle w:val="a1"/>
              <w:spacing w:before="0" w:after="0"/>
              <w:jc w:val="left"/>
              <w:rPr>
                <w:lang w:eastAsia="ja-JP"/>
              </w:rPr>
            </w:pPr>
            <w:r>
              <w:rPr>
                <w:rFonts w:hint="eastAsia"/>
                <w:lang w:eastAsia="ja-JP"/>
              </w:rPr>
              <w:t>-</w:t>
            </w:r>
            <w:r>
              <w:rPr>
                <w:lang w:eastAsia="ja-JP"/>
              </w:rPr>
              <w:t xml:space="preserve"> Destination MAC Address</w:t>
            </w:r>
          </w:p>
          <w:p w14:paraId="4DBB9EDA" w14:textId="77777777" w:rsidR="00A125DB" w:rsidRDefault="00A125DB" w:rsidP="002D0BF1">
            <w:pPr>
              <w:pStyle w:val="a1"/>
              <w:spacing w:before="0" w:after="0"/>
              <w:jc w:val="left"/>
              <w:rPr>
                <w:lang w:eastAsia="ja-JP"/>
              </w:rPr>
            </w:pPr>
            <w:r>
              <w:rPr>
                <w:rFonts w:hint="eastAsia"/>
                <w:lang w:eastAsia="ja-JP"/>
              </w:rPr>
              <w:t>-</w:t>
            </w:r>
            <w:r>
              <w:rPr>
                <w:lang w:eastAsia="ja-JP"/>
              </w:rPr>
              <w:t xml:space="preserve"> Ethernet frame size</w:t>
            </w:r>
          </w:p>
          <w:p w14:paraId="31C9F946" w14:textId="77777777" w:rsidR="00A125DB" w:rsidRPr="003E31F8" w:rsidRDefault="00A125DB" w:rsidP="002D0BF1">
            <w:pPr>
              <w:pStyle w:val="a1"/>
              <w:spacing w:before="0" w:after="0"/>
              <w:jc w:val="left"/>
              <w:rPr>
                <w:lang w:eastAsia="ja-JP"/>
              </w:rPr>
            </w:pPr>
            <w:r>
              <w:rPr>
                <w:rFonts w:hint="eastAsia"/>
                <w:lang w:eastAsia="ja-JP"/>
              </w:rPr>
              <w:t>-</w:t>
            </w:r>
            <w:r>
              <w:rPr>
                <w:lang w:eastAsia="ja-JP"/>
              </w:rPr>
              <w:t xml:space="preserve"> EtherType</w:t>
            </w:r>
          </w:p>
        </w:tc>
        <w:tc>
          <w:tcPr>
            <w:tcW w:w="1475" w:type="dxa"/>
            <w:vMerge w:val="restart"/>
          </w:tcPr>
          <w:p w14:paraId="2C6CB15F"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Interface Function</w:t>
            </w:r>
          </w:p>
        </w:tc>
      </w:tr>
      <w:tr w:rsidR="00A125DB" w:rsidRPr="00F05069" w14:paraId="62FAAAB2" w14:textId="77777777" w:rsidTr="002D0BF1">
        <w:trPr>
          <w:trHeight w:val="155"/>
        </w:trPr>
        <w:tc>
          <w:tcPr>
            <w:tcW w:w="421" w:type="dxa"/>
            <w:vMerge/>
          </w:tcPr>
          <w:p w14:paraId="25CC614E" w14:textId="77777777" w:rsidR="00A125DB" w:rsidRPr="00F05069" w:rsidRDefault="00A125DB" w:rsidP="002D0BF1">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CBDA828" w14:textId="77777777" w:rsidR="00A125DB" w:rsidRPr="003E31F8" w:rsidRDefault="00A125DB" w:rsidP="002D0BF1">
            <w:pPr>
              <w:pStyle w:val="a1"/>
              <w:spacing w:before="0" w:after="0"/>
            </w:pPr>
          </w:p>
        </w:tc>
        <w:tc>
          <w:tcPr>
            <w:tcW w:w="360" w:type="dxa"/>
          </w:tcPr>
          <w:p w14:paraId="02E8D091" w14:textId="77777777" w:rsidR="00A125DB" w:rsidRPr="003E31F8" w:rsidRDefault="00A125DB" w:rsidP="002D0BF1">
            <w:pPr>
              <w:pStyle w:val="a1"/>
              <w:spacing w:before="0" w:after="0"/>
              <w:jc w:val="left"/>
              <w:rPr>
                <w:lang w:eastAsia="ja-JP"/>
              </w:rPr>
            </w:pPr>
            <w:r>
              <w:rPr>
                <w:rFonts w:hint="eastAsia"/>
                <w:lang w:eastAsia="ja-JP"/>
              </w:rPr>
              <w:t>2</w:t>
            </w:r>
          </w:p>
        </w:tc>
        <w:tc>
          <w:tcPr>
            <w:tcW w:w="6210" w:type="dxa"/>
          </w:tcPr>
          <w:p w14:paraId="3895E979" w14:textId="77777777" w:rsidR="00A125DB" w:rsidRDefault="00A125DB" w:rsidP="002D0BF1">
            <w:pPr>
              <w:pStyle w:val="a1"/>
              <w:spacing w:before="0" w:after="0"/>
              <w:jc w:val="left"/>
            </w:pPr>
            <w:r>
              <w:t>After the Function “ProtoConv_EthTransmitUserDef” processes, it returns the following to the upper sub-component that calls this sub-component's interfaces.</w:t>
            </w:r>
          </w:p>
          <w:p w14:paraId="6A2A9389" w14:textId="77777777" w:rsidR="00A125DB" w:rsidRPr="003E31F8" w:rsidRDefault="00A125DB" w:rsidP="002D0BF1">
            <w:pPr>
              <w:pStyle w:val="a1"/>
              <w:spacing w:before="0" w:after="0"/>
              <w:jc w:val="left"/>
              <w:rPr>
                <w:lang w:eastAsia="ja-JP"/>
              </w:rPr>
            </w:pPr>
            <w:r>
              <w:t xml:space="preserve">- </w:t>
            </w:r>
            <w:r w:rsidRPr="003E31F8">
              <w:t xml:space="preserve">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7E6AD1AC" w14:textId="77777777" w:rsidR="00A125DB" w:rsidRPr="0064594D" w:rsidRDefault="00A125DB" w:rsidP="002D0BF1">
            <w:pPr>
              <w:tabs>
                <w:tab w:val="left" w:pos="864"/>
              </w:tabs>
              <w:overflowPunct w:val="0"/>
              <w:autoSpaceDE w:val="0"/>
              <w:autoSpaceDN w:val="0"/>
              <w:adjustRightInd w:val="0"/>
              <w:jc w:val="left"/>
              <w:textAlignment w:val="baseline"/>
              <w:rPr>
                <w:rFonts w:eastAsia="Meiryo UI" w:cs="Arial"/>
                <w:szCs w:val="20"/>
              </w:rPr>
            </w:pPr>
          </w:p>
        </w:tc>
      </w:tr>
    </w:tbl>
    <w:p w14:paraId="532145DA" w14:textId="5659B1A7" w:rsidR="00FE047F" w:rsidRDefault="00FE047F" w:rsidP="00C35E97">
      <w:pPr>
        <w:pStyle w:val="Heading2"/>
      </w:pPr>
      <w:bookmarkStart w:id="521" w:name="_Toc203384046"/>
      <w:r w:rsidRPr="00FE047F">
        <w:t>R_ProtoConv_TriggerXtoEthTx</w:t>
      </w:r>
      <w:bookmarkEnd w:id="521"/>
    </w:p>
    <w:p w14:paraId="3E819C54" w14:textId="20D988CB" w:rsidR="00FE047F" w:rsidRPr="009E17A8" w:rsidRDefault="00FE047F" w:rsidP="00FE047F">
      <w:pPr>
        <w:rPr>
          <w:lang w:eastAsia="en-US"/>
        </w:rPr>
      </w:pPr>
      <w:r w:rsidRPr="00FE047F">
        <w:rPr>
          <w:noProof/>
          <w:lang w:eastAsia="en-US"/>
        </w:rPr>
        <w:drawing>
          <wp:inline distT="0" distB="0" distL="0" distR="0" wp14:anchorId="3D244C24" wp14:editId="3F8C7DAB">
            <wp:extent cx="6376035" cy="3007360"/>
            <wp:effectExtent l="0" t="0" r="5715" b="2540"/>
            <wp:docPr id="118659720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76035" cy="3007360"/>
                    </a:xfrm>
                    <a:prstGeom prst="rect">
                      <a:avLst/>
                    </a:prstGeom>
                    <a:noFill/>
                    <a:ln>
                      <a:noFill/>
                    </a:ln>
                  </pic:spPr>
                </pic:pic>
              </a:graphicData>
            </a:graphic>
          </wp:inline>
        </w:drawing>
      </w:r>
    </w:p>
    <w:p w14:paraId="0D571E15" w14:textId="75C55053" w:rsidR="00FE047F" w:rsidRDefault="00FE047F" w:rsidP="00FE047F">
      <w:pPr>
        <w:pStyle w:val="Caption"/>
        <w:rPr>
          <w:rFonts w:eastAsia="Meiryo UI"/>
        </w:rPr>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6</w:t>
      </w:r>
      <w:r w:rsidR="009D560C">
        <w:rPr>
          <w:noProof/>
        </w:rPr>
        <w:fldChar w:fldCharType="end"/>
      </w:r>
      <w:r>
        <w:rPr>
          <w:noProof/>
        </w:rPr>
        <w:t>:</w:t>
      </w:r>
      <w:r>
        <w:t xml:space="preserve"> Data Flow diagram (</w:t>
      </w:r>
      <w:r w:rsidRPr="005D7A09">
        <w:t>R_</w:t>
      </w:r>
      <w:r>
        <w:t>ProtoConv</w:t>
      </w:r>
      <w:r w:rsidRPr="005D7A09">
        <w:t>_</w:t>
      </w:r>
      <w:r w:rsidRPr="00FE047F">
        <w:t>TriggerXtoEthTx</w:t>
      </w:r>
      <w:r w:rsidRPr="005D7A09">
        <w:t>)</w:t>
      </w:r>
    </w:p>
    <w:p w14:paraId="6229BDC1" w14:textId="77777777" w:rsidR="00FE047F" w:rsidRDefault="00FE047F" w:rsidP="00FE047F">
      <w:pPr>
        <w:spacing w:after="120"/>
        <w:rPr>
          <w:rFonts w:eastAsia="Meiryo UI"/>
        </w:rPr>
      </w:pPr>
    </w:p>
    <w:p w14:paraId="766182CE" w14:textId="119AD49D" w:rsidR="00FE047F" w:rsidRDefault="00FE047F" w:rsidP="00FE047F">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7</w:t>
      </w:r>
      <w:r w:rsidR="009D560C">
        <w:rPr>
          <w:noProof/>
        </w:rPr>
        <w:fldChar w:fldCharType="end"/>
      </w:r>
      <w:r>
        <w:rPr>
          <w:noProof/>
        </w:rPr>
        <w:t>:</w:t>
      </w:r>
      <w:r>
        <w:t xml:space="preserve"> </w:t>
      </w:r>
      <w:r w:rsidRPr="00AD77AB">
        <w:t>R_</w:t>
      </w:r>
      <w:r>
        <w:t>ProtoConv</w:t>
      </w:r>
      <w:r w:rsidRPr="00AD77AB">
        <w:t>_</w:t>
      </w:r>
      <w:r w:rsidRPr="00FE047F">
        <w:t>TriggerXtoEthTx</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FE047F" w:rsidRPr="00F05069" w14:paraId="7CC96A92" w14:textId="77777777" w:rsidTr="001279C9">
        <w:tc>
          <w:tcPr>
            <w:tcW w:w="2065" w:type="dxa"/>
            <w:gridSpan w:val="2"/>
            <w:shd w:val="clear" w:color="auto" w:fill="D9D9D9"/>
          </w:tcPr>
          <w:p w14:paraId="15E4160B" w14:textId="77777777" w:rsidR="00FE047F" w:rsidRPr="003E31F8" w:rsidRDefault="00FE047F" w:rsidP="001279C9">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6A2E6B8D" w14:textId="77777777" w:rsidR="00FE047F" w:rsidRPr="003E31F8" w:rsidRDefault="00FE047F" w:rsidP="001279C9">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11E0EBF9" w14:textId="77777777" w:rsidR="00FE047F" w:rsidRPr="003E31F8" w:rsidRDefault="00FE047F" w:rsidP="001279C9">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FE047F" w:rsidRPr="00F05069" w14:paraId="5F46341C" w14:textId="77777777" w:rsidTr="001279C9">
        <w:trPr>
          <w:trHeight w:val="155"/>
        </w:trPr>
        <w:tc>
          <w:tcPr>
            <w:tcW w:w="421" w:type="dxa"/>
            <w:vMerge w:val="restart"/>
          </w:tcPr>
          <w:p w14:paraId="560A6F4E" w14:textId="77777777" w:rsidR="00FE047F" w:rsidRPr="00A50036" w:rsidRDefault="00FE047F" w:rsidP="001279C9">
            <w:pPr>
              <w:pStyle w:val="a1"/>
              <w:spacing w:before="0" w:after="0"/>
              <w:jc w:val="center"/>
              <w:rPr>
                <w:lang w:eastAsia="ja-JP"/>
              </w:rPr>
            </w:pPr>
            <w:r>
              <w:rPr>
                <w:rFonts w:hint="eastAsia"/>
                <w:lang w:eastAsia="ja-JP"/>
              </w:rPr>
              <w:t>1</w:t>
            </w:r>
          </w:p>
        </w:tc>
        <w:tc>
          <w:tcPr>
            <w:tcW w:w="1644" w:type="dxa"/>
            <w:vMerge w:val="restart"/>
          </w:tcPr>
          <w:p w14:paraId="695CDE5F" w14:textId="4443868A" w:rsidR="00FE047F" w:rsidRPr="003E31F8" w:rsidRDefault="00FE047F" w:rsidP="001279C9">
            <w:pPr>
              <w:pStyle w:val="a1"/>
              <w:spacing w:before="0" w:after="0"/>
            </w:pPr>
            <w:r w:rsidRPr="003E31F8">
              <w:t>R_</w:t>
            </w:r>
            <w:r>
              <w:t>ProtoConv</w:t>
            </w:r>
            <w:r w:rsidRPr="003E31F8">
              <w:t>_</w:t>
            </w:r>
            <w:r w:rsidRPr="00FE047F">
              <w:t>TriggerXtoEthTx</w:t>
            </w:r>
          </w:p>
        </w:tc>
        <w:tc>
          <w:tcPr>
            <w:tcW w:w="360" w:type="dxa"/>
          </w:tcPr>
          <w:p w14:paraId="2ACBD6F4" w14:textId="77777777" w:rsidR="00FE047F" w:rsidRPr="003E31F8" w:rsidRDefault="00FE047F" w:rsidP="001279C9">
            <w:pPr>
              <w:pStyle w:val="a1"/>
              <w:spacing w:before="0" w:after="0"/>
              <w:jc w:val="left"/>
            </w:pPr>
            <w:r w:rsidRPr="003E31F8">
              <w:t>1</w:t>
            </w:r>
          </w:p>
        </w:tc>
        <w:tc>
          <w:tcPr>
            <w:tcW w:w="6210" w:type="dxa"/>
          </w:tcPr>
          <w:p w14:paraId="69020C74" w14:textId="28DF34F3" w:rsidR="00FE047F" w:rsidRPr="003E31F8" w:rsidRDefault="00FE047F" w:rsidP="001279C9">
            <w:pPr>
              <w:pStyle w:val="a1"/>
              <w:spacing w:before="0" w:after="0"/>
              <w:jc w:val="left"/>
            </w:pPr>
            <w:r w:rsidRPr="003E31F8">
              <w:t>The User Application specif</w:t>
            </w:r>
            <w:r>
              <w:t>ies</w:t>
            </w:r>
            <w:r w:rsidRPr="003E31F8">
              <w:t xml:space="preserve"> the following data and call API.</w:t>
            </w:r>
          </w:p>
          <w:p w14:paraId="604F7157" w14:textId="35D2EC01" w:rsidR="00FE047F" w:rsidRPr="003E31F8" w:rsidRDefault="00FE047F" w:rsidP="00FE047F">
            <w:pPr>
              <w:pStyle w:val="a1"/>
              <w:spacing w:before="0" w:after="0"/>
              <w:jc w:val="left"/>
            </w:pPr>
            <w:r w:rsidRPr="003E31F8">
              <w:t xml:space="preserve">- </w:t>
            </w:r>
            <w:r>
              <w:t>Target Buffer Index</w:t>
            </w:r>
          </w:p>
        </w:tc>
        <w:tc>
          <w:tcPr>
            <w:tcW w:w="1475" w:type="dxa"/>
            <w:vMerge w:val="restart"/>
          </w:tcPr>
          <w:p w14:paraId="62BBF22B" w14:textId="77777777" w:rsidR="00FE047F" w:rsidRPr="00A50036" w:rsidRDefault="00FE047F" w:rsidP="001279C9">
            <w:pPr>
              <w:pStyle w:val="a1"/>
              <w:spacing w:before="0" w:after="0"/>
              <w:jc w:val="left"/>
            </w:pPr>
            <w:r>
              <w:t>API Layer</w:t>
            </w:r>
          </w:p>
        </w:tc>
      </w:tr>
      <w:tr w:rsidR="00FE047F" w:rsidRPr="00F05069" w14:paraId="2F17D179" w14:textId="77777777" w:rsidTr="001279C9">
        <w:trPr>
          <w:trHeight w:val="155"/>
        </w:trPr>
        <w:tc>
          <w:tcPr>
            <w:tcW w:w="421" w:type="dxa"/>
            <w:vMerge/>
          </w:tcPr>
          <w:p w14:paraId="234A03DE" w14:textId="77777777" w:rsidR="00FE047F" w:rsidRPr="00F05069" w:rsidRDefault="00FE047F" w:rsidP="001279C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6983327D" w14:textId="77777777" w:rsidR="00FE047F" w:rsidRPr="003E31F8" w:rsidRDefault="00FE047F" w:rsidP="001279C9">
            <w:pPr>
              <w:pStyle w:val="a1"/>
              <w:spacing w:before="0" w:after="0"/>
            </w:pPr>
          </w:p>
        </w:tc>
        <w:tc>
          <w:tcPr>
            <w:tcW w:w="360" w:type="dxa"/>
          </w:tcPr>
          <w:p w14:paraId="6934D341" w14:textId="77777777" w:rsidR="00FE047F" w:rsidRPr="003E31F8" w:rsidRDefault="00FE047F" w:rsidP="001279C9">
            <w:pPr>
              <w:pStyle w:val="a1"/>
              <w:spacing w:before="0" w:after="0"/>
              <w:jc w:val="left"/>
            </w:pPr>
            <w:r>
              <w:t>2</w:t>
            </w:r>
          </w:p>
        </w:tc>
        <w:tc>
          <w:tcPr>
            <w:tcW w:w="6210" w:type="dxa"/>
          </w:tcPr>
          <w:p w14:paraId="2A994965" w14:textId="76F95FB1" w:rsidR="00FE047F" w:rsidRPr="003E31F8" w:rsidRDefault="00FE047F" w:rsidP="001279C9">
            <w:pPr>
              <w:pStyle w:val="a1"/>
              <w:spacing w:before="0" w:after="0"/>
              <w:jc w:val="left"/>
            </w:pPr>
            <w:r w:rsidRPr="003E31F8">
              <w:t>After the API “R_</w:t>
            </w:r>
            <w:r>
              <w:t>ProtoConv</w:t>
            </w:r>
            <w:r w:rsidRPr="003E31F8">
              <w:t>_</w:t>
            </w:r>
            <w:r w:rsidRPr="00FE047F">
              <w:t>TriggerXtoEthTx</w:t>
            </w:r>
            <w:r w:rsidRPr="003E31F8">
              <w:t>” processes, it returns the following to the User Application.</w:t>
            </w:r>
          </w:p>
          <w:p w14:paraId="55A166EE" w14:textId="77777777" w:rsidR="00FE047F" w:rsidRPr="003E31F8" w:rsidRDefault="00FE047F" w:rsidP="001279C9">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2BF69DFE" w14:textId="77777777" w:rsidR="00FE047F" w:rsidRPr="0064594D" w:rsidRDefault="00FE047F" w:rsidP="001279C9">
            <w:pPr>
              <w:tabs>
                <w:tab w:val="left" w:pos="864"/>
              </w:tabs>
              <w:overflowPunct w:val="0"/>
              <w:autoSpaceDE w:val="0"/>
              <w:autoSpaceDN w:val="0"/>
              <w:adjustRightInd w:val="0"/>
              <w:jc w:val="left"/>
              <w:textAlignment w:val="baseline"/>
              <w:rPr>
                <w:rFonts w:eastAsia="Meiryo UI" w:cs="Arial"/>
                <w:szCs w:val="20"/>
              </w:rPr>
            </w:pPr>
          </w:p>
        </w:tc>
      </w:tr>
      <w:tr w:rsidR="00FE047F" w:rsidRPr="00F05069" w14:paraId="14F9B6D9" w14:textId="77777777" w:rsidTr="001279C9">
        <w:trPr>
          <w:trHeight w:val="155"/>
        </w:trPr>
        <w:tc>
          <w:tcPr>
            <w:tcW w:w="421" w:type="dxa"/>
            <w:vMerge w:val="restart"/>
          </w:tcPr>
          <w:p w14:paraId="3FCBCB46" w14:textId="77777777" w:rsidR="00FE047F" w:rsidRPr="00F05069" w:rsidRDefault="00FE047F" w:rsidP="00FE047F">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08421EBD" w14:textId="72850F05" w:rsidR="00FE047F" w:rsidRPr="003E31F8" w:rsidRDefault="00FE047F" w:rsidP="00FE047F">
            <w:pPr>
              <w:pStyle w:val="a1"/>
              <w:spacing w:before="0" w:after="0"/>
            </w:pPr>
            <w:r>
              <w:t>ProtoConv</w:t>
            </w:r>
            <w:r w:rsidRPr="003E31F8">
              <w:t>_</w:t>
            </w:r>
            <w:r w:rsidRPr="00FE047F">
              <w:t>TriggerXtoEthTx</w:t>
            </w:r>
          </w:p>
        </w:tc>
        <w:tc>
          <w:tcPr>
            <w:tcW w:w="360" w:type="dxa"/>
          </w:tcPr>
          <w:p w14:paraId="6BA1F81F" w14:textId="77777777" w:rsidR="00FE047F" w:rsidRPr="003E31F8" w:rsidRDefault="00FE047F" w:rsidP="00FE047F">
            <w:pPr>
              <w:pStyle w:val="a1"/>
              <w:spacing w:before="0" w:after="0"/>
              <w:jc w:val="left"/>
              <w:rPr>
                <w:lang w:eastAsia="ja-JP"/>
              </w:rPr>
            </w:pPr>
            <w:r>
              <w:rPr>
                <w:rFonts w:hint="eastAsia"/>
                <w:lang w:eastAsia="ja-JP"/>
              </w:rPr>
              <w:t>1</w:t>
            </w:r>
          </w:p>
        </w:tc>
        <w:tc>
          <w:tcPr>
            <w:tcW w:w="6210" w:type="dxa"/>
          </w:tcPr>
          <w:p w14:paraId="45631078" w14:textId="4785E962" w:rsidR="00FE047F" w:rsidRPr="003E31F8" w:rsidRDefault="00FE047F" w:rsidP="00FE047F">
            <w:pPr>
              <w:pStyle w:val="a1"/>
              <w:spacing w:before="0" w:after="0"/>
              <w:jc w:val="left"/>
            </w:pPr>
            <w:r>
              <w:rPr>
                <w:lang w:eastAsia="ja-JP"/>
              </w:rPr>
              <w:t>Copy CAN/LIN/Port frame from Mix Rx Buffer.</w:t>
            </w:r>
          </w:p>
        </w:tc>
        <w:tc>
          <w:tcPr>
            <w:tcW w:w="1475" w:type="dxa"/>
            <w:vMerge w:val="restart"/>
          </w:tcPr>
          <w:p w14:paraId="047B9B19" w14:textId="77FEA111" w:rsidR="00FE047F" w:rsidRPr="0064594D" w:rsidRDefault="0067347D" w:rsidP="00FE047F">
            <w:pPr>
              <w:tabs>
                <w:tab w:val="left" w:pos="864"/>
              </w:tabs>
              <w:overflowPunct w:val="0"/>
              <w:autoSpaceDE w:val="0"/>
              <w:autoSpaceDN w:val="0"/>
              <w:adjustRightInd w:val="0"/>
              <w:jc w:val="left"/>
              <w:textAlignment w:val="baseline"/>
              <w:rPr>
                <w:rFonts w:eastAsia="Meiryo UI" w:cs="Arial"/>
                <w:szCs w:val="20"/>
              </w:rPr>
            </w:pPr>
            <w:r>
              <w:rPr>
                <w:rFonts w:eastAsia="Meiryo UI" w:cs="Arial" w:hint="eastAsia"/>
                <w:szCs w:val="20"/>
              </w:rPr>
              <w:t>C</w:t>
            </w:r>
            <w:r>
              <w:rPr>
                <w:rFonts w:eastAsia="Meiryo UI" w:cs="Arial"/>
                <w:szCs w:val="20"/>
              </w:rPr>
              <w:t>AN/LIN/Port</w:t>
            </w:r>
            <w:r w:rsidRPr="005D7A09">
              <w:rPr>
                <w:rFonts w:eastAsia="Meiryo UI" w:cs="Arial"/>
                <w:szCs w:val="20"/>
              </w:rPr>
              <w:t xml:space="preserve"> </w:t>
            </w:r>
            <w:r w:rsidR="00FE047F" w:rsidRPr="005D7A09">
              <w:rPr>
                <w:rFonts w:eastAsia="Meiryo UI" w:cs="Arial"/>
                <w:szCs w:val="20"/>
              </w:rPr>
              <w:t>to Ethernet Conversion Function</w:t>
            </w:r>
          </w:p>
        </w:tc>
      </w:tr>
      <w:tr w:rsidR="00FE047F" w:rsidRPr="00F05069" w14:paraId="65E69721" w14:textId="77777777" w:rsidTr="001279C9">
        <w:trPr>
          <w:trHeight w:val="155"/>
        </w:trPr>
        <w:tc>
          <w:tcPr>
            <w:tcW w:w="421" w:type="dxa"/>
            <w:vMerge/>
          </w:tcPr>
          <w:p w14:paraId="4AE84F1D" w14:textId="77777777" w:rsidR="00FE047F" w:rsidRDefault="00FE047F" w:rsidP="00FE047F">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D2FF2C9" w14:textId="77777777" w:rsidR="00FE047F" w:rsidRPr="00AD77AB" w:rsidRDefault="00FE047F" w:rsidP="00FE047F">
            <w:pPr>
              <w:pStyle w:val="a1"/>
              <w:spacing w:before="0" w:after="0"/>
            </w:pPr>
          </w:p>
        </w:tc>
        <w:tc>
          <w:tcPr>
            <w:tcW w:w="360" w:type="dxa"/>
          </w:tcPr>
          <w:p w14:paraId="4381EE66" w14:textId="77777777" w:rsidR="00FE047F" w:rsidRDefault="00FE047F" w:rsidP="00FE047F">
            <w:pPr>
              <w:pStyle w:val="a1"/>
              <w:spacing w:before="0" w:after="0"/>
              <w:jc w:val="left"/>
              <w:rPr>
                <w:lang w:eastAsia="ja-JP"/>
              </w:rPr>
            </w:pPr>
            <w:r>
              <w:rPr>
                <w:rFonts w:hint="eastAsia"/>
                <w:lang w:eastAsia="ja-JP"/>
              </w:rPr>
              <w:t>2</w:t>
            </w:r>
          </w:p>
        </w:tc>
        <w:tc>
          <w:tcPr>
            <w:tcW w:w="6210" w:type="dxa"/>
          </w:tcPr>
          <w:p w14:paraId="1FCBCAC6" w14:textId="1F40A805" w:rsidR="00FE047F" w:rsidRDefault="00FE047F" w:rsidP="00FE047F">
            <w:pPr>
              <w:pStyle w:val="a1"/>
              <w:spacing w:before="0" w:after="0"/>
              <w:jc w:val="left"/>
              <w:rPr>
                <w:lang w:eastAsia="ja-JP"/>
              </w:rPr>
            </w:pPr>
            <w:r>
              <w:rPr>
                <w:rFonts w:hint="eastAsia"/>
                <w:lang w:eastAsia="ja-JP"/>
              </w:rPr>
              <w:t>Copy</w:t>
            </w:r>
            <w:r>
              <w:rPr>
                <w:lang w:eastAsia="ja-JP"/>
              </w:rPr>
              <w:t xml:space="preserve"> Ethernet frame to Ethernet Tx Buffer</w:t>
            </w:r>
          </w:p>
        </w:tc>
        <w:tc>
          <w:tcPr>
            <w:tcW w:w="1475" w:type="dxa"/>
            <w:vMerge/>
          </w:tcPr>
          <w:p w14:paraId="682EC91F" w14:textId="77777777" w:rsidR="00FE047F" w:rsidRDefault="00FE047F" w:rsidP="00FE047F">
            <w:pPr>
              <w:tabs>
                <w:tab w:val="left" w:pos="864"/>
              </w:tabs>
              <w:overflowPunct w:val="0"/>
              <w:autoSpaceDE w:val="0"/>
              <w:autoSpaceDN w:val="0"/>
              <w:adjustRightInd w:val="0"/>
              <w:jc w:val="left"/>
              <w:textAlignment w:val="baseline"/>
              <w:rPr>
                <w:rFonts w:eastAsia="Meiryo UI" w:cs="Arial"/>
                <w:szCs w:val="20"/>
              </w:rPr>
            </w:pPr>
          </w:p>
        </w:tc>
      </w:tr>
      <w:tr w:rsidR="00FE047F" w:rsidRPr="00F05069" w14:paraId="688CB6F7" w14:textId="77777777" w:rsidTr="001279C9">
        <w:trPr>
          <w:trHeight w:val="155"/>
        </w:trPr>
        <w:tc>
          <w:tcPr>
            <w:tcW w:w="421" w:type="dxa"/>
            <w:vMerge w:val="restart"/>
          </w:tcPr>
          <w:p w14:paraId="134624DF" w14:textId="77777777" w:rsidR="00FE047F" w:rsidRPr="00F05069" w:rsidRDefault="00FE047F" w:rsidP="001279C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644" w:type="dxa"/>
            <w:vMerge w:val="restart"/>
          </w:tcPr>
          <w:p w14:paraId="05013E68" w14:textId="77777777" w:rsidR="00FE047F" w:rsidRPr="003E31F8" w:rsidRDefault="00FE047F" w:rsidP="001279C9">
            <w:pPr>
              <w:pStyle w:val="a1"/>
              <w:spacing w:before="0" w:after="0"/>
            </w:pPr>
            <w:r>
              <w:t>ProtoConv</w:t>
            </w:r>
            <w:r w:rsidRPr="003E31F8">
              <w:t>_</w:t>
            </w:r>
            <w:r>
              <w:t>EthTransmit</w:t>
            </w:r>
            <w:r w:rsidRPr="005B2CA3">
              <w:t>UserDef</w:t>
            </w:r>
          </w:p>
        </w:tc>
        <w:tc>
          <w:tcPr>
            <w:tcW w:w="360" w:type="dxa"/>
          </w:tcPr>
          <w:p w14:paraId="1BC3C286" w14:textId="77777777" w:rsidR="00FE047F" w:rsidRPr="003E31F8" w:rsidRDefault="00FE047F" w:rsidP="001279C9">
            <w:pPr>
              <w:pStyle w:val="a1"/>
              <w:spacing w:before="0" w:after="0"/>
              <w:jc w:val="left"/>
              <w:rPr>
                <w:lang w:eastAsia="ja-JP"/>
              </w:rPr>
            </w:pPr>
            <w:r>
              <w:rPr>
                <w:rFonts w:hint="eastAsia"/>
                <w:lang w:eastAsia="ja-JP"/>
              </w:rPr>
              <w:t>1</w:t>
            </w:r>
          </w:p>
        </w:tc>
        <w:tc>
          <w:tcPr>
            <w:tcW w:w="6210" w:type="dxa"/>
          </w:tcPr>
          <w:p w14:paraId="400A3EA2" w14:textId="1195D0A7" w:rsidR="00FE047F" w:rsidRDefault="00FE047F" w:rsidP="001279C9">
            <w:pPr>
              <w:pStyle w:val="a1"/>
              <w:spacing w:before="0" w:after="0"/>
              <w:jc w:val="left"/>
            </w:pPr>
            <w:r>
              <w:rPr>
                <w:lang w:eastAsia="ja-JP"/>
              </w:rPr>
              <w:t>“</w:t>
            </w:r>
            <w:r w:rsidRPr="003E31F8">
              <w:t xml:space="preserve"> R_</w:t>
            </w:r>
            <w:r>
              <w:t>ProtoConv</w:t>
            </w:r>
            <w:r w:rsidRPr="003E31F8">
              <w:t>_</w:t>
            </w:r>
            <w:r w:rsidRPr="00FE047F">
              <w:t>TriggerXtoEthTx</w:t>
            </w:r>
            <w:r>
              <w:rPr>
                <w:lang w:eastAsia="ja-JP"/>
              </w:rPr>
              <w:t>”</w:t>
            </w:r>
            <w:r>
              <w:t xml:space="preserve"> specifies the data and calls function.</w:t>
            </w:r>
          </w:p>
          <w:p w14:paraId="6411B048" w14:textId="77777777" w:rsidR="00FE047F" w:rsidRDefault="00FE047F" w:rsidP="001279C9">
            <w:pPr>
              <w:pStyle w:val="a1"/>
              <w:spacing w:before="0" w:after="0"/>
              <w:jc w:val="left"/>
            </w:pPr>
            <w:r>
              <w:lastRenderedPageBreak/>
              <w:t>- Pointer to Ethernet frame stored in Ethernet Tx Buffer</w:t>
            </w:r>
          </w:p>
          <w:p w14:paraId="15A4956C" w14:textId="77777777" w:rsidR="00FE047F" w:rsidRDefault="00FE047F" w:rsidP="001279C9">
            <w:pPr>
              <w:pStyle w:val="a1"/>
              <w:spacing w:before="0" w:after="0"/>
              <w:jc w:val="left"/>
              <w:rPr>
                <w:lang w:eastAsia="ja-JP"/>
              </w:rPr>
            </w:pPr>
            <w:r>
              <w:rPr>
                <w:rFonts w:hint="eastAsia"/>
                <w:lang w:eastAsia="ja-JP"/>
              </w:rPr>
              <w:t>-</w:t>
            </w:r>
            <w:r>
              <w:rPr>
                <w:lang w:eastAsia="ja-JP"/>
              </w:rPr>
              <w:t xml:space="preserve"> Destination MAC Address</w:t>
            </w:r>
          </w:p>
          <w:p w14:paraId="66050CD9" w14:textId="77777777" w:rsidR="00FE047F" w:rsidRDefault="00FE047F" w:rsidP="001279C9">
            <w:pPr>
              <w:pStyle w:val="a1"/>
              <w:spacing w:before="0" w:after="0"/>
              <w:jc w:val="left"/>
              <w:rPr>
                <w:lang w:eastAsia="ja-JP"/>
              </w:rPr>
            </w:pPr>
            <w:r>
              <w:rPr>
                <w:rFonts w:hint="eastAsia"/>
                <w:lang w:eastAsia="ja-JP"/>
              </w:rPr>
              <w:t>-</w:t>
            </w:r>
            <w:r>
              <w:rPr>
                <w:lang w:eastAsia="ja-JP"/>
              </w:rPr>
              <w:t xml:space="preserve"> Ethernet frame size</w:t>
            </w:r>
          </w:p>
          <w:p w14:paraId="6ACADF02" w14:textId="77777777" w:rsidR="00FE047F" w:rsidRPr="003E31F8" w:rsidRDefault="00FE047F" w:rsidP="001279C9">
            <w:pPr>
              <w:pStyle w:val="a1"/>
              <w:spacing w:before="0" w:after="0"/>
              <w:jc w:val="left"/>
              <w:rPr>
                <w:lang w:eastAsia="ja-JP"/>
              </w:rPr>
            </w:pPr>
            <w:r>
              <w:rPr>
                <w:rFonts w:hint="eastAsia"/>
                <w:lang w:eastAsia="ja-JP"/>
              </w:rPr>
              <w:t>-</w:t>
            </w:r>
            <w:r>
              <w:rPr>
                <w:lang w:eastAsia="ja-JP"/>
              </w:rPr>
              <w:t xml:space="preserve"> EtherType</w:t>
            </w:r>
          </w:p>
        </w:tc>
        <w:tc>
          <w:tcPr>
            <w:tcW w:w="1475" w:type="dxa"/>
            <w:vMerge w:val="restart"/>
          </w:tcPr>
          <w:p w14:paraId="03DA4B70" w14:textId="77777777" w:rsidR="00FE047F" w:rsidRPr="0064594D" w:rsidRDefault="00FE047F" w:rsidP="001279C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lastRenderedPageBreak/>
              <w:t>Interface Function</w:t>
            </w:r>
          </w:p>
        </w:tc>
      </w:tr>
      <w:tr w:rsidR="00FE047F" w:rsidRPr="00F05069" w14:paraId="457081AD" w14:textId="77777777" w:rsidTr="001279C9">
        <w:trPr>
          <w:trHeight w:val="155"/>
        </w:trPr>
        <w:tc>
          <w:tcPr>
            <w:tcW w:w="421" w:type="dxa"/>
            <w:vMerge/>
          </w:tcPr>
          <w:p w14:paraId="7954132B" w14:textId="77777777" w:rsidR="00FE047F" w:rsidRPr="00F05069" w:rsidRDefault="00FE047F" w:rsidP="001279C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297058FA" w14:textId="77777777" w:rsidR="00FE047F" w:rsidRPr="003E31F8" w:rsidRDefault="00FE047F" w:rsidP="001279C9">
            <w:pPr>
              <w:pStyle w:val="a1"/>
              <w:spacing w:before="0" w:after="0"/>
            </w:pPr>
          </w:p>
        </w:tc>
        <w:tc>
          <w:tcPr>
            <w:tcW w:w="360" w:type="dxa"/>
          </w:tcPr>
          <w:p w14:paraId="56122824" w14:textId="77777777" w:rsidR="00FE047F" w:rsidRPr="003E31F8" w:rsidRDefault="00FE047F" w:rsidP="001279C9">
            <w:pPr>
              <w:pStyle w:val="a1"/>
              <w:spacing w:before="0" w:after="0"/>
              <w:jc w:val="left"/>
              <w:rPr>
                <w:lang w:eastAsia="ja-JP"/>
              </w:rPr>
            </w:pPr>
            <w:r>
              <w:rPr>
                <w:rFonts w:hint="eastAsia"/>
                <w:lang w:eastAsia="ja-JP"/>
              </w:rPr>
              <w:t>2</w:t>
            </w:r>
          </w:p>
        </w:tc>
        <w:tc>
          <w:tcPr>
            <w:tcW w:w="6210" w:type="dxa"/>
          </w:tcPr>
          <w:p w14:paraId="119AC532" w14:textId="77777777" w:rsidR="00FE047F" w:rsidRDefault="00FE047F" w:rsidP="001279C9">
            <w:pPr>
              <w:pStyle w:val="a1"/>
              <w:spacing w:before="0" w:after="0"/>
              <w:jc w:val="left"/>
            </w:pPr>
            <w:r>
              <w:t>After the Function “ProtoConv_EthTransmitUserDef” processes, it returns the following to the upper sub-component that calls this sub-component's interfaces.</w:t>
            </w:r>
          </w:p>
          <w:p w14:paraId="798BDA04" w14:textId="77777777" w:rsidR="00FE047F" w:rsidRPr="003E31F8" w:rsidRDefault="00FE047F" w:rsidP="001279C9">
            <w:pPr>
              <w:pStyle w:val="a1"/>
              <w:spacing w:before="0" w:after="0"/>
              <w:jc w:val="left"/>
              <w:rPr>
                <w:lang w:eastAsia="ja-JP"/>
              </w:rPr>
            </w:pPr>
            <w:r>
              <w:t xml:space="preserve">- </w:t>
            </w:r>
            <w:r w:rsidRPr="003E31F8">
              <w:t xml:space="preserve">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0537B6E7" w14:textId="77777777" w:rsidR="00FE047F" w:rsidRPr="0064594D" w:rsidRDefault="00FE047F" w:rsidP="001279C9">
            <w:pPr>
              <w:tabs>
                <w:tab w:val="left" w:pos="864"/>
              </w:tabs>
              <w:overflowPunct w:val="0"/>
              <w:autoSpaceDE w:val="0"/>
              <w:autoSpaceDN w:val="0"/>
              <w:adjustRightInd w:val="0"/>
              <w:jc w:val="left"/>
              <w:textAlignment w:val="baseline"/>
              <w:rPr>
                <w:rFonts w:eastAsia="Meiryo UI" w:cs="Arial"/>
                <w:szCs w:val="20"/>
              </w:rPr>
            </w:pPr>
          </w:p>
        </w:tc>
      </w:tr>
    </w:tbl>
    <w:p w14:paraId="082BA7D0" w14:textId="77777777" w:rsidR="00FE047F" w:rsidRPr="009E17A8" w:rsidRDefault="00FE047F" w:rsidP="00FE047F">
      <w:pPr>
        <w:rPr>
          <w:lang w:eastAsia="en-US"/>
        </w:rPr>
      </w:pPr>
    </w:p>
    <w:p w14:paraId="22EBE3A0" w14:textId="77777777" w:rsidR="00FE047F" w:rsidRPr="006E3FBD" w:rsidRDefault="00FE047F" w:rsidP="006E3FBD">
      <w:pPr>
        <w:rPr>
          <w:lang w:eastAsia="en-US"/>
        </w:rPr>
      </w:pPr>
    </w:p>
    <w:p w14:paraId="270B6DB6" w14:textId="1BABA259" w:rsidR="003349F0" w:rsidRDefault="003349F0" w:rsidP="00F27F4D">
      <w:pPr>
        <w:pStyle w:val="Heading2"/>
      </w:pPr>
      <w:bookmarkStart w:id="522" w:name="_Toc203384047"/>
      <w:r>
        <w:rPr>
          <w:rFonts w:hint="eastAsia"/>
        </w:rPr>
        <w:t>R</w:t>
      </w:r>
      <w:r>
        <w:t>_</w:t>
      </w:r>
      <w:r w:rsidR="000F4E6D">
        <w:t>ProtoConv</w:t>
      </w:r>
      <w:r>
        <w:t>_Mainfunction</w:t>
      </w:r>
      <w:bookmarkEnd w:id="522"/>
    </w:p>
    <w:p w14:paraId="29193486" w14:textId="7EBEFF28" w:rsidR="00924F82" w:rsidRDefault="006733E4" w:rsidP="00E10491">
      <w:pPr>
        <w:pStyle w:val="Caption"/>
      </w:pPr>
      <w:r w:rsidRPr="006733E4">
        <w:rPr>
          <w:noProof/>
        </w:rPr>
        <w:drawing>
          <wp:inline distT="0" distB="0" distL="0" distR="0" wp14:anchorId="29464A90" wp14:editId="6AB8B138">
            <wp:extent cx="6376035" cy="3007360"/>
            <wp:effectExtent l="0" t="0" r="5715" b="2540"/>
            <wp:docPr id="11555808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76035" cy="3007360"/>
                    </a:xfrm>
                    <a:prstGeom prst="rect">
                      <a:avLst/>
                    </a:prstGeom>
                    <a:noFill/>
                    <a:ln>
                      <a:noFill/>
                    </a:ln>
                  </pic:spPr>
                </pic:pic>
              </a:graphicData>
            </a:graphic>
          </wp:inline>
        </w:drawing>
      </w:r>
    </w:p>
    <w:p w14:paraId="6E62B9F1" w14:textId="2E4C5CCE" w:rsidR="00203649" w:rsidRPr="00F64E2F" w:rsidRDefault="003349F0"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7</w:t>
      </w:r>
      <w:r w:rsidR="009D560C">
        <w:rPr>
          <w:noProof/>
        </w:rPr>
        <w:fldChar w:fldCharType="end"/>
      </w:r>
      <w:r w:rsidR="00891904">
        <w:rPr>
          <w:noProof/>
        </w:rPr>
        <w:t>:</w:t>
      </w:r>
      <w:r>
        <w:t xml:space="preserve"> Data Flow diagra</w:t>
      </w:r>
      <w:r w:rsidR="00B76C4C">
        <w:t>m (</w:t>
      </w:r>
      <w:r w:rsidRPr="005D7A09">
        <w:t>R_</w:t>
      </w:r>
      <w:r w:rsidR="000F4E6D">
        <w:t>ProtoConv</w:t>
      </w:r>
      <w:r w:rsidRPr="005D7A09">
        <w:t>_</w:t>
      </w:r>
      <w:r>
        <w:t>MainFunction</w:t>
      </w:r>
      <w:r w:rsidRPr="005D7A09">
        <w:t>)</w:t>
      </w:r>
    </w:p>
    <w:p w14:paraId="7CDAEF1A" w14:textId="77777777" w:rsidR="003349F0" w:rsidRDefault="003349F0" w:rsidP="00032018">
      <w:pPr>
        <w:spacing w:after="120"/>
        <w:jc w:val="center"/>
      </w:pPr>
    </w:p>
    <w:p w14:paraId="7613AC95" w14:textId="0B5D12D1" w:rsidR="003349F0" w:rsidRDefault="003349F0"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8</w:t>
      </w:r>
      <w:r w:rsidR="009D560C">
        <w:rPr>
          <w:noProof/>
        </w:rPr>
        <w:fldChar w:fldCharType="end"/>
      </w:r>
      <w:r w:rsidR="00891904">
        <w:rPr>
          <w:noProof/>
        </w:rPr>
        <w:t>:</w:t>
      </w:r>
      <w:r>
        <w:t xml:space="preserve"> </w:t>
      </w:r>
      <w:r w:rsidRPr="00AD77AB">
        <w:t>R_</w:t>
      </w:r>
      <w:r w:rsidR="000F4E6D">
        <w:t>ProtoConv</w:t>
      </w:r>
      <w:r w:rsidRPr="00AD77AB">
        <w:t>_</w:t>
      </w:r>
      <w:r>
        <w:t>MainFunction</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842"/>
        <w:gridCol w:w="567"/>
        <w:gridCol w:w="5103"/>
        <w:gridCol w:w="2127"/>
      </w:tblGrid>
      <w:tr w:rsidR="003349F0" w:rsidRPr="00F05069" w14:paraId="37334FFB" w14:textId="77777777" w:rsidTr="00F7520E">
        <w:trPr>
          <w:jc w:val="center"/>
        </w:trPr>
        <w:tc>
          <w:tcPr>
            <w:tcW w:w="2263" w:type="dxa"/>
            <w:gridSpan w:val="2"/>
            <w:shd w:val="clear" w:color="auto" w:fill="D9D9D9"/>
          </w:tcPr>
          <w:p w14:paraId="6BD0BEF2" w14:textId="77777777" w:rsidR="003349F0" w:rsidRPr="003E31F8" w:rsidRDefault="003349F0" w:rsidP="00032018">
            <w:pPr>
              <w:tabs>
                <w:tab w:val="left" w:pos="864"/>
              </w:tabs>
              <w:overflowPunct w:val="0"/>
              <w:autoSpaceDE w:val="0"/>
              <w:autoSpaceDN w:val="0"/>
              <w:adjustRightInd w:val="0"/>
              <w:jc w:val="left"/>
              <w:textAlignment w:val="baseline"/>
              <w:rPr>
                <w:rStyle w:val="Strong"/>
                <w:rFonts w:cs="Arial"/>
                <w:b w:val="0"/>
                <w:bCs w:val="0"/>
                <w:szCs w:val="20"/>
              </w:rPr>
            </w:pPr>
            <w:r w:rsidRPr="003E31F8">
              <w:rPr>
                <w:rStyle w:val="Strong"/>
              </w:rPr>
              <w:t>API Function</w:t>
            </w:r>
          </w:p>
        </w:tc>
        <w:tc>
          <w:tcPr>
            <w:tcW w:w="5670" w:type="dxa"/>
            <w:gridSpan w:val="2"/>
            <w:shd w:val="clear" w:color="auto" w:fill="D9D9D9"/>
          </w:tcPr>
          <w:p w14:paraId="423A3CA1" w14:textId="77777777" w:rsidR="003349F0" w:rsidRPr="003E31F8" w:rsidRDefault="003349F0" w:rsidP="00032018">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2127" w:type="dxa"/>
            <w:shd w:val="clear" w:color="auto" w:fill="D9D9D9"/>
          </w:tcPr>
          <w:p w14:paraId="4F34C9EC" w14:textId="77777777" w:rsidR="003349F0" w:rsidRPr="003E31F8" w:rsidRDefault="003349F0" w:rsidP="00032018">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3349F0" w:rsidRPr="00F05069" w14:paraId="5368CA9B" w14:textId="77777777" w:rsidTr="00F7520E">
        <w:trPr>
          <w:trHeight w:val="155"/>
          <w:jc w:val="center"/>
        </w:trPr>
        <w:tc>
          <w:tcPr>
            <w:tcW w:w="421" w:type="dxa"/>
          </w:tcPr>
          <w:p w14:paraId="46902394" w14:textId="77777777" w:rsidR="003349F0" w:rsidRPr="00A50036" w:rsidRDefault="003349F0" w:rsidP="00032018">
            <w:pPr>
              <w:pStyle w:val="a1"/>
              <w:spacing w:before="0" w:after="0"/>
              <w:jc w:val="center"/>
              <w:rPr>
                <w:lang w:eastAsia="ja-JP"/>
              </w:rPr>
            </w:pPr>
            <w:r>
              <w:rPr>
                <w:rFonts w:hint="eastAsia"/>
                <w:lang w:eastAsia="ja-JP"/>
              </w:rPr>
              <w:t>1</w:t>
            </w:r>
          </w:p>
        </w:tc>
        <w:tc>
          <w:tcPr>
            <w:tcW w:w="1842" w:type="dxa"/>
          </w:tcPr>
          <w:p w14:paraId="22B1C4FA" w14:textId="7A0B9E25" w:rsidR="003349F0" w:rsidRPr="003E31F8" w:rsidRDefault="003349F0" w:rsidP="00032018">
            <w:pPr>
              <w:pStyle w:val="a1"/>
              <w:spacing w:before="0" w:after="0"/>
              <w:jc w:val="left"/>
            </w:pPr>
            <w:r w:rsidRPr="003E31F8">
              <w:t>R_</w:t>
            </w:r>
            <w:r w:rsidR="000F4E6D">
              <w:t>ProtoConv</w:t>
            </w:r>
            <w:r w:rsidRPr="003E31F8">
              <w:t>_</w:t>
            </w:r>
            <w:r w:rsidR="00BA5BD5">
              <w:rPr>
                <w:rFonts w:hint="eastAsia"/>
                <w:lang w:eastAsia="ja-JP"/>
              </w:rPr>
              <w:t>MainFunction</w:t>
            </w:r>
          </w:p>
        </w:tc>
        <w:tc>
          <w:tcPr>
            <w:tcW w:w="567" w:type="dxa"/>
          </w:tcPr>
          <w:p w14:paraId="18DE66FE" w14:textId="77777777" w:rsidR="003349F0" w:rsidRPr="003E31F8" w:rsidRDefault="003349F0" w:rsidP="00032018">
            <w:pPr>
              <w:pStyle w:val="a1"/>
              <w:spacing w:before="0" w:after="0"/>
              <w:jc w:val="center"/>
            </w:pPr>
            <w:r>
              <w:t>-</w:t>
            </w:r>
          </w:p>
        </w:tc>
        <w:tc>
          <w:tcPr>
            <w:tcW w:w="5103" w:type="dxa"/>
          </w:tcPr>
          <w:p w14:paraId="2721CC48" w14:textId="15B9D28D" w:rsidR="003349F0" w:rsidRPr="003E31F8" w:rsidRDefault="00740207" w:rsidP="00032018">
            <w:pPr>
              <w:pStyle w:val="a1"/>
              <w:spacing w:before="0" w:after="0"/>
              <w:jc w:val="left"/>
              <w:rPr>
                <w:lang w:eastAsia="ja-JP"/>
              </w:rPr>
            </w:pPr>
            <w:r>
              <w:rPr>
                <w:rFonts w:hint="eastAsia"/>
                <w:lang w:eastAsia="ja-JP"/>
              </w:rPr>
              <w:t>T</w:t>
            </w:r>
            <w:r w:rsidRPr="00740207">
              <w:t>his function have no input and</w:t>
            </w:r>
            <w:r w:rsidR="00211478">
              <w:t xml:space="preserve"> output</w:t>
            </w:r>
            <w:r w:rsidR="007A549F">
              <w:rPr>
                <w:lang w:eastAsia="ja-JP"/>
              </w:rPr>
              <w:t xml:space="preserve"> because input and output are void type.</w:t>
            </w:r>
          </w:p>
        </w:tc>
        <w:tc>
          <w:tcPr>
            <w:tcW w:w="2127" w:type="dxa"/>
          </w:tcPr>
          <w:p w14:paraId="56A6ADDD" w14:textId="77777777" w:rsidR="003349F0" w:rsidRPr="00A50036" w:rsidRDefault="003349F0" w:rsidP="00032018">
            <w:pPr>
              <w:pStyle w:val="a1"/>
              <w:spacing w:before="0" w:after="0"/>
              <w:jc w:val="left"/>
            </w:pPr>
            <w:r>
              <w:t>API Layer</w:t>
            </w:r>
          </w:p>
        </w:tc>
      </w:tr>
      <w:tr w:rsidR="00924F82" w:rsidRPr="00F05069" w14:paraId="59FF7DDB" w14:textId="77777777" w:rsidTr="00F7520E">
        <w:trPr>
          <w:trHeight w:val="155"/>
          <w:jc w:val="center"/>
        </w:trPr>
        <w:tc>
          <w:tcPr>
            <w:tcW w:w="421" w:type="dxa"/>
            <w:vMerge w:val="restart"/>
          </w:tcPr>
          <w:p w14:paraId="498673EA" w14:textId="520939AB" w:rsidR="00924F82" w:rsidRDefault="006733E4" w:rsidP="00924F82">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2</w:t>
            </w:r>
          </w:p>
        </w:tc>
        <w:tc>
          <w:tcPr>
            <w:tcW w:w="1842" w:type="dxa"/>
            <w:vMerge w:val="restart"/>
          </w:tcPr>
          <w:p w14:paraId="4619A3D6" w14:textId="24627F4F" w:rsidR="00924F82" w:rsidRDefault="00924F82" w:rsidP="00924F82">
            <w:pPr>
              <w:pStyle w:val="a1"/>
              <w:spacing w:before="0" w:after="0"/>
              <w:jc w:val="left"/>
            </w:pPr>
            <w:r>
              <w:t>ProtoConv</w:t>
            </w:r>
            <w:r w:rsidRPr="00AD77AB">
              <w:t>_</w:t>
            </w:r>
            <w:r>
              <w:t>Mix</w:t>
            </w:r>
            <w:r>
              <w:rPr>
                <w:rFonts w:hint="eastAsia"/>
                <w:lang w:eastAsia="ja-JP"/>
              </w:rPr>
              <w:t>toEth</w:t>
            </w:r>
            <w:r>
              <w:t>Main</w:t>
            </w:r>
          </w:p>
        </w:tc>
        <w:tc>
          <w:tcPr>
            <w:tcW w:w="567" w:type="dxa"/>
          </w:tcPr>
          <w:p w14:paraId="60AF1BB0" w14:textId="5D9614B2" w:rsidR="00924F82" w:rsidRDefault="00924F82" w:rsidP="00924F82">
            <w:pPr>
              <w:pStyle w:val="a1"/>
              <w:spacing w:before="0" w:after="0"/>
              <w:jc w:val="center"/>
              <w:rPr>
                <w:lang w:eastAsia="ja-JP"/>
              </w:rPr>
            </w:pPr>
            <w:r>
              <w:rPr>
                <w:rFonts w:hint="eastAsia"/>
                <w:lang w:eastAsia="ja-JP"/>
              </w:rPr>
              <w:t>1</w:t>
            </w:r>
          </w:p>
        </w:tc>
        <w:tc>
          <w:tcPr>
            <w:tcW w:w="5103" w:type="dxa"/>
          </w:tcPr>
          <w:p w14:paraId="38C60BB3" w14:textId="25193892" w:rsidR="00924F82" w:rsidRDefault="00924F82" w:rsidP="00924F82">
            <w:pPr>
              <w:pStyle w:val="a1"/>
              <w:spacing w:before="0" w:after="0"/>
              <w:jc w:val="left"/>
              <w:rPr>
                <w:lang w:eastAsia="ja-JP"/>
              </w:rPr>
            </w:pPr>
            <w:r>
              <w:rPr>
                <w:lang w:eastAsia="ja-JP"/>
              </w:rPr>
              <w:t>Copy CAN/LIN/Parallel Port frame from Mix Rx Buffer.</w:t>
            </w:r>
          </w:p>
        </w:tc>
        <w:tc>
          <w:tcPr>
            <w:tcW w:w="2127" w:type="dxa"/>
            <w:vMerge w:val="restart"/>
          </w:tcPr>
          <w:p w14:paraId="20BBA6EC" w14:textId="74F6FED7" w:rsidR="00924F82" w:rsidRDefault="0067347D" w:rsidP="00924F82">
            <w:pPr>
              <w:tabs>
                <w:tab w:val="left" w:pos="864"/>
              </w:tabs>
              <w:overflowPunct w:val="0"/>
              <w:autoSpaceDE w:val="0"/>
              <w:autoSpaceDN w:val="0"/>
              <w:adjustRightInd w:val="0"/>
              <w:jc w:val="left"/>
              <w:textAlignment w:val="baseline"/>
              <w:rPr>
                <w:rFonts w:eastAsia="Meiryo UI" w:cs="Arial"/>
                <w:szCs w:val="20"/>
              </w:rPr>
            </w:pPr>
            <w:r>
              <w:rPr>
                <w:rFonts w:eastAsia="Meiryo UI" w:cs="Arial" w:hint="eastAsia"/>
                <w:szCs w:val="20"/>
              </w:rPr>
              <w:t>C</w:t>
            </w:r>
            <w:r>
              <w:rPr>
                <w:rFonts w:eastAsia="Meiryo UI" w:cs="Arial"/>
                <w:szCs w:val="20"/>
              </w:rPr>
              <w:t>AN/LIN/Port</w:t>
            </w:r>
            <w:r w:rsidRPr="005D7A09">
              <w:rPr>
                <w:rFonts w:eastAsia="Meiryo UI" w:cs="Arial"/>
                <w:szCs w:val="20"/>
              </w:rPr>
              <w:t xml:space="preserve"> </w:t>
            </w:r>
            <w:r w:rsidR="00924F82" w:rsidRPr="005D7A09">
              <w:rPr>
                <w:rFonts w:eastAsia="Meiryo UI" w:cs="Arial"/>
                <w:szCs w:val="20"/>
              </w:rPr>
              <w:t>to Ethernet Conversion Function</w:t>
            </w:r>
          </w:p>
        </w:tc>
      </w:tr>
      <w:tr w:rsidR="00924F82" w:rsidRPr="00F05069" w14:paraId="3D9BB07C" w14:textId="77777777" w:rsidTr="00F7520E">
        <w:trPr>
          <w:trHeight w:val="155"/>
          <w:jc w:val="center"/>
        </w:trPr>
        <w:tc>
          <w:tcPr>
            <w:tcW w:w="421" w:type="dxa"/>
            <w:vMerge/>
          </w:tcPr>
          <w:p w14:paraId="07ECA934" w14:textId="77777777" w:rsidR="00924F82" w:rsidRDefault="00924F82" w:rsidP="00924F82">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1D23E910" w14:textId="77777777" w:rsidR="00924F82" w:rsidRDefault="00924F82" w:rsidP="00924F82">
            <w:pPr>
              <w:pStyle w:val="a1"/>
              <w:spacing w:before="0" w:after="0"/>
              <w:jc w:val="left"/>
            </w:pPr>
          </w:p>
        </w:tc>
        <w:tc>
          <w:tcPr>
            <w:tcW w:w="567" w:type="dxa"/>
          </w:tcPr>
          <w:p w14:paraId="05B0D4FF" w14:textId="0AF0BD6B" w:rsidR="00924F82" w:rsidRDefault="00924F82" w:rsidP="00924F82">
            <w:pPr>
              <w:pStyle w:val="a1"/>
              <w:spacing w:before="0" w:after="0"/>
              <w:jc w:val="center"/>
              <w:rPr>
                <w:lang w:eastAsia="ja-JP"/>
              </w:rPr>
            </w:pPr>
            <w:r>
              <w:rPr>
                <w:lang w:eastAsia="ja-JP"/>
              </w:rPr>
              <w:t>2</w:t>
            </w:r>
          </w:p>
        </w:tc>
        <w:tc>
          <w:tcPr>
            <w:tcW w:w="5103" w:type="dxa"/>
          </w:tcPr>
          <w:p w14:paraId="6BE7E75E" w14:textId="26E4380B" w:rsidR="00924F82" w:rsidRDefault="00924F82" w:rsidP="00924F82">
            <w:pPr>
              <w:pStyle w:val="a1"/>
              <w:spacing w:before="0" w:after="0"/>
              <w:jc w:val="left"/>
              <w:rPr>
                <w:lang w:eastAsia="ja-JP"/>
              </w:rPr>
            </w:pPr>
            <w:r>
              <w:rPr>
                <w:rFonts w:hint="eastAsia"/>
                <w:lang w:eastAsia="ja-JP"/>
              </w:rPr>
              <w:t>Copy</w:t>
            </w:r>
            <w:r>
              <w:rPr>
                <w:lang w:eastAsia="ja-JP"/>
              </w:rPr>
              <w:t xml:space="preserve"> Ethernet frame to Ethernet Tx Buffer</w:t>
            </w:r>
          </w:p>
        </w:tc>
        <w:tc>
          <w:tcPr>
            <w:tcW w:w="2127" w:type="dxa"/>
            <w:vMerge/>
          </w:tcPr>
          <w:p w14:paraId="3AA3EBD9" w14:textId="77777777" w:rsidR="00924F82" w:rsidRDefault="00924F82" w:rsidP="00924F82">
            <w:pPr>
              <w:tabs>
                <w:tab w:val="left" w:pos="864"/>
              </w:tabs>
              <w:overflowPunct w:val="0"/>
              <w:autoSpaceDE w:val="0"/>
              <w:autoSpaceDN w:val="0"/>
              <w:adjustRightInd w:val="0"/>
              <w:jc w:val="left"/>
              <w:textAlignment w:val="baseline"/>
              <w:rPr>
                <w:rFonts w:eastAsia="Meiryo UI" w:cs="Arial"/>
                <w:szCs w:val="20"/>
              </w:rPr>
            </w:pPr>
          </w:p>
        </w:tc>
      </w:tr>
      <w:tr w:rsidR="00924F82" w:rsidRPr="00F05069" w14:paraId="5C85550E" w14:textId="77777777" w:rsidTr="00F7520E">
        <w:trPr>
          <w:trHeight w:val="155"/>
          <w:jc w:val="center"/>
        </w:trPr>
        <w:tc>
          <w:tcPr>
            <w:tcW w:w="421" w:type="dxa"/>
            <w:vMerge w:val="restart"/>
          </w:tcPr>
          <w:p w14:paraId="5F98127C" w14:textId="700F4708" w:rsidR="00924F82" w:rsidRPr="00F05069" w:rsidRDefault="006733E4" w:rsidP="00924F82">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3</w:t>
            </w:r>
          </w:p>
        </w:tc>
        <w:tc>
          <w:tcPr>
            <w:tcW w:w="1842" w:type="dxa"/>
            <w:vMerge w:val="restart"/>
          </w:tcPr>
          <w:p w14:paraId="680A1222" w14:textId="6ED752C3" w:rsidR="00924F82" w:rsidRPr="003E31F8" w:rsidRDefault="00924F82" w:rsidP="00924F82">
            <w:pPr>
              <w:pStyle w:val="a1"/>
              <w:spacing w:before="0" w:after="0"/>
              <w:jc w:val="left"/>
            </w:pPr>
            <w:r>
              <w:t>ProtoConv</w:t>
            </w:r>
            <w:r w:rsidRPr="003E31F8">
              <w:t>_</w:t>
            </w:r>
            <w:r>
              <w:t>EthTransmit</w:t>
            </w:r>
            <w:r w:rsidRPr="005B2CA3">
              <w:t>UserDef</w:t>
            </w:r>
          </w:p>
        </w:tc>
        <w:tc>
          <w:tcPr>
            <w:tcW w:w="567" w:type="dxa"/>
          </w:tcPr>
          <w:p w14:paraId="6566A28D" w14:textId="77777777" w:rsidR="00924F82" w:rsidRPr="003E31F8" w:rsidRDefault="00924F82" w:rsidP="00924F82">
            <w:pPr>
              <w:pStyle w:val="a1"/>
              <w:spacing w:before="0" w:after="0"/>
              <w:jc w:val="center"/>
              <w:rPr>
                <w:lang w:eastAsia="ja-JP"/>
              </w:rPr>
            </w:pPr>
            <w:r>
              <w:rPr>
                <w:rFonts w:hint="eastAsia"/>
                <w:lang w:eastAsia="ja-JP"/>
              </w:rPr>
              <w:t>1</w:t>
            </w:r>
          </w:p>
        </w:tc>
        <w:tc>
          <w:tcPr>
            <w:tcW w:w="5103" w:type="dxa"/>
          </w:tcPr>
          <w:p w14:paraId="2D76F342" w14:textId="7DBE2087" w:rsidR="00924F82" w:rsidRDefault="00924F82" w:rsidP="00924F82">
            <w:pPr>
              <w:pStyle w:val="a1"/>
              <w:spacing w:before="0" w:after="0"/>
              <w:jc w:val="left"/>
            </w:pPr>
            <w:r>
              <w:rPr>
                <w:lang w:eastAsia="ja-JP"/>
              </w:rPr>
              <w:t>“ProtoConv_MixtoEthMain”</w:t>
            </w:r>
            <w:r>
              <w:t xml:space="preserve"> specif</w:t>
            </w:r>
            <w:r w:rsidR="006733E4">
              <w:t>ies</w:t>
            </w:r>
            <w:r>
              <w:t xml:space="preserve"> the following data and calls function.</w:t>
            </w:r>
          </w:p>
          <w:p w14:paraId="475F045E" w14:textId="77777777" w:rsidR="00924F82" w:rsidRDefault="00924F82" w:rsidP="00924F82">
            <w:pPr>
              <w:pStyle w:val="a1"/>
              <w:spacing w:before="0" w:after="0"/>
              <w:jc w:val="left"/>
            </w:pPr>
            <w:r>
              <w:t>- Pointer to Ethernet frame stored in Ethernet Tx Buffer</w:t>
            </w:r>
          </w:p>
          <w:p w14:paraId="23375860" w14:textId="77777777" w:rsidR="00924F82" w:rsidRDefault="00924F82" w:rsidP="00924F82">
            <w:pPr>
              <w:pStyle w:val="a1"/>
              <w:spacing w:before="0" w:after="0"/>
              <w:jc w:val="left"/>
              <w:rPr>
                <w:lang w:eastAsia="ja-JP"/>
              </w:rPr>
            </w:pPr>
            <w:r>
              <w:rPr>
                <w:rFonts w:hint="eastAsia"/>
                <w:lang w:eastAsia="ja-JP"/>
              </w:rPr>
              <w:t>-</w:t>
            </w:r>
            <w:r>
              <w:rPr>
                <w:lang w:eastAsia="ja-JP"/>
              </w:rPr>
              <w:t xml:space="preserve"> Destination MAC Address</w:t>
            </w:r>
          </w:p>
          <w:p w14:paraId="1D4626A1" w14:textId="77777777" w:rsidR="00924F82" w:rsidRDefault="00924F82" w:rsidP="00924F82">
            <w:pPr>
              <w:pStyle w:val="a1"/>
              <w:spacing w:before="0" w:after="0"/>
              <w:jc w:val="left"/>
              <w:rPr>
                <w:lang w:eastAsia="ja-JP"/>
              </w:rPr>
            </w:pPr>
            <w:r>
              <w:rPr>
                <w:rFonts w:hint="eastAsia"/>
                <w:lang w:eastAsia="ja-JP"/>
              </w:rPr>
              <w:t>-</w:t>
            </w:r>
            <w:r>
              <w:rPr>
                <w:lang w:eastAsia="ja-JP"/>
              </w:rPr>
              <w:t xml:space="preserve"> Ethernet frame size</w:t>
            </w:r>
          </w:p>
          <w:p w14:paraId="2744BA78" w14:textId="77777777" w:rsidR="00924F82" w:rsidRPr="003E31F8" w:rsidRDefault="00924F82" w:rsidP="00924F82">
            <w:pPr>
              <w:pStyle w:val="a1"/>
              <w:spacing w:before="0" w:after="0"/>
              <w:jc w:val="left"/>
              <w:rPr>
                <w:lang w:eastAsia="ja-JP"/>
              </w:rPr>
            </w:pPr>
            <w:r>
              <w:rPr>
                <w:rFonts w:hint="eastAsia"/>
                <w:lang w:eastAsia="ja-JP"/>
              </w:rPr>
              <w:t>-</w:t>
            </w:r>
            <w:r>
              <w:rPr>
                <w:lang w:eastAsia="ja-JP"/>
              </w:rPr>
              <w:t xml:space="preserve"> EtherType</w:t>
            </w:r>
          </w:p>
        </w:tc>
        <w:tc>
          <w:tcPr>
            <w:tcW w:w="2127" w:type="dxa"/>
            <w:vMerge w:val="restart"/>
          </w:tcPr>
          <w:p w14:paraId="12B2481E" w14:textId="52084D7F" w:rsidR="00924F82" w:rsidRPr="0064594D" w:rsidRDefault="00924F82" w:rsidP="00924F82">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Interface Function</w:t>
            </w:r>
          </w:p>
        </w:tc>
      </w:tr>
      <w:tr w:rsidR="00924F82" w:rsidRPr="00F05069" w14:paraId="4AF52FBB" w14:textId="77777777" w:rsidTr="00F7520E">
        <w:trPr>
          <w:trHeight w:val="155"/>
          <w:jc w:val="center"/>
        </w:trPr>
        <w:tc>
          <w:tcPr>
            <w:tcW w:w="421" w:type="dxa"/>
            <w:vMerge/>
          </w:tcPr>
          <w:p w14:paraId="021CCFBC" w14:textId="77777777" w:rsidR="00924F82" w:rsidRPr="00F05069" w:rsidRDefault="00924F82" w:rsidP="00924F82">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265A0403" w14:textId="77777777" w:rsidR="00924F82" w:rsidRPr="003E31F8" w:rsidRDefault="00924F82" w:rsidP="00924F82">
            <w:pPr>
              <w:pStyle w:val="a1"/>
              <w:spacing w:before="0" w:after="0"/>
              <w:jc w:val="left"/>
            </w:pPr>
          </w:p>
        </w:tc>
        <w:tc>
          <w:tcPr>
            <w:tcW w:w="567" w:type="dxa"/>
          </w:tcPr>
          <w:p w14:paraId="6658C114" w14:textId="77777777" w:rsidR="00924F82" w:rsidRPr="003E31F8" w:rsidRDefault="00924F82" w:rsidP="00924F82">
            <w:pPr>
              <w:pStyle w:val="a1"/>
              <w:spacing w:before="0" w:after="0"/>
              <w:jc w:val="center"/>
              <w:rPr>
                <w:lang w:eastAsia="ja-JP"/>
              </w:rPr>
            </w:pPr>
            <w:r>
              <w:rPr>
                <w:rFonts w:hint="eastAsia"/>
                <w:lang w:eastAsia="ja-JP"/>
              </w:rPr>
              <w:t>2</w:t>
            </w:r>
          </w:p>
        </w:tc>
        <w:tc>
          <w:tcPr>
            <w:tcW w:w="5103" w:type="dxa"/>
          </w:tcPr>
          <w:p w14:paraId="75F412E0" w14:textId="0920F525" w:rsidR="00924F82" w:rsidRDefault="00924F82" w:rsidP="00924F82">
            <w:pPr>
              <w:pStyle w:val="a1"/>
              <w:spacing w:before="0" w:after="0"/>
              <w:jc w:val="left"/>
            </w:pPr>
            <w:r>
              <w:t>After the Function “ProtoConv_EthTransmitUserDef” processes, it returns the following to the upper sub-component that calls this sub-component's interfaces.</w:t>
            </w:r>
          </w:p>
          <w:p w14:paraId="2F8509D2" w14:textId="77777777" w:rsidR="00924F82" w:rsidRPr="003E31F8" w:rsidRDefault="00924F82" w:rsidP="00924F82">
            <w:pPr>
              <w:pStyle w:val="a1"/>
              <w:spacing w:before="0" w:after="0"/>
              <w:jc w:val="left"/>
              <w:rPr>
                <w:lang w:eastAsia="ja-JP"/>
              </w:rPr>
            </w:pPr>
            <w:r>
              <w:t>- Result as error code</w:t>
            </w:r>
          </w:p>
        </w:tc>
        <w:tc>
          <w:tcPr>
            <w:tcW w:w="2127" w:type="dxa"/>
            <w:vMerge/>
          </w:tcPr>
          <w:p w14:paraId="1DD68D3D" w14:textId="77777777" w:rsidR="00924F82" w:rsidRPr="0064594D" w:rsidRDefault="00924F82" w:rsidP="00924F82">
            <w:pPr>
              <w:tabs>
                <w:tab w:val="left" w:pos="864"/>
              </w:tabs>
              <w:overflowPunct w:val="0"/>
              <w:autoSpaceDE w:val="0"/>
              <w:autoSpaceDN w:val="0"/>
              <w:adjustRightInd w:val="0"/>
              <w:jc w:val="left"/>
              <w:textAlignment w:val="baseline"/>
              <w:rPr>
                <w:rFonts w:eastAsia="Meiryo UI" w:cs="Arial"/>
                <w:szCs w:val="20"/>
              </w:rPr>
            </w:pPr>
          </w:p>
        </w:tc>
      </w:tr>
    </w:tbl>
    <w:p w14:paraId="676099D5" w14:textId="01F2D195" w:rsidR="00203649" w:rsidRDefault="00203649" w:rsidP="00032018">
      <w:pPr>
        <w:spacing w:after="120"/>
        <w:jc w:val="left"/>
      </w:pPr>
    </w:p>
    <w:p w14:paraId="53BDCEB3" w14:textId="335E95BD" w:rsidR="00920992" w:rsidRDefault="00920992" w:rsidP="00F27F4D">
      <w:pPr>
        <w:pStyle w:val="Heading2"/>
      </w:pPr>
      <w:bookmarkStart w:id="523" w:name="_Toc141541703"/>
      <w:bookmarkStart w:id="524" w:name="_Toc141896578"/>
      <w:bookmarkStart w:id="525" w:name="_Toc141896803"/>
      <w:bookmarkStart w:id="526" w:name="_Toc142063276"/>
      <w:bookmarkStart w:id="527" w:name="_Toc142064503"/>
      <w:bookmarkStart w:id="528" w:name="_Toc142665248"/>
      <w:bookmarkStart w:id="529" w:name="_Toc144543582"/>
      <w:bookmarkStart w:id="530" w:name="_Toc144543711"/>
      <w:bookmarkStart w:id="531" w:name="_Toc144543840"/>
      <w:bookmarkStart w:id="532" w:name="_Toc144821965"/>
      <w:bookmarkStart w:id="533" w:name="_Toc101341793"/>
      <w:bookmarkStart w:id="534" w:name="_Toc203384048"/>
      <w:bookmarkEnd w:id="523"/>
      <w:bookmarkEnd w:id="524"/>
      <w:bookmarkEnd w:id="525"/>
      <w:bookmarkEnd w:id="526"/>
      <w:bookmarkEnd w:id="527"/>
      <w:bookmarkEnd w:id="528"/>
      <w:bookmarkEnd w:id="529"/>
      <w:bookmarkEnd w:id="530"/>
      <w:bookmarkEnd w:id="531"/>
      <w:bookmarkEnd w:id="532"/>
      <w:bookmarkEnd w:id="533"/>
      <w:r w:rsidRPr="00D52988">
        <w:lastRenderedPageBreak/>
        <w:t>R_</w:t>
      </w:r>
      <w:r w:rsidR="000F4E6D">
        <w:t>ProtoConv</w:t>
      </w:r>
      <w:r w:rsidRPr="00D52988">
        <w:t>_</w:t>
      </w:r>
      <w:r>
        <w:t>Ethto</w:t>
      </w:r>
      <w:r w:rsidR="00377B0E">
        <w:t>X</w:t>
      </w:r>
      <w:bookmarkEnd w:id="534"/>
    </w:p>
    <w:p w14:paraId="50CF3A42" w14:textId="20592A7C" w:rsidR="00252E95" w:rsidRDefault="00B73AE8" w:rsidP="00E10491">
      <w:pPr>
        <w:pStyle w:val="Caption"/>
      </w:pPr>
      <w:r w:rsidRPr="00B73AE8">
        <w:rPr>
          <w:noProof/>
        </w:rPr>
        <w:drawing>
          <wp:inline distT="0" distB="0" distL="0" distR="0" wp14:anchorId="35808F67" wp14:editId="51CBBF00">
            <wp:extent cx="6376035" cy="3427730"/>
            <wp:effectExtent l="0" t="0" r="5715" b="1270"/>
            <wp:docPr id="84807338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76035" cy="3427730"/>
                    </a:xfrm>
                    <a:prstGeom prst="rect">
                      <a:avLst/>
                    </a:prstGeom>
                    <a:noFill/>
                    <a:ln>
                      <a:noFill/>
                    </a:ln>
                  </pic:spPr>
                </pic:pic>
              </a:graphicData>
            </a:graphic>
          </wp:inline>
        </w:drawing>
      </w:r>
    </w:p>
    <w:p w14:paraId="75A9E9B6" w14:textId="126BF2BB" w:rsidR="00440A63" w:rsidRDefault="00920992"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8</w:t>
      </w:r>
      <w:r w:rsidR="009D560C">
        <w:rPr>
          <w:noProof/>
        </w:rPr>
        <w:fldChar w:fldCharType="end"/>
      </w:r>
      <w:r w:rsidR="00F7520E">
        <w:rPr>
          <w:noProof/>
        </w:rPr>
        <w:t>:</w:t>
      </w:r>
      <w:r>
        <w:t xml:space="preserve"> Data Flow diagra</w:t>
      </w:r>
      <w:r w:rsidR="00B76C4C">
        <w:t>m (</w:t>
      </w:r>
      <w:r w:rsidRPr="005D7A09">
        <w:t>R_</w:t>
      </w:r>
      <w:r w:rsidR="000F4E6D">
        <w:t>ProtoConv</w:t>
      </w:r>
      <w:r w:rsidRPr="005D7A09">
        <w:t>_</w:t>
      </w:r>
      <w:r>
        <w:t>Ethto</w:t>
      </w:r>
      <w:r w:rsidR="00377B0E">
        <w:t>X</w:t>
      </w:r>
      <w:r w:rsidRPr="005D7A09">
        <w:t>)</w:t>
      </w:r>
    </w:p>
    <w:p w14:paraId="6E05E659" w14:textId="77777777" w:rsidR="008335B5" w:rsidRPr="008335B5" w:rsidRDefault="008335B5" w:rsidP="008335B5"/>
    <w:p w14:paraId="51D40C8A" w14:textId="7AD652E3" w:rsidR="001D2558" w:rsidRDefault="001D255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596B95">
        <w:noBreakHyphen/>
      </w:r>
      <w:r w:rsidR="009D560C">
        <w:fldChar w:fldCharType="begin"/>
      </w:r>
      <w:r w:rsidR="009D560C">
        <w:instrText xml:space="preserve"> SEQ Table \* ARABIC \s 1 </w:instrText>
      </w:r>
      <w:r w:rsidR="009D560C">
        <w:fldChar w:fldCharType="separate"/>
      </w:r>
      <w:r w:rsidR="009D560C">
        <w:rPr>
          <w:noProof/>
        </w:rPr>
        <w:t>9</w:t>
      </w:r>
      <w:r w:rsidR="009D560C">
        <w:rPr>
          <w:noProof/>
        </w:rPr>
        <w:fldChar w:fldCharType="end"/>
      </w:r>
      <w:r w:rsidR="00F7520E">
        <w:rPr>
          <w:noProof/>
        </w:rPr>
        <w:t>:</w:t>
      </w:r>
      <w:r>
        <w:t xml:space="preserve"> </w:t>
      </w:r>
      <w:r w:rsidRPr="001D2558">
        <w:t>R_</w:t>
      </w:r>
      <w:r w:rsidR="000F4E6D">
        <w:t>ProtoConv</w:t>
      </w:r>
      <w:r w:rsidRPr="001D2558">
        <w:t>_Ethto</w:t>
      </w:r>
      <w:r w:rsidR="00377B0E">
        <w:t>X</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842"/>
        <w:gridCol w:w="567"/>
        <w:gridCol w:w="5103"/>
        <w:gridCol w:w="2127"/>
      </w:tblGrid>
      <w:tr w:rsidR="00920992" w:rsidRPr="00F05069" w14:paraId="58D6DCD5" w14:textId="77777777" w:rsidTr="00F7520E">
        <w:trPr>
          <w:jc w:val="center"/>
        </w:trPr>
        <w:tc>
          <w:tcPr>
            <w:tcW w:w="2263" w:type="dxa"/>
            <w:gridSpan w:val="2"/>
            <w:shd w:val="clear" w:color="auto" w:fill="D9D9D9"/>
          </w:tcPr>
          <w:p w14:paraId="49A184ED" w14:textId="77777777" w:rsidR="00920992" w:rsidRPr="003E31F8" w:rsidRDefault="00920992" w:rsidP="00032018">
            <w:pPr>
              <w:tabs>
                <w:tab w:val="left" w:pos="864"/>
              </w:tabs>
              <w:overflowPunct w:val="0"/>
              <w:autoSpaceDE w:val="0"/>
              <w:autoSpaceDN w:val="0"/>
              <w:adjustRightInd w:val="0"/>
              <w:jc w:val="left"/>
              <w:textAlignment w:val="baseline"/>
              <w:rPr>
                <w:rStyle w:val="Strong"/>
                <w:rFonts w:cs="Arial"/>
                <w:b w:val="0"/>
                <w:bCs w:val="0"/>
                <w:szCs w:val="20"/>
              </w:rPr>
            </w:pPr>
            <w:r w:rsidRPr="003E31F8">
              <w:rPr>
                <w:rStyle w:val="Strong"/>
              </w:rPr>
              <w:t>API Function</w:t>
            </w:r>
          </w:p>
        </w:tc>
        <w:tc>
          <w:tcPr>
            <w:tcW w:w="5670" w:type="dxa"/>
            <w:gridSpan w:val="2"/>
            <w:shd w:val="clear" w:color="auto" w:fill="D9D9D9"/>
          </w:tcPr>
          <w:p w14:paraId="54754280" w14:textId="77777777" w:rsidR="00920992" w:rsidRPr="003E31F8" w:rsidRDefault="00920992" w:rsidP="00032018">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2127" w:type="dxa"/>
            <w:shd w:val="clear" w:color="auto" w:fill="D9D9D9"/>
          </w:tcPr>
          <w:p w14:paraId="31851080" w14:textId="77777777" w:rsidR="00920992" w:rsidRPr="003E31F8" w:rsidRDefault="00920992" w:rsidP="00032018">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CF4731" w:rsidRPr="00F05069" w14:paraId="227F4D01" w14:textId="77777777" w:rsidTr="00F7520E">
        <w:trPr>
          <w:trHeight w:val="155"/>
          <w:jc w:val="center"/>
        </w:trPr>
        <w:tc>
          <w:tcPr>
            <w:tcW w:w="421" w:type="dxa"/>
            <w:vMerge w:val="restart"/>
          </w:tcPr>
          <w:p w14:paraId="45E2CB85" w14:textId="77777777" w:rsidR="00CF4731" w:rsidRPr="00A50036" w:rsidRDefault="00CF4731" w:rsidP="00032018">
            <w:pPr>
              <w:pStyle w:val="a1"/>
              <w:spacing w:before="0" w:after="0"/>
              <w:jc w:val="center"/>
              <w:rPr>
                <w:lang w:eastAsia="ja-JP"/>
              </w:rPr>
            </w:pPr>
            <w:r>
              <w:rPr>
                <w:rFonts w:hint="eastAsia"/>
                <w:lang w:eastAsia="ja-JP"/>
              </w:rPr>
              <w:t>1</w:t>
            </w:r>
          </w:p>
        </w:tc>
        <w:tc>
          <w:tcPr>
            <w:tcW w:w="1842" w:type="dxa"/>
            <w:vMerge w:val="restart"/>
          </w:tcPr>
          <w:p w14:paraId="28A675A0" w14:textId="0E770018" w:rsidR="00CF4731" w:rsidRPr="003E31F8" w:rsidRDefault="00CF4731" w:rsidP="00032018">
            <w:pPr>
              <w:pStyle w:val="a1"/>
              <w:spacing w:before="0" w:after="0"/>
              <w:jc w:val="left"/>
            </w:pPr>
            <w:r w:rsidRPr="003E31F8">
              <w:t>R_</w:t>
            </w:r>
            <w:r w:rsidR="000F4E6D">
              <w:t>ProtoConv</w:t>
            </w:r>
            <w:r w:rsidRPr="003E31F8">
              <w:t>_</w:t>
            </w:r>
            <w:r>
              <w:t>Ethto</w:t>
            </w:r>
            <w:r w:rsidR="00377B0E">
              <w:t>X</w:t>
            </w:r>
          </w:p>
        </w:tc>
        <w:tc>
          <w:tcPr>
            <w:tcW w:w="567" w:type="dxa"/>
          </w:tcPr>
          <w:p w14:paraId="14FB3978" w14:textId="77777777" w:rsidR="00CF4731" w:rsidRPr="003E31F8" w:rsidRDefault="00CF4731" w:rsidP="00032018">
            <w:pPr>
              <w:pStyle w:val="a1"/>
              <w:spacing w:before="0" w:after="0"/>
              <w:jc w:val="center"/>
            </w:pPr>
            <w:r w:rsidRPr="003E31F8">
              <w:t>1</w:t>
            </w:r>
          </w:p>
        </w:tc>
        <w:tc>
          <w:tcPr>
            <w:tcW w:w="5103" w:type="dxa"/>
          </w:tcPr>
          <w:p w14:paraId="04D868DE" w14:textId="4EFBFFBC" w:rsidR="00CF4731" w:rsidRPr="003E31F8" w:rsidRDefault="00B35ACD" w:rsidP="00032018">
            <w:pPr>
              <w:pStyle w:val="a1"/>
              <w:spacing w:before="0" w:after="0"/>
              <w:jc w:val="left"/>
            </w:pPr>
            <w:r>
              <w:t xml:space="preserve">The User Application specifies </w:t>
            </w:r>
            <w:r w:rsidR="00CF4731" w:rsidRPr="003E31F8">
              <w:t>the following data and call API.</w:t>
            </w:r>
          </w:p>
          <w:p w14:paraId="7D3BCFEE" w14:textId="31F812D9" w:rsidR="00CF4731" w:rsidRPr="003E31F8" w:rsidRDefault="00CF4731" w:rsidP="00032018">
            <w:pPr>
              <w:pStyle w:val="a1"/>
              <w:spacing w:before="0" w:after="0"/>
              <w:jc w:val="left"/>
            </w:pPr>
            <w:r w:rsidRPr="003E31F8">
              <w:t xml:space="preserve">- Pointer to the </w:t>
            </w:r>
            <w:r>
              <w:t>Ethernet frame structure</w:t>
            </w:r>
            <w:r w:rsidRPr="003E31F8">
              <w:t>.</w:t>
            </w:r>
          </w:p>
        </w:tc>
        <w:tc>
          <w:tcPr>
            <w:tcW w:w="2127" w:type="dxa"/>
            <w:vMerge w:val="restart"/>
          </w:tcPr>
          <w:p w14:paraId="7AA4E201" w14:textId="77777777" w:rsidR="00CF4731" w:rsidRPr="00A50036" w:rsidRDefault="00CF4731" w:rsidP="00032018">
            <w:pPr>
              <w:pStyle w:val="a1"/>
              <w:spacing w:before="0" w:after="0"/>
              <w:jc w:val="left"/>
            </w:pPr>
            <w:r>
              <w:t>API Layer</w:t>
            </w:r>
          </w:p>
        </w:tc>
      </w:tr>
      <w:tr w:rsidR="00CF4731" w:rsidRPr="00F05069" w14:paraId="20571C81" w14:textId="77777777" w:rsidTr="00F7520E">
        <w:trPr>
          <w:trHeight w:val="155"/>
          <w:jc w:val="center"/>
        </w:trPr>
        <w:tc>
          <w:tcPr>
            <w:tcW w:w="421" w:type="dxa"/>
            <w:vMerge/>
          </w:tcPr>
          <w:p w14:paraId="55B64348" w14:textId="77777777" w:rsidR="00CF4731" w:rsidRPr="00F05069" w:rsidRDefault="00CF4731"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4C400855" w14:textId="77777777" w:rsidR="00CF4731" w:rsidRPr="003E31F8" w:rsidRDefault="00CF4731" w:rsidP="00032018">
            <w:pPr>
              <w:pStyle w:val="a1"/>
              <w:spacing w:before="0" w:after="0"/>
              <w:jc w:val="left"/>
            </w:pPr>
          </w:p>
        </w:tc>
        <w:tc>
          <w:tcPr>
            <w:tcW w:w="567" w:type="dxa"/>
          </w:tcPr>
          <w:p w14:paraId="4F8C834A" w14:textId="29DEEF7E" w:rsidR="00CF4731" w:rsidRPr="003E31F8" w:rsidRDefault="00CF4731" w:rsidP="00032018">
            <w:pPr>
              <w:pStyle w:val="a1"/>
              <w:spacing w:before="0" w:after="0"/>
              <w:jc w:val="center"/>
            </w:pPr>
            <w:r>
              <w:t>2</w:t>
            </w:r>
          </w:p>
        </w:tc>
        <w:tc>
          <w:tcPr>
            <w:tcW w:w="5103" w:type="dxa"/>
          </w:tcPr>
          <w:p w14:paraId="5C9582A0" w14:textId="50431C8C" w:rsidR="00CF4731" w:rsidRPr="003E31F8" w:rsidRDefault="00CF4731" w:rsidP="00032018">
            <w:pPr>
              <w:pStyle w:val="a1"/>
              <w:spacing w:before="0" w:after="0"/>
              <w:jc w:val="left"/>
            </w:pPr>
            <w:r w:rsidRPr="003E31F8">
              <w:t>After the API “R_</w:t>
            </w:r>
            <w:r w:rsidR="00377B0E">
              <w:t>ProtoConv</w:t>
            </w:r>
            <w:r w:rsidR="00377B0E" w:rsidRPr="003E31F8">
              <w:t>_</w:t>
            </w:r>
            <w:r w:rsidR="00377B0E">
              <w:t>EthtoX</w:t>
            </w:r>
            <w:r w:rsidRPr="003E31F8">
              <w:t>” processes, it returns the following to the User Application.</w:t>
            </w:r>
          </w:p>
          <w:p w14:paraId="6EC11EAC" w14:textId="61D088F7" w:rsidR="00D4238F" w:rsidRPr="003E31F8" w:rsidRDefault="00CF4731" w:rsidP="00032018">
            <w:pPr>
              <w:pStyle w:val="a1"/>
              <w:spacing w:before="0" w:after="0"/>
              <w:jc w:val="left"/>
            </w:pPr>
            <w:r w:rsidRPr="003E31F8">
              <w:t xml:space="preserve">- Result as </w:t>
            </w:r>
            <w:r w:rsidR="001C7FEA" w:rsidRPr="00663C6C">
              <w:t>Std_ReturnType</w:t>
            </w:r>
            <w:r w:rsidR="001C7FEA">
              <w:rPr>
                <w:lang w:val="en-US"/>
              </w:rPr>
              <w:t xml:space="preserve"> (</w:t>
            </w:r>
            <w:r w:rsidR="001C7FEA" w:rsidRPr="00663C6C">
              <w:rPr>
                <w:lang w:val="en-US"/>
              </w:rPr>
              <w:t>normally be used with value E_OK or E_NOT_OK</w:t>
            </w:r>
            <w:r w:rsidR="001C7FEA">
              <w:rPr>
                <w:lang w:val="en-US"/>
              </w:rPr>
              <w:t>)</w:t>
            </w:r>
            <w:r w:rsidR="00BD1C15">
              <w:t xml:space="preserve"> and </w:t>
            </w:r>
            <w:r w:rsidR="00D4238F" w:rsidRPr="00D4238F">
              <w:t>packet transmission result</w:t>
            </w:r>
          </w:p>
        </w:tc>
        <w:tc>
          <w:tcPr>
            <w:tcW w:w="2127" w:type="dxa"/>
            <w:vMerge/>
          </w:tcPr>
          <w:p w14:paraId="01C29191" w14:textId="77777777" w:rsidR="00CF4731" w:rsidRPr="0064594D" w:rsidRDefault="00CF4731"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F05069" w14:paraId="4EB2D57F" w14:textId="77777777" w:rsidTr="00F7520E">
        <w:trPr>
          <w:trHeight w:val="155"/>
          <w:jc w:val="center"/>
        </w:trPr>
        <w:tc>
          <w:tcPr>
            <w:tcW w:w="421" w:type="dxa"/>
            <w:vMerge w:val="restart"/>
          </w:tcPr>
          <w:p w14:paraId="48ED3684" w14:textId="29E96001" w:rsidR="007353BA" w:rsidRPr="00F05069" w:rsidRDefault="008335B5"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2</w:t>
            </w:r>
          </w:p>
        </w:tc>
        <w:tc>
          <w:tcPr>
            <w:tcW w:w="1842" w:type="dxa"/>
            <w:vMerge w:val="restart"/>
          </w:tcPr>
          <w:p w14:paraId="4F513287" w14:textId="6A4533BE" w:rsidR="007353BA" w:rsidRPr="003E31F8" w:rsidRDefault="00377B0E" w:rsidP="00032018">
            <w:pPr>
              <w:pStyle w:val="a1"/>
              <w:spacing w:before="0" w:after="0"/>
              <w:jc w:val="left"/>
            </w:pPr>
            <w:r>
              <w:t>ProtoConv</w:t>
            </w:r>
            <w:r w:rsidRPr="003E31F8">
              <w:t>_</w:t>
            </w:r>
            <w:r>
              <w:t>EthtoX</w:t>
            </w:r>
          </w:p>
        </w:tc>
        <w:tc>
          <w:tcPr>
            <w:tcW w:w="567" w:type="dxa"/>
          </w:tcPr>
          <w:p w14:paraId="790C574E" w14:textId="77777777" w:rsidR="007353BA" w:rsidRPr="003E31F8" w:rsidRDefault="007353BA" w:rsidP="00032018">
            <w:pPr>
              <w:pStyle w:val="a1"/>
              <w:spacing w:before="0" w:after="0"/>
              <w:jc w:val="center"/>
              <w:rPr>
                <w:lang w:eastAsia="ja-JP"/>
              </w:rPr>
            </w:pPr>
            <w:r>
              <w:rPr>
                <w:rFonts w:hint="eastAsia"/>
                <w:lang w:eastAsia="ja-JP"/>
              </w:rPr>
              <w:t>1</w:t>
            </w:r>
          </w:p>
        </w:tc>
        <w:tc>
          <w:tcPr>
            <w:tcW w:w="5103" w:type="dxa"/>
          </w:tcPr>
          <w:p w14:paraId="697E4B9C" w14:textId="45E796FF" w:rsidR="007353BA" w:rsidRDefault="007353BA" w:rsidP="00032018">
            <w:pPr>
              <w:pStyle w:val="a1"/>
              <w:spacing w:before="0" w:after="0"/>
              <w:jc w:val="left"/>
            </w:pPr>
            <w:r>
              <w:rPr>
                <w:lang w:eastAsia="ja-JP"/>
              </w:rPr>
              <w:t>“</w:t>
            </w:r>
            <w:r w:rsidR="008335B5" w:rsidRPr="003E31F8">
              <w:t xml:space="preserve"> R_</w:t>
            </w:r>
            <w:r w:rsidR="008335B5">
              <w:t>ProtoConv</w:t>
            </w:r>
            <w:r w:rsidR="008335B5" w:rsidRPr="003E31F8">
              <w:t>_</w:t>
            </w:r>
            <w:r w:rsidR="008335B5">
              <w:t>EthtoX</w:t>
            </w:r>
            <w:r>
              <w:t>” specifies the following data and calls function.</w:t>
            </w:r>
          </w:p>
          <w:p w14:paraId="6E04C5F7" w14:textId="77777777" w:rsidR="007353BA" w:rsidRDefault="007353BA" w:rsidP="00032018">
            <w:pPr>
              <w:pStyle w:val="a1"/>
              <w:spacing w:before="0" w:after="0"/>
              <w:jc w:val="left"/>
            </w:pPr>
            <w:r>
              <w:t xml:space="preserve">- </w:t>
            </w:r>
            <w:r w:rsidRPr="00AD77AB">
              <w:t xml:space="preserve">Pointer to the </w:t>
            </w:r>
            <w:r>
              <w:t>Ethernet</w:t>
            </w:r>
            <w:r w:rsidRPr="00AD77AB">
              <w:t xml:space="preserve"> frame structure</w:t>
            </w:r>
            <w:r>
              <w:t>.</w:t>
            </w:r>
          </w:p>
          <w:p w14:paraId="2D279EAD" w14:textId="40EAE72C" w:rsidR="000B16BF" w:rsidRPr="003E31F8" w:rsidRDefault="000B16BF" w:rsidP="00032018">
            <w:pPr>
              <w:pStyle w:val="a1"/>
              <w:spacing w:before="0" w:after="0"/>
              <w:jc w:val="left"/>
            </w:pPr>
            <w:r>
              <w:t>- Pointer to the Buffer Information structure.</w:t>
            </w:r>
          </w:p>
        </w:tc>
        <w:tc>
          <w:tcPr>
            <w:tcW w:w="2127" w:type="dxa"/>
            <w:vMerge w:val="restart"/>
          </w:tcPr>
          <w:p w14:paraId="63FF281D" w14:textId="693981BC"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Ethernet to </w:t>
            </w:r>
            <w:r w:rsidR="0046020F">
              <w:rPr>
                <w:rFonts w:eastAsia="Meiryo UI" w:cs="Arial"/>
                <w:szCs w:val="20"/>
              </w:rPr>
              <w:t>CAN</w:t>
            </w:r>
            <w:r w:rsidR="000B16BF">
              <w:rPr>
                <w:rFonts w:eastAsia="Meiryo UI" w:cs="Arial"/>
                <w:szCs w:val="20"/>
              </w:rPr>
              <w:t>/LIN/Port</w:t>
            </w:r>
            <w:r w:rsidR="0046020F">
              <w:rPr>
                <w:rFonts w:eastAsia="Meiryo UI" w:cs="Arial"/>
                <w:szCs w:val="20"/>
              </w:rPr>
              <w:t xml:space="preserve"> </w:t>
            </w:r>
            <w:r w:rsidR="0046020F" w:rsidRPr="005D7A09">
              <w:rPr>
                <w:rFonts w:eastAsia="Meiryo UI" w:cs="Arial"/>
                <w:szCs w:val="20"/>
              </w:rPr>
              <w:t>Conversion</w:t>
            </w:r>
            <w:r w:rsidRPr="005D7A09">
              <w:rPr>
                <w:rFonts w:eastAsia="Meiryo UI" w:cs="Arial"/>
                <w:szCs w:val="20"/>
              </w:rPr>
              <w:t xml:space="preserve"> Function</w:t>
            </w:r>
          </w:p>
        </w:tc>
      </w:tr>
      <w:tr w:rsidR="007353BA" w:rsidRPr="00F05069" w14:paraId="4E79C751" w14:textId="77777777" w:rsidTr="00F7520E">
        <w:trPr>
          <w:trHeight w:val="155"/>
          <w:jc w:val="center"/>
        </w:trPr>
        <w:tc>
          <w:tcPr>
            <w:tcW w:w="421" w:type="dxa"/>
            <w:vMerge/>
          </w:tcPr>
          <w:p w14:paraId="3DB557BB" w14:textId="77777777" w:rsidR="007353BA"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70F37EAB" w14:textId="77777777" w:rsidR="007353BA" w:rsidRPr="00AD77AB" w:rsidRDefault="007353BA" w:rsidP="00032018">
            <w:pPr>
              <w:pStyle w:val="a1"/>
              <w:spacing w:before="0" w:after="0"/>
              <w:jc w:val="left"/>
            </w:pPr>
          </w:p>
        </w:tc>
        <w:tc>
          <w:tcPr>
            <w:tcW w:w="567" w:type="dxa"/>
          </w:tcPr>
          <w:p w14:paraId="484F48E0" w14:textId="77777777" w:rsidR="007353BA" w:rsidRDefault="007353BA" w:rsidP="00032018">
            <w:pPr>
              <w:pStyle w:val="a1"/>
              <w:spacing w:before="0" w:after="0"/>
              <w:jc w:val="center"/>
              <w:rPr>
                <w:lang w:eastAsia="ja-JP"/>
              </w:rPr>
            </w:pPr>
            <w:r>
              <w:rPr>
                <w:rFonts w:hint="eastAsia"/>
                <w:lang w:eastAsia="ja-JP"/>
              </w:rPr>
              <w:t>2</w:t>
            </w:r>
          </w:p>
        </w:tc>
        <w:tc>
          <w:tcPr>
            <w:tcW w:w="5103" w:type="dxa"/>
          </w:tcPr>
          <w:p w14:paraId="24ABA2CD" w14:textId="5F5A6346" w:rsidR="007353BA" w:rsidRPr="00D32897" w:rsidRDefault="007353BA" w:rsidP="00032018">
            <w:pPr>
              <w:pStyle w:val="a1"/>
              <w:spacing w:before="0" w:after="0"/>
              <w:jc w:val="left"/>
              <w:rPr>
                <w:lang w:eastAsia="ja-JP"/>
              </w:rPr>
            </w:pPr>
            <w:r>
              <w:rPr>
                <w:rFonts w:hint="eastAsia"/>
                <w:lang w:eastAsia="ja-JP"/>
              </w:rPr>
              <w:t>S</w:t>
            </w:r>
            <w:r>
              <w:rPr>
                <w:lang w:eastAsia="ja-JP"/>
              </w:rPr>
              <w:t>tore Ethernet frame to Ethernet Rx Buffer.</w:t>
            </w:r>
          </w:p>
        </w:tc>
        <w:tc>
          <w:tcPr>
            <w:tcW w:w="2127" w:type="dxa"/>
            <w:vMerge/>
          </w:tcPr>
          <w:p w14:paraId="67915BC0" w14:textId="77777777" w:rsidR="007353BA"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F05069" w14:paraId="64C277F6" w14:textId="77777777" w:rsidTr="00F7520E">
        <w:trPr>
          <w:trHeight w:val="155"/>
          <w:jc w:val="center"/>
        </w:trPr>
        <w:tc>
          <w:tcPr>
            <w:tcW w:w="421" w:type="dxa"/>
            <w:vMerge/>
          </w:tcPr>
          <w:p w14:paraId="30E03DDA" w14:textId="77777777" w:rsidR="007353BA"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25B19C5A" w14:textId="77777777" w:rsidR="007353BA" w:rsidRPr="00AD77AB" w:rsidRDefault="007353BA" w:rsidP="00032018">
            <w:pPr>
              <w:pStyle w:val="a1"/>
              <w:spacing w:before="0" w:after="0"/>
              <w:jc w:val="left"/>
            </w:pPr>
          </w:p>
        </w:tc>
        <w:tc>
          <w:tcPr>
            <w:tcW w:w="567" w:type="dxa"/>
          </w:tcPr>
          <w:p w14:paraId="29C7FF77" w14:textId="77777777" w:rsidR="007353BA" w:rsidRDefault="007353BA" w:rsidP="00032018">
            <w:pPr>
              <w:pStyle w:val="a1"/>
              <w:spacing w:before="0" w:after="0"/>
              <w:jc w:val="center"/>
              <w:rPr>
                <w:lang w:eastAsia="ja-JP"/>
              </w:rPr>
            </w:pPr>
            <w:r>
              <w:rPr>
                <w:rFonts w:hint="eastAsia"/>
                <w:lang w:eastAsia="ja-JP"/>
              </w:rPr>
              <w:t>3</w:t>
            </w:r>
          </w:p>
        </w:tc>
        <w:tc>
          <w:tcPr>
            <w:tcW w:w="5103" w:type="dxa"/>
          </w:tcPr>
          <w:p w14:paraId="78A038BE" w14:textId="6D3A6773" w:rsidR="007353BA" w:rsidRPr="00D32897" w:rsidRDefault="007353BA" w:rsidP="00032018">
            <w:pPr>
              <w:pStyle w:val="a1"/>
              <w:spacing w:before="0" w:after="0"/>
              <w:jc w:val="left"/>
              <w:rPr>
                <w:lang w:eastAsia="ja-JP"/>
              </w:rPr>
            </w:pPr>
            <w:r>
              <w:rPr>
                <w:lang w:eastAsia="ja-JP"/>
              </w:rPr>
              <w:t>Read</w:t>
            </w:r>
            <w:r w:rsidRPr="009B5EF6">
              <w:rPr>
                <w:lang w:eastAsia="ja-JP"/>
              </w:rPr>
              <w:t xml:space="preserve"> </w:t>
            </w:r>
            <w:r w:rsidR="00FD10BD">
              <w:rPr>
                <w:lang w:eastAsia="ja-JP"/>
              </w:rPr>
              <w:t>CAN</w:t>
            </w:r>
            <w:r w:rsidR="00377B0E">
              <w:rPr>
                <w:lang w:eastAsia="ja-JP"/>
              </w:rPr>
              <w:t>/LIN/Parallel Port</w:t>
            </w:r>
            <w:r w:rsidR="00EF0C5F">
              <w:rPr>
                <w:lang w:eastAsia="ja-JP"/>
              </w:rPr>
              <w:t xml:space="preserve"> frame</w:t>
            </w:r>
            <w:r w:rsidRPr="009B5EF6">
              <w:rPr>
                <w:lang w:eastAsia="ja-JP"/>
              </w:rPr>
              <w:t xml:space="preserve"> </w:t>
            </w:r>
            <w:r>
              <w:rPr>
                <w:lang w:eastAsia="ja-JP"/>
              </w:rPr>
              <w:t>from</w:t>
            </w:r>
            <w:r w:rsidRPr="009B5EF6">
              <w:rPr>
                <w:lang w:eastAsia="ja-JP"/>
              </w:rPr>
              <w:t xml:space="preserve"> </w:t>
            </w:r>
            <w:r>
              <w:rPr>
                <w:lang w:eastAsia="ja-JP"/>
              </w:rPr>
              <w:t>Ethernet</w:t>
            </w:r>
            <w:r w:rsidRPr="009B5EF6">
              <w:rPr>
                <w:lang w:eastAsia="ja-JP"/>
              </w:rPr>
              <w:t xml:space="preserve"> </w:t>
            </w:r>
            <w:r>
              <w:rPr>
                <w:lang w:eastAsia="ja-JP"/>
              </w:rPr>
              <w:t xml:space="preserve">frame in Ethernet </w:t>
            </w:r>
            <w:r w:rsidRPr="009B5EF6">
              <w:rPr>
                <w:lang w:eastAsia="ja-JP"/>
              </w:rPr>
              <w:t>Rx Buffer</w:t>
            </w:r>
            <w:r>
              <w:rPr>
                <w:lang w:eastAsia="ja-JP"/>
              </w:rPr>
              <w:t xml:space="preserve"> and get results.</w:t>
            </w:r>
          </w:p>
        </w:tc>
        <w:tc>
          <w:tcPr>
            <w:tcW w:w="2127" w:type="dxa"/>
            <w:vMerge/>
          </w:tcPr>
          <w:p w14:paraId="35ADB9ED" w14:textId="77777777" w:rsidR="007353BA"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F05069" w14:paraId="1BB82A15" w14:textId="77777777" w:rsidTr="00F7520E">
        <w:trPr>
          <w:trHeight w:val="155"/>
          <w:jc w:val="center"/>
        </w:trPr>
        <w:tc>
          <w:tcPr>
            <w:tcW w:w="421" w:type="dxa"/>
            <w:vMerge/>
          </w:tcPr>
          <w:p w14:paraId="1381016B" w14:textId="77777777" w:rsidR="007353BA"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572032AC" w14:textId="77777777" w:rsidR="007353BA" w:rsidRPr="00AD77AB" w:rsidRDefault="007353BA" w:rsidP="00032018">
            <w:pPr>
              <w:pStyle w:val="a1"/>
              <w:spacing w:before="0" w:after="0"/>
              <w:jc w:val="left"/>
            </w:pPr>
          </w:p>
        </w:tc>
        <w:tc>
          <w:tcPr>
            <w:tcW w:w="567" w:type="dxa"/>
          </w:tcPr>
          <w:p w14:paraId="0944D14C" w14:textId="77777777" w:rsidR="007353BA" w:rsidRDefault="007353BA" w:rsidP="00032018">
            <w:pPr>
              <w:pStyle w:val="a1"/>
              <w:spacing w:before="0" w:after="0"/>
              <w:jc w:val="center"/>
              <w:rPr>
                <w:lang w:eastAsia="ja-JP"/>
              </w:rPr>
            </w:pPr>
            <w:r>
              <w:rPr>
                <w:rFonts w:hint="eastAsia"/>
                <w:lang w:eastAsia="ja-JP"/>
              </w:rPr>
              <w:t>4</w:t>
            </w:r>
          </w:p>
        </w:tc>
        <w:tc>
          <w:tcPr>
            <w:tcW w:w="5103" w:type="dxa"/>
          </w:tcPr>
          <w:p w14:paraId="7EE4B379" w14:textId="77777777" w:rsidR="00377B0E" w:rsidRDefault="00377B0E" w:rsidP="00032018">
            <w:pPr>
              <w:pStyle w:val="a1"/>
              <w:spacing w:before="0" w:after="0"/>
              <w:jc w:val="left"/>
              <w:rPr>
                <w:lang w:eastAsia="ja-JP"/>
              </w:rPr>
            </w:pPr>
            <w:r>
              <w:rPr>
                <w:lang w:eastAsia="ja-JP"/>
              </w:rPr>
              <w:t>For CAN/LIN, s</w:t>
            </w:r>
            <w:r w:rsidR="007353BA">
              <w:rPr>
                <w:lang w:eastAsia="ja-JP"/>
              </w:rPr>
              <w:t xml:space="preserve">earch Ethernet to </w:t>
            </w:r>
            <w:r w:rsidR="007353BA" w:rsidRPr="003212FB">
              <w:rPr>
                <w:lang w:eastAsia="ja-JP"/>
              </w:rPr>
              <w:t>C</w:t>
            </w:r>
            <w:r w:rsidR="007353BA">
              <w:rPr>
                <w:lang w:eastAsia="ja-JP"/>
              </w:rPr>
              <w:t>AN</w:t>
            </w:r>
            <w:r>
              <w:rPr>
                <w:lang w:eastAsia="ja-JP"/>
              </w:rPr>
              <w:t>/LIN</w:t>
            </w:r>
            <w:r w:rsidR="007353BA" w:rsidRPr="003212FB">
              <w:rPr>
                <w:lang w:eastAsia="ja-JP"/>
              </w:rPr>
              <w:t xml:space="preserve"> </w:t>
            </w:r>
            <w:r w:rsidR="007353BA">
              <w:rPr>
                <w:lang w:eastAsia="ja-JP"/>
              </w:rPr>
              <w:t>Routing Table and get results.</w:t>
            </w:r>
          </w:p>
          <w:p w14:paraId="301DF7CC" w14:textId="74BECB98" w:rsidR="008335B5" w:rsidRDefault="008335B5" w:rsidP="00032018">
            <w:pPr>
              <w:pStyle w:val="a1"/>
              <w:spacing w:before="0" w:after="0"/>
              <w:jc w:val="left"/>
              <w:rPr>
                <w:lang w:eastAsia="ja-JP"/>
              </w:rPr>
            </w:pPr>
            <w:r>
              <w:rPr>
                <w:lang w:eastAsia="ja-JP"/>
              </w:rPr>
              <w:t>For Port, use the fixed value in configuration.</w:t>
            </w:r>
          </w:p>
        </w:tc>
        <w:tc>
          <w:tcPr>
            <w:tcW w:w="2127" w:type="dxa"/>
            <w:vMerge/>
          </w:tcPr>
          <w:p w14:paraId="08B826E1" w14:textId="77777777" w:rsidR="007353BA"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BD1C15" w14:paraId="1E5A93B4" w14:textId="77777777" w:rsidTr="00F7520E">
        <w:trPr>
          <w:trHeight w:val="155"/>
          <w:jc w:val="center"/>
        </w:trPr>
        <w:tc>
          <w:tcPr>
            <w:tcW w:w="421" w:type="dxa"/>
            <w:vMerge/>
          </w:tcPr>
          <w:p w14:paraId="03331EC8" w14:textId="77777777"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5B308624" w14:textId="77777777" w:rsidR="007353BA" w:rsidRPr="003E31F8" w:rsidRDefault="007353BA" w:rsidP="00032018">
            <w:pPr>
              <w:pStyle w:val="a1"/>
              <w:spacing w:before="0" w:after="0"/>
              <w:jc w:val="left"/>
            </w:pPr>
          </w:p>
        </w:tc>
        <w:tc>
          <w:tcPr>
            <w:tcW w:w="567" w:type="dxa"/>
          </w:tcPr>
          <w:p w14:paraId="6F9708B7" w14:textId="77777777" w:rsidR="007353BA" w:rsidRPr="003E31F8" w:rsidRDefault="007353BA" w:rsidP="00032018">
            <w:pPr>
              <w:pStyle w:val="a1"/>
              <w:spacing w:before="0" w:after="0"/>
              <w:jc w:val="center"/>
              <w:rPr>
                <w:lang w:eastAsia="ja-JP"/>
              </w:rPr>
            </w:pPr>
            <w:r>
              <w:rPr>
                <w:rFonts w:hint="eastAsia"/>
                <w:lang w:eastAsia="ja-JP"/>
              </w:rPr>
              <w:t>5</w:t>
            </w:r>
          </w:p>
        </w:tc>
        <w:tc>
          <w:tcPr>
            <w:tcW w:w="5103" w:type="dxa"/>
          </w:tcPr>
          <w:p w14:paraId="10364C12" w14:textId="1767487B" w:rsidR="007353BA" w:rsidRDefault="007353BA" w:rsidP="00032018">
            <w:pPr>
              <w:pStyle w:val="a1"/>
              <w:spacing w:before="0" w:after="0"/>
              <w:jc w:val="left"/>
            </w:pPr>
            <w:r>
              <w:t>After the Function “</w:t>
            </w:r>
            <w:r w:rsidR="000F4E6D">
              <w:t>ProtoConv</w:t>
            </w:r>
            <w:r>
              <w:t>_Ethto</w:t>
            </w:r>
            <w:r w:rsidR="00377B0E">
              <w:t>X</w:t>
            </w:r>
            <w:r>
              <w:t>” processes, it returns the following to the upper sub-component that calls this sub-component's interfaces.</w:t>
            </w:r>
          </w:p>
          <w:p w14:paraId="0E10FE1F" w14:textId="70545E16" w:rsidR="007353BA" w:rsidRPr="003E31F8" w:rsidRDefault="007353BA" w:rsidP="00032018">
            <w:pPr>
              <w:pStyle w:val="a1"/>
              <w:spacing w:before="0" w:after="0"/>
              <w:jc w:val="left"/>
            </w:pPr>
            <w:r>
              <w:t xml:space="preserve">- Result as </w:t>
            </w:r>
            <w:r w:rsidR="001C7FEA" w:rsidRPr="00663C6C">
              <w:t>Std_ReturnType</w:t>
            </w:r>
            <w:r w:rsidR="001C7FEA">
              <w:rPr>
                <w:lang w:val="en-US"/>
              </w:rPr>
              <w:t xml:space="preserve"> (</w:t>
            </w:r>
            <w:r w:rsidR="001C7FEA" w:rsidRPr="00663C6C">
              <w:rPr>
                <w:lang w:val="en-US"/>
              </w:rPr>
              <w:t>normally be used with value E_OK or E_NOT_OK</w:t>
            </w:r>
            <w:r w:rsidR="001C7FEA">
              <w:rPr>
                <w:lang w:val="en-US"/>
              </w:rPr>
              <w:t xml:space="preserve">) </w:t>
            </w:r>
            <w:r>
              <w:t xml:space="preserve">and </w:t>
            </w:r>
            <w:r w:rsidRPr="00D4238F">
              <w:t>packet transmission result</w:t>
            </w:r>
          </w:p>
        </w:tc>
        <w:tc>
          <w:tcPr>
            <w:tcW w:w="2127" w:type="dxa"/>
            <w:vMerge/>
          </w:tcPr>
          <w:p w14:paraId="3CF1ABDA" w14:textId="77777777"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7353BA" w:rsidRPr="00BD1C15" w14:paraId="58A4C195" w14:textId="77777777" w:rsidTr="00F7520E">
        <w:trPr>
          <w:trHeight w:val="155"/>
          <w:jc w:val="center"/>
        </w:trPr>
        <w:tc>
          <w:tcPr>
            <w:tcW w:w="421" w:type="dxa"/>
            <w:vMerge/>
          </w:tcPr>
          <w:p w14:paraId="55C4643C" w14:textId="77777777" w:rsidR="007353BA" w:rsidRPr="00F05069" w:rsidRDefault="007353BA"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6A463C0B" w14:textId="77777777" w:rsidR="007353BA" w:rsidRPr="003E31F8" w:rsidRDefault="007353BA" w:rsidP="00032018">
            <w:pPr>
              <w:pStyle w:val="a1"/>
              <w:spacing w:before="0" w:after="0"/>
              <w:jc w:val="left"/>
            </w:pPr>
          </w:p>
        </w:tc>
        <w:tc>
          <w:tcPr>
            <w:tcW w:w="567" w:type="dxa"/>
          </w:tcPr>
          <w:p w14:paraId="237A6191" w14:textId="337F8AAE" w:rsidR="007353BA" w:rsidRDefault="007353BA" w:rsidP="00032018">
            <w:pPr>
              <w:pStyle w:val="a1"/>
              <w:spacing w:before="0" w:after="0"/>
              <w:jc w:val="center"/>
              <w:rPr>
                <w:lang w:eastAsia="ja-JP"/>
              </w:rPr>
            </w:pPr>
            <w:r>
              <w:rPr>
                <w:rFonts w:hint="eastAsia"/>
                <w:lang w:eastAsia="ja-JP"/>
              </w:rPr>
              <w:t>6</w:t>
            </w:r>
          </w:p>
        </w:tc>
        <w:tc>
          <w:tcPr>
            <w:tcW w:w="5103" w:type="dxa"/>
          </w:tcPr>
          <w:p w14:paraId="28FDBCE9" w14:textId="1103BE37" w:rsidR="007353BA" w:rsidRDefault="00E811F7" w:rsidP="00032018">
            <w:pPr>
              <w:pStyle w:val="a1"/>
              <w:spacing w:before="0" w:after="0"/>
              <w:jc w:val="left"/>
            </w:pPr>
            <w:r>
              <w:rPr>
                <w:lang w:eastAsia="ja-JP"/>
              </w:rPr>
              <w:t xml:space="preserve">Search Ethernet to </w:t>
            </w:r>
            <w:r w:rsidRPr="003212FB">
              <w:rPr>
                <w:lang w:eastAsia="ja-JP"/>
              </w:rPr>
              <w:t>C</w:t>
            </w:r>
            <w:r>
              <w:rPr>
                <w:lang w:eastAsia="ja-JP"/>
              </w:rPr>
              <w:t>AN</w:t>
            </w:r>
            <w:r w:rsidR="008335B5">
              <w:rPr>
                <w:lang w:eastAsia="ja-JP"/>
              </w:rPr>
              <w:t>/LIN/Port</w:t>
            </w:r>
            <w:r w:rsidRPr="003212FB">
              <w:rPr>
                <w:lang w:eastAsia="ja-JP"/>
              </w:rPr>
              <w:t xml:space="preserve"> </w:t>
            </w:r>
            <w:r>
              <w:rPr>
                <w:lang w:eastAsia="ja-JP"/>
              </w:rPr>
              <w:t>Filtering Table and get results.</w:t>
            </w:r>
          </w:p>
        </w:tc>
        <w:tc>
          <w:tcPr>
            <w:tcW w:w="2127" w:type="dxa"/>
            <w:vMerge/>
          </w:tcPr>
          <w:p w14:paraId="29450A31" w14:textId="77777777" w:rsidR="007353BA" w:rsidRPr="0064594D" w:rsidRDefault="007353BA" w:rsidP="00032018">
            <w:pPr>
              <w:tabs>
                <w:tab w:val="left" w:pos="864"/>
              </w:tabs>
              <w:overflowPunct w:val="0"/>
              <w:autoSpaceDE w:val="0"/>
              <w:autoSpaceDN w:val="0"/>
              <w:adjustRightInd w:val="0"/>
              <w:jc w:val="left"/>
              <w:textAlignment w:val="baseline"/>
              <w:rPr>
                <w:rFonts w:eastAsia="Meiryo UI" w:cs="Arial"/>
                <w:szCs w:val="20"/>
              </w:rPr>
            </w:pPr>
          </w:p>
        </w:tc>
      </w:tr>
      <w:tr w:rsidR="00440A63" w:rsidRPr="00F05069" w14:paraId="4C235230" w14:textId="77777777" w:rsidTr="00F7520E">
        <w:trPr>
          <w:trHeight w:val="155"/>
          <w:jc w:val="center"/>
        </w:trPr>
        <w:tc>
          <w:tcPr>
            <w:tcW w:w="421" w:type="dxa"/>
            <w:vMerge w:val="restart"/>
          </w:tcPr>
          <w:p w14:paraId="13E11B23" w14:textId="77777777" w:rsidR="00440A63" w:rsidRPr="00F05069" w:rsidRDefault="00440A63"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842" w:type="dxa"/>
            <w:vMerge w:val="restart"/>
          </w:tcPr>
          <w:p w14:paraId="3DDAD0C7" w14:textId="28BEF96E" w:rsidR="00440A63" w:rsidRPr="003E31F8" w:rsidRDefault="000F4E6D" w:rsidP="00032018">
            <w:pPr>
              <w:pStyle w:val="a1"/>
              <w:spacing w:before="0" w:after="0"/>
              <w:jc w:val="left"/>
            </w:pPr>
            <w:r>
              <w:t>ProtoConv</w:t>
            </w:r>
            <w:r w:rsidR="00440A63" w:rsidRPr="003E31F8">
              <w:t>_</w:t>
            </w:r>
            <w:r w:rsidR="00440A63">
              <w:t>CanTransmit</w:t>
            </w:r>
            <w:r w:rsidR="00377B0E">
              <w:t>TS</w:t>
            </w:r>
            <w:r w:rsidR="00440A63" w:rsidRPr="005B2CA3">
              <w:t>UserDef</w:t>
            </w:r>
          </w:p>
        </w:tc>
        <w:tc>
          <w:tcPr>
            <w:tcW w:w="567" w:type="dxa"/>
          </w:tcPr>
          <w:p w14:paraId="0E882B94" w14:textId="77777777" w:rsidR="00440A63" w:rsidRPr="003E31F8" w:rsidRDefault="00440A63" w:rsidP="00032018">
            <w:pPr>
              <w:pStyle w:val="a1"/>
              <w:spacing w:before="0" w:after="0"/>
              <w:jc w:val="center"/>
              <w:rPr>
                <w:lang w:eastAsia="ja-JP"/>
              </w:rPr>
            </w:pPr>
            <w:r>
              <w:rPr>
                <w:rFonts w:hint="eastAsia"/>
                <w:lang w:eastAsia="ja-JP"/>
              </w:rPr>
              <w:t>1</w:t>
            </w:r>
          </w:p>
        </w:tc>
        <w:tc>
          <w:tcPr>
            <w:tcW w:w="5103" w:type="dxa"/>
          </w:tcPr>
          <w:p w14:paraId="18FC729B" w14:textId="53BE0145" w:rsidR="00440A63" w:rsidRDefault="00440A63" w:rsidP="00032018">
            <w:pPr>
              <w:pStyle w:val="a1"/>
              <w:spacing w:before="0" w:after="0"/>
              <w:jc w:val="left"/>
            </w:pPr>
            <w:r>
              <w:rPr>
                <w:lang w:eastAsia="ja-JP"/>
              </w:rPr>
              <w:t>“</w:t>
            </w:r>
            <w:r w:rsidR="000F4E6D">
              <w:rPr>
                <w:lang w:eastAsia="ja-JP"/>
              </w:rPr>
              <w:t>ProtoConv</w:t>
            </w:r>
            <w:r>
              <w:rPr>
                <w:lang w:eastAsia="ja-JP"/>
              </w:rPr>
              <w:t>_Ethto</w:t>
            </w:r>
            <w:r w:rsidR="00377B0E">
              <w:rPr>
                <w:lang w:eastAsia="ja-JP"/>
              </w:rPr>
              <w:t>X</w:t>
            </w:r>
            <w:r>
              <w:rPr>
                <w:lang w:eastAsia="ja-JP"/>
              </w:rPr>
              <w:t>”</w:t>
            </w:r>
            <w:r>
              <w:t xml:space="preserve"> specifies the following data and calls function.</w:t>
            </w:r>
          </w:p>
          <w:p w14:paraId="3F531A4E" w14:textId="391092A5" w:rsidR="00440A63" w:rsidRDefault="00440A63" w:rsidP="001B5F69">
            <w:pPr>
              <w:pStyle w:val="a1"/>
              <w:spacing w:before="0" w:after="0"/>
              <w:jc w:val="left"/>
              <w:rPr>
                <w:lang w:eastAsia="ja-JP"/>
              </w:rPr>
            </w:pPr>
            <w:r>
              <w:t>- Pointer to CAN frame stored in Ethernet Rx Buffer</w:t>
            </w:r>
          </w:p>
          <w:p w14:paraId="5A2527E8" w14:textId="1825F290" w:rsidR="00440A63" w:rsidRDefault="00440A63" w:rsidP="00032018">
            <w:pPr>
              <w:pStyle w:val="a1"/>
              <w:spacing w:before="0" w:after="0"/>
              <w:jc w:val="left"/>
              <w:rPr>
                <w:lang w:eastAsia="ja-JP"/>
              </w:rPr>
            </w:pPr>
            <w:r>
              <w:rPr>
                <w:rFonts w:hint="eastAsia"/>
                <w:lang w:eastAsia="ja-JP"/>
              </w:rPr>
              <w:t>-</w:t>
            </w:r>
            <w:r>
              <w:rPr>
                <w:lang w:eastAsia="ja-JP"/>
              </w:rPr>
              <w:t xml:space="preserve"> CAN frame size (DLC)</w:t>
            </w:r>
          </w:p>
          <w:p w14:paraId="4B91A9C8" w14:textId="77777777" w:rsidR="001B5F69" w:rsidRDefault="00440A63" w:rsidP="001B5F69">
            <w:pPr>
              <w:pStyle w:val="a1"/>
              <w:spacing w:before="0" w:after="0"/>
              <w:jc w:val="left"/>
            </w:pPr>
            <w:r>
              <w:rPr>
                <w:rFonts w:hint="eastAsia"/>
                <w:lang w:eastAsia="ja-JP"/>
              </w:rPr>
              <w:lastRenderedPageBreak/>
              <w:t>-</w:t>
            </w:r>
            <w:r>
              <w:rPr>
                <w:lang w:eastAsia="ja-JP"/>
              </w:rPr>
              <w:t xml:space="preserve"> CAN ID</w:t>
            </w:r>
          </w:p>
          <w:p w14:paraId="26B77E68" w14:textId="2E1D674C" w:rsidR="00440A63" w:rsidRDefault="001B5F69" w:rsidP="00032018">
            <w:pPr>
              <w:pStyle w:val="a1"/>
              <w:spacing w:before="0" w:after="0"/>
              <w:jc w:val="left"/>
              <w:rPr>
                <w:lang w:eastAsia="ja-JP"/>
              </w:rPr>
            </w:pPr>
            <w:r>
              <w:rPr>
                <w:rFonts w:hint="eastAsia"/>
                <w:lang w:eastAsia="ja-JP"/>
              </w:rPr>
              <w:t>-</w:t>
            </w:r>
            <w:r>
              <w:rPr>
                <w:lang w:eastAsia="ja-JP"/>
              </w:rPr>
              <w:t xml:space="preserve"> Destination Bus ID</w:t>
            </w:r>
          </w:p>
          <w:p w14:paraId="3A509DB5" w14:textId="77777777" w:rsidR="001B5F69" w:rsidRDefault="001B5F69" w:rsidP="00032018">
            <w:pPr>
              <w:pStyle w:val="a1"/>
              <w:spacing w:before="0" w:after="0"/>
              <w:jc w:val="left"/>
              <w:rPr>
                <w:lang w:eastAsia="ja-JP"/>
              </w:rPr>
            </w:pPr>
            <w:r>
              <w:rPr>
                <w:lang w:eastAsia="ja-JP"/>
              </w:rPr>
              <w:t>- Pointer to TimeStamp</w:t>
            </w:r>
          </w:p>
          <w:p w14:paraId="5E78D628" w14:textId="7D146393" w:rsidR="006125FA" w:rsidRPr="003E31F8" w:rsidRDefault="006125FA" w:rsidP="00032018">
            <w:pPr>
              <w:pStyle w:val="a1"/>
              <w:spacing w:before="0" w:after="0"/>
              <w:jc w:val="left"/>
              <w:rPr>
                <w:lang w:eastAsia="ja-JP"/>
              </w:rPr>
            </w:pPr>
            <w:r>
              <w:rPr>
                <w:lang w:eastAsia="ja-JP"/>
              </w:rPr>
              <w:t>- Additional Information</w:t>
            </w:r>
          </w:p>
        </w:tc>
        <w:tc>
          <w:tcPr>
            <w:tcW w:w="2127" w:type="dxa"/>
            <w:vMerge w:val="restart"/>
          </w:tcPr>
          <w:p w14:paraId="5CBCA56E" w14:textId="2E1A3407" w:rsidR="00440A63" w:rsidRPr="0064594D" w:rsidRDefault="00440A63"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lastRenderedPageBreak/>
              <w:t>Interface Function</w:t>
            </w:r>
          </w:p>
        </w:tc>
      </w:tr>
      <w:tr w:rsidR="00440A63" w:rsidRPr="00F05069" w14:paraId="404D6A10" w14:textId="77777777" w:rsidTr="00F7520E">
        <w:trPr>
          <w:trHeight w:val="155"/>
          <w:jc w:val="center"/>
        </w:trPr>
        <w:tc>
          <w:tcPr>
            <w:tcW w:w="421" w:type="dxa"/>
            <w:vMerge/>
          </w:tcPr>
          <w:p w14:paraId="0214E47E" w14:textId="77777777" w:rsidR="00440A63" w:rsidRPr="00F05069" w:rsidRDefault="00440A63" w:rsidP="00032018">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768E5C35" w14:textId="77777777" w:rsidR="00440A63" w:rsidRPr="003E31F8" w:rsidRDefault="00440A63" w:rsidP="00032018">
            <w:pPr>
              <w:pStyle w:val="a1"/>
              <w:spacing w:before="0" w:after="0"/>
              <w:jc w:val="left"/>
            </w:pPr>
          </w:p>
        </w:tc>
        <w:tc>
          <w:tcPr>
            <w:tcW w:w="567" w:type="dxa"/>
          </w:tcPr>
          <w:p w14:paraId="4E74646D" w14:textId="77777777" w:rsidR="00440A63" w:rsidRPr="003E31F8" w:rsidRDefault="00440A63" w:rsidP="00032018">
            <w:pPr>
              <w:pStyle w:val="a1"/>
              <w:spacing w:before="0" w:after="0"/>
              <w:jc w:val="center"/>
              <w:rPr>
                <w:lang w:eastAsia="ja-JP"/>
              </w:rPr>
            </w:pPr>
            <w:r>
              <w:rPr>
                <w:rFonts w:hint="eastAsia"/>
                <w:lang w:eastAsia="ja-JP"/>
              </w:rPr>
              <w:t>2</w:t>
            </w:r>
          </w:p>
        </w:tc>
        <w:tc>
          <w:tcPr>
            <w:tcW w:w="5103" w:type="dxa"/>
          </w:tcPr>
          <w:p w14:paraId="623D8E39" w14:textId="433CFC58" w:rsidR="00440A63" w:rsidRDefault="00440A63" w:rsidP="00032018">
            <w:pPr>
              <w:pStyle w:val="a1"/>
              <w:spacing w:before="0" w:after="0"/>
              <w:jc w:val="left"/>
            </w:pPr>
            <w:r>
              <w:t>After the Function “</w:t>
            </w:r>
            <w:r w:rsidR="000F4E6D">
              <w:t>ProtoConv</w:t>
            </w:r>
            <w:r>
              <w:t>_CanTransmit</w:t>
            </w:r>
            <w:r w:rsidR="001B5F69">
              <w:t>TS</w:t>
            </w:r>
            <w:r>
              <w:t>UserDef” processes, it returns the following to the upper sub-component that calls this sub-component's interfaces.</w:t>
            </w:r>
          </w:p>
          <w:p w14:paraId="6E861EBC" w14:textId="77777777" w:rsidR="00440A63" w:rsidRPr="003E31F8" w:rsidRDefault="00440A63" w:rsidP="00032018">
            <w:pPr>
              <w:pStyle w:val="a1"/>
              <w:spacing w:before="0" w:after="0"/>
              <w:jc w:val="left"/>
              <w:rPr>
                <w:lang w:eastAsia="ja-JP"/>
              </w:rPr>
            </w:pPr>
            <w:r>
              <w:t>- Result as error code</w:t>
            </w:r>
          </w:p>
        </w:tc>
        <w:tc>
          <w:tcPr>
            <w:tcW w:w="2127" w:type="dxa"/>
            <w:vMerge/>
          </w:tcPr>
          <w:p w14:paraId="2A560012" w14:textId="77777777" w:rsidR="00440A63" w:rsidRPr="0064594D" w:rsidRDefault="00440A63" w:rsidP="00032018">
            <w:pPr>
              <w:tabs>
                <w:tab w:val="left" w:pos="864"/>
              </w:tabs>
              <w:overflowPunct w:val="0"/>
              <w:autoSpaceDE w:val="0"/>
              <w:autoSpaceDN w:val="0"/>
              <w:adjustRightInd w:val="0"/>
              <w:jc w:val="left"/>
              <w:textAlignment w:val="baseline"/>
              <w:rPr>
                <w:rFonts w:eastAsia="Meiryo UI" w:cs="Arial"/>
                <w:szCs w:val="20"/>
              </w:rPr>
            </w:pPr>
          </w:p>
        </w:tc>
      </w:tr>
      <w:tr w:rsidR="001B5F69" w:rsidRPr="0064594D" w14:paraId="28FBE237" w14:textId="77777777" w:rsidTr="00F7520E">
        <w:trPr>
          <w:trHeight w:val="155"/>
          <w:jc w:val="center"/>
        </w:trPr>
        <w:tc>
          <w:tcPr>
            <w:tcW w:w="421" w:type="dxa"/>
            <w:vMerge w:val="restart"/>
          </w:tcPr>
          <w:p w14:paraId="5BBDE63E" w14:textId="481C73B3" w:rsidR="001B5F69" w:rsidRDefault="006125FA" w:rsidP="001B5F69">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4</w:t>
            </w:r>
          </w:p>
        </w:tc>
        <w:tc>
          <w:tcPr>
            <w:tcW w:w="1842" w:type="dxa"/>
            <w:vMerge w:val="restart"/>
          </w:tcPr>
          <w:p w14:paraId="1F36BA9B" w14:textId="268D8ED7" w:rsidR="001B5F69" w:rsidRDefault="001B5F69" w:rsidP="001B5F69">
            <w:pPr>
              <w:pStyle w:val="a1"/>
              <w:spacing w:before="0" w:after="0"/>
              <w:jc w:val="left"/>
            </w:pPr>
            <w:r>
              <w:t>ProtoConv</w:t>
            </w:r>
            <w:r w:rsidRPr="003E31F8">
              <w:t>_</w:t>
            </w:r>
            <w:r>
              <w:t>CanTransmit</w:t>
            </w:r>
            <w:r w:rsidRPr="005B2CA3">
              <w:t>UserDef</w:t>
            </w:r>
          </w:p>
        </w:tc>
        <w:tc>
          <w:tcPr>
            <w:tcW w:w="567" w:type="dxa"/>
          </w:tcPr>
          <w:p w14:paraId="11A19D3C" w14:textId="6E1307FA" w:rsidR="001B5F69" w:rsidRDefault="001B5F69" w:rsidP="001B5F69">
            <w:pPr>
              <w:pStyle w:val="a1"/>
              <w:spacing w:before="0" w:after="0"/>
              <w:jc w:val="center"/>
              <w:rPr>
                <w:lang w:eastAsia="ja-JP"/>
              </w:rPr>
            </w:pPr>
            <w:r>
              <w:rPr>
                <w:rFonts w:hint="eastAsia"/>
                <w:lang w:eastAsia="ja-JP"/>
              </w:rPr>
              <w:t>1</w:t>
            </w:r>
          </w:p>
        </w:tc>
        <w:tc>
          <w:tcPr>
            <w:tcW w:w="5103" w:type="dxa"/>
          </w:tcPr>
          <w:p w14:paraId="6B25EC37" w14:textId="77777777" w:rsidR="001B5F69" w:rsidRDefault="001B5F69" w:rsidP="001B5F69">
            <w:pPr>
              <w:pStyle w:val="a1"/>
              <w:spacing w:before="0" w:after="0"/>
              <w:jc w:val="left"/>
            </w:pPr>
            <w:r>
              <w:rPr>
                <w:lang w:eastAsia="ja-JP"/>
              </w:rPr>
              <w:t>“ProtoConv_EthtoX”</w:t>
            </w:r>
            <w:r>
              <w:t xml:space="preserve"> specifies the following data and calls function.</w:t>
            </w:r>
          </w:p>
          <w:p w14:paraId="4C9A337A" w14:textId="3FFD6643" w:rsidR="001B5F69" w:rsidRDefault="001B5F69" w:rsidP="001B5F69">
            <w:pPr>
              <w:pStyle w:val="a1"/>
              <w:spacing w:before="0" w:after="0"/>
              <w:jc w:val="left"/>
              <w:rPr>
                <w:lang w:eastAsia="ja-JP"/>
              </w:rPr>
            </w:pPr>
            <w:r>
              <w:t>- Pointer to CAN frame stored in Ethernet Rx Buffer</w:t>
            </w:r>
          </w:p>
          <w:p w14:paraId="52B5AA95" w14:textId="77777777" w:rsidR="001B5F69" w:rsidRDefault="001B5F69" w:rsidP="001B5F69">
            <w:pPr>
              <w:pStyle w:val="a1"/>
              <w:spacing w:before="0" w:after="0"/>
              <w:jc w:val="left"/>
              <w:rPr>
                <w:lang w:eastAsia="ja-JP"/>
              </w:rPr>
            </w:pPr>
            <w:r>
              <w:rPr>
                <w:rFonts w:hint="eastAsia"/>
                <w:lang w:eastAsia="ja-JP"/>
              </w:rPr>
              <w:t>-</w:t>
            </w:r>
            <w:r>
              <w:rPr>
                <w:lang w:eastAsia="ja-JP"/>
              </w:rPr>
              <w:t xml:space="preserve"> CAN frame size (DLC)</w:t>
            </w:r>
          </w:p>
          <w:p w14:paraId="7748F7CC" w14:textId="77777777" w:rsidR="001B5F69" w:rsidRDefault="001B5F69" w:rsidP="001B5F69">
            <w:pPr>
              <w:pStyle w:val="a1"/>
              <w:spacing w:before="0" w:after="0"/>
              <w:jc w:val="left"/>
            </w:pPr>
            <w:r>
              <w:rPr>
                <w:rFonts w:hint="eastAsia"/>
                <w:lang w:eastAsia="ja-JP"/>
              </w:rPr>
              <w:t>-</w:t>
            </w:r>
            <w:r>
              <w:rPr>
                <w:lang w:eastAsia="ja-JP"/>
              </w:rPr>
              <w:t xml:space="preserve"> CAN ID</w:t>
            </w:r>
          </w:p>
          <w:p w14:paraId="745BB301" w14:textId="77777777" w:rsidR="006125FA" w:rsidRDefault="001B5F69" w:rsidP="006125FA">
            <w:pPr>
              <w:pStyle w:val="a1"/>
              <w:spacing w:before="0" w:after="0"/>
              <w:jc w:val="left"/>
              <w:rPr>
                <w:lang w:eastAsia="ja-JP"/>
              </w:rPr>
            </w:pPr>
            <w:r>
              <w:rPr>
                <w:rFonts w:hint="eastAsia"/>
                <w:lang w:eastAsia="ja-JP"/>
              </w:rPr>
              <w:t>-</w:t>
            </w:r>
            <w:r>
              <w:rPr>
                <w:lang w:eastAsia="ja-JP"/>
              </w:rPr>
              <w:t xml:space="preserve"> Destination Bus ID</w:t>
            </w:r>
          </w:p>
          <w:p w14:paraId="0019C0DF" w14:textId="7CEF2C23" w:rsidR="001B5F69" w:rsidRDefault="006125FA" w:rsidP="006125FA">
            <w:pPr>
              <w:pStyle w:val="a1"/>
              <w:spacing w:before="0" w:after="0"/>
              <w:jc w:val="left"/>
              <w:rPr>
                <w:lang w:eastAsia="ja-JP"/>
              </w:rPr>
            </w:pPr>
            <w:r>
              <w:rPr>
                <w:lang w:eastAsia="ja-JP"/>
              </w:rPr>
              <w:t>- Additional Information</w:t>
            </w:r>
          </w:p>
        </w:tc>
        <w:tc>
          <w:tcPr>
            <w:tcW w:w="2127" w:type="dxa"/>
            <w:vMerge/>
          </w:tcPr>
          <w:p w14:paraId="7708D5B8" w14:textId="77777777" w:rsidR="001B5F69" w:rsidRPr="0064594D" w:rsidRDefault="001B5F69" w:rsidP="001B5F69">
            <w:pPr>
              <w:tabs>
                <w:tab w:val="left" w:pos="864"/>
              </w:tabs>
              <w:overflowPunct w:val="0"/>
              <w:autoSpaceDE w:val="0"/>
              <w:autoSpaceDN w:val="0"/>
              <w:adjustRightInd w:val="0"/>
              <w:ind w:firstLineChars="50" w:firstLine="100"/>
              <w:jc w:val="left"/>
              <w:textAlignment w:val="baseline"/>
              <w:rPr>
                <w:rFonts w:eastAsia="Meiryo UI" w:cs="Arial"/>
                <w:szCs w:val="20"/>
              </w:rPr>
            </w:pPr>
          </w:p>
        </w:tc>
      </w:tr>
      <w:tr w:rsidR="001B5F69" w:rsidRPr="0064594D" w14:paraId="07D0C3B4" w14:textId="77777777" w:rsidTr="00F7520E">
        <w:trPr>
          <w:trHeight w:val="155"/>
          <w:jc w:val="center"/>
        </w:trPr>
        <w:tc>
          <w:tcPr>
            <w:tcW w:w="421" w:type="dxa"/>
            <w:vMerge/>
          </w:tcPr>
          <w:p w14:paraId="10C2CC8A" w14:textId="77777777" w:rsidR="001B5F69" w:rsidRDefault="001B5F69" w:rsidP="001B5F69">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1C2D7EF6" w14:textId="77777777" w:rsidR="001B5F69" w:rsidRDefault="001B5F69" w:rsidP="001B5F69">
            <w:pPr>
              <w:pStyle w:val="a1"/>
              <w:spacing w:before="0" w:after="0"/>
              <w:jc w:val="left"/>
            </w:pPr>
          </w:p>
        </w:tc>
        <w:tc>
          <w:tcPr>
            <w:tcW w:w="567" w:type="dxa"/>
          </w:tcPr>
          <w:p w14:paraId="186C5905" w14:textId="77568540" w:rsidR="001B5F69" w:rsidRDefault="001B5F69" w:rsidP="001B5F69">
            <w:pPr>
              <w:pStyle w:val="a1"/>
              <w:spacing w:before="0" w:after="0"/>
              <w:jc w:val="center"/>
              <w:rPr>
                <w:lang w:eastAsia="ja-JP"/>
              </w:rPr>
            </w:pPr>
            <w:r>
              <w:rPr>
                <w:rFonts w:hint="eastAsia"/>
                <w:lang w:eastAsia="ja-JP"/>
              </w:rPr>
              <w:t>2</w:t>
            </w:r>
          </w:p>
        </w:tc>
        <w:tc>
          <w:tcPr>
            <w:tcW w:w="5103" w:type="dxa"/>
          </w:tcPr>
          <w:p w14:paraId="4D42E42E" w14:textId="40B77101" w:rsidR="001B5F69" w:rsidRDefault="001B5F69" w:rsidP="001B5F69">
            <w:pPr>
              <w:pStyle w:val="a1"/>
              <w:spacing w:before="0" w:after="0"/>
              <w:jc w:val="left"/>
            </w:pPr>
            <w:r>
              <w:t>After the Function “ProtoConv_CanTransmitUserDef” processes, it returns the following to the upper sub-component that calls this sub-component's interfaces.</w:t>
            </w:r>
          </w:p>
          <w:p w14:paraId="0F9FCA65" w14:textId="1A38A356" w:rsidR="001B5F69" w:rsidRDefault="001B5F69" w:rsidP="001B5F69">
            <w:pPr>
              <w:pStyle w:val="a1"/>
              <w:spacing w:before="0" w:after="0"/>
              <w:jc w:val="left"/>
              <w:rPr>
                <w:lang w:eastAsia="ja-JP"/>
              </w:rPr>
            </w:pPr>
            <w:r>
              <w:t>- Result as error code</w:t>
            </w:r>
          </w:p>
        </w:tc>
        <w:tc>
          <w:tcPr>
            <w:tcW w:w="2127" w:type="dxa"/>
            <w:vMerge/>
          </w:tcPr>
          <w:p w14:paraId="0024334D" w14:textId="77777777" w:rsidR="001B5F69" w:rsidRPr="0064594D" w:rsidRDefault="001B5F69" w:rsidP="001B5F69">
            <w:pPr>
              <w:tabs>
                <w:tab w:val="left" w:pos="864"/>
              </w:tabs>
              <w:overflowPunct w:val="0"/>
              <w:autoSpaceDE w:val="0"/>
              <w:autoSpaceDN w:val="0"/>
              <w:adjustRightInd w:val="0"/>
              <w:ind w:firstLineChars="50" w:firstLine="100"/>
              <w:jc w:val="left"/>
              <w:textAlignment w:val="baseline"/>
              <w:rPr>
                <w:rFonts w:eastAsia="Meiryo UI" w:cs="Arial"/>
                <w:szCs w:val="20"/>
              </w:rPr>
            </w:pPr>
          </w:p>
        </w:tc>
      </w:tr>
      <w:tr w:rsidR="00440A63" w:rsidRPr="0064594D" w14:paraId="0879E937" w14:textId="77777777" w:rsidTr="00F7520E">
        <w:trPr>
          <w:trHeight w:val="155"/>
          <w:jc w:val="center"/>
        </w:trPr>
        <w:tc>
          <w:tcPr>
            <w:tcW w:w="421" w:type="dxa"/>
            <w:vMerge w:val="restart"/>
          </w:tcPr>
          <w:p w14:paraId="6EF933F8" w14:textId="4B08FE8A" w:rsidR="00440A63" w:rsidRPr="00F05069" w:rsidRDefault="006125FA"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5</w:t>
            </w:r>
          </w:p>
        </w:tc>
        <w:tc>
          <w:tcPr>
            <w:tcW w:w="1842" w:type="dxa"/>
            <w:vMerge w:val="restart"/>
          </w:tcPr>
          <w:p w14:paraId="694BACF3" w14:textId="12AF9B0C" w:rsidR="00440A63" w:rsidRPr="003E31F8" w:rsidRDefault="000F4E6D" w:rsidP="00032018">
            <w:pPr>
              <w:pStyle w:val="a1"/>
              <w:spacing w:before="0" w:after="0"/>
              <w:jc w:val="left"/>
            </w:pPr>
            <w:r>
              <w:t>ProtoConv</w:t>
            </w:r>
            <w:r w:rsidR="00440A63" w:rsidRPr="003E31F8">
              <w:t>_</w:t>
            </w:r>
            <w:r w:rsidR="00440A63">
              <w:t>CanNotify</w:t>
            </w:r>
            <w:r w:rsidR="001B5F69">
              <w:t>TS</w:t>
            </w:r>
            <w:r w:rsidR="00440A63" w:rsidRPr="005B2CA3">
              <w:t>UserDef</w:t>
            </w:r>
          </w:p>
        </w:tc>
        <w:tc>
          <w:tcPr>
            <w:tcW w:w="567" w:type="dxa"/>
          </w:tcPr>
          <w:p w14:paraId="1736C9DC" w14:textId="77777777" w:rsidR="00440A63" w:rsidRPr="003E31F8" w:rsidRDefault="00440A63" w:rsidP="00032018">
            <w:pPr>
              <w:pStyle w:val="a1"/>
              <w:spacing w:before="0" w:after="0"/>
              <w:jc w:val="center"/>
              <w:rPr>
                <w:lang w:eastAsia="ja-JP"/>
              </w:rPr>
            </w:pPr>
            <w:r>
              <w:rPr>
                <w:rFonts w:hint="eastAsia"/>
                <w:lang w:eastAsia="ja-JP"/>
              </w:rPr>
              <w:t>1</w:t>
            </w:r>
          </w:p>
        </w:tc>
        <w:tc>
          <w:tcPr>
            <w:tcW w:w="5103" w:type="dxa"/>
          </w:tcPr>
          <w:p w14:paraId="2BEABFC2" w14:textId="06E62A5C" w:rsidR="00440A63" w:rsidRDefault="00440A63" w:rsidP="00032018">
            <w:pPr>
              <w:pStyle w:val="a1"/>
              <w:spacing w:before="0" w:after="0"/>
              <w:jc w:val="left"/>
            </w:pPr>
            <w:r>
              <w:rPr>
                <w:lang w:eastAsia="ja-JP"/>
              </w:rPr>
              <w:t>“</w:t>
            </w:r>
            <w:r w:rsidR="000F4E6D">
              <w:rPr>
                <w:lang w:eastAsia="ja-JP"/>
              </w:rPr>
              <w:t>ProtoConv</w:t>
            </w:r>
            <w:r>
              <w:rPr>
                <w:lang w:eastAsia="ja-JP"/>
              </w:rPr>
              <w:t>_Ethto</w:t>
            </w:r>
            <w:r w:rsidR="001B5F69">
              <w:rPr>
                <w:lang w:eastAsia="ja-JP"/>
              </w:rPr>
              <w:t>X</w:t>
            </w:r>
            <w:r>
              <w:rPr>
                <w:lang w:eastAsia="ja-JP"/>
              </w:rPr>
              <w:t>”</w:t>
            </w:r>
            <w:r>
              <w:t xml:space="preserve"> specifies the following data and calls function.</w:t>
            </w:r>
          </w:p>
          <w:p w14:paraId="67CB5036" w14:textId="77777777" w:rsidR="00440A63" w:rsidRDefault="00440A63" w:rsidP="00032018">
            <w:pPr>
              <w:pStyle w:val="a1"/>
              <w:spacing w:before="0" w:after="0"/>
              <w:jc w:val="left"/>
            </w:pPr>
            <w:r>
              <w:t>- Pointer to CAN frame stored in Ethernet Rx Buffer</w:t>
            </w:r>
          </w:p>
          <w:p w14:paraId="0673D2B2" w14:textId="2CC967A8" w:rsidR="00440A63" w:rsidRDefault="00440A63" w:rsidP="00032018">
            <w:pPr>
              <w:pStyle w:val="a1"/>
              <w:spacing w:before="0" w:after="0"/>
              <w:jc w:val="left"/>
              <w:rPr>
                <w:lang w:eastAsia="ja-JP"/>
              </w:rPr>
            </w:pPr>
            <w:r>
              <w:rPr>
                <w:rFonts w:hint="eastAsia"/>
                <w:lang w:eastAsia="ja-JP"/>
              </w:rPr>
              <w:t>-</w:t>
            </w:r>
            <w:r>
              <w:rPr>
                <w:lang w:eastAsia="ja-JP"/>
              </w:rPr>
              <w:t xml:space="preserve"> CAN frame size (DLC)</w:t>
            </w:r>
          </w:p>
          <w:p w14:paraId="4BD69B15" w14:textId="77777777" w:rsidR="001B5F69" w:rsidRDefault="00440A63" w:rsidP="001B5F69">
            <w:pPr>
              <w:pStyle w:val="a1"/>
              <w:spacing w:before="0" w:after="0"/>
              <w:jc w:val="left"/>
            </w:pPr>
            <w:r>
              <w:rPr>
                <w:rFonts w:hint="eastAsia"/>
                <w:lang w:eastAsia="ja-JP"/>
              </w:rPr>
              <w:t>-</w:t>
            </w:r>
            <w:r>
              <w:rPr>
                <w:lang w:eastAsia="ja-JP"/>
              </w:rPr>
              <w:t xml:space="preserve"> CAN ID</w:t>
            </w:r>
          </w:p>
          <w:p w14:paraId="03EE91D6" w14:textId="683B848A" w:rsidR="001B5F69" w:rsidRDefault="001B5F69" w:rsidP="001B5F69">
            <w:pPr>
              <w:pStyle w:val="a1"/>
              <w:spacing w:before="0" w:after="0"/>
              <w:jc w:val="left"/>
              <w:rPr>
                <w:lang w:eastAsia="ja-JP"/>
              </w:rPr>
            </w:pPr>
            <w:r>
              <w:rPr>
                <w:rFonts w:hint="eastAsia"/>
                <w:lang w:eastAsia="ja-JP"/>
              </w:rPr>
              <w:t>-</w:t>
            </w:r>
            <w:r>
              <w:rPr>
                <w:lang w:eastAsia="ja-JP"/>
              </w:rPr>
              <w:t xml:space="preserve"> Source Bus ID</w:t>
            </w:r>
          </w:p>
          <w:p w14:paraId="24669F21" w14:textId="5BC6627D" w:rsidR="001B5F69" w:rsidRPr="003E31F8" w:rsidRDefault="001B5F69" w:rsidP="001B5F69">
            <w:pPr>
              <w:pStyle w:val="a1"/>
              <w:spacing w:before="0" w:after="0"/>
              <w:jc w:val="left"/>
              <w:rPr>
                <w:lang w:eastAsia="ja-JP"/>
              </w:rPr>
            </w:pPr>
            <w:r>
              <w:rPr>
                <w:lang w:eastAsia="ja-JP"/>
              </w:rPr>
              <w:t>- Pointer to TimeStamp</w:t>
            </w:r>
          </w:p>
        </w:tc>
        <w:tc>
          <w:tcPr>
            <w:tcW w:w="2127" w:type="dxa"/>
            <w:vMerge/>
          </w:tcPr>
          <w:p w14:paraId="0FF36BC4" w14:textId="446B181C" w:rsidR="00440A63" w:rsidRPr="0064594D" w:rsidRDefault="00440A63" w:rsidP="00032018">
            <w:pPr>
              <w:tabs>
                <w:tab w:val="left" w:pos="864"/>
              </w:tabs>
              <w:overflowPunct w:val="0"/>
              <w:autoSpaceDE w:val="0"/>
              <w:autoSpaceDN w:val="0"/>
              <w:adjustRightInd w:val="0"/>
              <w:ind w:firstLineChars="50" w:firstLine="100"/>
              <w:jc w:val="left"/>
              <w:textAlignment w:val="baseline"/>
              <w:rPr>
                <w:rFonts w:eastAsia="Meiryo UI" w:cs="Arial"/>
                <w:szCs w:val="20"/>
              </w:rPr>
            </w:pPr>
          </w:p>
        </w:tc>
      </w:tr>
      <w:tr w:rsidR="00440A63" w:rsidRPr="0064594D" w14:paraId="409A5E5E" w14:textId="77777777" w:rsidTr="00F7520E">
        <w:trPr>
          <w:trHeight w:val="155"/>
          <w:jc w:val="center"/>
        </w:trPr>
        <w:tc>
          <w:tcPr>
            <w:tcW w:w="421" w:type="dxa"/>
            <w:vMerge/>
          </w:tcPr>
          <w:p w14:paraId="47F4A07F" w14:textId="77777777" w:rsidR="00440A63" w:rsidRPr="00F05069" w:rsidRDefault="00440A63" w:rsidP="00032018">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0EBE06D9" w14:textId="77777777" w:rsidR="00440A63" w:rsidRPr="003E31F8" w:rsidRDefault="00440A63" w:rsidP="00032018">
            <w:pPr>
              <w:pStyle w:val="a1"/>
              <w:spacing w:before="0" w:after="0"/>
              <w:jc w:val="left"/>
            </w:pPr>
          </w:p>
        </w:tc>
        <w:tc>
          <w:tcPr>
            <w:tcW w:w="567" w:type="dxa"/>
          </w:tcPr>
          <w:p w14:paraId="2B197D16" w14:textId="77777777" w:rsidR="00440A63" w:rsidRPr="003E31F8" w:rsidRDefault="00440A63" w:rsidP="00032018">
            <w:pPr>
              <w:pStyle w:val="a1"/>
              <w:spacing w:before="0" w:after="0"/>
              <w:jc w:val="center"/>
              <w:rPr>
                <w:lang w:eastAsia="ja-JP"/>
              </w:rPr>
            </w:pPr>
            <w:r>
              <w:rPr>
                <w:rFonts w:hint="eastAsia"/>
                <w:lang w:eastAsia="ja-JP"/>
              </w:rPr>
              <w:t>2</w:t>
            </w:r>
          </w:p>
        </w:tc>
        <w:tc>
          <w:tcPr>
            <w:tcW w:w="5103" w:type="dxa"/>
          </w:tcPr>
          <w:p w14:paraId="0BE08F0F" w14:textId="3713E90A" w:rsidR="00440A63" w:rsidRDefault="00440A63" w:rsidP="00032018">
            <w:pPr>
              <w:pStyle w:val="a1"/>
              <w:spacing w:before="0" w:after="0"/>
              <w:jc w:val="left"/>
            </w:pPr>
            <w:r>
              <w:t>After the Function “</w:t>
            </w:r>
            <w:r w:rsidR="000F4E6D">
              <w:t>ProtoConv</w:t>
            </w:r>
            <w:r>
              <w:t>_CanNotify</w:t>
            </w:r>
            <w:r w:rsidR="001B5F69">
              <w:t>TS</w:t>
            </w:r>
            <w:r>
              <w:t>UserDef” processes, it returns the following to the upper sub-component that calls this sub-component's interfaces.</w:t>
            </w:r>
          </w:p>
          <w:p w14:paraId="40DCF2AA" w14:textId="77777777" w:rsidR="00440A63" w:rsidRPr="003E31F8" w:rsidRDefault="00440A63" w:rsidP="00032018">
            <w:pPr>
              <w:pStyle w:val="a1"/>
              <w:spacing w:before="0" w:after="0"/>
              <w:jc w:val="left"/>
              <w:rPr>
                <w:lang w:eastAsia="ja-JP"/>
              </w:rPr>
            </w:pPr>
            <w:r>
              <w:t>- Result as error code</w:t>
            </w:r>
          </w:p>
        </w:tc>
        <w:tc>
          <w:tcPr>
            <w:tcW w:w="2127" w:type="dxa"/>
            <w:vMerge/>
          </w:tcPr>
          <w:p w14:paraId="775630C8" w14:textId="77777777" w:rsidR="00440A63" w:rsidRPr="0064594D" w:rsidRDefault="00440A63" w:rsidP="00032018">
            <w:pPr>
              <w:tabs>
                <w:tab w:val="left" w:pos="864"/>
              </w:tabs>
              <w:overflowPunct w:val="0"/>
              <w:autoSpaceDE w:val="0"/>
              <w:autoSpaceDN w:val="0"/>
              <w:adjustRightInd w:val="0"/>
              <w:jc w:val="left"/>
              <w:textAlignment w:val="baseline"/>
              <w:rPr>
                <w:rFonts w:eastAsia="Meiryo UI" w:cs="Arial"/>
                <w:szCs w:val="20"/>
              </w:rPr>
            </w:pPr>
          </w:p>
        </w:tc>
      </w:tr>
      <w:tr w:rsidR="001B5F69" w:rsidRPr="0064594D" w14:paraId="66CFE47B" w14:textId="77777777" w:rsidTr="00F7520E">
        <w:trPr>
          <w:trHeight w:val="155"/>
          <w:jc w:val="center"/>
        </w:trPr>
        <w:tc>
          <w:tcPr>
            <w:tcW w:w="421" w:type="dxa"/>
            <w:vMerge w:val="restart"/>
          </w:tcPr>
          <w:p w14:paraId="57EF95FE" w14:textId="026C7F33" w:rsidR="001B5F69" w:rsidRDefault="006125FA" w:rsidP="001B5F6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6</w:t>
            </w:r>
          </w:p>
        </w:tc>
        <w:tc>
          <w:tcPr>
            <w:tcW w:w="1842" w:type="dxa"/>
            <w:vMerge w:val="restart"/>
          </w:tcPr>
          <w:p w14:paraId="1D5A195A" w14:textId="65264550" w:rsidR="001B5F69" w:rsidRDefault="001B5F69" w:rsidP="001B5F69">
            <w:pPr>
              <w:pStyle w:val="a1"/>
              <w:spacing w:before="0" w:after="0"/>
              <w:jc w:val="left"/>
            </w:pPr>
            <w:r>
              <w:t>ProtoConv</w:t>
            </w:r>
            <w:r w:rsidRPr="003E31F8">
              <w:t>_</w:t>
            </w:r>
            <w:r>
              <w:t>CanNotify</w:t>
            </w:r>
            <w:r w:rsidRPr="005B2CA3">
              <w:t>UserDef</w:t>
            </w:r>
          </w:p>
        </w:tc>
        <w:tc>
          <w:tcPr>
            <w:tcW w:w="567" w:type="dxa"/>
          </w:tcPr>
          <w:p w14:paraId="248B50A3" w14:textId="19116980" w:rsidR="001B5F69" w:rsidRDefault="001B5F69" w:rsidP="001B5F69">
            <w:pPr>
              <w:pStyle w:val="a1"/>
              <w:spacing w:before="0" w:after="0"/>
              <w:jc w:val="center"/>
              <w:rPr>
                <w:lang w:eastAsia="ja-JP"/>
              </w:rPr>
            </w:pPr>
            <w:r>
              <w:rPr>
                <w:rFonts w:hint="eastAsia"/>
                <w:lang w:eastAsia="ja-JP"/>
              </w:rPr>
              <w:t>1</w:t>
            </w:r>
          </w:p>
        </w:tc>
        <w:tc>
          <w:tcPr>
            <w:tcW w:w="5103" w:type="dxa"/>
          </w:tcPr>
          <w:p w14:paraId="4C091F7A" w14:textId="77777777" w:rsidR="001B5F69" w:rsidRDefault="001B5F69" w:rsidP="001B5F69">
            <w:pPr>
              <w:pStyle w:val="a1"/>
              <w:spacing w:before="0" w:after="0"/>
              <w:jc w:val="left"/>
            </w:pPr>
            <w:r>
              <w:rPr>
                <w:lang w:eastAsia="ja-JP"/>
              </w:rPr>
              <w:t>“ProtoConv_EthtoX”</w:t>
            </w:r>
            <w:r>
              <w:t xml:space="preserve"> specifies the following data and calls function.</w:t>
            </w:r>
          </w:p>
          <w:p w14:paraId="15096C35" w14:textId="77777777" w:rsidR="001B5F69" w:rsidRDefault="001B5F69" w:rsidP="001B5F69">
            <w:pPr>
              <w:pStyle w:val="a1"/>
              <w:spacing w:before="0" w:after="0"/>
              <w:jc w:val="left"/>
            </w:pPr>
            <w:r>
              <w:t>- Pointer to CAN frame stored in Ethernet Rx Buffer</w:t>
            </w:r>
          </w:p>
          <w:p w14:paraId="2588DB69" w14:textId="77777777" w:rsidR="001B5F69" w:rsidRDefault="001B5F69" w:rsidP="001B5F69">
            <w:pPr>
              <w:pStyle w:val="a1"/>
              <w:spacing w:before="0" w:after="0"/>
              <w:jc w:val="left"/>
              <w:rPr>
                <w:lang w:eastAsia="ja-JP"/>
              </w:rPr>
            </w:pPr>
            <w:r>
              <w:rPr>
                <w:rFonts w:hint="eastAsia"/>
                <w:lang w:eastAsia="ja-JP"/>
              </w:rPr>
              <w:t>-</w:t>
            </w:r>
            <w:r>
              <w:rPr>
                <w:lang w:eastAsia="ja-JP"/>
              </w:rPr>
              <w:t xml:space="preserve"> CAN frame size (DLC)</w:t>
            </w:r>
          </w:p>
          <w:p w14:paraId="0E5620CA" w14:textId="77777777" w:rsidR="001B5F69" w:rsidRDefault="001B5F69" w:rsidP="001B5F69">
            <w:pPr>
              <w:pStyle w:val="a1"/>
              <w:spacing w:before="0" w:after="0"/>
              <w:jc w:val="left"/>
            </w:pPr>
            <w:r>
              <w:rPr>
                <w:rFonts w:hint="eastAsia"/>
                <w:lang w:eastAsia="ja-JP"/>
              </w:rPr>
              <w:t>-</w:t>
            </w:r>
            <w:r>
              <w:rPr>
                <w:lang w:eastAsia="ja-JP"/>
              </w:rPr>
              <w:t xml:space="preserve"> CAN ID</w:t>
            </w:r>
          </w:p>
          <w:p w14:paraId="0FA146DF" w14:textId="083E056D" w:rsidR="001B5F69" w:rsidRDefault="001B5F69" w:rsidP="001B5F69">
            <w:pPr>
              <w:pStyle w:val="a1"/>
              <w:spacing w:before="0" w:after="0"/>
              <w:jc w:val="left"/>
              <w:rPr>
                <w:lang w:eastAsia="ja-JP"/>
              </w:rPr>
            </w:pPr>
            <w:r>
              <w:rPr>
                <w:rFonts w:hint="eastAsia"/>
                <w:lang w:eastAsia="ja-JP"/>
              </w:rPr>
              <w:t>-</w:t>
            </w:r>
            <w:r>
              <w:rPr>
                <w:lang w:eastAsia="ja-JP"/>
              </w:rPr>
              <w:t xml:space="preserve"> Source Bus ID</w:t>
            </w:r>
          </w:p>
        </w:tc>
        <w:tc>
          <w:tcPr>
            <w:tcW w:w="2127" w:type="dxa"/>
            <w:vMerge/>
          </w:tcPr>
          <w:p w14:paraId="3928A1B1" w14:textId="77777777" w:rsidR="001B5F69" w:rsidRPr="0064594D" w:rsidRDefault="001B5F69" w:rsidP="001B5F69">
            <w:pPr>
              <w:tabs>
                <w:tab w:val="left" w:pos="864"/>
              </w:tabs>
              <w:overflowPunct w:val="0"/>
              <w:autoSpaceDE w:val="0"/>
              <w:autoSpaceDN w:val="0"/>
              <w:adjustRightInd w:val="0"/>
              <w:jc w:val="left"/>
              <w:textAlignment w:val="baseline"/>
              <w:rPr>
                <w:rFonts w:eastAsia="Meiryo UI" w:cs="Arial"/>
                <w:szCs w:val="20"/>
              </w:rPr>
            </w:pPr>
          </w:p>
        </w:tc>
      </w:tr>
      <w:tr w:rsidR="001B5F69" w:rsidRPr="0064594D" w14:paraId="042AF0CD" w14:textId="77777777" w:rsidTr="00F7520E">
        <w:trPr>
          <w:trHeight w:val="155"/>
          <w:jc w:val="center"/>
        </w:trPr>
        <w:tc>
          <w:tcPr>
            <w:tcW w:w="421" w:type="dxa"/>
            <w:vMerge/>
          </w:tcPr>
          <w:p w14:paraId="2802238D" w14:textId="77777777" w:rsidR="001B5F69" w:rsidRDefault="001B5F69" w:rsidP="001B5F69">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751AAA1E" w14:textId="77777777" w:rsidR="001B5F69" w:rsidRDefault="001B5F69" w:rsidP="001B5F69">
            <w:pPr>
              <w:pStyle w:val="a1"/>
              <w:spacing w:before="0" w:after="0"/>
              <w:jc w:val="left"/>
            </w:pPr>
          </w:p>
        </w:tc>
        <w:tc>
          <w:tcPr>
            <w:tcW w:w="567" w:type="dxa"/>
          </w:tcPr>
          <w:p w14:paraId="1AFD2F32" w14:textId="7DC3492A" w:rsidR="001B5F69" w:rsidRDefault="001B5F69" w:rsidP="001B5F69">
            <w:pPr>
              <w:pStyle w:val="a1"/>
              <w:spacing w:before="0" w:after="0"/>
              <w:jc w:val="center"/>
              <w:rPr>
                <w:lang w:eastAsia="ja-JP"/>
              </w:rPr>
            </w:pPr>
            <w:r>
              <w:rPr>
                <w:rFonts w:hint="eastAsia"/>
                <w:lang w:eastAsia="ja-JP"/>
              </w:rPr>
              <w:t>2</w:t>
            </w:r>
          </w:p>
        </w:tc>
        <w:tc>
          <w:tcPr>
            <w:tcW w:w="5103" w:type="dxa"/>
          </w:tcPr>
          <w:p w14:paraId="47DAC7C5" w14:textId="435D252B" w:rsidR="001B5F69" w:rsidRDefault="001B5F69" w:rsidP="001B5F69">
            <w:pPr>
              <w:pStyle w:val="a1"/>
              <w:spacing w:before="0" w:after="0"/>
              <w:jc w:val="left"/>
            </w:pPr>
            <w:r>
              <w:t>After the Function “ProtoConv_CanNotifyUserDef” processes, it returns the following to the upper sub-component that calls this sub-component's interfaces.</w:t>
            </w:r>
          </w:p>
          <w:p w14:paraId="7E085306" w14:textId="2F2E9F9E" w:rsidR="001B5F69" w:rsidRDefault="001B5F69" w:rsidP="001B5F69">
            <w:pPr>
              <w:pStyle w:val="a1"/>
              <w:spacing w:before="0" w:after="0"/>
              <w:jc w:val="left"/>
              <w:rPr>
                <w:lang w:eastAsia="ja-JP"/>
              </w:rPr>
            </w:pPr>
            <w:r>
              <w:t>- Result as error code</w:t>
            </w:r>
          </w:p>
        </w:tc>
        <w:tc>
          <w:tcPr>
            <w:tcW w:w="2127" w:type="dxa"/>
            <w:vMerge/>
          </w:tcPr>
          <w:p w14:paraId="2066006C" w14:textId="77777777" w:rsidR="001B5F69" w:rsidRPr="0064594D" w:rsidRDefault="001B5F69" w:rsidP="001B5F69">
            <w:pPr>
              <w:tabs>
                <w:tab w:val="left" w:pos="864"/>
              </w:tabs>
              <w:overflowPunct w:val="0"/>
              <w:autoSpaceDE w:val="0"/>
              <w:autoSpaceDN w:val="0"/>
              <w:adjustRightInd w:val="0"/>
              <w:jc w:val="left"/>
              <w:textAlignment w:val="baseline"/>
              <w:rPr>
                <w:rFonts w:eastAsia="Meiryo UI" w:cs="Arial"/>
                <w:szCs w:val="20"/>
              </w:rPr>
            </w:pPr>
          </w:p>
        </w:tc>
      </w:tr>
      <w:tr w:rsidR="00440A63" w:rsidRPr="0064594D" w14:paraId="25EC9538" w14:textId="77777777" w:rsidTr="00F7520E">
        <w:trPr>
          <w:trHeight w:val="155"/>
          <w:jc w:val="center"/>
        </w:trPr>
        <w:tc>
          <w:tcPr>
            <w:tcW w:w="421" w:type="dxa"/>
            <w:vMerge w:val="restart"/>
          </w:tcPr>
          <w:p w14:paraId="403A5C22" w14:textId="37377544" w:rsidR="00440A63" w:rsidRPr="00F05069" w:rsidRDefault="006125FA" w:rsidP="00324668">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7</w:t>
            </w:r>
          </w:p>
        </w:tc>
        <w:tc>
          <w:tcPr>
            <w:tcW w:w="1842" w:type="dxa"/>
            <w:vMerge w:val="restart"/>
          </w:tcPr>
          <w:p w14:paraId="19ED482A" w14:textId="2856AA01" w:rsidR="00440A63" w:rsidRPr="003E31F8" w:rsidRDefault="000F4E6D" w:rsidP="00324668">
            <w:pPr>
              <w:pStyle w:val="a1"/>
              <w:spacing w:before="0" w:after="0"/>
              <w:jc w:val="left"/>
            </w:pPr>
            <w:r>
              <w:t>ProtoConv</w:t>
            </w:r>
            <w:r w:rsidR="00440A63" w:rsidRPr="003E31F8">
              <w:t>_</w:t>
            </w:r>
            <w:r w:rsidR="001B5F69">
              <w:t>Lin</w:t>
            </w:r>
            <w:r w:rsidR="00440A63">
              <w:t>Transmit</w:t>
            </w:r>
            <w:r w:rsidR="00440A63" w:rsidRPr="005B2CA3">
              <w:t>UserDef</w:t>
            </w:r>
          </w:p>
        </w:tc>
        <w:tc>
          <w:tcPr>
            <w:tcW w:w="567" w:type="dxa"/>
          </w:tcPr>
          <w:p w14:paraId="3EF6357F" w14:textId="0AFA0616" w:rsidR="00440A63" w:rsidRDefault="00440A63" w:rsidP="00324668">
            <w:pPr>
              <w:pStyle w:val="a1"/>
              <w:spacing w:before="0" w:after="0"/>
              <w:jc w:val="center"/>
              <w:rPr>
                <w:lang w:eastAsia="ja-JP"/>
              </w:rPr>
            </w:pPr>
            <w:r>
              <w:rPr>
                <w:rFonts w:hint="eastAsia"/>
                <w:lang w:eastAsia="ja-JP"/>
              </w:rPr>
              <w:t>1</w:t>
            </w:r>
          </w:p>
        </w:tc>
        <w:tc>
          <w:tcPr>
            <w:tcW w:w="5103" w:type="dxa"/>
          </w:tcPr>
          <w:p w14:paraId="34C83257" w14:textId="58332F64" w:rsidR="00440A63" w:rsidRDefault="00440A63" w:rsidP="00324668">
            <w:pPr>
              <w:pStyle w:val="a1"/>
              <w:spacing w:before="0" w:after="0"/>
              <w:jc w:val="left"/>
            </w:pPr>
            <w:r>
              <w:rPr>
                <w:lang w:eastAsia="ja-JP"/>
              </w:rPr>
              <w:t>“</w:t>
            </w:r>
            <w:r w:rsidR="000F4E6D">
              <w:rPr>
                <w:lang w:eastAsia="ja-JP"/>
              </w:rPr>
              <w:t>ProtoConv</w:t>
            </w:r>
            <w:r>
              <w:rPr>
                <w:lang w:eastAsia="ja-JP"/>
              </w:rPr>
              <w:t>_Ethto</w:t>
            </w:r>
            <w:r w:rsidR="001B5F69">
              <w:rPr>
                <w:lang w:eastAsia="ja-JP"/>
              </w:rPr>
              <w:t>X</w:t>
            </w:r>
            <w:r>
              <w:rPr>
                <w:lang w:eastAsia="ja-JP"/>
              </w:rPr>
              <w:t>”</w:t>
            </w:r>
            <w:r>
              <w:t xml:space="preserve"> specifies the following data and calls function.</w:t>
            </w:r>
          </w:p>
          <w:p w14:paraId="31E43C46" w14:textId="7A7EE63D" w:rsidR="00440A63" w:rsidRDefault="00440A63" w:rsidP="001B5F69">
            <w:pPr>
              <w:pStyle w:val="a1"/>
              <w:spacing w:before="0" w:after="0"/>
              <w:jc w:val="left"/>
              <w:rPr>
                <w:lang w:eastAsia="ja-JP"/>
              </w:rPr>
            </w:pPr>
            <w:r>
              <w:t xml:space="preserve">- Pointer to </w:t>
            </w:r>
            <w:r w:rsidR="001B5F69">
              <w:t>LIN</w:t>
            </w:r>
            <w:r>
              <w:t xml:space="preserve"> frame stored in Ethernet Rx Buffer</w:t>
            </w:r>
          </w:p>
          <w:p w14:paraId="1BE92465" w14:textId="459F3A43" w:rsidR="00440A63" w:rsidRDefault="00440A63" w:rsidP="00324668">
            <w:pPr>
              <w:pStyle w:val="a1"/>
              <w:spacing w:before="0" w:after="0"/>
              <w:jc w:val="left"/>
              <w:rPr>
                <w:lang w:eastAsia="ja-JP"/>
              </w:rPr>
            </w:pPr>
            <w:r>
              <w:rPr>
                <w:rFonts w:hint="eastAsia"/>
                <w:lang w:eastAsia="ja-JP"/>
              </w:rPr>
              <w:t>-</w:t>
            </w:r>
            <w:r>
              <w:rPr>
                <w:lang w:eastAsia="ja-JP"/>
              </w:rPr>
              <w:t xml:space="preserve"> </w:t>
            </w:r>
            <w:r w:rsidR="006125FA">
              <w:rPr>
                <w:lang w:eastAsia="ja-JP"/>
              </w:rPr>
              <w:t>LIN</w:t>
            </w:r>
            <w:r>
              <w:rPr>
                <w:lang w:eastAsia="ja-JP"/>
              </w:rPr>
              <w:t xml:space="preserve"> frame size (DLC)</w:t>
            </w:r>
          </w:p>
          <w:p w14:paraId="2ABA7071" w14:textId="16719952" w:rsidR="001B5F69" w:rsidRDefault="00440A63" w:rsidP="001B5F69">
            <w:pPr>
              <w:pStyle w:val="a1"/>
              <w:spacing w:before="0" w:after="0"/>
              <w:jc w:val="left"/>
              <w:rPr>
                <w:lang w:eastAsia="ja-JP"/>
              </w:rPr>
            </w:pPr>
            <w:r>
              <w:rPr>
                <w:rFonts w:hint="eastAsia"/>
                <w:lang w:eastAsia="ja-JP"/>
              </w:rPr>
              <w:t>-</w:t>
            </w:r>
            <w:r>
              <w:rPr>
                <w:lang w:eastAsia="ja-JP"/>
              </w:rPr>
              <w:t xml:space="preserve"> </w:t>
            </w:r>
            <w:r w:rsidR="006125FA">
              <w:rPr>
                <w:lang w:eastAsia="ja-JP"/>
              </w:rPr>
              <w:t>LI</w:t>
            </w:r>
            <w:r>
              <w:rPr>
                <w:lang w:eastAsia="ja-JP"/>
              </w:rPr>
              <w:t>N ID</w:t>
            </w:r>
          </w:p>
          <w:p w14:paraId="59112E1A" w14:textId="761A8A3F" w:rsidR="006125FA" w:rsidRDefault="001B5F69" w:rsidP="006125FA">
            <w:pPr>
              <w:pStyle w:val="a1"/>
              <w:spacing w:before="0" w:after="0"/>
              <w:jc w:val="left"/>
              <w:rPr>
                <w:lang w:eastAsia="ja-JP"/>
              </w:rPr>
            </w:pPr>
            <w:r>
              <w:rPr>
                <w:lang w:eastAsia="ja-JP"/>
              </w:rPr>
              <w:t xml:space="preserve">- </w:t>
            </w:r>
            <w:r w:rsidR="006125FA">
              <w:rPr>
                <w:lang w:eastAsia="ja-JP"/>
              </w:rPr>
              <w:t>Destination Bus ID</w:t>
            </w:r>
          </w:p>
          <w:p w14:paraId="066F127F" w14:textId="03228DB7" w:rsidR="00440A63" w:rsidRPr="00D94B2B" w:rsidRDefault="006125FA" w:rsidP="006125FA">
            <w:pPr>
              <w:pStyle w:val="a1"/>
              <w:spacing w:before="0" w:after="0"/>
              <w:jc w:val="left"/>
              <w:rPr>
                <w:lang w:val="en-US"/>
              </w:rPr>
            </w:pPr>
            <w:r>
              <w:rPr>
                <w:lang w:eastAsia="ja-JP"/>
              </w:rPr>
              <w:t>- Additional Information</w:t>
            </w:r>
          </w:p>
        </w:tc>
        <w:tc>
          <w:tcPr>
            <w:tcW w:w="2127" w:type="dxa"/>
            <w:vMerge/>
          </w:tcPr>
          <w:p w14:paraId="6E253EF1" w14:textId="77777777" w:rsidR="00440A63" w:rsidRPr="0064594D" w:rsidRDefault="00440A63" w:rsidP="00324668">
            <w:pPr>
              <w:tabs>
                <w:tab w:val="left" w:pos="864"/>
              </w:tabs>
              <w:overflowPunct w:val="0"/>
              <w:autoSpaceDE w:val="0"/>
              <w:autoSpaceDN w:val="0"/>
              <w:adjustRightInd w:val="0"/>
              <w:jc w:val="left"/>
              <w:textAlignment w:val="baseline"/>
              <w:rPr>
                <w:rFonts w:eastAsia="Meiryo UI" w:cs="Arial"/>
                <w:szCs w:val="20"/>
              </w:rPr>
            </w:pPr>
          </w:p>
        </w:tc>
      </w:tr>
      <w:tr w:rsidR="00440A63" w:rsidRPr="0064594D" w14:paraId="5192C8C6" w14:textId="77777777" w:rsidTr="00F7520E">
        <w:trPr>
          <w:trHeight w:val="155"/>
          <w:jc w:val="center"/>
        </w:trPr>
        <w:tc>
          <w:tcPr>
            <w:tcW w:w="421" w:type="dxa"/>
            <w:vMerge/>
          </w:tcPr>
          <w:p w14:paraId="6A463BDC" w14:textId="77777777" w:rsidR="00440A63" w:rsidRPr="00F05069" w:rsidRDefault="00440A63" w:rsidP="00324668">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237359B7" w14:textId="77777777" w:rsidR="00440A63" w:rsidRPr="003E31F8" w:rsidRDefault="00440A63" w:rsidP="00324668">
            <w:pPr>
              <w:pStyle w:val="a1"/>
              <w:spacing w:before="0" w:after="0"/>
              <w:jc w:val="left"/>
            </w:pPr>
          </w:p>
        </w:tc>
        <w:tc>
          <w:tcPr>
            <w:tcW w:w="567" w:type="dxa"/>
          </w:tcPr>
          <w:p w14:paraId="1B457F73" w14:textId="7E866368" w:rsidR="00440A63" w:rsidRDefault="00440A63" w:rsidP="00324668">
            <w:pPr>
              <w:pStyle w:val="a1"/>
              <w:spacing w:before="0" w:after="0"/>
              <w:jc w:val="center"/>
              <w:rPr>
                <w:lang w:eastAsia="ja-JP"/>
              </w:rPr>
            </w:pPr>
            <w:r>
              <w:rPr>
                <w:rFonts w:hint="eastAsia"/>
                <w:lang w:eastAsia="ja-JP"/>
              </w:rPr>
              <w:t>2</w:t>
            </w:r>
          </w:p>
        </w:tc>
        <w:tc>
          <w:tcPr>
            <w:tcW w:w="5103" w:type="dxa"/>
          </w:tcPr>
          <w:p w14:paraId="04A086FE" w14:textId="1C8011BD" w:rsidR="00440A63" w:rsidRDefault="00440A63" w:rsidP="00324668">
            <w:pPr>
              <w:pStyle w:val="a1"/>
              <w:spacing w:before="0" w:after="0"/>
              <w:jc w:val="left"/>
            </w:pPr>
            <w:r>
              <w:t>After the Function “</w:t>
            </w:r>
            <w:r w:rsidR="000F4E6D">
              <w:t>ProtoConv</w:t>
            </w:r>
            <w:r>
              <w:t>_</w:t>
            </w:r>
            <w:r w:rsidR="006125FA">
              <w:t>Lin</w:t>
            </w:r>
            <w:r>
              <w:t>TransmitUserDef” processes, it returns the following to the upper sub-component that calls this sub-component's interfaces.</w:t>
            </w:r>
          </w:p>
          <w:p w14:paraId="54371A92" w14:textId="1D677BA4" w:rsidR="00440A63" w:rsidRDefault="00440A63" w:rsidP="00324668">
            <w:pPr>
              <w:pStyle w:val="a1"/>
              <w:spacing w:before="0" w:after="0"/>
              <w:jc w:val="left"/>
            </w:pPr>
            <w:r>
              <w:t>- Result as error code</w:t>
            </w:r>
          </w:p>
        </w:tc>
        <w:tc>
          <w:tcPr>
            <w:tcW w:w="2127" w:type="dxa"/>
            <w:vMerge/>
          </w:tcPr>
          <w:p w14:paraId="61032AEE" w14:textId="77777777" w:rsidR="00440A63" w:rsidRPr="0064594D" w:rsidRDefault="00440A63" w:rsidP="00324668">
            <w:pPr>
              <w:tabs>
                <w:tab w:val="left" w:pos="864"/>
              </w:tabs>
              <w:overflowPunct w:val="0"/>
              <w:autoSpaceDE w:val="0"/>
              <w:autoSpaceDN w:val="0"/>
              <w:adjustRightInd w:val="0"/>
              <w:jc w:val="left"/>
              <w:textAlignment w:val="baseline"/>
              <w:rPr>
                <w:rFonts w:eastAsia="Meiryo UI" w:cs="Arial"/>
                <w:szCs w:val="20"/>
              </w:rPr>
            </w:pPr>
          </w:p>
        </w:tc>
      </w:tr>
      <w:tr w:rsidR="00440A63" w:rsidRPr="0064594D" w14:paraId="0A20FED3" w14:textId="77777777" w:rsidTr="00F7520E">
        <w:trPr>
          <w:trHeight w:val="155"/>
          <w:jc w:val="center"/>
        </w:trPr>
        <w:tc>
          <w:tcPr>
            <w:tcW w:w="421" w:type="dxa"/>
            <w:vMerge w:val="restart"/>
          </w:tcPr>
          <w:p w14:paraId="23F4BADD" w14:textId="717B6C9C" w:rsidR="00440A63" w:rsidRPr="00F05069" w:rsidRDefault="006125FA" w:rsidP="00440A63">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8</w:t>
            </w:r>
          </w:p>
        </w:tc>
        <w:tc>
          <w:tcPr>
            <w:tcW w:w="1842" w:type="dxa"/>
            <w:vMerge w:val="restart"/>
          </w:tcPr>
          <w:p w14:paraId="7EB17F2E" w14:textId="436B5A5C" w:rsidR="00440A63" w:rsidRPr="003E31F8" w:rsidRDefault="000F4E6D" w:rsidP="00440A63">
            <w:pPr>
              <w:pStyle w:val="a1"/>
              <w:spacing w:before="0" w:after="0"/>
              <w:jc w:val="left"/>
            </w:pPr>
            <w:r>
              <w:t>ProtoConv</w:t>
            </w:r>
            <w:r w:rsidR="00440A63" w:rsidRPr="003E31F8">
              <w:t>_</w:t>
            </w:r>
            <w:r w:rsidR="006125FA">
              <w:t>Lin</w:t>
            </w:r>
            <w:r w:rsidR="00440A63">
              <w:t>Notify</w:t>
            </w:r>
            <w:r w:rsidR="00440A63" w:rsidRPr="005B2CA3">
              <w:t>UserDef</w:t>
            </w:r>
          </w:p>
        </w:tc>
        <w:tc>
          <w:tcPr>
            <w:tcW w:w="567" w:type="dxa"/>
          </w:tcPr>
          <w:p w14:paraId="7A69122D" w14:textId="50FDAD75" w:rsidR="00440A63" w:rsidRDefault="00440A63" w:rsidP="00440A63">
            <w:pPr>
              <w:pStyle w:val="a1"/>
              <w:spacing w:before="0" w:after="0"/>
              <w:jc w:val="center"/>
              <w:rPr>
                <w:lang w:eastAsia="ja-JP"/>
              </w:rPr>
            </w:pPr>
            <w:r>
              <w:rPr>
                <w:rFonts w:hint="eastAsia"/>
                <w:lang w:eastAsia="ja-JP"/>
              </w:rPr>
              <w:t>1</w:t>
            </w:r>
          </w:p>
        </w:tc>
        <w:tc>
          <w:tcPr>
            <w:tcW w:w="5103" w:type="dxa"/>
          </w:tcPr>
          <w:p w14:paraId="65D43862" w14:textId="77777777" w:rsidR="006125FA" w:rsidRDefault="00440A63" w:rsidP="006125FA">
            <w:pPr>
              <w:pStyle w:val="a1"/>
              <w:spacing w:before="0" w:after="0"/>
              <w:jc w:val="left"/>
            </w:pPr>
            <w:r>
              <w:rPr>
                <w:lang w:eastAsia="ja-JP"/>
              </w:rPr>
              <w:t>“</w:t>
            </w:r>
            <w:r w:rsidR="000F4E6D">
              <w:rPr>
                <w:lang w:eastAsia="ja-JP"/>
              </w:rPr>
              <w:t>ProtoConv</w:t>
            </w:r>
            <w:r>
              <w:rPr>
                <w:lang w:eastAsia="ja-JP"/>
              </w:rPr>
              <w:t>_Ethto</w:t>
            </w:r>
            <w:r w:rsidR="006125FA">
              <w:rPr>
                <w:lang w:eastAsia="ja-JP"/>
              </w:rPr>
              <w:t>X</w:t>
            </w:r>
            <w:r>
              <w:rPr>
                <w:lang w:eastAsia="ja-JP"/>
              </w:rPr>
              <w:t>”</w:t>
            </w:r>
            <w:r>
              <w:t xml:space="preserve"> specifies the following data and calls function.</w:t>
            </w:r>
          </w:p>
          <w:p w14:paraId="1983E916" w14:textId="77777777" w:rsidR="006125FA" w:rsidRDefault="006125FA" w:rsidP="006125FA">
            <w:pPr>
              <w:pStyle w:val="a1"/>
              <w:spacing w:before="0" w:after="0"/>
              <w:jc w:val="left"/>
              <w:rPr>
                <w:lang w:eastAsia="ja-JP"/>
              </w:rPr>
            </w:pPr>
            <w:r>
              <w:t>- Pointer to LIN frame stored in Ethernet Rx Buffer</w:t>
            </w:r>
          </w:p>
          <w:p w14:paraId="7491B087" w14:textId="77777777" w:rsidR="006125FA" w:rsidRDefault="006125FA" w:rsidP="006125FA">
            <w:pPr>
              <w:pStyle w:val="a1"/>
              <w:spacing w:before="0" w:after="0"/>
              <w:jc w:val="left"/>
              <w:rPr>
                <w:lang w:eastAsia="ja-JP"/>
              </w:rPr>
            </w:pPr>
            <w:r>
              <w:rPr>
                <w:rFonts w:hint="eastAsia"/>
                <w:lang w:eastAsia="ja-JP"/>
              </w:rPr>
              <w:t>-</w:t>
            </w:r>
            <w:r>
              <w:rPr>
                <w:lang w:eastAsia="ja-JP"/>
              </w:rPr>
              <w:t xml:space="preserve"> LIN frame size (DLC)</w:t>
            </w:r>
          </w:p>
          <w:p w14:paraId="142E2C72" w14:textId="77777777" w:rsidR="006125FA" w:rsidRDefault="006125FA" w:rsidP="006125FA">
            <w:pPr>
              <w:pStyle w:val="a1"/>
              <w:spacing w:before="0" w:after="0"/>
              <w:jc w:val="left"/>
              <w:rPr>
                <w:lang w:eastAsia="ja-JP"/>
              </w:rPr>
            </w:pPr>
            <w:r>
              <w:rPr>
                <w:rFonts w:hint="eastAsia"/>
                <w:lang w:eastAsia="ja-JP"/>
              </w:rPr>
              <w:t>-</w:t>
            </w:r>
            <w:r>
              <w:rPr>
                <w:lang w:eastAsia="ja-JP"/>
              </w:rPr>
              <w:t xml:space="preserve"> LIN ID</w:t>
            </w:r>
          </w:p>
          <w:p w14:paraId="2BEB3BF7" w14:textId="0261A1EB" w:rsidR="00440A63" w:rsidRDefault="006125FA" w:rsidP="00440A63">
            <w:pPr>
              <w:pStyle w:val="a1"/>
              <w:spacing w:before="0" w:after="0"/>
              <w:jc w:val="left"/>
              <w:rPr>
                <w:lang w:eastAsia="ja-JP"/>
              </w:rPr>
            </w:pPr>
            <w:r>
              <w:rPr>
                <w:lang w:eastAsia="ja-JP"/>
              </w:rPr>
              <w:t>- Source Bus ID</w:t>
            </w:r>
          </w:p>
        </w:tc>
        <w:tc>
          <w:tcPr>
            <w:tcW w:w="2127" w:type="dxa"/>
            <w:vMerge/>
          </w:tcPr>
          <w:p w14:paraId="7A6830B1" w14:textId="77777777" w:rsidR="00440A63" w:rsidRPr="0064594D" w:rsidRDefault="00440A63" w:rsidP="00440A63">
            <w:pPr>
              <w:tabs>
                <w:tab w:val="left" w:pos="864"/>
              </w:tabs>
              <w:overflowPunct w:val="0"/>
              <w:autoSpaceDE w:val="0"/>
              <w:autoSpaceDN w:val="0"/>
              <w:adjustRightInd w:val="0"/>
              <w:jc w:val="left"/>
              <w:textAlignment w:val="baseline"/>
              <w:rPr>
                <w:rFonts w:eastAsia="Meiryo UI" w:cs="Arial"/>
                <w:szCs w:val="20"/>
              </w:rPr>
            </w:pPr>
          </w:p>
        </w:tc>
      </w:tr>
      <w:tr w:rsidR="00440A63" w:rsidRPr="0064594D" w14:paraId="374CAB3A" w14:textId="77777777" w:rsidTr="00F7520E">
        <w:trPr>
          <w:trHeight w:val="155"/>
          <w:jc w:val="center"/>
        </w:trPr>
        <w:tc>
          <w:tcPr>
            <w:tcW w:w="421" w:type="dxa"/>
            <w:vMerge/>
          </w:tcPr>
          <w:p w14:paraId="3D24C1CD" w14:textId="77777777" w:rsidR="00440A63" w:rsidRPr="00F05069" w:rsidRDefault="00440A63" w:rsidP="00440A63">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462BAFC3" w14:textId="77777777" w:rsidR="00440A63" w:rsidRPr="003E31F8" w:rsidRDefault="00440A63" w:rsidP="00440A63">
            <w:pPr>
              <w:pStyle w:val="a1"/>
              <w:spacing w:before="0" w:after="0"/>
              <w:jc w:val="left"/>
            </w:pPr>
          </w:p>
        </w:tc>
        <w:tc>
          <w:tcPr>
            <w:tcW w:w="567" w:type="dxa"/>
          </w:tcPr>
          <w:p w14:paraId="1502A0F6" w14:textId="6B5AAC75" w:rsidR="00440A63" w:rsidRDefault="00440A63" w:rsidP="00440A63">
            <w:pPr>
              <w:pStyle w:val="a1"/>
              <w:spacing w:before="0" w:after="0"/>
              <w:jc w:val="center"/>
              <w:rPr>
                <w:lang w:eastAsia="ja-JP"/>
              </w:rPr>
            </w:pPr>
            <w:r>
              <w:rPr>
                <w:rFonts w:hint="eastAsia"/>
                <w:lang w:eastAsia="ja-JP"/>
              </w:rPr>
              <w:t>2</w:t>
            </w:r>
          </w:p>
        </w:tc>
        <w:tc>
          <w:tcPr>
            <w:tcW w:w="5103" w:type="dxa"/>
          </w:tcPr>
          <w:p w14:paraId="1096F92C" w14:textId="3408C83E" w:rsidR="00440A63" w:rsidRDefault="00440A63" w:rsidP="00440A63">
            <w:pPr>
              <w:pStyle w:val="a1"/>
              <w:spacing w:before="0" w:after="0"/>
              <w:jc w:val="left"/>
            </w:pPr>
            <w:r>
              <w:t>After the Function “</w:t>
            </w:r>
            <w:r w:rsidR="000F4E6D">
              <w:t>ProtoConv</w:t>
            </w:r>
            <w:r>
              <w:t>_</w:t>
            </w:r>
            <w:r w:rsidR="006125FA">
              <w:t>Lin</w:t>
            </w:r>
            <w:r>
              <w:t>NotifyUserDef” processes, it returns the following to the upper sub-component that calls this sub-component's interfaces.</w:t>
            </w:r>
          </w:p>
          <w:p w14:paraId="20E5BE08" w14:textId="0AE1B96C" w:rsidR="00440A63" w:rsidRDefault="00440A63" w:rsidP="00440A63">
            <w:pPr>
              <w:pStyle w:val="a1"/>
              <w:spacing w:before="0" w:after="0"/>
              <w:jc w:val="left"/>
            </w:pPr>
            <w:r>
              <w:t>- Result as error code</w:t>
            </w:r>
          </w:p>
        </w:tc>
        <w:tc>
          <w:tcPr>
            <w:tcW w:w="2127" w:type="dxa"/>
            <w:vMerge/>
          </w:tcPr>
          <w:p w14:paraId="28B80962" w14:textId="77777777" w:rsidR="00440A63" w:rsidRPr="0064594D" w:rsidRDefault="00440A63" w:rsidP="00440A63">
            <w:pPr>
              <w:tabs>
                <w:tab w:val="left" w:pos="864"/>
              </w:tabs>
              <w:overflowPunct w:val="0"/>
              <w:autoSpaceDE w:val="0"/>
              <w:autoSpaceDN w:val="0"/>
              <w:adjustRightInd w:val="0"/>
              <w:jc w:val="left"/>
              <w:textAlignment w:val="baseline"/>
              <w:rPr>
                <w:rFonts w:eastAsia="Meiryo UI" w:cs="Arial"/>
                <w:szCs w:val="20"/>
              </w:rPr>
            </w:pPr>
          </w:p>
        </w:tc>
      </w:tr>
      <w:tr w:rsidR="006125FA" w:rsidRPr="0064594D" w14:paraId="756D1732" w14:textId="77777777" w:rsidTr="00F7520E">
        <w:trPr>
          <w:trHeight w:val="155"/>
          <w:jc w:val="center"/>
        </w:trPr>
        <w:tc>
          <w:tcPr>
            <w:tcW w:w="421" w:type="dxa"/>
            <w:vMerge w:val="restart"/>
          </w:tcPr>
          <w:p w14:paraId="18D941BA" w14:textId="64541961" w:rsidR="006125FA" w:rsidRPr="00F05069" w:rsidRDefault="006125FA" w:rsidP="006125FA">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9</w:t>
            </w:r>
          </w:p>
        </w:tc>
        <w:tc>
          <w:tcPr>
            <w:tcW w:w="1842" w:type="dxa"/>
            <w:vMerge w:val="restart"/>
          </w:tcPr>
          <w:p w14:paraId="61BB2BEC" w14:textId="45ECE462" w:rsidR="006125FA" w:rsidRPr="003E31F8" w:rsidRDefault="006125FA" w:rsidP="006125FA">
            <w:pPr>
              <w:pStyle w:val="a1"/>
              <w:spacing w:before="0" w:after="0"/>
              <w:jc w:val="left"/>
            </w:pPr>
            <w:r>
              <w:t>ProtoConv</w:t>
            </w:r>
            <w:r w:rsidRPr="003E31F8">
              <w:t>_</w:t>
            </w:r>
            <w:r>
              <w:t>PortTransmit</w:t>
            </w:r>
            <w:r w:rsidRPr="005B2CA3">
              <w:t>UserDef</w:t>
            </w:r>
          </w:p>
        </w:tc>
        <w:tc>
          <w:tcPr>
            <w:tcW w:w="567" w:type="dxa"/>
          </w:tcPr>
          <w:p w14:paraId="6490F524" w14:textId="37A6C01A" w:rsidR="006125FA" w:rsidRDefault="006125FA" w:rsidP="006125FA">
            <w:pPr>
              <w:pStyle w:val="a1"/>
              <w:spacing w:before="0" w:after="0"/>
              <w:jc w:val="center"/>
              <w:rPr>
                <w:lang w:eastAsia="ja-JP"/>
              </w:rPr>
            </w:pPr>
            <w:r>
              <w:rPr>
                <w:rFonts w:hint="eastAsia"/>
                <w:lang w:eastAsia="ja-JP"/>
              </w:rPr>
              <w:t>1</w:t>
            </w:r>
          </w:p>
        </w:tc>
        <w:tc>
          <w:tcPr>
            <w:tcW w:w="5103" w:type="dxa"/>
          </w:tcPr>
          <w:p w14:paraId="13248415" w14:textId="77777777" w:rsidR="006125FA" w:rsidRDefault="006125FA" w:rsidP="006125FA">
            <w:pPr>
              <w:pStyle w:val="a1"/>
              <w:spacing w:before="0" w:after="0"/>
              <w:jc w:val="left"/>
            </w:pPr>
            <w:r>
              <w:rPr>
                <w:lang w:eastAsia="ja-JP"/>
              </w:rPr>
              <w:t>“ProtoConv_EthtoX”</w:t>
            </w:r>
            <w:r>
              <w:t xml:space="preserve"> specifies the following data and calls function.</w:t>
            </w:r>
          </w:p>
          <w:p w14:paraId="2439A7AB" w14:textId="77777777" w:rsidR="006125FA" w:rsidRDefault="006125FA" w:rsidP="006125FA">
            <w:pPr>
              <w:pStyle w:val="a1"/>
              <w:spacing w:before="0" w:after="0"/>
              <w:jc w:val="left"/>
            </w:pPr>
            <w:r>
              <w:t>- Pointer to Port Data</w:t>
            </w:r>
          </w:p>
          <w:p w14:paraId="28196250" w14:textId="13767B3B" w:rsidR="006125FA" w:rsidRDefault="006125FA" w:rsidP="006125FA">
            <w:pPr>
              <w:pStyle w:val="a1"/>
              <w:spacing w:before="0" w:after="0"/>
              <w:jc w:val="left"/>
            </w:pPr>
            <w:r>
              <w:t>- Data Length</w:t>
            </w:r>
          </w:p>
        </w:tc>
        <w:tc>
          <w:tcPr>
            <w:tcW w:w="2127" w:type="dxa"/>
          </w:tcPr>
          <w:p w14:paraId="70DD50AE" w14:textId="77777777" w:rsidR="006125FA" w:rsidRPr="0064594D" w:rsidRDefault="006125FA" w:rsidP="006125FA">
            <w:pPr>
              <w:tabs>
                <w:tab w:val="left" w:pos="864"/>
              </w:tabs>
              <w:overflowPunct w:val="0"/>
              <w:autoSpaceDE w:val="0"/>
              <w:autoSpaceDN w:val="0"/>
              <w:adjustRightInd w:val="0"/>
              <w:jc w:val="left"/>
              <w:textAlignment w:val="baseline"/>
              <w:rPr>
                <w:rFonts w:eastAsia="Meiryo UI" w:cs="Arial"/>
                <w:szCs w:val="20"/>
              </w:rPr>
            </w:pPr>
          </w:p>
        </w:tc>
      </w:tr>
      <w:tr w:rsidR="006125FA" w:rsidRPr="0064594D" w14:paraId="2CADDBB1" w14:textId="77777777" w:rsidTr="00F7520E">
        <w:trPr>
          <w:trHeight w:val="155"/>
          <w:jc w:val="center"/>
        </w:trPr>
        <w:tc>
          <w:tcPr>
            <w:tcW w:w="421" w:type="dxa"/>
            <w:vMerge/>
          </w:tcPr>
          <w:p w14:paraId="5A102BBC" w14:textId="77777777" w:rsidR="006125FA" w:rsidRPr="00F05069" w:rsidRDefault="006125FA" w:rsidP="006125FA">
            <w:pPr>
              <w:tabs>
                <w:tab w:val="left" w:pos="864"/>
              </w:tabs>
              <w:overflowPunct w:val="0"/>
              <w:autoSpaceDE w:val="0"/>
              <w:autoSpaceDN w:val="0"/>
              <w:adjustRightInd w:val="0"/>
              <w:jc w:val="left"/>
              <w:textAlignment w:val="baseline"/>
              <w:rPr>
                <w:rFonts w:eastAsia="Meiryo UI" w:cs="Arial"/>
                <w:szCs w:val="20"/>
              </w:rPr>
            </w:pPr>
          </w:p>
        </w:tc>
        <w:tc>
          <w:tcPr>
            <w:tcW w:w="1842" w:type="dxa"/>
            <w:vMerge/>
          </w:tcPr>
          <w:p w14:paraId="396A9EB1" w14:textId="77777777" w:rsidR="006125FA" w:rsidRPr="003E31F8" w:rsidRDefault="006125FA" w:rsidP="006125FA">
            <w:pPr>
              <w:pStyle w:val="a1"/>
              <w:spacing w:before="0" w:after="0"/>
              <w:jc w:val="left"/>
            </w:pPr>
          </w:p>
        </w:tc>
        <w:tc>
          <w:tcPr>
            <w:tcW w:w="567" w:type="dxa"/>
          </w:tcPr>
          <w:p w14:paraId="4A56CC82" w14:textId="4738208A" w:rsidR="006125FA" w:rsidRDefault="006125FA" w:rsidP="006125FA">
            <w:pPr>
              <w:pStyle w:val="a1"/>
              <w:spacing w:before="0" w:after="0"/>
              <w:jc w:val="center"/>
              <w:rPr>
                <w:lang w:eastAsia="ja-JP"/>
              </w:rPr>
            </w:pPr>
            <w:r>
              <w:rPr>
                <w:rFonts w:hint="eastAsia"/>
                <w:lang w:eastAsia="ja-JP"/>
              </w:rPr>
              <w:t>2</w:t>
            </w:r>
          </w:p>
        </w:tc>
        <w:tc>
          <w:tcPr>
            <w:tcW w:w="5103" w:type="dxa"/>
          </w:tcPr>
          <w:p w14:paraId="4F4517C9" w14:textId="0C8BFE26" w:rsidR="006125FA" w:rsidRDefault="006125FA" w:rsidP="006125FA">
            <w:pPr>
              <w:pStyle w:val="a1"/>
              <w:spacing w:before="0" w:after="0"/>
              <w:jc w:val="left"/>
            </w:pPr>
            <w:r>
              <w:t>After the Function “ProtoConv_PortTransmitUserDef” processes, it returns the following to the upper sub-component that calls this sub-component's interfaces.</w:t>
            </w:r>
          </w:p>
          <w:p w14:paraId="7EF079C1" w14:textId="28AE6911" w:rsidR="006125FA" w:rsidRDefault="006125FA" w:rsidP="006125FA">
            <w:pPr>
              <w:pStyle w:val="a1"/>
              <w:spacing w:before="0" w:after="0"/>
              <w:jc w:val="left"/>
            </w:pPr>
            <w:r>
              <w:t>- Result as error code</w:t>
            </w:r>
          </w:p>
        </w:tc>
        <w:tc>
          <w:tcPr>
            <w:tcW w:w="2127" w:type="dxa"/>
          </w:tcPr>
          <w:p w14:paraId="6A7BDBD8" w14:textId="77777777" w:rsidR="006125FA" w:rsidRPr="0064594D" w:rsidRDefault="006125FA" w:rsidP="006125FA">
            <w:pPr>
              <w:tabs>
                <w:tab w:val="left" w:pos="864"/>
              </w:tabs>
              <w:overflowPunct w:val="0"/>
              <w:autoSpaceDE w:val="0"/>
              <w:autoSpaceDN w:val="0"/>
              <w:adjustRightInd w:val="0"/>
              <w:jc w:val="left"/>
              <w:textAlignment w:val="baseline"/>
              <w:rPr>
                <w:rFonts w:eastAsia="Meiryo UI" w:cs="Arial"/>
                <w:szCs w:val="20"/>
              </w:rPr>
            </w:pPr>
          </w:p>
        </w:tc>
      </w:tr>
    </w:tbl>
    <w:p w14:paraId="171D4A96" w14:textId="5FB5DE41" w:rsidR="00770B98" w:rsidRPr="00A50036" w:rsidRDefault="00C902E4" w:rsidP="00F27F4D">
      <w:pPr>
        <w:pStyle w:val="Heading2"/>
        <w:rPr>
          <w:lang w:val="en-GB"/>
        </w:rPr>
      </w:pPr>
      <w:bookmarkStart w:id="535" w:name="_Toc142063278"/>
      <w:bookmarkStart w:id="536" w:name="_Toc142064505"/>
      <w:bookmarkStart w:id="537" w:name="_Toc142665250"/>
      <w:bookmarkStart w:id="538" w:name="_Toc144543584"/>
      <w:bookmarkStart w:id="539" w:name="_Toc144543713"/>
      <w:bookmarkStart w:id="540" w:name="_Toc144543842"/>
      <w:bookmarkStart w:id="541" w:name="_Toc144821967"/>
      <w:bookmarkStart w:id="542" w:name="_Toc142063280"/>
      <w:bookmarkStart w:id="543" w:name="_Toc142064507"/>
      <w:bookmarkStart w:id="544" w:name="_Toc142665252"/>
      <w:bookmarkStart w:id="545" w:name="_Toc144543586"/>
      <w:bookmarkStart w:id="546" w:name="_Toc144543715"/>
      <w:bookmarkStart w:id="547" w:name="_Toc144543844"/>
      <w:bookmarkStart w:id="548" w:name="_Toc144821969"/>
      <w:bookmarkStart w:id="549" w:name="_Toc141896582"/>
      <w:bookmarkStart w:id="550" w:name="_Toc141896807"/>
      <w:bookmarkStart w:id="551" w:name="_Toc142063281"/>
      <w:bookmarkStart w:id="552" w:name="_Toc142064508"/>
      <w:bookmarkStart w:id="553" w:name="_Toc142665253"/>
      <w:bookmarkStart w:id="554" w:name="_Toc144543587"/>
      <w:bookmarkStart w:id="555" w:name="_Toc144543716"/>
      <w:bookmarkStart w:id="556" w:name="_Toc144543845"/>
      <w:bookmarkStart w:id="557" w:name="_Toc144821970"/>
      <w:bookmarkStart w:id="558" w:name="_Toc203384049"/>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770B98">
        <w:t>R_</w:t>
      </w:r>
      <w:r w:rsidR="000F4E6D">
        <w:t>ProtoConv</w:t>
      </w:r>
      <w:r w:rsidRPr="00770B98">
        <w:t>_GetSendStatus</w:t>
      </w:r>
      <w:bookmarkEnd w:id="558"/>
    </w:p>
    <w:p w14:paraId="3FD17459" w14:textId="7410FE26" w:rsidR="00770B98" w:rsidRDefault="00892CC3" w:rsidP="00032018">
      <w:pPr>
        <w:spacing w:after="120"/>
        <w:ind w:firstLineChars="100" w:firstLine="200"/>
        <w:jc w:val="center"/>
      </w:pPr>
      <w:r w:rsidRPr="00892CC3">
        <w:rPr>
          <w:noProof/>
        </w:rPr>
        <w:drawing>
          <wp:inline distT="0" distB="0" distL="0" distR="0" wp14:anchorId="378FF179" wp14:editId="6EE576F1">
            <wp:extent cx="4423410" cy="1389380"/>
            <wp:effectExtent l="0" t="0" r="0" b="0"/>
            <wp:docPr id="6621776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23410" cy="1389380"/>
                    </a:xfrm>
                    <a:prstGeom prst="rect">
                      <a:avLst/>
                    </a:prstGeom>
                    <a:noFill/>
                    <a:ln>
                      <a:noFill/>
                    </a:ln>
                  </pic:spPr>
                </pic:pic>
              </a:graphicData>
            </a:graphic>
          </wp:inline>
        </w:drawing>
      </w:r>
    </w:p>
    <w:p w14:paraId="233C6657" w14:textId="4C182BD8" w:rsidR="00770B98" w:rsidRDefault="00770B98"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rsidR="003B0D12">
        <w:noBreakHyphen/>
      </w:r>
      <w:r w:rsidR="009D560C">
        <w:fldChar w:fldCharType="begin"/>
      </w:r>
      <w:r w:rsidR="009D560C">
        <w:instrText xml:space="preserve"> SEQ Figure \* ARABIC \s 1 </w:instrText>
      </w:r>
      <w:r w:rsidR="009D560C">
        <w:fldChar w:fldCharType="separate"/>
      </w:r>
      <w:r w:rsidR="009D560C">
        <w:rPr>
          <w:noProof/>
        </w:rPr>
        <w:t>9</w:t>
      </w:r>
      <w:r w:rsidR="009D560C">
        <w:rPr>
          <w:noProof/>
        </w:rPr>
        <w:fldChar w:fldCharType="end"/>
      </w:r>
      <w:r w:rsidR="00F7520E">
        <w:rPr>
          <w:noProof/>
        </w:rPr>
        <w:t>:</w:t>
      </w:r>
      <w:r>
        <w:t xml:space="preserve"> Data Flow diagra</w:t>
      </w:r>
      <w:r w:rsidR="00B76C4C">
        <w:t>m (</w:t>
      </w:r>
      <w:r w:rsidRPr="00770B98">
        <w:t>R_</w:t>
      </w:r>
      <w:r w:rsidR="000F4E6D">
        <w:t>ProtoConv</w:t>
      </w:r>
      <w:r w:rsidRPr="00770B98">
        <w:t>_GetSendStatus</w:t>
      </w:r>
      <w:r w:rsidRPr="005D7A09">
        <w:t>)</w:t>
      </w:r>
    </w:p>
    <w:p w14:paraId="03438874" w14:textId="77777777" w:rsidR="00203649" w:rsidRPr="00F64E2F" w:rsidRDefault="00203649" w:rsidP="00032018">
      <w:pPr>
        <w:spacing w:after="120"/>
      </w:pPr>
    </w:p>
    <w:p w14:paraId="4AE07EA2" w14:textId="680C89A6" w:rsidR="00770B98" w:rsidRDefault="00770B98"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10</w:t>
      </w:r>
      <w:r w:rsidR="009D560C">
        <w:rPr>
          <w:noProof/>
        </w:rPr>
        <w:fldChar w:fldCharType="end"/>
      </w:r>
      <w:r w:rsidR="00F7520E">
        <w:rPr>
          <w:noProof/>
        </w:rPr>
        <w:t>:</w:t>
      </w:r>
      <w:r>
        <w:t xml:space="preserve"> </w:t>
      </w:r>
      <w:r w:rsidRPr="00770B98">
        <w:t>R_</w:t>
      </w:r>
      <w:r w:rsidR="000F4E6D">
        <w:t>ProtoConv</w:t>
      </w:r>
      <w:r w:rsidRPr="00770B98">
        <w:t>_GetSendStatus</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842"/>
        <w:gridCol w:w="432"/>
        <w:gridCol w:w="5238"/>
        <w:gridCol w:w="2127"/>
      </w:tblGrid>
      <w:tr w:rsidR="00770B98" w:rsidRPr="00F05069" w14:paraId="2189C114" w14:textId="77777777" w:rsidTr="00F7520E">
        <w:trPr>
          <w:jc w:val="center"/>
        </w:trPr>
        <w:tc>
          <w:tcPr>
            <w:tcW w:w="2263" w:type="dxa"/>
            <w:gridSpan w:val="2"/>
            <w:shd w:val="clear" w:color="auto" w:fill="D9D9D9"/>
          </w:tcPr>
          <w:p w14:paraId="2166FCDF" w14:textId="77777777" w:rsidR="00770B98" w:rsidRPr="003E31F8" w:rsidRDefault="00770B98" w:rsidP="00032018">
            <w:pPr>
              <w:tabs>
                <w:tab w:val="left" w:pos="864"/>
              </w:tabs>
              <w:overflowPunct w:val="0"/>
              <w:autoSpaceDE w:val="0"/>
              <w:autoSpaceDN w:val="0"/>
              <w:adjustRightInd w:val="0"/>
              <w:jc w:val="left"/>
              <w:textAlignment w:val="baseline"/>
              <w:rPr>
                <w:rStyle w:val="Strong"/>
                <w:rFonts w:cs="Arial"/>
                <w:b w:val="0"/>
                <w:bCs w:val="0"/>
                <w:szCs w:val="20"/>
              </w:rPr>
            </w:pPr>
            <w:r w:rsidRPr="003E31F8">
              <w:rPr>
                <w:rStyle w:val="Strong"/>
              </w:rPr>
              <w:t>API Function</w:t>
            </w:r>
          </w:p>
        </w:tc>
        <w:tc>
          <w:tcPr>
            <w:tcW w:w="5670" w:type="dxa"/>
            <w:gridSpan w:val="2"/>
            <w:shd w:val="clear" w:color="auto" w:fill="D9D9D9"/>
          </w:tcPr>
          <w:p w14:paraId="06FFBFB2" w14:textId="77777777" w:rsidR="00770B98" w:rsidRPr="003E31F8" w:rsidRDefault="00770B98" w:rsidP="00032018">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2127" w:type="dxa"/>
            <w:shd w:val="clear" w:color="auto" w:fill="D9D9D9"/>
          </w:tcPr>
          <w:p w14:paraId="1C69CA7C" w14:textId="77777777" w:rsidR="00770B98" w:rsidRPr="003E31F8" w:rsidRDefault="00770B98" w:rsidP="00032018">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770B98" w:rsidRPr="00F05069" w14:paraId="555043D8" w14:textId="77777777" w:rsidTr="00892CC3">
        <w:trPr>
          <w:trHeight w:val="155"/>
          <w:jc w:val="center"/>
        </w:trPr>
        <w:tc>
          <w:tcPr>
            <w:tcW w:w="421" w:type="dxa"/>
            <w:vMerge w:val="restart"/>
          </w:tcPr>
          <w:p w14:paraId="3CC0E16D" w14:textId="77777777" w:rsidR="00770B98" w:rsidRPr="00A50036" w:rsidRDefault="00770B98" w:rsidP="00032018">
            <w:pPr>
              <w:pStyle w:val="a1"/>
              <w:spacing w:before="0" w:after="0"/>
              <w:jc w:val="center"/>
              <w:rPr>
                <w:lang w:eastAsia="ja-JP"/>
              </w:rPr>
            </w:pPr>
            <w:r>
              <w:rPr>
                <w:rFonts w:hint="eastAsia"/>
                <w:lang w:eastAsia="ja-JP"/>
              </w:rPr>
              <w:t>1</w:t>
            </w:r>
          </w:p>
        </w:tc>
        <w:tc>
          <w:tcPr>
            <w:tcW w:w="1842" w:type="dxa"/>
            <w:vMerge w:val="restart"/>
          </w:tcPr>
          <w:p w14:paraId="4E94DF2C" w14:textId="2360B74F" w:rsidR="00770B98" w:rsidRPr="003E31F8" w:rsidRDefault="00770B98" w:rsidP="00032018">
            <w:pPr>
              <w:pStyle w:val="a1"/>
              <w:spacing w:before="0" w:after="0"/>
              <w:jc w:val="left"/>
            </w:pPr>
            <w:r w:rsidRPr="00250BDB">
              <w:t>R_</w:t>
            </w:r>
            <w:r w:rsidR="000F4E6D">
              <w:t>ProtoConv</w:t>
            </w:r>
            <w:r w:rsidRPr="00250BDB">
              <w:t>_</w:t>
            </w:r>
            <w:r w:rsidR="00892CC3">
              <w:t>GetSendStatus</w:t>
            </w:r>
          </w:p>
        </w:tc>
        <w:tc>
          <w:tcPr>
            <w:tcW w:w="432" w:type="dxa"/>
          </w:tcPr>
          <w:p w14:paraId="40428D40" w14:textId="77777777" w:rsidR="00770B98" w:rsidRPr="003E31F8" w:rsidRDefault="00770B98" w:rsidP="00032018">
            <w:pPr>
              <w:pStyle w:val="a1"/>
              <w:spacing w:before="0" w:after="0"/>
              <w:jc w:val="center"/>
            </w:pPr>
            <w:r w:rsidRPr="003E31F8">
              <w:t>1</w:t>
            </w:r>
          </w:p>
        </w:tc>
        <w:tc>
          <w:tcPr>
            <w:tcW w:w="5238" w:type="dxa"/>
          </w:tcPr>
          <w:p w14:paraId="5431AA2A" w14:textId="61DB7FCA" w:rsidR="00770B98" w:rsidRDefault="00B35ACD" w:rsidP="00032018">
            <w:pPr>
              <w:pStyle w:val="a1"/>
              <w:spacing w:before="0" w:after="0"/>
              <w:jc w:val="left"/>
            </w:pPr>
            <w:r>
              <w:t xml:space="preserve">The User Application specifies </w:t>
            </w:r>
            <w:r w:rsidR="00770B98">
              <w:t>the following data and call API.</w:t>
            </w:r>
          </w:p>
          <w:p w14:paraId="1059E5E7" w14:textId="289AAA7E" w:rsidR="00770B98" w:rsidRDefault="00770B98" w:rsidP="00032018">
            <w:pPr>
              <w:pStyle w:val="a1"/>
              <w:spacing w:before="0" w:after="0"/>
              <w:jc w:val="left"/>
            </w:pPr>
            <w:r>
              <w:t xml:space="preserve">- </w:t>
            </w:r>
            <w:r w:rsidR="00257E7B">
              <w:t>Pointer to send status</w:t>
            </w:r>
          </w:p>
          <w:p w14:paraId="63D57DD2" w14:textId="2F6708D5" w:rsidR="00770B98" w:rsidRPr="003E31F8" w:rsidRDefault="00770B98" w:rsidP="00032018">
            <w:pPr>
              <w:pStyle w:val="a1"/>
              <w:spacing w:before="0" w:after="0"/>
              <w:jc w:val="left"/>
            </w:pPr>
          </w:p>
        </w:tc>
        <w:tc>
          <w:tcPr>
            <w:tcW w:w="2127" w:type="dxa"/>
            <w:vMerge w:val="restart"/>
          </w:tcPr>
          <w:p w14:paraId="1048D641" w14:textId="77777777" w:rsidR="00770B98" w:rsidRPr="00A50036" w:rsidRDefault="00770B98" w:rsidP="00032018">
            <w:pPr>
              <w:pStyle w:val="a1"/>
              <w:spacing w:before="0" w:after="0"/>
              <w:jc w:val="left"/>
            </w:pPr>
            <w:r>
              <w:t>API Layer</w:t>
            </w:r>
          </w:p>
        </w:tc>
      </w:tr>
      <w:tr w:rsidR="00770B98" w:rsidRPr="00F05069" w14:paraId="7F066D50" w14:textId="77777777" w:rsidTr="00892CC3">
        <w:trPr>
          <w:trHeight w:val="155"/>
          <w:jc w:val="center"/>
        </w:trPr>
        <w:tc>
          <w:tcPr>
            <w:tcW w:w="421" w:type="dxa"/>
            <w:vMerge/>
          </w:tcPr>
          <w:p w14:paraId="03479335" w14:textId="77777777" w:rsidR="00770B98" w:rsidRPr="00F05069" w:rsidRDefault="00770B98" w:rsidP="00032018">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6BE714A5" w14:textId="77777777" w:rsidR="00770B98" w:rsidRPr="003E31F8" w:rsidRDefault="00770B98" w:rsidP="00032018">
            <w:pPr>
              <w:pStyle w:val="a1"/>
              <w:spacing w:before="0" w:after="0"/>
              <w:jc w:val="left"/>
            </w:pPr>
          </w:p>
        </w:tc>
        <w:tc>
          <w:tcPr>
            <w:tcW w:w="432" w:type="dxa"/>
          </w:tcPr>
          <w:p w14:paraId="1B0FE738" w14:textId="77777777" w:rsidR="00770B98" w:rsidRPr="003E31F8" w:rsidRDefault="00770B98" w:rsidP="00032018">
            <w:pPr>
              <w:pStyle w:val="a1"/>
              <w:spacing w:before="0" w:after="0"/>
              <w:jc w:val="center"/>
            </w:pPr>
            <w:r>
              <w:t>2</w:t>
            </w:r>
          </w:p>
        </w:tc>
        <w:tc>
          <w:tcPr>
            <w:tcW w:w="5238" w:type="dxa"/>
          </w:tcPr>
          <w:p w14:paraId="4C2621B1" w14:textId="192CC3E9" w:rsidR="00770B98" w:rsidRDefault="00770B98" w:rsidP="00032018">
            <w:pPr>
              <w:pStyle w:val="a1"/>
              <w:spacing w:before="0" w:after="0"/>
              <w:jc w:val="left"/>
            </w:pPr>
            <w:r>
              <w:t>After the API “R_</w:t>
            </w:r>
            <w:r w:rsidR="000F4E6D">
              <w:t>ProtoConv</w:t>
            </w:r>
            <w:r>
              <w:t>_</w:t>
            </w:r>
            <w:r w:rsidR="00892CC3">
              <w:t>GetSendStatus</w:t>
            </w:r>
            <w:r>
              <w:t>” processes, it returns the following to the User Application.</w:t>
            </w:r>
          </w:p>
          <w:p w14:paraId="6FEB1C53" w14:textId="7F996246" w:rsidR="00770B98" w:rsidRDefault="00770B98" w:rsidP="00032018">
            <w:pPr>
              <w:pStyle w:val="a1"/>
              <w:spacing w:before="0" w:after="0"/>
              <w:jc w:val="left"/>
            </w:pPr>
            <w:r>
              <w:t xml:space="preserve">- Result as </w:t>
            </w:r>
            <w:r w:rsidR="00F8320D" w:rsidRPr="00663C6C">
              <w:t>Std_ReturnType</w:t>
            </w:r>
            <w:r w:rsidR="00F8320D">
              <w:rPr>
                <w:lang w:val="en-US"/>
              </w:rPr>
              <w:t xml:space="preserve"> (</w:t>
            </w:r>
            <w:r w:rsidR="00F8320D" w:rsidRPr="00663C6C">
              <w:rPr>
                <w:lang w:val="en-US"/>
              </w:rPr>
              <w:t>normally be used with value E_OK or E_NOT_OK</w:t>
            </w:r>
            <w:r w:rsidR="00F8320D">
              <w:rPr>
                <w:lang w:val="en-US"/>
              </w:rPr>
              <w:t>)</w:t>
            </w:r>
          </w:p>
          <w:p w14:paraId="6DE74EAD" w14:textId="467F2379" w:rsidR="00257E7B" w:rsidRPr="003E31F8" w:rsidRDefault="00257E7B" w:rsidP="00032018">
            <w:pPr>
              <w:pStyle w:val="a1"/>
              <w:spacing w:before="0" w:after="0"/>
              <w:jc w:val="left"/>
            </w:pPr>
            <w:r>
              <w:t>- C</w:t>
            </w:r>
            <w:r w:rsidR="00954E68">
              <w:t>AN</w:t>
            </w:r>
            <w:r>
              <w:t xml:space="preserve"> send </w:t>
            </w:r>
            <w:r w:rsidR="005E449D">
              <w:t>status</w:t>
            </w:r>
          </w:p>
        </w:tc>
        <w:tc>
          <w:tcPr>
            <w:tcW w:w="2127" w:type="dxa"/>
            <w:vMerge/>
          </w:tcPr>
          <w:p w14:paraId="5DC238B5" w14:textId="77777777" w:rsidR="00770B98" w:rsidRPr="0064594D" w:rsidRDefault="00770B98" w:rsidP="00032018">
            <w:pPr>
              <w:tabs>
                <w:tab w:val="left" w:pos="864"/>
              </w:tabs>
              <w:overflowPunct w:val="0"/>
              <w:autoSpaceDE w:val="0"/>
              <w:autoSpaceDN w:val="0"/>
              <w:adjustRightInd w:val="0"/>
              <w:jc w:val="left"/>
              <w:textAlignment w:val="baseline"/>
              <w:rPr>
                <w:rFonts w:eastAsia="Meiryo UI" w:cs="Arial"/>
                <w:szCs w:val="20"/>
              </w:rPr>
            </w:pPr>
          </w:p>
        </w:tc>
      </w:tr>
      <w:tr w:rsidR="00770B98" w:rsidRPr="00F05069" w14:paraId="4ECE455B" w14:textId="77777777" w:rsidTr="00892CC3">
        <w:trPr>
          <w:trHeight w:val="155"/>
          <w:jc w:val="center"/>
        </w:trPr>
        <w:tc>
          <w:tcPr>
            <w:tcW w:w="421" w:type="dxa"/>
          </w:tcPr>
          <w:p w14:paraId="7C527A5C" w14:textId="2784B976" w:rsidR="00770B98" w:rsidRPr="00F05069" w:rsidRDefault="00770B98" w:rsidP="00032018">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2</w:t>
            </w:r>
          </w:p>
        </w:tc>
        <w:tc>
          <w:tcPr>
            <w:tcW w:w="1842" w:type="dxa"/>
          </w:tcPr>
          <w:p w14:paraId="032D28D1" w14:textId="101A0932" w:rsidR="00770B98" w:rsidRPr="003E31F8" w:rsidRDefault="00FA0A6A" w:rsidP="00032018">
            <w:pPr>
              <w:pStyle w:val="a1"/>
              <w:spacing w:before="0" w:after="0"/>
              <w:jc w:val="left"/>
            </w:pPr>
            <w:r>
              <w:t>ProtoConv</w:t>
            </w:r>
            <w:r w:rsidRPr="00250BDB">
              <w:t>_</w:t>
            </w:r>
            <w:r>
              <w:t>GetSendStatus</w:t>
            </w:r>
          </w:p>
        </w:tc>
        <w:tc>
          <w:tcPr>
            <w:tcW w:w="432" w:type="dxa"/>
          </w:tcPr>
          <w:p w14:paraId="7683841B" w14:textId="77777777" w:rsidR="00770B98" w:rsidRDefault="00770B98" w:rsidP="00032018">
            <w:pPr>
              <w:pStyle w:val="a1"/>
              <w:spacing w:before="0" w:after="0"/>
              <w:jc w:val="center"/>
              <w:rPr>
                <w:lang w:eastAsia="ja-JP"/>
              </w:rPr>
            </w:pPr>
            <w:r>
              <w:rPr>
                <w:rFonts w:hint="eastAsia"/>
                <w:lang w:eastAsia="ja-JP"/>
              </w:rPr>
              <w:t>1</w:t>
            </w:r>
          </w:p>
        </w:tc>
        <w:tc>
          <w:tcPr>
            <w:tcW w:w="5238" w:type="dxa"/>
          </w:tcPr>
          <w:p w14:paraId="2E700A21" w14:textId="7B50F9E2" w:rsidR="00770B98" w:rsidRDefault="00770B98" w:rsidP="00032018">
            <w:pPr>
              <w:pStyle w:val="a1"/>
              <w:spacing w:before="0" w:after="0"/>
              <w:jc w:val="left"/>
            </w:pPr>
            <w:r>
              <w:t>After the API “</w:t>
            </w:r>
            <w:r w:rsidR="00FA0A6A">
              <w:t xml:space="preserve"> ProtoConv</w:t>
            </w:r>
            <w:r w:rsidR="00FA0A6A" w:rsidRPr="00250BDB">
              <w:t>_</w:t>
            </w:r>
            <w:r w:rsidR="00FA0A6A">
              <w:t>GetSendStatus</w:t>
            </w:r>
            <w:r>
              <w:t>” processes, it returns the following to the User Application.</w:t>
            </w:r>
          </w:p>
          <w:p w14:paraId="1B416A62" w14:textId="5B66D8EB" w:rsidR="00770B98" w:rsidRPr="003E31F8" w:rsidRDefault="00257E7B" w:rsidP="00032018">
            <w:pPr>
              <w:pStyle w:val="a1"/>
              <w:spacing w:before="0" w:after="0"/>
              <w:jc w:val="left"/>
            </w:pPr>
            <w:r>
              <w:t>- G</w:t>
            </w:r>
            <w:r w:rsidR="00770B98">
              <w:t>et C</w:t>
            </w:r>
            <w:r w:rsidR="00954E68">
              <w:t>AN</w:t>
            </w:r>
            <w:r w:rsidR="00770B98">
              <w:t xml:space="preserve"> send </w:t>
            </w:r>
            <w:r>
              <w:t>status</w:t>
            </w:r>
          </w:p>
        </w:tc>
        <w:tc>
          <w:tcPr>
            <w:tcW w:w="2127" w:type="dxa"/>
          </w:tcPr>
          <w:p w14:paraId="379AF5A3" w14:textId="168575BB" w:rsidR="00770B98" w:rsidRPr="0064594D" w:rsidRDefault="00770B98" w:rsidP="00032018">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Ethernet to </w:t>
            </w:r>
            <w:r w:rsidR="00992417">
              <w:rPr>
                <w:rFonts w:eastAsia="Meiryo UI" w:cs="Arial"/>
                <w:szCs w:val="20"/>
              </w:rPr>
              <w:t>CAN</w:t>
            </w:r>
            <w:r w:rsidR="0046020F">
              <w:rPr>
                <w:rFonts w:eastAsia="Meiryo UI" w:cs="Arial"/>
                <w:szCs w:val="20"/>
              </w:rPr>
              <w:t xml:space="preserve"> </w:t>
            </w:r>
            <w:r w:rsidR="0046020F" w:rsidRPr="005D7A09">
              <w:rPr>
                <w:rFonts w:eastAsia="Meiryo UI" w:cs="Arial"/>
                <w:szCs w:val="20"/>
              </w:rPr>
              <w:t>Conversion</w:t>
            </w:r>
            <w:r w:rsidRPr="005D7A09">
              <w:rPr>
                <w:rFonts w:eastAsia="Meiryo UI" w:cs="Arial"/>
                <w:szCs w:val="20"/>
              </w:rPr>
              <w:t xml:space="preserve"> Function</w:t>
            </w:r>
          </w:p>
        </w:tc>
      </w:tr>
    </w:tbl>
    <w:p w14:paraId="3AB7265F" w14:textId="78EA821C" w:rsidR="00E042F2" w:rsidRDefault="00E042F2">
      <w:pPr>
        <w:keepNext/>
        <w:spacing w:after="120"/>
        <w:rPr>
          <w:rFonts w:eastAsia="Meiryo UI"/>
        </w:rPr>
      </w:pPr>
    </w:p>
    <w:p w14:paraId="578E7750" w14:textId="77777777" w:rsidR="00E042F2" w:rsidRDefault="00E042F2">
      <w:pPr>
        <w:jc w:val="left"/>
        <w:rPr>
          <w:rFonts w:eastAsia="Meiryo UI"/>
        </w:rPr>
      </w:pPr>
      <w:r>
        <w:rPr>
          <w:rFonts w:eastAsia="Meiryo UI"/>
        </w:rPr>
        <w:br w:type="page"/>
      </w:r>
    </w:p>
    <w:p w14:paraId="3EAF5D07" w14:textId="730CB784" w:rsidR="00892CC3" w:rsidRPr="00892CC3" w:rsidRDefault="00892CC3" w:rsidP="00F27F4D">
      <w:pPr>
        <w:pStyle w:val="Heading2"/>
      </w:pPr>
      <w:bookmarkStart w:id="559" w:name="_Toc203384050"/>
      <w:r w:rsidRPr="00250BDB">
        <w:lastRenderedPageBreak/>
        <w:t>R_</w:t>
      </w:r>
      <w:r>
        <w:t>ProtoConv</w:t>
      </w:r>
      <w:r w:rsidRPr="00250BDB">
        <w:t>_</w:t>
      </w:r>
      <w:r w:rsidR="00FA0A6A">
        <w:t>UpdateSendStatus</w:t>
      </w:r>
      <w:bookmarkEnd w:id="559"/>
    </w:p>
    <w:p w14:paraId="6890B261" w14:textId="29440CBB" w:rsidR="00892CC3" w:rsidRDefault="00892CC3" w:rsidP="00892CC3">
      <w:pPr>
        <w:spacing w:after="120"/>
        <w:jc w:val="center"/>
      </w:pPr>
      <w:r w:rsidRPr="00892CC3">
        <w:rPr>
          <w:noProof/>
        </w:rPr>
        <w:drawing>
          <wp:inline distT="0" distB="0" distL="0" distR="0" wp14:anchorId="68C44D53" wp14:editId="5316B5AA">
            <wp:extent cx="4423410" cy="1621155"/>
            <wp:effectExtent l="0" t="0" r="0" b="0"/>
            <wp:docPr id="8316389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23410" cy="1621155"/>
                    </a:xfrm>
                    <a:prstGeom prst="rect">
                      <a:avLst/>
                    </a:prstGeom>
                    <a:noFill/>
                    <a:ln>
                      <a:noFill/>
                    </a:ln>
                  </pic:spPr>
                </pic:pic>
              </a:graphicData>
            </a:graphic>
          </wp:inline>
        </w:drawing>
      </w:r>
    </w:p>
    <w:p w14:paraId="12180F1A" w14:textId="1F072F41" w:rsidR="00892CC3" w:rsidRDefault="00892CC3" w:rsidP="00E10491">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10</w:t>
      </w:r>
      <w:r w:rsidR="009D560C">
        <w:rPr>
          <w:noProof/>
        </w:rPr>
        <w:fldChar w:fldCharType="end"/>
      </w:r>
      <w:r>
        <w:rPr>
          <w:noProof/>
        </w:rPr>
        <w:t>:</w:t>
      </w:r>
      <w:r>
        <w:t xml:space="preserve"> Data Flow diagram </w:t>
      </w:r>
      <w:r w:rsidRPr="005D7A09">
        <w:t>(</w:t>
      </w:r>
      <w:r w:rsidRPr="00250BDB">
        <w:t>R_</w:t>
      </w:r>
      <w:r>
        <w:t>ProtoConv</w:t>
      </w:r>
      <w:r w:rsidRPr="00250BDB">
        <w:t>_</w:t>
      </w:r>
      <w:r w:rsidR="00FA0A6A">
        <w:t>UpdateSendStatus</w:t>
      </w:r>
      <w:r w:rsidRPr="005D7A09">
        <w:t>)</w:t>
      </w:r>
    </w:p>
    <w:p w14:paraId="40082672" w14:textId="77777777" w:rsidR="00892CC3" w:rsidRDefault="00892CC3" w:rsidP="00892CC3">
      <w:pPr>
        <w:spacing w:after="120"/>
        <w:rPr>
          <w:b/>
          <w:bCs/>
          <w:szCs w:val="21"/>
        </w:rPr>
      </w:pPr>
    </w:p>
    <w:p w14:paraId="13B7C0A1" w14:textId="7E6C4ACC" w:rsidR="00892CC3" w:rsidRDefault="00892CC3" w:rsidP="00E1049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11</w:t>
      </w:r>
      <w:r w:rsidR="009D560C">
        <w:rPr>
          <w:noProof/>
        </w:rPr>
        <w:fldChar w:fldCharType="end"/>
      </w:r>
      <w:r>
        <w:rPr>
          <w:noProof/>
        </w:rPr>
        <w:t>:</w:t>
      </w:r>
      <w:r>
        <w:t xml:space="preserve"> </w:t>
      </w:r>
      <w:r w:rsidRPr="00250BDB">
        <w:t>R_</w:t>
      </w:r>
      <w:r>
        <w:t>ProtoConv</w:t>
      </w:r>
      <w:r w:rsidRPr="00250BDB">
        <w:t>_</w:t>
      </w:r>
      <w:r w:rsidR="00FA0A6A">
        <w:t>UpdateSendStatus</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842"/>
        <w:gridCol w:w="567"/>
        <w:gridCol w:w="5265"/>
        <w:gridCol w:w="1965"/>
      </w:tblGrid>
      <w:tr w:rsidR="00892CC3" w:rsidRPr="00F05069" w14:paraId="3160D35F" w14:textId="77777777" w:rsidTr="009F022F">
        <w:trPr>
          <w:jc w:val="center"/>
        </w:trPr>
        <w:tc>
          <w:tcPr>
            <w:tcW w:w="2263" w:type="dxa"/>
            <w:gridSpan w:val="2"/>
            <w:shd w:val="clear" w:color="auto" w:fill="D9D9D9"/>
          </w:tcPr>
          <w:p w14:paraId="0B659278" w14:textId="77777777" w:rsidR="00892CC3" w:rsidRPr="003E31F8" w:rsidRDefault="00892CC3" w:rsidP="009F022F">
            <w:pPr>
              <w:tabs>
                <w:tab w:val="left" w:pos="864"/>
              </w:tabs>
              <w:overflowPunct w:val="0"/>
              <w:autoSpaceDE w:val="0"/>
              <w:autoSpaceDN w:val="0"/>
              <w:adjustRightInd w:val="0"/>
              <w:jc w:val="left"/>
              <w:textAlignment w:val="baseline"/>
              <w:rPr>
                <w:rStyle w:val="Strong"/>
                <w:rFonts w:cs="Arial"/>
                <w:b w:val="0"/>
                <w:bCs w:val="0"/>
                <w:szCs w:val="20"/>
              </w:rPr>
            </w:pPr>
            <w:r w:rsidRPr="003E31F8">
              <w:rPr>
                <w:rStyle w:val="Strong"/>
              </w:rPr>
              <w:t>API Function</w:t>
            </w:r>
          </w:p>
        </w:tc>
        <w:tc>
          <w:tcPr>
            <w:tcW w:w="5832" w:type="dxa"/>
            <w:gridSpan w:val="2"/>
            <w:shd w:val="clear" w:color="auto" w:fill="D9D9D9"/>
          </w:tcPr>
          <w:p w14:paraId="52B0BEFD" w14:textId="77777777" w:rsidR="00892CC3" w:rsidRPr="003E31F8" w:rsidRDefault="00892CC3" w:rsidP="009F022F">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965" w:type="dxa"/>
            <w:shd w:val="clear" w:color="auto" w:fill="D9D9D9"/>
          </w:tcPr>
          <w:p w14:paraId="619BCEFE" w14:textId="77777777" w:rsidR="00892CC3" w:rsidRPr="003E31F8" w:rsidRDefault="00892CC3" w:rsidP="009F022F">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892CC3" w:rsidRPr="00F05069" w14:paraId="6053C0B4" w14:textId="77777777" w:rsidTr="009F022F">
        <w:trPr>
          <w:trHeight w:val="155"/>
          <w:jc w:val="center"/>
        </w:trPr>
        <w:tc>
          <w:tcPr>
            <w:tcW w:w="421" w:type="dxa"/>
            <w:vMerge w:val="restart"/>
          </w:tcPr>
          <w:p w14:paraId="6A99A8F8" w14:textId="77777777" w:rsidR="00892CC3" w:rsidRPr="00A50036" w:rsidRDefault="00892CC3" w:rsidP="009F022F">
            <w:pPr>
              <w:pStyle w:val="a1"/>
              <w:spacing w:before="0" w:after="0"/>
              <w:jc w:val="center"/>
              <w:rPr>
                <w:lang w:eastAsia="ja-JP"/>
              </w:rPr>
            </w:pPr>
            <w:r>
              <w:rPr>
                <w:rFonts w:hint="eastAsia"/>
                <w:lang w:eastAsia="ja-JP"/>
              </w:rPr>
              <w:t>1</w:t>
            </w:r>
          </w:p>
        </w:tc>
        <w:tc>
          <w:tcPr>
            <w:tcW w:w="1842" w:type="dxa"/>
            <w:vMerge w:val="restart"/>
          </w:tcPr>
          <w:p w14:paraId="23F41A8C" w14:textId="5B2B9698" w:rsidR="00892CC3" w:rsidRPr="003E31F8" w:rsidRDefault="00892CC3" w:rsidP="009F022F">
            <w:pPr>
              <w:pStyle w:val="a1"/>
              <w:spacing w:before="0" w:after="0"/>
              <w:jc w:val="left"/>
            </w:pPr>
            <w:r w:rsidRPr="00250BDB">
              <w:t>R_</w:t>
            </w:r>
            <w:r>
              <w:t>ProtoConv</w:t>
            </w:r>
            <w:r w:rsidRPr="00250BDB">
              <w:t>_</w:t>
            </w:r>
            <w:r w:rsidR="00FA0A6A">
              <w:t>UpdateSendStatus</w:t>
            </w:r>
          </w:p>
        </w:tc>
        <w:tc>
          <w:tcPr>
            <w:tcW w:w="567" w:type="dxa"/>
          </w:tcPr>
          <w:p w14:paraId="66AB2847" w14:textId="77777777" w:rsidR="00892CC3" w:rsidRPr="003E31F8" w:rsidRDefault="00892CC3" w:rsidP="009F022F">
            <w:pPr>
              <w:pStyle w:val="a1"/>
              <w:spacing w:before="0" w:after="0"/>
              <w:jc w:val="center"/>
            </w:pPr>
            <w:r w:rsidRPr="003E31F8">
              <w:t>1</w:t>
            </w:r>
          </w:p>
        </w:tc>
        <w:tc>
          <w:tcPr>
            <w:tcW w:w="5265" w:type="dxa"/>
          </w:tcPr>
          <w:p w14:paraId="4F350734" w14:textId="03BB3326" w:rsidR="00892CC3" w:rsidRDefault="00B35ACD" w:rsidP="009F022F">
            <w:pPr>
              <w:pStyle w:val="a1"/>
              <w:spacing w:before="0" w:after="0"/>
              <w:jc w:val="left"/>
            </w:pPr>
            <w:r>
              <w:t xml:space="preserve">The User Application specifies </w:t>
            </w:r>
            <w:r w:rsidR="00892CC3">
              <w:t>the following data and call API.</w:t>
            </w:r>
          </w:p>
          <w:p w14:paraId="154342C7" w14:textId="368875F7" w:rsidR="00892CC3" w:rsidRPr="003E31F8" w:rsidRDefault="00892CC3" w:rsidP="00FA0A6A">
            <w:pPr>
              <w:pStyle w:val="a1"/>
              <w:spacing w:before="0" w:after="0"/>
              <w:jc w:val="left"/>
            </w:pPr>
            <w:r>
              <w:t xml:space="preserve">- </w:t>
            </w:r>
            <w:r w:rsidR="00FA0A6A">
              <w:t>Send Status</w:t>
            </w:r>
          </w:p>
        </w:tc>
        <w:tc>
          <w:tcPr>
            <w:tcW w:w="1965" w:type="dxa"/>
            <w:vMerge w:val="restart"/>
          </w:tcPr>
          <w:p w14:paraId="50657C06" w14:textId="77777777" w:rsidR="00892CC3" w:rsidRPr="00A50036" w:rsidRDefault="00892CC3" w:rsidP="009F022F">
            <w:pPr>
              <w:tabs>
                <w:tab w:val="left" w:pos="864"/>
              </w:tabs>
              <w:overflowPunct w:val="0"/>
              <w:autoSpaceDE w:val="0"/>
              <w:autoSpaceDN w:val="0"/>
              <w:adjustRightInd w:val="0"/>
              <w:jc w:val="left"/>
              <w:textAlignment w:val="baseline"/>
            </w:pPr>
            <w:r>
              <w:t>API Layer</w:t>
            </w:r>
          </w:p>
        </w:tc>
      </w:tr>
      <w:tr w:rsidR="00892CC3" w:rsidRPr="00F05069" w14:paraId="2606756E" w14:textId="77777777" w:rsidTr="009F022F">
        <w:trPr>
          <w:trHeight w:val="155"/>
          <w:jc w:val="center"/>
        </w:trPr>
        <w:tc>
          <w:tcPr>
            <w:tcW w:w="421" w:type="dxa"/>
            <w:vMerge/>
          </w:tcPr>
          <w:p w14:paraId="0814A105" w14:textId="77777777" w:rsidR="00892CC3" w:rsidRPr="00F05069" w:rsidRDefault="00892CC3" w:rsidP="009F022F">
            <w:pPr>
              <w:tabs>
                <w:tab w:val="left" w:pos="864"/>
              </w:tabs>
              <w:overflowPunct w:val="0"/>
              <w:autoSpaceDE w:val="0"/>
              <w:autoSpaceDN w:val="0"/>
              <w:adjustRightInd w:val="0"/>
              <w:jc w:val="center"/>
              <w:textAlignment w:val="baseline"/>
              <w:rPr>
                <w:rFonts w:eastAsia="Meiryo UI" w:cs="Arial"/>
                <w:szCs w:val="20"/>
              </w:rPr>
            </w:pPr>
          </w:p>
        </w:tc>
        <w:tc>
          <w:tcPr>
            <w:tcW w:w="1842" w:type="dxa"/>
            <w:vMerge/>
          </w:tcPr>
          <w:p w14:paraId="1A71F850" w14:textId="77777777" w:rsidR="00892CC3" w:rsidRPr="003E31F8" w:rsidRDefault="00892CC3" w:rsidP="009F022F">
            <w:pPr>
              <w:pStyle w:val="a1"/>
              <w:spacing w:before="0" w:after="0"/>
              <w:jc w:val="left"/>
            </w:pPr>
          </w:p>
        </w:tc>
        <w:tc>
          <w:tcPr>
            <w:tcW w:w="567" w:type="dxa"/>
          </w:tcPr>
          <w:p w14:paraId="214FD115" w14:textId="77777777" w:rsidR="00892CC3" w:rsidRPr="003E31F8" w:rsidRDefault="00892CC3" w:rsidP="009F022F">
            <w:pPr>
              <w:pStyle w:val="a1"/>
              <w:spacing w:before="0" w:after="0"/>
              <w:jc w:val="center"/>
            </w:pPr>
            <w:r>
              <w:t>2</w:t>
            </w:r>
          </w:p>
        </w:tc>
        <w:tc>
          <w:tcPr>
            <w:tcW w:w="5265" w:type="dxa"/>
          </w:tcPr>
          <w:p w14:paraId="0E14D911" w14:textId="6F2ED2C3" w:rsidR="00892CC3" w:rsidRDefault="00892CC3" w:rsidP="009F022F">
            <w:pPr>
              <w:pStyle w:val="a1"/>
              <w:spacing w:before="0" w:after="0"/>
              <w:jc w:val="left"/>
            </w:pPr>
            <w:r>
              <w:t>After the API “R_ProtoConv_</w:t>
            </w:r>
            <w:r w:rsidR="00FA0A6A">
              <w:t>UpdateSendStatus</w:t>
            </w:r>
            <w:r>
              <w:t>” processes, it returns the following to the User Application.</w:t>
            </w:r>
          </w:p>
          <w:p w14:paraId="50D80AC3" w14:textId="77777777" w:rsidR="00892CC3" w:rsidRPr="003E31F8" w:rsidRDefault="00892CC3" w:rsidP="009F022F">
            <w:pPr>
              <w:pStyle w:val="a1"/>
              <w:spacing w:before="0" w:after="0"/>
              <w:jc w:val="left"/>
            </w:pPr>
            <w:r>
              <w:t xml:space="preserve">- Result as </w:t>
            </w:r>
            <w:r w:rsidRPr="00663C6C">
              <w:t>Std_ReturnType</w:t>
            </w:r>
            <w:r>
              <w:rPr>
                <w:lang w:val="en-US"/>
              </w:rPr>
              <w:t xml:space="preserve"> (</w:t>
            </w:r>
            <w:r w:rsidRPr="00663C6C">
              <w:rPr>
                <w:lang w:val="en-US"/>
              </w:rPr>
              <w:t>normally be used with value E_OK or E_NOT_OK</w:t>
            </w:r>
            <w:r>
              <w:rPr>
                <w:lang w:val="en-US"/>
              </w:rPr>
              <w:t>)</w:t>
            </w:r>
          </w:p>
        </w:tc>
        <w:tc>
          <w:tcPr>
            <w:tcW w:w="1965" w:type="dxa"/>
            <w:vMerge/>
          </w:tcPr>
          <w:p w14:paraId="0B21AD6A" w14:textId="77777777" w:rsidR="00892CC3" w:rsidRPr="0064594D" w:rsidRDefault="00892CC3" w:rsidP="009F022F">
            <w:pPr>
              <w:tabs>
                <w:tab w:val="left" w:pos="864"/>
              </w:tabs>
              <w:overflowPunct w:val="0"/>
              <w:autoSpaceDE w:val="0"/>
              <w:autoSpaceDN w:val="0"/>
              <w:adjustRightInd w:val="0"/>
              <w:jc w:val="left"/>
              <w:textAlignment w:val="baseline"/>
              <w:rPr>
                <w:rFonts w:eastAsia="Meiryo UI" w:cs="Arial"/>
                <w:szCs w:val="20"/>
              </w:rPr>
            </w:pPr>
          </w:p>
        </w:tc>
      </w:tr>
      <w:tr w:rsidR="00892CC3" w:rsidRPr="00F05069" w14:paraId="2666DEFF" w14:textId="77777777" w:rsidTr="009F022F">
        <w:trPr>
          <w:trHeight w:val="155"/>
          <w:jc w:val="center"/>
        </w:trPr>
        <w:tc>
          <w:tcPr>
            <w:tcW w:w="421" w:type="dxa"/>
          </w:tcPr>
          <w:p w14:paraId="6C2B0152" w14:textId="3B7C30C4" w:rsidR="00892CC3" w:rsidRPr="00F05069" w:rsidRDefault="00FA0A6A" w:rsidP="009F022F">
            <w:pPr>
              <w:tabs>
                <w:tab w:val="left" w:pos="864"/>
              </w:tabs>
              <w:overflowPunct w:val="0"/>
              <w:autoSpaceDE w:val="0"/>
              <w:autoSpaceDN w:val="0"/>
              <w:adjustRightInd w:val="0"/>
              <w:jc w:val="center"/>
              <w:textAlignment w:val="baseline"/>
              <w:rPr>
                <w:rFonts w:eastAsia="Meiryo UI" w:cs="Arial"/>
                <w:szCs w:val="20"/>
              </w:rPr>
            </w:pPr>
            <w:r>
              <w:rPr>
                <w:rFonts w:eastAsia="Meiryo UI" w:cs="Arial"/>
                <w:szCs w:val="20"/>
              </w:rPr>
              <w:t>2</w:t>
            </w:r>
          </w:p>
        </w:tc>
        <w:tc>
          <w:tcPr>
            <w:tcW w:w="1842" w:type="dxa"/>
          </w:tcPr>
          <w:p w14:paraId="48DEA950" w14:textId="25148147" w:rsidR="00892CC3" w:rsidRPr="003E31F8" w:rsidRDefault="00892CC3" w:rsidP="009F022F">
            <w:pPr>
              <w:pStyle w:val="a1"/>
              <w:spacing w:before="0" w:after="0"/>
              <w:jc w:val="left"/>
            </w:pPr>
            <w:r>
              <w:t>ProtoConv</w:t>
            </w:r>
            <w:r w:rsidRPr="00250BDB">
              <w:t>_</w:t>
            </w:r>
            <w:r w:rsidR="00FA0A6A">
              <w:t>UpdateSendStatus</w:t>
            </w:r>
          </w:p>
        </w:tc>
        <w:tc>
          <w:tcPr>
            <w:tcW w:w="567" w:type="dxa"/>
          </w:tcPr>
          <w:p w14:paraId="21124C17" w14:textId="77777777" w:rsidR="00892CC3" w:rsidRDefault="00892CC3" w:rsidP="009F022F">
            <w:pPr>
              <w:pStyle w:val="a1"/>
              <w:spacing w:before="0" w:after="0"/>
              <w:jc w:val="center"/>
              <w:rPr>
                <w:lang w:eastAsia="ja-JP"/>
              </w:rPr>
            </w:pPr>
            <w:r>
              <w:rPr>
                <w:rFonts w:hint="eastAsia"/>
                <w:lang w:eastAsia="ja-JP"/>
              </w:rPr>
              <w:t>1</w:t>
            </w:r>
          </w:p>
        </w:tc>
        <w:tc>
          <w:tcPr>
            <w:tcW w:w="5265" w:type="dxa"/>
          </w:tcPr>
          <w:p w14:paraId="55FDC2A8" w14:textId="311C4875" w:rsidR="00892CC3" w:rsidRDefault="00892CC3" w:rsidP="009F022F">
            <w:pPr>
              <w:pStyle w:val="a1"/>
              <w:spacing w:before="0" w:after="0"/>
              <w:jc w:val="left"/>
            </w:pPr>
            <w:r>
              <w:t>After the API “ProtoConv_</w:t>
            </w:r>
            <w:r w:rsidR="00FA0A6A">
              <w:t>UpdateSendStatus</w:t>
            </w:r>
            <w:r>
              <w:t>” processes, it returns the following to the User Application.</w:t>
            </w:r>
          </w:p>
          <w:p w14:paraId="032178A2" w14:textId="3EBCDCF8" w:rsidR="00892CC3" w:rsidRPr="003E31F8" w:rsidRDefault="00892CC3" w:rsidP="009F022F">
            <w:pPr>
              <w:pStyle w:val="a1"/>
              <w:spacing w:before="0" w:after="0"/>
              <w:jc w:val="left"/>
            </w:pPr>
            <w:r>
              <w:t xml:space="preserve">- </w:t>
            </w:r>
            <w:r w:rsidR="00FA0A6A">
              <w:t>Send Status</w:t>
            </w:r>
          </w:p>
        </w:tc>
        <w:tc>
          <w:tcPr>
            <w:tcW w:w="1965" w:type="dxa"/>
          </w:tcPr>
          <w:p w14:paraId="361D8AE9" w14:textId="27D2CF65" w:rsidR="00892CC3" w:rsidRPr="0064594D" w:rsidRDefault="00892CC3" w:rsidP="009F022F">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Ethernet to </w:t>
            </w:r>
            <w:r w:rsidR="00992417">
              <w:rPr>
                <w:rFonts w:eastAsia="Meiryo UI" w:cs="Arial"/>
                <w:szCs w:val="20"/>
              </w:rPr>
              <w:t>CAN</w:t>
            </w:r>
            <w:r>
              <w:rPr>
                <w:rFonts w:eastAsia="Meiryo UI" w:cs="Arial"/>
                <w:szCs w:val="20"/>
              </w:rPr>
              <w:t xml:space="preserve"> </w:t>
            </w:r>
            <w:r w:rsidRPr="005D7A09">
              <w:rPr>
                <w:rFonts w:eastAsia="Meiryo UI" w:cs="Arial"/>
                <w:szCs w:val="20"/>
              </w:rPr>
              <w:t>Conversion Function</w:t>
            </w:r>
          </w:p>
        </w:tc>
      </w:tr>
    </w:tbl>
    <w:p w14:paraId="111A4711" w14:textId="77777777" w:rsidR="00CC0DD2" w:rsidRDefault="00CC0DD2" w:rsidP="00892CC3">
      <w:pPr>
        <w:spacing w:after="120"/>
      </w:pPr>
      <w:bookmarkStart w:id="560" w:name="_Toc141896581"/>
      <w:bookmarkStart w:id="561" w:name="_Toc141896806"/>
      <w:bookmarkEnd w:id="560"/>
      <w:bookmarkEnd w:id="561"/>
    </w:p>
    <w:p w14:paraId="70596C76" w14:textId="21AEB6CB" w:rsidR="003C3617" w:rsidRDefault="00224461" w:rsidP="003C3617">
      <w:pPr>
        <w:pStyle w:val="Heading2"/>
      </w:pPr>
      <w:r>
        <w:br w:type="column"/>
      </w:r>
      <w:bookmarkStart w:id="562" w:name="_Toc203384051"/>
      <w:r w:rsidR="003C3617" w:rsidRPr="003C3617">
        <w:lastRenderedPageBreak/>
        <w:t>R_ProtoConv_EnqueueCan</w:t>
      </w:r>
      <w:bookmarkEnd w:id="562"/>
    </w:p>
    <w:p w14:paraId="4764D65A" w14:textId="2B79031B" w:rsidR="003C3617" w:rsidRPr="009E17A8" w:rsidRDefault="003C3617" w:rsidP="003C3617">
      <w:pPr>
        <w:jc w:val="center"/>
        <w:rPr>
          <w:lang w:eastAsia="en-US"/>
        </w:rPr>
      </w:pPr>
      <w:r w:rsidRPr="003C3617">
        <w:rPr>
          <w:noProof/>
          <w:lang w:eastAsia="en-US"/>
        </w:rPr>
        <w:drawing>
          <wp:inline distT="0" distB="0" distL="0" distR="0" wp14:anchorId="17465856" wp14:editId="25BBAA17">
            <wp:extent cx="5749925" cy="1653540"/>
            <wp:effectExtent l="0" t="0" r="0" b="0"/>
            <wp:docPr id="12237936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49925" cy="1653540"/>
                    </a:xfrm>
                    <a:prstGeom prst="rect">
                      <a:avLst/>
                    </a:prstGeom>
                    <a:noFill/>
                    <a:ln>
                      <a:noFill/>
                    </a:ln>
                  </pic:spPr>
                </pic:pic>
              </a:graphicData>
            </a:graphic>
          </wp:inline>
        </w:drawing>
      </w:r>
    </w:p>
    <w:p w14:paraId="02802612" w14:textId="13A1C30B" w:rsidR="003C3617" w:rsidRPr="003C3617" w:rsidRDefault="003C3617" w:rsidP="003C3617">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11</w:t>
      </w:r>
      <w:r w:rsidR="009D560C">
        <w:rPr>
          <w:noProof/>
        </w:rPr>
        <w:fldChar w:fldCharType="end"/>
      </w:r>
      <w:r>
        <w:rPr>
          <w:noProof/>
        </w:rPr>
        <w:t>:</w:t>
      </w:r>
      <w:r>
        <w:t xml:space="preserve"> Data Flow diagram (</w:t>
      </w:r>
      <w:r w:rsidRPr="003C3617">
        <w:t>R_ProtoConv_EnqueueCan</w:t>
      </w:r>
      <w:r>
        <w:t>)</w:t>
      </w:r>
    </w:p>
    <w:p w14:paraId="09413F2F" w14:textId="77777777" w:rsidR="003C3617" w:rsidRDefault="003C3617" w:rsidP="003C3617">
      <w:pPr>
        <w:spacing w:after="120"/>
        <w:rPr>
          <w:rFonts w:eastAsia="Meiryo UI"/>
        </w:rPr>
      </w:pPr>
    </w:p>
    <w:p w14:paraId="27219BDC" w14:textId="1DFB6243" w:rsidR="003C3617" w:rsidRDefault="003C3617" w:rsidP="003C3617">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12</w:t>
      </w:r>
      <w:r w:rsidR="009D560C">
        <w:rPr>
          <w:noProof/>
        </w:rPr>
        <w:fldChar w:fldCharType="end"/>
      </w:r>
      <w:r>
        <w:rPr>
          <w:noProof/>
        </w:rPr>
        <w:t>:</w:t>
      </w:r>
      <w:r>
        <w:t xml:space="preserve"> </w:t>
      </w:r>
      <w:r w:rsidRPr="003C3617">
        <w:t>R_ProtoConv_EnqueueCan</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3C3617" w:rsidRPr="00F05069" w14:paraId="050DDF51" w14:textId="77777777" w:rsidTr="00085359">
        <w:tc>
          <w:tcPr>
            <w:tcW w:w="2065" w:type="dxa"/>
            <w:gridSpan w:val="2"/>
            <w:shd w:val="clear" w:color="auto" w:fill="D9D9D9"/>
          </w:tcPr>
          <w:p w14:paraId="4F6510B7" w14:textId="77777777" w:rsidR="003C3617" w:rsidRPr="003E31F8" w:rsidRDefault="003C3617" w:rsidP="00085359">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733F2A36"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59434729"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3C3617" w:rsidRPr="00F05069" w14:paraId="5BCBE350" w14:textId="77777777" w:rsidTr="00085359">
        <w:trPr>
          <w:trHeight w:val="155"/>
        </w:trPr>
        <w:tc>
          <w:tcPr>
            <w:tcW w:w="421" w:type="dxa"/>
            <w:vMerge w:val="restart"/>
          </w:tcPr>
          <w:p w14:paraId="003CDDBA" w14:textId="77777777" w:rsidR="003C3617" w:rsidRPr="00A50036" w:rsidRDefault="003C3617" w:rsidP="00085359">
            <w:pPr>
              <w:pStyle w:val="a1"/>
              <w:spacing w:before="0" w:after="0"/>
              <w:jc w:val="center"/>
              <w:rPr>
                <w:lang w:eastAsia="ja-JP"/>
              </w:rPr>
            </w:pPr>
            <w:r>
              <w:rPr>
                <w:rFonts w:hint="eastAsia"/>
                <w:lang w:eastAsia="ja-JP"/>
              </w:rPr>
              <w:t>1</w:t>
            </w:r>
          </w:p>
        </w:tc>
        <w:tc>
          <w:tcPr>
            <w:tcW w:w="1644" w:type="dxa"/>
            <w:vMerge w:val="restart"/>
          </w:tcPr>
          <w:p w14:paraId="3A12DDFF" w14:textId="5CAD61E0" w:rsidR="003C3617" w:rsidRPr="003C3617" w:rsidRDefault="003C3617" w:rsidP="00085359">
            <w:pPr>
              <w:pStyle w:val="a1"/>
              <w:spacing w:before="0" w:after="0"/>
            </w:pPr>
            <w:r w:rsidRPr="003C3617">
              <w:rPr>
                <w:rFonts w:cs="Arial"/>
                <w:szCs w:val="20"/>
              </w:rPr>
              <w:t>R_ProtoConv_EnqueueCan</w:t>
            </w:r>
          </w:p>
        </w:tc>
        <w:tc>
          <w:tcPr>
            <w:tcW w:w="360" w:type="dxa"/>
          </w:tcPr>
          <w:p w14:paraId="00DB46AD" w14:textId="77777777" w:rsidR="003C3617" w:rsidRPr="003E31F8" w:rsidRDefault="003C3617" w:rsidP="00085359">
            <w:pPr>
              <w:pStyle w:val="a1"/>
              <w:spacing w:before="0" w:after="0"/>
              <w:jc w:val="left"/>
            </w:pPr>
            <w:r w:rsidRPr="003E31F8">
              <w:t>1</w:t>
            </w:r>
          </w:p>
        </w:tc>
        <w:tc>
          <w:tcPr>
            <w:tcW w:w="6210" w:type="dxa"/>
          </w:tcPr>
          <w:p w14:paraId="7732FDD6" w14:textId="5D23E3C8" w:rsidR="003C3617" w:rsidRPr="003E31F8" w:rsidRDefault="00B35ACD" w:rsidP="00085359">
            <w:pPr>
              <w:pStyle w:val="a1"/>
              <w:spacing w:before="0" w:after="0"/>
              <w:jc w:val="left"/>
            </w:pPr>
            <w:r>
              <w:t xml:space="preserve">The User Application specifies </w:t>
            </w:r>
            <w:r w:rsidR="003C3617" w:rsidRPr="003E31F8">
              <w:t>the following data and call API.</w:t>
            </w:r>
          </w:p>
          <w:p w14:paraId="7A40F446" w14:textId="77777777" w:rsidR="003C3617" w:rsidRPr="003E31F8" w:rsidRDefault="003C3617" w:rsidP="00085359">
            <w:pPr>
              <w:pStyle w:val="a1"/>
              <w:spacing w:before="0" w:after="0"/>
              <w:jc w:val="left"/>
            </w:pPr>
            <w:r w:rsidRPr="003E31F8">
              <w:t xml:space="preserve">- </w:t>
            </w:r>
            <w:r>
              <w:t>Bus ID</w:t>
            </w:r>
            <w:r w:rsidRPr="003E31F8">
              <w:t>.</w:t>
            </w:r>
          </w:p>
          <w:p w14:paraId="4A932B67" w14:textId="77777777" w:rsidR="003C3617" w:rsidRDefault="003C3617" w:rsidP="00085359">
            <w:pPr>
              <w:pStyle w:val="a1"/>
              <w:spacing w:before="0" w:after="0"/>
              <w:jc w:val="left"/>
            </w:pPr>
            <w:r w:rsidRPr="003E31F8">
              <w:t xml:space="preserve">- Pointer to the </w:t>
            </w:r>
            <w:r>
              <w:t>CAN frame structure</w:t>
            </w:r>
            <w:r w:rsidRPr="003E31F8">
              <w:t>.</w:t>
            </w:r>
          </w:p>
          <w:p w14:paraId="28E81EA3" w14:textId="5CD90A20" w:rsidR="003C3617" w:rsidRPr="003E31F8" w:rsidRDefault="003C3617" w:rsidP="00085359">
            <w:pPr>
              <w:pStyle w:val="a1"/>
              <w:spacing w:before="0" w:after="0"/>
              <w:jc w:val="left"/>
            </w:pPr>
            <w:r w:rsidRPr="00224461">
              <w:t>- Pointer to the Timestamp</w:t>
            </w:r>
          </w:p>
        </w:tc>
        <w:tc>
          <w:tcPr>
            <w:tcW w:w="1475" w:type="dxa"/>
            <w:vMerge w:val="restart"/>
          </w:tcPr>
          <w:p w14:paraId="6BEC1AC5" w14:textId="77777777" w:rsidR="003C3617" w:rsidRPr="00A50036" w:rsidRDefault="003C3617" w:rsidP="00085359">
            <w:pPr>
              <w:pStyle w:val="a1"/>
              <w:spacing w:before="0" w:after="0"/>
              <w:jc w:val="left"/>
            </w:pPr>
            <w:r>
              <w:t>API Layer</w:t>
            </w:r>
          </w:p>
        </w:tc>
      </w:tr>
      <w:tr w:rsidR="003C3617" w:rsidRPr="00F05069" w14:paraId="2D1363DF" w14:textId="77777777" w:rsidTr="00085359">
        <w:trPr>
          <w:trHeight w:val="155"/>
        </w:trPr>
        <w:tc>
          <w:tcPr>
            <w:tcW w:w="421" w:type="dxa"/>
            <w:vMerge/>
          </w:tcPr>
          <w:p w14:paraId="37DC55B2"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1AD05B24" w14:textId="77777777" w:rsidR="003C3617" w:rsidRPr="003E31F8" w:rsidRDefault="003C3617" w:rsidP="00085359">
            <w:pPr>
              <w:pStyle w:val="a1"/>
              <w:spacing w:before="0" w:after="0"/>
            </w:pPr>
          </w:p>
        </w:tc>
        <w:tc>
          <w:tcPr>
            <w:tcW w:w="360" w:type="dxa"/>
          </w:tcPr>
          <w:p w14:paraId="464546E0" w14:textId="77777777" w:rsidR="003C3617" w:rsidRPr="003E31F8" w:rsidRDefault="003C3617" w:rsidP="00085359">
            <w:pPr>
              <w:pStyle w:val="a1"/>
              <w:spacing w:before="0" w:after="0"/>
              <w:jc w:val="left"/>
            </w:pPr>
            <w:r>
              <w:t>2</w:t>
            </w:r>
          </w:p>
        </w:tc>
        <w:tc>
          <w:tcPr>
            <w:tcW w:w="6210" w:type="dxa"/>
          </w:tcPr>
          <w:p w14:paraId="6ABCCE33" w14:textId="57A2BA8C" w:rsidR="003C3617" w:rsidRPr="003E31F8" w:rsidRDefault="003C3617" w:rsidP="00085359">
            <w:pPr>
              <w:pStyle w:val="a1"/>
              <w:spacing w:before="0" w:after="0"/>
              <w:jc w:val="left"/>
            </w:pPr>
            <w:r w:rsidRPr="003E31F8">
              <w:t>After the API “</w:t>
            </w:r>
            <w:r>
              <w:t xml:space="preserve"> </w:t>
            </w:r>
            <w:r w:rsidRPr="003C3617">
              <w:t>R_ProtoConv_EnqueueCan</w:t>
            </w:r>
            <w:r w:rsidRPr="003E31F8">
              <w:t>” processes, it returns the following to the User Application.</w:t>
            </w:r>
          </w:p>
          <w:p w14:paraId="683F57A9" w14:textId="77777777" w:rsidR="003C3617" w:rsidRPr="003E31F8" w:rsidRDefault="003C3617" w:rsidP="00085359">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6112E621"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r w:rsidR="003C3617" w:rsidRPr="00F05069" w14:paraId="42556BA9" w14:textId="77777777" w:rsidTr="00085359">
        <w:trPr>
          <w:trHeight w:val="155"/>
        </w:trPr>
        <w:tc>
          <w:tcPr>
            <w:tcW w:w="421" w:type="dxa"/>
            <w:vMerge w:val="restart"/>
          </w:tcPr>
          <w:p w14:paraId="5BEB1A5B"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655F05AD" w14:textId="27A17A6D" w:rsidR="003C3617" w:rsidRPr="003E31F8" w:rsidRDefault="003C3617" w:rsidP="00085359">
            <w:pPr>
              <w:pStyle w:val="a1"/>
              <w:spacing w:before="0" w:after="0"/>
            </w:pPr>
            <w:r w:rsidRPr="003C3617">
              <w:t>ProtoConv_EnqueueCan</w:t>
            </w:r>
          </w:p>
        </w:tc>
        <w:tc>
          <w:tcPr>
            <w:tcW w:w="360" w:type="dxa"/>
          </w:tcPr>
          <w:p w14:paraId="096997EA" w14:textId="77777777" w:rsidR="003C3617" w:rsidRPr="003E31F8" w:rsidRDefault="003C3617" w:rsidP="00085359">
            <w:pPr>
              <w:pStyle w:val="a1"/>
              <w:spacing w:before="0" w:after="0"/>
              <w:jc w:val="left"/>
              <w:rPr>
                <w:lang w:eastAsia="ja-JP"/>
              </w:rPr>
            </w:pPr>
            <w:r>
              <w:rPr>
                <w:rFonts w:hint="eastAsia"/>
                <w:lang w:eastAsia="ja-JP"/>
              </w:rPr>
              <w:t>1</w:t>
            </w:r>
          </w:p>
        </w:tc>
        <w:tc>
          <w:tcPr>
            <w:tcW w:w="6210" w:type="dxa"/>
          </w:tcPr>
          <w:p w14:paraId="32F5AC39" w14:textId="2C732383" w:rsidR="003C3617" w:rsidRPr="00224461" w:rsidRDefault="003C3617" w:rsidP="00085359">
            <w:pPr>
              <w:pStyle w:val="a1"/>
              <w:spacing w:before="0" w:after="0"/>
              <w:jc w:val="left"/>
            </w:pPr>
            <w:r w:rsidRPr="00224461">
              <w:rPr>
                <w:lang w:eastAsia="ja-JP"/>
              </w:rPr>
              <w:t>“</w:t>
            </w:r>
            <w:r w:rsidRPr="00224461">
              <w:t>R_ProtoConv_EnqueueCan” specifies the following data and calls function.</w:t>
            </w:r>
          </w:p>
          <w:p w14:paraId="15DCD3BC" w14:textId="77777777" w:rsidR="003C3617" w:rsidRPr="00224461" w:rsidRDefault="003C3617" w:rsidP="00085359">
            <w:pPr>
              <w:pStyle w:val="a1"/>
              <w:spacing w:before="0" w:after="0"/>
              <w:jc w:val="left"/>
            </w:pPr>
            <w:r w:rsidRPr="00224461">
              <w:t>- Bus ID.</w:t>
            </w:r>
          </w:p>
          <w:p w14:paraId="7126363C" w14:textId="77777777" w:rsidR="003C3617" w:rsidRPr="00224461" w:rsidRDefault="003C3617" w:rsidP="003C3617">
            <w:pPr>
              <w:pStyle w:val="a1"/>
              <w:spacing w:before="0" w:after="0"/>
              <w:jc w:val="left"/>
            </w:pPr>
            <w:r w:rsidRPr="00224461">
              <w:t>- Pointer to the CAN frame structure.</w:t>
            </w:r>
          </w:p>
          <w:p w14:paraId="53B3A2A5" w14:textId="61FB8A2A" w:rsidR="003C3617" w:rsidRPr="00224461" w:rsidRDefault="003C3617" w:rsidP="003C3617">
            <w:pPr>
              <w:pStyle w:val="a1"/>
              <w:spacing w:before="0" w:after="0"/>
              <w:jc w:val="left"/>
            </w:pPr>
            <w:r w:rsidRPr="00224461">
              <w:t>- Pointer to the Timestamp</w:t>
            </w:r>
          </w:p>
        </w:tc>
        <w:tc>
          <w:tcPr>
            <w:tcW w:w="1475" w:type="dxa"/>
            <w:vMerge w:val="restart"/>
          </w:tcPr>
          <w:p w14:paraId="2D737B7E"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CAN</w:t>
            </w:r>
            <w:r w:rsidRPr="005D7A09">
              <w:rPr>
                <w:rFonts w:eastAsia="Meiryo UI" w:cs="Arial"/>
                <w:szCs w:val="20"/>
              </w:rPr>
              <w:t xml:space="preserve"> to Ethernet Conversion Function</w:t>
            </w:r>
          </w:p>
        </w:tc>
      </w:tr>
      <w:tr w:rsidR="003C3617" w:rsidRPr="00F05069" w14:paraId="32727CBB" w14:textId="77777777" w:rsidTr="00085359">
        <w:trPr>
          <w:trHeight w:val="155"/>
        </w:trPr>
        <w:tc>
          <w:tcPr>
            <w:tcW w:w="421" w:type="dxa"/>
            <w:vMerge/>
          </w:tcPr>
          <w:p w14:paraId="5E81BF47"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293ECD9" w14:textId="77777777" w:rsidR="003C3617" w:rsidRPr="003E31F8" w:rsidRDefault="003C3617" w:rsidP="00085359">
            <w:pPr>
              <w:pStyle w:val="a1"/>
              <w:spacing w:before="0" w:after="0"/>
            </w:pPr>
          </w:p>
        </w:tc>
        <w:tc>
          <w:tcPr>
            <w:tcW w:w="360" w:type="dxa"/>
          </w:tcPr>
          <w:p w14:paraId="6FF20371" w14:textId="55D3DC8D" w:rsidR="003C3617" w:rsidRPr="003E31F8" w:rsidRDefault="003C3617" w:rsidP="00085359">
            <w:pPr>
              <w:pStyle w:val="a1"/>
              <w:spacing w:before="0" w:after="0"/>
              <w:jc w:val="left"/>
              <w:rPr>
                <w:lang w:eastAsia="ja-JP"/>
              </w:rPr>
            </w:pPr>
            <w:r>
              <w:rPr>
                <w:lang w:eastAsia="ja-JP"/>
              </w:rPr>
              <w:t>2</w:t>
            </w:r>
          </w:p>
        </w:tc>
        <w:tc>
          <w:tcPr>
            <w:tcW w:w="6210" w:type="dxa"/>
          </w:tcPr>
          <w:p w14:paraId="327AF240" w14:textId="3E0AF262" w:rsidR="003C3617" w:rsidRDefault="003C3617" w:rsidP="00085359">
            <w:pPr>
              <w:pStyle w:val="a1"/>
              <w:spacing w:before="0" w:after="0"/>
              <w:jc w:val="left"/>
            </w:pPr>
            <w:r>
              <w:t>After the Function “ProtoConv_</w:t>
            </w:r>
            <w:r w:rsidR="00F26157" w:rsidRPr="003C3617">
              <w:t>EnqueueCan</w:t>
            </w:r>
            <w:r>
              <w:t>” processes, it returns the following to the upper sub-component that calls this sub-component's interfaces.</w:t>
            </w:r>
          </w:p>
          <w:p w14:paraId="31AC3FD1" w14:textId="77777777" w:rsidR="003C3617" w:rsidRPr="003E31F8" w:rsidRDefault="003C3617" w:rsidP="00085359">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3819021A"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bl>
    <w:p w14:paraId="51DF67D6" w14:textId="77777777" w:rsidR="003C3617" w:rsidRPr="009E17A8" w:rsidRDefault="003C3617" w:rsidP="003C3617">
      <w:pPr>
        <w:rPr>
          <w:lang w:eastAsia="en-US"/>
        </w:rPr>
      </w:pPr>
    </w:p>
    <w:p w14:paraId="3D2E3C37" w14:textId="46A748FC" w:rsidR="003C3617" w:rsidRDefault="00224461" w:rsidP="003C3617">
      <w:pPr>
        <w:pStyle w:val="Heading2"/>
      </w:pPr>
      <w:r>
        <w:br w:type="column"/>
      </w:r>
      <w:bookmarkStart w:id="563" w:name="_Toc203384052"/>
      <w:r w:rsidR="003C3617" w:rsidRPr="003C3617">
        <w:lastRenderedPageBreak/>
        <w:t>R_ProtoConv_Enqueue</w:t>
      </w:r>
      <w:r w:rsidR="00F26157">
        <w:t>Li</w:t>
      </w:r>
      <w:r w:rsidR="003C3617" w:rsidRPr="003C3617">
        <w:t>n</w:t>
      </w:r>
      <w:bookmarkEnd w:id="563"/>
    </w:p>
    <w:p w14:paraId="31C8E9BD" w14:textId="19080119" w:rsidR="003C3617" w:rsidRPr="009E17A8" w:rsidRDefault="00F26157" w:rsidP="003C3617">
      <w:pPr>
        <w:jc w:val="center"/>
        <w:rPr>
          <w:lang w:eastAsia="en-US"/>
        </w:rPr>
      </w:pPr>
      <w:r w:rsidRPr="00F26157">
        <w:rPr>
          <w:noProof/>
          <w:lang w:eastAsia="en-US"/>
        </w:rPr>
        <w:drawing>
          <wp:inline distT="0" distB="0" distL="0" distR="0" wp14:anchorId="025FB2D4" wp14:editId="0EDE35F5">
            <wp:extent cx="5713095" cy="1653540"/>
            <wp:effectExtent l="0" t="0" r="1905" b="0"/>
            <wp:docPr id="2488482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3095" cy="1653540"/>
                    </a:xfrm>
                    <a:prstGeom prst="rect">
                      <a:avLst/>
                    </a:prstGeom>
                    <a:noFill/>
                    <a:ln>
                      <a:noFill/>
                    </a:ln>
                  </pic:spPr>
                </pic:pic>
              </a:graphicData>
            </a:graphic>
          </wp:inline>
        </w:drawing>
      </w:r>
    </w:p>
    <w:p w14:paraId="03BBD6C0" w14:textId="09623D0C" w:rsidR="003C3617" w:rsidRPr="003C3617" w:rsidRDefault="003C3617" w:rsidP="003C3617">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12</w:t>
      </w:r>
      <w:r w:rsidR="009D560C">
        <w:rPr>
          <w:noProof/>
        </w:rPr>
        <w:fldChar w:fldCharType="end"/>
      </w:r>
      <w:r>
        <w:rPr>
          <w:noProof/>
        </w:rPr>
        <w:t>:</w:t>
      </w:r>
      <w:r>
        <w:t xml:space="preserve"> Data Flow diagram (</w:t>
      </w:r>
      <w:r w:rsidRPr="003C3617">
        <w:t>R_ProtoConv_Enqueue</w:t>
      </w:r>
      <w:r w:rsidR="00F26157">
        <w:t>Li</w:t>
      </w:r>
      <w:r w:rsidRPr="003C3617">
        <w:t>n</w:t>
      </w:r>
      <w:r>
        <w:t>)</w:t>
      </w:r>
    </w:p>
    <w:p w14:paraId="582A241E" w14:textId="77777777" w:rsidR="003C3617" w:rsidRDefault="003C3617" w:rsidP="003C3617">
      <w:pPr>
        <w:spacing w:after="120"/>
        <w:rPr>
          <w:rFonts w:eastAsia="Meiryo UI"/>
        </w:rPr>
      </w:pPr>
    </w:p>
    <w:p w14:paraId="63B87EB8" w14:textId="6159BDC2" w:rsidR="003C3617" w:rsidRDefault="003C3617" w:rsidP="003C3617">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13</w:t>
      </w:r>
      <w:r w:rsidR="009D560C">
        <w:rPr>
          <w:noProof/>
        </w:rPr>
        <w:fldChar w:fldCharType="end"/>
      </w:r>
      <w:r>
        <w:rPr>
          <w:noProof/>
        </w:rPr>
        <w:t>:</w:t>
      </w:r>
      <w:r>
        <w:t xml:space="preserve"> </w:t>
      </w:r>
      <w:r w:rsidRPr="003C3617">
        <w:t>R_ProtoConv_Enqueue</w:t>
      </w:r>
      <w:r w:rsidR="00F26157">
        <w:t>Li</w:t>
      </w:r>
      <w:r w:rsidRPr="003C3617">
        <w:t>n</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3C3617" w:rsidRPr="00F05069" w14:paraId="228F088F" w14:textId="77777777" w:rsidTr="00085359">
        <w:tc>
          <w:tcPr>
            <w:tcW w:w="2065" w:type="dxa"/>
            <w:gridSpan w:val="2"/>
            <w:shd w:val="clear" w:color="auto" w:fill="D9D9D9"/>
          </w:tcPr>
          <w:p w14:paraId="37E2414B" w14:textId="77777777" w:rsidR="003C3617" w:rsidRPr="003E31F8" w:rsidRDefault="003C3617" w:rsidP="00085359">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7DEFBC06"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710D33F4"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3C3617" w:rsidRPr="00F05069" w14:paraId="09A32DF6" w14:textId="77777777" w:rsidTr="00085359">
        <w:trPr>
          <w:trHeight w:val="155"/>
        </w:trPr>
        <w:tc>
          <w:tcPr>
            <w:tcW w:w="421" w:type="dxa"/>
            <w:vMerge w:val="restart"/>
          </w:tcPr>
          <w:p w14:paraId="64482599" w14:textId="77777777" w:rsidR="003C3617" w:rsidRPr="00A50036" w:rsidRDefault="003C3617" w:rsidP="00085359">
            <w:pPr>
              <w:pStyle w:val="a1"/>
              <w:spacing w:before="0" w:after="0"/>
              <w:jc w:val="center"/>
              <w:rPr>
                <w:lang w:eastAsia="ja-JP"/>
              </w:rPr>
            </w:pPr>
            <w:r>
              <w:rPr>
                <w:rFonts w:hint="eastAsia"/>
                <w:lang w:eastAsia="ja-JP"/>
              </w:rPr>
              <w:t>1</w:t>
            </w:r>
          </w:p>
        </w:tc>
        <w:tc>
          <w:tcPr>
            <w:tcW w:w="1644" w:type="dxa"/>
            <w:vMerge w:val="restart"/>
          </w:tcPr>
          <w:p w14:paraId="3ED73BA5" w14:textId="293E1B7D" w:rsidR="003C3617" w:rsidRPr="003C3617" w:rsidRDefault="003C3617" w:rsidP="00085359">
            <w:pPr>
              <w:pStyle w:val="a1"/>
              <w:spacing w:before="0" w:after="0"/>
            </w:pPr>
            <w:r w:rsidRPr="003C3617">
              <w:rPr>
                <w:rFonts w:cs="Arial"/>
                <w:szCs w:val="20"/>
              </w:rPr>
              <w:t>R_ProtoConv_Enqueue</w:t>
            </w:r>
            <w:r w:rsidR="00F26157">
              <w:rPr>
                <w:rFonts w:cs="Arial"/>
                <w:szCs w:val="20"/>
              </w:rPr>
              <w:t>Li</w:t>
            </w:r>
            <w:r w:rsidRPr="003C3617">
              <w:rPr>
                <w:rFonts w:cs="Arial"/>
                <w:szCs w:val="20"/>
              </w:rPr>
              <w:t>n</w:t>
            </w:r>
          </w:p>
        </w:tc>
        <w:tc>
          <w:tcPr>
            <w:tcW w:w="360" w:type="dxa"/>
          </w:tcPr>
          <w:p w14:paraId="6217F358" w14:textId="77777777" w:rsidR="003C3617" w:rsidRPr="003E31F8" w:rsidRDefault="003C3617" w:rsidP="00085359">
            <w:pPr>
              <w:pStyle w:val="a1"/>
              <w:spacing w:before="0" w:after="0"/>
              <w:jc w:val="left"/>
            </w:pPr>
            <w:r w:rsidRPr="003E31F8">
              <w:t>1</w:t>
            </w:r>
          </w:p>
        </w:tc>
        <w:tc>
          <w:tcPr>
            <w:tcW w:w="6210" w:type="dxa"/>
          </w:tcPr>
          <w:p w14:paraId="4BDF5EF8" w14:textId="538FA86F" w:rsidR="003C3617" w:rsidRPr="003E31F8" w:rsidRDefault="00B35ACD" w:rsidP="00085359">
            <w:pPr>
              <w:pStyle w:val="a1"/>
              <w:spacing w:before="0" w:after="0"/>
              <w:jc w:val="left"/>
            </w:pPr>
            <w:r>
              <w:t xml:space="preserve">The User Application specifies </w:t>
            </w:r>
            <w:r w:rsidR="003C3617" w:rsidRPr="003E31F8">
              <w:t>the following data and call API.</w:t>
            </w:r>
          </w:p>
          <w:p w14:paraId="534B2E6D" w14:textId="77777777" w:rsidR="003C3617" w:rsidRPr="003E31F8" w:rsidRDefault="003C3617" w:rsidP="00085359">
            <w:pPr>
              <w:pStyle w:val="a1"/>
              <w:spacing w:before="0" w:after="0"/>
              <w:jc w:val="left"/>
            </w:pPr>
            <w:r w:rsidRPr="003E31F8">
              <w:t xml:space="preserve">- </w:t>
            </w:r>
            <w:r>
              <w:t>Bus ID</w:t>
            </w:r>
            <w:r w:rsidRPr="003E31F8">
              <w:t>.</w:t>
            </w:r>
          </w:p>
          <w:p w14:paraId="069FBDF8" w14:textId="78B480C3" w:rsidR="003C3617" w:rsidRPr="003E31F8" w:rsidRDefault="003C3617" w:rsidP="00F26157">
            <w:pPr>
              <w:pStyle w:val="a1"/>
              <w:spacing w:before="0" w:after="0"/>
              <w:jc w:val="left"/>
            </w:pPr>
            <w:r w:rsidRPr="003E31F8">
              <w:t xml:space="preserve">- Pointer to the </w:t>
            </w:r>
            <w:r w:rsidR="00F26157">
              <w:t>LI</w:t>
            </w:r>
            <w:r>
              <w:t>N frame structure</w:t>
            </w:r>
            <w:r w:rsidRPr="003E31F8">
              <w:t>.</w:t>
            </w:r>
          </w:p>
        </w:tc>
        <w:tc>
          <w:tcPr>
            <w:tcW w:w="1475" w:type="dxa"/>
            <w:vMerge w:val="restart"/>
          </w:tcPr>
          <w:p w14:paraId="3947916F" w14:textId="77777777" w:rsidR="003C3617" w:rsidRPr="00A50036" w:rsidRDefault="003C3617" w:rsidP="00085359">
            <w:pPr>
              <w:pStyle w:val="a1"/>
              <w:spacing w:before="0" w:after="0"/>
              <w:jc w:val="left"/>
            </w:pPr>
            <w:r>
              <w:t>API Layer</w:t>
            </w:r>
          </w:p>
        </w:tc>
      </w:tr>
      <w:tr w:rsidR="003C3617" w:rsidRPr="00F05069" w14:paraId="10F77EAD" w14:textId="77777777" w:rsidTr="00085359">
        <w:trPr>
          <w:trHeight w:val="155"/>
        </w:trPr>
        <w:tc>
          <w:tcPr>
            <w:tcW w:w="421" w:type="dxa"/>
            <w:vMerge/>
          </w:tcPr>
          <w:p w14:paraId="5426F9A7"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64459DA" w14:textId="77777777" w:rsidR="003C3617" w:rsidRPr="003E31F8" w:rsidRDefault="003C3617" w:rsidP="00085359">
            <w:pPr>
              <w:pStyle w:val="a1"/>
              <w:spacing w:before="0" w:after="0"/>
            </w:pPr>
          </w:p>
        </w:tc>
        <w:tc>
          <w:tcPr>
            <w:tcW w:w="360" w:type="dxa"/>
          </w:tcPr>
          <w:p w14:paraId="3737E666" w14:textId="77777777" w:rsidR="003C3617" w:rsidRPr="003E31F8" w:rsidRDefault="003C3617" w:rsidP="00085359">
            <w:pPr>
              <w:pStyle w:val="a1"/>
              <w:spacing w:before="0" w:after="0"/>
              <w:jc w:val="left"/>
            </w:pPr>
            <w:r>
              <w:t>2</w:t>
            </w:r>
          </w:p>
        </w:tc>
        <w:tc>
          <w:tcPr>
            <w:tcW w:w="6210" w:type="dxa"/>
          </w:tcPr>
          <w:p w14:paraId="768EA799" w14:textId="44226331" w:rsidR="003C3617" w:rsidRPr="003E31F8" w:rsidRDefault="003C3617" w:rsidP="00085359">
            <w:pPr>
              <w:pStyle w:val="a1"/>
              <w:spacing w:before="0" w:after="0"/>
              <w:jc w:val="left"/>
            </w:pPr>
            <w:r w:rsidRPr="003E31F8">
              <w:t>After the API “</w:t>
            </w:r>
            <w:r>
              <w:t xml:space="preserve"> </w:t>
            </w:r>
            <w:r w:rsidRPr="003C3617">
              <w:t>R_ProtoConv_Enqueue</w:t>
            </w:r>
            <w:r w:rsidR="00F26157">
              <w:rPr>
                <w:rFonts w:cs="Arial"/>
                <w:szCs w:val="20"/>
              </w:rPr>
              <w:t>Li</w:t>
            </w:r>
            <w:r w:rsidRPr="003C3617">
              <w:t>n</w:t>
            </w:r>
            <w:r w:rsidRPr="003E31F8">
              <w:t>” processes, it returns the following to the User Application.</w:t>
            </w:r>
          </w:p>
          <w:p w14:paraId="59C0A2E6" w14:textId="77777777" w:rsidR="003C3617" w:rsidRPr="003E31F8" w:rsidRDefault="003C3617" w:rsidP="00085359">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4E363762"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r w:rsidR="003C3617" w:rsidRPr="00F05069" w14:paraId="21A612C0" w14:textId="77777777" w:rsidTr="00085359">
        <w:trPr>
          <w:trHeight w:val="155"/>
        </w:trPr>
        <w:tc>
          <w:tcPr>
            <w:tcW w:w="421" w:type="dxa"/>
            <w:vMerge w:val="restart"/>
          </w:tcPr>
          <w:p w14:paraId="01C35EAF"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3F141D04" w14:textId="3AFDCB60" w:rsidR="003C3617" w:rsidRPr="003E31F8" w:rsidRDefault="003C3617" w:rsidP="00085359">
            <w:pPr>
              <w:pStyle w:val="a1"/>
              <w:spacing w:before="0" w:after="0"/>
            </w:pPr>
            <w:r w:rsidRPr="003C3617">
              <w:t>ProtoConv_Enqueue</w:t>
            </w:r>
            <w:r w:rsidR="00F26157">
              <w:rPr>
                <w:rFonts w:cs="Arial"/>
                <w:szCs w:val="20"/>
              </w:rPr>
              <w:t>Li</w:t>
            </w:r>
            <w:r w:rsidRPr="003C3617">
              <w:t>n</w:t>
            </w:r>
          </w:p>
        </w:tc>
        <w:tc>
          <w:tcPr>
            <w:tcW w:w="360" w:type="dxa"/>
          </w:tcPr>
          <w:p w14:paraId="01A9FA33" w14:textId="77777777" w:rsidR="003C3617" w:rsidRPr="003E31F8" w:rsidRDefault="003C3617" w:rsidP="00085359">
            <w:pPr>
              <w:pStyle w:val="a1"/>
              <w:spacing w:before="0" w:after="0"/>
              <w:jc w:val="left"/>
              <w:rPr>
                <w:lang w:eastAsia="ja-JP"/>
              </w:rPr>
            </w:pPr>
            <w:r>
              <w:rPr>
                <w:rFonts w:hint="eastAsia"/>
                <w:lang w:eastAsia="ja-JP"/>
              </w:rPr>
              <w:t>1</w:t>
            </w:r>
          </w:p>
        </w:tc>
        <w:tc>
          <w:tcPr>
            <w:tcW w:w="6210" w:type="dxa"/>
          </w:tcPr>
          <w:p w14:paraId="70F0358A" w14:textId="7FF5672B" w:rsidR="003C3617" w:rsidRPr="003E31F8" w:rsidRDefault="003C3617" w:rsidP="00085359">
            <w:pPr>
              <w:pStyle w:val="a1"/>
              <w:spacing w:before="0" w:after="0"/>
              <w:jc w:val="left"/>
            </w:pPr>
            <w:r>
              <w:rPr>
                <w:lang w:eastAsia="ja-JP"/>
              </w:rPr>
              <w:t>“</w:t>
            </w:r>
            <w:r>
              <w:t>R_</w:t>
            </w:r>
            <w:r w:rsidRPr="003C3617">
              <w:t>ProtoConv_Enqueue</w:t>
            </w:r>
            <w:r w:rsidR="00F26157">
              <w:rPr>
                <w:rFonts w:cs="Arial"/>
                <w:szCs w:val="20"/>
              </w:rPr>
              <w:t>Li</w:t>
            </w:r>
            <w:r w:rsidRPr="003C3617">
              <w:t>n</w:t>
            </w:r>
            <w:r>
              <w:t>” specifies the following data and calls function.</w:t>
            </w:r>
          </w:p>
          <w:p w14:paraId="4A42E61F" w14:textId="77777777" w:rsidR="003C3617" w:rsidRPr="003E31F8" w:rsidRDefault="003C3617" w:rsidP="00085359">
            <w:pPr>
              <w:pStyle w:val="a1"/>
              <w:spacing w:before="0" w:after="0"/>
              <w:jc w:val="left"/>
            </w:pPr>
            <w:r w:rsidRPr="003E31F8">
              <w:t xml:space="preserve">- </w:t>
            </w:r>
            <w:r>
              <w:t>Bus ID</w:t>
            </w:r>
            <w:r w:rsidRPr="003E31F8">
              <w:t>.</w:t>
            </w:r>
          </w:p>
          <w:p w14:paraId="5424C0EE" w14:textId="1000A9F5" w:rsidR="003C3617" w:rsidRPr="003E31F8" w:rsidRDefault="003C3617" w:rsidP="00F26157">
            <w:pPr>
              <w:pStyle w:val="a1"/>
              <w:spacing w:before="0" w:after="0"/>
              <w:jc w:val="left"/>
            </w:pPr>
            <w:r w:rsidRPr="003E31F8">
              <w:t xml:space="preserve">- Pointer to the </w:t>
            </w:r>
            <w:r w:rsidR="00F26157">
              <w:rPr>
                <w:rFonts w:cs="Arial"/>
                <w:szCs w:val="20"/>
              </w:rPr>
              <w:t>LI</w:t>
            </w:r>
            <w:r>
              <w:t>N frame structure</w:t>
            </w:r>
            <w:r w:rsidRPr="003E31F8">
              <w:t>.</w:t>
            </w:r>
          </w:p>
        </w:tc>
        <w:tc>
          <w:tcPr>
            <w:tcW w:w="1475" w:type="dxa"/>
            <w:vMerge w:val="restart"/>
          </w:tcPr>
          <w:p w14:paraId="210A4281" w14:textId="5A4D8B9A" w:rsidR="003C3617" w:rsidRPr="0064594D" w:rsidRDefault="003E0322" w:rsidP="0008535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LIN</w:t>
            </w:r>
            <w:r w:rsidR="003C3617" w:rsidRPr="005D7A09">
              <w:rPr>
                <w:rFonts w:eastAsia="Meiryo UI" w:cs="Arial"/>
                <w:szCs w:val="20"/>
              </w:rPr>
              <w:t xml:space="preserve"> to Ethernet Conversion Function</w:t>
            </w:r>
          </w:p>
        </w:tc>
      </w:tr>
      <w:tr w:rsidR="003C3617" w:rsidRPr="00F05069" w14:paraId="283025B4" w14:textId="77777777" w:rsidTr="00085359">
        <w:trPr>
          <w:trHeight w:val="155"/>
        </w:trPr>
        <w:tc>
          <w:tcPr>
            <w:tcW w:w="421" w:type="dxa"/>
            <w:vMerge/>
          </w:tcPr>
          <w:p w14:paraId="7B2A18F4"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190C343E" w14:textId="77777777" w:rsidR="003C3617" w:rsidRPr="003E31F8" w:rsidRDefault="003C3617" w:rsidP="00085359">
            <w:pPr>
              <w:pStyle w:val="a1"/>
              <w:spacing w:before="0" w:after="0"/>
            </w:pPr>
          </w:p>
        </w:tc>
        <w:tc>
          <w:tcPr>
            <w:tcW w:w="360" w:type="dxa"/>
          </w:tcPr>
          <w:p w14:paraId="043CDBB6" w14:textId="77777777" w:rsidR="003C3617" w:rsidRPr="003E31F8" w:rsidRDefault="003C3617" w:rsidP="00085359">
            <w:pPr>
              <w:pStyle w:val="a1"/>
              <w:spacing w:before="0" w:after="0"/>
              <w:jc w:val="left"/>
              <w:rPr>
                <w:lang w:eastAsia="ja-JP"/>
              </w:rPr>
            </w:pPr>
            <w:r>
              <w:rPr>
                <w:lang w:eastAsia="ja-JP"/>
              </w:rPr>
              <w:t>2</w:t>
            </w:r>
          </w:p>
        </w:tc>
        <w:tc>
          <w:tcPr>
            <w:tcW w:w="6210" w:type="dxa"/>
          </w:tcPr>
          <w:p w14:paraId="2DC57689" w14:textId="6943CA74" w:rsidR="003C3617" w:rsidRDefault="003C3617" w:rsidP="00085359">
            <w:pPr>
              <w:pStyle w:val="a1"/>
              <w:spacing w:before="0" w:after="0"/>
              <w:jc w:val="left"/>
            </w:pPr>
            <w:r>
              <w:t>After the Function “ProtoConv_</w:t>
            </w:r>
            <w:r w:rsidR="003E0322" w:rsidRPr="003C3617">
              <w:t>Enqueue</w:t>
            </w:r>
            <w:r w:rsidR="003E0322">
              <w:rPr>
                <w:rFonts w:cs="Arial"/>
                <w:szCs w:val="20"/>
              </w:rPr>
              <w:t>Li</w:t>
            </w:r>
            <w:r w:rsidR="003E0322" w:rsidRPr="003C3617">
              <w:t>n</w:t>
            </w:r>
            <w:r>
              <w:t>” processes, it returns the following to the upper sub-component that calls this sub-component's interfaces.</w:t>
            </w:r>
          </w:p>
          <w:p w14:paraId="0B614010" w14:textId="77777777" w:rsidR="003C3617" w:rsidRPr="003E31F8" w:rsidRDefault="003C3617" w:rsidP="00085359">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2CE35492"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bl>
    <w:p w14:paraId="5A233ADD" w14:textId="77777777" w:rsidR="003C3617" w:rsidRPr="009E17A8" w:rsidRDefault="003C3617" w:rsidP="003C3617">
      <w:pPr>
        <w:rPr>
          <w:lang w:eastAsia="en-US"/>
        </w:rPr>
      </w:pPr>
    </w:p>
    <w:p w14:paraId="14960D46" w14:textId="77777777" w:rsidR="003C3617" w:rsidRDefault="003C3617" w:rsidP="003C3617">
      <w:pPr>
        <w:spacing w:after="120"/>
      </w:pPr>
    </w:p>
    <w:p w14:paraId="44ECD988" w14:textId="1AA7D114" w:rsidR="003C3617" w:rsidRDefault="00224461" w:rsidP="003C3617">
      <w:pPr>
        <w:pStyle w:val="Heading2"/>
      </w:pPr>
      <w:r>
        <w:br w:type="column"/>
      </w:r>
      <w:bookmarkStart w:id="564" w:name="_Toc203384053"/>
      <w:r w:rsidR="003C3617" w:rsidRPr="003C3617">
        <w:lastRenderedPageBreak/>
        <w:t>R_ProtoConv_Enqueue</w:t>
      </w:r>
      <w:r w:rsidR="0077025F">
        <w:t>Port</w:t>
      </w:r>
      <w:bookmarkEnd w:id="564"/>
    </w:p>
    <w:p w14:paraId="4D6205E8" w14:textId="3E1D9051" w:rsidR="003C3617" w:rsidRPr="009E17A8" w:rsidRDefault="00F76F01" w:rsidP="003C3617">
      <w:pPr>
        <w:jc w:val="center"/>
        <w:rPr>
          <w:lang w:eastAsia="en-US"/>
        </w:rPr>
      </w:pPr>
      <w:r w:rsidRPr="00F76F01">
        <w:rPr>
          <w:noProof/>
          <w:lang w:eastAsia="en-US"/>
        </w:rPr>
        <w:drawing>
          <wp:inline distT="0" distB="0" distL="0" distR="0" wp14:anchorId="2D551FDE" wp14:editId="429A92A1">
            <wp:extent cx="6376035" cy="1615440"/>
            <wp:effectExtent l="0" t="0" r="0" b="0"/>
            <wp:docPr id="14577927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76035" cy="1615440"/>
                    </a:xfrm>
                    <a:prstGeom prst="rect">
                      <a:avLst/>
                    </a:prstGeom>
                    <a:noFill/>
                    <a:ln>
                      <a:noFill/>
                    </a:ln>
                  </pic:spPr>
                </pic:pic>
              </a:graphicData>
            </a:graphic>
          </wp:inline>
        </w:drawing>
      </w:r>
    </w:p>
    <w:p w14:paraId="44896468" w14:textId="5546178A" w:rsidR="003C3617" w:rsidRPr="003C3617" w:rsidRDefault="003C3617" w:rsidP="003C3617">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13</w:t>
      </w:r>
      <w:r w:rsidR="009D560C">
        <w:rPr>
          <w:noProof/>
        </w:rPr>
        <w:fldChar w:fldCharType="end"/>
      </w:r>
      <w:r>
        <w:rPr>
          <w:noProof/>
        </w:rPr>
        <w:t>:</w:t>
      </w:r>
      <w:r>
        <w:t xml:space="preserve"> Data Flow diagram (</w:t>
      </w:r>
      <w:r w:rsidRPr="003C3617">
        <w:t>R_ProtoConv_Enqueue</w:t>
      </w:r>
      <w:r w:rsidR="00F76F01" w:rsidRPr="00F76F01">
        <w:t>Port</w:t>
      </w:r>
      <w:r>
        <w:t>)</w:t>
      </w:r>
    </w:p>
    <w:p w14:paraId="65DDBC6D" w14:textId="77777777" w:rsidR="003C3617" w:rsidRDefault="003C3617" w:rsidP="003C3617">
      <w:pPr>
        <w:spacing w:after="120"/>
        <w:rPr>
          <w:rFonts w:eastAsia="Meiryo UI"/>
        </w:rPr>
      </w:pPr>
    </w:p>
    <w:p w14:paraId="069288DA" w14:textId="77DBF8A8" w:rsidR="003C3617" w:rsidRDefault="003C3617" w:rsidP="003C3617">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14</w:t>
      </w:r>
      <w:r w:rsidR="009D560C">
        <w:rPr>
          <w:noProof/>
        </w:rPr>
        <w:fldChar w:fldCharType="end"/>
      </w:r>
      <w:r>
        <w:rPr>
          <w:noProof/>
        </w:rPr>
        <w:t>:</w:t>
      </w:r>
      <w:r>
        <w:t xml:space="preserve"> </w:t>
      </w:r>
      <w:r w:rsidRPr="003C3617">
        <w:t>R_ProtoConv_Enqueue</w:t>
      </w:r>
      <w:r w:rsidR="00F76F01" w:rsidRPr="00F76F01">
        <w:t>Port</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3C3617" w:rsidRPr="00F05069" w14:paraId="360BBC30" w14:textId="77777777" w:rsidTr="00085359">
        <w:tc>
          <w:tcPr>
            <w:tcW w:w="2065" w:type="dxa"/>
            <w:gridSpan w:val="2"/>
            <w:shd w:val="clear" w:color="auto" w:fill="D9D9D9"/>
          </w:tcPr>
          <w:p w14:paraId="3E98D236" w14:textId="77777777" w:rsidR="003C3617" w:rsidRPr="003E31F8" w:rsidRDefault="003C3617" w:rsidP="00085359">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07C5323E"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33253915" w14:textId="77777777" w:rsidR="003C3617" w:rsidRPr="003E31F8" w:rsidRDefault="003C3617" w:rsidP="00085359">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3C3617" w:rsidRPr="00F05069" w14:paraId="4593F83D" w14:textId="77777777" w:rsidTr="00085359">
        <w:trPr>
          <w:trHeight w:val="155"/>
        </w:trPr>
        <w:tc>
          <w:tcPr>
            <w:tcW w:w="421" w:type="dxa"/>
            <w:vMerge w:val="restart"/>
          </w:tcPr>
          <w:p w14:paraId="7B3F43F1" w14:textId="77777777" w:rsidR="003C3617" w:rsidRPr="00A50036" w:rsidRDefault="003C3617" w:rsidP="00085359">
            <w:pPr>
              <w:pStyle w:val="a1"/>
              <w:spacing w:before="0" w:after="0"/>
              <w:jc w:val="center"/>
              <w:rPr>
                <w:lang w:eastAsia="ja-JP"/>
              </w:rPr>
            </w:pPr>
            <w:r>
              <w:rPr>
                <w:rFonts w:hint="eastAsia"/>
                <w:lang w:eastAsia="ja-JP"/>
              </w:rPr>
              <w:t>1</w:t>
            </w:r>
          </w:p>
        </w:tc>
        <w:tc>
          <w:tcPr>
            <w:tcW w:w="1644" w:type="dxa"/>
            <w:vMerge w:val="restart"/>
          </w:tcPr>
          <w:p w14:paraId="451E71D5" w14:textId="647008DE" w:rsidR="003C3617" w:rsidRPr="003C3617" w:rsidRDefault="003C3617" w:rsidP="00085359">
            <w:pPr>
              <w:pStyle w:val="a1"/>
              <w:spacing w:before="0" w:after="0"/>
            </w:pPr>
            <w:r w:rsidRPr="003C3617">
              <w:rPr>
                <w:rFonts w:cs="Arial"/>
                <w:szCs w:val="20"/>
              </w:rPr>
              <w:t>R_ProtoConv_Enqueue</w:t>
            </w:r>
            <w:r w:rsidR="00F76F01" w:rsidRPr="00F76F01">
              <w:rPr>
                <w:rFonts w:cs="Arial"/>
                <w:szCs w:val="20"/>
                <w:lang w:val="en-US"/>
              </w:rPr>
              <w:t>Port</w:t>
            </w:r>
          </w:p>
        </w:tc>
        <w:tc>
          <w:tcPr>
            <w:tcW w:w="360" w:type="dxa"/>
          </w:tcPr>
          <w:p w14:paraId="3C01C6D4" w14:textId="77777777" w:rsidR="003C3617" w:rsidRPr="003E31F8" w:rsidRDefault="003C3617" w:rsidP="00085359">
            <w:pPr>
              <w:pStyle w:val="a1"/>
              <w:spacing w:before="0" w:after="0"/>
              <w:jc w:val="left"/>
            </w:pPr>
            <w:r w:rsidRPr="003E31F8">
              <w:t>1</w:t>
            </w:r>
          </w:p>
        </w:tc>
        <w:tc>
          <w:tcPr>
            <w:tcW w:w="6210" w:type="dxa"/>
          </w:tcPr>
          <w:p w14:paraId="221113F8" w14:textId="5A571628" w:rsidR="00F76F01" w:rsidRPr="003E31F8" w:rsidRDefault="00B35ACD" w:rsidP="00F76F01">
            <w:pPr>
              <w:pStyle w:val="a1"/>
              <w:spacing w:before="0" w:after="0"/>
              <w:jc w:val="left"/>
            </w:pPr>
            <w:r>
              <w:t xml:space="preserve">The User Application specifies </w:t>
            </w:r>
            <w:r w:rsidR="003C3617" w:rsidRPr="003E31F8">
              <w:t>the following data and call API.</w:t>
            </w:r>
          </w:p>
          <w:p w14:paraId="0437DCB3" w14:textId="77777777" w:rsidR="00F76F01" w:rsidRPr="003E31F8" w:rsidRDefault="00F76F01" w:rsidP="00F76F01">
            <w:pPr>
              <w:pStyle w:val="a1"/>
              <w:spacing w:before="0" w:after="0"/>
              <w:jc w:val="left"/>
            </w:pPr>
            <w:r w:rsidRPr="003E31F8">
              <w:t xml:space="preserve">- </w:t>
            </w:r>
            <w:r>
              <w:t>Data Length</w:t>
            </w:r>
            <w:r w:rsidRPr="003E31F8">
              <w:t>.</w:t>
            </w:r>
          </w:p>
          <w:p w14:paraId="6E1A7D11" w14:textId="77777777" w:rsidR="00F76F01" w:rsidRDefault="00F76F01" w:rsidP="00F76F01">
            <w:pPr>
              <w:pStyle w:val="a1"/>
              <w:spacing w:before="0" w:after="0"/>
              <w:jc w:val="left"/>
            </w:pPr>
            <w:r w:rsidRPr="003E31F8">
              <w:t xml:space="preserve">- Pointer to the </w:t>
            </w:r>
            <w:r>
              <w:t>Port Data</w:t>
            </w:r>
            <w:r w:rsidRPr="003E31F8">
              <w:t>.</w:t>
            </w:r>
          </w:p>
          <w:p w14:paraId="0CE59655" w14:textId="093CDE4E" w:rsidR="003C3617" w:rsidRPr="003E31F8" w:rsidRDefault="00F76F01" w:rsidP="00F76F01">
            <w:pPr>
              <w:pStyle w:val="a1"/>
              <w:spacing w:before="0" w:after="0"/>
              <w:jc w:val="left"/>
            </w:pPr>
            <w:r>
              <w:t>- Index to Ethernet Destination Routing Table.</w:t>
            </w:r>
          </w:p>
        </w:tc>
        <w:tc>
          <w:tcPr>
            <w:tcW w:w="1475" w:type="dxa"/>
            <w:vMerge w:val="restart"/>
          </w:tcPr>
          <w:p w14:paraId="5EC4F911" w14:textId="77777777" w:rsidR="003C3617" w:rsidRPr="00A50036" w:rsidRDefault="003C3617" w:rsidP="00085359">
            <w:pPr>
              <w:pStyle w:val="a1"/>
              <w:spacing w:before="0" w:after="0"/>
              <w:jc w:val="left"/>
            </w:pPr>
            <w:r>
              <w:t>API Layer</w:t>
            </w:r>
          </w:p>
        </w:tc>
      </w:tr>
      <w:tr w:rsidR="003C3617" w:rsidRPr="00F05069" w14:paraId="1DCF3AA3" w14:textId="77777777" w:rsidTr="00085359">
        <w:trPr>
          <w:trHeight w:val="155"/>
        </w:trPr>
        <w:tc>
          <w:tcPr>
            <w:tcW w:w="421" w:type="dxa"/>
            <w:vMerge/>
          </w:tcPr>
          <w:p w14:paraId="58A707B0"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1ADEC860" w14:textId="77777777" w:rsidR="003C3617" w:rsidRPr="003E31F8" w:rsidRDefault="003C3617" w:rsidP="00085359">
            <w:pPr>
              <w:pStyle w:val="a1"/>
              <w:spacing w:before="0" w:after="0"/>
            </w:pPr>
          </w:p>
        </w:tc>
        <w:tc>
          <w:tcPr>
            <w:tcW w:w="360" w:type="dxa"/>
          </w:tcPr>
          <w:p w14:paraId="6FB9D1C1" w14:textId="77777777" w:rsidR="003C3617" w:rsidRPr="003E31F8" w:rsidRDefault="003C3617" w:rsidP="00085359">
            <w:pPr>
              <w:pStyle w:val="a1"/>
              <w:spacing w:before="0" w:after="0"/>
              <w:jc w:val="left"/>
            </w:pPr>
            <w:r>
              <w:t>2</w:t>
            </w:r>
          </w:p>
        </w:tc>
        <w:tc>
          <w:tcPr>
            <w:tcW w:w="6210" w:type="dxa"/>
          </w:tcPr>
          <w:p w14:paraId="46B0D2DF" w14:textId="682E51FF" w:rsidR="003C3617" w:rsidRPr="003E31F8" w:rsidRDefault="003C3617" w:rsidP="00085359">
            <w:pPr>
              <w:pStyle w:val="a1"/>
              <w:spacing w:before="0" w:after="0"/>
              <w:jc w:val="left"/>
            </w:pPr>
            <w:r w:rsidRPr="003E31F8">
              <w:t>After the API “</w:t>
            </w:r>
            <w:r>
              <w:t xml:space="preserve"> </w:t>
            </w:r>
            <w:r w:rsidRPr="003C3617">
              <w:t>R_ProtoConv_Enqueue</w:t>
            </w:r>
            <w:r w:rsidR="00F76F01" w:rsidRPr="00F76F01">
              <w:rPr>
                <w:lang w:val="en-US"/>
              </w:rPr>
              <w:t>Port</w:t>
            </w:r>
            <w:r w:rsidRPr="003E31F8">
              <w:t>” processes, it returns the following to the User Application.</w:t>
            </w:r>
          </w:p>
          <w:p w14:paraId="0896954C" w14:textId="77777777" w:rsidR="003C3617" w:rsidRPr="003E31F8" w:rsidRDefault="003C3617" w:rsidP="00085359">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13EA47C0"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r w:rsidR="003C3617" w:rsidRPr="00F05069" w14:paraId="62ECD824" w14:textId="77777777" w:rsidTr="00085359">
        <w:trPr>
          <w:trHeight w:val="155"/>
        </w:trPr>
        <w:tc>
          <w:tcPr>
            <w:tcW w:w="421" w:type="dxa"/>
            <w:vMerge w:val="restart"/>
          </w:tcPr>
          <w:p w14:paraId="3209474C"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2900FE69" w14:textId="78FB913B" w:rsidR="003C3617" w:rsidRPr="003E31F8" w:rsidRDefault="003C3617" w:rsidP="00085359">
            <w:pPr>
              <w:pStyle w:val="a1"/>
              <w:spacing w:before="0" w:after="0"/>
            </w:pPr>
            <w:r w:rsidRPr="003C3617">
              <w:t>ProtoConv_Enqueue</w:t>
            </w:r>
            <w:r w:rsidR="00F76F01" w:rsidRPr="00F76F01">
              <w:rPr>
                <w:lang w:val="en-US"/>
              </w:rPr>
              <w:t>Port</w:t>
            </w:r>
          </w:p>
        </w:tc>
        <w:tc>
          <w:tcPr>
            <w:tcW w:w="360" w:type="dxa"/>
          </w:tcPr>
          <w:p w14:paraId="262CC6C8" w14:textId="77777777" w:rsidR="003C3617" w:rsidRPr="003E31F8" w:rsidRDefault="003C3617" w:rsidP="00085359">
            <w:pPr>
              <w:pStyle w:val="a1"/>
              <w:spacing w:before="0" w:after="0"/>
              <w:jc w:val="left"/>
              <w:rPr>
                <w:lang w:eastAsia="ja-JP"/>
              </w:rPr>
            </w:pPr>
            <w:r>
              <w:rPr>
                <w:rFonts w:hint="eastAsia"/>
                <w:lang w:eastAsia="ja-JP"/>
              </w:rPr>
              <w:t>1</w:t>
            </w:r>
          </w:p>
        </w:tc>
        <w:tc>
          <w:tcPr>
            <w:tcW w:w="6210" w:type="dxa"/>
          </w:tcPr>
          <w:p w14:paraId="226EACAF" w14:textId="77777777" w:rsidR="00F76F01" w:rsidRPr="003E31F8" w:rsidRDefault="003C3617" w:rsidP="00F76F01">
            <w:pPr>
              <w:pStyle w:val="a1"/>
              <w:spacing w:before="0" w:after="0"/>
              <w:jc w:val="left"/>
            </w:pPr>
            <w:r>
              <w:rPr>
                <w:lang w:eastAsia="ja-JP"/>
              </w:rPr>
              <w:t>“</w:t>
            </w:r>
            <w:r>
              <w:t>R_</w:t>
            </w:r>
            <w:r w:rsidRPr="003C3617">
              <w:t>ProtoConv_Enqueue</w:t>
            </w:r>
            <w:r w:rsidR="00F76F01" w:rsidRPr="00F76F01">
              <w:rPr>
                <w:lang w:val="en-US"/>
              </w:rPr>
              <w:t>Port</w:t>
            </w:r>
            <w:r>
              <w:t>” specifies the following data and calls function.</w:t>
            </w:r>
          </w:p>
          <w:p w14:paraId="0AE37F9B" w14:textId="77777777" w:rsidR="00F76F01" w:rsidRPr="003E31F8" w:rsidRDefault="00F76F01" w:rsidP="00F76F01">
            <w:pPr>
              <w:pStyle w:val="a1"/>
              <w:spacing w:before="0" w:after="0"/>
              <w:jc w:val="left"/>
            </w:pPr>
            <w:r w:rsidRPr="003E31F8">
              <w:t xml:space="preserve">- </w:t>
            </w:r>
            <w:r>
              <w:t>Data Length</w:t>
            </w:r>
            <w:r w:rsidRPr="003E31F8">
              <w:t>.</w:t>
            </w:r>
          </w:p>
          <w:p w14:paraId="54A32277" w14:textId="77777777" w:rsidR="00F76F01" w:rsidRDefault="00F76F01" w:rsidP="00F76F01">
            <w:pPr>
              <w:pStyle w:val="a1"/>
              <w:spacing w:before="0" w:after="0"/>
              <w:jc w:val="left"/>
            </w:pPr>
            <w:r w:rsidRPr="003E31F8">
              <w:t xml:space="preserve">- Pointer to the </w:t>
            </w:r>
            <w:r>
              <w:t>Port Data</w:t>
            </w:r>
            <w:r w:rsidRPr="003E31F8">
              <w:t>.</w:t>
            </w:r>
          </w:p>
          <w:p w14:paraId="21283602" w14:textId="116E222C" w:rsidR="003C3617" w:rsidRPr="003E31F8" w:rsidRDefault="00F76F01" w:rsidP="00F76F01">
            <w:pPr>
              <w:pStyle w:val="a1"/>
              <w:spacing w:before="0" w:after="0"/>
              <w:jc w:val="left"/>
            </w:pPr>
            <w:r>
              <w:t>- Index to Ethernet Destination Routing Table.</w:t>
            </w:r>
          </w:p>
        </w:tc>
        <w:tc>
          <w:tcPr>
            <w:tcW w:w="1475" w:type="dxa"/>
            <w:vMerge w:val="restart"/>
          </w:tcPr>
          <w:p w14:paraId="1EACB6C8" w14:textId="54BA2F1C" w:rsidR="003C3617" w:rsidRPr="0064594D" w:rsidRDefault="00F76F01" w:rsidP="00085359">
            <w:pPr>
              <w:tabs>
                <w:tab w:val="left" w:pos="864"/>
              </w:tabs>
              <w:overflowPunct w:val="0"/>
              <w:autoSpaceDE w:val="0"/>
              <w:autoSpaceDN w:val="0"/>
              <w:adjustRightInd w:val="0"/>
              <w:jc w:val="left"/>
              <w:textAlignment w:val="baseline"/>
              <w:rPr>
                <w:rFonts w:eastAsia="Meiryo UI" w:cs="Arial"/>
                <w:szCs w:val="20"/>
              </w:rPr>
            </w:pPr>
            <w:r w:rsidRPr="00F76F01">
              <w:rPr>
                <w:rFonts w:eastAsia="Meiryo UI" w:cs="Arial"/>
                <w:szCs w:val="20"/>
              </w:rPr>
              <w:t xml:space="preserve">Port </w:t>
            </w:r>
            <w:r w:rsidR="003C3617" w:rsidRPr="005D7A09">
              <w:rPr>
                <w:rFonts w:eastAsia="Meiryo UI" w:cs="Arial"/>
                <w:szCs w:val="20"/>
              </w:rPr>
              <w:t>to Ethernet Conversion Function</w:t>
            </w:r>
          </w:p>
        </w:tc>
      </w:tr>
      <w:tr w:rsidR="003C3617" w:rsidRPr="00F05069" w14:paraId="613090D0" w14:textId="77777777" w:rsidTr="00085359">
        <w:trPr>
          <w:trHeight w:val="155"/>
        </w:trPr>
        <w:tc>
          <w:tcPr>
            <w:tcW w:w="421" w:type="dxa"/>
            <w:vMerge/>
          </w:tcPr>
          <w:p w14:paraId="332CD3D7" w14:textId="77777777" w:rsidR="003C3617" w:rsidRPr="00F05069" w:rsidRDefault="003C3617"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9C7B51F" w14:textId="77777777" w:rsidR="003C3617" w:rsidRPr="003E31F8" w:rsidRDefault="003C3617" w:rsidP="00085359">
            <w:pPr>
              <w:pStyle w:val="a1"/>
              <w:spacing w:before="0" w:after="0"/>
            </w:pPr>
          </w:p>
        </w:tc>
        <w:tc>
          <w:tcPr>
            <w:tcW w:w="360" w:type="dxa"/>
          </w:tcPr>
          <w:p w14:paraId="5D7C542E" w14:textId="77777777" w:rsidR="003C3617" w:rsidRPr="003E31F8" w:rsidRDefault="003C3617" w:rsidP="00085359">
            <w:pPr>
              <w:pStyle w:val="a1"/>
              <w:spacing w:before="0" w:after="0"/>
              <w:jc w:val="left"/>
              <w:rPr>
                <w:lang w:eastAsia="ja-JP"/>
              </w:rPr>
            </w:pPr>
            <w:r>
              <w:rPr>
                <w:lang w:eastAsia="ja-JP"/>
              </w:rPr>
              <w:t>2</w:t>
            </w:r>
          </w:p>
        </w:tc>
        <w:tc>
          <w:tcPr>
            <w:tcW w:w="6210" w:type="dxa"/>
          </w:tcPr>
          <w:p w14:paraId="05B65476" w14:textId="72DC77AE" w:rsidR="003C3617" w:rsidRDefault="003C3617" w:rsidP="00085359">
            <w:pPr>
              <w:pStyle w:val="a1"/>
              <w:spacing w:before="0" w:after="0"/>
              <w:jc w:val="left"/>
            </w:pPr>
            <w:r>
              <w:t>After the Function “</w:t>
            </w:r>
            <w:r w:rsidR="00F76F01" w:rsidRPr="003C3617">
              <w:t xml:space="preserve"> ProtoConv_Enqueue</w:t>
            </w:r>
            <w:r w:rsidR="00F76F01" w:rsidRPr="00F76F01">
              <w:rPr>
                <w:lang w:val="en-US"/>
              </w:rPr>
              <w:t>Port</w:t>
            </w:r>
            <w:r>
              <w:t>” processes, it returns the following to the upper sub-component that calls this sub-component's interfaces.</w:t>
            </w:r>
          </w:p>
          <w:p w14:paraId="3ED2EDFC" w14:textId="77777777" w:rsidR="003C3617" w:rsidRPr="003E31F8" w:rsidRDefault="003C3617" w:rsidP="00085359">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3D00C273" w14:textId="77777777" w:rsidR="003C3617" w:rsidRPr="0064594D" w:rsidRDefault="003C3617" w:rsidP="00085359">
            <w:pPr>
              <w:tabs>
                <w:tab w:val="left" w:pos="864"/>
              </w:tabs>
              <w:overflowPunct w:val="0"/>
              <w:autoSpaceDE w:val="0"/>
              <w:autoSpaceDN w:val="0"/>
              <w:adjustRightInd w:val="0"/>
              <w:jc w:val="left"/>
              <w:textAlignment w:val="baseline"/>
              <w:rPr>
                <w:rFonts w:eastAsia="Meiryo UI" w:cs="Arial"/>
                <w:szCs w:val="20"/>
              </w:rPr>
            </w:pPr>
          </w:p>
        </w:tc>
      </w:tr>
    </w:tbl>
    <w:p w14:paraId="1F307001" w14:textId="77777777" w:rsidR="003C3617" w:rsidRPr="009E17A8" w:rsidRDefault="003C3617" w:rsidP="003C3617">
      <w:pPr>
        <w:rPr>
          <w:lang w:eastAsia="en-US"/>
        </w:rPr>
      </w:pPr>
    </w:p>
    <w:p w14:paraId="38D02A8B" w14:textId="330CA477" w:rsidR="00290A8C" w:rsidRDefault="00224461" w:rsidP="00290A8C">
      <w:pPr>
        <w:pStyle w:val="Heading2"/>
      </w:pPr>
      <w:r>
        <w:br w:type="column"/>
      </w:r>
      <w:bookmarkStart w:id="565" w:name="_Toc203384054"/>
      <w:r w:rsidR="00290A8C" w:rsidRPr="003C3617">
        <w:lastRenderedPageBreak/>
        <w:t>R_ProtoConv_Enqueue</w:t>
      </w:r>
      <w:r w:rsidR="00290A8C">
        <w:t>Eth</w:t>
      </w:r>
      <w:bookmarkEnd w:id="565"/>
    </w:p>
    <w:p w14:paraId="24FCEFAA" w14:textId="2B9E2168" w:rsidR="00290A8C" w:rsidRPr="009E17A8" w:rsidRDefault="00890E77" w:rsidP="00290A8C">
      <w:pPr>
        <w:jc w:val="center"/>
        <w:rPr>
          <w:lang w:eastAsia="en-US"/>
        </w:rPr>
      </w:pPr>
      <w:r w:rsidRPr="00890E77">
        <w:rPr>
          <w:noProof/>
          <w:lang w:eastAsia="en-US"/>
        </w:rPr>
        <w:drawing>
          <wp:inline distT="0" distB="0" distL="0" distR="0" wp14:anchorId="30055132" wp14:editId="1B5B8EE0">
            <wp:extent cx="6376035" cy="1628775"/>
            <wp:effectExtent l="0" t="0" r="5715" b="0"/>
            <wp:docPr id="10834163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76035" cy="1628775"/>
                    </a:xfrm>
                    <a:prstGeom prst="rect">
                      <a:avLst/>
                    </a:prstGeom>
                    <a:noFill/>
                    <a:ln>
                      <a:noFill/>
                    </a:ln>
                  </pic:spPr>
                </pic:pic>
              </a:graphicData>
            </a:graphic>
          </wp:inline>
        </w:drawing>
      </w:r>
    </w:p>
    <w:p w14:paraId="16830615" w14:textId="13B149FC" w:rsidR="00290A8C" w:rsidRPr="003C3617" w:rsidRDefault="00290A8C" w:rsidP="00290A8C">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14</w:t>
      </w:r>
      <w:r w:rsidR="009D560C">
        <w:rPr>
          <w:noProof/>
        </w:rPr>
        <w:fldChar w:fldCharType="end"/>
      </w:r>
      <w:r>
        <w:rPr>
          <w:noProof/>
        </w:rPr>
        <w:t>:</w:t>
      </w:r>
      <w:r>
        <w:t xml:space="preserve"> Data Flow diagram (</w:t>
      </w:r>
      <w:r w:rsidRPr="003C3617">
        <w:t>R_ProtoConv_Enqueue</w:t>
      </w:r>
      <w:r w:rsidR="00917F04">
        <w:t>Eth</w:t>
      </w:r>
      <w:r>
        <w:t>)</w:t>
      </w:r>
    </w:p>
    <w:p w14:paraId="3B8D0562" w14:textId="77777777" w:rsidR="00290A8C" w:rsidRDefault="00290A8C" w:rsidP="00290A8C">
      <w:pPr>
        <w:spacing w:after="120"/>
        <w:rPr>
          <w:rFonts w:eastAsia="Meiryo UI"/>
        </w:rPr>
      </w:pPr>
    </w:p>
    <w:p w14:paraId="2C144B75" w14:textId="098173F8" w:rsidR="00290A8C" w:rsidRDefault="00290A8C" w:rsidP="00290A8C">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15</w:t>
      </w:r>
      <w:r w:rsidR="009D560C">
        <w:rPr>
          <w:noProof/>
        </w:rPr>
        <w:fldChar w:fldCharType="end"/>
      </w:r>
      <w:r>
        <w:rPr>
          <w:noProof/>
        </w:rPr>
        <w:t>:</w:t>
      </w:r>
      <w:r>
        <w:t xml:space="preserve"> </w:t>
      </w:r>
      <w:r w:rsidRPr="003C3617">
        <w:t>R_ProtoConv_Enqueue</w:t>
      </w:r>
      <w:r w:rsidR="00890E77">
        <w:t>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290A8C" w:rsidRPr="00F05069" w14:paraId="3E4D5A27" w14:textId="77777777" w:rsidTr="00E158B6">
        <w:tc>
          <w:tcPr>
            <w:tcW w:w="2065" w:type="dxa"/>
            <w:gridSpan w:val="2"/>
            <w:shd w:val="clear" w:color="auto" w:fill="D9D9D9"/>
          </w:tcPr>
          <w:p w14:paraId="219F8C97" w14:textId="77777777" w:rsidR="00290A8C" w:rsidRPr="003E31F8" w:rsidRDefault="00290A8C" w:rsidP="00E158B6">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00E14278" w14:textId="77777777" w:rsidR="00290A8C" w:rsidRPr="003E31F8" w:rsidRDefault="00290A8C" w:rsidP="00E158B6">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5CBF9F41" w14:textId="77777777" w:rsidR="00290A8C" w:rsidRPr="003E31F8" w:rsidRDefault="00290A8C" w:rsidP="00E158B6">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290A8C" w:rsidRPr="00F05069" w14:paraId="15AA847C" w14:textId="77777777" w:rsidTr="00E158B6">
        <w:trPr>
          <w:trHeight w:val="155"/>
        </w:trPr>
        <w:tc>
          <w:tcPr>
            <w:tcW w:w="421" w:type="dxa"/>
            <w:vMerge w:val="restart"/>
          </w:tcPr>
          <w:p w14:paraId="388871CB" w14:textId="77777777" w:rsidR="00290A8C" w:rsidRPr="00A50036" w:rsidRDefault="00290A8C" w:rsidP="00E158B6">
            <w:pPr>
              <w:pStyle w:val="a1"/>
              <w:spacing w:before="0" w:after="0"/>
              <w:jc w:val="center"/>
              <w:rPr>
                <w:lang w:eastAsia="ja-JP"/>
              </w:rPr>
            </w:pPr>
            <w:r>
              <w:rPr>
                <w:rFonts w:hint="eastAsia"/>
                <w:lang w:eastAsia="ja-JP"/>
              </w:rPr>
              <w:t>1</w:t>
            </w:r>
          </w:p>
        </w:tc>
        <w:tc>
          <w:tcPr>
            <w:tcW w:w="1644" w:type="dxa"/>
            <w:vMerge w:val="restart"/>
          </w:tcPr>
          <w:p w14:paraId="65825A9A" w14:textId="592F0F0C" w:rsidR="00290A8C" w:rsidRPr="003C3617" w:rsidRDefault="00290A8C" w:rsidP="00E158B6">
            <w:pPr>
              <w:pStyle w:val="a1"/>
              <w:spacing w:before="0" w:after="0"/>
            </w:pPr>
            <w:r w:rsidRPr="003C3617">
              <w:rPr>
                <w:rFonts w:cs="Arial"/>
                <w:szCs w:val="20"/>
              </w:rPr>
              <w:t>R_ProtoConv_Enqueue</w:t>
            </w:r>
            <w:r w:rsidR="00B35ACD">
              <w:rPr>
                <w:rFonts w:cs="Arial"/>
                <w:szCs w:val="20"/>
                <w:lang w:val="en-US"/>
              </w:rPr>
              <w:t>Eth</w:t>
            </w:r>
          </w:p>
        </w:tc>
        <w:tc>
          <w:tcPr>
            <w:tcW w:w="360" w:type="dxa"/>
          </w:tcPr>
          <w:p w14:paraId="54DAA853" w14:textId="77777777" w:rsidR="00290A8C" w:rsidRPr="003E31F8" w:rsidRDefault="00290A8C" w:rsidP="00E158B6">
            <w:pPr>
              <w:pStyle w:val="a1"/>
              <w:spacing w:before="0" w:after="0"/>
              <w:jc w:val="left"/>
            </w:pPr>
            <w:r w:rsidRPr="003E31F8">
              <w:t>1</w:t>
            </w:r>
          </w:p>
        </w:tc>
        <w:tc>
          <w:tcPr>
            <w:tcW w:w="6210" w:type="dxa"/>
          </w:tcPr>
          <w:p w14:paraId="637864F2" w14:textId="34775633" w:rsidR="00290A8C" w:rsidRPr="003E31F8" w:rsidRDefault="00B35ACD" w:rsidP="00E158B6">
            <w:pPr>
              <w:pStyle w:val="a1"/>
              <w:spacing w:before="0" w:after="0"/>
              <w:jc w:val="left"/>
            </w:pPr>
            <w:r>
              <w:t xml:space="preserve">The User Application specifies </w:t>
            </w:r>
            <w:r w:rsidR="00290A8C" w:rsidRPr="003E31F8">
              <w:t>the following data and call API.</w:t>
            </w:r>
          </w:p>
          <w:p w14:paraId="2C73C4F1" w14:textId="7BE330FA" w:rsidR="00B35ACD" w:rsidRPr="00B35ACD" w:rsidRDefault="00B35ACD" w:rsidP="00B35ACD">
            <w:pPr>
              <w:pStyle w:val="a1"/>
              <w:jc w:val="left"/>
              <w:rPr>
                <w:lang w:val="en-US"/>
              </w:rPr>
            </w:pPr>
            <w:r>
              <w:rPr>
                <w:lang w:val="en-US"/>
              </w:rPr>
              <w:t xml:space="preserve">- </w:t>
            </w:r>
            <w:r w:rsidRPr="00B35ACD">
              <w:rPr>
                <w:lang w:val="en-US"/>
              </w:rPr>
              <w:t>Frame Type</w:t>
            </w:r>
          </w:p>
          <w:p w14:paraId="70572C49" w14:textId="1AE0FC19" w:rsidR="00B35ACD" w:rsidRPr="00B35ACD" w:rsidRDefault="00B35ACD" w:rsidP="00B35ACD">
            <w:pPr>
              <w:pStyle w:val="a1"/>
              <w:jc w:val="left"/>
              <w:rPr>
                <w:lang w:val="en-US"/>
              </w:rPr>
            </w:pPr>
            <w:r>
              <w:rPr>
                <w:lang w:val="en-US"/>
              </w:rPr>
              <w:t xml:space="preserve">- </w:t>
            </w:r>
            <w:r w:rsidRPr="00B35ACD">
              <w:rPr>
                <w:lang w:val="en-US"/>
              </w:rPr>
              <w:t>Source MAC Address</w:t>
            </w:r>
          </w:p>
          <w:p w14:paraId="5B4AEB72" w14:textId="1D7C7A4D" w:rsidR="00B35ACD" w:rsidRPr="00B35ACD" w:rsidRDefault="00B35ACD" w:rsidP="00B35ACD">
            <w:pPr>
              <w:pStyle w:val="a1"/>
              <w:jc w:val="left"/>
              <w:rPr>
                <w:lang w:val="en-US"/>
              </w:rPr>
            </w:pPr>
            <w:r>
              <w:rPr>
                <w:lang w:val="en-US"/>
              </w:rPr>
              <w:t xml:space="preserve">- </w:t>
            </w:r>
            <w:r w:rsidRPr="00AD0812">
              <w:rPr>
                <w:lang w:val="en-US"/>
              </w:rPr>
              <w:t>Pointer to Ethernet frame</w:t>
            </w:r>
          </w:p>
          <w:p w14:paraId="065A88DD" w14:textId="1ECAE052" w:rsidR="00290A8C" w:rsidRPr="003E31F8" w:rsidRDefault="00B35ACD" w:rsidP="00B35ACD">
            <w:pPr>
              <w:pStyle w:val="a1"/>
              <w:spacing w:before="0" w:after="0"/>
              <w:jc w:val="left"/>
            </w:pPr>
            <w:r>
              <w:rPr>
                <w:lang w:val="en-US"/>
              </w:rPr>
              <w:t xml:space="preserve">- </w:t>
            </w:r>
            <w:r w:rsidRPr="00B35ACD">
              <w:rPr>
                <w:lang w:val="en-US"/>
              </w:rPr>
              <w:t>Frame Length</w:t>
            </w:r>
          </w:p>
        </w:tc>
        <w:tc>
          <w:tcPr>
            <w:tcW w:w="1475" w:type="dxa"/>
            <w:vMerge w:val="restart"/>
          </w:tcPr>
          <w:p w14:paraId="5A41496B" w14:textId="77777777" w:rsidR="00290A8C" w:rsidRPr="00A50036" w:rsidRDefault="00290A8C" w:rsidP="00E158B6">
            <w:pPr>
              <w:pStyle w:val="a1"/>
              <w:spacing w:before="0" w:after="0"/>
              <w:jc w:val="left"/>
            </w:pPr>
            <w:r>
              <w:t>API Layer</w:t>
            </w:r>
          </w:p>
        </w:tc>
      </w:tr>
      <w:tr w:rsidR="00290A8C" w:rsidRPr="00F05069" w14:paraId="4F6F3BCE" w14:textId="77777777" w:rsidTr="00E158B6">
        <w:trPr>
          <w:trHeight w:val="155"/>
        </w:trPr>
        <w:tc>
          <w:tcPr>
            <w:tcW w:w="421" w:type="dxa"/>
            <w:vMerge/>
          </w:tcPr>
          <w:p w14:paraId="49A95121" w14:textId="77777777" w:rsidR="00290A8C" w:rsidRPr="00F05069" w:rsidRDefault="00290A8C" w:rsidP="00E158B6">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F9A2EC9" w14:textId="77777777" w:rsidR="00290A8C" w:rsidRPr="003E31F8" w:rsidRDefault="00290A8C" w:rsidP="00E158B6">
            <w:pPr>
              <w:pStyle w:val="a1"/>
              <w:spacing w:before="0" w:after="0"/>
            </w:pPr>
          </w:p>
        </w:tc>
        <w:tc>
          <w:tcPr>
            <w:tcW w:w="360" w:type="dxa"/>
          </w:tcPr>
          <w:p w14:paraId="5901C004" w14:textId="77777777" w:rsidR="00290A8C" w:rsidRPr="003E31F8" w:rsidRDefault="00290A8C" w:rsidP="00E158B6">
            <w:pPr>
              <w:pStyle w:val="a1"/>
              <w:spacing w:before="0" w:after="0"/>
              <w:jc w:val="left"/>
            </w:pPr>
            <w:r>
              <w:t>2</w:t>
            </w:r>
          </w:p>
        </w:tc>
        <w:tc>
          <w:tcPr>
            <w:tcW w:w="6210" w:type="dxa"/>
          </w:tcPr>
          <w:p w14:paraId="333041FB" w14:textId="20F62311" w:rsidR="00290A8C" w:rsidRPr="003E31F8" w:rsidRDefault="00290A8C" w:rsidP="00E158B6">
            <w:pPr>
              <w:pStyle w:val="a1"/>
              <w:spacing w:before="0" w:after="0"/>
              <w:jc w:val="left"/>
            </w:pPr>
            <w:r w:rsidRPr="003E31F8">
              <w:t>After the API “</w:t>
            </w:r>
            <w:r>
              <w:t xml:space="preserve"> </w:t>
            </w:r>
            <w:r w:rsidRPr="003C3617">
              <w:t>R_ProtoConv_Enqueue</w:t>
            </w:r>
            <w:r w:rsidR="00B35ACD">
              <w:rPr>
                <w:lang w:val="en-US"/>
              </w:rPr>
              <w:t>Eth</w:t>
            </w:r>
            <w:r w:rsidRPr="003E31F8">
              <w:t>” processes, it returns the following to the User Application.</w:t>
            </w:r>
          </w:p>
          <w:p w14:paraId="5D5FFC92" w14:textId="77777777" w:rsidR="00290A8C" w:rsidRPr="003E31F8" w:rsidRDefault="00290A8C" w:rsidP="00E158B6">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46694455" w14:textId="77777777" w:rsidR="00290A8C" w:rsidRPr="0064594D" w:rsidRDefault="00290A8C" w:rsidP="00E158B6">
            <w:pPr>
              <w:tabs>
                <w:tab w:val="left" w:pos="864"/>
              </w:tabs>
              <w:overflowPunct w:val="0"/>
              <w:autoSpaceDE w:val="0"/>
              <w:autoSpaceDN w:val="0"/>
              <w:adjustRightInd w:val="0"/>
              <w:jc w:val="left"/>
              <w:textAlignment w:val="baseline"/>
              <w:rPr>
                <w:rFonts w:eastAsia="Meiryo UI" w:cs="Arial"/>
                <w:szCs w:val="20"/>
              </w:rPr>
            </w:pPr>
          </w:p>
        </w:tc>
      </w:tr>
      <w:tr w:rsidR="00290A8C" w:rsidRPr="00F05069" w14:paraId="290FB880" w14:textId="77777777" w:rsidTr="00E158B6">
        <w:trPr>
          <w:trHeight w:val="155"/>
        </w:trPr>
        <w:tc>
          <w:tcPr>
            <w:tcW w:w="421" w:type="dxa"/>
            <w:vMerge w:val="restart"/>
          </w:tcPr>
          <w:p w14:paraId="79564040" w14:textId="77777777" w:rsidR="00290A8C" w:rsidRPr="00F05069" w:rsidRDefault="00290A8C" w:rsidP="00E158B6">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7CEBBF19" w14:textId="39A528F8" w:rsidR="00290A8C" w:rsidRPr="003E31F8" w:rsidRDefault="00290A8C" w:rsidP="00E158B6">
            <w:pPr>
              <w:pStyle w:val="a1"/>
              <w:spacing w:before="0" w:after="0"/>
            </w:pPr>
            <w:r w:rsidRPr="003C3617">
              <w:t>ProtoConv_Enqueue</w:t>
            </w:r>
            <w:r w:rsidR="00B35ACD">
              <w:rPr>
                <w:lang w:val="en-US"/>
              </w:rPr>
              <w:t>Eth</w:t>
            </w:r>
          </w:p>
        </w:tc>
        <w:tc>
          <w:tcPr>
            <w:tcW w:w="360" w:type="dxa"/>
          </w:tcPr>
          <w:p w14:paraId="7B0F18FD" w14:textId="77777777" w:rsidR="00290A8C" w:rsidRPr="003E31F8" w:rsidRDefault="00290A8C" w:rsidP="00E158B6">
            <w:pPr>
              <w:pStyle w:val="a1"/>
              <w:spacing w:before="0" w:after="0"/>
              <w:jc w:val="left"/>
              <w:rPr>
                <w:lang w:eastAsia="ja-JP"/>
              </w:rPr>
            </w:pPr>
            <w:r>
              <w:rPr>
                <w:rFonts w:hint="eastAsia"/>
                <w:lang w:eastAsia="ja-JP"/>
              </w:rPr>
              <w:t>1</w:t>
            </w:r>
          </w:p>
        </w:tc>
        <w:tc>
          <w:tcPr>
            <w:tcW w:w="6210" w:type="dxa"/>
          </w:tcPr>
          <w:p w14:paraId="0D3EAC4E" w14:textId="3F996B41" w:rsidR="00290A8C" w:rsidRPr="003E31F8" w:rsidRDefault="00290A8C" w:rsidP="00E158B6">
            <w:pPr>
              <w:pStyle w:val="a1"/>
              <w:spacing w:before="0" w:after="0"/>
              <w:jc w:val="left"/>
            </w:pPr>
            <w:r>
              <w:rPr>
                <w:lang w:eastAsia="ja-JP"/>
              </w:rPr>
              <w:t>“</w:t>
            </w:r>
            <w:r>
              <w:t>R_</w:t>
            </w:r>
            <w:r w:rsidRPr="003C3617">
              <w:t>ProtoConv_Enqueue</w:t>
            </w:r>
            <w:r w:rsidR="00B35ACD">
              <w:rPr>
                <w:lang w:val="en-US"/>
              </w:rPr>
              <w:t>Eth</w:t>
            </w:r>
            <w:r>
              <w:t>” specifies the following data and calls function.</w:t>
            </w:r>
          </w:p>
          <w:p w14:paraId="5AB1E98C" w14:textId="77777777" w:rsidR="00B35ACD" w:rsidRPr="00B35ACD" w:rsidRDefault="00B35ACD" w:rsidP="00B35ACD">
            <w:pPr>
              <w:pStyle w:val="a1"/>
              <w:jc w:val="left"/>
              <w:rPr>
                <w:lang w:val="en-US"/>
              </w:rPr>
            </w:pPr>
            <w:r>
              <w:rPr>
                <w:lang w:val="en-US"/>
              </w:rPr>
              <w:t xml:space="preserve">- </w:t>
            </w:r>
            <w:r w:rsidRPr="00B35ACD">
              <w:rPr>
                <w:lang w:val="en-US"/>
              </w:rPr>
              <w:t>Frame Type</w:t>
            </w:r>
          </w:p>
          <w:p w14:paraId="7659744D" w14:textId="77777777" w:rsidR="00B35ACD" w:rsidRPr="00B35ACD" w:rsidRDefault="00B35ACD" w:rsidP="00B35ACD">
            <w:pPr>
              <w:pStyle w:val="a1"/>
              <w:jc w:val="left"/>
              <w:rPr>
                <w:lang w:val="en-US"/>
              </w:rPr>
            </w:pPr>
            <w:r>
              <w:rPr>
                <w:lang w:val="en-US"/>
              </w:rPr>
              <w:t xml:space="preserve">- </w:t>
            </w:r>
            <w:r w:rsidRPr="00B35ACD">
              <w:rPr>
                <w:lang w:val="en-US"/>
              </w:rPr>
              <w:t>Source MAC Address</w:t>
            </w:r>
          </w:p>
          <w:p w14:paraId="60CFA302" w14:textId="77777777" w:rsidR="00B35ACD" w:rsidRPr="00B35ACD" w:rsidRDefault="00B35ACD" w:rsidP="00B35ACD">
            <w:pPr>
              <w:pStyle w:val="a1"/>
              <w:jc w:val="left"/>
              <w:rPr>
                <w:lang w:val="en-US"/>
              </w:rPr>
            </w:pPr>
            <w:r>
              <w:rPr>
                <w:lang w:val="en-US"/>
              </w:rPr>
              <w:t xml:space="preserve">- </w:t>
            </w:r>
            <w:r w:rsidRPr="00AD0812">
              <w:rPr>
                <w:lang w:val="en-US"/>
              </w:rPr>
              <w:t>Pointer to Ethernet frame</w:t>
            </w:r>
          </w:p>
          <w:p w14:paraId="2FC513A2" w14:textId="18AD7971" w:rsidR="00290A8C" w:rsidRPr="003E31F8" w:rsidRDefault="00B35ACD" w:rsidP="00B35ACD">
            <w:pPr>
              <w:pStyle w:val="a1"/>
              <w:spacing w:before="0" w:after="0"/>
              <w:jc w:val="left"/>
            </w:pPr>
            <w:r>
              <w:rPr>
                <w:lang w:val="en-US"/>
              </w:rPr>
              <w:t xml:space="preserve">- </w:t>
            </w:r>
            <w:r w:rsidRPr="00B35ACD">
              <w:rPr>
                <w:lang w:val="en-US"/>
              </w:rPr>
              <w:t>Frame Length</w:t>
            </w:r>
          </w:p>
        </w:tc>
        <w:tc>
          <w:tcPr>
            <w:tcW w:w="1475" w:type="dxa"/>
            <w:vMerge w:val="restart"/>
          </w:tcPr>
          <w:p w14:paraId="368F0DC3" w14:textId="5D30AC91" w:rsidR="00290A8C" w:rsidRPr="0064594D" w:rsidRDefault="00290A8C" w:rsidP="00E158B6">
            <w:pPr>
              <w:tabs>
                <w:tab w:val="left" w:pos="864"/>
              </w:tabs>
              <w:overflowPunct w:val="0"/>
              <w:autoSpaceDE w:val="0"/>
              <w:autoSpaceDN w:val="0"/>
              <w:adjustRightInd w:val="0"/>
              <w:jc w:val="left"/>
              <w:textAlignment w:val="baseline"/>
              <w:rPr>
                <w:rFonts w:eastAsia="Meiryo UI" w:cs="Arial"/>
                <w:szCs w:val="20"/>
              </w:rPr>
            </w:pPr>
            <w:r w:rsidRPr="005D7A09">
              <w:rPr>
                <w:rFonts w:eastAsia="Meiryo UI" w:cs="Arial"/>
                <w:szCs w:val="20"/>
              </w:rPr>
              <w:t xml:space="preserve">Ethernet </w:t>
            </w:r>
            <w:r w:rsidR="00EF63E8">
              <w:rPr>
                <w:rFonts w:eastAsia="Meiryo UI" w:cs="Arial"/>
                <w:szCs w:val="20"/>
              </w:rPr>
              <w:t xml:space="preserve">to X </w:t>
            </w:r>
            <w:r w:rsidRPr="005D7A09">
              <w:rPr>
                <w:rFonts w:eastAsia="Meiryo UI" w:cs="Arial"/>
                <w:szCs w:val="20"/>
              </w:rPr>
              <w:t>Conversion Function</w:t>
            </w:r>
          </w:p>
        </w:tc>
      </w:tr>
      <w:tr w:rsidR="00290A8C" w:rsidRPr="00F05069" w14:paraId="3D6F681B" w14:textId="77777777" w:rsidTr="00E158B6">
        <w:trPr>
          <w:trHeight w:val="155"/>
        </w:trPr>
        <w:tc>
          <w:tcPr>
            <w:tcW w:w="421" w:type="dxa"/>
            <w:vMerge/>
          </w:tcPr>
          <w:p w14:paraId="5B25C4FD" w14:textId="77777777" w:rsidR="00290A8C" w:rsidRPr="00F05069" w:rsidRDefault="00290A8C" w:rsidP="00E158B6">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3030A7B" w14:textId="77777777" w:rsidR="00290A8C" w:rsidRPr="003E31F8" w:rsidRDefault="00290A8C" w:rsidP="00E158B6">
            <w:pPr>
              <w:pStyle w:val="a1"/>
              <w:spacing w:before="0" w:after="0"/>
            </w:pPr>
          </w:p>
        </w:tc>
        <w:tc>
          <w:tcPr>
            <w:tcW w:w="360" w:type="dxa"/>
          </w:tcPr>
          <w:p w14:paraId="36B5F217" w14:textId="77777777" w:rsidR="00290A8C" w:rsidRPr="003E31F8" w:rsidRDefault="00290A8C" w:rsidP="00E158B6">
            <w:pPr>
              <w:pStyle w:val="a1"/>
              <w:spacing w:before="0" w:after="0"/>
              <w:jc w:val="left"/>
              <w:rPr>
                <w:lang w:eastAsia="ja-JP"/>
              </w:rPr>
            </w:pPr>
            <w:r>
              <w:rPr>
                <w:lang w:eastAsia="ja-JP"/>
              </w:rPr>
              <w:t>2</w:t>
            </w:r>
          </w:p>
        </w:tc>
        <w:tc>
          <w:tcPr>
            <w:tcW w:w="6210" w:type="dxa"/>
          </w:tcPr>
          <w:p w14:paraId="7D153B49" w14:textId="3DBEC2E1" w:rsidR="00290A8C" w:rsidRDefault="00290A8C" w:rsidP="00E158B6">
            <w:pPr>
              <w:pStyle w:val="a1"/>
              <w:spacing w:before="0" w:after="0"/>
              <w:jc w:val="left"/>
            </w:pPr>
            <w:r>
              <w:t>After the Function “</w:t>
            </w:r>
            <w:r w:rsidRPr="003C3617">
              <w:t xml:space="preserve"> ProtoConv_Enqueue</w:t>
            </w:r>
            <w:r w:rsidR="004578B7">
              <w:rPr>
                <w:lang w:val="en-US"/>
              </w:rPr>
              <w:t>Eth</w:t>
            </w:r>
            <w:r>
              <w:t>” processes, it returns the following to the upper sub-component that calls this sub-component's interfaces.</w:t>
            </w:r>
          </w:p>
          <w:p w14:paraId="3290650B" w14:textId="77777777" w:rsidR="00290A8C" w:rsidRPr="003E31F8" w:rsidRDefault="00290A8C" w:rsidP="00E158B6">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688124D8" w14:textId="77777777" w:rsidR="00290A8C" w:rsidRPr="0064594D" w:rsidRDefault="00290A8C" w:rsidP="00E158B6">
            <w:pPr>
              <w:tabs>
                <w:tab w:val="left" w:pos="864"/>
              </w:tabs>
              <w:overflowPunct w:val="0"/>
              <w:autoSpaceDE w:val="0"/>
              <w:autoSpaceDN w:val="0"/>
              <w:adjustRightInd w:val="0"/>
              <w:jc w:val="left"/>
              <w:textAlignment w:val="baseline"/>
              <w:rPr>
                <w:rFonts w:eastAsia="Meiryo UI" w:cs="Arial"/>
                <w:szCs w:val="20"/>
              </w:rPr>
            </w:pPr>
          </w:p>
        </w:tc>
      </w:tr>
    </w:tbl>
    <w:p w14:paraId="75F9B463" w14:textId="77777777" w:rsidR="00290A8C" w:rsidRPr="009E17A8" w:rsidRDefault="00290A8C" w:rsidP="00290A8C">
      <w:pPr>
        <w:rPr>
          <w:lang w:eastAsia="en-US"/>
        </w:rPr>
      </w:pPr>
    </w:p>
    <w:p w14:paraId="078A3F57" w14:textId="77777777" w:rsidR="00290A8C" w:rsidRDefault="00290A8C" w:rsidP="00290A8C">
      <w:pPr>
        <w:spacing w:after="120"/>
      </w:pPr>
    </w:p>
    <w:p w14:paraId="4E71186D" w14:textId="070E258D" w:rsidR="00717038" w:rsidRDefault="00224461" w:rsidP="00717038">
      <w:pPr>
        <w:pStyle w:val="Heading2"/>
      </w:pPr>
      <w:r>
        <w:br w:type="column"/>
      </w:r>
      <w:bookmarkStart w:id="566" w:name="_Toc203384055"/>
      <w:r w:rsidR="00717038" w:rsidRPr="003C3617">
        <w:lastRenderedPageBreak/>
        <w:t>R_ProtoConv_</w:t>
      </w:r>
      <w:r w:rsidR="00717038">
        <w:t>De</w:t>
      </w:r>
      <w:r w:rsidR="00717038" w:rsidRPr="003C3617">
        <w:t>queue</w:t>
      </w:r>
      <w:r w:rsidR="00717038">
        <w:t>Eth</w:t>
      </w:r>
      <w:bookmarkEnd w:id="566"/>
    </w:p>
    <w:p w14:paraId="63C2EC01" w14:textId="6B93745F" w:rsidR="00717038" w:rsidRPr="009E17A8" w:rsidRDefault="00695A1F" w:rsidP="00717038">
      <w:pPr>
        <w:jc w:val="center"/>
        <w:rPr>
          <w:lang w:eastAsia="en-US"/>
        </w:rPr>
      </w:pPr>
      <w:r w:rsidRPr="00695A1F">
        <w:rPr>
          <w:noProof/>
          <w:lang w:eastAsia="en-US"/>
        </w:rPr>
        <w:drawing>
          <wp:inline distT="0" distB="0" distL="0" distR="0" wp14:anchorId="0B010606" wp14:editId="76B28C4E">
            <wp:extent cx="6376035" cy="1628775"/>
            <wp:effectExtent l="0" t="0" r="5715" b="0"/>
            <wp:docPr id="6955085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76035" cy="1628775"/>
                    </a:xfrm>
                    <a:prstGeom prst="rect">
                      <a:avLst/>
                    </a:prstGeom>
                    <a:noFill/>
                    <a:ln>
                      <a:noFill/>
                    </a:ln>
                  </pic:spPr>
                </pic:pic>
              </a:graphicData>
            </a:graphic>
          </wp:inline>
        </w:drawing>
      </w:r>
    </w:p>
    <w:p w14:paraId="47E4DD78" w14:textId="55CEDFB6" w:rsidR="00717038" w:rsidRPr="003C3617" w:rsidRDefault="00717038" w:rsidP="00717038">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15</w:t>
      </w:r>
      <w:r w:rsidR="009D560C">
        <w:rPr>
          <w:noProof/>
        </w:rPr>
        <w:fldChar w:fldCharType="end"/>
      </w:r>
      <w:r>
        <w:rPr>
          <w:noProof/>
        </w:rPr>
        <w:t>:</w:t>
      </w:r>
      <w:r>
        <w:t xml:space="preserve"> Data Flow diagram (</w:t>
      </w:r>
      <w:r w:rsidRPr="003C3617">
        <w:t>R_ProtoConv_</w:t>
      </w:r>
      <w:r>
        <w:t>De</w:t>
      </w:r>
      <w:r w:rsidRPr="003C3617">
        <w:t>queue</w:t>
      </w:r>
      <w:r>
        <w:t>Eth)</w:t>
      </w:r>
    </w:p>
    <w:p w14:paraId="32112F25" w14:textId="77777777" w:rsidR="00717038" w:rsidRDefault="00717038" w:rsidP="00717038">
      <w:pPr>
        <w:spacing w:after="120"/>
        <w:rPr>
          <w:rFonts w:eastAsia="Meiryo UI"/>
        </w:rPr>
      </w:pPr>
    </w:p>
    <w:p w14:paraId="584A5D28" w14:textId="28070C80" w:rsidR="00717038" w:rsidRDefault="00717038" w:rsidP="00717038">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16</w:t>
      </w:r>
      <w:r w:rsidR="009D560C">
        <w:rPr>
          <w:noProof/>
        </w:rPr>
        <w:fldChar w:fldCharType="end"/>
      </w:r>
      <w:r>
        <w:rPr>
          <w:noProof/>
        </w:rPr>
        <w:t>:</w:t>
      </w:r>
      <w:r>
        <w:t xml:space="preserve"> </w:t>
      </w:r>
      <w:r w:rsidRPr="003C3617">
        <w:t>R_ProtoConv_Enqueue</w:t>
      </w:r>
      <w:r>
        <w:t>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717038" w:rsidRPr="00F05069" w14:paraId="3914EDE7" w14:textId="77777777" w:rsidTr="00E158B6">
        <w:tc>
          <w:tcPr>
            <w:tcW w:w="2065" w:type="dxa"/>
            <w:gridSpan w:val="2"/>
            <w:shd w:val="clear" w:color="auto" w:fill="D9D9D9"/>
          </w:tcPr>
          <w:p w14:paraId="37E4A2A5" w14:textId="77777777" w:rsidR="00717038" w:rsidRPr="003E31F8" w:rsidRDefault="00717038" w:rsidP="00E158B6">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594068FC" w14:textId="77777777" w:rsidR="00717038" w:rsidRPr="003E31F8" w:rsidRDefault="00717038" w:rsidP="00E158B6">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17086B9C" w14:textId="77777777" w:rsidR="00717038" w:rsidRPr="003E31F8" w:rsidRDefault="00717038" w:rsidP="00E158B6">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717038" w:rsidRPr="00F05069" w14:paraId="449D6DEA" w14:textId="77777777" w:rsidTr="00E158B6">
        <w:trPr>
          <w:trHeight w:val="155"/>
        </w:trPr>
        <w:tc>
          <w:tcPr>
            <w:tcW w:w="421" w:type="dxa"/>
            <w:vMerge w:val="restart"/>
          </w:tcPr>
          <w:p w14:paraId="72F79387" w14:textId="77777777" w:rsidR="00717038" w:rsidRPr="00A50036" w:rsidRDefault="00717038" w:rsidP="00E158B6">
            <w:pPr>
              <w:pStyle w:val="a1"/>
              <w:spacing w:before="0" w:after="0"/>
              <w:jc w:val="center"/>
              <w:rPr>
                <w:lang w:eastAsia="ja-JP"/>
              </w:rPr>
            </w:pPr>
            <w:r>
              <w:rPr>
                <w:rFonts w:hint="eastAsia"/>
                <w:lang w:eastAsia="ja-JP"/>
              </w:rPr>
              <w:t>1</w:t>
            </w:r>
          </w:p>
        </w:tc>
        <w:tc>
          <w:tcPr>
            <w:tcW w:w="1644" w:type="dxa"/>
            <w:vMerge w:val="restart"/>
          </w:tcPr>
          <w:p w14:paraId="1EE38F5E" w14:textId="243359CE" w:rsidR="00717038" w:rsidRPr="003C3617" w:rsidRDefault="00717038" w:rsidP="00E158B6">
            <w:pPr>
              <w:pStyle w:val="a1"/>
              <w:spacing w:before="0" w:after="0"/>
            </w:pPr>
            <w:r w:rsidRPr="003C3617">
              <w:rPr>
                <w:rFonts w:cs="Arial"/>
                <w:szCs w:val="20"/>
              </w:rPr>
              <w:t>R_ProtoConv_</w:t>
            </w:r>
            <w:r>
              <w:t>De</w:t>
            </w:r>
            <w:r w:rsidRPr="003C3617">
              <w:t>queue</w:t>
            </w:r>
            <w:r>
              <w:t>Eth</w:t>
            </w:r>
          </w:p>
        </w:tc>
        <w:tc>
          <w:tcPr>
            <w:tcW w:w="360" w:type="dxa"/>
          </w:tcPr>
          <w:p w14:paraId="1AFFBD3A" w14:textId="77777777" w:rsidR="00717038" w:rsidRPr="003E31F8" w:rsidRDefault="00717038" w:rsidP="00E158B6">
            <w:pPr>
              <w:pStyle w:val="a1"/>
              <w:spacing w:before="0" w:after="0"/>
              <w:jc w:val="left"/>
            </w:pPr>
            <w:r w:rsidRPr="003E31F8">
              <w:t>1</w:t>
            </w:r>
          </w:p>
        </w:tc>
        <w:tc>
          <w:tcPr>
            <w:tcW w:w="6210" w:type="dxa"/>
          </w:tcPr>
          <w:p w14:paraId="600B16C3" w14:textId="77777777" w:rsidR="00717038" w:rsidRPr="003E31F8" w:rsidRDefault="00717038" w:rsidP="00E158B6">
            <w:pPr>
              <w:pStyle w:val="a1"/>
              <w:spacing w:before="0" w:after="0"/>
              <w:jc w:val="left"/>
            </w:pPr>
            <w:r>
              <w:t xml:space="preserve">The User Application specifies </w:t>
            </w:r>
            <w:r w:rsidRPr="003E31F8">
              <w:t>the following data and call API.</w:t>
            </w:r>
          </w:p>
          <w:p w14:paraId="7B7B0801" w14:textId="3E428ACF" w:rsidR="00695A1F" w:rsidRPr="00695A1F" w:rsidRDefault="00695A1F" w:rsidP="00695A1F">
            <w:pPr>
              <w:pStyle w:val="a1"/>
              <w:jc w:val="left"/>
            </w:pPr>
            <w:r>
              <w:t xml:space="preserve">- </w:t>
            </w:r>
            <w:r w:rsidRPr="00695A1F">
              <w:t>Pointer to Frame Type</w:t>
            </w:r>
          </w:p>
          <w:p w14:paraId="39EF0606" w14:textId="47FB6526" w:rsidR="00695A1F" w:rsidRPr="00695A1F" w:rsidRDefault="00695A1F" w:rsidP="00695A1F">
            <w:pPr>
              <w:pStyle w:val="a1"/>
              <w:jc w:val="left"/>
            </w:pPr>
            <w:r>
              <w:t xml:space="preserve">- </w:t>
            </w:r>
            <w:r w:rsidRPr="00695A1F">
              <w:t>Pointer to Source MAC Address</w:t>
            </w:r>
          </w:p>
          <w:p w14:paraId="21C6F12B" w14:textId="12642E56" w:rsidR="00695A1F" w:rsidRPr="00695A1F" w:rsidRDefault="00695A1F" w:rsidP="00695A1F">
            <w:pPr>
              <w:pStyle w:val="a1"/>
              <w:jc w:val="left"/>
            </w:pPr>
            <w:r>
              <w:rPr>
                <w:lang w:val="en-US"/>
              </w:rPr>
              <w:t xml:space="preserve">- </w:t>
            </w:r>
            <w:r w:rsidRPr="00AD0812">
              <w:rPr>
                <w:lang w:val="en-US"/>
              </w:rPr>
              <w:t xml:space="preserve">Pointer </w:t>
            </w:r>
            <w:r w:rsidRPr="00695A1F">
              <w:t xml:space="preserve">to Pointer </w:t>
            </w:r>
            <w:r w:rsidRPr="00AD0812">
              <w:rPr>
                <w:lang w:val="en-US"/>
              </w:rPr>
              <w:t>to Ethernet frame</w:t>
            </w:r>
          </w:p>
          <w:p w14:paraId="42952C62" w14:textId="388E590F" w:rsidR="00717038" w:rsidRPr="003E31F8" w:rsidRDefault="00695A1F" w:rsidP="00695A1F">
            <w:pPr>
              <w:pStyle w:val="a1"/>
              <w:spacing w:before="0" w:after="0"/>
              <w:jc w:val="left"/>
            </w:pPr>
            <w:r>
              <w:rPr>
                <w:lang w:val="en-US"/>
              </w:rPr>
              <w:t xml:space="preserve">- </w:t>
            </w:r>
            <w:r w:rsidRPr="00695A1F">
              <w:rPr>
                <w:lang w:val="en-US"/>
              </w:rPr>
              <w:t>Pointer to Frame Length</w:t>
            </w:r>
          </w:p>
        </w:tc>
        <w:tc>
          <w:tcPr>
            <w:tcW w:w="1475" w:type="dxa"/>
            <w:vMerge w:val="restart"/>
          </w:tcPr>
          <w:p w14:paraId="6FD4751B" w14:textId="77777777" w:rsidR="00717038" w:rsidRPr="00A50036" w:rsidRDefault="00717038" w:rsidP="00E158B6">
            <w:pPr>
              <w:pStyle w:val="a1"/>
              <w:spacing w:before="0" w:after="0"/>
              <w:jc w:val="left"/>
            </w:pPr>
            <w:r>
              <w:t>API Layer</w:t>
            </w:r>
          </w:p>
        </w:tc>
      </w:tr>
      <w:tr w:rsidR="00717038" w:rsidRPr="00F05069" w14:paraId="67775890" w14:textId="77777777" w:rsidTr="00E158B6">
        <w:trPr>
          <w:trHeight w:val="155"/>
        </w:trPr>
        <w:tc>
          <w:tcPr>
            <w:tcW w:w="421" w:type="dxa"/>
            <w:vMerge/>
          </w:tcPr>
          <w:p w14:paraId="668E936E" w14:textId="77777777" w:rsidR="00717038" w:rsidRPr="00F05069" w:rsidRDefault="00717038" w:rsidP="00E158B6">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06BAD29C" w14:textId="77777777" w:rsidR="00717038" w:rsidRPr="003E31F8" w:rsidRDefault="00717038" w:rsidP="00E158B6">
            <w:pPr>
              <w:pStyle w:val="a1"/>
              <w:spacing w:before="0" w:after="0"/>
            </w:pPr>
          </w:p>
        </w:tc>
        <w:tc>
          <w:tcPr>
            <w:tcW w:w="360" w:type="dxa"/>
          </w:tcPr>
          <w:p w14:paraId="482E5083" w14:textId="77777777" w:rsidR="00717038" w:rsidRPr="003E31F8" w:rsidRDefault="00717038" w:rsidP="00E158B6">
            <w:pPr>
              <w:pStyle w:val="a1"/>
              <w:spacing w:before="0" w:after="0"/>
              <w:jc w:val="left"/>
            </w:pPr>
            <w:r>
              <w:t>2</w:t>
            </w:r>
          </w:p>
        </w:tc>
        <w:tc>
          <w:tcPr>
            <w:tcW w:w="6210" w:type="dxa"/>
          </w:tcPr>
          <w:p w14:paraId="33D38104" w14:textId="14F55867" w:rsidR="00717038" w:rsidRPr="003E31F8" w:rsidRDefault="00717038" w:rsidP="00E158B6">
            <w:pPr>
              <w:pStyle w:val="a1"/>
              <w:spacing w:before="0" w:after="0"/>
              <w:jc w:val="left"/>
            </w:pPr>
            <w:r w:rsidRPr="003E31F8">
              <w:t>After the API “</w:t>
            </w:r>
            <w:r>
              <w:t xml:space="preserve"> </w:t>
            </w:r>
            <w:r w:rsidRPr="003C3617">
              <w:t>R_ProtoConv_</w:t>
            </w:r>
            <w:r>
              <w:t>De</w:t>
            </w:r>
            <w:r w:rsidRPr="003C3617">
              <w:t>queue</w:t>
            </w:r>
            <w:r>
              <w:t>Eth</w:t>
            </w:r>
            <w:r w:rsidRPr="003E31F8">
              <w:t>” processes, it returns the following to the User Application.</w:t>
            </w:r>
          </w:p>
          <w:p w14:paraId="54093E9C" w14:textId="77777777" w:rsidR="00717038" w:rsidRPr="003E31F8" w:rsidRDefault="00717038" w:rsidP="00E158B6">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01B3BD71" w14:textId="77777777" w:rsidR="00717038" w:rsidRPr="0064594D" w:rsidRDefault="00717038" w:rsidP="00E158B6">
            <w:pPr>
              <w:tabs>
                <w:tab w:val="left" w:pos="864"/>
              </w:tabs>
              <w:overflowPunct w:val="0"/>
              <w:autoSpaceDE w:val="0"/>
              <w:autoSpaceDN w:val="0"/>
              <w:adjustRightInd w:val="0"/>
              <w:jc w:val="left"/>
              <w:textAlignment w:val="baseline"/>
              <w:rPr>
                <w:rFonts w:eastAsia="Meiryo UI" w:cs="Arial"/>
                <w:szCs w:val="20"/>
              </w:rPr>
            </w:pPr>
          </w:p>
        </w:tc>
      </w:tr>
      <w:tr w:rsidR="00717038" w:rsidRPr="00F05069" w14:paraId="3EB87D49" w14:textId="77777777" w:rsidTr="00E158B6">
        <w:trPr>
          <w:trHeight w:val="155"/>
        </w:trPr>
        <w:tc>
          <w:tcPr>
            <w:tcW w:w="421" w:type="dxa"/>
            <w:vMerge w:val="restart"/>
          </w:tcPr>
          <w:p w14:paraId="688D7536" w14:textId="77777777" w:rsidR="00717038" w:rsidRPr="00F05069" w:rsidRDefault="00717038" w:rsidP="00E158B6">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15D694DA" w14:textId="775E68CD" w:rsidR="00717038" w:rsidRPr="003E31F8" w:rsidRDefault="00717038" w:rsidP="00E158B6">
            <w:pPr>
              <w:pStyle w:val="a1"/>
              <w:spacing w:before="0" w:after="0"/>
            </w:pPr>
            <w:r w:rsidRPr="003C3617">
              <w:t>ProtoConv_</w:t>
            </w:r>
            <w:r>
              <w:t>De</w:t>
            </w:r>
            <w:r w:rsidRPr="003C3617">
              <w:t>queue</w:t>
            </w:r>
            <w:r>
              <w:t>Eth</w:t>
            </w:r>
          </w:p>
        </w:tc>
        <w:tc>
          <w:tcPr>
            <w:tcW w:w="360" w:type="dxa"/>
          </w:tcPr>
          <w:p w14:paraId="641928D0" w14:textId="77777777" w:rsidR="00717038" w:rsidRPr="003E31F8" w:rsidRDefault="00717038" w:rsidP="00E158B6">
            <w:pPr>
              <w:pStyle w:val="a1"/>
              <w:spacing w:before="0" w:after="0"/>
              <w:jc w:val="left"/>
              <w:rPr>
                <w:lang w:eastAsia="ja-JP"/>
              </w:rPr>
            </w:pPr>
            <w:r>
              <w:rPr>
                <w:rFonts w:hint="eastAsia"/>
                <w:lang w:eastAsia="ja-JP"/>
              </w:rPr>
              <w:t>1</w:t>
            </w:r>
          </w:p>
        </w:tc>
        <w:tc>
          <w:tcPr>
            <w:tcW w:w="6210" w:type="dxa"/>
          </w:tcPr>
          <w:p w14:paraId="343FA78D" w14:textId="298F652C" w:rsidR="00717038" w:rsidRDefault="00717038" w:rsidP="00E158B6">
            <w:pPr>
              <w:pStyle w:val="a1"/>
              <w:spacing w:before="0" w:after="0"/>
              <w:jc w:val="left"/>
            </w:pPr>
            <w:r>
              <w:rPr>
                <w:lang w:eastAsia="ja-JP"/>
              </w:rPr>
              <w:t>“</w:t>
            </w:r>
            <w:r>
              <w:t>R_</w:t>
            </w:r>
            <w:r w:rsidRPr="003C3617">
              <w:t>ProtoConv_</w:t>
            </w:r>
            <w:r>
              <w:t>De</w:t>
            </w:r>
            <w:r w:rsidRPr="003C3617">
              <w:t>queue</w:t>
            </w:r>
            <w:r>
              <w:t>Eth” specifies the following data and calls function.</w:t>
            </w:r>
          </w:p>
          <w:p w14:paraId="7BEE842D" w14:textId="77777777" w:rsidR="00695A1F" w:rsidRPr="00695A1F" w:rsidRDefault="00695A1F" w:rsidP="00695A1F">
            <w:pPr>
              <w:pStyle w:val="a1"/>
              <w:jc w:val="left"/>
            </w:pPr>
            <w:r>
              <w:t xml:space="preserve">- </w:t>
            </w:r>
            <w:r w:rsidRPr="00695A1F">
              <w:t>Pointer to Frame Type</w:t>
            </w:r>
          </w:p>
          <w:p w14:paraId="0851ABBA" w14:textId="77777777" w:rsidR="00695A1F" w:rsidRPr="00695A1F" w:rsidRDefault="00695A1F" w:rsidP="00695A1F">
            <w:pPr>
              <w:pStyle w:val="a1"/>
              <w:jc w:val="left"/>
            </w:pPr>
            <w:r>
              <w:t xml:space="preserve">- </w:t>
            </w:r>
            <w:r w:rsidRPr="00695A1F">
              <w:t>Pointer to Source MAC Address</w:t>
            </w:r>
          </w:p>
          <w:p w14:paraId="4035ACCD" w14:textId="77777777" w:rsidR="00695A1F" w:rsidRPr="00695A1F" w:rsidRDefault="00695A1F" w:rsidP="00695A1F">
            <w:pPr>
              <w:pStyle w:val="a1"/>
              <w:jc w:val="left"/>
            </w:pPr>
            <w:r>
              <w:rPr>
                <w:lang w:val="en-US"/>
              </w:rPr>
              <w:t xml:space="preserve">- </w:t>
            </w:r>
            <w:r w:rsidRPr="00AD0812">
              <w:rPr>
                <w:lang w:val="en-US"/>
              </w:rPr>
              <w:t xml:space="preserve">Pointer </w:t>
            </w:r>
            <w:r w:rsidRPr="00695A1F">
              <w:t xml:space="preserve">to Pointer </w:t>
            </w:r>
            <w:r w:rsidRPr="00AD0812">
              <w:rPr>
                <w:lang w:val="en-US"/>
              </w:rPr>
              <w:t>to Ethernet frame</w:t>
            </w:r>
          </w:p>
          <w:p w14:paraId="6BC0CC91" w14:textId="329712AD" w:rsidR="00717038" w:rsidRPr="00695A1F" w:rsidRDefault="00695A1F" w:rsidP="00E158B6">
            <w:pPr>
              <w:pStyle w:val="a1"/>
              <w:spacing w:before="0" w:after="0"/>
              <w:jc w:val="left"/>
              <w:rPr>
                <w:lang w:val="en-US"/>
              </w:rPr>
            </w:pPr>
            <w:r>
              <w:rPr>
                <w:lang w:val="en-US"/>
              </w:rPr>
              <w:t xml:space="preserve">- </w:t>
            </w:r>
            <w:r w:rsidRPr="00695A1F">
              <w:rPr>
                <w:lang w:val="en-US"/>
              </w:rPr>
              <w:t>Pointer to Frame Length</w:t>
            </w:r>
          </w:p>
        </w:tc>
        <w:tc>
          <w:tcPr>
            <w:tcW w:w="1475" w:type="dxa"/>
            <w:vMerge w:val="restart"/>
          </w:tcPr>
          <w:p w14:paraId="5E74B7B5" w14:textId="77777777" w:rsidR="00717038" w:rsidRPr="0064594D" w:rsidRDefault="00717038" w:rsidP="00E158B6">
            <w:pPr>
              <w:tabs>
                <w:tab w:val="left" w:pos="864"/>
              </w:tabs>
              <w:overflowPunct w:val="0"/>
              <w:autoSpaceDE w:val="0"/>
              <w:autoSpaceDN w:val="0"/>
              <w:adjustRightInd w:val="0"/>
              <w:jc w:val="left"/>
              <w:textAlignment w:val="baseline"/>
              <w:rPr>
                <w:rFonts w:eastAsia="Meiryo UI" w:cs="Arial"/>
                <w:szCs w:val="20"/>
              </w:rPr>
            </w:pPr>
            <w:r w:rsidRPr="005D7A09">
              <w:rPr>
                <w:rFonts w:eastAsia="Meiryo UI" w:cs="Arial"/>
                <w:szCs w:val="20"/>
              </w:rPr>
              <w:t xml:space="preserve">Ethernet </w:t>
            </w:r>
            <w:r>
              <w:rPr>
                <w:rFonts w:eastAsia="Meiryo UI" w:cs="Arial"/>
                <w:szCs w:val="20"/>
              </w:rPr>
              <w:t xml:space="preserve">to X </w:t>
            </w:r>
            <w:r w:rsidRPr="005D7A09">
              <w:rPr>
                <w:rFonts w:eastAsia="Meiryo UI" w:cs="Arial"/>
                <w:szCs w:val="20"/>
              </w:rPr>
              <w:t>Conversion Function</w:t>
            </w:r>
          </w:p>
        </w:tc>
      </w:tr>
      <w:tr w:rsidR="00717038" w:rsidRPr="00F05069" w14:paraId="122700F5" w14:textId="77777777" w:rsidTr="00E158B6">
        <w:trPr>
          <w:trHeight w:val="155"/>
        </w:trPr>
        <w:tc>
          <w:tcPr>
            <w:tcW w:w="421" w:type="dxa"/>
            <w:vMerge/>
          </w:tcPr>
          <w:p w14:paraId="46AB2DE4" w14:textId="77777777" w:rsidR="00717038" w:rsidRPr="00F05069" w:rsidRDefault="00717038" w:rsidP="00E158B6">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300C4B89" w14:textId="77777777" w:rsidR="00717038" w:rsidRPr="003E31F8" w:rsidRDefault="00717038" w:rsidP="00E158B6">
            <w:pPr>
              <w:pStyle w:val="a1"/>
              <w:spacing w:before="0" w:after="0"/>
            </w:pPr>
          </w:p>
        </w:tc>
        <w:tc>
          <w:tcPr>
            <w:tcW w:w="360" w:type="dxa"/>
          </w:tcPr>
          <w:p w14:paraId="62BA9A17" w14:textId="77777777" w:rsidR="00717038" w:rsidRPr="003E31F8" w:rsidRDefault="00717038" w:rsidP="00E158B6">
            <w:pPr>
              <w:pStyle w:val="a1"/>
              <w:spacing w:before="0" w:after="0"/>
              <w:jc w:val="left"/>
              <w:rPr>
                <w:lang w:eastAsia="ja-JP"/>
              </w:rPr>
            </w:pPr>
            <w:r>
              <w:rPr>
                <w:lang w:eastAsia="ja-JP"/>
              </w:rPr>
              <w:t>2</w:t>
            </w:r>
          </w:p>
        </w:tc>
        <w:tc>
          <w:tcPr>
            <w:tcW w:w="6210" w:type="dxa"/>
          </w:tcPr>
          <w:p w14:paraId="2BB63D99" w14:textId="0D445F4E" w:rsidR="00717038" w:rsidRDefault="00717038" w:rsidP="00E158B6">
            <w:pPr>
              <w:pStyle w:val="a1"/>
              <w:spacing w:before="0" w:after="0"/>
              <w:jc w:val="left"/>
            </w:pPr>
            <w:r>
              <w:t>After the Function “</w:t>
            </w:r>
            <w:r w:rsidRPr="003C3617">
              <w:t xml:space="preserve"> ProtoConv_</w:t>
            </w:r>
            <w:r>
              <w:t>De</w:t>
            </w:r>
            <w:r w:rsidRPr="003C3617">
              <w:t>queue</w:t>
            </w:r>
            <w:r>
              <w:t>Eth” processes, it returns the following to the upper sub-component that calls this sub-component's interfaces.</w:t>
            </w:r>
          </w:p>
          <w:p w14:paraId="0965D6E0" w14:textId="77777777" w:rsidR="00717038" w:rsidRPr="003E31F8" w:rsidRDefault="00717038" w:rsidP="00E158B6">
            <w:pPr>
              <w:pStyle w:val="a1"/>
              <w:spacing w:before="0" w:after="0"/>
              <w:jc w:val="left"/>
            </w:pPr>
            <w:r>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22F0FD02" w14:textId="77777777" w:rsidR="00717038" w:rsidRPr="0064594D" w:rsidRDefault="00717038" w:rsidP="00E158B6">
            <w:pPr>
              <w:tabs>
                <w:tab w:val="left" w:pos="864"/>
              </w:tabs>
              <w:overflowPunct w:val="0"/>
              <w:autoSpaceDE w:val="0"/>
              <w:autoSpaceDN w:val="0"/>
              <w:adjustRightInd w:val="0"/>
              <w:jc w:val="left"/>
              <w:textAlignment w:val="baseline"/>
              <w:rPr>
                <w:rFonts w:eastAsia="Meiryo UI" w:cs="Arial"/>
                <w:szCs w:val="20"/>
              </w:rPr>
            </w:pPr>
          </w:p>
        </w:tc>
      </w:tr>
    </w:tbl>
    <w:p w14:paraId="7D5C7890" w14:textId="77777777" w:rsidR="00717038" w:rsidRPr="009E17A8" w:rsidRDefault="00717038" w:rsidP="00717038">
      <w:pPr>
        <w:rPr>
          <w:lang w:eastAsia="en-US"/>
        </w:rPr>
      </w:pPr>
    </w:p>
    <w:p w14:paraId="5F8A2A0A" w14:textId="77777777" w:rsidR="00717038" w:rsidRDefault="00717038" w:rsidP="00717038">
      <w:pPr>
        <w:spacing w:after="120"/>
      </w:pPr>
    </w:p>
    <w:p w14:paraId="527BBA0B" w14:textId="77777777" w:rsidR="00717038" w:rsidRDefault="00717038" w:rsidP="00717038">
      <w:pPr>
        <w:spacing w:after="120"/>
      </w:pPr>
    </w:p>
    <w:p w14:paraId="2045942E" w14:textId="77777777" w:rsidR="003C3617" w:rsidRDefault="003C3617" w:rsidP="003C3617">
      <w:pPr>
        <w:spacing w:after="120"/>
      </w:pPr>
    </w:p>
    <w:p w14:paraId="7F112098" w14:textId="3F5B351C" w:rsidR="00F76F01" w:rsidRDefault="00F76F01" w:rsidP="00474F1C">
      <w:pPr>
        <w:pStyle w:val="Heading2"/>
      </w:pPr>
      <w:bookmarkStart w:id="567" w:name="_Toc203384056"/>
      <w:r w:rsidRPr="00F76F01">
        <w:lastRenderedPageBreak/>
        <w:t>R_ProtoConv_TriggerQueueDataXtoEth</w:t>
      </w:r>
      <w:bookmarkEnd w:id="567"/>
    </w:p>
    <w:p w14:paraId="4F1C5417" w14:textId="3FEB8FC7" w:rsidR="00F76F01" w:rsidRPr="009E17A8" w:rsidRDefault="00C477D3" w:rsidP="00F76F01">
      <w:pPr>
        <w:rPr>
          <w:lang w:eastAsia="en-US"/>
        </w:rPr>
      </w:pPr>
      <w:r w:rsidRPr="00C477D3">
        <w:rPr>
          <w:noProof/>
          <w:lang w:eastAsia="en-US"/>
        </w:rPr>
        <w:drawing>
          <wp:inline distT="0" distB="0" distL="0" distR="0" wp14:anchorId="55BCA8A0" wp14:editId="78E2E129">
            <wp:extent cx="6376035" cy="3007995"/>
            <wp:effectExtent l="0" t="0" r="5715" b="1905"/>
            <wp:docPr id="999485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76035" cy="3007995"/>
                    </a:xfrm>
                    <a:prstGeom prst="rect">
                      <a:avLst/>
                    </a:prstGeom>
                    <a:noFill/>
                    <a:ln>
                      <a:noFill/>
                    </a:ln>
                  </pic:spPr>
                </pic:pic>
              </a:graphicData>
            </a:graphic>
          </wp:inline>
        </w:drawing>
      </w:r>
    </w:p>
    <w:p w14:paraId="0CD2CD5A" w14:textId="242A61B6" w:rsidR="00F76F01" w:rsidRPr="00F94C9E" w:rsidRDefault="00F76F01" w:rsidP="00F94C9E">
      <w:pPr>
        <w:pStyle w:val="Caption"/>
      </w:pPr>
      <w:r>
        <w:t xml:space="preserve">Figure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Figure \* ARABIC \s 1 </w:instrText>
      </w:r>
      <w:r w:rsidR="009D560C">
        <w:fldChar w:fldCharType="separate"/>
      </w:r>
      <w:r w:rsidR="009D560C">
        <w:rPr>
          <w:noProof/>
        </w:rPr>
        <w:t>16</w:t>
      </w:r>
      <w:r w:rsidR="009D560C">
        <w:rPr>
          <w:noProof/>
        </w:rPr>
        <w:fldChar w:fldCharType="end"/>
      </w:r>
      <w:r>
        <w:rPr>
          <w:noProof/>
        </w:rPr>
        <w:t>:</w:t>
      </w:r>
      <w:r>
        <w:t xml:space="preserve"> Data Flow diagram (</w:t>
      </w:r>
      <w:r w:rsidR="00F94C9E" w:rsidRPr="00F94C9E">
        <w:t>R_ProtoConv_TriggerQueueDataXtoEth</w:t>
      </w:r>
      <w:r w:rsidR="00F94C9E">
        <w:t>)</w:t>
      </w:r>
    </w:p>
    <w:p w14:paraId="0E1CA4C1" w14:textId="77777777" w:rsidR="00F76F01" w:rsidRDefault="00F76F01" w:rsidP="00F76F01">
      <w:pPr>
        <w:spacing w:after="120"/>
        <w:rPr>
          <w:rFonts w:eastAsia="Meiryo UI"/>
        </w:rPr>
      </w:pPr>
    </w:p>
    <w:p w14:paraId="7BE93648" w14:textId="3029D511" w:rsidR="00F76F01" w:rsidRDefault="00F76F01" w:rsidP="00F76F01">
      <w:pPr>
        <w:pStyle w:val="Caption"/>
      </w:pPr>
      <w:r>
        <w:t xml:space="preserve">Table </w:t>
      </w:r>
      <w:r w:rsidR="009D560C">
        <w:fldChar w:fldCharType="begin"/>
      </w:r>
      <w:r w:rsidR="009D560C">
        <w:instrText xml:space="preserve"> STYLEREF 1 \s </w:instrText>
      </w:r>
      <w:r w:rsidR="009D560C">
        <w:fldChar w:fldCharType="separate"/>
      </w:r>
      <w:r w:rsidR="009D560C">
        <w:rPr>
          <w:noProof/>
        </w:rPr>
        <w:t>8</w:t>
      </w:r>
      <w:r w:rsidR="009D560C">
        <w:rPr>
          <w:noProof/>
        </w:rPr>
        <w:fldChar w:fldCharType="end"/>
      </w:r>
      <w:r>
        <w:noBreakHyphen/>
      </w:r>
      <w:r w:rsidR="009D560C">
        <w:fldChar w:fldCharType="begin"/>
      </w:r>
      <w:r w:rsidR="009D560C">
        <w:instrText xml:space="preserve"> SEQ Table \* ARABIC \s 1 </w:instrText>
      </w:r>
      <w:r w:rsidR="009D560C">
        <w:fldChar w:fldCharType="separate"/>
      </w:r>
      <w:r w:rsidR="009D560C">
        <w:rPr>
          <w:noProof/>
        </w:rPr>
        <w:t>17</w:t>
      </w:r>
      <w:r w:rsidR="009D560C">
        <w:rPr>
          <w:noProof/>
        </w:rPr>
        <w:fldChar w:fldCharType="end"/>
      </w:r>
      <w:r>
        <w:rPr>
          <w:noProof/>
        </w:rPr>
        <w:t>:</w:t>
      </w:r>
      <w:r>
        <w:t xml:space="preserve"> </w:t>
      </w:r>
      <w:r w:rsidR="00F94C9E" w:rsidRPr="00F94C9E">
        <w:t>R_ProtoConv_TriggerQueueDataXtoEth</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644"/>
        <w:gridCol w:w="360"/>
        <w:gridCol w:w="6210"/>
        <w:gridCol w:w="1475"/>
      </w:tblGrid>
      <w:tr w:rsidR="00F76F01" w:rsidRPr="00F05069" w14:paraId="4F044B0A" w14:textId="77777777" w:rsidTr="00085359">
        <w:tc>
          <w:tcPr>
            <w:tcW w:w="2065" w:type="dxa"/>
            <w:gridSpan w:val="2"/>
            <w:shd w:val="clear" w:color="auto" w:fill="D9D9D9"/>
          </w:tcPr>
          <w:p w14:paraId="3CD474DF" w14:textId="77777777" w:rsidR="00F76F01" w:rsidRPr="003E31F8" w:rsidRDefault="00F76F01" w:rsidP="00085359">
            <w:pPr>
              <w:tabs>
                <w:tab w:val="left" w:pos="864"/>
              </w:tabs>
              <w:overflowPunct w:val="0"/>
              <w:autoSpaceDE w:val="0"/>
              <w:autoSpaceDN w:val="0"/>
              <w:adjustRightInd w:val="0"/>
              <w:textAlignment w:val="baseline"/>
              <w:rPr>
                <w:rStyle w:val="Strong"/>
                <w:rFonts w:cs="Arial"/>
                <w:b w:val="0"/>
                <w:bCs w:val="0"/>
                <w:szCs w:val="20"/>
              </w:rPr>
            </w:pPr>
            <w:r w:rsidRPr="003E31F8">
              <w:rPr>
                <w:rStyle w:val="Strong"/>
              </w:rPr>
              <w:t>API Function</w:t>
            </w:r>
          </w:p>
        </w:tc>
        <w:tc>
          <w:tcPr>
            <w:tcW w:w="6570" w:type="dxa"/>
            <w:gridSpan w:val="2"/>
            <w:shd w:val="clear" w:color="auto" w:fill="D9D9D9"/>
          </w:tcPr>
          <w:p w14:paraId="3D946DA6" w14:textId="77777777" w:rsidR="00F76F01" w:rsidRPr="003E31F8" w:rsidRDefault="00F76F01" w:rsidP="00085359">
            <w:pPr>
              <w:tabs>
                <w:tab w:val="left" w:pos="864"/>
              </w:tabs>
              <w:overflowPunct w:val="0"/>
              <w:autoSpaceDE w:val="0"/>
              <w:autoSpaceDN w:val="0"/>
              <w:adjustRightInd w:val="0"/>
              <w:jc w:val="left"/>
              <w:textAlignment w:val="baseline"/>
              <w:rPr>
                <w:rStyle w:val="Strong"/>
              </w:rPr>
            </w:pPr>
            <w:r w:rsidRPr="003E31F8">
              <w:rPr>
                <w:rStyle w:val="Strong"/>
              </w:rPr>
              <w:t>Functionally</w:t>
            </w:r>
          </w:p>
        </w:tc>
        <w:tc>
          <w:tcPr>
            <w:tcW w:w="1475" w:type="dxa"/>
            <w:shd w:val="clear" w:color="auto" w:fill="D9D9D9"/>
          </w:tcPr>
          <w:p w14:paraId="023F3C98" w14:textId="77777777" w:rsidR="00F76F01" w:rsidRPr="003E31F8" w:rsidRDefault="00F76F01" w:rsidP="00085359">
            <w:pPr>
              <w:tabs>
                <w:tab w:val="left" w:pos="864"/>
              </w:tabs>
              <w:overflowPunct w:val="0"/>
              <w:autoSpaceDE w:val="0"/>
              <w:autoSpaceDN w:val="0"/>
              <w:adjustRightInd w:val="0"/>
              <w:jc w:val="left"/>
              <w:textAlignment w:val="baseline"/>
              <w:rPr>
                <w:rStyle w:val="Strong"/>
              </w:rPr>
            </w:pPr>
            <w:r w:rsidRPr="003E31F8">
              <w:rPr>
                <w:rStyle w:val="Strong"/>
              </w:rPr>
              <w:t>Software Sub-component Name</w:t>
            </w:r>
          </w:p>
        </w:tc>
      </w:tr>
      <w:tr w:rsidR="00F76F01" w:rsidRPr="00F05069" w14:paraId="638EE06E" w14:textId="77777777" w:rsidTr="00085359">
        <w:trPr>
          <w:trHeight w:val="155"/>
        </w:trPr>
        <w:tc>
          <w:tcPr>
            <w:tcW w:w="421" w:type="dxa"/>
          </w:tcPr>
          <w:p w14:paraId="72BFA4D6" w14:textId="77777777" w:rsidR="00F76F01" w:rsidRPr="00A50036" w:rsidRDefault="00F76F01" w:rsidP="00085359">
            <w:pPr>
              <w:pStyle w:val="a1"/>
              <w:spacing w:before="0" w:after="0"/>
              <w:jc w:val="center"/>
              <w:rPr>
                <w:lang w:eastAsia="ja-JP"/>
              </w:rPr>
            </w:pPr>
            <w:r>
              <w:rPr>
                <w:rFonts w:hint="eastAsia"/>
                <w:lang w:eastAsia="ja-JP"/>
              </w:rPr>
              <w:t>1</w:t>
            </w:r>
          </w:p>
        </w:tc>
        <w:tc>
          <w:tcPr>
            <w:tcW w:w="1644" w:type="dxa"/>
          </w:tcPr>
          <w:p w14:paraId="3D238D4B" w14:textId="7D19333D" w:rsidR="00F76F01" w:rsidRPr="00F94C9E" w:rsidRDefault="00F94C9E" w:rsidP="00F94C9E">
            <w:pPr>
              <w:pStyle w:val="a1"/>
              <w:rPr>
                <w:lang w:val="en-US"/>
              </w:rPr>
            </w:pPr>
            <w:r w:rsidRPr="00F94C9E">
              <w:rPr>
                <w:lang w:val="en-US"/>
              </w:rPr>
              <w:t>R_ProtoConv_TriggerQueueDataXtoEth</w:t>
            </w:r>
          </w:p>
        </w:tc>
        <w:tc>
          <w:tcPr>
            <w:tcW w:w="360" w:type="dxa"/>
          </w:tcPr>
          <w:p w14:paraId="17F05149" w14:textId="77777777" w:rsidR="00F76F01" w:rsidRPr="003E31F8" w:rsidRDefault="00F76F01" w:rsidP="00085359">
            <w:pPr>
              <w:pStyle w:val="a1"/>
              <w:spacing w:before="0" w:after="0"/>
              <w:jc w:val="left"/>
            </w:pPr>
            <w:r w:rsidRPr="003E31F8">
              <w:t>1</w:t>
            </w:r>
          </w:p>
        </w:tc>
        <w:tc>
          <w:tcPr>
            <w:tcW w:w="6210" w:type="dxa"/>
          </w:tcPr>
          <w:p w14:paraId="000D12D7" w14:textId="77777777" w:rsidR="00F76F01" w:rsidRDefault="00F94C9E" w:rsidP="00085359">
            <w:pPr>
              <w:pStyle w:val="a1"/>
              <w:spacing w:before="0" w:after="0"/>
              <w:jc w:val="left"/>
              <w:rPr>
                <w:lang w:eastAsia="ja-JP"/>
              </w:rPr>
            </w:pPr>
            <w:r>
              <w:rPr>
                <w:rFonts w:hint="eastAsia"/>
                <w:lang w:eastAsia="ja-JP"/>
              </w:rPr>
              <w:t>T</w:t>
            </w:r>
            <w:r w:rsidRPr="00740207">
              <w:t xml:space="preserve">his function have no input </w:t>
            </w:r>
            <w:r>
              <w:rPr>
                <w:lang w:eastAsia="ja-JP"/>
              </w:rPr>
              <w:t>because input is void type.</w:t>
            </w:r>
          </w:p>
          <w:p w14:paraId="079C4BD2" w14:textId="0DF43C07" w:rsidR="00C477D3" w:rsidRPr="003E31F8" w:rsidRDefault="00C477D3" w:rsidP="00C477D3">
            <w:pPr>
              <w:pStyle w:val="a1"/>
              <w:spacing w:before="0" w:after="0"/>
              <w:jc w:val="left"/>
            </w:pPr>
            <w:r w:rsidRPr="003E31F8">
              <w:t>After the API “</w:t>
            </w:r>
            <w:r w:rsidRPr="00F94C9E">
              <w:rPr>
                <w:lang w:val="en-US"/>
              </w:rPr>
              <w:t>R_ProtoConv_TriggerQueueDataXtoEth</w:t>
            </w:r>
            <w:r w:rsidRPr="003E31F8">
              <w:t>” processes, it returns the following to the User Application.</w:t>
            </w:r>
          </w:p>
          <w:p w14:paraId="1F744A66" w14:textId="1215635A" w:rsidR="00C477D3" w:rsidRPr="003E31F8" w:rsidRDefault="00C477D3" w:rsidP="00C477D3">
            <w:pPr>
              <w:pStyle w:val="a1"/>
              <w:spacing w:before="0" w:after="0"/>
              <w:jc w:val="left"/>
            </w:pPr>
            <w:r w:rsidRPr="003E31F8">
              <w:t xml:space="preserve">- Result as </w:t>
            </w:r>
            <w:r w:rsidRPr="00663C6C">
              <w:t>Std_ReturnType</w:t>
            </w:r>
            <w:r>
              <w:rPr>
                <w:lang w:val="en-US"/>
              </w:rPr>
              <w:t xml:space="preserve"> (</w:t>
            </w:r>
            <w:r w:rsidRPr="00663C6C">
              <w:rPr>
                <w:lang w:val="en-US"/>
              </w:rPr>
              <w:t>be used with value E_OK or E_NOT_OK</w:t>
            </w:r>
            <w:r>
              <w:rPr>
                <w:lang w:val="en-US"/>
              </w:rPr>
              <w:t>)</w:t>
            </w:r>
          </w:p>
        </w:tc>
        <w:tc>
          <w:tcPr>
            <w:tcW w:w="1475" w:type="dxa"/>
          </w:tcPr>
          <w:p w14:paraId="4B56FF59" w14:textId="77777777" w:rsidR="00F76F01" w:rsidRPr="00A50036" w:rsidRDefault="00F76F01" w:rsidP="00085359">
            <w:pPr>
              <w:pStyle w:val="a1"/>
              <w:spacing w:before="0" w:after="0"/>
              <w:jc w:val="left"/>
            </w:pPr>
            <w:r>
              <w:t>API Layer</w:t>
            </w:r>
          </w:p>
        </w:tc>
      </w:tr>
      <w:tr w:rsidR="00F76F01" w:rsidRPr="00F05069" w14:paraId="5AC24CD4" w14:textId="77777777" w:rsidTr="00085359">
        <w:trPr>
          <w:trHeight w:val="155"/>
        </w:trPr>
        <w:tc>
          <w:tcPr>
            <w:tcW w:w="421" w:type="dxa"/>
            <w:vMerge w:val="restart"/>
          </w:tcPr>
          <w:p w14:paraId="345E1B20" w14:textId="77777777" w:rsidR="00F76F01" w:rsidRPr="00F05069" w:rsidRDefault="00F76F01" w:rsidP="0008535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2</w:t>
            </w:r>
          </w:p>
        </w:tc>
        <w:tc>
          <w:tcPr>
            <w:tcW w:w="1644" w:type="dxa"/>
            <w:vMerge w:val="restart"/>
          </w:tcPr>
          <w:p w14:paraId="1943719F" w14:textId="2302324F" w:rsidR="00F76F01" w:rsidRPr="003E31F8" w:rsidRDefault="00C477D3" w:rsidP="00085359">
            <w:pPr>
              <w:pStyle w:val="a1"/>
              <w:spacing w:before="0" w:after="0"/>
            </w:pPr>
            <w:r w:rsidRPr="00F94C9E">
              <w:rPr>
                <w:lang w:val="en-US"/>
              </w:rPr>
              <w:t>ProtoConv_TriggerQueueDataXtoEth</w:t>
            </w:r>
          </w:p>
        </w:tc>
        <w:tc>
          <w:tcPr>
            <w:tcW w:w="360" w:type="dxa"/>
          </w:tcPr>
          <w:p w14:paraId="4B6A8FD1" w14:textId="77777777" w:rsidR="00F76F01" w:rsidRPr="003E31F8" w:rsidRDefault="00F76F01" w:rsidP="00085359">
            <w:pPr>
              <w:pStyle w:val="a1"/>
              <w:spacing w:before="0" w:after="0"/>
              <w:jc w:val="left"/>
              <w:rPr>
                <w:lang w:eastAsia="ja-JP"/>
              </w:rPr>
            </w:pPr>
            <w:r>
              <w:rPr>
                <w:rFonts w:hint="eastAsia"/>
                <w:lang w:eastAsia="ja-JP"/>
              </w:rPr>
              <w:t>1</w:t>
            </w:r>
          </w:p>
        </w:tc>
        <w:tc>
          <w:tcPr>
            <w:tcW w:w="6210" w:type="dxa"/>
          </w:tcPr>
          <w:p w14:paraId="521C2176" w14:textId="352C04A4" w:rsidR="00F76F01" w:rsidRPr="003E31F8" w:rsidRDefault="00F76F01" w:rsidP="00085359">
            <w:pPr>
              <w:pStyle w:val="a1"/>
              <w:spacing w:before="0" w:after="0"/>
              <w:jc w:val="left"/>
            </w:pPr>
            <w:r>
              <w:rPr>
                <w:lang w:eastAsia="ja-JP"/>
              </w:rPr>
              <w:t xml:space="preserve">Copy CAN frame from </w:t>
            </w:r>
            <w:r w:rsidR="00C477D3">
              <w:rPr>
                <w:lang w:eastAsia="ja-JP"/>
              </w:rPr>
              <w:t>CAN FIFO Memory</w:t>
            </w:r>
            <w:r>
              <w:rPr>
                <w:lang w:eastAsia="ja-JP"/>
              </w:rPr>
              <w:t>.</w:t>
            </w:r>
          </w:p>
        </w:tc>
        <w:tc>
          <w:tcPr>
            <w:tcW w:w="1475" w:type="dxa"/>
            <w:vMerge w:val="restart"/>
          </w:tcPr>
          <w:p w14:paraId="1C3C9239" w14:textId="167A8A28" w:rsidR="00F76F01" w:rsidRPr="0064594D" w:rsidRDefault="00F76F01" w:rsidP="0008535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CAN</w:t>
            </w:r>
            <w:r w:rsidR="00C477D3">
              <w:rPr>
                <w:rFonts w:eastAsia="Meiryo UI" w:cs="Arial"/>
                <w:szCs w:val="20"/>
              </w:rPr>
              <w:t>/LIN/Port</w:t>
            </w:r>
            <w:r w:rsidRPr="005D7A09">
              <w:rPr>
                <w:rFonts w:eastAsia="Meiryo UI" w:cs="Arial"/>
                <w:szCs w:val="20"/>
              </w:rPr>
              <w:t xml:space="preserve"> to Ethernet Conversion Function</w:t>
            </w:r>
          </w:p>
        </w:tc>
      </w:tr>
      <w:tr w:rsidR="00C477D3" w:rsidRPr="00F05069" w14:paraId="5102FC93" w14:textId="77777777" w:rsidTr="00085359">
        <w:trPr>
          <w:trHeight w:val="155"/>
        </w:trPr>
        <w:tc>
          <w:tcPr>
            <w:tcW w:w="421" w:type="dxa"/>
            <w:vMerge/>
          </w:tcPr>
          <w:p w14:paraId="41BFC851" w14:textId="77777777" w:rsidR="00C477D3" w:rsidRDefault="00C477D3" w:rsidP="00C477D3">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757497C6" w14:textId="77777777" w:rsidR="00C477D3" w:rsidRPr="00F94C9E" w:rsidRDefault="00C477D3" w:rsidP="00C477D3">
            <w:pPr>
              <w:pStyle w:val="a1"/>
              <w:spacing w:before="0" w:after="0"/>
              <w:rPr>
                <w:lang w:val="en-US"/>
              </w:rPr>
            </w:pPr>
          </w:p>
        </w:tc>
        <w:tc>
          <w:tcPr>
            <w:tcW w:w="360" w:type="dxa"/>
          </w:tcPr>
          <w:p w14:paraId="14EF8AA8" w14:textId="7F30A32C" w:rsidR="00C477D3" w:rsidRDefault="00C477D3" w:rsidP="00C477D3">
            <w:pPr>
              <w:pStyle w:val="a1"/>
              <w:spacing w:before="0" w:after="0"/>
              <w:jc w:val="left"/>
              <w:rPr>
                <w:lang w:eastAsia="ja-JP"/>
              </w:rPr>
            </w:pPr>
            <w:r>
              <w:rPr>
                <w:lang w:eastAsia="ja-JP"/>
              </w:rPr>
              <w:t>2</w:t>
            </w:r>
          </w:p>
        </w:tc>
        <w:tc>
          <w:tcPr>
            <w:tcW w:w="6210" w:type="dxa"/>
          </w:tcPr>
          <w:p w14:paraId="44A70F18" w14:textId="62F5F9B1" w:rsidR="00C477D3" w:rsidRDefault="00C477D3" w:rsidP="00C477D3">
            <w:pPr>
              <w:pStyle w:val="a1"/>
              <w:spacing w:before="0" w:after="0"/>
              <w:jc w:val="left"/>
              <w:rPr>
                <w:lang w:eastAsia="ja-JP"/>
              </w:rPr>
            </w:pPr>
            <w:r>
              <w:rPr>
                <w:lang w:eastAsia="ja-JP"/>
              </w:rPr>
              <w:t>Copy LIN frame from LIN FIFO Memory.</w:t>
            </w:r>
          </w:p>
        </w:tc>
        <w:tc>
          <w:tcPr>
            <w:tcW w:w="1475" w:type="dxa"/>
            <w:vMerge/>
          </w:tcPr>
          <w:p w14:paraId="57FAF12C" w14:textId="77777777" w:rsidR="00C477D3" w:rsidRDefault="00C477D3" w:rsidP="00C477D3">
            <w:pPr>
              <w:tabs>
                <w:tab w:val="left" w:pos="864"/>
              </w:tabs>
              <w:overflowPunct w:val="0"/>
              <w:autoSpaceDE w:val="0"/>
              <w:autoSpaceDN w:val="0"/>
              <w:adjustRightInd w:val="0"/>
              <w:jc w:val="left"/>
              <w:textAlignment w:val="baseline"/>
              <w:rPr>
                <w:rFonts w:eastAsia="Meiryo UI" w:cs="Arial"/>
                <w:szCs w:val="20"/>
              </w:rPr>
            </w:pPr>
          </w:p>
        </w:tc>
      </w:tr>
      <w:tr w:rsidR="00C477D3" w:rsidRPr="00F05069" w14:paraId="0011B78E" w14:textId="77777777" w:rsidTr="00085359">
        <w:trPr>
          <w:trHeight w:val="155"/>
        </w:trPr>
        <w:tc>
          <w:tcPr>
            <w:tcW w:w="421" w:type="dxa"/>
            <w:vMerge/>
          </w:tcPr>
          <w:p w14:paraId="10EC9050" w14:textId="77777777" w:rsidR="00C477D3" w:rsidRDefault="00C477D3" w:rsidP="00C477D3">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5E691597" w14:textId="77777777" w:rsidR="00C477D3" w:rsidRPr="00F94C9E" w:rsidRDefault="00C477D3" w:rsidP="00C477D3">
            <w:pPr>
              <w:pStyle w:val="a1"/>
              <w:spacing w:before="0" w:after="0"/>
              <w:rPr>
                <w:lang w:val="en-US"/>
              </w:rPr>
            </w:pPr>
          </w:p>
        </w:tc>
        <w:tc>
          <w:tcPr>
            <w:tcW w:w="360" w:type="dxa"/>
          </w:tcPr>
          <w:p w14:paraId="006E3B78" w14:textId="07F0CB72" w:rsidR="00C477D3" w:rsidRDefault="00C477D3" w:rsidP="00C477D3">
            <w:pPr>
              <w:pStyle w:val="a1"/>
              <w:spacing w:before="0" w:after="0"/>
              <w:jc w:val="left"/>
              <w:rPr>
                <w:lang w:eastAsia="ja-JP"/>
              </w:rPr>
            </w:pPr>
            <w:r>
              <w:rPr>
                <w:lang w:eastAsia="ja-JP"/>
              </w:rPr>
              <w:t>3</w:t>
            </w:r>
          </w:p>
        </w:tc>
        <w:tc>
          <w:tcPr>
            <w:tcW w:w="6210" w:type="dxa"/>
          </w:tcPr>
          <w:p w14:paraId="1FEC1681" w14:textId="603F7BE0" w:rsidR="00C477D3" w:rsidRDefault="00C477D3" w:rsidP="00C477D3">
            <w:pPr>
              <w:pStyle w:val="a1"/>
              <w:spacing w:before="0" w:after="0"/>
              <w:jc w:val="left"/>
              <w:rPr>
                <w:lang w:eastAsia="ja-JP"/>
              </w:rPr>
            </w:pPr>
            <w:r>
              <w:rPr>
                <w:lang w:eastAsia="ja-JP"/>
              </w:rPr>
              <w:t>Copy Port frame from Port FIFO Memory.</w:t>
            </w:r>
          </w:p>
        </w:tc>
        <w:tc>
          <w:tcPr>
            <w:tcW w:w="1475" w:type="dxa"/>
            <w:vMerge/>
          </w:tcPr>
          <w:p w14:paraId="3F281746" w14:textId="77777777" w:rsidR="00C477D3" w:rsidRDefault="00C477D3" w:rsidP="00C477D3">
            <w:pPr>
              <w:tabs>
                <w:tab w:val="left" w:pos="864"/>
              </w:tabs>
              <w:overflowPunct w:val="0"/>
              <w:autoSpaceDE w:val="0"/>
              <w:autoSpaceDN w:val="0"/>
              <w:adjustRightInd w:val="0"/>
              <w:jc w:val="left"/>
              <w:textAlignment w:val="baseline"/>
              <w:rPr>
                <w:rFonts w:eastAsia="Meiryo UI" w:cs="Arial"/>
                <w:szCs w:val="20"/>
              </w:rPr>
            </w:pPr>
          </w:p>
        </w:tc>
      </w:tr>
      <w:tr w:rsidR="00F76F01" w:rsidRPr="00F05069" w14:paraId="2DA296EA" w14:textId="77777777" w:rsidTr="00085359">
        <w:trPr>
          <w:trHeight w:val="155"/>
        </w:trPr>
        <w:tc>
          <w:tcPr>
            <w:tcW w:w="421" w:type="dxa"/>
            <w:vMerge/>
          </w:tcPr>
          <w:p w14:paraId="6B0A3CBA" w14:textId="77777777" w:rsidR="00F76F01" w:rsidRDefault="00F76F01"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02C89200" w14:textId="77777777" w:rsidR="00F76F01" w:rsidRPr="00AD77AB" w:rsidRDefault="00F76F01" w:rsidP="00085359">
            <w:pPr>
              <w:pStyle w:val="a1"/>
              <w:spacing w:before="0" w:after="0"/>
            </w:pPr>
          </w:p>
        </w:tc>
        <w:tc>
          <w:tcPr>
            <w:tcW w:w="360" w:type="dxa"/>
          </w:tcPr>
          <w:p w14:paraId="6395C92A" w14:textId="55EFDAE6" w:rsidR="00F76F01" w:rsidRDefault="00C477D3" w:rsidP="00085359">
            <w:pPr>
              <w:pStyle w:val="a1"/>
              <w:spacing w:before="0" w:after="0"/>
              <w:jc w:val="left"/>
              <w:rPr>
                <w:lang w:eastAsia="ja-JP"/>
              </w:rPr>
            </w:pPr>
            <w:r>
              <w:rPr>
                <w:lang w:eastAsia="ja-JP"/>
              </w:rPr>
              <w:t>4</w:t>
            </w:r>
          </w:p>
        </w:tc>
        <w:tc>
          <w:tcPr>
            <w:tcW w:w="6210" w:type="dxa"/>
          </w:tcPr>
          <w:p w14:paraId="04532ED3" w14:textId="77777777" w:rsidR="00F76F01" w:rsidRDefault="00F76F01" w:rsidP="00085359">
            <w:pPr>
              <w:pStyle w:val="a1"/>
              <w:spacing w:before="0" w:after="0"/>
              <w:jc w:val="left"/>
              <w:rPr>
                <w:lang w:eastAsia="ja-JP"/>
              </w:rPr>
            </w:pPr>
            <w:r>
              <w:rPr>
                <w:rFonts w:hint="eastAsia"/>
                <w:lang w:eastAsia="ja-JP"/>
              </w:rPr>
              <w:t>Copy</w:t>
            </w:r>
            <w:r>
              <w:rPr>
                <w:lang w:eastAsia="ja-JP"/>
              </w:rPr>
              <w:t xml:space="preserve"> Ethernet frame to Ethernet Tx Buffer</w:t>
            </w:r>
          </w:p>
        </w:tc>
        <w:tc>
          <w:tcPr>
            <w:tcW w:w="1475" w:type="dxa"/>
            <w:vMerge/>
          </w:tcPr>
          <w:p w14:paraId="0638019D" w14:textId="77777777" w:rsidR="00F76F01" w:rsidRDefault="00F76F01" w:rsidP="00085359">
            <w:pPr>
              <w:tabs>
                <w:tab w:val="left" w:pos="864"/>
              </w:tabs>
              <w:overflowPunct w:val="0"/>
              <w:autoSpaceDE w:val="0"/>
              <w:autoSpaceDN w:val="0"/>
              <w:adjustRightInd w:val="0"/>
              <w:jc w:val="left"/>
              <w:textAlignment w:val="baseline"/>
              <w:rPr>
                <w:rFonts w:eastAsia="Meiryo UI" w:cs="Arial"/>
                <w:szCs w:val="20"/>
              </w:rPr>
            </w:pPr>
          </w:p>
        </w:tc>
      </w:tr>
      <w:tr w:rsidR="00F76F01" w:rsidRPr="00F05069" w14:paraId="3CE4BA9D" w14:textId="77777777" w:rsidTr="00085359">
        <w:trPr>
          <w:trHeight w:val="155"/>
        </w:trPr>
        <w:tc>
          <w:tcPr>
            <w:tcW w:w="421" w:type="dxa"/>
            <w:vMerge w:val="restart"/>
          </w:tcPr>
          <w:p w14:paraId="51844F4C" w14:textId="77777777" w:rsidR="00F76F01" w:rsidRPr="00F05069" w:rsidRDefault="00F76F01" w:rsidP="00085359">
            <w:pPr>
              <w:tabs>
                <w:tab w:val="left" w:pos="864"/>
              </w:tabs>
              <w:overflowPunct w:val="0"/>
              <w:autoSpaceDE w:val="0"/>
              <w:autoSpaceDN w:val="0"/>
              <w:adjustRightInd w:val="0"/>
              <w:jc w:val="center"/>
              <w:textAlignment w:val="baseline"/>
              <w:rPr>
                <w:rFonts w:eastAsia="Meiryo UI" w:cs="Arial"/>
                <w:szCs w:val="20"/>
              </w:rPr>
            </w:pPr>
            <w:r>
              <w:rPr>
                <w:rFonts w:eastAsia="Meiryo UI" w:cs="Arial" w:hint="eastAsia"/>
                <w:szCs w:val="20"/>
              </w:rPr>
              <w:t>3</w:t>
            </w:r>
          </w:p>
        </w:tc>
        <w:tc>
          <w:tcPr>
            <w:tcW w:w="1644" w:type="dxa"/>
            <w:vMerge w:val="restart"/>
          </w:tcPr>
          <w:p w14:paraId="5BE2EA9A" w14:textId="77777777" w:rsidR="00F76F01" w:rsidRPr="003E31F8" w:rsidRDefault="00F76F01" w:rsidP="00085359">
            <w:pPr>
              <w:pStyle w:val="a1"/>
              <w:spacing w:before="0" w:after="0"/>
            </w:pPr>
            <w:r>
              <w:t>ProtoConv</w:t>
            </w:r>
            <w:r w:rsidRPr="003E31F8">
              <w:t>_</w:t>
            </w:r>
            <w:r>
              <w:t>EthTransmit</w:t>
            </w:r>
            <w:r w:rsidRPr="005B2CA3">
              <w:t>UserDef</w:t>
            </w:r>
          </w:p>
        </w:tc>
        <w:tc>
          <w:tcPr>
            <w:tcW w:w="360" w:type="dxa"/>
          </w:tcPr>
          <w:p w14:paraId="2B4F078A" w14:textId="77777777" w:rsidR="00F76F01" w:rsidRPr="003E31F8" w:rsidRDefault="00F76F01" w:rsidP="00085359">
            <w:pPr>
              <w:pStyle w:val="a1"/>
              <w:spacing w:before="0" w:after="0"/>
              <w:jc w:val="left"/>
              <w:rPr>
                <w:lang w:eastAsia="ja-JP"/>
              </w:rPr>
            </w:pPr>
            <w:r>
              <w:rPr>
                <w:rFonts w:hint="eastAsia"/>
                <w:lang w:eastAsia="ja-JP"/>
              </w:rPr>
              <w:t>1</w:t>
            </w:r>
          </w:p>
        </w:tc>
        <w:tc>
          <w:tcPr>
            <w:tcW w:w="6210" w:type="dxa"/>
          </w:tcPr>
          <w:p w14:paraId="11E0FAB3" w14:textId="7BB1042C" w:rsidR="00F76F01" w:rsidRDefault="00F76F01" w:rsidP="00085359">
            <w:pPr>
              <w:pStyle w:val="a1"/>
              <w:spacing w:before="0" w:after="0"/>
              <w:jc w:val="left"/>
            </w:pPr>
            <w:r>
              <w:rPr>
                <w:lang w:eastAsia="ja-JP"/>
              </w:rPr>
              <w:t>“</w:t>
            </w:r>
            <w:r w:rsidRPr="003E31F8">
              <w:t xml:space="preserve"> </w:t>
            </w:r>
            <w:r w:rsidR="00C477D3" w:rsidRPr="00F94C9E">
              <w:rPr>
                <w:lang w:val="en-US"/>
              </w:rPr>
              <w:t>R_ProtoConv_TriggerQueueDataXtoEth</w:t>
            </w:r>
            <w:r w:rsidR="00C477D3">
              <w:t xml:space="preserve"> </w:t>
            </w:r>
            <w:r>
              <w:t>specifies the data and calls function.</w:t>
            </w:r>
          </w:p>
          <w:p w14:paraId="7EFE5607" w14:textId="77777777" w:rsidR="00F76F01" w:rsidRDefault="00F76F01" w:rsidP="00085359">
            <w:pPr>
              <w:pStyle w:val="a1"/>
              <w:spacing w:before="0" w:after="0"/>
              <w:jc w:val="left"/>
            </w:pPr>
            <w:r>
              <w:t>- Pointer to Ethernet frame stored in Ethernet Tx Buffer</w:t>
            </w:r>
          </w:p>
          <w:p w14:paraId="7E3742CD" w14:textId="77777777" w:rsidR="00F76F01" w:rsidRDefault="00F76F01" w:rsidP="00085359">
            <w:pPr>
              <w:pStyle w:val="a1"/>
              <w:spacing w:before="0" w:after="0"/>
              <w:jc w:val="left"/>
              <w:rPr>
                <w:lang w:eastAsia="ja-JP"/>
              </w:rPr>
            </w:pPr>
            <w:r>
              <w:rPr>
                <w:rFonts w:hint="eastAsia"/>
                <w:lang w:eastAsia="ja-JP"/>
              </w:rPr>
              <w:t>-</w:t>
            </w:r>
            <w:r>
              <w:rPr>
                <w:lang w:eastAsia="ja-JP"/>
              </w:rPr>
              <w:t xml:space="preserve"> Destination MAC Address</w:t>
            </w:r>
          </w:p>
          <w:p w14:paraId="290AA0D8" w14:textId="77777777" w:rsidR="00F76F01" w:rsidRDefault="00F76F01" w:rsidP="00085359">
            <w:pPr>
              <w:pStyle w:val="a1"/>
              <w:spacing w:before="0" w:after="0"/>
              <w:jc w:val="left"/>
              <w:rPr>
                <w:lang w:eastAsia="ja-JP"/>
              </w:rPr>
            </w:pPr>
            <w:r>
              <w:rPr>
                <w:rFonts w:hint="eastAsia"/>
                <w:lang w:eastAsia="ja-JP"/>
              </w:rPr>
              <w:t>-</w:t>
            </w:r>
            <w:r>
              <w:rPr>
                <w:lang w:eastAsia="ja-JP"/>
              </w:rPr>
              <w:t xml:space="preserve"> Ethernet frame size</w:t>
            </w:r>
          </w:p>
          <w:p w14:paraId="17C94760" w14:textId="77777777" w:rsidR="00F76F01" w:rsidRPr="003E31F8" w:rsidRDefault="00F76F01" w:rsidP="00085359">
            <w:pPr>
              <w:pStyle w:val="a1"/>
              <w:spacing w:before="0" w:after="0"/>
              <w:jc w:val="left"/>
              <w:rPr>
                <w:lang w:eastAsia="ja-JP"/>
              </w:rPr>
            </w:pPr>
            <w:r>
              <w:rPr>
                <w:rFonts w:hint="eastAsia"/>
                <w:lang w:eastAsia="ja-JP"/>
              </w:rPr>
              <w:t>-</w:t>
            </w:r>
            <w:r>
              <w:rPr>
                <w:lang w:eastAsia="ja-JP"/>
              </w:rPr>
              <w:t xml:space="preserve"> EtherType</w:t>
            </w:r>
          </w:p>
        </w:tc>
        <w:tc>
          <w:tcPr>
            <w:tcW w:w="1475" w:type="dxa"/>
            <w:vMerge w:val="restart"/>
          </w:tcPr>
          <w:p w14:paraId="1FC3FD9A" w14:textId="77777777" w:rsidR="00F76F01" w:rsidRPr="0064594D" w:rsidRDefault="00F76F01" w:rsidP="00085359">
            <w:pPr>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Interface Function</w:t>
            </w:r>
          </w:p>
        </w:tc>
      </w:tr>
      <w:tr w:rsidR="00F76F01" w:rsidRPr="00F05069" w14:paraId="4D77D7E2" w14:textId="77777777" w:rsidTr="00085359">
        <w:trPr>
          <w:trHeight w:val="155"/>
        </w:trPr>
        <w:tc>
          <w:tcPr>
            <w:tcW w:w="421" w:type="dxa"/>
            <w:vMerge/>
          </w:tcPr>
          <w:p w14:paraId="2DD7DF52" w14:textId="77777777" w:rsidR="00F76F01" w:rsidRPr="00F05069" w:rsidRDefault="00F76F01" w:rsidP="00085359">
            <w:pPr>
              <w:tabs>
                <w:tab w:val="left" w:pos="864"/>
              </w:tabs>
              <w:overflowPunct w:val="0"/>
              <w:autoSpaceDE w:val="0"/>
              <w:autoSpaceDN w:val="0"/>
              <w:adjustRightInd w:val="0"/>
              <w:jc w:val="center"/>
              <w:textAlignment w:val="baseline"/>
              <w:rPr>
                <w:rFonts w:eastAsia="Meiryo UI" w:cs="Arial"/>
                <w:szCs w:val="20"/>
              </w:rPr>
            </w:pPr>
          </w:p>
        </w:tc>
        <w:tc>
          <w:tcPr>
            <w:tcW w:w="1644" w:type="dxa"/>
            <w:vMerge/>
          </w:tcPr>
          <w:p w14:paraId="4D9F0ECD" w14:textId="77777777" w:rsidR="00F76F01" w:rsidRPr="003E31F8" w:rsidRDefault="00F76F01" w:rsidP="00085359">
            <w:pPr>
              <w:pStyle w:val="a1"/>
              <w:spacing w:before="0" w:after="0"/>
            </w:pPr>
          </w:p>
        </w:tc>
        <w:tc>
          <w:tcPr>
            <w:tcW w:w="360" w:type="dxa"/>
          </w:tcPr>
          <w:p w14:paraId="6A07A949" w14:textId="77777777" w:rsidR="00F76F01" w:rsidRPr="003E31F8" w:rsidRDefault="00F76F01" w:rsidP="00085359">
            <w:pPr>
              <w:pStyle w:val="a1"/>
              <w:spacing w:before="0" w:after="0"/>
              <w:jc w:val="left"/>
              <w:rPr>
                <w:lang w:eastAsia="ja-JP"/>
              </w:rPr>
            </w:pPr>
            <w:r>
              <w:rPr>
                <w:rFonts w:hint="eastAsia"/>
                <w:lang w:eastAsia="ja-JP"/>
              </w:rPr>
              <w:t>2</w:t>
            </w:r>
          </w:p>
        </w:tc>
        <w:tc>
          <w:tcPr>
            <w:tcW w:w="6210" w:type="dxa"/>
          </w:tcPr>
          <w:p w14:paraId="42F6350E" w14:textId="77777777" w:rsidR="00F76F01" w:rsidRDefault="00F76F01" w:rsidP="00085359">
            <w:pPr>
              <w:pStyle w:val="a1"/>
              <w:spacing w:before="0" w:after="0"/>
              <w:jc w:val="left"/>
            </w:pPr>
            <w:r>
              <w:t>After the Function “ProtoConv_EthTransmitUserDef” processes, it returns the following to the upper sub-component that calls this sub-component's interfaces.</w:t>
            </w:r>
          </w:p>
          <w:p w14:paraId="7A5E2443" w14:textId="77777777" w:rsidR="00F76F01" w:rsidRPr="003E31F8" w:rsidRDefault="00F76F01" w:rsidP="00085359">
            <w:pPr>
              <w:pStyle w:val="a1"/>
              <w:spacing w:before="0" w:after="0"/>
              <w:jc w:val="left"/>
              <w:rPr>
                <w:lang w:eastAsia="ja-JP"/>
              </w:rPr>
            </w:pPr>
            <w:r>
              <w:t xml:space="preserve">- </w:t>
            </w:r>
            <w:r w:rsidRPr="003E31F8">
              <w:t xml:space="preserve">Result as </w:t>
            </w:r>
            <w:r w:rsidRPr="00663C6C">
              <w:t>Std_ReturnType</w:t>
            </w:r>
            <w:r>
              <w:rPr>
                <w:lang w:val="en-US"/>
              </w:rPr>
              <w:t xml:space="preserve"> (</w:t>
            </w:r>
            <w:r w:rsidRPr="00663C6C">
              <w:rPr>
                <w:lang w:val="en-US"/>
              </w:rPr>
              <w:t>be used with value E_OK or E_NOT_OK</w:t>
            </w:r>
            <w:r>
              <w:rPr>
                <w:lang w:val="en-US"/>
              </w:rPr>
              <w:t>)</w:t>
            </w:r>
          </w:p>
        </w:tc>
        <w:tc>
          <w:tcPr>
            <w:tcW w:w="1475" w:type="dxa"/>
            <w:vMerge/>
          </w:tcPr>
          <w:p w14:paraId="08A217CD" w14:textId="77777777" w:rsidR="00F76F01" w:rsidRPr="0064594D" w:rsidRDefault="00F76F01" w:rsidP="00085359">
            <w:pPr>
              <w:tabs>
                <w:tab w:val="left" w:pos="864"/>
              </w:tabs>
              <w:overflowPunct w:val="0"/>
              <w:autoSpaceDE w:val="0"/>
              <w:autoSpaceDN w:val="0"/>
              <w:adjustRightInd w:val="0"/>
              <w:jc w:val="left"/>
              <w:textAlignment w:val="baseline"/>
              <w:rPr>
                <w:rFonts w:eastAsia="Meiryo UI" w:cs="Arial"/>
                <w:szCs w:val="20"/>
              </w:rPr>
            </w:pPr>
          </w:p>
        </w:tc>
      </w:tr>
    </w:tbl>
    <w:p w14:paraId="09A1CCBA" w14:textId="77777777" w:rsidR="00F76F01" w:rsidRPr="009E17A8" w:rsidRDefault="00F76F01" w:rsidP="00F76F01">
      <w:pPr>
        <w:rPr>
          <w:lang w:eastAsia="en-US"/>
        </w:rPr>
      </w:pPr>
    </w:p>
    <w:p w14:paraId="1F37A3F6" w14:textId="77777777" w:rsidR="00F76F01" w:rsidRPr="006E3FBD" w:rsidRDefault="00F76F01" w:rsidP="00F76F01">
      <w:pPr>
        <w:rPr>
          <w:lang w:eastAsia="en-US"/>
        </w:rPr>
      </w:pPr>
    </w:p>
    <w:p w14:paraId="0C992755" w14:textId="77777777" w:rsidR="003C3617" w:rsidRDefault="003C3617" w:rsidP="00892CC3">
      <w:pPr>
        <w:spacing w:after="120"/>
      </w:pPr>
    </w:p>
    <w:p w14:paraId="6F8C3F0D" w14:textId="4C550D65" w:rsidR="0008344C" w:rsidRDefault="0008344C" w:rsidP="00684CC4">
      <w:pPr>
        <w:pStyle w:val="Heading1"/>
      </w:pPr>
      <w:bookmarkStart w:id="568" w:name="_Toc203384057"/>
      <w:r w:rsidRPr="008400E1">
        <w:lastRenderedPageBreak/>
        <w:t>Resource Usage</w:t>
      </w:r>
      <w:bookmarkEnd w:id="568"/>
    </w:p>
    <w:p w14:paraId="2777ABEA" w14:textId="1144C469" w:rsidR="0008344C" w:rsidRPr="00DD34B5" w:rsidRDefault="0008344C" w:rsidP="00DD34B5">
      <w:pPr>
        <w:pStyle w:val="Heading2"/>
      </w:pPr>
      <w:bookmarkStart w:id="569" w:name="_Toc203384058"/>
      <w:r w:rsidRPr="00DD34B5">
        <w:t>Hardware Function List</w:t>
      </w:r>
      <w:bookmarkEnd w:id="569"/>
    </w:p>
    <w:p w14:paraId="51E3C5F6" w14:textId="676B7A86" w:rsidR="0008344C" w:rsidRDefault="0068667B" w:rsidP="00032018">
      <w:pPr>
        <w:spacing w:after="120"/>
        <w:rPr>
          <w:rFonts w:eastAsia="Meiryo UI"/>
          <w:b/>
          <w:kern w:val="0"/>
          <w:sz w:val="24"/>
          <w:szCs w:val="20"/>
          <w:lang w:eastAsia="en-US"/>
        </w:rPr>
      </w:pPr>
      <w:r>
        <w:rPr>
          <w:rFonts w:hint="eastAsia"/>
          <w:lang w:val="en-GB"/>
        </w:rPr>
        <w:t>This software does not depend on HW.</w:t>
      </w:r>
    </w:p>
    <w:p w14:paraId="2A2E5266" w14:textId="38EA3B31" w:rsidR="0008344C" w:rsidRDefault="0008344C" w:rsidP="0008344C">
      <w:pPr>
        <w:pStyle w:val="Heading2"/>
        <w:rPr>
          <w:rFonts w:eastAsia="Meiryo UI"/>
        </w:rPr>
      </w:pPr>
      <w:bookmarkStart w:id="570" w:name="_Toc203384059"/>
      <w:r w:rsidRPr="003774AE">
        <w:rPr>
          <w:rFonts w:eastAsia="Meiryo UI"/>
        </w:rPr>
        <w:t>Code Size</w:t>
      </w:r>
      <w:bookmarkEnd w:id="570"/>
    </w:p>
    <w:p w14:paraId="170B32A4" w14:textId="1B551EF6" w:rsidR="00FB0631" w:rsidRDefault="00FB0631" w:rsidP="00FB0631">
      <w:pPr>
        <w:spacing w:after="120"/>
        <w:rPr>
          <w:lang w:val="en-GB"/>
        </w:rPr>
      </w:pPr>
      <w:r w:rsidRPr="0068667B">
        <w:rPr>
          <w:rFonts w:hint="eastAsia"/>
          <w:lang w:val="en-GB"/>
        </w:rPr>
        <w:t xml:space="preserve">Code: </w:t>
      </w:r>
      <w:r>
        <w:rPr>
          <w:lang w:val="en-GB"/>
        </w:rPr>
        <w:t>13KB (Gen5 Target)</w:t>
      </w:r>
    </w:p>
    <w:p w14:paraId="7C9D01D3" w14:textId="77777777" w:rsidR="00FB0631" w:rsidRPr="00FB0631" w:rsidRDefault="00FB0631" w:rsidP="00FB0631">
      <w:pPr>
        <w:rPr>
          <w:lang w:eastAsia="en-US"/>
        </w:rPr>
      </w:pPr>
    </w:p>
    <w:p w14:paraId="7EB7ECC0" w14:textId="2628BA6A" w:rsidR="008C6A7E" w:rsidRDefault="008C6A7E" w:rsidP="009B17EB">
      <w:pPr>
        <w:pStyle w:val="TraceID"/>
      </w:pPr>
      <w:r w:rsidRPr="00125248">
        <w:t>[</w:t>
      </w:r>
      <w:r w:rsidRPr="001A5C70">
        <w:t>iso26-18_p6_7.4.13</w:t>
      </w:r>
      <w:r w:rsidRPr="00753441">
        <w:t>]</w:t>
      </w:r>
      <w:r w:rsidR="007F4463">
        <w:t xml:space="preserve"> b</w:t>
      </w:r>
    </w:p>
    <w:p w14:paraId="7E77B0DA" w14:textId="6142C33C" w:rsidR="0008344C" w:rsidRDefault="0008344C" w:rsidP="0008344C">
      <w:pPr>
        <w:pStyle w:val="Heading2"/>
        <w:rPr>
          <w:rFonts w:eastAsia="Meiryo UI"/>
        </w:rPr>
      </w:pPr>
      <w:bookmarkStart w:id="571" w:name="_Toc203384060"/>
      <w:r w:rsidRPr="002E5558">
        <w:rPr>
          <w:rFonts w:eastAsia="Meiryo UI"/>
        </w:rPr>
        <w:t>Stack Size</w:t>
      </w:r>
      <w:bookmarkEnd w:id="571"/>
    </w:p>
    <w:p w14:paraId="1195B5F0" w14:textId="1B2072D9" w:rsidR="00654DBF" w:rsidRPr="005862F7" w:rsidRDefault="00654DBF" w:rsidP="00BE5228">
      <w:pPr>
        <w:pStyle w:val="ReqID"/>
      </w:pPr>
      <w:r w:rsidRPr="00696D29">
        <w:t>[</w:t>
      </w:r>
      <w:r w:rsidR="0047201D">
        <w:t>Gen5</w:t>
      </w:r>
      <w:r w:rsidRPr="00696D29">
        <w:t>GW_</w:t>
      </w:r>
      <w:r w:rsidR="000F4E6D">
        <w:t>ProtoConv</w:t>
      </w:r>
      <w:r w:rsidRPr="00696D29">
        <w:t>_AD_C_</w:t>
      </w:r>
      <w:r>
        <w:rPr>
          <w:rFonts w:hint="eastAsia"/>
        </w:rPr>
        <w:t>09</w:t>
      </w:r>
      <w:r>
        <w:t>_0</w:t>
      </w:r>
      <w:r w:rsidRPr="00696D29">
        <w:t>0</w:t>
      </w:r>
      <w:r w:rsidR="0047201D">
        <w:t>1</w:t>
      </w:r>
      <w:r w:rsidRPr="00696D29">
        <w:t>]</w:t>
      </w:r>
    </w:p>
    <w:p w14:paraId="0BC7433D" w14:textId="10B2B66A" w:rsidR="008C6A7E" w:rsidRDefault="008C6A7E" w:rsidP="009B17EB">
      <w:pPr>
        <w:pStyle w:val="TraceID"/>
      </w:pPr>
      <w:r w:rsidRPr="00125248">
        <w:t xml:space="preserve"> [</w:t>
      </w:r>
      <w:r w:rsidRPr="001A5C70">
        <w:t>iso26-18_p6_7.4.13</w:t>
      </w:r>
      <w:r w:rsidRPr="00753441">
        <w:t>]</w:t>
      </w:r>
      <w:r w:rsidR="007F4463">
        <w:t xml:space="preserve"> b</w:t>
      </w:r>
    </w:p>
    <w:p w14:paraId="2A16BE86" w14:textId="1337C41D" w:rsidR="0092567F" w:rsidRDefault="00686667" w:rsidP="00E92CB6">
      <w:r w:rsidRPr="00686667">
        <w:t xml:space="preserve">Stack Size: </w:t>
      </w:r>
      <w:r w:rsidR="00FB0631">
        <w:rPr>
          <w:lang w:val="en-GB"/>
        </w:rPr>
        <w:t>2324 Bytes (Gen5 Target)</w:t>
      </w:r>
    </w:p>
    <w:p w14:paraId="7EC942D1" w14:textId="3687C27E" w:rsidR="00A77204" w:rsidRPr="00032018" w:rsidRDefault="00A77204" w:rsidP="00A77204">
      <w:pPr>
        <w:pStyle w:val="RefIDs"/>
        <w:rPr>
          <w:sz w:val="20"/>
          <w:szCs w:val="22"/>
          <w:lang w:eastAsia="en-US"/>
        </w:rPr>
      </w:pPr>
      <w:r w:rsidRPr="00032018">
        <w:rPr>
          <w:sz w:val="20"/>
          <w:szCs w:val="22"/>
          <w:lang w:eastAsia="en-US"/>
        </w:rPr>
        <w:t xml:space="preserve">[Covers: </w:t>
      </w:r>
      <w:r w:rsidR="004710AA">
        <w:rPr>
          <w:sz w:val="20"/>
          <w:szCs w:val="22"/>
          <w:lang w:eastAsia="en-US"/>
        </w:rPr>
        <w:t>req-8552172-00905239</w:t>
      </w:r>
      <w:r w:rsidRPr="00032018">
        <w:rPr>
          <w:sz w:val="20"/>
          <w:szCs w:val="22"/>
          <w:lang w:eastAsia="en-US"/>
        </w:rPr>
        <w:t>]</w:t>
      </w:r>
    </w:p>
    <w:p w14:paraId="5D862C40" w14:textId="18B248A6" w:rsidR="003C6C1F" w:rsidRPr="003C6C1F" w:rsidRDefault="0008344C" w:rsidP="003C6C1F">
      <w:pPr>
        <w:pStyle w:val="Heading2"/>
        <w:rPr>
          <w:rFonts w:eastAsia="Meiryo UI"/>
        </w:rPr>
      </w:pPr>
      <w:bookmarkStart w:id="572" w:name="_Toc203384061"/>
      <w:r w:rsidRPr="00AE1E63">
        <w:rPr>
          <w:rFonts w:eastAsia="Meiryo UI"/>
        </w:rPr>
        <w:t>Execution Time</w:t>
      </w:r>
      <w:bookmarkEnd w:id="572"/>
    </w:p>
    <w:p w14:paraId="735D0793" w14:textId="7F964113" w:rsidR="003C6C1F" w:rsidRPr="005862F7" w:rsidRDefault="00454C35" w:rsidP="00BE5228">
      <w:pPr>
        <w:pStyle w:val="ReqID"/>
      </w:pPr>
      <w:r w:rsidRPr="00696D29">
        <w:t>[</w:t>
      </w:r>
      <w:r w:rsidR="00CF5BF7">
        <w:t>Gen5GW</w:t>
      </w:r>
      <w:r w:rsidRPr="00696D29">
        <w:t>_</w:t>
      </w:r>
      <w:r w:rsidR="000F4E6D">
        <w:t>ProtoConv</w:t>
      </w:r>
      <w:r w:rsidRPr="00696D29">
        <w:t>_AD_C_</w:t>
      </w:r>
      <w:r>
        <w:rPr>
          <w:rFonts w:hint="eastAsia"/>
        </w:rPr>
        <w:t>09</w:t>
      </w:r>
      <w:r>
        <w:t>_0</w:t>
      </w:r>
      <w:r w:rsidRPr="00696D29">
        <w:t>0</w:t>
      </w:r>
      <w:r w:rsidR="00CD78B5">
        <w:t>2</w:t>
      </w:r>
      <w:r w:rsidRPr="00696D29">
        <w:t>]</w:t>
      </w:r>
    </w:p>
    <w:p w14:paraId="11B3A547" w14:textId="7D96205C" w:rsidR="001D2D71" w:rsidRDefault="00510ACC" w:rsidP="00032018">
      <w:pPr>
        <w:spacing w:after="120"/>
        <w:rPr>
          <w:lang w:val="en-GB"/>
        </w:rPr>
      </w:pPr>
      <w:r w:rsidRPr="00510ACC">
        <w:rPr>
          <w:lang w:val="en-GB"/>
        </w:rPr>
        <w:t>CAN</w:t>
      </w:r>
      <w:r w:rsidR="00FB0631">
        <w:rPr>
          <w:lang w:val="en-GB"/>
        </w:rPr>
        <w:t>/LIN/Port</w:t>
      </w:r>
      <w:r w:rsidRPr="00510ACC">
        <w:rPr>
          <w:lang w:val="en-GB"/>
        </w:rPr>
        <w:t xml:space="preserve"> -&gt; Ethernet conversion and Ethernet -&gt; CAN</w:t>
      </w:r>
      <w:r w:rsidR="00FB0631">
        <w:rPr>
          <w:lang w:val="en-GB"/>
        </w:rPr>
        <w:t>/LIN/Port</w:t>
      </w:r>
      <w:r w:rsidRPr="00510ACC">
        <w:rPr>
          <w:lang w:val="en-GB"/>
        </w:rPr>
        <w:t xml:space="preserve"> conversion are completed by </w:t>
      </w:r>
      <w:r w:rsidR="00FB0631">
        <w:rPr>
          <w:lang w:val="en-GB"/>
        </w:rPr>
        <w:t>10</w:t>
      </w:r>
      <w:r w:rsidRPr="00510ACC">
        <w:rPr>
          <w:lang w:val="en-GB"/>
        </w:rPr>
        <w:t>0us.</w:t>
      </w:r>
    </w:p>
    <w:p w14:paraId="0C92A2A5" w14:textId="77777777" w:rsidR="001D2D71" w:rsidRDefault="001D2D71" w:rsidP="00032018">
      <w:pPr>
        <w:spacing w:after="120"/>
        <w:rPr>
          <w:lang w:val="en-GB"/>
        </w:rPr>
      </w:pPr>
    </w:p>
    <w:p w14:paraId="0639B30E" w14:textId="07BC4E82" w:rsidR="001D2D71" w:rsidRDefault="00510ACC" w:rsidP="00032018">
      <w:pPr>
        <w:spacing w:after="120"/>
      </w:pPr>
      <w:r w:rsidRPr="00510ACC">
        <w:t xml:space="preserve">Target Performance (Throughput) of </w:t>
      </w:r>
      <w:r w:rsidR="0045362C">
        <w:t>Protocol Conversion</w:t>
      </w:r>
      <w:r w:rsidRPr="00510ACC">
        <w:t>:</w:t>
      </w:r>
    </w:p>
    <w:p w14:paraId="4C8F34B3" w14:textId="735964DE" w:rsidR="00510ACC" w:rsidRPr="00DD34B5" w:rsidRDefault="00510ACC" w:rsidP="00032018">
      <w:pPr>
        <w:spacing w:after="120"/>
      </w:pPr>
      <w:r w:rsidRPr="00510ACC">
        <w:t>40Mbps (5Mbps x 16ch x 50%)</w:t>
      </w:r>
    </w:p>
    <w:p w14:paraId="0E4C7EE3" w14:textId="35B2FF14" w:rsidR="0008344C" w:rsidRPr="00032018" w:rsidRDefault="00E1747B" w:rsidP="00154432">
      <w:pPr>
        <w:pStyle w:val="RefIDs"/>
        <w:rPr>
          <w:sz w:val="20"/>
          <w:szCs w:val="22"/>
          <w:lang w:eastAsia="en-US"/>
        </w:rPr>
      </w:pPr>
      <w:r w:rsidRPr="00032018">
        <w:rPr>
          <w:sz w:val="20"/>
          <w:szCs w:val="22"/>
          <w:lang w:eastAsia="en-US"/>
        </w:rPr>
        <w:t xml:space="preserve">[Covers: </w:t>
      </w:r>
      <w:r w:rsidR="004710AA">
        <w:rPr>
          <w:sz w:val="20"/>
          <w:szCs w:val="22"/>
          <w:lang w:eastAsia="en-US"/>
        </w:rPr>
        <w:t>req-8552172-00902552</w:t>
      </w:r>
      <w:r w:rsidRPr="00032018">
        <w:rPr>
          <w:sz w:val="20"/>
          <w:szCs w:val="22"/>
          <w:lang w:eastAsia="en-US"/>
        </w:rPr>
        <w:t>]</w:t>
      </w:r>
    </w:p>
    <w:p w14:paraId="27AC91CC" w14:textId="2EDD81BE" w:rsidR="0008344C" w:rsidRDefault="0008344C" w:rsidP="0008344C">
      <w:pPr>
        <w:pStyle w:val="Heading2"/>
        <w:rPr>
          <w:rFonts w:eastAsia="Meiryo UI"/>
        </w:rPr>
      </w:pPr>
      <w:bookmarkStart w:id="573" w:name="_Toc203384062"/>
      <w:r w:rsidRPr="00311EA6">
        <w:rPr>
          <w:rFonts w:eastAsia="Meiryo UI"/>
        </w:rPr>
        <w:t>Memory Map</w:t>
      </w:r>
      <w:bookmarkEnd w:id="573"/>
    </w:p>
    <w:p w14:paraId="05F10167" w14:textId="0BE57F41" w:rsidR="0081735A" w:rsidRDefault="0081735A" w:rsidP="009B17EB">
      <w:pPr>
        <w:pStyle w:val="TraceID"/>
      </w:pPr>
      <w:r w:rsidRPr="00125248">
        <w:t xml:space="preserve"> [</w:t>
      </w:r>
      <w:r w:rsidRPr="001A5C70">
        <w:t>iso26-18_p6_7.4.13</w:t>
      </w:r>
      <w:r w:rsidRPr="00753441">
        <w:t>]</w:t>
      </w:r>
      <w:r w:rsidR="007F4463">
        <w:t xml:space="preserve"> b</w:t>
      </w:r>
    </w:p>
    <w:p w14:paraId="0F211D04" w14:textId="33B45015" w:rsidR="00DD34B5" w:rsidRDefault="009A0A5E" w:rsidP="00032018">
      <w:pPr>
        <w:spacing w:after="120"/>
      </w:pPr>
      <w:r w:rsidRPr="009A0A5E">
        <w:t>Assumed to be placed in the RT-VRAM area</w:t>
      </w:r>
    </w:p>
    <w:p w14:paraId="27711730" w14:textId="0B7E04A2" w:rsidR="00885DC3" w:rsidRDefault="00885DC3" w:rsidP="00885DC3">
      <w:pPr>
        <w:pStyle w:val="Heading3"/>
      </w:pPr>
      <w:bookmarkStart w:id="574" w:name="_Toc203384063"/>
      <w:r>
        <w:t>RAM</w:t>
      </w:r>
      <w:bookmarkEnd w:id="574"/>
    </w:p>
    <w:p w14:paraId="11D63F32" w14:textId="6380413E" w:rsidR="00885DC3" w:rsidRDefault="00885DC3" w:rsidP="00BE5228">
      <w:pPr>
        <w:pStyle w:val="ReqID"/>
      </w:pPr>
      <w:r w:rsidRPr="00696D29">
        <w:t>[</w:t>
      </w:r>
      <w:r>
        <w:t>Gen5GW</w:t>
      </w:r>
      <w:r w:rsidRPr="00696D29">
        <w:t>_</w:t>
      </w:r>
      <w:r w:rsidR="000F4E6D">
        <w:t>ProtoConv</w:t>
      </w:r>
      <w:r w:rsidRPr="00696D29">
        <w:t>_AD_C_</w:t>
      </w:r>
      <w:r>
        <w:rPr>
          <w:rFonts w:hint="eastAsia"/>
        </w:rPr>
        <w:t>09</w:t>
      </w:r>
      <w:r>
        <w:t>_0</w:t>
      </w:r>
      <w:r w:rsidRPr="00696D29">
        <w:t>0</w:t>
      </w:r>
      <w:r>
        <w:t>3</w:t>
      </w:r>
      <w:r w:rsidRPr="00696D29">
        <w:t>]</w:t>
      </w:r>
    </w:p>
    <w:p w14:paraId="03192FAC" w14:textId="6BE5DA1B" w:rsidR="0092567F" w:rsidRDefault="00686667" w:rsidP="00E92CB6">
      <w:pPr>
        <w:rPr>
          <w:lang w:eastAsia="fr-FR"/>
        </w:rPr>
      </w:pPr>
      <w:r w:rsidRPr="00686667">
        <w:rPr>
          <w:lang w:eastAsia="fr-FR"/>
        </w:rPr>
        <w:t xml:space="preserve">RAM: </w:t>
      </w:r>
      <w:r w:rsidR="00FB0631">
        <w:rPr>
          <w:lang w:val="en-GB"/>
        </w:rPr>
        <w:t>53.3 KB (Gen5 Target)</w:t>
      </w:r>
    </w:p>
    <w:p w14:paraId="0E4E7A43" w14:textId="7216B289" w:rsidR="00F761DF" w:rsidRDefault="00F761DF" w:rsidP="00F761DF">
      <w:pPr>
        <w:pStyle w:val="RefIDs"/>
        <w:rPr>
          <w:sz w:val="20"/>
          <w:szCs w:val="22"/>
          <w:lang w:eastAsia="en-US"/>
        </w:rPr>
      </w:pPr>
      <w:r w:rsidRPr="00032018">
        <w:rPr>
          <w:sz w:val="20"/>
          <w:szCs w:val="22"/>
          <w:lang w:eastAsia="en-US"/>
        </w:rPr>
        <w:t xml:space="preserve">[Covers: </w:t>
      </w:r>
      <w:r w:rsidR="004710AA">
        <w:rPr>
          <w:sz w:val="20"/>
          <w:szCs w:val="22"/>
          <w:lang w:eastAsia="en-US"/>
        </w:rPr>
        <w:t>req-8552172-00905239</w:t>
      </w:r>
      <w:r w:rsidRPr="00032018">
        <w:rPr>
          <w:sz w:val="20"/>
          <w:szCs w:val="22"/>
          <w:lang w:eastAsia="en-US"/>
        </w:rPr>
        <w:t>]</w:t>
      </w:r>
    </w:p>
    <w:p w14:paraId="0E3B1BB2" w14:textId="33D8036A" w:rsidR="00412862" w:rsidRPr="00032018" w:rsidRDefault="00412862">
      <w:pPr>
        <w:pStyle w:val="RefIDs"/>
        <w:rPr>
          <w:sz w:val="20"/>
          <w:szCs w:val="22"/>
          <w:lang w:eastAsia="en-US"/>
        </w:rPr>
      </w:pPr>
      <w:r w:rsidRPr="00032018">
        <w:rPr>
          <w:sz w:val="20"/>
          <w:szCs w:val="22"/>
        </w:rPr>
        <w:t>[Covers: req-8552172-00527979]</w:t>
      </w:r>
    </w:p>
    <w:p w14:paraId="114A9254" w14:textId="3057D0DC" w:rsidR="00885DC3" w:rsidRDefault="00885DC3" w:rsidP="00885DC3">
      <w:pPr>
        <w:pStyle w:val="Heading3"/>
        <w:rPr>
          <w:lang w:val="en-GB"/>
        </w:rPr>
      </w:pPr>
      <w:bookmarkStart w:id="575" w:name="_Toc203384064"/>
      <w:r>
        <w:rPr>
          <w:lang w:val="en-GB"/>
        </w:rPr>
        <w:t>ROM</w:t>
      </w:r>
      <w:bookmarkEnd w:id="575"/>
    </w:p>
    <w:p w14:paraId="46E1880D" w14:textId="7948371C" w:rsidR="00885DC3" w:rsidRDefault="00885DC3" w:rsidP="00BE5228">
      <w:pPr>
        <w:pStyle w:val="ReqID"/>
      </w:pPr>
      <w:r w:rsidRPr="00696D29">
        <w:t>[</w:t>
      </w:r>
      <w:r>
        <w:t>Gen5GW</w:t>
      </w:r>
      <w:r w:rsidRPr="00696D29">
        <w:t>_</w:t>
      </w:r>
      <w:r w:rsidR="000F4E6D">
        <w:t>ProtoConv</w:t>
      </w:r>
      <w:r w:rsidRPr="00696D29">
        <w:t>_AD_C_</w:t>
      </w:r>
      <w:r>
        <w:rPr>
          <w:rFonts w:hint="eastAsia"/>
        </w:rPr>
        <w:t>09</w:t>
      </w:r>
      <w:r>
        <w:t>_0</w:t>
      </w:r>
      <w:r w:rsidRPr="00696D29">
        <w:t>0</w:t>
      </w:r>
      <w:r>
        <w:t>4</w:t>
      </w:r>
      <w:r w:rsidRPr="00696D29">
        <w:t>]</w:t>
      </w:r>
    </w:p>
    <w:p w14:paraId="73DFAF23" w14:textId="30BDDEC7" w:rsidR="0092567F" w:rsidRDefault="00686667" w:rsidP="00E92CB6">
      <w:pPr>
        <w:rPr>
          <w:lang w:eastAsia="fr-FR"/>
        </w:rPr>
      </w:pPr>
      <w:r w:rsidRPr="00686667">
        <w:rPr>
          <w:lang w:eastAsia="fr-FR"/>
        </w:rPr>
        <w:t xml:space="preserve">ROM: </w:t>
      </w:r>
      <w:r w:rsidR="00FB0631">
        <w:rPr>
          <w:lang w:eastAsia="fr-FR"/>
        </w:rPr>
        <w:t xml:space="preserve">17.3 </w:t>
      </w:r>
      <w:r w:rsidR="00FB0631">
        <w:rPr>
          <w:lang w:val="en-GB"/>
        </w:rPr>
        <w:t>KB (Gen5 Target)</w:t>
      </w:r>
    </w:p>
    <w:p w14:paraId="61350F3B" w14:textId="116CC8D0" w:rsidR="00412862" w:rsidRDefault="00F761DF" w:rsidP="00412862">
      <w:pPr>
        <w:pStyle w:val="RefIDs"/>
        <w:rPr>
          <w:sz w:val="20"/>
          <w:szCs w:val="22"/>
          <w:lang w:eastAsia="en-US"/>
        </w:rPr>
      </w:pPr>
      <w:r w:rsidRPr="00032018">
        <w:rPr>
          <w:sz w:val="20"/>
          <w:szCs w:val="22"/>
          <w:lang w:eastAsia="en-US"/>
        </w:rPr>
        <w:t xml:space="preserve">[Covers: </w:t>
      </w:r>
      <w:r w:rsidR="004710AA">
        <w:rPr>
          <w:sz w:val="20"/>
          <w:szCs w:val="22"/>
          <w:lang w:eastAsia="en-US"/>
        </w:rPr>
        <w:t>req-8552172-00905239</w:t>
      </w:r>
      <w:r w:rsidRPr="00032018">
        <w:rPr>
          <w:sz w:val="20"/>
          <w:szCs w:val="22"/>
          <w:lang w:eastAsia="en-US"/>
        </w:rPr>
        <w:t>]</w:t>
      </w:r>
    </w:p>
    <w:p w14:paraId="3CEEC8BA" w14:textId="6E03CBF6" w:rsidR="0008344C" w:rsidRPr="00577B6B" w:rsidRDefault="00412862" w:rsidP="00032018">
      <w:pPr>
        <w:pStyle w:val="RefIDs"/>
        <w:rPr>
          <w:szCs w:val="22"/>
        </w:rPr>
      </w:pPr>
      <w:r w:rsidRPr="00F356F4">
        <w:rPr>
          <w:sz w:val="20"/>
          <w:szCs w:val="22"/>
        </w:rPr>
        <w:t>[Covers: req-8552172-00527979]</w:t>
      </w:r>
      <w:bookmarkStart w:id="576" w:name="_Ref474323160"/>
      <w:bookmarkStart w:id="577" w:name="_Toc506290734"/>
      <w:bookmarkStart w:id="578" w:name="_Toc11152110"/>
    </w:p>
    <w:p w14:paraId="343A6D7A" w14:textId="56EF80D8" w:rsidR="005E18E4" w:rsidRDefault="005E18E4" w:rsidP="00684CC4">
      <w:pPr>
        <w:pStyle w:val="Heading1"/>
      </w:pPr>
      <w:bookmarkStart w:id="579" w:name="_Toc203384065"/>
      <w:r>
        <w:lastRenderedPageBreak/>
        <w:t>Uncovered List</w:t>
      </w:r>
      <w:bookmarkEnd w:id="579"/>
    </w:p>
    <w:p w14:paraId="211A7A4E" w14:textId="7418A89B" w:rsidR="00FF22BA" w:rsidRDefault="00FF22BA" w:rsidP="00BE5228">
      <w:pPr>
        <w:pStyle w:val="ReqID"/>
      </w:pPr>
      <w:r w:rsidRPr="00696D29">
        <w:t>[</w:t>
      </w:r>
      <w:r>
        <w:t>Gen5</w:t>
      </w:r>
      <w:r w:rsidRPr="00696D29">
        <w:t>GW_</w:t>
      </w:r>
      <w:r w:rsidR="000F4E6D">
        <w:t>ProtoConv</w:t>
      </w:r>
      <w:r w:rsidRPr="00696D29">
        <w:t>_AD_C_</w:t>
      </w:r>
      <w:r w:rsidR="009B7744">
        <w:t>0</w:t>
      </w:r>
      <w:r w:rsidR="002C2EDB">
        <w:t>0_0</w:t>
      </w:r>
      <w:r w:rsidR="009B7744">
        <w:t>0</w:t>
      </w:r>
      <w:r w:rsidR="002C2EDB">
        <w:t>0</w:t>
      </w:r>
      <w:r w:rsidRPr="00696D29">
        <w:t>]</w:t>
      </w:r>
    </w:p>
    <w:p w14:paraId="34A2A494" w14:textId="77777777" w:rsidR="00936765" w:rsidRPr="0035445A" w:rsidRDefault="00936765" w:rsidP="00032018">
      <w:pPr>
        <w:spacing w:after="120"/>
      </w:pPr>
    </w:p>
    <w:tbl>
      <w:tblPr>
        <w:tblStyle w:val="TableGrid"/>
        <w:tblW w:w="10265" w:type="dxa"/>
        <w:tblLayout w:type="fixed"/>
        <w:tblLook w:val="04A0" w:firstRow="1" w:lastRow="0" w:firstColumn="1" w:lastColumn="0" w:noHBand="0" w:noVBand="1"/>
      </w:tblPr>
      <w:tblGrid>
        <w:gridCol w:w="2515"/>
        <w:gridCol w:w="3330"/>
        <w:gridCol w:w="4420"/>
      </w:tblGrid>
      <w:tr w:rsidR="005E18E4" w:rsidRPr="00B95DB5" w14:paraId="16F83C3F" w14:textId="77777777" w:rsidTr="0098271F">
        <w:trPr>
          <w:trHeight w:val="520"/>
          <w:tblHeader/>
        </w:trPr>
        <w:tc>
          <w:tcPr>
            <w:tcW w:w="2515" w:type="dxa"/>
            <w:shd w:val="clear" w:color="auto" w:fill="BFBFBF" w:themeFill="background1" w:themeFillShade="BF"/>
          </w:tcPr>
          <w:p w14:paraId="3BE9A13A" w14:textId="77777777" w:rsidR="005E18E4" w:rsidRPr="00171BEB" w:rsidRDefault="005E18E4" w:rsidP="000D256D">
            <w:pPr>
              <w:jc w:val="center"/>
              <w:rPr>
                <w:rFonts w:eastAsia="Meiryo UI" w:cs="Arial"/>
                <w:b/>
                <w:szCs w:val="20"/>
                <w:lang w:val="en-GB"/>
              </w:rPr>
            </w:pPr>
            <w:r w:rsidRPr="00171BEB">
              <w:rPr>
                <w:rFonts w:eastAsia="Meiryo UI" w:cs="Arial"/>
                <w:b/>
                <w:szCs w:val="20"/>
                <w:lang w:val="en-GB"/>
              </w:rPr>
              <w:t>Document name</w:t>
            </w:r>
          </w:p>
        </w:tc>
        <w:tc>
          <w:tcPr>
            <w:tcW w:w="3330" w:type="dxa"/>
            <w:shd w:val="clear" w:color="auto" w:fill="BFBFBF" w:themeFill="background1" w:themeFillShade="BF"/>
          </w:tcPr>
          <w:p w14:paraId="0CDAF46E" w14:textId="77777777" w:rsidR="005E18E4" w:rsidRPr="00171BEB" w:rsidRDefault="005E18E4" w:rsidP="00220AA3">
            <w:pPr>
              <w:jc w:val="center"/>
              <w:rPr>
                <w:rFonts w:eastAsia="Meiryo UI" w:cs="Arial"/>
                <w:b/>
                <w:szCs w:val="20"/>
                <w:lang w:val="en-GB"/>
              </w:rPr>
            </w:pPr>
            <w:r w:rsidRPr="00171BEB">
              <w:rPr>
                <w:rFonts w:eastAsia="Meiryo UI" w:cs="Arial"/>
                <w:b/>
                <w:szCs w:val="20"/>
                <w:lang w:val="en-GB"/>
              </w:rPr>
              <w:t>Uncovered IDs</w:t>
            </w:r>
          </w:p>
        </w:tc>
        <w:tc>
          <w:tcPr>
            <w:tcW w:w="4420" w:type="dxa"/>
            <w:shd w:val="clear" w:color="auto" w:fill="BFBFBF" w:themeFill="background1" w:themeFillShade="BF"/>
          </w:tcPr>
          <w:p w14:paraId="46DFE8F1" w14:textId="77777777" w:rsidR="005E18E4" w:rsidRPr="00171BEB" w:rsidRDefault="005E18E4" w:rsidP="00220AA3">
            <w:pPr>
              <w:jc w:val="center"/>
              <w:rPr>
                <w:rFonts w:eastAsia="Meiryo UI" w:cs="Arial"/>
                <w:b/>
                <w:szCs w:val="20"/>
                <w:lang w:val="en-GB"/>
              </w:rPr>
            </w:pPr>
            <w:r w:rsidRPr="00171BEB">
              <w:rPr>
                <w:rFonts w:eastAsia="Meiryo UI" w:cs="Arial"/>
                <w:b/>
                <w:szCs w:val="20"/>
                <w:lang w:val="en-GB"/>
              </w:rPr>
              <w:t>Reason</w:t>
            </w:r>
          </w:p>
        </w:tc>
      </w:tr>
      <w:tr w:rsidR="00A070E1" w:rsidRPr="00B95DB5" w14:paraId="2D009132" w14:textId="77777777" w:rsidTr="0098271F">
        <w:tc>
          <w:tcPr>
            <w:tcW w:w="2515" w:type="dxa"/>
            <w:vMerge w:val="restart"/>
          </w:tcPr>
          <w:p w14:paraId="67425755" w14:textId="2973138B" w:rsidR="00A070E1" w:rsidRDefault="00A070E1" w:rsidP="008453BB">
            <w:pPr>
              <w:jc w:val="left"/>
              <w:rPr>
                <w:rFonts w:eastAsia="Meiryo UI" w:cs="Arial"/>
                <w:szCs w:val="20"/>
                <w:lang w:val="en-GB"/>
              </w:rPr>
            </w:pPr>
            <w:r>
              <w:rPr>
                <w:rFonts w:eastAsia="Meiryo UI" w:cs="Arial"/>
                <w:szCs w:val="20"/>
                <w:lang w:val="en-GB"/>
              </w:rPr>
              <w:t>ProtoConv Conversion Requirement Specification</w:t>
            </w:r>
          </w:p>
        </w:tc>
        <w:tc>
          <w:tcPr>
            <w:tcW w:w="3330" w:type="dxa"/>
          </w:tcPr>
          <w:p w14:paraId="771D42F3" w14:textId="638B2057" w:rsidR="00A070E1" w:rsidRPr="00B3632B" w:rsidRDefault="00A070E1" w:rsidP="008453BB">
            <w:pPr>
              <w:jc w:val="left"/>
              <w:rPr>
                <w:rFonts w:cs="Arial"/>
                <w:szCs w:val="20"/>
                <w:lang w:eastAsia="en-US"/>
              </w:rPr>
            </w:pPr>
            <w:r w:rsidRPr="00B3632B">
              <w:rPr>
                <w:rFonts w:cs="Arial"/>
                <w:szCs w:val="20"/>
                <w:lang w:eastAsia="en-US"/>
              </w:rPr>
              <w:t xml:space="preserve">[Covers: </w:t>
            </w:r>
            <w:r w:rsidRPr="00C0232E">
              <w:rPr>
                <w:rFonts w:cs="Arial"/>
                <w:szCs w:val="20"/>
                <w:lang w:eastAsia="en-US"/>
              </w:rPr>
              <w:t>req-8552172-0090</w:t>
            </w:r>
            <w:r>
              <w:rPr>
                <w:rFonts w:cs="Arial"/>
                <w:szCs w:val="20"/>
                <w:lang w:eastAsia="en-US"/>
              </w:rPr>
              <w:t>9477</w:t>
            </w:r>
            <w:r w:rsidRPr="00FF22BA">
              <w:rPr>
                <w:rFonts w:cs="Arial"/>
                <w:szCs w:val="20"/>
                <w:lang w:eastAsia="en-US"/>
              </w:rPr>
              <w:t>]</w:t>
            </w:r>
          </w:p>
        </w:tc>
        <w:tc>
          <w:tcPr>
            <w:tcW w:w="4420" w:type="dxa"/>
          </w:tcPr>
          <w:p w14:paraId="389E53C5" w14:textId="65148443" w:rsidR="00A070E1" w:rsidRPr="00C0232E" w:rsidRDefault="00A070E1" w:rsidP="008453BB">
            <w:pPr>
              <w:rPr>
                <w:rFonts w:eastAsia="Meiryo UI" w:cs="Arial"/>
                <w:szCs w:val="20"/>
                <w:lang w:val="en-GB"/>
              </w:rPr>
            </w:pPr>
            <w:r>
              <w:rPr>
                <w:rFonts w:eastAsia="Meiryo UI" w:cs="Arial"/>
                <w:szCs w:val="20"/>
                <w:lang w:val="en-GB"/>
              </w:rPr>
              <w:t xml:space="preserve">ProtoConv shall support the GHS compiler, similar with </w:t>
            </w:r>
            <w:r w:rsidR="00FA71CE">
              <w:rPr>
                <w:rFonts w:eastAsia="Meiryo UI" w:cs="Arial"/>
                <w:szCs w:val="20"/>
                <w:u w:val="single"/>
                <w:lang w:val="en-GB"/>
              </w:rPr>
              <w:t xml:space="preserve">U2Ax, U2Bx-E, </w:t>
            </w:r>
            <w:r>
              <w:rPr>
                <w:rFonts w:eastAsia="Meiryo UI" w:cs="Arial"/>
                <w:szCs w:val="20"/>
                <w:lang w:val="en-GB"/>
              </w:rPr>
              <w:t>U2Cx</w:t>
            </w:r>
            <w:r w:rsidR="004B0621">
              <w:rPr>
                <w:rFonts w:eastAsia="Meiryo UI" w:cs="Arial"/>
                <w:szCs w:val="20"/>
                <w:lang w:val="en-GB"/>
              </w:rPr>
              <w:t>, U5x</w:t>
            </w:r>
            <w:r>
              <w:rPr>
                <w:rFonts w:eastAsia="Meiryo UI" w:cs="Arial"/>
                <w:szCs w:val="20"/>
                <w:lang w:val="en-GB"/>
              </w:rPr>
              <w:t xml:space="preserve"> MCAL modules.</w:t>
            </w:r>
          </w:p>
        </w:tc>
      </w:tr>
      <w:tr w:rsidR="00A070E1" w:rsidRPr="00B95DB5" w14:paraId="5F8D48FA" w14:textId="77777777" w:rsidTr="0098271F">
        <w:tc>
          <w:tcPr>
            <w:tcW w:w="2515" w:type="dxa"/>
            <w:vMerge/>
          </w:tcPr>
          <w:p w14:paraId="12BFCFD5" w14:textId="77777777" w:rsidR="00A070E1" w:rsidRDefault="00A070E1" w:rsidP="00B850C5">
            <w:pPr>
              <w:jc w:val="left"/>
              <w:rPr>
                <w:rFonts w:eastAsia="Meiryo UI" w:cs="Arial"/>
                <w:szCs w:val="20"/>
                <w:lang w:val="en-GB"/>
              </w:rPr>
            </w:pPr>
          </w:p>
        </w:tc>
        <w:tc>
          <w:tcPr>
            <w:tcW w:w="3330" w:type="dxa"/>
          </w:tcPr>
          <w:p w14:paraId="6394CF01" w14:textId="312002E0" w:rsidR="00A070E1" w:rsidRPr="00B3632B" w:rsidRDefault="00A070E1" w:rsidP="00B850C5">
            <w:pPr>
              <w:jc w:val="left"/>
              <w:rPr>
                <w:rFonts w:cs="Arial"/>
                <w:szCs w:val="20"/>
                <w:lang w:eastAsia="en-US"/>
              </w:rPr>
            </w:pPr>
            <w:r w:rsidRPr="00B3632B">
              <w:rPr>
                <w:rFonts w:cs="Arial"/>
                <w:szCs w:val="20"/>
                <w:lang w:eastAsia="en-US"/>
              </w:rPr>
              <w:t xml:space="preserve">[Covers: </w:t>
            </w:r>
            <w:r w:rsidRPr="00C0232E">
              <w:rPr>
                <w:rFonts w:cs="Arial"/>
                <w:szCs w:val="20"/>
                <w:lang w:eastAsia="en-US"/>
              </w:rPr>
              <w:t>req-8552172-0090</w:t>
            </w:r>
            <w:r>
              <w:rPr>
                <w:rFonts w:cs="Arial"/>
                <w:szCs w:val="20"/>
                <w:lang w:eastAsia="en-US"/>
              </w:rPr>
              <w:t>9475</w:t>
            </w:r>
            <w:r w:rsidRPr="00FF22BA">
              <w:rPr>
                <w:rFonts w:cs="Arial"/>
                <w:szCs w:val="20"/>
                <w:lang w:eastAsia="en-US"/>
              </w:rPr>
              <w:t>]</w:t>
            </w:r>
          </w:p>
        </w:tc>
        <w:tc>
          <w:tcPr>
            <w:tcW w:w="4420" w:type="dxa"/>
          </w:tcPr>
          <w:p w14:paraId="5ED65525" w14:textId="7B0026DB" w:rsidR="00A070E1" w:rsidRDefault="00A070E1" w:rsidP="00B850C5">
            <w:pPr>
              <w:rPr>
                <w:rFonts w:eastAsia="Meiryo UI" w:cs="Arial"/>
                <w:szCs w:val="20"/>
                <w:lang w:val="en-GB"/>
              </w:rPr>
            </w:pPr>
            <w:r>
              <w:rPr>
                <w:rFonts w:eastAsia="Meiryo UI" w:cs="Arial"/>
                <w:szCs w:val="20"/>
                <w:lang w:val="en-GB"/>
              </w:rPr>
              <w:t xml:space="preserve">ProtoConv shall comply with AUTOSAR R22-11, similar with </w:t>
            </w:r>
            <w:r w:rsidR="00FA71CE" w:rsidRPr="000C038D">
              <w:rPr>
                <w:rFonts w:eastAsia="Meiryo UI" w:cs="Arial"/>
                <w:szCs w:val="20"/>
                <w:lang w:val="en-GB"/>
              </w:rPr>
              <w:t>U2Ax, U2Bx-E,</w:t>
            </w:r>
            <w:r w:rsidR="00FA71CE">
              <w:rPr>
                <w:rFonts w:eastAsia="Meiryo UI" w:cs="Arial"/>
                <w:szCs w:val="20"/>
                <w:u w:val="single"/>
                <w:lang w:val="en-GB"/>
              </w:rPr>
              <w:t xml:space="preserve"> </w:t>
            </w:r>
            <w:r>
              <w:rPr>
                <w:rFonts w:eastAsia="Meiryo UI" w:cs="Arial"/>
                <w:szCs w:val="20"/>
                <w:lang w:val="en-GB"/>
              </w:rPr>
              <w:t xml:space="preserve">U2Cx </w:t>
            </w:r>
            <w:r w:rsidR="004B0621">
              <w:rPr>
                <w:rFonts w:eastAsia="Meiryo UI" w:cs="Arial"/>
                <w:szCs w:val="20"/>
                <w:lang w:val="en-GB"/>
              </w:rPr>
              <w:t xml:space="preserve">and AUTOSAR R23-11 U5x </w:t>
            </w:r>
            <w:r>
              <w:rPr>
                <w:rFonts w:eastAsia="Meiryo UI" w:cs="Arial"/>
                <w:szCs w:val="20"/>
                <w:lang w:val="en-GB"/>
              </w:rPr>
              <w:t>MCAL modules.</w:t>
            </w:r>
          </w:p>
        </w:tc>
      </w:tr>
      <w:tr w:rsidR="00A070E1" w:rsidRPr="00B95DB5" w14:paraId="496662D5" w14:textId="77777777" w:rsidTr="0098271F">
        <w:tc>
          <w:tcPr>
            <w:tcW w:w="2515" w:type="dxa"/>
            <w:vMerge/>
          </w:tcPr>
          <w:p w14:paraId="0DB26D63" w14:textId="77777777" w:rsidR="00A070E1" w:rsidRDefault="00A070E1" w:rsidP="00613B2E">
            <w:pPr>
              <w:jc w:val="left"/>
              <w:rPr>
                <w:rFonts w:eastAsia="Meiryo UI" w:cs="Arial"/>
                <w:szCs w:val="20"/>
                <w:lang w:val="en-GB"/>
              </w:rPr>
            </w:pPr>
          </w:p>
        </w:tc>
        <w:tc>
          <w:tcPr>
            <w:tcW w:w="3330" w:type="dxa"/>
          </w:tcPr>
          <w:p w14:paraId="111B27C4" w14:textId="529BF1C9" w:rsidR="00A070E1" w:rsidRPr="00B3632B" w:rsidRDefault="00A070E1" w:rsidP="00613B2E">
            <w:pPr>
              <w:jc w:val="left"/>
              <w:rPr>
                <w:rFonts w:cs="Arial"/>
                <w:szCs w:val="20"/>
                <w:lang w:eastAsia="en-US"/>
              </w:rPr>
            </w:pPr>
            <w:r w:rsidRPr="00B3632B">
              <w:rPr>
                <w:rFonts w:cs="Arial"/>
                <w:szCs w:val="20"/>
                <w:lang w:eastAsia="en-US"/>
              </w:rPr>
              <w:t xml:space="preserve">[Covers: </w:t>
            </w:r>
            <w:r w:rsidRPr="00C0232E">
              <w:rPr>
                <w:rFonts w:cs="Arial"/>
                <w:szCs w:val="20"/>
                <w:lang w:eastAsia="en-US"/>
              </w:rPr>
              <w:t>req-8552172-0090</w:t>
            </w:r>
            <w:r>
              <w:rPr>
                <w:rFonts w:cs="Arial"/>
                <w:szCs w:val="20"/>
                <w:lang w:eastAsia="en-US"/>
              </w:rPr>
              <w:t>5240</w:t>
            </w:r>
            <w:r w:rsidRPr="00FF22BA">
              <w:rPr>
                <w:rFonts w:cs="Arial"/>
                <w:szCs w:val="20"/>
                <w:lang w:eastAsia="en-US"/>
              </w:rPr>
              <w:t>]</w:t>
            </w:r>
          </w:p>
        </w:tc>
        <w:tc>
          <w:tcPr>
            <w:tcW w:w="4420" w:type="dxa"/>
          </w:tcPr>
          <w:p w14:paraId="59D1318A" w14:textId="2AD565A3" w:rsidR="00A070E1" w:rsidRPr="00C0232E" w:rsidRDefault="00A070E1" w:rsidP="00613B2E">
            <w:pPr>
              <w:rPr>
                <w:rFonts w:eastAsia="Meiryo UI" w:cs="Arial"/>
                <w:szCs w:val="20"/>
                <w:lang w:val="en-GB"/>
              </w:rPr>
            </w:pPr>
            <w:r>
              <w:rPr>
                <w:rFonts w:eastAsia="Meiryo UI" w:cs="Arial"/>
                <w:szCs w:val="20"/>
                <w:lang w:val="en-GB"/>
              </w:rPr>
              <w:t>Generation Tool of ProtoConv uses ARXML file to generate C Source code. ProtoConv provides BSWMDT file and PDF file.</w:t>
            </w:r>
          </w:p>
        </w:tc>
      </w:tr>
      <w:tr w:rsidR="00A070E1" w:rsidRPr="00B95DB5" w14:paraId="0533116B" w14:textId="77777777" w:rsidTr="0098271F">
        <w:tc>
          <w:tcPr>
            <w:tcW w:w="2515" w:type="dxa"/>
            <w:vMerge/>
          </w:tcPr>
          <w:p w14:paraId="56B8A41B" w14:textId="77777777" w:rsidR="00A070E1" w:rsidRDefault="00A070E1" w:rsidP="0098271F">
            <w:pPr>
              <w:jc w:val="left"/>
              <w:rPr>
                <w:rFonts w:eastAsia="Meiryo UI" w:cs="Arial"/>
                <w:szCs w:val="20"/>
                <w:lang w:val="en-GB"/>
              </w:rPr>
            </w:pPr>
          </w:p>
        </w:tc>
        <w:tc>
          <w:tcPr>
            <w:tcW w:w="3330" w:type="dxa"/>
          </w:tcPr>
          <w:p w14:paraId="047C78D4" w14:textId="4ECDF0AD" w:rsidR="00A070E1" w:rsidRPr="00B3632B" w:rsidRDefault="00A070E1" w:rsidP="0098271F">
            <w:pPr>
              <w:jc w:val="left"/>
              <w:rPr>
                <w:rFonts w:cs="Arial"/>
                <w:szCs w:val="20"/>
                <w:lang w:eastAsia="en-US"/>
              </w:rPr>
            </w:pPr>
            <w:r w:rsidRPr="00B3632B">
              <w:rPr>
                <w:rFonts w:cs="Arial"/>
                <w:szCs w:val="20"/>
                <w:lang w:eastAsia="en-US"/>
              </w:rPr>
              <w:t xml:space="preserve">[Covers: </w:t>
            </w:r>
            <w:r w:rsidRPr="00C0232E">
              <w:rPr>
                <w:rFonts w:cs="Arial"/>
                <w:szCs w:val="20"/>
                <w:lang w:eastAsia="en-US"/>
              </w:rPr>
              <w:t>req-8552172-0090</w:t>
            </w:r>
            <w:r>
              <w:rPr>
                <w:rFonts w:cs="Arial"/>
                <w:szCs w:val="20"/>
                <w:lang w:eastAsia="en-US"/>
              </w:rPr>
              <w:t>5253</w:t>
            </w:r>
            <w:r w:rsidRPr="00FF22BA">
              <w:rPr>
                <w:rFonts w:cs="Arial"/>
                <w:szCs w:val="20"/>
                <w:lang w:eastAsia="en-US"/>
              </w:rPr>
              <w:t>]</w:t>
            </w:r>
          </w:p>
        </w:tc>
        <w:tc>
          <w:tcPr>
            <w:tcW w:w="4420" w:type="dxa"/>
          </w:tcPr>
          <w:p w14:paraId="36340866" w14:textId="61A117D2" w:rsidR="00A070E1" w:rsidRDefault="00A070E1" w:rsidP="0098271F">
            <w:pPr>
              <w:rPr>
                <w:rFonts w:eastAsia="Meiryo UI" w:cs="Arial"/>
                <w:szCs w:val="20"/>
                <w:lang w:val="en-GB"/>
              </w:rPr>
            </w:pPr>
            <w:r>
              <w:rPr>
                <w:rFonts w:eastAsia="Meiryo UI" w:cs="Arial"/>
                <w:szCs w:val="20"/>
                <w:lang w:val="en-GB"/>
              </w:rPr>
              <w:t>ProtoConv occupies one core and performs the conversion process.</w:t>
            </w:r>
          </w:p>
        </w:tc>
      </w:tr>
      <w:tr w:rsidR="00A070E1" w:rsidRPr="00B95DB5" w14:paraId="0F50EBF6" w14:textId="77777777" w:rsidTr="0098271F">
        <w:tc>
          <w:tcPr>
            <w:tcW w:w="2515" w:type="dxa"/>
            <w:vMerge/>
          </w:tcPr>
          <w:p w14:paraId="55861C91" w14:textId="77777777" w:rsidR="00A070E1" w:rsidRDefault="00A070E1" w:rsidP="00A070E1">
            <w:pPr>
              <w:jc w:val="left"/>
              <w:rPr>
                <w:rFonts w:eastAsia="Meiryo UI" w:cs="Arial"/>
                <w:szCs w:val="20"/>
                <w:lang w:val="en-GB"/>
              </w:rPr>
            </w:pPr>
          </w:p>
        </w:tc>
        <w:tc>
          <w:tcPr>
            <w:tcW w:w="3330" w:type="dxa"/>
          </w:tcPr>
          <w:p w14:paraId="1502CE9B" w14:textId="6885691D" w:rsidR="00A070E1" w:rsidRPr="00B3632B" w:rsidRDefault="00A070E1" w:rsidP="00A070E1">
            <w:pPr>
              <w:jc w:val="left"/>
              <w:rPr>
                <w:rFonts w:cs="Arial"/>
                <w:szCs w:val="20"/>
                <w:lang w:eastAsia="en-US"/>
              </w:rPr>
            </w:pPr>
            <w:r w:rsidRPr="00B3632B">
              <w:rPr>
                <w:rFonts w:cs="Arial"/>
                <w:szCs w:val="20"/>
                <w:lang w:eastAsia="en-US"/>
              </w:rPr>
              <w:t xml:space="preserve">[Covers: </w:t>
            </w:r>
            <w:r w:rsidRPr="00A070E1">
              <w:rPr>
                <w:rFonts w:cs="Arial"/>
                <w:szCs w:val="20"/>
                <w:lang w:eastAsia="en-US"/>
              </w:rPr>
              <w:t>req-8552172-00945698</w:t>
            </w:r>
            <w:r w:rsidRPr="00FF22BA">
              <w:rPr>
                <w:rFonts w:cs="Arial"/>
                <w:szCs w:val="20"/>
                <w:lang w:eastAsia="en-US"/>
              </w:rPr>
              <w:t>]</w:t>
            </w:r>
          </w:p>
        </w:tc>
        <w:tc>
          <w:tcPr>
            <w:tcW w:w="4420" w:type="dxa"/>
          </w:tcPr>
          <w:p w14:paraId="27BCC150" w14:textId="3709A2BF" w:rsidR="00A070E1" w:rsidRDefault="00A070E1" w:rsidP="00A070E1">
            <w:pPr>
              <w:rPr>
                <w:rFonts w:eastAsia="Meiryo UI" w:cs="Arial"/>
                <w:szCs w:val="20"/>
                <w:lang w:val="en-GB"/>
              </w:rPr>
            </w:pPr>
            <w:r>
              <w:rPr>
                <w:rFonts w:eastAsia="Meiryo UI" w:cs="Arial"/>
                <w:szCs w:val="20"/>
                <w:lang w:val="en-GB"/>
              </w:rPr>
              <w:t xml:space="preserve">ProtoConv </w:t>
            </w:r>
            <w:r w:rsidRPr="00A070E1">
              <w:rPr>
                <w:rFonts w:eastAsia="Meiryo UI" w:cs="Arial"/>
                <w:szCs w:val="20"/>
              </w:rPr>
              <w:t>operate</w:t>
            </w:r>
            <w:r>
              <w:rPr>
                <w:rFonts w:eastAsia="Meiryo UI" w:cs="Arial"/>
                <w:szCs w:val="20"/>
              </w:rPr>
              <w:t>s</w:t>
            </w:r>
            <w:r w:rsidRPr="00A070E1">
              <w:rPr>
                <w:rFonts w:eastAsia="Meiryo UI" w:cs="Arial"/>
                <w:szCs w:val="20"/>
              </w:rPr>
              <w:t xml:space="preserve"> with 4 RH850</w:t>
            </w:r>
            <w:r w:rsidR="004B0621">
              <w:rPr>
                <w:rFonts w:eastAsia="Meiryo UI" w:cs="Arial"/>
                <w:szCs w:val="20"/>
              </w:rPr>
              <w:t>/R-Car</w:t>
            </w:r>
            <w:r w:rsidRPr="00A070E1">
              <w:rPr>
                <w:rFonts w:eastAsia="Meiryo UI" w:cs="Arial"/>
                <w:szCs w:val="20"/>
              </w:rPr>
              <w:t xml:space="preserve"> MCAL drivers: CAN, ETH, LIN, PORT</w:t>
            </w:r>
            <w:r>
              <w:rPr>
                <w:rFonts w:eastAsia="Meiryo UI" w:cs="Arial"/>
                <w:szCs w:val="20"/>
              </w:rPr>
              <w:t>.</w:t>
            </w:r>
          </w:p>
        </w:tc>
      </w:tr>
      <w:tr w:rsidR="0098271F" w:rsidRPr="00B95DB5" w14:paraId="497CD21F" w14:textId="77777777" w:rsidTr="0098271F">
        <w:tc>
          <w:tcPr>
            <w:tcW w:w="2515" w:type="dxa"/>
            <w:vMerge w:val="restart"/>
          </w:tcPr>
          <w:p w14:paraId="09404EC1" w14:textId="559B2CF1" w:rsidR="0098271F" w:rsidRDefault="0098271F" w:rsidP="0098271F">
            <w:pPr>
              <w:jc w:val="left"/>
              <w:rPr>
                <w:rFonts w:eastAsia="Meiryo UI" w:cs="Arial"/>
                <w:szCs w:val="20"/>
                <w:lang w:val="en-GB"/>
              </w:rPr>
            </w:pPr>
            <w:r>
              <w:rPr>
                <w:rFonts w:eastAsia="Meiryo UI" w:cs="Arial"/>
                <w:szCs w:val="20"/>
                <w:lang w:val="en-GB"/>
              </w:rPr>
              <w:t>Common Requirement Specification</w:t>
            </w:r>
          </w:p>
        </w:tc>
        <w:tc>
          <w:tcPr>
            <w:tcW w:w="3330" w:type="dxa"/>
          </w:tcPr>
          <w:p w14:paraId="0319F67E" w14:textId="252BF3A2" w:rsidR="0098271F" w:rsidRPr="00171BEB" w:rsidRDefault="0098271F" w:rsidP="0098271F">
            <w:pPr>
              <w:jc w:val="left"/>
              <w:rPr>
                <w:rFonts w:eastAsia="Meiryo UI" w:cs="Arial"/>
                <w:szCs w:val="20"/>
                <w:lang w:val="en-GB"/>
              </w:rPr>
            </w:pPr>
            <w:r w:rsidRPr="0082233B">
              <w:rPr>
                <w:rFonts w:eastAsia="Meiryo UI" w:cs="Arial"/>
                <w:szCs w:val="20"/>
                <w:lang w:val="en-GB"/>
              </w:rPr>
              <w:t>[Covers: req-8552172-00527969]</w:t>
            </w:r>
          </w:p>
        </w:tc>
        <w:tc>
          <w:tcPr>
            <w:tcW w:w="4420" w:type="dxa"/>
          </w:tcPr>
          <w:p w14:paraId="1611F1FA" w14:textId="14C2E9AD" w:rsidR="0098271F" w:rsidRPr="00B95DB5" w:rsidRDefault="0098271F" w:rsidP="0098271F">
            <w:pPr>
              <w:jc w:val="left"/>
              <w:rPr>
                <w:rFonts w:eastAsia="Meiryo UI" w:cs="Arial"/>
                <w:szCs w:val="20"/>
                <w:lang w:val="en-GB"/>
              </w:rPr>
            </w:pPr>
            <w:r>
              <w:rPr>
                <w:rFonts w:eastAsia="Meiryo UI" w:cs="Arial"/>
                <w:szCs w:val="20"/>
                <w:lang w:val="en-GB"/>
              </w:rPr>
              <w:t>This is information of module ID only.</w:t>
            </w:r>
          </w:p>
        </w:tc>
      </w:tr>
      <w:tr w:rsidR="0098271F" w:rsidRPr="00B95DB5" w14:paraId="48F27719" w14:textId="77777777" w:rsidTr="0098271F">
        <w:tc>
          <w:tcPr>
            <w:tcW w:w="2515" w:type="dxa"/>
            <w:vMerge/>
          </w:tcPr>
          <w:p w14:paraId="55F20413" w14:textId="77777777" w:rsidR="0098271F" w:rsidRDefault="0098271F" w:rsidP="0098271F">
            <w:pPr>
              <w:jc w:val="left"/>
              <w:rPr>
                <w:rFonts w:eastAsia="Meiryo UI" w:cs="Arial"/>
                <w:szCs w:val="20"/>
                <w:lang w:val="en-GB"/>
              </w:rPr>
            </w:pPr>
          </w:p>
        </w:tc>
        <w:tc>
          <w:tcPr>
            <w:tcW w:w="3330" w:type="dxa"/>
          </w:tcPr>
          <w:p w14:paraId="40931F2D" w14:textId="49FAB589" w:rsidR="0098271F" w:rsidRPr="0082233B" w:rsidRDefault="0098271F" w:rsidP="0098271F">
            <w:pPr>
              <w:jc w:val="left"/>
              <w:rPr>
                <w:rFonts w:eastAsia="Meiryo UI" w:cs="Arial"/>
                <w:szCs w:val="20"/>
                <w:lang w:val="en-GB"/>
              </w:rPr>
            </w:pPr>
            <w:r w:rsidRPr="0082233B">
              <w:rPr>
                <w:rFonts w:eastAsia="Meiryo UI" w:cs="Arial"/>
                <w:szCs w:val="20"/>
                <w:lang w:val="en-GB"/>
              </w:rPr>
              <w:t>[Covers: req-8552172-00527981]</w:t>
            </w:r>
          </w:p>
        </w:tc>
        <w:tc>
          <w:tcPr>
            <w:tcW w:w="4420" w:type="dxa"/>
          </w:tcPr>
          <w:p w14:paraId="671FC5C1" w14:textId="07C283C5" w:rsidR="0098271F" w:rsidRPr="00B95DB5" w:rsidRDefault="0098271F" w:rsidP="0098271F">
            <w:pPr>
              <w:jc w:val="left"/>
              <w:rPr>
                <w:rFonts w:eastAsia="Meiryo UI" w:cs="Arial"/>
                <w:szCs w:val="20"/>
                <w:lang w:val="en-GB"/>
              </w:rPr>
            </w:pPr>
            <w:r>
              <w:rPr>
                <w:rFonts w:eastAsia="Meiryo UI" w:cs="Arial"/>
                <w:szCs w:val="20"/>
                <w:lang w:val="en-GB"/>
              </w:rPr>
              <w:t>ProtoConv does not have interrupt functions.</w:t>
            </w:r>
          </w:p>
        </w:tc>
      </w:tr>
      <w:tr w:rsidR="0098271F" w:rsidRPr="00B95DB5" w14:paraId="7937CAA3" w14:textId="77777777" w:rsidTr="0098271F">
        <w:tc>
          <w:tcPr>
            <w:tcW w:w="2515" w:type="dxa"/>
            <w:vMerge/>
          </w:tcPr>
          <w:p w14:paraId="03326147" w14:textId="77777777" w:rsidR="0098271F" w:rsidRDefault="0098271F" w:rsidP="0098271F">
            <w:pPr>
              <w:jc w:val="left"/>
              <w:rPr>
                <w:rFonts w:eastAsia="Meiryo UI" w:cs="Arial"/>
                <w:szCs w:val="20"/>
                <w:lang w:val="en-GB"/>
              </w:rPr>
            </w:pPr>
          </w:p>
        </w:tc>
        <w:tc>
          <w:tcPr>
            <w:tcW w:w="3330" w:type="dxa"/>
          </w:tcPr>
          <w:p w14:paraId="3ECAA3A1" w14:textId="6CEBD867" w:rsidR="0098271F" w:rsidRPr="0082233B" w:rsidRDefault="0098271F" w:rsidP="0098271F">
            <w:pPr>
              <w:jc w:val="left"/>
              <w:rPr>
                <w:rFonts w:eastAsia="Meiryo UI" w:cs="Arial"/>
                <w:szCs w:val="20"/>
                <w:lang w:val="en-GB"/>
              </w:rPr>
            </w:pPr>
            <w:r w:rsidRPr="0082233B">
              <w:rPr>
                <w:rFonts w:eastAsia="Meiryo UI" w:cs="Arial"/>
                <w:szCs w:val="20"/>
                <w:lang w:val="en-GB"/>
              </w:rPr>
              <w:t>[Covers: req-8552172-00527991]</w:t>
            </w:r>
          </w:p>
        </w:tc>
        <w:tc>
          <w:tcPr>
            <w:tcW w:w="4420" w:type="dxa"/>
          </w:tcPr>
          <w:p w14:paraId="7EF4323A" w14:textId="2DACC346" w:rsidR="0098271F" w:rsidRPr="00B95DB5" w:rsidRDefault="0098271F" w:rsidP="0098271F">
            <w:pPr>
              <w:jc w:val="left"/>
              <w:rPr>
                <w:rFonts w:eastAsia="Meiryo UI" w:cs="Arial"/>
                <w:szCs w:val="20"/>
                <w:lang w:val="en-GB"/>
              </w:rPr>
            </w:pPr>
            <w:r>
              <w:rPr>
                <w:rFonts w:eastAsia="Meiryo UI" w:cs="Arial"/>
                <w:szCs w:val="20"/>
                <w:lang w:val="en-GB"/>
              </w:rPr>
              <w:t xml:space="preserve">ProtoConv does not have </w:t>
            </w:r>
            <w:r>
              <w:t>Link time configuration</w:t>
            </w:r>
            <w:r>
              <w:rPr>
                <w:rFonts w:eastAsia="Meiryo UI" w:cs="Arial"/>
                <w:szCs w:val="20"/>
                <w:lang w:val="en-GB"/>
              </w:rPr>
              <w:t>.</w:t>
            </w:r>
          </w:p>
        </w:tc>
      </w:tr>
      <w:tr w:rsidR="0098271F" w:rsidRPr="00B95DB5" w14:paraId="5A3AE01D" w14:textId="77777777" w:rsidTr="0098271F">
        <w:tc>
          <w:tcPr>
            <w:tcW w:w="2515" w:type="dxa"/>
            <w:vMerge/>
          </w:tcPr>
          <w:p w14:paraId="63FFE56B" w14:textId="77777777" w:rsidR="0098271F" w:rsidRDefault="0098271F" w:rsidP="0098271F">
            <w:pPr>
              <w:jc w:val="left"/>
              <w:rPr>
                <w:rFonts w:eastAsia="Meiryo UI" w:cs="Arial"/>
                <w:szCs w:val="20"/>
                <w:lang w:val="en-GB"/>
              </w:rPr>
            </w:pPr>
          </w:p>
        </w:tc>
        <w:tc>
          <w:tcPr>
            <w:tcW w:w="3330" w:type="dxa"/>
          </w:tcPr>
          <w:p w14:paraId="6B111428" w14:textId="5EB75408" w:rsidR="0098271F" w:rsidRPr="0082233B" w:rsidRDefault="0098271F" w:rsidP="0098271F">
            <w:pPr>
              <w:jc w:val="left"/>
              <w:rPr>
                <w:rFonts w:eastAsia="Meiryo UI" w:cs="Arial"/>
                <w:szCs w:val="20"/>
                <w:lang w:val="en-GB"/>
              </w:rPr>
            </w:pPr>
            <w:r w:rsidRPr="0082233B">
              <w:rPr>
                <w:rFonts w:eastAsia="Meiryo UI" w:cs="Arial"/>
                <w:szCs w:val="20"/>
                <w:lang w:val="en-GB"/>
              </w:rPr>
              <w:t>[Covers: req-8552172-00527984]</w:t>
            </w:r>
          </w:p>
        </w:tc>
        <w:tc>
          <w:tcPr>
            <w:tcW w:w="4420" w:type="dxa"/>
          </w:tcPr>
          <w:p w14:paraId="093F3E04" w14:textId="4B468AB5" w:rsidR="0098271F" w:rsidRPr="00B95DB5" w:rsidRDefault="0098271F" w:rsidP="0098271F">
            <w:pPr>
              <w:jc w:val="left"/>
              <w:rPr>
                <w:rFonts w:eastAsia="Meiryo UI" w:cs="Arial"/>
                <w:szCs w:val="20"/>
                <w:lang w:val="en-GB"/>
              </w:rPr>
            </w:pPr>
            <w:r>
              <w:rPr>
                <w:rFonts w:eastAsia="Meiryo UI" w:cs="Arial"/>
                <w:szCs w:val="20"/>
                <w:lang w:val="en-GB"/>
              </w:rPr>
              <w:t>ProtoConv does not have callback functions.</w:t>
            </w:r>
          </w:p>
        </w:tc>
      </w:tr>
      <w:tr w:rsidR="0098271F" w:rsidRPr="00B95DB5" w14:paraId="2FDA20F4" w14:textId="77777777" w:rsidTr="0098271F">
        <w:tc>
          <w:tcPr>
            <w:tcW w:w="2515" w:type="dxa"/>
            <w:vMerge/>
          </w:tcPr>
          <w:p w14:paraId="7040733B" w14:textId="77777777" w:rsidR="0098271F" w:rsidRDefault="0098271F" w:rsidP="0098271F">
            <w:pPr>
              <w:jc w:val="left"/>
              <w:rPr>
                <w:rFonts w:eastAsia="Meiryo UI" w:cs="Arial"/>
                <w:szCs w:val="20"/>
                <w:lang w:val="en-GB"/>
              </w:rPr>
            </w:pPr>
          </w:p>
        </w:tc>
        <w:tc>
          <w:tcPr>
            <w:tcW w:w="3330" w:type="dxa"/>
          </w:tcPr>
          <w:p w14:paraId="739196FE" w14:textId="1A7A56A3" w:rsidR="0098271F" w:rsidRPr="0082233B" w:rsidRDefault="0098271F" w:rsidP="0098271F">
            <w:pPr>
              <w:jc w:val="left"/>
              <w:rPr>
                <w:rFonts w:eastAsia="Meiryo UI" w:cs="Arial"/>
                <w:szCs w:val="20"/>
                <w:lang w:val="en-GB"/>
              </w:rPr>
            </w:pPr>
            <w:r w:rsidRPr="0082233B">
              <w:rPr>
                <w:rFonts w:eastAsia="Meiryo UI" w:cs="Arial"/>
                <w:szCs w:val="20"/>
                <w:lang w:val="en-GB"/>
              </w:rPr>
              <w:t>[Covers: req-8552172-00528000]</w:t>
            </w:r>
          </w:p>
        </w:tc>
        <w:tc>
          <w:tcPr>
            <w:tcW w:w="4420" w:type="dxa"/>
          </w:tcPr>
          <w:p w14:paraId="335A7227" w14:textId="697B92A4" w:rsidR="0098271F" w:rsidRPr="00B95DB5" w:rsidRDefault="0098271F" w:rsidP="0098271F">
            <w:pPr>
              <w:jc w:val="left"/>
              <w:rPr>
                <w:rFonts w:eastAsia="Meiryo UI" w:cs="Arial"/>
                <w:szCs w:val="20"/>
                <w:lang w:val="en-GB"/>
              </w:rPr>
            </w:pPr>
            <w:r w:rsidRPr="00270481">
              <w:rPr>
                <w:rFonts w:eastAsia="Meiryo UI" w:cs="Arial"/>
                <w:szCs w:val="20"/>
                <w:lang w:val="en-GB"/>
              </w:rPr>
              <w:t>The requirement is for general design guideline.</w:t>
            </w:r>
          </w:p>
        </w:tc>
      </w:tr>
      <w:tr w:rsidR="0098271F" w:rsidRPr="00B95DB5" w14:paraId="3B86DF3A" w14:textId="77777777" w:rsidTr="0098271F">
        <w:tc>
          <w:tcPr>
            <w:tcW w:w="2515" w:type="dxa"/>
            <w:vMerge/>
          </w:tcPr>
          <w:p w14:paraId="539CA802" w14:textId="77777777" w:rsidR="0098271F" w:rsidRDefault="0098271F" w:rsidP="0098271F">
            <w:pPr>
              <w:jc w:val="left"/>
              <w:rPr>
                <w:rFonts w:eastAsia="Meiryo UI" w:cs="Arial"/>
                <w:szCs w:val="20"/>
                <w:lang w:val="en-GB"/>
              </w:rPr>
            </w:pPr>
          </w:p>
        </w:tc>
        <w:tc>
          <w:tcPr>
            <w:tcW w:w="3330" w:type="dxa"/>
          </w:tcPr>
          <w:p w14:paraId="3BE635C2" w14:textId="02BCE055" w:rsidR="0098271F" w:rsidRPr="0082233B" w:rsidRDefault="0098271F" w:rsidP="0098271F">
            <w:pPr>
              <w:jc w:val="left"/>
              <w:rPr>
                <w:rFonts w:eastAsia="Meiryo UI" w:cs="Arial"/>
                <w:szCs w:val="20"/>
                <w:lang w:val="en-GB"/>
              </w:rPr>
            </w:pPr>
            <w:r w:rsidRPr="0082233B">
              <w:rPr>
                <w:rFonts w:eastAsia="Meiryo UI" w:cs="Arial"/>
                <w:szCs w:val="20"/>
                <w:lang w:val="en-GB"/>
              </w:rPr>
              <w:t>[Covers: req-8552172-00528001]</w:t>
            </w:r>
          </w:p>
        </w:tc>
        <w:tc>
          <w:tcPr>
            <w:tcW w:w="4420" w:type="dxa"/>
          </w:tcPr>
          <w:p w14:paraId="09A935F0" w14:textId="0ED48603" w:rsidR="0098271F" w:rsidRPr="00B95DB5" w:rsidRDefault="0098271F" w:rsidP="0098271F">
            <w:pPr>
              <w:jc w:val="left"/>
              <w:rPr>
                <w:rFonts w:eastAsia="Meiryo UI" w:cs="Arial"/>
                <w:szCs w:val="20"/>
                <w:lang w:val="en-GB"/>
              </w:rPr>
            </w:pPr>
            <w:r>
              <w:rPr>
                <w:rFonts w:eastAsia="Meiryo UI" w:cs="Arial"/>
                <w:szCs w:val="20"/>
                <w:lang w:val="en-GB"/>
              </w:rPr>
              <w:t>ProtoConv can</w:t>
            </w:r>
            <w:r w:rsidRPr="00270481">
              <w:rPr>
                <w:rFonts w:eastAsia="Meiryo UI" w:cs="Arial"/>
                <w:szCs w:val="20"/>
                <w:lang w:val="en-GB"/>
              </w:rPr>
              <w:t xml:space="preserve"> directly access to microcontroller resources (e.g. a hardware timer)</w:t>
            </w:r>
            <w:r>
              <w:rPr>
                <w:rFonts w:eastAsia="Meiryo UI" w:cs="Arial"/>
                <w:szCs w:val="20"/>
                <w:lang w:val="en-GB"/>
              </w:rPr>
              <w:t xml:space="preserve"> or</w:t>
            </w:r>
            <w:r w:rsidRPr="00270481">
              <w:rPr>
                <w:rFonts w:eastAsia="Meiryo UI" w:cs="Arial"/>
                <w:szCs w:val="20"/>
                <w:lang w:val="en-GB"/>
              </w:rPr>
              <w:t xml:space="preserve"> use the MCAL</w:t>
            </w:r>
            <w:r>
              <w:rPr>
                <w:rFonts w:eastAsia="Meiryo UI" w:cs="Arial"/>
                <w:szCs w:val="20"/>
                <w:lang w:val="en-GB"/>
              </w:rPr>
              <w:t>(e.g. CAN and ETH)</w:t>
            </w:r>
            <w:r w:rsidRPr="00E6076E">
              <w:rPr>
                <w:rFonts w:eastAsia="Meiryo UI" w:cs="Arial"/>
                <w:szCs w:val="20"/>
                <w:lang w:val="en-GB"/>
              </w:rPr>
              <w:t>.</w:t>
            </w:r>
          </w:p>
        </w:tc>
      </w:tr>
    </w:tbl>
    <w:p w14:paraId="4CC476DF" w14:textId="705DEBDD" w:rsidR="005E18E4" w:rsidRDefault="005E18E4" w:rsidP="00032018">
      <w:pPr>
        <w:spacing w:after="120"/>
      </w:pPr>
    </w:p>
    <w:p w14:paraId="5E2E6609" w14:textId="77777777" w:rsidR="005E18E4" w:rsidRDefault="005E18E4" w:rsidP="00032018">
      <w:pPr>
        <w:spacing w:after="120"/>
        <w:jc w:val="left"/>
      </w:pPr>
      <w:r>
        <w:br w:type="page"/>
      </w:r>
    </w:p>
    <w:p w14:paraId="08C3685E" w14:textId="4D2E4498" w:rsidR="00F1269F" w:rsidRDefault="00D21706" w:rsidP="00032018">
      <w:pPr>
        <w:spacing w:after="120"/>
        <w:rPr>
          <w:b/>
          <w:color w:val="FF0000"/>
          <w:szCs w:val="20"/>
          <w:lang w:val="en-GB"/>
        </w:rPr>
      </w:pPr>
      <w:bookmarkStart w:id="580" w:name="_Toc442013311"/>
      <w:bookmarkStart w:id="581" w:name="_Toc442013337"/>
      <w:bookmarkStart w:id="582" w:name="_Toc442013364"/>
      <w:bookmarkStart w:id="583" w:name="_Toc442013365"/>
      <w:bookmarkStart w:id="584" w:name="_Toc442013366"/>
      <w:bookmarkStart w:id="585" w:name="_Toc442013367"/>
      <w:bookmarkStart w:id="586" w:name="_Toc442013368"/>
      <w:bookmarkStart w:id="587" w:name="_Toc442013369"/>
      <w:bookmarkStart w:id="588" w:name="_Toc442013370"/>
      <w:bookmarkStart w:id="589" w:name="_Toc442013372"/>
      <w:bookmarkStart w:id="590" w:name="_Toc442013373"/>
      <w:bookmarkStart w:id="591" w:name="_Toc442013374"/>
      <w:bookmarkStart w:id="592" w:name="_Toc442013376"/>
      <w:bookmarkStart w:id="593" w:name="_Toc442013377"/>
      <w:bookmarkStart w:id="594" w:name="_Toc442013378"/>
      <w:bookmarkStart w:id="595" w:name="_Toc442013379"/>
      <w:bookmarkStart w:id="596" w:name="_Toc442013380"/>
      <w:bookmarkStart w:id="597" w:name="_Toc442013383"/>
      <w:bookmarkStart w:id="598" w:name="_Toc442013385"/>
      <w:bookmarkStart w:id="599" w:name="_Toc442013386"/>
      <w:bookmarkStart w:id="600" w:name="_Toc442013387"/>
      <w:bookmarkStart w:id="601" w:name="_Toc442013388"/>
      <w:bookmarkStart w:id="602" w:name="_Toc442013389"/>
      <w:bookmarkStart w:id="603" w:name="_Toc442013390"/>
      <w:bookmarkStart w:id="604" w:name="_Toc442013391"/>
      <w:bookmarkStart w:id="605" w:name="_Toc442013400"/>
      <w:bookmarkStart w:id="606" w:name="_Toc442013859"/>
      <w:bookmarkStart w:id="607" w:name="_Toc443056289"/>
      <w:bookmarkStart w:id="608" w:name="_Toc443057277"/>
      <w:bookmarkStart w:id="609" w:name="_Toc442013406"/>
      <w:bookmarkStart w:id="610" w:name="_Toc442013865"/>
      <w:bookmarkStart w:id="611" w:name="_Toc443056295"/>
      <w:bookmarkStart w:id="612" w:name="_Toc443057283"/>
      <w:bookmarkStart w:id="613" w:name="_Toc442013505"/>
      <w:bookmarkStart w:id="614" w:name="_Toc442013964"/>
      <w:bookmarkStart w:id="615" w:name="_Toc443056394"/>
      <w:bookmarkStart w:id="616" w:name="_Toc443057382"/>
      <w:bookmarkStart w:id="617" w:name="_Toc442013506"/>
      <w:bookmarkStart w:id="618" w:name="_Toc442013965"/>
      <w:bookmarkStart w:id="619" w:name="_Toc443056395"/>
      <w:bookmarkStart w:id="620" w:name="_Toc443057383"/>
      <w:bookmarkStart w:id="621" w:name="_Toc442013507"/>
      <w:bookmarkStart w:id="622" w:name="_Toc442013966"/>
      <w:bookmarkStart w:id="623" w:name="_Toc443056396"/>
      <w:bookmarkStart w:id="624" w:name="_Toc443057384"/>
      <w:bookmarkStart w:id="625" w:name="_Toc442013512"/>
      <w:bookmarkStart w:id="626" w:name="_Toc442013971"/>
      <w:bookmarkStart w:id="627" w:name="_Toc443056401"/>
      <w:bookmarkStart w:id="628" w:name="_Toc443057389"/>
      <w:bookmarkStart w:id="629" w:name="_Toc442013750"/>
      <w:bookmarkStart w:id="630" w:name="_Toc442014209"/>
      <w:bookmarkStart w:id="631" w:name="_Toc443056639"/>
      <w:bookmarkStart w:id="632" w:name="_Toc443057627"/>
      <w:bookmarkStart w:id="633" w:name="_Toc442013755"/>
      <w:bookmarkStart w:id="634" w:name="_Toc442014214"/>
      <w:bookmarkStart w:id="635" w:name="_Toc443056644"/>
      <w:bookmarkStart w:id="636" w:name="_Toc443057632"/>
      <w:bookmarkStart w:id="637" w:name="_Toc442013760"/>
      <w:bookmarkStart w:id="638" w:name="_Toc442014219"/>
      <w:bookmarkStart w:id="639" w:name="_Toc443056649"/>
      <w:bookmarkStart w:id="640" w:name="_Toc443057637"/>
      <w:bookmarkStart w:id="641" w:name="_Toc442013762"/>
      <w:bookmarkStart w:id="642" w:name="_Toc442014221"/>
      <w:bookmarkStart w:id="643" w:name="_Toc443056651"/>
      <w:bookmarkStart w:id="644" w:name="_Toc443057639"/>
      <w:bookmarkEnd w:id="14"/>
      <w:bookmarkEnd w:id="576"/>
      <w:bookmarkEnd w:id="577"/>
      <w:bookmarkEnd w:id="578"/>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sidRPr="00D21706">
        <w:rPr>
          <w:b/>
          <w:sz w:val="28"/>
          <w:szCs w:val="28"/>
          <w:lang w:val="en-GB"/>
        </w:rPr>
        <w:lastRenderedPageBreak/>
        <w:t>Version</w:t>
      </w:r>
      <w:r w:rsidR="00F1269F" w:rsidRPr="006B3F1B">
        <w:rPr>
          <w:b/>
          <w:sz w:val="28"/>
          <w:szCs w:val="28"/>
          <w:lang w:val="en-GB"/>
        </w:rPr>
        <w:t xml:space="preserve"> History</w:t>
      </w:r>
    </w:p>
    <w:p w14:paraId="26D5C51E" w14:textId="77777777" w:rsidR="00FF0AF0" w:rsidRPr="00401E2D" w:rsidRDefault="00FF0AF0" w:rsidP="00032018">
      <w:pPr>
        <w:spacing w:after="120"/>
        <w:rPr>
          <w:bCs/>
          <w:sz w:val="28"/>
          <w:szCs w:val="28"/>
          <w:lang w:val="en-GB"/>
        </w:rPr>
      </w:pPr>
    </w:p>
    <w:tbl>
      <w:tblPr>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5"/>
        <w:gridCol w:w="900"/>
        <w:gridCol w:w="4655"/>
        <w:gridCol w:w="1350"/>
        <w:gridCol w:w="1350"/>
        <w:gridCol w:w="1125"/>
      </w:tblGrid>
      <w:tr w:rsidR="006C49B8" w:rsidRPr="0095758C" w14:paraId="33F26ABE" w14:textId="77777777" w:rsidTr="003F6AF4">
        <w:trPr>
          <w:trHeight w:val="295"/>
          <w:jc w:val="center"/>
        </w:trPr>
        <w:tc>
          <w:tcPr>
            <w:tcW w:w="1255" w:type="dxa"/>
            <w:shd w:val="pct25" w:color="auto" w:fill="auto"/>
            <w:vAlign w:val="center"/>
          </w:tcPr>
          <w:p w14:paraId="74EE354D" w14:textId="77777777" w:rsidR="007974C6" w:rsidRPr="0095758C" w:rsidRDefault="007974C6" w:rsidP="00032018">
            <w:pPr>
              <w:pStyle w:val="a1"/>
              <w:spacing w:before="0" w:after="0"/>
              <w:jc w:val="left"/>
              <w:rPr>
                <w:rFonts w:eastAsia="Meiryo UI" w:cs="Arial"/>
                <w:b/>
                <w:szCs w:val="20"/>
                <w:lang w:val="en-US" w:eastAsia="ja-JP"/>
              </w:rPr>
            </w:pPr>
            <w:bookmarkStart w:id="645" w:name="_Toc368666926"/>
            <w:bookmarkStart w:id="646" w:name="_Toc368667192"/>
            <w:bookmarkStart w:id="647" w:name="_Toc369018563"/>
            <w:bookmarkStart w:id="648" w:name="_Toc372047949"/>
            <w:bookmarkStart w:id="649" w:name="_Toc372128413"/>
            <w:bookmarkStart w:id="650" w:name="_Toc368666833"/>
            <w:bookmarkStart w:id="651" w:name="_Toc368666862"/>
            <w:bookmarkStart w:id="652" w:name="_Toc368666898"/>
            <w:bookmarkStart w:id="653" w:name="_Toc368666927"/>
            <w:bookmarkStart w:id="654" w:name="_Toc368667193"/>
            <w:bookmarkStart w:id="655" w:name="_Toc369018564"/>
            <w:bookmarkStart w:id="656" w:name="_Toc372047950"/>
            <w:bookmarkStart w:id="657" w:name="_Toc372128414"/>
            <w:bookmarkStart w:id="658" w:name="_Toc368666834"/>
            <w:bookmarkStart w:id="659" w:name="_Toc368666863"/>
            <w:bookmarkStart w:id="660" w:name="_Toc368666899"/>
            <w:bookmarkStart w:id="661" w:name="_Toc368666928"/>
            <w:bookmarkStart w:id="662" w:name="_Toc368667194"/>
            <w:bookmarkStart w:id="663" w:name="_Toc369018565"/>
            <w:bookmarkStart w:id="664" w:name="_Toc372047951"/>
            <w:bookmarkStart w:id="665" w:name="_Toc372128415"/>
            <w:bookmarkStart w:id="666" w:name="_Toc368666835"/>
            <w:bookmarkStart w:id="667" w:name="_Toc368666864"/>
            <w:bookmarkStart w:id="668" w:name="_Toc368666900"/>
            <w:bookmarkStart w:id="669" w:name="_Toc368666929"/>
            <w:bookmarkStart w:id="670" w:name="_Toc368667195"/>
            <w:bookmarkStart w:id="671" w:name="_Toc369018566"/>
            <w:bookmarkStart w:id="672" w:name="_Toc372047952"/>
            <w:bookmarkStart w:id="673" w:name="_Toc372128416"/>
            <w:bookmarkStart w:id="674" w:name="_Toc368666836"/>
            <w:bookmarkStart w:id="675" w:name="_Toc368666865"/>
            <w:bookmarkStart w:id="676" w:name="_Toc368666901"/>
            <w:bookmarkStart w:id="677" w:name="_Toc368666930"/>
            <w:bookmarkStart w:id="678" w:name="_Toc368667196"/>
            <w:bookmarkStart w:id="679" w:name="_Toc369018567"/>
            <w:bookmarkStart w:id="680" w:name="_Toc372047953"/>
            <w:bookmarkStart w:id="681" w:name="_Toc372128417"/>
            <w:bookmarkStart w:id="682" w:name="_Toc368666837"/>
            <w:bookmarkStart w:id="683" w:name="_Toc368666866"/>
            <w:bookmarkStart w:id="684" w:name="_Toc368666902"/>
            <w:bookmarkStart w:id="685" w:name="_Toc368666931"/>
            <w:bookmarkStart w:id="686" w:name="_Toc368667197"/>
            <w:bookmarkStart w:id="687" w:name="_Toc369018568"/>
            <w:bookmarkStart w:id="688" w:name="_Toc372047954"/>
            <w:bookmarkStart w:id="689" w:name="_Toc372128418"/>
            <w:bookmarkStart w:id="690" w:name="_Toc368666932"/>
            <w:bookmarkStart w:id="691" w:name="_Toc368667198"/>
            <w:bookmarkStart w:id="692" w:name="_Toc369018569"/>
            <w:bookmarkStart w:id="693" w:name="_Toc372047955"/>
            <w:bookmarkStart w:id="694" w:name="_Toc372128419"/>
            <w:bookmarkStart w:id="695" w:name="_Toc372047963"/>
            <w:bookmarkStart w:id="696" w:name="_Toc372128427"/>
            <w:bookmarkStart w:id="697" w:name="_Toc372047964"/>
            <w:bookmarkStart w:id="698" w:name="_Toc372128428"/>
            <w:bookmarkStart w:id="699" w:name="_Toc372049066"/>
            <w:bookmarkStart w:id="700" w:name="_Toc372129530"/>
            <w:bookmarkStart w:id="701" w:name="_Toc432006144"/>
            <w:bookmarkStart w:id="702" w:name="_Toc432006565"/>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r w:rsidRPr="0095758C">
              <w:rPr>
                <w:rFonts w:eastAsia="Meiryo UI" w:cs="Arial"/>
                <w:b/>
                <w:szCs w:val="20"/>
                <w:lang w:val="en-US" w:eastAsia="ja-JP"/>
              </w:rPr>
              <w:t>Date</w:t>
            </w:r>
          </w:p>
        </w:tc>
        <w:tc>
          <w:tcPr>
            <w:tcW w:w="900" w:type="dxa"/>
            <w:shd w:val="pct25" w:color="auto" w:fill="auto"/>
            <w:vAlign w:val="center"/>
          </w:tcPr>
          <w:p w14:paraId="717FB525" w14:textId="216EF001" w:rsidR="007974C6" w:rsidRPr="0095758C" w:rsidRDefault="00EA4A86" w:rsidP="00032018">
            <w:pPr>
              <w:pStyle w:val="a1"/>
              <w:spacing w:before="0" w:after="0"/>
              <w:jc w:val="left"/>
              <w:rPr>
                <w:rFonts w:eastAsia="Meiryo UI" w:cs="Arial"/>
                <w:b/>
                <w:szCs w:val="20"/>
                <w:lang w:val="en-US" w:eastAsia="ja-JP"/>
              </w:rPr>
            </w:pPr>
            <w:r w:rsidRPr="0095758C">
              <w:rPr>
                <w:rFonts w:eastAsia="Meiryo UI" w:cs="Arial"/>
                <w:b/>
                <w:szCs w:val="20"/>
                <w:lang w:val="en-US" w:eastAsia="ja-JP"/>
              </w:rPr>
              <w:t>Version</w:t>
            </w:r>
          </w:p>
        </w:tc>
        <w:tc>
          <w:tcPr>
            <w:tcW w:w="4655" w:type="dxa"/>
            <w:shd w:val="pct25" w:color="auto" w:fill="auto"/>
            <w:vAlign w:val="center"/>
          </w:tcPr>
          <w:p w14:paraId="4B55351E" w14:textId="77777777" w:rsidR="007974C6" w:rsidRPr="0095758C" w:rsidRDefault="007974C6" w:rsidP="00032018">
            <w:pPr>
              <w:pStyle w:val="a1"/>
              <w:spacing w:before="0" w:after="0"/>
              <w:jc w:val="left"/>
              <w:rPr>
                <w:rFonts w:eastAsia="Meiryo UI" w:cs="Arial"/>
                <w:b/>
                <w:szCs w:val="20"/>
                <w:lang w:val="en-US" w:eastAsia="ja-JP"/>
              </w:rPr>
            </w:pPr>
            <w:r w:rsidRPr="0095758C">
              <w:rPr>
                <w:rFonts w:eastAsia="Meiryo UI" w:cs="Arial"/>
                <w:b/>
                <w:szCs w:val="20"/>
                <w:lang w:val="en-US" w:eastAsia="ja-JP"/>
              </w:rPr>
              <w:t>Change</w:t>
            </w:r>
          </w:p>
        </w:tc>
        <w:tc>
          <w:tcPr>
            <w:tcW w:w="1350" w:type="dxa"/>
            <w:shd w:val="pct25" w:color="auto" w:fill="auto"/>
            <w:vAlign w:val="center"/>
          </w:tcPr>
          <w:p w14:paraId="1EE3904D" w14:textId="47BB16CC" w:rsidR="007974C6" w:rsidRPr="0095758C" w:rsidRDefault="00305A9D" w:rsidP="00032018">
            <w:pPr>
              <w:pStyle w:val="a1"/>
              <w:spacing w:before="0" w:after="0"/>
              <w:jc w:val="left"/>
              <w:rPr>
                <w:rFonts w:eastAsia="Meiryo UI" w:cs="Arial"/>
                <w:b/>
                <w:bCs/>
                <w:szCs w:val="20"/>
                <w:lang w:val="en-US" w:eastAsia="ja-JP"/>
              </w:rPr>
            </w:pPr>
            <w:r w:rsidRPr="0095758C">
              <w:rPr>
                <w:rFonts w:eastAsia="Meiryo UI" w:cs="Arial"/>
                <w:b/>
                <w:bCs/>
                <w:szCs w:val="20"/>
              </w:rPr>
              <w:t>Approver</w:t>
            </w:r>
          </w:p>
        </w:tc>
        <w:tc>
          <w:tcPr>
            <w:tcW w:w="1350" w:type="dxa"/>
            <w:shd w:val="pct25" w:color="auto" w:fill="auto"/>
            <w:vAlign w:val="center"/>
          </w:tcPr>
          <w:p w14:paraId="1B2389A1" w14:textId="11E1103E" w:rsidR="007974C6" w:rsidRPr="0095758C" w:rsidRDefault="00305A9D" w:rsidP="00032018">
            <w:pPr>
              <w:pStyle w:val="a1"/>
              <w:spacing w:before="0" w:after="0"/>
              <w:jc w:val="left"/>
              <w:rPr>
                <w:rFonts w:eastAsia="Meiryo UI" w:cs="Arial"/>
                <w:b/>
                <w:bCs/>
                <w:szCs w:val="20"/>
                <w:lang w:val="en-US" w:eastAsia="ja-JP"/>
              </w:rPr>
            </w:pPr>
            <w:r w:rsidRPr="0095758C">
              <w:rPr>
                <w:rFonts w:eastAsia="Meiryo UI" w:cs="Arial"/>
                <w:b/>
                <w:bCs/>
                <w:szCs w:val="20"/>
              </w:rPr>
              <w:t>Checker</w:t>
            </w:r>
          </w:p>
        </w:tc>
        <w:tc>
          <w:tcPr>
            <w:tcW w:w="1125" w:type="dxa"/>
            <w:shd w:val="pct25" w:color="auto" w:fill="auto"/>
            <w:vAlign w:val="center"/>
          </w:tcPr>
          <w:p w14:paraId="3D63AD0C" w14:textId="2BDC049C" w:rsidR="007974C6" w:rsidRPr="0095758C" w:rsidRDefault="00305A9D" w:rsidP="00032018">
            <w:pPr>
              <w:pStyle w:val="a1"/>
              <w:spacing w:before="0" w:after="0"/>
              <w:jc w:val="left"/>
              <w:rPr>
                <w:rFonts w:eastAsia="Meiryo UI" w:cs="Arial"/>
                <w:b/>
                <w:bCs/>
                <w:szCs w:val="20"/>
                <w:lang w:val="en-US" w:eastAsia="ja-JP"/>
              </w:rPr>
            </w:pPr>
            <w:r w:rsidRPr="0095758C">
              <w:rPr>
                <w:rFonts w:eastAsia="Meiryo UI" w:cs="Arial"/>
                <w:b/>
                <w:bCs/>
                <w:szCs w:val="20"/>
                <w:lang w:val="en-US" w:eastAsia="ja-JP"/>
              </w:rPr>
              <w:t>Author</w:t>
            </w:r>
          </w:p>
        </w:tc>
      </w:tr>
      <w:tr w:rsidR="006C49B8" w:rsidRPr="0095758C" w14:paraId="6DA51AED" w14:textId="77777777" w:rsidTr="003F6AF4">
        <w:trPr>
          <w:trHeight w:val="295"/>
          <w:jc w:val="center"/>
        </w:trPr>
        <w:tc>
          <w:tcPr>
            <w:tcW w:w="1255" w:type="dxa"/>
          </w:tcPr>
          <w:p w14:paraId="26249997" w14:textId="7E6A8DC0" w:rsidR="00945B35" w:rsidRPr="0095758C" w:rsidRDefault="00B82DDD" w:rsidP="00032018">
            <w:pPr>
              <w:pStyle w:val="a1"/>
              <w:spacing w:before="0" w:after="0"/>
              <w:jc w:val="left"/>
              <w:rPr>
                <w:rFonts w:eastAsia="Meiryo UI" w:cs="Arial"/>
                <w:szCs w:val="20"/>
                <w:lang w:val="en-US" w:eastAsia="ja-JP"/>
              </w:rPr>
            </w:pPr>
            <w:r>
              <w:rPr>
                <w:rFonts w:eastAsia="Meiryo UI" w:cs="Arial" w:hint="eastAsia"/>
                <w:szCs w:val="20"/>
                <w:lang w:val="en-US" w:eastAsia="ja-JP"/>
              </w:rPr>
              <w:t>February 28, 2025</w:t>
            </w:r>
          </w:p>
        </w:tc>
        <w:tc>
          <w:tcPr>
            <w:tcW w:w="900" w:type="dxa"/>
          </w:tcPr>
          <w:p w14:paraId="652506C7" w14:textId="036D41EC" w:rsidR="00945B35" w:rsidRPr="0095758C" w:rsidRDefault="00750D0D" w:rsidP="00032018">
            <w:pPr>
              <w:pStyle w:val="a1"/>
              <w:spacing w:before="0" w:after="0"/>
              <w:jc w:val="left"/>
              <w:rPr>
                <w:rFonts w:eastAsia="Meiryo UI" w:cs="Arial"/>
                <w:szCs w:val="20"/>
                <w:lang w:val="en-US" w:eastAsia="ja-JP"/>
              </w:rPr>
            </w:pPr>
            <w:r w:rsidRPr="0095758C">
              <w:rPr>
                <w:rFonts w:eastAsia="Meiryo UI" w:cs="Arial"/>
                <w:szCs w:val="20"/>
                <w:lang w:val="en-US" w:eastAsia="ja-JP"/>
              </w:rPr>
              <w:t>1</w:t>
            </w:r>
            <w:r w:rsidR="00945B35" w:rsidRPr="0095758C">
              <w:rPr>
                <w:rFonts w:eastAsia="Meiryo UI" w:cs="Arial"/>
                <w:szCs w:val="20"/>
                <w:lang w:val="en-US" w:eastAsia="ja-JP"/>
              </w:rPr>
              <w:t>.00</w:t>
            </w:r>
          </w:p>
        </w:tc>
        <w:tc>
          <w:tcPr>
            <w:tcW w:w="4655" w:type="dxa"/>
          </w:tcPr>
          <w:p w14:paraId="5881E0B9" w14:textId="74E29F27" w:rsidR="00AC038C" w:rsidRPr="0095758C" w:rsidRDefault="00DC043E" w:rsidP="00032018">
            <w:pPr>
              <w:widowControl w:val="0"/>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Initial Version</w:t>
            </w:r>
          </w:p>
        </w:tc>
        <w:tc>
          <w:tcPr>
            <w:tcW w:w="1350" w:type="dxa"/>
          </w:tcPr>
          <w:p w14:paraId="099710A5" w14:textId="67FD5026" w:rsidR="00945B35" w:rsidRPr="0095758C" w:rsidRDefault="00AD0812" w:rsidP="00032018">
            <w:pPr>
              <w:pStyle w:val="a1"/>
              <w:spacing w:before="0" w:after="0"/>
              <w:jc w:val="left"/>
              <w:rPr>
                <w:rFonts w:eastAsia="Meiryo UI" w:cs="Arial"/>
                <w:szCs w:val="20"/>
                <w:lang w:val="en-US" w:eastAsia="ja-JP"/>
              </w:rPr>
            </w:pPr>
            <w:r>
              <w:rPr>
                <w:rFonts w:eastAsia="Meiryo UI" w:cs="Arial" w:hint="eastAsia"/>
                <w:szCs w:val="20"/>
                <w:lang w:val="en-US" w:eastAsia="ja-JP"/>
              </w:rPr>
              <w:t>H.Shigehisa</w:t>
            </w:r>
          </w:p>
        </w:tc>
        <w:tc>
          <w:tcPr>
            <w:tcW w:w="1350" w:type="dxa"/>
          </w:tcPr>
          <w:p w14:paraId="036651F4" w14:textId="633E3532" w:rsidR="009765B7" w:rsidRPr="0095758C" w:rsidRDefault="00AD0812" w:rsidP="00032018">
            <w:pPr>
              <w:pStyle w:val="a1"/>
              <w:spacing w:before="0" w:after="0"/>
              <w:jc w:val="left"/>
              <w:rPr>
                <w:rFonts w:eastAsia="Meiryo UI" w:cs="Arial"/>
                <w:szCs w:val="20"/>
                <w:lang w:val="en-US" w:eastAsia="ja-JP"/>
              </w:rPr>
            </w:pPr>
            <w:r>
              <w:rPr>
                <w:rFonts w:eastAsia="Meiryo UI" w:cs="Arial" w:hint="eastAsia"/>
                <w:szCs w:val="20"/>
                <w:lang w:val="en-US" w:eastAsia="ja-JP"/>
              </w:rPr>
              <w:t>T.Toyoshima</w:t>
            </w:r>
          </w:p>
        </w:tc>
        <w:tc>
          <w:tcPr>
            <w:tcW w:w="1125" w:type="dxa"/>
          </w:tcPr>
          <w:p w14:paraId="0762A01D" w14:textId="654B0C26" w:rsidR="00945B35" w:rsidRPr="0095758C" w:rsidRDefault="00945B35" w:rsidP="00032018">
            <w:pPr>
              <w:pStyle w:val="a1"/>
              <w:spacing w:before="0" w:after="0"/>
              <w:jc w:val="left"/>
              <w:rPr>
                <w:rFonts w:eastAsia="Meiryo UI" w:cs="Arial"/>
                <w:szCs w:val="20"/>
                <w:lang w:val="en-US" w:eastAsia="ja-JP"/>
              </w:rPr>
            </w:pPr>
            <w:r w:rsidRPr="0095758C">
              <w:rPr>
                <w:rFonts w:eastAsia="Meiryo UI" w:cs="Arial"/>
                <w:szCs w:val="20"/>
                <w:lang w:val="en-US" w:eastAsia="ja-JP"/>
              </w:rPr>
              <w:t>Huy Huynh</w:t>
            </w:r>
          </w:p>
        </w:tc>
      </w:tr>
      <w:tr w:rsidR="003F741E" w:rsidRPr="0095758C" w14:paraId="1056A92D" w14:textId="77777777" w:rsidTr="003F6AF4">
        <w:trPr>
          <w:trHeight w:val="295"/>
          <w:jc w:val="center"/>
        </w:trPr>
        <w:tc>
          <w:tcPr>
            <w:tcW w:w="1255" w:type="dxa"/>
          </w:tcPr>
          <w:p w14:paraId="63063240" w14:textId="53A4FC2E" w:rsidR="003F741E" w:rsidRDefault="001128F1" w:rsidP="00032018">
            <w:pPr>
              <w:pStyle w:val="a1"/>
              <w:spacing w:before="0" w:after="0"/>
              <w:jc w:val="left"/>
              <w:rPr>
                <w:rFonts w:eastAsia="Meiryo UI" w:cs="Arial"/>
                <w:szCs w:val="20"/>
                <w:lang w:val="en-US" w:eastAsia="ja-JP"/>
              </w:rPr>
            </w:pPr>
            <w:r>
              <w:rPr>
                <w:rFonts w:eastAsia="Meiryo UI" w:cs="Arial"/>
                <w:szCs w:val="20"/>
                <w:lang w:val="en-US" w:eastAsia="ja-JP"/>
              </w:rPr>
              <w:t>June</w:t>
            </w:r>
            <w:r w:rsidR="003F741E">
              <w:rPr>
                <w:rFonts w:eastAsia="Meiryo UI" w:cs="Arial"/>
                <w:szCs w:val="20"/>
                <w:lang w:val="en-US" w:eastAsia="ja-JP"/>
              </w:rPr>
              <w:t xml:space="preserve"> </w:t>
            </w:r>
            <w:r>
              <w:rPr>
                <w:rFonts w:eastAsia="Meiryo UI" w:cs="Arial"/>
                <w:szCs w:val="20"/>
                <w:lang w:val="en-US" w:eastAsia="ja-JP"/>
              </w:rPr>
              <w:t>1</w:t>
            </w:r>
            <w:r w:rsidR="001C3115">
              <w:rPr>
                <w:rFonts w:eastAsia="Meiryo UI" w:cs="Arial"/>
                <w:szCs w:val="20"/>
                <w:lang w:val="en-US" w:eastAsia="ja-JP"/>
              </w:rPr>
              <w:t>5</w:t>
            </w:r>
            <w:r w:rsidR="003F741E">
              <w:rPr>
                <w:rFonts w:eastAsia="Meiryo UI" w:cs="Arial"/>
                <w:szCs w:val="20"/>
                <w:lang w:val="en-US" w:eastAsia="ja-JP"/>
              </w:rPr>
              <w:t>, 2025</w:t>
            </w:r>
          </w:p>
        </w:tc>
        <w:tc>
          <w:tcPr>
            <w:tcW w:w="900" w:type="dxa"/>
          </w:tcPr>
          <w:p w14:paraId="7FC29C36" w14:textId="2CA36E48" w:rsidR="003F741E" w:rsidRPr="0095758C" w:rsidRDefault="003F741E" w:rsidP="00032018">
            <w:pPr>
              <w:pStyle w:val="a1"/>
              <w:spacing w:before="0" w:after="0"/>
              <w:jc w:val="left"/>
              <w:rPr>
                <w:rFonts w:eastAsia="Meiryo UI" w:cs="Arial"/>
                <w:szCs w:val="20"/>
                <w:lang w:val="en-US" w:eastAsia="ja-JP"/>
              </w:rPr>
            </w:pPr>
            <w:r>
              <w:rPr>
                <w:rFonts w:eastAsia="Meiryo UI" w:cs="Arial"/>
                <w:szCs w:val="20"/>
                <w:lang w:val="en-US" w:eastAsia="ja-JP"/>
              </w:rPr>
              <w:t>1.01</w:t>
            </w:r>
          </w:p>
        </w:tc>
        <w:tc>
          <w:tcPr>
            <w:tcW w:w="4655" w:type="dxa"/>
          </w:tcPr>
          <w:p w14:paraId="32B19EB1"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Table 2-79: Update PROTOCONV_MIXBUF_MAX value to XTOETH_DEST_TABLE_ENTRY_NUM and add definition of PROTOCONV_VENDOR_ID, PROTOCONV_MODULE_ID, PROTOCONV_INSTANCE_ID, PROTOCONV_AR_RELEASE_MAJOR_VERSION, PROTOCONV_AR_RELEASE_MINOR_VERSION, PROTOCONV_AR_RELEASE_REVISION_VERSION, PROTOCONV_SW_MAJOR_VERSION, PROTOCONV_SW_MINOR_VERSION, PROTOCONV_SW_PATCH_VERSION, PROTOCONV_PBTYPES_AR_RELEASE_MAJOR_VERSION, PROTOCONV_PBTYPES_AR_RELEASE_MINOR_VERSION, PROTOCONV_PBTYPES_AR_RELEASE_REVISION_VERSION, PROTOCONV_PBTYPES_SW_MAJOR_VERSION, PROTOCONV_PBTYPES_SW_MINOR_VERSION</w:t>
            </w:r>
          </w:p>
          <w:p w14:paraId="6321BE6C"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Figure 4-1, Table 4-2, and Table 4-3: remove the "common" suffix from the file names.</w:t>
            </w:r>
          </w:p>
          <w:p w14:paraId="20931213"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Table 2-35: Update description for the return value of ProtoConv_TriggerQueueDataXtoEth()</w:t>
            </w:r>
          </w:p>
          <w:p w14:paraId="45291867"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Table 3-2: Update description of ProtoConv_Init to add execution of ProtoConv_FifoInit() and update requirements mapping</w:t>
            </w:r>
          </w:p>
          <w:p w14:paraId="5499F56B"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Add the new section 3.2.2.14 for new function ProtoConv_FifoInit()</w:t>
            </w:r>
          </w:p>
          <w:p w14:paraId="3168E715"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Table 3-1: Remove ProtoConv_UtilCheckBufRangeOverlap from Function List</w:t>
            </w:r>
          </w:p>
          <w:p w14:paraId="2075E8F9" w14:textId="77777777" w:rsidR="001C3115" w:rsidRPr="001C3115"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Remove 3.4.2.11.ProtoConv_UtilCheckBufRangeOverlap</w:t>
            </w:r>
          </w:p>
          <w:p w14:paraId="1B05B1F4" w14:textId="77777777" w:rsidR="003F741E" w:rsidRDefault="001C3115" w:rsidP="001C3115">
            <w:pPr>
              <w:widowControl w:val="0"/>
              <w:tabs>
                <w:tab w:val="left" w:pos="864"/>
              </w:tabs>
              <w:overflowPunct w:val="0"/>
              <w:autoSpaceDE w:val="0"/>
              <w:autoSpaceDN w:val="0"/>
              <w:adjustRightInd w:val="0"/>
              <w:jc w:val="left"/>
              <w:textAlignment w:val="baseline"/>
              <w:rPr>
                <w:rFonts w:eastAsia="Meiryo UI" w:cs="Arial"/>
                <w:szCs w:val="20"/>
              </w:rPr>
            </w:pPr>
            <w:r w:rsidRPr="001C3115">
              <w:rPr>
                <w:rFonts w:eastAsia="Meiryo UI" w:cs="Arial"/>
                <w:szCs w:val="20"/>
              </w:rPr>
              <w:t>- Table 2-74 to 2-78: Update location of R_ProtoConv_CanFifoType, R_ProtoConv_LinFifoType, R_ProtoConv_PortFifoType, R_ProtoConv_EthFifoType to CDD_ProtoConv_Fifo.h</w:t>
            </w:r>
          </w:p>
          <w:p w14:paraId="67EFB116" w14:textId="32630C67" w:rsidR="00747D61" w:rsidRDefault="00747D61" w:rsidP="001C3115">
            <w:pPr>
              <w:widowControl w:val="0"/>
              <w:tabs>
                <w:tab w:val="left" w:pos="864"/>
              </w:tabs>
              <w:overflowPunct w:val="0"/>
              <w:autoSpaceDE w:val="0"/>
              <w:autoSpaceDN w:val="0"/>
              <w:adjustRightInd w:val="0"/>
              <w:jc w:val="left"/>
              <w:textAlignment w:val="baseline"/>
              <w:rPr>
                <w:rFonts w:eastAsia="Meiryo UI" w:cs="Arial"/>
                <w:szCs w:val="20"/>
              </w:rPr>
            </w:pPr>
            <w:r w:rsidRPr="00747D61">
              <w:rPr>
                <w:rFonts w:eastAsia="Meiryo UI" w:cs="Arial"/>
                <w:szCs w:val="20"/>
              </w:rPr>
              <w:t>- Table 3-35: Add range check of LusBitWidth in ProtoConv_UnpackPort</w:t>
            </w:r>
          </w:p>
        </w:tc>
        <w:tc>
          <w:tcPr>
            <w:tcW w:w="1350" w:type="dxa"/>
          </w:tcPr>
          <w:p w14:paraId="7169815D" w14:textId="4835F176" w:rsidR="003F741E" w:rsidRDefault="001128F1" w:rsidP="00032018">
            <w:pPr>
              <w:pStyle w:val="a1"/>
              <w:spacing w:before="0" w:after="0"/>
              <w:jc w:val="left"/>
              <w:rPr>
                <w:rFonts w:eastAsia="Meiryo UI" w:cs="Arial"/>
                <w:szCs w:val="20"/>
                <w:lang w:val="en-US" w:eastAsia="ja-JP"/>
              </w:rPr>
            </w:pPr>
            <w:r>
              <w:rPr>
                <w:rFonts w:eastAsia="Meiryo UI" w:cs="Arial"/>
                <w:szCs w:val="20"/>
                <w:lang w:val="en-US" w:eastAsia="ja-JP"/>
              </w:rPr>
              <w:t>Luan Le</w:t>
            </w:r>
          </w:p>
        </w:tc>
        <w:tc>
          <w:tcPr>
            <w:tcW w:w="1350" w:type="dxa"/>
          </w:tcPr>
          <w:p w14:paraId="7794CDF5" w14:textId="3E0C0C59" w:rsidR="003F741E" w:rsidRDefault="007E2207" w:rsidP="00032018">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22AE35E7" w14:textId="7AF70614" w:rsidR="003F741E" w:rsidRPr="0095758C" w:rsidRDefault="003F741E" w:rsidP="00032018">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742FD0" w:rsidRPr="0095758C" w14:paraId="7AEC9DAD" w14:textId="77777777" w:rsidTr="001C3115">
        <w:trPr>
          <w:trHeight w:val="295"/>
          <w:jc w:val="center"/>
        </w:trPr>
        <w:tc>
          <w:tcPr>
            <w:tcW w:w="1255" w:type="dxa"/>
          </w:tcPr>
          <w:p w14:paraId="541503B2" w14:textId="03D01E6A" w:rsidR="00742FD0" w:rsidRDefault="001128F1" w:rsidP="00032018">
            <w:pPr>
              <w:pStyle w:val="a1"/>
              <w:spacing w:before="0" w:after="0"/>
              <w:jc w:val="left"/>
              <w:rPr>
                <w:rFonts w:eastAsia="Meiryo UI" w:cs="Arial"/>
                <w:szCs w:val="20"/>
                <w:lang w:val="en-US" w:eastAsia="ja-JP"/>
              </w:rPr>
            </w:pPr>
            <w:r>
              <w:rPr>
                <w:rFonts w:eastAsia="Meiryo UI" w:cs="Arial"/>
                <w:szCs w:val="20"/>
                <w:lang w:val="en-US" w:eastAsia="ja-JP"/>
              </w:rPr>
              <w:t>June</w:t>
            </w:r>
            <w:r w:rsidR="00742FD0">
              <w:rPr>
                <w:rFonts w:eastAsia="Meiryo UI" w:cs="Arial"/>
                <w:szCs w:val="20"/>
                <w:lang w:val="en-US" w:eastAsia="ja-JP"/>
              </w:rPr>
              <w:t xml:space="preserve"> </w:t>
            </w:r>
            <w:r w:rsidR="00C4710C">
              <w:rPr>
                <w:rFonts w:eastAsia="Meiryo UI" w:cs="Arial"/>
                <w:szCs w:val="20"/>
                <w:lang w:val="en-US" w:eastAsia="ja-JP"/>
              </w:rPr>
              <w:t>2</w:t>
            </w:r>
            <w:r>
              <w:rPr>
                <w:rFonts w:eastAsia="Meiryo UI" w:cs="Arial"/>
                <w:szCs w:val="20"/>
                <w:lang w:val="en-US" w:eastAsia="ja-JP"/>
              </w:rPr>
              <w:t>0</w:t>
            </w:r>
            <w:r w:rsidR="00742FD0">
              <w:rPr>
                <w:rFonts w:eastAsia="Meiryo UI" w:cs="Arial"/>
                <w:szCs w:val="20"/>
                <w:lang w:val="en-US" w:eastAsia="ja-JP"/>
              </w:rPr>
              <w:t>, 2025</w:t>
            </w:r>
          </w:p>
        </w:tc>
        <w:tc>
          <w:tcPr>
            <w:tcW w:w="900" w:type="dxa"/>
          </w:tcPr>
          <w:p w14:paraId="453BB555" w14:textId="0A663E79" w:rsidR="00742FD0" w:rsidRDefault="00742FD0" w:rsidP="00032018">
            <w:pPr>
              <w:pStyle w:val="a1"/>
              <w:spacing w:before="0" w:after="0"/>
              <w:jc w:val="left"/>
              <w:rPr>
                <w:rFonts w:eastAsia="Meiryo UI" w:cs="Arial"/>
                <w:szCs w:val="20"/>
                <w:lang w:val="en-US" w:eastAsia="ja-JP"/>
              </w:rPr>
            </w:pPr>
            <w:r>
              <w:rPr>
                <w:rFonts w:eastAsia="Meiryo UI" w:cs="Arial"/>
                <w:szCs w:val="20"/>
                <w:lang w:val="en-US" w:eastAsia="ja-JP"/>
              </w:rPr>
              <w:t>1.02</w:t>
            </w:r>
          </w:p>
        </w:tc>
        <w:tc>
          <w:tcPr>
            <w:tcW w:w="4655" w:type="dxa"/>
          </w:tcPr>
          <w:p w14:paraId="3DA1DFD9" w14:textId="77777777" w:rsidR="00C4710C" w:rsidRPr="00C4710C" w:rsidRDefault="00C4710C" w:rsidP="00C4710C">
            <w:pPr>
              <w:widowControl w:val="0"/>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 Table 2-33: Add range check for frame length in </w:t>
            </w:r>
            <w:r w:rsidRPr="00C4710C">
              <w:rPr>
                <w:rFonts w:eastAsia="Meiryo UI" w:cs="Arial"/>
                <w:szCs w:val="20"/>
              </w:rPr>
              <w:t>R_ProtoConv_EnqueueEth</w:t>
            </w:r>
          </w:p>
          <w:p w14:paraId="1EA84669" w14:textId="141F94D0" w:rsidR="00742FD0" w:rsidRPr="001C3115" w:rsidRDefault="00742FD0" w:rsidP="00C4710C">
            <w:pPr>
              <w:widowControl w:val="0"/>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Table 3</w:t>
            </w:r>
            <w:r w:rsidR="00C4710C">
              <w:rPr>
                <w:rFonts w:eastAsia="Meiryo UI" w:cs="Arial"/>
                <w:szCs w:val="20"/>
              </w:rPr>
              <w:t>-</w:t>
            </w:r>
            <w:r>
              <w:rPr>
                <w:rFonts w:eastAsia="Meiryo UI" w:cs="Arial"/>
                <w:szCs w:val="20"/>
              </w:rPr>
              <w:t xml:space="preserve">35: Update description of </w:t>
            </w:r>
            <w:r w:rsidRPr="00742FD0">
              <w:rPr>
                <w:rFonts w:eastAsia="Meiryo UI" w:cs="Arial"/>
                <w:szCs w:val="20"/>
              </w:rPr>
              <w:t>ProtoConv_UnpackPort</w:t>
            </w:r>
            <w:r>
              <w:rPr>
                <w:rFonts w:eastAsia="Meiryo UI" w:cs="Arial"/>
                <w:szCs w:val="20"/>
              </w:rPr>
              <w:t xml:space="preserve"> for payload position after unpacking ACF Parallel message</w:t>
            </w:r>
          </w:p>
        </w:tc>
        <w:tc>
          <w:tcPr>
            <w:tcW w:w="1350" w:type="dxa"/>
          </w:tcPr>
          <w:p w14:paraId="38A1FD64" w14:textId="62730568" w:rsidR="00742FD0" w:rsidRDefault="001128F1" w:rsidP="00032018">
            <w:pPr>
              <w:pStyle w:val="a1"/>
              <w:spacing w:before="0" w:after="0"/>
              <w:jc w:val="left"/>
              <w:rPr>
                <w:rFonts w:eastAsia="Meiryo UI" w:cs="Arial"/>
                <w:szCs w:val="20"/>
                <w:lang w:val="en-US" w:eastAsia="ja-JP"/>
              </w:rPr>
            </w:pPr>
            <w:r>
              <w:rPr>
                <w:rFonts w:eastAsia="Meiryo UI" w:cs="Arial"/>
                <w:szCs w:val="20"/>
                <w:lang w:val="en-US" w:eastAsia="ja-JP"/>
              </w:rPr>
              <w:t>Luan Le</w:t>
            </w:r>
          </w:p>
        </w:tc>
        <w:tc>
          <w:tcPr>
            <w:tcW w:w="1350" w:type="dxa"/>
          </w:tcPr>
          <w:p w14:paraId="3982B79A" w14:textId="6CE66FB4" w:rsidR="00742FD0" w:rsidRDefault="007E2207" w:rsidP="00032018">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66CA535A" w14:textId="655ED6DD" w:rsidR="00742FD0" w:rsidRDefault="00742FD0" w:rsidP="00032018">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320A60" w:rsidRPr="0095758C" w14:paraId="6F6FE68B" w14:textId="77777777" w:rsidTr="001C3115">
        <w:trPr>
          <w:trHeight w:val="295"/>
          <w:jc w:val="center"/>
        </w:trPr>
        <w:tc>
          <w:tcPr>
            <w:tcW w:w="1255" w:type="dxa"/>
          </w:tcPr>
          <w:p w14:paraId="45D7BA3A" w14:textId="588D9652" w:rsidR="00320A60" w:rsidRDefault="00320A60" w:rsidP="00320A60">
            <w:pPr>
              <w:pStyle w:val="a1"/>
              <w:spacing w:before="0" w:after="0"/>
              <w:jc w:val="left"/>
              <w:rPr>
                <w:rFonts w:eastAsia="Meiryo UI" w:cs="Arial"/>
                <w:szCs w:val="20"/>
                <w:lang w:val="en-US" w:eastAsia="ja-JP"/>
              </w:rPr>
            </w:pPr>
            <w:r>
              <w:rPr>
                <w:rFonts w:eastAsia="Meiryo UI" w:cs="Arial"/>
                <w:szCs w:val="20"/>
                <w:lang w:val="en-US" w:eastAsia="ja-JP"/>
              </w:rPr>
              <w:t>June 26, 2025</w:t>
            </w:r>
          </w:p>
        </w:tc>
        <w:tc>
          <w:tcPr>
            <w:tcW w:w="900" w:type="dxa"/>
          </w:tcPr>
          <w:p w14:paraId="00100A55" w14:textId="13D32613" w:rsidR="00320A60" w:rsidRDefault="00320A60" w:rsidP="00320A60">
            <w:pPr>
              <w:pStyle w:val="a1"/>
              <w:spacing w:before="0" w:after="0"/>
              <w:jc w:val="left"/>
              <w:rPr>
                <w:rFonts w:eastAsia="Meiryo UI" w:cs="Arial"/>
                <w:szCs w:val="20"/>
                <w:lang w:val="en-US" w:eastAsia="ja-JP"/>
              </w:rPr>
            </w:pPr>
            <w:r>
              <w:rPr>
                <w:rFonts w:eastAsia="Meiryo UI" w:cs="Arial"/>
                <w:szCs w:val="20"/>
                <w:lang w:val="en-US" w:eastAsia="ja-JP"/>
              </w:rPr>
              <w:t>1.03</w:t>
            </w:r>
          </w:p>
        </w:tc>
        <w:tc>
          <w:tcPr>
            <w:tcW w:w="4655" w:type="dxa"/>
          </w:tcPr>
          <w:p w14:paraId="34C8A303"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2-20, 2-21, 2-22, 2-23, 2-24, 2-27, 2-47, 2-80, 3-3, 3-15, 3-19, 3-37: Remove redundant DET error code</w:t>
            </w:r>
          </w:p>
          <w:p w14:paraId="10228A27"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2-29: Add new DET error in R_ProtoConv_UpdateSendStatus</w:t>
            </w:r>
          </w:p>
          <w:p w14:paraId="181AA867"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xml:space="preserve">- Table 2-50: Change </w:t>
            </w:r>
            <w:r w:rsidRPr="000A03CF">
              <w:rPr>
                <w:rFonts w:eastAsia="Meiryo UI" w:cs="Arial"/>
                <w:szCs w:val="20"/>
              </w:rPr>
              <w:lastRenderedPageBreak/>
              <w:t>aaCantoEthMainTblGeneral[PROTOCONV_CAN_CH_NUM] to pCantoEthMainTblGeneral and aaLintoEthMainTblGeneral[PROTOCONV_LIN_CH_NUM] to pLintoEthMainTblGeneral</w:t>
            </w:r>
          </w:p>
          <w:p w14:paraId="51BB2DAA"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2-66: Add 9th element R_ProtoConv_EthFormatType enFormatType into R_ProtoConv_HeaderType struct type</w:t>
            </w:r>
          </w:p>
          <w:p w14:paraId="14D3C015" w14:textId="6421134E"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xml:space="preserve">- Table 2-79: Update PROTOCONV_SW_MINOR_VERSION from 2U to 3U; remove PROTOCONV_CAN_CH_NUM and PROTOCONV_LIN_CH_NUM </w:t>
            </w:r>
          </w:p>
          <w:p w14:paraId="1A7C99A2"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2-80: Change value of PROTOCONV_E_PARAM_CONFIG from 0x17 to 0x12, PROTOCONV_E_FIFO_FULL from 0x1E to 0x13, PROTOCONV_E_FIFO_EMPTY from 0x1F to 0x14</w:t>
            </w:r>
          </w:p>
          <w:p w14:paraId="391E9193"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3-2, 3-5, 3-6, 3-7, 3-8, 3-9, 3-17, 3-21, 3-22: Update description and remove redundant DET error code of ProtoConv_Init, ProtoConv_CantoEthTS, ProtoConv_LintoEth, ProtoConv_PorttoEth, ProtoConv_StorePdutoEthBufData, ProtoConv_EthtoXInit, ProtoConv_EthtoX</w:t>
            </w:r>
          </w:p>
          <w:p w14:paraId="64C3974E" w14:textId="77777777" w:rsidR="00320A60" w:rsidRPr="000A03CF"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Table 3-20, 3-36: Remove unused functions</w:t>
            </w:r>
          </w:p>
          <w:p w14:paraId="02690865" w14:textId="6FBEA269" w:rsidR="00320A60" w:rsidRDefault="00320A60" w:rsidP="00320A60">
            <w:pPr>
              <w:widowControl w:val="0"/>
              <w:tabs>
                <w:tab w:val="left" w:pos="864"/>
              </w:tabs>
              <w:overflowPunct w:val="0"/>
              <w:autoSpaceDE w:val="0"/>
              <w:autoSpaceDN w:val="0"/>
              <w:adjustRightInd w:val="0"/>
              <w:jc w:val="left"/>
              <w:textAlignment w:val="baseline"/>
              <w:rPr>
                <w:rFonts w:eastAsia="Meiryo UI" w:cs="Arial"/>
                <w:szCs w:val="20"/>
              </w:rPr>
            </w:pPr>
            <w:r w:rsidRPr="000A03CF">
              <w:rPr>
                <w:rFonts w:eastAsia="Meiryo UI" w:cs="Arial"/>
                <w:szCs w:val="20"/>
              </w:rPr>
              <w:t>- Remove ProtoConv_SetCanRoutTbl, ProtoConv_SetLinRoutTbl, ProtoConv_UtilConvMacAddr32Bit</w:t>
            </w:r>
            <w:r>
              <w:rPr>
                <w:rFonts w:eastAsia="Meiryo UI" w:cs="Arial"/>
                <w:szCs w:val="20"/>
              </w:rPr>
              <w:t xml:space="preserve">, </w:t>
            </w:r>
            <w:r w:rsidRPr="0000155A">
              <w:rPr>
                <w:rFonts w:eastAsia="Meiryo UI" w:cs="Arial"/>
                <w:szCs w:val="20"/>
              </w:rPr>
              <w:t>ProtoConv_UtilCheckBufAddrRange</w:t>
            </w:r>
          </w:p>
        </w:tc>
        <w:tc>
          <w:tcPr>
            <w:tcW w:w="1350" w:type="dxa"/>
          </w:tcPr>
          <w:p w14:paraId="1273AFEF" w14:textId="5457E915" w:rsidR="00320A60" w:rsidRDefault="00F75ADE" w:rsidP="00320A60">
            <w:pPr>
              <w:pStyle w:val="a1"/>
              <w:spacing w:before="0" w:after="0"/>
              <w:jc w:val="left"/>
              <w:rPr>
                <w:rFonts w:eastAsia="Meiryo UI" w:cs="Arial"/>
                <w:szCs w:val="20"/>
                <w:lang w:val="en-US" w:eastAsia="ja-JP"/>
              </w:rPr>
            </w:pPr>
            <w:r>
              <w:rPr>
                <w:rFonts w:eastAsia="Meiryo UI" w:cs="Arial"/>
                <w:szCs w:val="20"/>
                <w:lang w:val="en-US" w:eastAsia="ja-JP"/>
              </w:rPr>
              <w:lastRenderedPageBreak/>
              <w:t>Luan Le</w:t>
            </w:r>
          </w:p>
        </w:tc>
        <w:tc>
          <w:tcPr>
            <w:tcW w:w="1350" w:type="dxa"/>
          </w:tcPr>
          <w:p w14:paraId="7B312F84" w14:textId="74B4969D" w:rsidR="00320A60" w:rsidRDefault="00320A60" w:rsidP="00320A60">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28F8E4D7" w14:textId="3F75A317" w:rsidR="00320A60" w:rsidRDefault="00320A60" w:rsidP="00320A60">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FA71CE" w:rsidRPr="0095758C" w14:paraId="5D806CF2" w14:textId="77777777" w:rsidTr="001C3115">
        <w:trPr>
          <w:trHeight w:val="295"/>
          <w:jc w:val="center"/>
        </w:trPr>
        <w:tc>
          <w:tcPr>
            <w:tcW w:w="1255" w:type="dxa"/>
          </w:tcPr>
          <w:p w14:paraId="7CCC61BC" w14:textId="680FCA23" w:rsidR="00FA71CE" w:rsidRDefault="00FA71CE" w:rsidP="00320A60">
            <w:pPr>
              <w:pStyle w:val="a1"/>
              <w:spacing w:before="0" w:after="0"/>
              <w:jc w:val="left"/>
              <w:rPr>
                <w:rFonts w:eastAsia="Meiryo UI" w:cs="Arial"/>
                <w:szCs w:val="20"/>
                <w:lang w:val="en-US" w:eastAsia="ja-JP"/>
              </w:rPr>
            </w:pPr>
            <w:r>
              <w:rPr>
                <w:rFonts w:eastAsia="Meiryo UI" w:cs="Arial"/>
                <w:szCs w:val="20"/>
                <w:lang w:val="en-US" w:eastAsia="ja-JP"/>
              </w:rPr>
              <w:t>October 7, 2025</w:t>
            </w:r>
          </w:p>
        </w:tc>
        <w:tc>
          <w:tcPr>
            <w:tcW w:w="900" w:type="dxa"/>
          </w:tcPr>
          <w:p w14:paraId="47CE556B" w14:textId="0283B2CD" w:rsidR="00FA71CE" w:rsidRDefault="00FA71CE" w:rsidP="00320A60">
            <w:pPr>
              <w:pStyle w:val="a1"/>
              <w:spacing w:before="0" w:after="0"/>
              <w:jc w:val="left"/>
              <w:rPr>
                <w:rFonts w:eastAsia="Meiryo UI" w:cs="Arial"/>
                <w:szCs w:val="20"/>
                <w:lang w:val="en-US" w:eastAsia="ja-JP"/>
              </w:rPr>
            </w:pPr>
            <w:r>
              <w:rPr>
                <w:rFonts w:eastAsia="Meiryo UI" w:cs="Arial"/>
                <w:szCs w:val="20"/>
                <w:lang w:val="en-US" w:eastAsia="ja-JP"/>
              </w:rPr>
              <w:t>1.04</w:t>
            </w:r>
          </w:p>
        </w:tc>
        <w:tc>
          <w:tcPr>
            <w:tcW w:w="4655" w:type="dxa"/>
          </w:tcPr>
          <w:p w14:paraId="51AFC7E8" w14:textId="18F3BA83" w:rsidR="00FA71CE" w:rsidRPr="000A03CF" w:rsidRDefault="00FA71CE" w:rsidP="00320A60">
            <w:pPr>
              <w:widowControl w:val="0"/>
              <w:tabs>
                <w:tab w:val="left" w:pos="864"/>
              </w:tabs>
              <w:overflowPunct w:val="0"/>
              <w:autoSpaceDE w:val="0"/>
              <w:autoSpaceDN w:val="0"/>
              <w:adjustRightInd w:val="0"/>
              <w:jc w:val="left"/>
              <w:textAlignment w:val="baseline"/>
              <w:rPr>
                <w:rFonts w:eastAsia="Meiryo UI" w:cs="Arial"/>
                <w:szCs w:val="20"/>
              </w:rPr>
            </w:pPr>
            <w:r>
              <w:rPr>
                <w:rFonts w:eastAsia="Meiryo UI" w:cs="Arial"/>
                <w:szCs w:val="20"/>
              </w:rPr>
              <w:t xml:space="preserve">Update Uncovered list to add attribution for </w:t>
            </w:r>
            <w:r w:rsidRPr="00AF2D8E">
              <w:rPr>
                <w:rFonts w:eastAsia="Meiryo UI" w:cs="Arial"/>
                <w:szCs w:val="20"/>
                <w:lang w:val="en-GB"/>
              </w:rPr>
              <w:t>U2Ax, U2Bx-E devices</w:t>
            </w:r>
          </w:p>
        </w:tc>
        <w:tc>
          <w:tcPr>
            <w:tcW w:w="1350" w:type="dxa"/>
          </w:tcPr>
          <w:p w14:paraId="5F94E78C" w14:textId="7BF3ACCB" w:rsidR="00FA71CE" w:rsidRDefault="005B41D9" w:rsidP="00320A60">
            <w:pPr>
              <w:pStyle w:val="a1"/>
              <w:spacing w:before="0" w:after="0"/>
              <w:jc w:val="left"/>
              <w:rPr>
                <w:rFonts w:eastAsia="Meiryo UI" w:cs="Arial"/>
                <w:szCs w:val="20"/>
                <w:lang w:val="en-US" w:eastAsia="ja-JP"/>
              </w:rPr>
            </w:pPr>
            <w:r>
              <w:rPr>
                <w:rFonts w:eastAsia="Meiryo UI" w:cs="Arial"/>
                <w:szCs w:val="20"/>
                <w:lang w:val="en-US" w:eastAsia="ja-JP"/>
              </w:rPr>
              <w:t>Luan Le</w:t>
            </w:r>
          </w:p>
        </w:tc>
        <w:tc>
          <w:tcPr>
            <w:tcW w:w="1350" w:type="dxa"/>
          </w:tcPr>
          <w:p w14:paraId="6E83BEA6" w14:textId="5B9F063A" w:rsidR="00FA71CE" w:rsidRDefault="005B41D9" w:rsidP="00320A60">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4F35C982" w14:textId="6C55BF65" w:rsidR="00FA71CE" w:rsidRDefault="00FA71CE" w:rsidP="00320A60">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FA53EF" w:rsidRPr="0095758C" w14:paraId="64E871D5" w14:textId="77777777" w:rsidTr="001C3115">
        <w:trPr>
          <w:trHeight w:val="295"/>
          <w:jc w:val="center"/>
        </w:trPr>
        <w:tc>
          <w:tcPr>
            <w:tcW w:w="1255" w:type="dxa"/>
          </w:tcPr>
          <w:p w14:paraId="6AB7C2FC" w14:textId="196FB4E7" w:rsidR="00FA53EF" w:rsidRDefault="00FA53EF" w:rsidP="00FA53EF">
            <w:pPr>
              <w:pStyle w:val="a1"/>
              <w:spacing w:before="0" w:after="0"/>
              <w:jc w:val="left"/>
              <w:rPr>
                <w:rFonts w:eastAsia="Meiryo UI" w:cs="Arial"/>
                <w:szCs w:val="20"/>
                <w:lang w:val="en-US" w:eastAsia="ja-JP"/>
              </w:rPr>
            </w:pPr>
            <w:r>
              <w:rPr>
                <w:rFonts w:eastAsia="Meiryo UI" w:cs="Arial"/>
                <w:szCs w:val="20"/>
                <w:lang w:val="en-US" w:eastAsia="ja-JP"/>
              </w:rPr>
              <w:t>Nov 22, 2025</w:t>
            </w:r>
          </w:p>
        </w:tc>
        <w:tc>
          <w:tcPr>
            <w:tcW w:w="900" w:type="dxa"/>
          </w:tcPr>
          <w:p w14:paraId="26C02C11" w14:textId="06665685" w:rsidR="00FA53EF" w:rsidRDefault="00FA53EF" w:rsidP="00FA53EF">
            <w:pPr>
              <w:pStyle w:val="a1"/>
              <w:spacing w:before="0" w:after="0"/>
              <w:jc w:val="left"/>
              <w:rPr>
                <w:rFonts w:eastAsia="Meiryo UI" w:cs="Arial"/>
                <w:szCs w:val="20"/>
                <w:lang w:val="en-US" w:eastAsia="ja-JP"/>
              </w:rPr>
            </w:pPr>
            <w:r>
              <w:rPr>
                <w:rFonts w:eastAsia="Meiryo UI" w:cs="Arial"/>
                <w:szCs w:val="20"/>
                <w:lang w:val="en-US" w:eastAsia="ja-JP"/>
              </w:rPr>
              <w:t>1.05</w:t>
            </w:r>
          </w:p>
        </w:tc>
        <w:tc>
          <w:tcPr>
            <w:tcW w:w="4655" w:type="dxa"/>
          </w:tcPr>
          <w:p w14:paraId="35675EF2" w14:textId="52105626" w:rsidR="00FA53EF" w:rsidRDefault="00FA53EF" w:rsidP="003B595D">
            <w:pPr>
              <w:widowControl w:val="0"/>
              <w:tabs>
                <w:tab w:val="left" w:pos="864"/>
              </w:tabs>
              <w:overflowPunct w:val="0"/>
              <w:autoSpaceDE w:val="0"/>
              <w:autoSpaceDN w:val="0"/>
              <w:adjustRightInd w:val="0"/>
              <w:jc w:val="left"/>
              <w:textAlignment w:val="baseline"/>
              <w:rPr>
                <w:rFonts w:eastAsia="Meiryo UI" w:cs="Arial"/>
                <w:szCs w:val="20"/>
              </w:rPr>
            </w:pPr>
            <w:r>
              <w:t xml:space="preserve">Table </w:t>
            </w:r>
            <w:r w:rsidR="00D81E8F">
              <w:t>2-79</w:t>
            </w:r>
            <w:r>
              <w:rPr>
                <w:noProof/>
              </w:rPr>
              <w:t xml:space="preserve">: </w:t>
            </w:r>
            <w:r>
              <w:rPr>
                <w:rFonts w:eastAsia="Meiryo UI" w:cs="Arial"/>
                <w:szCs w:val="20"/>
              </w:rPr>
              <w:t xml:space="preserve">Update </w:t>
            </w:r>
            <w:r w:rsidRPr="00FA53EF">
              <w:rPr>
                <w:rFonts w:eastAsia="Meiryo UI" w:cs="Arial"/>
                <w:szCs w:val="20"/>
              </w:rPr>
              <w:t>PROTOCONV_SW_MAJOR_VERSION</w:t>
            </w:r>
            <w:r>
              <w:rPr>
                <w:rFonts w:eastAsia="Meiryo UI" w:cs="Arial"/>
                <w:szCs w:val="20"/>
              </w:rPr>
              <w:t xml:space="preserve"> from 0 to 1 and </w:t>
            </w:r>
            <w:r w:rsidRPr="00FA53EF">
              <w:rPr>
                <w:rFonts w:eastAsia="Meiryo UI" w:cs="Arial"/>
                <w:szCs w:val="20"/>
              </w:rPr>
              <w:t>PROTOCONV_SW_MINOR_VERSION</w:t>
            </w:r>
            <w:r>
              <w:rPr>
                <w:rFonts w:eastAsia="Meiryo UI" w:cs="Arial"/>
                <w:szCs w:val="20"/>
              </w:rPr>
              <w:t xml:space="preserve"> </w:t>
            </w:r>
            <w:r w:rsidR="003B595D">
              <w:rPr>
                <w:rFonts w:eastAsia="Meiryo UI" w:cs="Arial"/>
                <w:szCs w:val="20"/>
              </w:rPr>
              <w:t xml:space="preserve">from </w:t>
            </w:r>
            <w:r>
              <w:rPr>
                <w:rFonts w:eastAsia="Meiryo UI" w:cs="Arial"/>
                <w:szCs w:val="20"/>
              </w:rPr>
              <w:t>3 to 0 for U2Bx-E/U2Ax Release</w:t>
            </w:r>
          </w:p>
        </w:tc>
        <w:tc>
          <w:tcPr>
            <w:tcW w:w="1350" w:type="dxa"/>
          </w:tcPr>
          <w:p w14:paraId="59B22A6D" w14:textId="548F8E6E" w:rsidR="00FA53EF" w:rsidRDefault="00A3085A" w:rsidP="00FA53EF">
            <w:pPr>
              <w:pStyle w:val="a1"/>
              <w:spacing w:before="0" w:after="0"/>
              <w:jc w:val="left"/>
              <w:rPr>
                <w:rFonts w:eastAsia="Meiryo UI" w:cs="Arial"/>
                <w:szCs w:val="20"/>
                <w:lang w:val="en-US" w:eastAsia="ja-JP"/>
              </w:rPr>
            </w:pPr>
            <w:r>
              <w:rPr>
                <w:rFonts w:eastAsia="Meiryo UI" w:cs="Arial"/>
                <w:szCs w:val="20"/>
                <w:lang w:val="en-US" w:eastAsia="ja-JP"/>
              </w:rPr>
              <w:t>Luan Le</w:t>
            </w:r>
          </w:p>
        </w:tc>
        <w:tc>
          <w:tcPr>
            <w:tcW w:w="1350" w:type="dxa"/>
          </w:tcPr>
          <w:p w14:paraId="23128080" w14:textId="175F2347" w:rsidR="00FA53EF" w:rsidRDefault="00A3085A" w:rsidP="00FA53EF">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17D86D5E" w14:textId="7B2A4ACE" w:rsidR="00FA53EF" w:rsidRDefault="00FA53EF" w:rsidP="00FA53EF">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3B595D" w:rsidRPr="0095758C" w14:paraId="29053840" w14:textId="77777777" w:rsidTr="001C3115">
        <w:trPr>
          <w:trHeight w:val="295"/>
          <w:jc w:val="center"/>
        </w:trPr>
        <w:tc>
          <w:tcPr>
            <w:tcW w:w="1255" w:type="dxa"/>
          </w:tcPr>
          <w:p w14:paraId="7900A8CF" w14:textId="025693FF" w:rsidR="003B595D" w:rsidRDefault="003B595D" w:rsidP="00FA53EF">
            <w:pPr>
              <w:pStyle w:val="a1"/>
              <w:spacing w:before="0" w:after="0"/>
              <w:jc w:val="left"/>
              <w:rPr>
                <w:rFonts w:eastAsia="Meiryo UI" w:cs="Arial"/>
                <w:szCs w:val="20"/>
                <w:lang w:val="en-US" w:eastAsia="ja-JP"/>
              </w:rPr>
            </w:pPr>
            <w:r>
              <w:rPr>
                <w:rFonts w:eastAsia="Meiryo UI" w:cs="Arial"/>
                <w:szCs w:val="20"/>
                <w:lang w:val="en-US" w:eastAsia="ja-JP"/>
              </w:rPr>
              <w:t>Feb 04, 2026</w:t>
            </w:r>
          </w:p>
        </w:tc>
        <w:tc>
          <w:tcPr>
            <w:tcW w:w="900" w:type="dxa"/>
          </w:tcPr>
          <w:p w14:paraId="2959174B" w14:textId="10685CC6" w:rsidR="003B595D" w:rsidRDefault="003B595D" w:rsidP="00FA53EF">
            <w:pPr>
              <w:pStyle w:val="a1"/>
              <w:spacing w:before="0" w:after="0"/>
              <w:jc w:val="left"/>
              <w:rPr>
                <w:rFonts w:eastAsia="Meiryo UI" w:cs="Arial"/>
                <w:szCs w:val="20"/>
                <w:lang w:val="en-US" w:eastAsia="ja-JP"/>
              </w:rPr>
            </w:pPr>
            <w:r>
              <w:rPr>
                <w:rFonts w:eastAsia="Meiryo UI" w:cs="Arial"/>
                <w:szCs w:val="20"/>
                <w:lang w:val="en-US" w:eastAsia="ja-JP"/>
              </w:rPr>
              <w:t>1.06</w:t>
            </w:r>
          </w:p>
        </w:tc>
        <w:tc>
          <w:tcPr>
            <w:tcW w:w="4655" w:type="dxa"/>
          </w:tcPr>
          <w:p w14:paraId="4F489F71" w14:textId="77777777" w:rsidR="003B595D" w:rsidRDefault="00D81E8F" w:rsidP="00FA53EF">
            <w:pPr>
              <w:widowControl w:val="0"/>
              <w:tabs>
                <w:tab w:val="left" w:pos="864"/>
              </w:tabs>
              <w:overflowPunct w:val="0"/>
              <w:autoSpaceDE w:val="0"/>
              <w:autoSpaceDN w:val="0"/>
              <w:adjustRightInd w:val="0"/>
              <w:jc w:val="left"/>
              <w:textAlignment w:val="baseline"/>
            </w:pPr>
            <w:r>
              <w:t xml:space="preserve">- </w:t>
            </w:r>
            <w:r w:rsidR="003B595D">
              <w:t>Add figure 1.2</w:t>
            </w:r>
          </w:p>
          <w:p w14:paraId="0CD086DA" w14:textId="77777777" w:rsidR="00D81E8F" w:rsidRDefault="00D81E8F" w:rsidP="00D81E8F">
            <w:pPr>
              <w:widowControl w:val="0"/>
              <w:tabs>
                <w:tab w:val="left" w:pos="864"/>
              </w:tabs>
              <w:overflowPunct w:val="0"/>
              <w:autoSpaceDE w:val="0"/>
              <w:autoSpaceDN w:val="0"/>
              <w:adjustRightInd w:val="0"/>
              <w:jc w:val="left"/>
              <w:textAlignment w:val="baseline"/>
            </w:pPr>
            <w:r>
              <w:t>- Add reference [8]</w:t>
            </w:r>
          </w:p>
          <w:p w14:paraId="59DF6918" w14:textId="3848F452" w:rsidR="00D81E8F" w:rsidRDefault="00D81E8F" w:rsidP="00D81E8F">
            <w:pPr>
              <w:widowControl w:val="0"/>
              <w:tabs>
                <w:tab w:val="left" w:pos="864"/>
              </w:tabs>
              <w:overflowPunct w:val="0"/>
              <w:autoSpaceDE w:val="0"/>
              <w:autoSpaceDN w:val="0"/>
              <w:adjustRightInd w:val="0"/>
              <w:jc w:val="left"/>
              <w:textAlignment w:val="baseline"/>
            </w:pPr>
            <w:r>
              <w:t>-</w:t>
            </w:r>
            <w:r w:rsidR="00396B61">
              <w:t xml:space="preserve"> Section 2.7.1.1:</w:t>
            </w:r>
            <w:r>
              <w:t xml:space="preserve"> Remove table Buffer address range and its description</w:t>
            </w:r>
          </w:p>
        </w:tc>
        <w:tc>
          <w:tcPr>
            <w:tcW w:w="1350" w:type="dxa"/>
          </w:tcPr>
          <w:p w14:paraId="6ACF972E" w14:textId="33638DC3" w:rsidR="003B595D" w:rsidRDefault="001F2F53" w:rsidP="00FA53EF">
            <w:pPr>
              <w:pStyle w:val="a1"/>
              <w:spacing w:before="0" w:after="0"/>
              <w:jc w:val="left"/>
              <w:rPr>
                <w:rFonts w:eastAsia="Meiryo UI" w:cs="Arial"/>
                <w:szCs w:val="20"/>
                <w:lang w:val="en-US" w:eastAsia="ja-JP"/>
              </w:rPr>
            </w:pPr>
            <w:r>
              <w:rPr>
                <w:rFonts w:eastAsia="Meiryo UI" w:cs="Arial"/>
                <w:szCs w:val="20"/>
                <w:lang w:val="en-US" w:eastAsia="ja-JP"/>
              </w:rPr>
              <w:t>Luan Le</w:t>
            </w:r>
          </w:p>
        </w:tc>
        <w:tc>
          <w:tcPr>
            <w:tcW w:w="1350" w:type="dxa"/>
          </w:tcPr>
          <w:p w14:paraId="38E7BB45" w14:textId="33F1EF9B" w:rsidR="003B595D" w:rsidRDefault="001F2F53" w:rsidP="00FA53EF">
            <w:pPr>
              <w:pStyle w:val="a1"/>
              <w:spacing w:before="0" w:after="0"/>
              <w:jc w:val="left"/>
              <w:rPr>
                <w:rFonts w:eastAsia="Meiryo UI" w:cs="Arial"/>
                <w:szCs w:val="20"/>
                <w:lang w:val="en-US" w:eastAsia="ja-JP"/>
              </w:rPr>
            </w:pPr>
            <w:r>
              <w:rPr>
                <w:rFonts w:eastAsia="Meiryo UI" w:cs="Arial"/>
                <w:szCs w:val="20"/>
                <w:lang w:val="en-US" w:eastAsia="ja-JP"/>
              </w:rPr>
              <w:t>Toan Pham</w:t>
            </w:r>
          </w:p>
        </w:tc>
        <w:tc>
          <w:tcPr>
            <w:tcW w:w="1125" w:type="dxa"/>
          </w:tcPr>
          <w:p w14:paraId="2D080DC6" w14:textId="00E49B3E" w:rsidR="003B595D" w:rsidRDefault="003B595D" w:rsidP="00FA53EF">
            <w:pPr>
              <w:pStyle w:val="a1"/>
              <w:spacing w:before="0" w:after="0"/>
              <w:jc w:val="left"/>
              <w:rPr>
                <w:rFonts w:eastAsia="Meiryo UI" w:cs="Arial"/>
                <w:szCs w:val="20"/>
                <w:lang w:val="en-US" w:eastAsia="ja-JP"/>
              </w:rPr>
            </w:pPr>
            <w:r>
              <w:rPr>
                <w:rFonts w:eastAsia="Meiryo UI" w:cs="Arial"/>
                <w:szCs w:val="20"/>
                <w:lang w:val="en-US" w:eastAsia="ja-JP"/>
              </w:rPr>
              <w:t>Huy Huynh</w:t>
            </w:r>
          </w:p>
        </w:tc>
      </w:tr>
      <w:tr w:rsidR="00374993" w:rsidRPr="0095758C" w14:paraId="21E51EF7" w14:textId="77777777" w:rsidTr="001C3115">
        <w:trPr>
          <w:trHeight w:val="295"/>
          <w:jc w:val="center"/>
          <w:ins w:id="703" w:author="Huy Huynh" w:date="2026-08-03T18:10:00Z" w16du:dateUtc="2026-08-03T11:10:00Z"/>
        </w:trPr>
        <w:tc>
          <w:tcPr>
            <w:tcW w:w="1255" w:type="dxa"/>
          </w:tcPr>
          <w:p w14:paraId="32571096" w14:textId="2E17FC34" w:rsidR="00374993" w:rsidRDefault="00374993" w:rsidP="00FA53EF">
            <w:pPr>
              <w:pStyle w:val="a1"/>
              <w:spacing w:before="0" w:after="0"/>
              <w:jc w:val="left"/>
              <w:rPr>
                <w:ins w:id="704" w:author="Huy Huynh" w:date="2026-08-03T18:10:00Z" w16du:dateUtc="2026-08-03T11:10:00Z"/>
                <w:rFonts w:eastAsia="Meiryo UI" w:cs="Arial"/>
                <w:szCs w:val="20"/>
                <w:lang w:val="en-US" w:eastAsia="ja-JP"/>
              </w:rPr>
            </w:pPr>
            <w:ins w:id="705" w:author="Huy Huynh" w:date="2026-08-03T18:10:00Z" w16du:dateUtc="2026-08-03T11:10:00Z">
              <w:r>
                <w:rPr>
                  <w:rFonts w:eastAsia="Meiryo UI" w:cs="Arial"/>
                  <w:szCs w:val="20"/>
                  <w:lang w:val="en-US" w:eastAsia="ja-JP"/>
                </w:rPr>
                <w:t>Aug 06</w:t>
              </w:r>
            </w:ins>
          </w:p>
        </w:tc>
        <w:tc>
          <w:tcPr>
            <w:tcW w:w="900" w:type="dxa"/>
          </w:tcPr>
          <w:p w14:paraId="512405AF" w14:textId="7613C0ED" w:rsidR="00374993" w:rsidRDefault="00374993" w:rsidP="00FA53EF">
            <w:pPr>
              <w:pStyle w:val="a1"/>
              <w:spacing w:before="0" w:after="0"/>
              <w:jc w:val="left"/>
              <w:rPr>
                <w:ins w:id="706" w:author="Huy Huynh" w:date="2026-08-03T18:10:00Z" w16du:dateUtc="2026-08-03T11:10:00Z"/>
                <w:rFonts w:eastAsia="Meiryo UI" w:cs="Arial"/>
                <w:szCs w:val="20"/>
                <w:lang w:val="en-US" w:eastAsia="ja-JP"/>
              </w:rPr>
            </w:pPr>
            <w:ins w:id="707" w:author="Huy Huynh" w:date="2026-08-03T18:10:00Z" w16du:dateUtc="2026-08-03T11:10:00Z">
              <w:r>
                <w:rPr>
                  <w:rFonts w:eastAsia="Meiryo UI" w:cs="Arial"/>
                  <w:szCs w:val="20"/>
                  <w:lang w:val="en-US" w:eastAsia="ja-JP"/>
                </w:rPr>
                <w:t>1.07</w:t>
              </w:r>
            </w:ins>
          </w:p>
        </w:tc>
        <w:tc>
          <w:tcPr>
            <w:tcW w:w="4655" w:type="dxa"/>
          </w:tcPr>
          <w:p w14:paraId="149A0711" w14:textId="77777777" w:rsidR="00374993" w:rsidRDefault="00374993" w:rsidP="00374993">
            <w:pPr>
              <w:widowControl w:val="0"/>
              <w:tabs>
                <w:tab w:val="left" w:pos="864"/>
              </w:tabs>
              <w:overflowPunct w:val="0"/>
              <w:autoSpaceDE w:val="0"/>
              <w:autoSpaceDN w:val="0"/>
              <w:adjustRightInd w:val="0"/>
              <w:jc w:val="left"/>
              <w:textAlignment w:val="baseline"/>
              <w:rPr>
                <w:ins w:id="708" w:author="Huy Huynh" w:date="2026-08-03T18:10:00Z" w16du:dateUtc="2026-08-03T11:10:00Z"/>
              </w:rPr>
            </w:pPr>
            <w:ins w:id="709" w:author="Huy Huynh" w:date="2026-08-03T18:10:00Z" w16du:dateUtc="2026-08-03T11:10:00Z">
              <w:r>
                <w:t>Update Reference [1] to MCAL Software AD Specification</w:t>
              </w:r>
            </w:ins>
          </w:p>
          <w:p w14:paraId="740DE1BA" w14:textId="77777777" w:rsidR="00374993" w:rsidRDefault="00374993" w:rsidP="00374993">
            <w:pPr>
              <w:widowControl w:val="0"/>
              <w:tabs>
                <w:tab w:val="left" w:pos="864"/>
              </w:tabs>
              <w:overflowPunct w:val="0"/>
              <w:autoSpaceDE w:val="0"/>
              <w:autoSpaceDN w:val="0"/>
              <w:adjustRightInd w:val="0"/>
              <w:jc w:val="left"/>
              <w:textAlignment w:val="baseline"/>
              <w:rPr>
                <w:ins w:id="710" w:author="Huy Huynh" w:date="2026-08-03T18:10:00Z" w16du:dateUtc="2026-08-03T11:10:00Z"/>
              </w:rPr>
            </w:pPr>
            <w:ins w:id="711" w:author="Huy Huynh" w:date="2026-08-03T18:10:00Z" w16du:dateUtc="2026-08-03T11:10:00Z">
              <w:r>
                <w:t>Add Environment and Limitations for development in section 1.5</w:t>
              </w:r>
            </w:ins>
          </w:p>
          <w:p w14:paraId="6DFAF771" w14:textId="53999282" w:rsidR="00374993" w:rsidRDefault="00374993" w:rsidP="00374993">
            <w:pPr>
              <w:widowControl w:val="0"/>
              <w:tabs>
                <w:tab w:val="left" w:pos="864"/>
              </w:tabs>
              <w:overflowPunct w:val="0"/>
              <w:autoSpaceDE w:val="0"/>
              <w:autoSpaceDN w:val="0"/>
              <w:adjustRightInd w:val="0"/>
              <w:jc w:val="left"/>
              <w:textAlignment w:val="baseline"/>
              <w:rPr>
                <w:ins w:id="712" w:author="Huy Huynh" w:date="2026-08-03T18:10:00Z" w16du:dateUtc="2026-08-03T11:10:00Z"/>
              </w:rPr>
            </w:pPr>
            <w:ins w:id="713" w:author="Huy Huynh" w:date="2026-08-03T18:10:00Z" w16du:dateUtc="2026-08-03T11:10:00Z">
              <w:r>
                <w:t>Table 3-16: Update description ProtoConv_CreateAndSendEthFrame to change the sequence from zero-padding then copying data to copying data then zero-padding</w:t>
              </w:r>
            </w:ins>
          </w:p>
        </w:tc>
        <w:tc>
          <w:tcPr>
            <w:tcW w:w="1350" w:type="dxa"/>
          </w:tcPr>
          <w:p w14:paraId="4FF3A755" w14:textId="77777777" w:rsidR="00374993" w:rsidRDefault="00374993" w:rsidP="00FA53EF">
            <w:pPr>
              <w:pStyle w:val="a1"/>
              <w:spacing w:before="0" w:after="0"/>
              <w:jc w:val="left"/>
              <w:rPr>
                <w:ins w:id="714" w:author="Huy Huynh" w:date="2026-08-03T18:10:00Z" w16du:dateUtc="2026-08-03T11:10:00Z"/>
                <w:rFonts w:eastAsia="Meiryo UI" w:cs="Arial"/>
                <w:szCs w:val="20"/>
                <w:lang w:val="en-US" w:eastAsia="ja-JP"/>
              </w:rPr>
            </w:pPr>
          </w:p>
        </w:tc>
        <w:tc>
          <w:tcPr>
            <w:tcW w:w="1350" w:type="dxa"/>
          </w:tcPr>
          <w:p w14:paraId="51673654" w14:textId="77777777" w:rsidR="00374993" w:rsidRDefault="00374993" w:rsidP="00FA53EF">
            <w:pPr>
              <w:pStyle w:val="a1"/>
              <w:spacing w:before="0" w:after="0"/>
              <w:jc w:val="left"/>
              <w:rPr>
                <w:ins w:id="715" w:author="Huy Huynh" w:date="2026-08-03T18:10:00Z" w16du:dateUtc="2026-08-03T11:10:00Z"/>
                <w:rFonts w:eastAsia="Meiryo UI" w:cs="Arial"/>
                <w:szCs w:val="20"/>
                <w:lang w:val="en-US" w:eastAsia="ja-JP"/>
              </w:rPr>
            </w:pPr>
          </w:p>
        </w:tc>
        <w:tc>
          <w:tcPr>
            <w:tcW w:w="1125" w:type="dxa"/>
          </w:tcPr>
          <w:p w14:paraId="7F9C152B" w14:textId="30A824F1" w:rsidR="00374993" w:rsidRDefault="00374993" w:rsidP="00FA53EF">
            <w:pPr>
              <w:pStyle w:val="a1"/>
              <w:spacing w:before="0" w:after="0"/>
              <w:jc w:val="left"/>
              <w:rPr>
                <w:ins w:id="716" w:author="Huy Huynh" w:date="2026-08-03T18:10:00Z" w16du:dateUtc="2026-08-03T11:10:00Z"/>
                <w:rFonts w:eastAsia="Meiryo UI" w:cs="Arial"/>
                <w:szCs w:val="20"/>
                <w:lang w:val="en-US" w:eastAsia="ja-JP"/>
              </w:rPr>
            </w:pPr>
            <w:ins w:id="717" w:author="Huy Huynh" w:date="2026-08-03T18:10:00Z" w16du:dateUtc="2026-08-03T11:10:00Z">
              <w:r>
                <w:rPr>
                  <w:rFonts w:eastAsia="Meiryo UI" w:cs="Arial"/>
                  <w:szCs w:val="20"/>
                  <w:lang w:val="en-US" w:eastAsia="ja-JP"/>
                </w:rPr>
                <w:t>Huy Huynh</w:t>
              </w:r>
            </w:ins>
          </w:p>
        </w:tc>
      </w:tr>
    </w:tbl>
    <w:p w14:paraId="0CB8F53D" w14:textId="77777777" w:rsidR="00DD74F2" w:rsidRDefault="00DD74F2" w:rsidP="00032018">
      <w:pPr>
        <w:spacing w:after="120"/>
        <w:rPr>
          <w:b/>
          <w:sz w:val="28"/>
          <w:szCs w:val="28"/>
        </w:rPr>
      </w:pPr>
      <w:r>
        <w:rPr>
          <w:b/>
          <w:sz w:val="28"/>
          <w:szCs w:val="28"/>
        </w:rPr>
        <w:br w:type="page"/>
      </w:r>
    </w:p>
    <w:p w14:paraId="3286E031" w14:textId="4AE34ACA" w:rsidR="007974C6" w:rsidRDefault="007974C6" w:rsidP="00032018">
      <w:pPr>
        <w:spacing w:after="120"/>
        <w:rPr>
          <w:b/>
          <w:sz w:val="28"/>
          <w:szCs w:val="28"/>
        </w:rPr>
      </w:pPr>
      <w:r w:rsidRPr="002066B9">
        <w:rPr>
          <w:b/>
          <w:sz w:val="28"/>
          <w:szCs w:val="28"/>
        </w:rPr>
        <w:lastRenderedPageBreak/>
        <w:t xml:space="preserve">Template </w:t>
      </w:r>
      <w:r w:rsidRPr="005F7D85">
        <w:rPr>
          <w:b/>
          <w:sz w:val="28"/>
          <w:szCs w:val="28"/>
        </w:rPr>
        <w:t>History</w:t>
      </w:r>
    </w:p>
    <w:p w14:paraId="7B539250" w14:textId="77777777" w:rsidR="007974C6" w:rsidRPr="005F7D85" w:rsidRDefault="007974C6" w:rsidP="00032018">
      <w:pPr>
        <w:spacing w:after="120"/>
        <w:rPr>
          <w:b/>
          <w:sz w:val="28"/>
          <w:szCs w:val="28"/>
        </w:rPr>
      </w:pPr>
    </w:p>
    <w:tbl>
      <w:tblPr>
        <w:tblW w:w="10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0"/>
        <w:gridCol w:w="1146"/>
        <w:gridCol w:w="4382"/>
        <w:gridCol w:w="1134"/>
        <w:gridCol w:w="1134"/>
        <w:gridCol w:w="1134"/>
      </w:tblGrid>
      <w:tr w:rsidR="00305A9D" w:rsidRPr="00BF6713" w14:paraId="43B01313" w14:textId="77777777" w:rsidTr="001C1E6A">
        <w:trPr>
          <w:trHeight w:val="295"/>
        </w:trPr>
        <w:tc>
          <w:tcPr>
            <w:tcW w:w="1730" w:type="dxa"/>
            <w:shd w:val="pct25" w:color="auto" w:fill="auto"/>
            <w:vAlign w:val="center"/>
          </w:tcPr>
          <w:p w14:paraId="5020F116" w14:textId="77777777" w:rsidR="00305A9D" w:rsidRPr="00BF6713" w:rsidRDefault="00305A9D" w:rsidP="00032018">
            <w:pPr>
              <w:pStyle w:val="a1"/>
              <w:spacing w:before="0" w:after="0"/>
              <w:rPr>
                <w:rFonts w:eastAsia="Meiryo UI"/>
                <w:b/>
                <w:szCs w:val="20"/>
                <w:lang w:val="en-US" w:eastAsia="ja-JP"/>
              </w:rPr>
            </w:pPr>
            <w:r w:rsidRPr="00BF6713">
              <w:rPr>
                <w:rFonts w:eastAsia="Meiryo UI"/>
                <w:b/>
                <w:szCs w:val="20"/>
                <w:lang w:val="en-US" w:eastAsia="ja-JP"/>
              </w:rPr>
              <w:t>Date</w:t>
            </w:r>
          </w:p>
        </w:tc>
        <w:tc>
          <w:tcPr>
            <w:tcW w:w="1146" w:type="dxa"/>
            <w:shd w:val="pct25" w:color="auto" w:fill="auto"/>
            <w:vAlign w:val="center"/>
          </w:tcPr>
          <w:p w14:paraId="1ACDB3BC" w14:textId="1B1A304D" w:rsidR="00305A9D" w:rsidRPr="00BF6713" w:rsidRDefault="00305A9D" w:rsidP="00032018">
            <w:pPr>
              <w:pStyle w:val="a1"/>
              <w:spacing w:before="0" w:after="0"/>
              <w:rPr>
                <w:rFonts w:eastAsia="Meiryo UI"/>
                <w:b/>
                <w:szCs w:val="20"/>
                <w:lang w:val="en-US" w:eastAsia="ja-JP"/>
              </w:rPr>
            </w:pPr>
            <w:r>
              <w:rPr>
                <w:rFonts w:eastAsia="Meiryo UI" w:hint="eastAsia"/>
                <w:b/>
                <w:szCs w:val="20"/>
                <w:lang w:val="en-US" w:eastAsia="ja-JP"/>
              </w:rPr>
              <w:t>V</w:t>
            </w:r>
            <w:r>
              <w:rPr>
                <w:rFonts w:eastAsia="Meiryo UI"/>
                <w:b/>
                <w:szCs w:val="20"/>
                <w:lang w:val="en-US" w:eastAsia="ja-JP"/>
              </w:rPr>
              <w:t>ersion</w:t>
            </w:r>
          </w:p>
        </w:tc>
        <w:tc>
          <w:tcPr>
            <w:tcW w:w="4382" w:type="dxa"/>
            <w:shd w:val="pct25" w:color="auto" w:fill="auto"/>
            <w:vAlign w:val="center"/>
          </w:tcPr>
          <w:p w14:paraId="6074E57F" w14:textId="77777777" w:rsidR="00305A9D" w:rsidRPr="00BF6713" w:rsidRDefault="00305A9D" w:rsidP="00032018">
            <w:pPr>
              <w:pStyle w:val="a1"/>
              <w:spacing w:before="0" w:after="0"/>
              <w:rPr>
                <w:rFonts w:eastAsia="Meiryo UI"/>
                <w:b/>
                <w:szCs w:val="20"/>
                <w:lang w:val="en-US" w:eastAsia="ja-JP"/>
              </w:rPr>
            </w:pPr>
            <w:r w:rsidRPr="00BF6713">
              <w:rPr>
                <w:rFonts w:eastAsia="Meiryo UI"/>
                <w:b/>
                <w:szCs w:val="20"/>
                <w:lang w:val="en-US" w:eastAsia="ja-JP"/>
              </w:rPr>
              <w:t>Change</w:t>
            </w:r>
          </w:p>
        </w:tc>
        <w:tc>
          <w:tcPr>
            <w:tcW w:w="1134" w:type="dxa"/>
            <w:shd w:val="pct25" w:color="auto" w:fill="auto"/>
            <w:vAlign w:val="center"/>
          </w:tcPr>
          <w:p w14:paraId="7F952DCC" w14:textId="01A910C2" w:rsidR="00305A9D" w:rsidRPr="00BF6713" w:rsidRDefault="00305A9D" w:rsidP="00032018">
            <w:pPr>
              <w:pStyle w:val="a1"/>
              <w:spacing w:before="0" w:after="0"/>
              <w:rPr>
                <w:rFonts w:eastAsia="Meiryo UI"/>
                <w:b/>
                <w:szCs w:val="20"/>
                <w:lang w:val="en-US" w:eastAsia="ja-JP"/>
              </w:rPr>
            </w:pPr>
            <w:r w:rsidRPr="00305A9D">
              <w:rPr>
                <w:rFonts w:eastAsia="Meiryo UI" w:cs="Arial"/>
                <w:b/>
                <w:bCs/>
                <w:szCs w:val="20"/>
              </w:rPr>
              <w:t>Approver</w:t>
            </w:r>
          </w:p>
        </w:tc>
        <w:tc>
          <w:tcPr>
            <w:tcW w:w="1134" w:type="dxa"/>
            <w:shd w:val="pct25" w:color="auto" w:fill="auto"/>
            <w:vAlign w:val="center"/>
          </w:tcPr>
          <w:p w14:paraId="190AE432" w14:textId="389FE08B" w:rsidR="00305A9D" w:rsidRPr="00BF6713" w:rsidRDefault="00305A9D" w:rsidP="00032018">
            <w:pPr>
              <w:pStyle w:val="a1"/>
              <w:spacing w:before="0" w:after="0"/>
              <w:rPr>
                <w:rFonts w:eastAsia="Meiryo UI"/>
                <w:b/>
                <w:szCs w:val="20"/>
                <w:lang w:val="en-US" w:eastAsia="ja-JP"/>
              </w:rPr>
            </w:pPr>
            <w:r w:rsidRPr="00305A9D">
              <w:rPr>
                <w:rFonts w:eastAsia="Meiryo UI" w:cs="Arial"/>
                <w:b/>
                <w:bCs/>
                <w:szCs w:val="20"/>
              </w:rPr>
              <w:t>Checker</w:t>
            </w:r>
          </w:p>
        </w:tc>
        <w:tc>
          <w:tcPr>
            <w:tcW w:w="1134" w:type="dxa"/>
            <w:shd w:val="pct25" w:color="auto" w:fill="auto"/>
            <w:vAlign w:val="center"/>
          </w:tcPr>
          <w:p w14:paraId="51E11A05" w14:textId="118FC7C2" w:rsidR="00305A9D" w:rsidRPr="00BF6713" w:rsidRDefault="00305A9D" w:rsidP="00032018">
            <w:pPr>
              <w:pStyle w:val="a1"/>
              <w:spacing w:before="0" w:after="0"/>
              <w:rPr>
                <w:rFonts w:eastAsia="Meiryo UI"/>
                <w:b/>
                <w:szCs w:val="20"/>
                <w:lang w:val="en-US" w:eastAsia="ja-JP"/>
              </w:rPr>
            </w:pPr>
            <w:r w:rsidRPr="00305A9D">
              <w:rPr>
                <w:rFonts w:eastAsia="Meiryo UI" w:hint="eastAsia"/>
                <w:b/>
                <w:bCs/>
                <w:szCs w:val="20"/>
                <w:lang w:val="en-US" w:eastAsia="ja-JP"/>
              </w:rPr>
              <w:t>A</w:t>
            </w:r>
            <w:r w:rsidRPr="00305A9D">
              <w:rPr>
                <w:rFonts w:eastAsia="Meiryo UI"/>
                <w:b/>
                <w:bCs/>
                <w:szCs w:val="20"/>
                <w:lang w:val="en-US" w:eastAsia="ja-JP"/>
              </w:rPr>
              <w:t>uthor</w:t>
            </w:r>
          </w:p>
        </w:tc>
      </w:tr>
      <w:tr w:rsidR="009474CE" w:rsidRPr="00BF6713" w14:paraId="5A96AD5B" w14:textId="77777777" w:rsidTr="001C1E6A">
        <w:trPr>
          <w:trHeight w:val="295"/>
        </w:trPr>
        <w:tc>
          <w:tcPr>
            <w:tcW w:w="1730" w:type="dxa"/>
          </w:tcPr>
          <w:p w14:paraId="54D890E6" w14:textId="639AE78D" w:rsidR="009474CE" w:rsidRPr="00BF6713" w:rsidRDefault="009474CE" w:rsidP="00032018">
            <w:pPr>
              <w:pStyle w:val="a1"/>
              <w:spacing w:before="0" w:after="0"/>
              <w:jc w:val="left"/>
              <w:rPr>
                <w:rFonts w:eastAsia="Meiryo UI"/>
                <w:szCs w:val="20"/>
                <w:lang w:val="en-US" w:eastAsia="ja-JP"/>
              </w:rPr>
            </w:pPr>
            <w:r>
              <w:rPr>
                <w:rFonts w:eastAsia="Meiryo UI"/>
                <w:szCs w:val="20"/>
                <w:lang w:val="en-US" w:eastAsia="ja-JP"/>
              </w:rPr>
              <w:t>January 31, 2020</w:t>
            </w:r>
          </w:p>
        </w:tc>
        <w:tc>
          <w:tcPr>
            <w:tcW w:w="1146" w:type="dxa"/>
          </w:tcPr>
          <w:p w14:paraId="133BAEF5" w14:textId="4344CB78" w:rsidR="009474CE" w:rsidRPr="00BF6713" w:rsidRDefault="009474CE" w:rsidP="00032018">
            <w:pPr>
              <w:pStyle w:val="a1"/>
              <w:spacing w:before="0" w:after="0"/>
              <w:rPr>
                <w:rFonts w:eastAsia="Meiryo UI"/>
                <w:szCs w:val="20"/>
                <w:lang w:val="en-US" w:eastAsia="ja-JP"/>
              </w:rPr>
            </w:pPr>
            <w:r w:rsidRPr="00BF6713">
              <w:rPr>
                <w:rFonts w:eastAsia="Meiryo UI"/>
                <w:szCs w:val="20"/>
                <w:lang w:val="en-US" w:eastAsia="ja-JP"/>
              </w:rPr>
              <w:t>1.</w:t>
            </w:r>
            <w:r>
              <w:rPr>
                <w:rFonts w:eastAsia="Meiryo UI"/>
                <w:szCs w:val="20"/>
                <w:lang w:val="en-US" w:eastAsia="ja-JP"/>
              </w:rPr>
              <w:t>00</w:t>
            </w:r>
          </w:p>
        </w:tc>
        <w:tc>
          <w:tcPr>
            <w:tcW w:w="4382" w:type="dxa"/>
          </w:tcPr>
          <w:p w14:paraId="73B3B9F4" w14:textId="537E7B00" w:rsidR="009474CE" w:rsidRPr="00BF6713" w:rsidRDefault="009474CE" w:rsidP="00032018">
            <w:pPr>
              <w:pStyle w:val="a1"/>
              <w:spacing w:before="0" w:after="0"/>
              <w:jc w:val="left"/>
              <w:rPr>
                <w:rFonts w:eastAsia="Meiryo UI"/>
                <w:szCs w:val="20"/>
                <w:lang w:val="en-US" w:eastAsia="ja-JP"/>
              </w:rPr>
            </w:pPr>
            <w:r w:rsidRPr="00CD5D51">
              <w:rPr>
                <w:rFonts w:eastAsia="Meiryo UI"/>
                <w:szCs w:val="20"/>
                <w:lang w:val="en-US" w:eastAsia="ja-JP"/>
              </w:rPr>
              <w:t>Newly created</w:t>
            </w:r>
          </w:p>
        </w:tc>
        <w:tc>
          <w:tcPr>
            <w:tcW w:w="1134" w:type="dxa"/>
          </w:tcPr>
          <w:p w14:paraId="50F1B462" w14:textId="4FB47958" w:rsidR="009474CE" w:rsidRPr="00BF6713" w:rsidRDefault="009474CE" w:rsidP="00032018">
            <w:pPr>
              <w:pStyle w:val="a1"/>
              <w:spacing w:before="0" w:after="0"/>
              <w:rPr>
                <w:rFonts w:eastAsia="Meiryo UI"/>
                <w:szCs w:val="20"/>
                <w:lang w:val="en-US" w:eastAsia="ja-JP"/>
              </w:rPr>
            </w:pPr>
            <w:r>
              <w:rPr>
                <w:rFonts w:eastAsia="Meiryo UI" w:hint="eastAsia"/>
                <w:szCs w:val="20"/>
                <w:lang w:val="en-US" w:eastAsia="ja-JP"/>
              </w:rPr>
              <w:t>Y</w:t>
            </w:r>
            <w:r>
              <w:rPr>
                <w:rFonts w:eastAsia="Meiryo UI"/>
                <w:szCs w:val="20"/>
                <w:lang w:val="en-US" w:eastAsia="ja-JP"/>
              </w:rPr>
              <w:t>.Inoue</w:t>
            </w:r>
          </w:p>
        </w:tc>
        <w:tc>
          <w:tcPr>
            <w:tcW w:w="1134" w:type="dxa"/>
          </w:tcPr>
          <w:p w14:paraId="63A1FF6C" w14:textId="599FFE35" w:rsidR="009474CE" w:rsidRPr="00BF6713" w:rsidRDefault="009474CE" w:rsidP="00032018">
            <w:pPr>
              <w:pStyle w:val="a1"/>
              <w:spacing w:before="0" w:after="0"/>
              <w:rPr>
                <w:rFonts w:eastAsia="Meiryo UI"/>
                <w:szCs w:val="20"/>
                <w:lang w:val="en-US" w:eastAsia="ja-JP"/>
              </w:rPr>
            </w:pPr>
            <w:r>
              <w:rPr>
                <w:rFonts w:eastAsia="Meiryo UI" w:hint="eastAsia"/>
                <w:szCs w:val="20"/>
                <w:lang w:val="en-US" w:eastAsia="ja-JP"/>
              </w:rPr>
              <w:t>Y</w:t>
            </w:r>
            <w:r>
              <w:rPr>
                <w:rFonts w:eastAsia="Meiryo UI"/>
                <w:szCs w:val="20"/>
                <w:lang w:val="en-US" w:eastAsia="ja-JP"/>
              </w:rPr>
              <w:t>.Inoue</w:t>
            </w:r>
          </w:p>
        </w:tc>
        <w:tc>
          <w:tcPr>
            <w:tcW w:w="1134" w:type="dxa"/>
          </w:tcPr>
          <w:p w14:paraId="58D0BAAF" w14:textId="69E81DE7" w:rsidR="009474CE" w:rsidRPr="00BF6713" w:rsidRDefault="009474CE" w:rsidP="00032018">
            <w:pPr>
              <w:pStyle w:val="a1"/>
              <w:spacing w:before="0" w:after="0"/>
              <w:rPr>
                <w:rFonts w:eastAsia="Meiryo UI"/>
                <w:szCs w:val="20"/>
                <w:lang w:val="en-US" w:eastAsia="ja-JP"/>
              </w:rPr>
            </w:pPr>
            <w:r>
              <w:rPr>
                <w:rFonts w:eastAsia="Meiryo UI" w:hint="eastAsia"/>
                <w:szCs w:val="20"/>
                <w:lang w:val="en-US" w:eastAsia="ja-JP"/>
              </w:rPr>
              <w:t>T</w:t>
            </w:r>
            <w:r>
              <w:rPr>
                <w:rFonts w:eastAsia="Meiryo UI"/>
                <w:szCs w:val="20"/>
                <w:lang w:val="en-US" w:eastAsia="ja-JP"/>
              </w:rPr>
              <w:t>.Sakaguchi</w:t>
            </w:r>
          </w:p>
        </w:tc>
      </w:tr>
      <w:tr w:rsidR="00B7393F" w:rsidRPr="00BF6713" w14:paraId="49DBF901" w14:textId="77777777" w:rsidTr="001C1E6A">
        <w:trPr>
          <w:trHeight w:val="295"/>
        </w:trPr>
        <w:tc>
          <w:tcPr>
            <w:tcW w:w="1730" w:type="dxa"/>
          </w:tcPr>
          <w:p w14:paraId="4280CF43" w14:textId="3C93659F" w:rsidR="00B7393F" w:rsidRPr="008A26F9" w:rsidRDefault="007669C8" w:rsidP="00032018">
            <w:pPr>
              <w:pStyle w:val="a1"/>
              <w:spacing w:before="0" w:after="0"/>
              <w:jc w:val="left"/>
              <w:rPr>
                <w:rFonts w:eastAsia="Meiryo UI" w:cs="Arial"/>
                <w:szCs w:val="20"/>
                <w:lang w:val="en-US" w:eastAsia="ja-JP"/>
              </w:rPr>
            </w:pPr>
            <w:r w:rsidRPr="008A26F9">
              <w:rPr>
                <w:rFonts w:cs="Arial"/>
              </w:rPr>
              <w:t>December 24, 2020</w:t>
            </w:r>
          </w:p>
        </w:tc>
        <w:tc>
          <w:tcPr>
            <w:tcW w:w="1146" w:type="dxa"/>
          </w:tcPr>
          <w:p w14:paraId="629C087E" w14:textId="7DAE69B0" w:rsidR="00B7393F" w:rsidRPr="008A26F9" w:rsidRDefault="007669C8" w:rsidP="00032018">
            <w:pPr>
              <w:pStyle w:val="a1"/>
              <w:spacing w:before="0" w:after="0"/>
              <w:rPr>
                <w:rFonts w:eastAsia="Meiryo UI" w:cs="Arial"/>
                <w:szCs w:val="20"/>
                <w:lang w:val="en-US" w:eastAsia="ja-JP"/>
              </w:rPr>
            </w:pPr>
            <w:r w:rsidRPr="008A26F9">
              <w:rPr>
                <w:rFonts w:eastAsia="Meiryo UI" w:cs="Arial"/>
                <w:szCs w:val="20"/>
                <w:lang w:val="en-US" w:eastAsia="ja-JP"/>
              </w:rPr>
              <w:t>1.01</w:t>
            </w:r>
          </w:p>
        </w:tc>
        <w:tc>
          <w:tcPr>
            <w:tcW w:w="4382" w:type="dxa"/>
          </w:tcPr>
          <w:p w14:paraId="16FEAABC" w14:textId="24DE89FE" w:rsidR="00B7393F" w:rsidRPr="008A26F9" w:rsidRDefault="00F74F6B" w:rsidP="00032018">
            <w:pPr>
              <w:pStyle w:val="a1"/>
              <w:spacing w:before="0" w:after="0"/>
              <w:jc w:val="left"/>
              <w:rPr>
                <w:rFonts w:eastAsia="Meiryo UI" w:cs="Arial"/>
                <w:szCs w:val="20"/>
                <w:lang w:val="en-US" w:eastAsia="ja-JP"/>
              </w:rPr>
            </w:pPr>
            <w:r w:rsidRPr="008A26F9">
              <w:rPr>
                <w:rFonts w:eastAsia="Calibri" w:cs="Arial"/>
                <w:kern w:val="0"/>
                <w:szCs w:val="20"/>
                <w:lang w:val="en-US" w:eastAsia="ja-JP"/>
              </w:rPr>
              <w:t>Re-embedded all ID of ISO requirement by adding their information into corresponding sections (set as non-printing characters in Word).</w:t>
            </w:r>
          </w:p>
        </w:tc>
        <w:tc>
          <w:tcPr>
            <w:tcW w:w="1134" w:type="dxa"/>
          </w:tcPr>
          <w:p w14:paraId="42E8A36C" w14:textId="32192C36" w:rsidR="00B7393F" w:rsidRPr="00BF6713" w:rsidRDefault="00B7393F" w:rsidP="00032018">
            <w:pPr>
              <w:pStyle w:val="a1"/>
              <w:spacing w:before="0" w:after="0"/>
              <w:rPr>
                <w:rFonts w:eastAsia="Meiryo UI"/>
                <w:szCs w:val="20"/>
                <w:lang w:val="en-US" w:eastAsia="ja-JP"/>
              </w:rPr>
            </w:pPr>
            <w:r>
              <w:rPr>
                <w:rFonts w:eastAsia="Meiryo UI" w:hint="eastAsia"/>
                <w:szCs w:val="20"/>
                <w:lang w:val="en-US" w:eastAsia="ja-JP"/>
              </w:rPr>
              <w:t>Y</w:t>
            </w:r>
            <w:r>
              <w:rPr>
                <w:rFonts w:eastAsia="Meiryo UI"/>
                <w:szCs w:val="20"/>
                <w:lang w:val="en-US" w:eastAsia="ja-JP"/>
              </w:rPr>
              <w:t>.Inoue</w:t>
            </w:r>
          </w:p>
        </w:tc>
        <w:tc>
          <w:tcPr>
            <w:tcW w:w="1134" w:type="dxa"/>
          </w:tcPr>
          <w:p w14:paraId="71D237C1" w14:textId="65DE4FAC" w:rsidR="00B7393F" w:rsidRPr="00BF6713" w:rsidRDefault="00B7393F" w:rsidP="00032018">
            <w:pPr>
              <w:pStyle w:val="a1"/>
              <w:spacing w:before="0" w:after="0"/>
              <w:rPr>
                <w:rFonts w:eastAsia="Meiryo UI"/>
                <w:szCs w:val="20"/>
                <w:lang w:val="en-US" w:eastAsia="ja-JP"/>
              </w:rPr>
            </w:pPr>
            <w:r>
              <w:t>H.Nano/Wei Liu</w:t>
            </w:r>
          </w:p>
        </w:tc>
        <w:tc>
          <w:tcPr>
            <w:tcW w:w="1134" w:type="dxa"/>
          </w:tcPr>
          <w:p w14:paraId="28B1D8EE" w14:textId="66C4D1C7" w:rsidR="00B7393F" w:rsidRPr="00BF6713" w:rsidRDefault="00B7393F" w:rsidP="00032018">
            <w:pPr>
              <w:pStyle w:val="a1"/>
              <w:spacing w:before="0" w:after="0"/>
              <w:rPr>
                <w:rFonts w:eastAsia="Meiryo UI"/>
                <w:szCs w:val="20"/>
                <w:lang w:val="en-US" w:eastAsia="ja-JP"/>
              </w:rPr>
            </w:pPr>
            <w:r>
              <w:rPr>
                <w:rFonts w:eastAsia="Meiryo UI"/>
                <w:szCs w:val="20"/>
                <w:lang w:val="en-US" w:eastAsia="ja-JP"/>
              </w:rPr>
              <w:t>Duy Do</w:t>
            </w:r>
          </w:p>
        </w:tc>
      </w:tr>
    </w:tbl>
    <w:p w14:paraId="42B82D5A" w14:textId="77777777" w:rsidR="00EB3F74" w:rsidRDefault="00EB3F74" w:rsidP="00032018">
      <w:pPr>
        <w:spacing w:after="120"/>
      </w:pPr>
    </w:p>
    <w:sectPr w:rsidR="00EB3F74" w:rsidSect="00AF3813">
      <w:footerReference w:type="even" r:id="rId72"/>
      <w:footerReference w:type="default" r:id="rId73"/>
      <w:pgSz w:w="11907" w:h="16840" w:code="9"/>
      <w:pgMar w:top="851" w:right="1015" w:bottom="851" w:left="851"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50F6" w14:textId="77777777" w:rsidR="002A2B79" w:rsidRDefault="002A2B79">
      <w:r>
        <w:separator/>
      </w:r>
    </w:p>
    <w:p w14:paraId="1431DF69" w14:textId="77777777" w:rsidR="002A2B79" w:rsidRDefault="002A2B79"/>
    <w:p w14:paraId="5854844D" w14:textId="77777777" w:rsidR="002A2B79" w:rsidRDefault="002A2B79"/>
  </w:endnote>
  <w:endnote w:type="continuationSeparator" w:id="0">
    <w:p w14:paraId="514C8CE9" w14:textId="77777777" w:rsidR="002A2B79" w:rsidRDefault="002A2B79">
      <w:r>
        <w:continuationSeparator/>
      </w:r>
    </w:p>
    <w:p w14:paraId="00C6A090" w14:textId="77777777" w:rsidR="002A2B79" w:rsidRDefault="002A2B79"/>
    <w:p w14:paraId="5F0A6696" w14:textId="77777777" w:rsidR="002A2B79" w:rsidRDefault="002A2B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iryo UI">
    <w:charset w:val="80"/>
    <w:family w:val="swiss"/>
    <w:pitch w:val="variable"/>
    <w:sig w:usb0="E00002FF" w:usb1="6AC7FFFF" w:usb2="08000012" w:usb3="00000000" w:csb0="0002009F" w:csb1="00000000"/>
  </w:font>
  <w:font w:name="MS Mincho">
    <w:panose1 w:val="020206090402050803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modern"/>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4487" w14:textId="345AAECA" w:rsidR="005D1D01" w:rsidRDefault="005D1D01" w:rsidP="001C1E6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C4B04E" w14:textId="77777777" w:rsidR="005D1D01" w:rsidRDefault="005D1D01">
    <w:pPr>
      <w:pStyle w:val="Footer"/>
    </w:pPr>
  </w:p>
  <w:p w14:paraId="04F47A31" w14:textId="77777777" w:rsidR="005D1D01" w:rsidRDefault="005D1D01"/>
  <w:p w14:paraId="47D32243" w14:textId="77777777" w:rsidR="005D1D01" w:rsidRDefault="005D1D01"/>
  <w:p w14:paraId="1B47D9E5" w14:textId="77777777" w:rsidR="00CB02B1" w:rsidRDefault="00CB02B1"/>
  <w:p w14:paraId="08A88190" w14:textId="77777777" w:rsidR="00CB02B1" w:rsidRDefault="00CB02B1"/>
  <w:p w14:paraId="2F30C23E" w14:textId="77777777" w:rsidR="00CB02B1" w:rsidRDefault="00CB02B1"/>
  <w:p w14:paraId="4C28E816" w14:textId="77777777" w:rsidR="00CB02B1" w:rsidRDefault="00CB02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7455" w14:textId="6B79627A" w:rsidR="005D1D01" w:rsidRDefault="005D1D01" w:rsidP="001C1E6A">
    <w:pPr>
      <w:pStyle w:val="Footer"/>
      <w:framePr w:w="1150" w:wrap="around" w:vAnchor="text" w:hAnchor="margin" w:xAlign="center" w:y="9"/>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r>
      <w:rPr>
        <w:rStyle w:val="PageNumber"/>
        <w:rFonts w:hint="eastAsia"/>
      </w:rPr>
      <w:t xml:space="preserve"> of </w:t>
    </w:r>
    <w:r>
      <w:rPr>
        <w:rStyle w:val="PageNumber"/>
      </w:rPr>
      <w:fldChar w:fldCharType="begin"/>
    </w:r>
    <w:r>
      <w:rPr>
        <w:rStyle w:val="PageNumber"/>
      </w:rPr>
      <w:instrText xml:space="preserve"> </w:instrText>
    </w:r>
    <w:r>
      <w:rPr>
        <w:rStyle w:val="PageNumber"/>
        <w:rFonts w:hint="eastAsia"/>
      </w:rPr>
      <w:instrText>NUMPAGES  \* Arabic  \* MERGEFORMAT</w:instrText>
    </w:r>
    <w:r>
      <w:rPr>
        <w:rStyle w:val="PageNumber"/>
      </w:rPr>
      <w:instrText xml:space="preserve"> </w:instrText>
    </w:r>
    <w:r>
      <w:rPr>
        <w:rStyle w:val="PageNumber"/>
      </w:rPr>
      <w:fldChar w:fldCharType="separate"/>
    </w:r>
    <w:r>
      <w:rPr>
        <w:rStyle w:val="PageNumber"/>
        <w:noProof/>
      </w:rPr>
      <w:t>124</w:t>
    </w:r>
    <w:r>
      <w:rPr>
        <w:rStyle w:val="PageNumber"/>
      </w:rPr>
      <w:fldChar w:fldCharType="end"/>
    </w:r>
  </w:p>
  <w:p w14:paraId="287AB540" w14:textId="1942C7C0" w:rsidR="005D1D01" w:rsidRDefault="005D1D01" w:rsidP="001C1E6A">
    <w:pPr>
      <w:pStyle w:val="Footer"/>
    </w:pPr>
  </w:p>
  <w:p w14:paraId="2B24FC88" w14:textId="0AF9EA7E" w:rsidR="005D1D01" w:rsidRDefault="005D1D01" w:rsidP="00171BEB">
    <w:pPr>
      <w:pStyle w:val="Footer"/>
    </w:pPr>
    <w:r w:rsidRPr="007507E1">
      <w:rPr>
        <w:rFonts w:eastAsia="MS PGothic" w:cs="Arial"/>
        <w:b/>
        <w:bCs/>
        <w:color w:val="333333"/>
        <w:kern w:val="0"/>
        <w:sz w:val="18"/>
        <w:szCs w:val="18"/>
      </w:rPr>
      <w:t>【</w:t>
    </w:r>
    <w:r w:rsidRPr="007507E1">
      <w:rPr>
        <w:rFonts w:eastAsia="MS PGothic" w:cs="Arial"/>
        <w:b/>
        <w:bCs/>
        <w:color w:val="333333"/>
        <w:kern w:val="0"/>
        <w:sz w:val="18"/>
        <w:szCs w:val="18"/>
      </w:rPr>
      <w:t>RENESAS CONFIDENTIAL</w:t>
    </w:r>
    <w:r w:rsidRPr="007507E1">
      <w:rPr>
        <w:rFonts w:eastAsia="MS PGothic" w:cs="Arial"/>
        <w:b/>
        <w:bCs/>
        <w:color w:val="333333"/>
        <w:kern w:val="0"/>
        <w:sz w:val="18"/>
        <w:szCs w:val="18"/>
      </w:rPr>
      <w:t>】</w:t>
    </w:r>
  </w:p>
  <w:p w14:paraId="1668B4FE" w14:textId="77777777" w:rsidR="00CB02B1" w:rsidRDefault="00CB02B1"/>
  <w:p w14:paraId="3D0A022C" w14:textId="77777777" w:rsidR="00CB02B1" w:rsidRDefault="00CB02B1"/>
  <w:p w14:paraId="62BB8FB2" w14:textId="77777777" w:rsidR="00CB02B1" w:rsidRDefault="00CB02B1"/>
  <w:p w14:paraId="3CA74BB6" w14:textId="77777777" w:rsidR="00CB02B1" w:rsidRDefault="00CB0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AC678" w14:textId="77777777" w:rsidR="002A2B79" w:rsidRDefault="002A2B79">
      <w:r>
        <w:separator/>
      </w:r>
    </w:p>
    <w:p w14:paraId="123CA8B0" w14:textId="77777777" w:rsidR="002A2B79" w:rsidRDefault="002A2B79"/>
    <w:p w14:paraId="3C20192A" w14:textId="77777777" w:rsidR="002A2B79" w:rsidRDefault="002A2B79"/>
  </w:footnote>
  <w:footnote w:type="continuationSeparator" w:id="0">
    <w:p w14:paraId="591CEC61" w14:textId="77777777" w:rsidR="002A2B79" w:rsidRDefault="002A2B79">
      <w:r>
        <w:continuationSeparator/>
      </w:r>
    </w:p>
    <w:p w14:paraId="45A52E96" w14:textId="77777777" w:rsidR="002A2B79" w:rsidRDefault="002A2B79"/>
    <w:p w14:paraId="6CF9192A" w14:textId="77777777" w:rsidR="002A2B79" w:rsidRDefault="002A2B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16FD2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24ABF30"/>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ABC6448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5B042C3E"/>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931526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40F2D22"/>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 w15:restartNumberingAfterBreak="0">
    <w:nsid w:val="16975EC6"/>
    <w:multiLevelType w:val="hybridMultilevel"/>
    <w:tmpl w:val="3A1A6C88"/>
    <w:lvl w:ilvl="0" w:tplc="2452AC7C">
      <w:start w:val="1"/>
      <w:numFmt w:val="decimal"/>
      <w:lvlText w:val="[%1]"/>
      <w:lvlJc w:val="left"/>
      <w:pPr>
        <w:ind w:left="42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848411A"/>
    <w:multiLevelType w:val="hybridMultilevel"/>
    <w:tmpl w:val="6DE0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94F05"/>
    <w:multiLevelType w:val="multilevel"/>
    <w:tmpl w:val="6C2098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5964"/>
        </w:tabs>
        <w:ind w:left="5964" w:hanging="720"/>
      </w:pPr>
      <w:rPr>
        <w:b/>
        <w:bCs w:val="0"/>
        <w:i w:val="0"/>
        <w:iCs w:val="0"/>
        <w:lang w:val="en-GB"/>
      </w:rPr>
    </w:lvl>
    <w:lvl w:ilvl="3">
      <w:start w:val="1"/>
      <w:numFmt w:val="decimal"/>
      <w:pStyle w:val="Heading4"/>
      <w:lvlText w:val="%1.%2.%3.%4"/>
      <w:lvlJc w:val="left"/>
      <w:pPr>
        <w:tabs>
          <w:tab w:val="num" w:pos="864"/>
        </w:tabs>
        <w:ind w:left="864" w:hanging="864"/>
      </w:pPr>
      <w:rPr>
        <w:rFonts w:ascii="Times New Roman" w:hAnsi="Times New Roman" w:cs="Times New Roman" w:hint="default"/>
        <w:sz w:val="21"/>
        <w:szCs w:val="21"/>
      </w:rPr>
    </w:lvl>
    <w:lvl w:ilvl="4">
      <w:start w:val="1"/>
      <w:numFmt w:val="decimal"/>
      <w:pStyle w:val="Heading5"/>
      <w:lvlText w:val="%1.%2.%3.%4.%5"/>
      <w:lvlJc w:val="left"/>
      <w:pPr>
        <w:tabs>
          <w:tab w:val="num" w:pos="1113"/>
        </w:tabs>
        <w:ind w:left="1113" w:hanging="1008"/>
      </w:pPr>
      <w:rPr>
        <w:rFonts w:ascii="Times New Roman" w:hAnsi="Times New Roman" w:cs="Times New Roman" w:hint="default"/>
        <w:b/>
      </w:rPr>
    </w:lvl>
    <w:lvl w:ilvl="5">
      <w:start w:val="1"/>
      <w:numFmt w:val="decimal"/>
      <w:pStyle w:val="Heading6"/>
      <w:lvlText w:val="%1.%2.%3.%4.%5.%6"/>
      <w:lvlJc w:val="left"/>
      <w:pPr>
        <w:tabs>
          <w:tab w:val="num" w:pos="1152"/>
        </w:tabs>
        <w:ind w:left="1152" w:hanging="1152"/>
      </w:pPr>
      <w:rPr>
        <w:rFonts w:ascii="Arial" w:hAnsi="Arial" w:cs="Arial" w:hint="default"/>
      </w:r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1E8463DE"/>
    <w:multiLevelType w:val="hybridMultilevel"/>
    <w:tmpl w:val="0ED0B152"/>
    <w:lvl w:ilvl="0" w:tplc="4210D2D8">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ECF1B4A"/>
    <w:multiLevelType w:val="singleLevel"/>
    <w:tmpl w:val="2D04600C"/>
    <w:lvl w:ilvl="0">
      <w:start w:val="1"/>
      <w:numFmt w:val="decimal"/>
      <w:pStyle w:val="RefSection"/>
      <w:lvlText w:val="SRf_INM_%1:"/>
      <w:lvlJc w:val="left"/>
      <w:pPr>
        <w:tabs>
          <w:tab w:val="num" w:pos="1440"/>
        </w:tabs>
        <w:ind w:left="0" w:firstLine="0"/>
      </w:pPr>
      <w:rPr>
        <w:rFonts w:ascii="Arial" w:hAnsi="Arial" w:hint="default"/>
        <w:b/>
        <w:i w:val="0"/>
        <w:color w:val="333399"/>
        <w:sz w:val="20"/>
      </w:rPr>
    </w:lvl>
  </w:abstractNum>
  <w:abstractNum w:abstractNumId="11" w15:restartNumberingAfterBreak="0">
    <w:nsid w:val="215E4E09"/>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2" w15:restartNumberingAfterBreak="0">
    <w:nsid w:val="2305218D"/>
    <w:multiLevelType w:val="hybridMultilevel"/>
    <w:tmpl w:val="398C29A8"/>
    <w:lvl w:ilvl="0" w:tplc="1F00BAFE">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3" w15:restartNumberingAfterBreak="0">
    <w:nsid w:val="2925243F"/>
    <w:multiLevelType w:val="hybridMultilevel"/>
    <w:tmpl w:val="8FDEA1FE"/>
    <w:lvl w:ilvl="0" w:tplc="1780D1FC">
      <w:start w:val="1"/>
      <w:numFmt w:val="bullet"/>
      <w:lvlText w:val="•"/>
      <w:lvlJc w:val="left"/>
      <w:pPr>
        <w:tabs>
          <w:tab w:val="num" w:pos="720"/>
        </w:tabs>
        <w:ind w:left="720" w:hanging="360"/>
      </w:pPr>
      <w:rPr>
        <w:rFonts w:ascii="Arial" w:hAnsi="Arial" w:hint="default"/>
      </w:rPr>
    </w:lvl>
    <w:lvl w:ilvl="1" w:tplc="5E12413A" w:tentative="1">
      <w:start w:val="1"/>
      <w:numFmt w:val="bullet"/>
      <w:lvlText w:val="•"/>
      <w:lvlJc w:val="left"/>
      <w:pPr>
        <w:tabs>
          <w:tab w:val="num" w:pos="1440"/>
        </w:tabs>
        <w:ind w:left="1440" w:hanging="360"/>
      </w:pPr>
      <w:rPr>
        <w:rFonts w:ascii="Arial" w:hAnsi="Arial" w:hint="default"/>
      </w:rPr>
    </w:lvl>
    <w:lvl w:ilvl="2" w:tplc="AD3ED5D6" w:tentative="1">
      <w:start w:val="1"/>
      <w:numFmt w:val="bullet"/>
      <w:lvlText w:val="•"/>
      <w:lvlJc w:val="left"/>
      <w:pPr>
        <w:tabs>
          <w:tab w:val="num" w:pos="2160"/>
        </w:tabs>
        <w:ind w:left="2160" w:hanging="360"/>
      </w:pPr>
      <w:rPr>
        <w:rFonts w:ascii="Arial" w:hAnsi="Arial" w:hint="default"/>
      </w:rPr>
    </w:lvl>
    <w:lvl w:ilvl="3" w:tplc="265E4F26" w:tentative="1">
      <w:start w:val="1"/>
      <w:numFmt w:val="bullet"/>
      <w:lvlText w:val="•"/>
      <w:lvlJc w:val="left"/>
      <w:pPr>
        <w:tabs>
          <w:tab w:val="num" w:pos="2880"/>
        </w:tabs>
        <w:ind w:left="2880" w:hanging="360"/>
      </w:pPr>
      <w:rPr>
        <w:rFonts w:ascii="Arial" w:hAnsi="Arial" w:hint="default"/>
      </w:rPr>
    </w:lvl>
    <w:lvl w:ilvl="4" w:tplc="E6363820" w:tentative="1">
      <w:start w:val="1"/>
      <w:numFmt w:val="bullet"/>
      <w:lvlText w:val="•"/>
      <w:lvlJc w:val="left"/>
      <w:pPr>
        <w:tabs>
          <w:tab w:val="num" w:pos="3600"/>
        </w:tabs>
        <w:ind w:left="3600" w:hanging="360"/>
      </w:pPr>
      <w:rPr>
        <w:rFonts w:ascii="Arial" w:hAnsi="Arial" w:hint="default"/>
      </w:rPr>
    </w:lvl>
    <w:lvl w:ilvl="5" w:tplc="6FFED5F2" w:tentative="1">
      <w:start w:val="1"/>
      <w:numFmt w:val="bullet"/>
      <w:lvlText w:val="•"/>
      <w:lvlJc w:val="left"/>
      <w:pPr>
        <w:tabs>
          <w:tab w:val="num" w:pos="4320"/>
        </w:tabs>
        <w:ind w:left="4320" w:hanging="360"/>
      </w:pPr>
      <w:rPr>
        <w:rFonts w:ascii="Arial" w:hAnsi="Arial" w:hint="default"/>
      </w:rPr>
    </w:lvl>
    <w:lvl w:ilvl="6" w:tplc="4776CF28" w:tentative="1">
      <w:start w:val="1"/>
      <w:numFmt w:val="bullet"/>
      <w:lvlText w:val="•"/>
      <w:lvlJc w:val="left"/>
      <w:pPr>
        <w:tabs>
          <w:tab w:val="num" w:pos="5040"/>
        </w:tabs>
        <w:ind w:left="5040" w:hanging="360"/>
      </w:pPr>
      <w:rPr>
        <w:rFonts w:ascii="Arial" w:hAnsi="Arial" w:hint="default"/>
      </w:rPr>
    </w:lvl>
    <w:lvl w:ilvl="7" w:tplc="D0C49E16" w:tentative="1">
      <w:start w:val="1"/>
      <w:numFmt w:val="bullet"/>
      <w:lvlText w:val="•"/>
      <w:lvlJc w:val="left"/>
      <w:pPr>
        <w:tabs>
          <w:tab w:val="num" w:pos="5760"/>
        </w:tabs>
        <w:ind w:left="5760" w:hanging="360"/>
      </w:pPr>
      <w:rPr>
        <w:rFonts w:ascii="Arial" w:hAnsi="Arial" w:hint="default"/>
      </w:rPr>
    </w:lvl>
    <w:lvl w:ilvl="8" w:tplc="4BF68A5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595E0A"/>
    <w:multiLevelType w:val="hybridMultilevel"/>
    <w:tmpl w:val="2B221EB0"/>
    <w:lvl w:ilvl="0" w:tplc="B148A8BE">
      <w:start w:val="1"/>
      <w:numFmt w:val="bullet"/>
      <w:pStyle w:val="a"/>
      <w:lvlText w:val=""/>
      <w:lvlJc w:val="left"/>
      <w:pPr>
        <w:ind w:left="562" w:hanging="420"/>
      </w:pPr>
      <w:rPr>
        <w:rFonts w:ascii="Symbol" w:hAnsi="Symbol" w:cs="Symbol" w:hint="default"/>
      </w:rPr>
    </w:lvl>
    <w:lvl w:ilvl="1" w:tplc="0409000B" w:tentative="1">
      <w:start w:val="1"/>
      <w:numFmt w:val="bullet"/>
      <w:lvlText w:val=""/>
      <w:lvlJc w:val="left"/>
      <w:pPr>
        <w:ind w:left="982" w:hanging="420"/>
      </w:pPr>
      <w:rPr>
        <w:rFonts w:ascii="Wingdings" w:hAnsi="Wingdings" w:hint="default"/>
      </w:rPr>
    </w:lvl>
    <w:lvl w:ilvl="2" w:tplc="0409000D"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B" w:tentative="1">
      <w:start w:val="1"/>
      <w:numFmt w:val="bullet"/>
      <w:lvlText w:val=""/>
      <w:lvlJc w:val="left"/>
      <w:pPr>
        <w:ind w:left="2242" w:hanging="420"/>
      </w:pPr>
      <w:rPr>
        <w:rFonts w:ascii="Wingdings" w:hAnsi="Wingdings" w:hint="default"/>
      </w:rPr>
    </w:lvl>
    <w:lvl w:ilvl="5" w:tplc="0409000D"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B" w:tentative="1">
      <w:start w:val="1"/>
      <w:numFmt w:val="bullet"/>
      <w:lvlText w:val=""/>
      <w:lvlJc w:val="left"/>
      <w:pPr>
        <w:ind w:left="3502" w:hanging="420"/>
      </w:pPr>
      <w:rPr>
        <w:rFonts w:ascii="Wingdings" w:hAnsi="Wingdings" w:hint="default"/>
      </w:rPr>
    </w:lvl>
    <w:lvl w:ilvl="8" w:tplc="0409000D" w:tentative="1">
      <w:start w:val="1"/>
      <w:numFmt w:val="bullet"/>
      <w:lvlText w:val=""/>
      <w:lvlJc w:val="left"/>
      <w:pPr>
        <w:ind w:left="3922" w:hanging="420"/>
      </w:pPr>
      <w:rPr>
        <w:rFonts w:ascii="Wingdings" w:hAnsi="Wingdings" w:hint="default"/>
      </w:rPr>
    </w:lvl>
  </w:abstractNum>
  <w:abstractNum w:abstractNumId="15" w15:restartNumberingAfterBreak="0">
    <w:nsid w:val="2C434AD3"/>
    <w:multiLevelType w:val="multilevel"/>
    <w:tmpl w:val="3ACACA04"/>
    <w:lvl w:ilvl="0">
      <w:start w:val="1"/>
      <w:numFmt w:val="upperLetter"/>
      <w:pStyle w:val="Appendix"/>
      <w:suff w:val="nothing"/>
      <w:lvlText w:val="Appendix %1 - "/>
      <w:lvlJc w:val="left"/>
      <w:pPr>
        <w:ind w:left="0" w:firstLine="0"/>
      </w:pPr>
      <w:rPr>
        <w:rFonts w:ascii="Arial" w:hAnsi="Arial" w:hint="default"/>
        <w:b/>
        <w:i w:val="0"/>
        <w:sz w:val="36"/>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6" w15:restartNumberingAfterBreak="0">
    <w:nsid w:val="2E135768"/>
    <w:multiLevelType w:val="hybridMultilevel"/>
    <w:tmpl w:val="EA34855E"/>
    <w:lvl w:ilvl="0" w:tplc="002CE924">
      <w:start w:val="1"/>
      <w:numFmt w:val="bullet"/>
      <w:lvlText w:val="•"/>
      <w:lvlJc w:val="left"/>
      <w:pPr>
        <w:tabs>
          <w:tab w:val="num" w:pos="720"/>
        </w:tabs>
        <w:ind w:left="720" w:hanging="360"/>
      </w:pPr>
      <w:rPr>
        <w:rFonts w:ascii="Arial" w:hAnsi="Arial" w:hint="default"/>
      </w:rPr>
    </w:lvl>
    <w:lvl w:ilvl="1" w:tplc="892CDDCE" w:tentative="1">
      <w:start w:val="1"/>
      <w:numFmt w:val="bullet"/>
      <w:lvlText w:val="•"/>
      <w:lvlJc w:val="left"/>
      <w:pPr>
        <w:tabs>
          <w:tab w:val="num" w:pos="1440"/>
        </w:tabs>
        <w:ind w:left="1440" w:hanging="360"/>
      </w:pPr>
      <w:rPr>
        <w:rFonts w:ascii="Arial" w:hAnsi="Arial" w:hint="default"/>
      </w:rPr>
    </w:lvl>
    <w:lvl w:ilvl="2" w:tplc="BEB236C8" w:tentative="1">
      <w:start w:val="1"/>
      <w:numFmt w:val="bullet"/>
      <w:lvlText w:val="•"/>
      <w:lvlJc w:val="left"/>
      <w:pPr>
        <w:tabs>
          <w:tab w:val="num" w:pos="2160"/>
        </w:tabs>
        <w:ind w:left="2160" w:hanging="360"/>
      </w:pPr>
      <w:rPr>
        <w:rFonts w:ascii="Arial" w:hAnsi="Arial" w:hint="default"/>
      </w:rPr>
    </w:lvl>
    <w:lvl w:ilvl="3" w:tplc="1BE20CE8" w:tentative="1">
      <w:start w:val="1"/>
      <w:numFmt w:val="bullet"/>
      <w:lvlText w:val="•"/>
      <w:lvlJc w:val="left"/>
      <w:pPr>
        <w:tabs>
          <w:tab w:val="num" w:pos="2880"/>
        </w:tabs>
        <w:ind w:left="2880" w:hanging="360"/>
      </w:pPr>
      <w:rPr>
        <w:rFonts w:ascii="Arial" w:hAnsi="Arial" w:hint="default"/>
      </w:rPr>
    </w:lvl>
    <w:lvl w:ilvl="4" w:tplc="9CE45306" w:tentative="1">
      <w:start w:val="1"/>
      <w:numFmt w:val="bullet"/>
      <w:lvlText w:val="•"/>
      <w:lvlJc w:val="left"/>
      <w:pPr>
        <w:tabs>
          <w:tab w:val="num" w:pos="3600"/>
        </w:tabs>
        <w:ind w:left="3600" w:hanging="360"/>
      </w:pPr>
      <w:rPr>
        <w:rFonts w:ascii="Arial" w:hAnsi="Arial" w:hint="default"/>
      </w:rPr>
    </w:lvl>
    <w:lvl w:ilvl="5" w:tplc="80E8A824" w:tentative="1">
      <w:start w:val="1"/>
      <w:numFmt w:val="bullet"/>
      <w:lvlText w:val="•"/>
      <w:lvlJc w:val="left"/>
      <w:pPr>
        <w:tabs>
          <w:tab w:val="num" w:pos="4320"/>
        </w:tabs>
        <w:ind w:left="4320" w:hanging="360"/>
      </w:pPr>
      <w:rPr>
        <w:rFonts w:ascii="Arial" w:hAnsi="Arial" w:hint="default"/>
      </w:rPr>
    </w:lvl>
    <w:lvl w:ilvl="6" w:tplc="1AA8FD10" w:tentative="1">
      <w:start w:val="1"/>
      <w:numFmt w:val="bullet"/>
      <w:lvlText w:val="•"/>
      <w:lvlJc w:val="left"/>
      <w:pPr>
        <w:tabs>
          <w:tab w:val="num" w:pos="5040"/>
        </w:tabs>
        <w:ind w:left="5040" w:hanging="360"/>
      </w:pPr>
      <w:rPr>
        <w:rFonts w:ascii="Arial" w:hAnsi="Arial" w:hint="default"/>
      </w:rPr>
    </w:lvl>
    <w:lvl w:ilvl="7" w:tplc="F3A0C890" w:tentative="1">
      <w:start w:val="1"/>
      <w:numFmt w:val="bullet"/>
      <w:lvlText w:val="•"/>
      <w:lvlJc w:val="left"/>
      <w:pPr>
        <w:tabs>
          <w:tab w:val="num" w:pos="5760"/>
        </w:tabs>
        <w:ind w:left="5760" w:hanging="360"/>
      </w:pPr>
      <w:rPr>
        <w:rFonts w:ascii="Arial" w:hAnsi="Arial" w:hint="default"/>
      </w:rPr>
    </w:lvl>
    <w:lvl w:ilvl="8" w:tplc="B204BA6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A627C51"/>
    <w:multiLevelType w:val="hybridMultilevel"/>
    <w:tmpl w:val="3522A806"/>
    <w:lvl w:ilvl="0" w:tplc="815AB738">
      <w:start w:val="1"/>
      <w:numFmt w:val="bullet"/>
      <w:pStyle w:val="a0"/>
      <w:lvlText w:val=""/>
      <w:lvlJc w:val="left"/>
      <w:pPr>
        <w:ind w:left="704" w:hanging="420"/>
      </w:pPr>
      <w:rPr>
        <w:rFonts w:ascii="Symbol" w:hAnsi="Symbol" w:cs="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CB51FC5"/>
    <w:multiLevelType w:val="hybridMultilevel"/>
    <w:tmpl w:val="F656D6DE"/>
    <w:lvl w:ilvl="0" w:tplc="9C0865E8">
      <w:start w:val="1"/>
      <w:numFmt w:val="decimal"/>
      <w:pStyle w:val="API"/>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F072FE7"/>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0" w15:restartNumberingAfterBreak="0">
    <w:nsid w:val="40B4010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32D5BD1"/>
    <w:multiLevelType w:val="multilevel"/>
    <w:tmpl w:val="0409001D"/>
    <w:styleLink w:val="Bulletsnumberd"/>
    <w:lvl w:ilvl="0">
      <w:start w:val="1"/>
      <w:numFmt w:val="decimal"/>
      <w:lvlText w:val="%1)"/>
      <w:lvlJc w:val="left"/>
      <w:pPr>
        <w:tabs>
          <w:tab w:val="num" w:pos="360"/>
        </w:tabs>
        <w:ind w:left="360" w:hanging="360"/>
      </w:pPr>
      <w:rPr>
        <w:rFonts w:ascii="Arial" w:hAnsi="Arial"/>
        <w:sz w:val="20"/>
      </w:rPr>
    </w:lvl>
    <w:lvl w:ilvl="1">
      <w:start w:val="1"/>
      <w:numFmt w:val="lowerLetter"/>
      <w:lvlText w:val="%2)"/>
      <w:lvlJc w:val="left"/>
      <w:pPr>
        <w:tabs>
          <w:tab w:val="num" w:pos="720"/>
        </w:tabs>
        <w:ind w:left="720" w:hanging="360"/>
      </w:pPr>
      <w:rPr>
        <w:rFonts w:ascii="Arial" w:hAnsi="Arial"/>
        <w:sz w:val="20"/>
      </w:rPr>
    </w:lvl>
    <w:lvl w:ilvl="2">
      <w:start w:val="1"/>
      <w:numFmt w:val="lowerRoman"/>
      <w:lvlText w:val="%3)"/>
      <w:lvlJc w:val="left"/>
      <w:pPr>
        <w:tabs>
          <w:tab w:val="num" w:pos="1080"/>
        </w:tabs>
        <w:ind w:left="1080" w:hanging="360"/>
      </w:pPr>
      <w:rPr>
        <w:rFonts w:ascii="Arial" w:hAnsi="Arial"/>
        <w:sz w:val="2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3461A1"/>
    <w:multiLevelType w:val="hybridMultilevel"/>
    <w:tmpl w:val="7710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D20E77"/>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C3A7105"/>
    <w:multiLevelType w:val="multilevel"/>
    <w:tmpl w:val="0409001D"/>
    <w:styleLink w:val="Bullets"/>
    <w:lvl w:ilvl="0">
      <w:start w:val="1"/>
      <w:numFmt w:val="bullet"/>
      <w:lvlText w:val=""/>
      <w:lvlJc w:val="left"/>
      <w:pPr>
        <w:tabs>
          <w:tab w:val="num" w:pos="360"/>
        </w:tabs>
        <w:ind w:left="360" w:hanging="360"/>
      </w:pPr>
      <w:rPr>
        <w:rFonts w:ascii="Symbol" w:hAnsi="Symbol" w:hint="default"/>
        <w:sz w:val="24"/>
      </w:rPr>
    </w:lvl>
    <w:lvl w:ilvl="1">
      <w:start w:val="1"/>
      <w:numFmt w:val="bullet"/>
      <w:lvlText w:val=""/>
      <w:lvlJc w:val="left"/>
      <w:pPr>
        <w:tabs>
          <w:tab w:val="num" w:pos="720"/>
        </w:tabs>
        <w:ind w:left="720" w:hanging="360"/>
      </w:pPr>
      <w:rPr>
        <w:rFonts w:ascii="Wingdings" w:hAnsi="Wingdings" w:hint="default"/>
        <w:sz w:val="24"/>
      </w:rPr>
    </w:lvl>
    <w:lvl w:ilvl="2">
      <w:start w:val="1"/>
      <w:numFmt w:val="bullet"/>
      <w:lvlText w:val="-"/>
      <w:lvlJc w:val="left"/>
      <w:pPr>
        <w:tabs>
          <w:tab w:val="num" w:pos="1080"/>
        </w:tabs>
        <w:ind w:left="1080" w:hanging="360"/>
      </w:pPr>
      <w:rPr>
        <w:rFonts w:ascii="Arial" w:hAnsi="Arial" w:hint="default"/>
        <w:sz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44C140D"/>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6" w15:restartNumberingAfterBreak="0">
    <w:nsid w:val="64AB4F05"/>
    <w:multiLevelType w:val="multilevel"/>
    <w:tmpl w:val="B292F94A"/>
    <w:lvl w:ilvl="0">
      <w:start w:val="1"/>
      <w:numFmt w:val="decimal"/>
      <w:pStyle w:val="Heading11"/>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1"/>
      <w:suff w:val="space"/>
      <w:lvlText w:val="%1.%2."/>
      <w:lvlJc w:val="left"/>
      <w:pPr>
        <w:ind w:left="0" w:firstLine="0"/>
      </w:pPr>
      <w:rPr>
        <w:rFonts w:hint="default"/>
      </w:rPr>
    </w:lvl>
    <w:lvl w:ilvl="2">
      <w:start w:val="1"/>
      <w:numFmt w:val="decimal"/>
      <w:pStyle w:val="Heading31"/>
      <w:suff w:val="space"/>
      <w:lvlText w:val="%1.%2.%3."/>
      <w:lvlJc w:val="left"/>
      <w:pPr>
        <w:ind w:left="2250" w:firstLine="0"/>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1"/>
      <w:suff w:val="space"/>
      <w:lvlText w:val="%1.%2.%3.%4."/>
      <w:lvlJc w:val="left"/>
      <w:pPr>
        <w:ind w:left="0" w:firstLine="0"/>
      </w:pPr>
      <w:rPr>
        <w:rFonts w:hint="default"/>
      </w:rPr>
    </w:lvl>
    <w:lvl w:ilvl="4">
      <w:start w:val="1"/>
      <w:numFmt w:val="decimal"/>
      <w:pStyle w:val="Heading51"/>
      <w:suff w:val="space"/>
      <w:lvlText w:val="%1.%2.%3.%4.%5."/>
      <w:lvlJc w:val="left"/>
      <w:pPr>
        <w:ind w:left="0" w:firstLine="0"/>
      </w:pPr>
      <w:rPr>
        <w:rFonts w:hint="default"/>
      </w:rPr>
    </w:lvl>
    <w:lvl w:ilvl="5">
      <w:start w:val="1"/>
      <w:numFmt w:val="decimal"/>
      <w:pStyle w:val="Heading61"/>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pStyle w:val="Heading71"/>
      <w:suff w:val="space"/>
      <w:lvlText w:val="%1.%2.%3.%4.%5.%6.%7.%8."/>
      <w:lvlJc w:val="left"/>
      <w:pPr>
        <w:ind w:left="0" w:firstLine="0"/>
      </w:pPr>
      <w:rPr>
        <w:rFonts w:hint="default"/>
      </w:rPr>
    </w:lvl>
    <w:lvl w:ilvl="8">
      <w:start w:val="1"/>
      <w:numFmt w:val="decimal"/>
      <w:pStyle w:val="Heading81"/>
      <w:suff w:val="space"/>
      <w:lvlText w:val="%1.%2.%3.%4.%5.%6.%7.%8.%9."/>
      <w:lvlJc w:val="left"/>
      <w:pPr>
        <w:ind w:left="0" w:firstLine="0"/>
      </w:pPr>
      <w:rPr>
        <w:rFonts w:hint="default"/>
      </w:rPr>
    </w:lvl>
  </w:abstractNum>
  <w:abstractNum w:abstractNumId="27" w15:restartNumberingAfterBreak="0">
    <w:nsid w:val="6BDD3DAF"/>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14C4789"/>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9" w15:restartNumberingAfterBreak="0">
    <w:nsid w:val="75C301AC"/>
    <w:multiLevelType w:val="hybridMultilevel"/>
    <w:tmpl w:val="898E9116"/>
    <w:lvl w:ilvl="0" w:tplc="25D487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75CB3AA7"/>
    <w:multiLevelType w:val="hybridMultilevel"/>
    <w:tmpl w:val="27928962"/>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1" w15:restartNumberingAfterBreak="0">
    <w:nsid w:val="7D2E18FC"/>
    <w:multiLevelType w:val="hybridMultilevel"/>
    <w:tmpl w:val="0ED0B152"/>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1218904124">
    <w:abstractNumId w:val="8"/>
  </w:num>
  <w:num w:numId="2" w16cid:durableId="1209610458">
    <w:abstractNumId w:val="3"/>
  </w:num>
  <w:num w:numId="3" w16cid:durableId="1585408650">
    <w:abstractNumId w:val="2"/>
  </w:num>
  <w:num w:numId="4" w16cid:durableId="2042627661">
    <w:abstractNumId w:val="1"/>
  </w:num>
  <w:num w:numId="5" w16cid:durableId="1060901191">
    <w:abstractNumId w:val="0"/>
  </w:num>
  <w:num w:numId="6" w16cid:durableId="1985623373">
    <w:abstractNumId w:val="4"/>
  </w:num>
  <w:num w:numId="7" w16cid:durableId="2055538121">
    <w:abstractNumId w:val="20"/>
  </w:num>
  <w:num w:numId="8" w16cid:durableId="480737744">
    <w:abstractNumId w:val="27"/>
  </w:num>
  <w:num w:numId="9" w16cid:durableId="1119880596">
    <w:abstractNumId w:val="24"/>
  </w:num>
  <w:num w:numId="10" w16cid:durableId="909343308">
    <w:abstractNumId w:val="21"/>
  </w:num>
  <w:num w:numId="11" w16cid:durableId="1346712949">
    <w:abstractNumId w:val="15"/>
  </w:num>
  <w:num w:numId="12" w16cid:durableId="1015812058">
    <w:abstractNumId w:val="10"/>
  </w:num>
  <w:num w:numId="13" w16cid:durableId="1530606016">
    <w:abstractNumId w:val="17"/>
  </w:num>
  <w:num w:numId="14" w16cid:durableId="2143300249">
    <w:abstractNumId w:val="14"/>
  </w:num>
  <w:num w:numId="15" w16cid:durableId="26755927">
    <w:abstractNumId w:val="18"/>
  </w:num>
  <w:num w:numId="16" w16cid:durableId="763769465">
    <w:abstractNumId w:val="6"/>
  </w:num>
  <w:num w:numId="17" w16cid:durableId="196042706">
    <w:abstractNumId w:val="9"/>
  </w:num>
  <w:num w:numId="18" w16cid:durableId="1857841421">
    <w:abstractNumId w:val="16"/>
  </w:num>
  <w:num w:numId="19" w16cid:durableId="1460411520">
    <w:abstractNumId w:val="13"/>
  </w:num>
  <w:num w:numId="20" w16cid:durableId="940800927">
    <w:abstractNumId w:val="22"/>
  </w:num>
  <w:num w:numId="21" w16cid:durableId="1258638788">
    <w:abstractNumId w:val="7"/>
  </w:num>
  <w:num w:numId="22" w16cid:durableId="1866140171">
    <w:abstractNumId w:val="30"/>
  </w:num>
  <w:num w:numId="23" w16cid:durableId="388187067">
    <w:abstractNumId w:val="23"/>
  </w:num>
  <w:num w:numId="24" w16cid:durableId="1020812478">
    <w:abstractNumId w:val="31"/>
  </w:num>
  <w:num w:numId="25" w16cid:durableId="2007243131">
    <w:abstractNumId w:val="25"/>
  </w:num>
  <w:num w:numId="26" w16cid:durableId="823273816">
    <w:abstractNumId w:val="5"/>
  </w:num>
  <w:num w:numId="27" w16cid:durableId="1880627392">
    <w:abstractNumId w:val="19"/>
  </w:num>
  <w:num w:numId="28" w16cid:durableId="358967640">
    <w:abstractNumId w:val="28"/>
  </w:num>
  <w:num w:numId="29" w16cid:durableId="2112698581">
    <w:abstractNumId w:val="29"/>
  </w:num>
  <w:num w:numId="30" w16cid:durableId="213808880">
    <w:abstractNumId w:val="26"/>
  </w:num>
  <w:num w:numId="31" w16cid:durableId="96566377">
    <w:abstractNumId w:val="12"/>
  </w:num>
  <w:num w:numId="32" w16cid:durableId="1732265603">
    <w:abstractNumId w:val="11"/>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y Huynh">
    <w15:presenceInfo w15:providerId="AD" w15:userId="S::huy.huynh.fz@renesas.com::16b59489-ed78-4b12-8786-183d513ec1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bordersDoNotSurroundHeader/>
  <w:bordersDoNotSurroundFooter/>
  <w:revisionView w:markup="0"/>
  <w:documentProtection w:edit="readOnly" w:enforcement="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4C6"/>
    <w:rsid w:val="00000133"/>
    <w:rsid w:val="000003AC"/>
    <w:rsid w:val="00000B09"/>
    <w:rsid w:val="0000151E"/>
    <w:rsid w:val="0000155A"/>
    <w:rsid w:val="00001FCD"/>
    <w:rsid w:val="000025C7"/>
    <w:rsid w:val="00002883"/>
    <w:rsid w:val="00002C08"/>
    <w:rsid w:val="000032BB"/>
    <w:rsid w:val="00004DC4"/>
    <w:rsid w:val="000056EF"/>
    <w:rsid w:val="00005B13"/>
    <w:rsid w:val="00006762"/>
    <w:rsid w:val="0000732B"/>
    <w:rsid w:val="00010A5A"/>
    <w:rsid w:val="00010FB8"/>
    <w:rsid w:val="00011526"/>
    <w:rsid w:val="0001185B"/>
    <w:rsid w:val="0001235A"/>
    <w:rsid w:val="000129E6"/>
    <w:rsid w:val="00012A82"/>
    <w:rsid w:val="00012BB2"/>
    <w:rsid w:val="00014931"/>
    <w:rsid w:val="00014EE4"/>
    <w:rsid w:val="00015A9D"/>
    <w:rsid w:val="00016B58"/>
    <w:rsid w:val="00016B77"/>
    <w:rsid w:val="0001700D"/>
    <w:rsid w:val="0001789C"/>
    <w:rsid w:val="00017B44"/>
    <w:rsid w:val="00020360"/>
    <w:rsid w:val="00020695"/>
    <w:rsid w:val="00020A21"/>
    <w:rsid w:val="00020B26"/>
    <w:rsid w:val="00020E02"/>
    <w:rsid w:val="00020EB7"/>
    <w:rsid w:val="0002108A"/>
    <w:rsid w:val="0002144A"/>
    <w:rsid w:val="000217F1"/>
    <w:rsid w:val="00021A63"/>
    <w:rsid w:val="00021BCD"/>
    <w:rsid w:val="00021D47"/>
    <w:rsid w:val="00022066"/>
    <w:rsid w:val="000220D8"/>
    <w:rsid w:val="000229E3"/>
    <w:rsid w:val="00022FA1"/>
    <w:rsid w:val="000239FF"/>
    <w:rsid w:val="00023BC3"/>
    <w:rsid w:val="00023DDB"/>
    <w:rsid w:val="00025155"/>
    <w:rsid w:val="00025A8B"/>
    <w:rsid w:val="00025C42"/>
    <w:rsid w:val="00025EF2"/>
    <w:rsid w:val="00025F61"/>
    <w:rsid w:val="00026FA9"/>
    <w:rsid w:val="00027AA3"/>
    <w:rsid w:val="00030193"/>
    <w:rsid w:val="0003071B"/>
    <w:rsid w:val="00030B59"/>
    <w:rsid w:val="00031C09"/>
    <w:rsid w:val="00031E11"/>
    <w:rsid w:val="00031F94"/>
    <w:rsid w:val="00032018"/>
    <w:rsid w:val="00033799"/>
    <w:rsid w:val="000354D0"/>
    <w:rsid w:val="00035EAF"/>
    <w:rsid w:val="00036015"/>
    <w:rsid w:val="000364E7"/>
    <w:rsid w:val="00036857"/>
    <w:rsid w:val="00037062"/>
    <w:rsid w:val="0003753E"/>
    <w:rsid w:val="00037820"/>
    <w:rsid w:val="0003795E"/>
    <w:rsid w:val="000405D0"/>
    <w:rsid w:val="00040807"/>
    <w:rsid w:val="00040A50"/>
    <w:rsid w:val="00040FF9"/>
    <w:rsid w:val="00041228"/>
    <w:rsid w:val="000412D1"/>
    <w:rsid w:val="000426ED"/>
    <w:rsid w:val="000428CE"/>
    <w:rsid w:val="00042AED"/>
    <w:rsid w:val="00042F5D"/>
    <w:rsid w:val="00043D11"/>
    <w:rsid w:val="00044341"/>
    <w:rsid w:val="00044663"/>
    <w:rsid w:val="000456CF"/>
    <w:rsid w:val="00045F88"/>
    <w:rsid w:val="00046877"/>
    <w:rsid w:val="00047AA4"/>
    <w:rsid w:val="00050700"/>
    <w:rsid w:val="00050E81"/>
    <w:rsid w:val="000515CE"/>
    <w:rsid w:val="00051BD5"/>
    <w:rsid w:val="00051CF1"/>
    <w:rsid w:val="0005208C"/>
    <w:rsid w:val="000526D2"/>
    <w:rsid w:val="00052B20"/>
    <w:rsid w:val="00053A3C"/>
    <w:rsid w:val="00053AE5"/>
    <w:rsid w:val="00053DE6"/>
    <w:rsid w:val="0005423A"/>
    <w:rsid w:val="0005455D"/>
    <w:rsid w:val="00054990"/>
    <w:rsid w:val="00054D58"/>
    <w:rsid w:val="00055766"/>
    <w:rsid w:val="0005582C"/>
    <w:rsid w:val="0005673C"/>
    <w:rsid w:val="00057388"/>
    <w:rsid w:val="00057723"/>
    <w:rsid w:val="000579C3"/>
    <w:rsid w:val="0006056D"/>
    <w:rsid w:val="00061ABE"/>
    <w:rsid w:val="000622BE"/>
    <w:rsid w:val="00062423"/>
    <w:rsid w:val="00062A60"/>
    <w:rsid w:val="00062ADA"/>
    <w:rsid w:val="00062C84"/>
    <w:rsid w:val="00062FD3"/>
    <w:rsid w:val="00064CD6"/>
    <w:rsid w:val="00065051"/>
    <w:rsid w:val="000657FF"/>
    <w:rsid w:val="0006598F"/>
    <w:rsid w:val="00066CDF"/>
    <w:rsid w:val="00067059"/>
    <w:rsid w:val="000671F0"/>
    <w:rsid w:val="00067470"/>
    <w:rsid w:val="00067498"/>
    <w:rsid w:val="00067656"/>
    <w:rsid w:val="00067D13"/>
    <w:rsid w:val="00067F04"/>
    <w:rsid w:val="000702D0"/>
    <w:rsid w:val="00070B6C"/>
    <w:rsid w:val="000716B9"/>
    <w:rsid w:val="00072026"/>
    <w:rsid w:val="00072328"/>
    <w:rsid w:val="0007304E"/>
    <w:rsid w:val="00073209"/>
    <w:rsid w:val="0007342F"/>
    <w:rsid w:val="00073990"/>
    <w:rsid w:val="00073DA2"/>
    <w:rsid w:val="000745F8"/>
    <w:rsid w:val="00074E36"/>
    <w:rsid w:val="00074F36"/>
    <w:rsid w:val="0007522C"/>
    <w:rsid w:val="00076AD1"/>
    <w:rsid w:val="00076E89"/>
    <w:rsid w:val="00076F63"/>
    <w:rsid w:val="000777B9"/>
    <w:rsid w:val="00082412"/>
    <w:rsid w:val="000827FC"/>
    <w:rsid w:val="00082DE7"/>
    <w:rsid w:val="0008307E"/>
    <w:rsid w:val="0008344C"/>
    <w:rsid w:val="00083929"/>
    <w:rsid w:val="000843C3"/>
    <w:rsid w:val="00085684"/>
    <w:rsid w:val="00085C24"/>
    <w:rsid w:val="00085D85"/>
    <w:rsid w:val="00086003"/>
    <w:rsid w:val="000865BC"/>
    <w:rsid w:val="000878EC"/>
    <w:rsid w:val="00087EA7"/>
    <w:rsid w:val="00090650"/>
    <w:rsid w:val="000910F6"/>
    <w:rsid w:val="000928AB"/>
    <w:rsid w:val="00092946"/>
    <w:rsid w:val="0009296A"/>
    <w:rsid w:val="00092B2C"/>
    <w:rsid w:val="00092F00"/>
    <w:rsid w:val="000930AC"/>
    <w:rsid w:val="00093D5F"/>
    <w:rsid w:val="00094A54"/>
    <w:rsid w:val="00094B00"/>
    <w:rsid w:val="00094B98"/>
    <w:rsid w:val="00095020"/>
    <w:rsid w:val="00095D61"/>
    <w:rsid w:val="00095EC9"/>
    <w:rsid w:val="000A0107"/>
    <w:rsid w:val="000A03CF"/>
    <w:rsid w:val="000A07C3"/>
    <w:rsid w:val="000A0D23"/>
    <w:rsid w:val="000A0EC4"/>
    <w:rsid w:val="000A100E"/>
    <w:rsid w:val="000A2573"/>
    <w:rsid w:val="000A29C3"/>
    <w:rsid w:val="000A2EA8"/>
    <w:rsid w:val="000A305B"/>
    <w:rsid w:val="000A3071"/>
    <w:rsid w:val="000A3131"/>
    <w:rsid w:val="000A3217"/>
    <w:rsid w:val="000A3640"/>
    <w:rsid w:val="000A38FF"/>
    <w:rsid w:val="000A3C71"/>
    <w:rsid w:val="000A4763"/>
    <w:rsid w:val="000A51C7"/>
    <w:rsid w:val="000A5519"/>
    <w:rsid w:val="000A5FB5"/>
    <w:rsid w:val="000A6EB8"/>
    <w:rsid w:val="000B029B"/>
    <w:rsid w:val="000B03DB"/>
    <w:rsid w:val="000B0DD0"/>
    <w:rsid w:val="000B1562"/>
    <w:rsid w:val="000B16BF"/>
    <w:rsid w:val="000B17CD"/>
    <w:rsid w:val="000B1805"/>
    <w:rsid w:val="000B2038"/>
    <w:rsid w:val="000B24AC"/>
    <w:rsid w:val="000B2EFB"/>
    <w:rsid w:val="000B3A80"/>
    <w:rsid w:val="000B41CE"/>
    <w:rsid w:val="000B45DD"/>
    <w:rsid w:val="000B5AC0"/>
    <w:rsid w:val="000B6285"/>
    <w:rsid w:val="000B7D2E"/>
    <w:rsid w:val="000C0163"/>
    <w:rsid w:val="000C038D"/>
    <w:rsid w:val="000C08E5"/>
    <w:rsid w:val="000C11C4"/>
    <w:rsid w:val="000C14A4"/>
    <w:rsid w:val="000C215F"/>
    <w:rsid w:val="000C25D5"/>
    <w:rsid w:val="000C28C6"/>
    <w:rsid w:val="000C3100"/>
    <w:rsid w:val="000C35B4"/>
    <w:rsid w:val="000C4754"/>
    <w:rsid w:val="000C4A99"/>
    <w:rsid w:val="000C5A84"/>
    <w:rsid w:val="000C6476"/>
    <w:rsid w:val="000C66B7"/>
    <w:rsid w:val="000C6723"/>
    <w:rsid w:val="000C74BD"/>
    <w:rsid w:val="000C7CD0"/>
    <w:rsid w:val="000D013F"/>
    <w:rsid w:val="000D035D"/>
    <w:rsid w:val="000D03D5"/>
    <w:rsid w:val="000D1284"/>
    <w:rsid w:val="000D15C4"/>
    <w:rsid w:val="000D19CF"/>
    <w:rsid w:val="000D1DFF"/>
    <w:rsid w:val="000D256D"/>
    <w:rsid w:val="000D2863"/>
    <w:rsid w:val="000D2DC6"/>
    <w:rsid w:val="000D32FD"/>
    <w:rsid w:val="000D3685"/>
    <w:rsid w:val="000D3A16"/>
    <w:rsid w:val="000D3AFB"/>
    <w:rsid w:val="000D40C7"/>
    <w:rsid w:val="000D4C57"/>
    <w:rsid w:val="000D4F59"/>
    <w:rsid w:val="000D5A4A"/>
    <w:rsid w:val="000D633E"/>
    <w:rsid w:val="000D63B9"/>
    <w:rsid w:val="000D67AE"/>
    <w:rsid w:val="000D67D5"/>
    <w:rsid w:val="000D694B"/>
    <w:rsid w:val="000D69AA"/>
    <w:rsid w:val="000D6C86"/>
    <w:rsid w:val="000D746D"/>
    <w:rsid w:val="000D7609"/>
    <w:rsid w:val="000D7C70"/>
    <w:rsid w:val="000E06C1"/>
    <w:rsid w:val="000E07A2"/>
    <w:rsid w:val="000E07C0"/>
    <w:rsid w:val="000E0914"/>
    <w:rsid w:val="000E0A0E"/>
    <w:rsid w:val="000E0BB9"/>
    <w:rsid w:val="000E0DD5"/>
    <w:rsid w:val="000E10FA"/>
    <w:rsid w:val="000E178E"/>
    <w:rsid w:val="000E1EB6"/>
    <w:rsid w:val="000E2306"/>
    <w:rsid w:val="000E2B5F"/>
    <w:rsid w:val="000E2E83"/>
    <w:rsid w:val="000E3881"/>
    <w:rsid w:val="000E39BB"/>
    <w:rsid w:val="000E3D97"/>
    <w:rsid w:val="000E3F4C"/>
    <w:rsid w:val="000E4167"/>
    <w:rsid w:val="000E4BEC"/>
    <w:rsid w:val="000E5139"/>
    <w:rsid w:val="000E6618"/>
    <w:rsid w:val="000E67B0"/>
    <w:rsid w:val="000E6ABD"/>
    <w:rsid w:val="000E7203"/>
    <w:rsid w:val="000E7431"/>
    <w:rsid w:val="000F08EC"/>
    <w:rsid w:val="000F1253"/>
    <w:rsid w:val="000F15CD"/>
    <w:rsid w:val="000F15D3"/>
    <w:rsid w:val="000F15F1"/>
    <w:rsid w:val="000F1EBE"/>
    <w:rsid w:val="000F2026"/>
    <w:rsid w:val="000F2201"/>
    <w:rsid w:val="000F259B"/>
    <w:rsid w:val="000F291B"/>
    <w:rsid w:val="000F300A"/>
    <w:rsid w:val="000F371C"/>
    <w:rsid w:val="000F3777"/>
    <w:rsid w:val="000F396C"/>
    <w:rsid w:val="000F3FC7"/>
    <w:rsid w:val="000F4E6D"/>
    <w:rsid w:val="000F4E7C"/>
    <w:rsid w:val="000F7883"/>
    <w:rsid w:val="000F79D9"/>
    <w:rsid w:val="000F7D1D"/>
    <w:rsid w:val="000F7F54"/>
    <w:rsid w:val="00100582"/>
    <w:rsid w:val="00100AEF"/>
    <w:rsid w:val="00100FF5"/>
    <w:rsid w:val="00101118"/>
    <w:rsid w:val="001011B0"/>
    <w:rsid w:val="00101789"/>
    <w:rsid w:val="00101A41"/>
    <w:rsid w:val="00102187"/>
    <w:rsid w:val="00102A76"/>
    <w:rsid w:val="001032F7"/>
    <w:rsid w:val="00103DEF"/>
    <w:rsid w:val="001045C6"/>
    <w:rsid w:val="001049F0"/>
    <w:rsid w:val="00104DEE"/>
    <w:rsid w:val="00104EB3"/>
    <w:rsid w:val="00105273"/>
    <w:rsid w:val="0010537B"/>
    <w:rsid w:val="00105423"/>
    <w:rsid w:val="0010566E"/>
    <w:rsid w:val="001070C1"/>
    <w:rsid w:val="00107478"/>
    <w:rsid w:val="00107838"/>
    <w:rsid w:val="00107B23"/>
    <w:rsid w:val="00107F0E"/>
    <w:rsid w:val="0011165C"/>
    <w:rsid w:val="00111FF7"/>
    <w:rsid w:val="00112414"/>
    <w:rsid w:val="001128F1"/>
    <w:rsid w:val="0011290F"/>
    <w:rsid w:val="00114A6D"/>
    <w:rsid w:val="00114B2E"/>
    <w:rsid w:val="001151A5"/>
    <w:rsid w:val="0011592F"/>
    <w:rsid w:val="00115A39"/>
    <w:rsid w:val="00115D7E"/>
    <w:rsid w:val="001164AC"/>
    <w:rsid w:val="00117168"/>
    <w:rsid w:val="00121024"/>
    <w:rsid w:val="001219E5"/>
    <w:rsid w:val="00121B73"/>
    <w:rsid w:val="00121DD5"/>
    <w:rsid w:val="00121F7A"/>
    <w:rsid w:val="0012284C"/>
    <w:rsid w:val="001236B6"/>
    <w:rsid w:val="00123AB9"/>
    <w:rsid w:val="00123C5C"/>
    <w:rsid w:val="0012425F"/>
    <w:rsid w:val="00124792"/>
    <w:rsid w:val="00124B27"/>
    <w:rsid w:val="001250B9"/>
    <w:rsid w:val="00126616"/>
    <w:rsid w:val="001269D3"/>
    <w:rsid w:val="00126E38"/>
    <w:rsid w:val="001271EA"/>
    <w:rsid w:val="00127B32"/>
    <w:rsid w:val="00131E6B"/>
    <w:rsid w:val="00133CCE"/>
    <w:rsid w:val="001341B7"/>
    <w:rsid w:val="00134303"/>
    <w:rsid w:val="0013430C"/>
    <w:rsid w:val="00134893"/>
    <w:rsid w:val="00135296"/>
    <w:rsid w:val="00135FE3"/>
    <w:rsid w:val="00136054"/>
    <w:rsid w:val="001362DF"/>
    <w:rsid w:val="00136ED5"/>
    <w:rsid w:val="001379BE"/>
    <w:rsid w:val="001401D6"/>
    <w:rsid w:val="00140816"/>
    <w:rsid w:val="0014135C"/>
    <w:rsid w:val="001419C7"/>
    <w:rsid w:val="00141AAD"/>
    <w:rsid w:val="00141D8F"/>
    <w:rsid w:val="00142D5D"/>
    <w:rsid w:val="00143F06"/>
    <w:rsid w:val="00144231"/>
    <w:rsid w:val="00144B30"/>
    <w:rsid w:val="00145D8C"/>
    <w:rsid w:val="00145E6C"/>
    <w:rsid w:val="00146805"/>
    <w:rsid w:val="0014733E"/>
    <w:rsid w:val="00147573"/>
    <w:rsid w:val="00147923"/>
    <w:rsid w:val="00147E1D"/>
    <w:rsid w:val="00150FFC"/>
    <w:rsid w:val="001512BE"/>
    <w:rsid w:val="001515EB"/>
    <w:rsid w:val="001517EB"/>
    <w:rsid w:val="00152198"/>
    <w:rsid w:val="001522B2"/>
    <w:rsid w:val="001523E6"/>
    <w:rsid w:val="001526BA"/>
    <w:rsid w:val="00152829"/>
    <w:rsid w:val="00152A69"/>
    <w:rsid w:val="00152AB1"/>
    <w:rsid w:val="001533F7"/>
    <w:rsid w:val="00153CC9"/>
    <w:rsid w:val="001542D8"/>
    <w:rsid w:val="0015436C"/>
    <w:rsid w:val="00154432"/>
    <w:rsid w:val="00154447"/>
    <w:rsid w:val="00154A15"/>
    <w:rsid w:val="00154E2E"/>
    <w:rsid w:val="00154E32"/>
    <w:rsid w:val="00154FF7"/>
    <w:rsid w:val="00155086"/>
    <w:rsid w:val="00156574"/>
    <w:rsid w:val="00156EB9"/>
    <w:rsid w:val="0015738F"/>
    <w:rsid w:val="00157F27"/>
    <w:rsid w:val="00160A6F"/>
    <w:rsid w:val="0016118F"/>
    <w:rsid w:val="00161870"/>
    <w:rsid w:val="00162175"/>
    <w:rsid w:val="00162480"/>
    <w:rsid w:val="00162659"/>
    <w:rsid w:val="001631F4"/>
    <w:rsid w:val="00163F19"/>
    <w:rsid w:val="00164651"/>
    <w:rsid w:val="001658F1"/>
    <w:rsid w:val="00165B57"/>
    <w:rsid w:val="00166138"/>
    <w:rsid w:val="001665F4"/>
    <w:rsid w:val="00166DA4"/>
    <w:rsid w:val="001677F8"/>
    <w:rsid w:val="00167BD0"/>
    <w:rsid w:val="00167C6F"/>
    <w:rsid w:val="0017000B"/>
    <w:rsid w:val="0017026D"/>
    <w:rsid w:val="00170456"/>
    <w:rsid w:val="00170474"/>
    <w:rsid w:val="00170560"/>
    <w:rsid w:val="00170804"/>
    <w:rsid w:val="00170C6F"/>
    <w:rsid w:val="00170D2F"/>
    <w:rsid w:val="001714C6"/>
    <w:rsid w:val="00171BEB"/>
    <w:rsid w:val="001726E7"/>
    <w:rsid w:val="001728D7"/>
    <w:rsid w:val="00172A4A"/>
    <w:rsid w:val="00174061"/>
    <w:rsid w:val="00174694"/>
    <w:rsid w:val="001759B2"/>
    <w:rsid w:val="00176BB4"/>
    <w:rsid w:val="00176D4E"/>
    <w:rsid w:val="00177750"/>
    <w:rsid w:val="00177D82"/>
    <w:rsid w:val="0018087C"/>
    <w:rsid w:val="001809A8"/>
    <w:rsid w:val="00181040"/>
    <w:rsid w:val="00181197"/>
    <w:rsid w:val="001813AB"/>
    <w:rsid w:val="00181616"/>
    <w:rsid w:val="00181764"/>
    <w:rsid w:val="001819C8"/>
    <w:rsid w:val="00181A66"/>
    <w:rsid w:val="00181CBC"/>
    <w:rsid w:val="00182048"/>
    <w:rsid w:val="00182136"/>
    <w:rsid w:val="001823AB"/>
    <w:rsid w:val="00183EEC"/>
    <w:rsid w:val="00184284"/>
    <w:rsid w:val="001844C3"/>
    <w:rsid w:val="00184D58"/>
    <w:rsid w:val="00184EAD"/>
    <w:rsid w:val="00184F0D"/>
    <w:rsid w:val="001850DF"/>
    <w:rsid w:val="00185DEE"/>
    <w:rsid w:val="001861BC"/>
    <w:rsid w:val="00186541"/>
    <w:rsid w:val="00186892"/>
    <w:rsid w:val="00187747"/>
    <w:rsid w:val="00187907"/>
    <w:rsid w:val="00190456"/>
    <w:rsid w:val="00190535"/>
    <w:rsid w:val="001916C8"/>
    <w:rsid w:val="00191D83"/>
    <w:rsid w:val="0019204E"/>
    <w:rsid w:val="0019234C"/>
    <w:rsid w:val="001924EF"/>
    <w:rsid w:val="00192787"/>
    <w:rsid w:val="00192EC9"/>
    <w:rsid w:val="00193870"/>
    <w:rsid w:val="00193D8C"/>
    <w:rsid w:val="00193E88"/>
    <w:rsid w:val="00193F2B"/>
    <w:rsid w:val="001943C9"/>
    <w:rsid w:val="001946C9"/>
    <w:rsid w:val="00195F48"/>
    <w:rsid w:val="00196289"/>
    <w:rsid w:val="00196EA4"/>
    <w:rsid w:val="00197F12"/>
    <w:rsid w:val="001A06C2"/>
    <w:rsid w:val="001A17A3"/>
    <w:rsid w:val="001A2434"/>
    <w:rsid w:val="001A2E00"/>
    <w:rsid w:val="001A2F6A"/>
    <w:rsid w:val="001A3020"/>
    <w:rsid w:val="001A306E"/>
    <w:rsid w:val="001A3483"/>
    <w:rsid w:val="001A47C3"/>
    <w:rsid w:val="001A4A70"/>
    <w:rsid w:val="001A5292"/>
    <w:rsid w:val="001A588A"/>
    <w:rsid w:val="001A5B0C"/>
    <w:rsid w:val="001A5C70"/>
    <w:rsid w:val="001A649C"/>
    <w:rsid w:val="001A6526"/>
    <w:rsid w:val="001A69EA"/>
    <w:rsid w:val="001A7253"/>
    <w:rsid w:val="001A7442"/>
    <w:rsid w:val="001B07D3"/>
    <w:rsid w:val="001B1BE8"/>
    <w:rsid w:val="001B1E6E"/>
    <w:rsid w:val="001B1F53"/>
    <w:rsid w:val="001B207B"/>
    <w:rsid w:val="001B269C"/>
    <w:rsid w:val="001B2973"/>
    <w:rsid w:val="001B2A05"/>
    <w:rsid w:val="001B2CE5"/>
    <w:rsid w:val="001B303B"/>
    <w:rsid w:val="001B41B6"/>
    <w:rsid w:val="001B490B"/>
    <w:rsid w:val="001B5F69"/>
    <w:rsid w:val="001B62EC"/>
    <w:rsid w:val="001B6913"/>
    <w:rsid w:val="001B6C16"/>
    <w:rsid w:val="001B6D49"/>
    <w:rsid w:val="001B7170"/>
    <w:rsid w:val="001B72D4"/>
    <w:rsid w:val="001B7532"/>
    <w:rsid w:val="001C0316"/>
    <w:rsid w:val="001C0AC2"/>
    <w:rsid w:val="001C1E6A"/>
    <w:rsid w:val="001C2EC0"/>
    <w:rsid w:val="001C3115"/>
    <w:rsid w:val="001C3162"/>
    <w:rsid w:val="001C3421"/>
    <w:rsid w:val="001C42C7"/>
    <w:rsid w:val="001C508A"/>
    <w:rsid w:val="001C59C7"/>
    <w:rsid w:val="001C5DEB"/>
    <w:rsid w:val="001C65ED"/>
    <w:rsid w:val="001C6B11"/>
    <w:rsid w:val="001C7901"/>
    <w:rsid w:val="001C7BB0"/>
    <w:rsid w:val="001C7FEA"/>
    <w:rsid w:val="001D0179"/>
    <w:rsid w:val="001D0B52"/>
    <w:rsid w:val="001D1330"/>
    <w:rsid w:val="001D1576"/>
    <w:rsid w:val="001D163C"/>
    <w:rsid w:val="001D2558"/>
    <w:rsid w:val="001D2570"/>
    <w:rsid w:val="001D2D71"/>
    <w:rsid w:val="001D3707"/>
    <w:rsid w:val="001D38B8"/>
    <w:rsid w:val="001D3CCB"/>
    <w:rsid w:val="001D57BD"/>
    <w:rsid w:val="001D5DE5"/>
    <w:rsid w:val="001D6253"/>
    <w:rsid w:val="001D664A"/>
    <w:rsid w:val="001D670F"/>
    <w:rsid w:val="001D69E0"/>
    <w:rsid w:val="001D6A62"/>
    <w:rsid w:val="001D6F6D"/>
    <w:rsid w:val="001D760E"/>
    <w:rsid w:val="001E015A"/>
    <w:rsid w:val="001E02EB"/>
    <w:rsid w:val="001E0CE3"/>
    <w:rsid w:val="001E0DDE"/>
    <w:rsid w:val="001E1448"/>
    <w:rsid w:val="001E194C"/>
    <w:rsid w:val="001E2486"/>
    <w:rsid w:val="001E374E"/>
    <w:rsid w:val="001E4104"/>
    <w:rsid w:val="001E46EF"/>
    <w:rsid w:val="001E48F1"/>
    <w:rsid w:val="001E4A67"/>
    <w:rsid w:val="001E4A96"/>
    <w:rsid w:val="001E5CC9"/>
    <w:rsid w:val="001E665C"/>
    <w:rsid w:val="001E66FB"/>
    <w:rsid w:val="001E688F"/>
    <w:rsid w:val="001E68C1"/>
    <w:rsid w:val="001E6C30"/>
    <w:rsid w:val="001E75F8"/>
    <w:rsid w:val="001E77B3"/>
    <w:rsid w:val="001E7CB1"/>
    <w:rsid w:val="001F0B95"/>
    <w:rsid w:val="001F0E03"/>
    <w:rsid w:val="001F1C8F"/>
    <w:rsid w:val="001F1E28"/>
    <w:rsid w:val="001F2462"/>
    <w:rsid w:val="001F2B35"/>
    <w:rsid w:val="001F2F53"/>
    <w:rsid w:val="001F4C15"/>
    <w:rsid w:val="001F6A90"/>
    <w:rsid w:val="001F7CBE"/>
    <w:rsid w:val="00200099"/>
    <w:rsid w:val="00200AA2"/>
    <w:rsid w:val="00200CEF"/>
    <w:rsid w:val="002011F3"/>
    <w:rsid w:val="00201241"/>
    <w:rsid w:val="002012C0"/>
    <w:rsid w:val="00201508"/>
    <w:rsid w:val="00202289"/>
    <w:rsid w:val="00202AC0"/>
    <w:rsid w:val="00202DBC"/>
    <w:rsid w:val="0020312F"/>
    <w:rsid w:val="002032A4"/>
    <w:rsid w:val="00203649"/>
    <w:rsid w:val="00203F6D"/>
    <w:rsid w:val="0020418A"/>
    <w:rsid w:val="0020455D"/>
    <w:rsid w:val="00205809"/>
    <w:rsid w:val="00205B3C"/>
    <w:rsid w:val="00206094"/>
    <w:rsid w:val="00206105"/>
    <w:rsid w:val="00206577"/>
    <w:rsid w:val="00206A9D"/>
    <w:rsid w:val="00206B96"/>
    <w:rsid w:val="00207577"/>
    <w:rsid w:val="0021006A"/>
    <w:rsid w:val="002107DD"/>
    <w:rsid w:val="00210E75"/>
    <w:rsid w:val="00210F39"/>
    <w:rsid w:val="00210F6A"/>
    <w:rsid w:val="00211478"/>
    <w:rsid w:val="00212717"/>
    <w:rsid w:val="0021289E"/>
    <w:rsid w:val="00212BC5"/>
    <w:rsid w:val="00212EE2"/>
    <w:rsid w:val="00212F54"/>
    <w:rsid w:val="00213309"/>
    <w:rsid w:val="00214707"/>
    <w:rsid w:val="0021504A"/>
    <w:rsid w:val="00215F22"/>
    <w:rsid w:val="00216328"/>
    <w:rsid w:val="0021634B"/>
    <w:rsid w:val="00216B2C"/>
    <w:rsid w:val="00220076"/>
    <w:rsid w:val="002208AA"/>
    <w:rsid w:val="00220AA3"/>
    <w:rsid w:val="00220F4C"/>
    <w:rsid w:val="002210FA"/>
    <w:rsid w:val="002226C9"/>
    <w:rsid w:val="0022272B"/>
    <w:rsid w:val="00222872"/>
    <w:rsid w:val="002228C1"/>
    <w:rsid w:val="0022357B"/>
    <w:rsid w:val="002236F1"/>
    <w:rsid w:val="002238EF"/>
    <w:rsid w:val="00223A0D"/>
    <w:rsid w:val="00223CF5"/>
    <w:rsid w:val="00224461"/>
    <w:rsid w:val="0022602F"/>
    <w:rsid w:val="00226831"/>
    <w:rsid w:val="00226AD4"/>
    <w:rsid w:val="002272C5"/>
    <w:rsid w:val="00227305"/>
    <w:rsid w:val="0023058F"/>
    <w:rsid w:val="002306CA"/>
    <w:rsid w:val="00231C83"/>
    <w:rsid w:val="00232759"/>
    <w:rsid w:val="00232B3D"/>
    <w:rsid w:val="00232CA4"/>
    <w:rsid w:val="00233985"/>
    <w:rsid w:val="002339A1"/>
    <w:rsid w:val="00233F7A"/>
    <w:rsid w:val="00234525"/>
    <w:rsid w:val="00234745"/>
    <w:rsid w:val="002357AF"/>
    <w:rsid w:val="00235CCD"/>
    <w:rsid w:val="00235EB5"/>
    <w:rsid w:val="00236683"/>
    <w:rsid w:val="002366B5"/>
    <w:rsid w:val="00236EE0"/>
    <w:rsid w:val="00237A42"/>
    <w:rsid w:val="00237AFA"/>
    <w:rsid w:val="00240291"/>
    <w:rsid w:val="002413E2"/>
    <w:rsid w:val="00241414"/>
    <w:rsid w:val="00241915"/>
    <w:rsid w:val="0024227D"/>
    <w:rsid w:val="0024247A"/>
    <w:rsid w:val="00242C08"/>
    <w:rsid w:val="00242C30"/>
    <w:rsid w:val="00242C93"/>
    <w:rsid w:val="0024337F"/>
    <w:rsid w:val="00243C90"/>
    <w:rsid w:val="00243D10"/>
    <w:rsid w:val="002449FD"/>
    <w:rsid w:val="00244C2E"/>
    <w:rsid w:val="00244DDA"/>
    <w:rsid w:val="002451CE"/>
    <w:rsid w:val="00245E9E"/>
    <w:rsid w:val="00246294"/>
    <w:rsid w:val="00246976"/>
    <w:rsid w:val="002473EC"/>
    <w:rsid w:val="0024765D"/>
    <w:rsid w:val="002507CC"/>
    <w:rsid w:val="0025082D"/>
    <w:rsid w:val="00250B35"/>
    <w:rsid w:val="00250BDB"/>
    <w:rsid w:val="00250D26"/>
    <w:rsid w:val="00251A72"/>
    <w:rsid w:val="00251C23"/>
    <w:rsid w:val="00252BF5"/>
    <w:rsid w:val="00252E95"/>
    <w:rsid w:val="00253894"/>
    <w:rsid w:val="00253B3F"/>
    <w:rsid w:val="00254526"/>
    <w:rsid w:val="00254ED0"/>
    <w:rsid w:val="002566F4"/>
    <w:rsid w:val="002575C8"/>
    <w:rsid w:val="002579B8"/>
    <w:rsid w:val="00257E7B"/>
    <w:rsid w:val="002600D2"/>
    <w:rsid w:val="002608C5"/>
    <w:rsid w:val="00260D36"/>
    <w:rsid w:val="00260F96"/>
    <w:rsid w:val="002612BD"/>
    <w:rsid w:val="00262CF6"/>
    <w:rsid w:val="00262D0C"/>
    <w:rsid w:val="00262F1C"/>
    <w:rsid w:val="00263026"/>
    <w:rsid w:val="00263228"/>
    <w:rsid w:val="0026330B"/>
    <w:rsid w:val="002638E6"/>
    <w:rsid w:val="002655C7"/>
    <w:rsid w:val="002658C1"/>
    <w:rsid w:val="0026597B"/>
    <w:rsid w:val="002662DC"/>
    <w:rsid w:val="00266742"/>
    <w:rsid w:val="00266BCD"/>
    <w:rsid w:val="00266FD3"/>
    <w:rsid w:val="00267168"/>
    <w:rsid w:val="00267D2B"/>
    <w:rsid w:val="0027037D"/>
    <w:rsid w:val="00270481"/>
    <w:rsid w:val="00271391"/>
    <w:rsid w:val="0027172A"/>
    <w:rsid w:val="00271FF7"/>
    <w:rsid w:val="002727A1"/>
    <w:rsid w:val="00273B5E"/>
    <w:rsid w:val="00273BC8"/>
    <w:rsid w:val="0027443B"/>
    <w:rsid w:val="00274A01"/>
    <w:rsid w:val="0027537D"/>
    <w:rsid w:val="00275970"/>
    <w:rsid w:val="0027622F"/>
    <w:rsid w:val="002766F1"/>
    <w:rsid w:val="00276D67"/>
    <w:rsid w:val="00276EC0"/>
    <w:rsid w:val="00277282"/>
    <w:rsid w:val="002775DB"/>
    <w:rsid w:val="00277684"/>
    <w:rsid w:val="002778CC"/>
    <w:rsid w:val="002800DC"/>
    <w:rsid w:val="0028070F"/>
    <w:rsid w:val="002809F4"/>
    <w:rsid w:val="00282181"/>
    <w:rsid w:val="00282196"/>
    <w:rsid w:val="00282551"/>
    <w:rsid w:val="00282929"/>
    <w:rsid w:val="002830BF"/>
    <w:rsid w:val="00283112"/>
    <w:rsid w:val="00283372"/>
    <w:rsid w:val="00283B56"/>
    <w:rsid w:val="00284B10"/>
    <w:rsid w:val="0028513D"/>
    <w:rsid w:val="00285DBC"/>
    <w:rsid w:val="00287012"/>
    <w:rsid w:val="0028706A"/>
    <w:rsid w:val="002904D0"/>
    <w:rsid w:val="00290A8C"/>
    <w:rsid w:val="002912D7"/>
    <w:rsid w:val="00291758"/>
    <w:rsid w:val="0029210A"/>
    <w:rsid w:val="00292162"/>
    <w:rsid w:val="002922E7"/>
    <w:rsid w:val="00292E7E"/>
    <w:rsid w:val="00293281"/>
    <w:rsid w:val="002935D3"/>
    <w:rsid w:val="00293738"/>
    <w:rsid w:val="002950B8"/>
    <w:rsid w:val="0029576E"/>
    <w:rsid w:val="00295990"/>
    <w:rsid w:val="0029628C"/>
    <w:rsid w:val="002966FB"/>
    <w:rsid w:val="002968DE"/>
    <w:rsid w:val="00297B8B"/>
    <w:rsid w:val="00297BFF"/>
    <w:rsid w:val="002A013A"/>
    <w:rsid w:val="002A01F3"/>
    <w:rsid w:val="002A03E2"/>
    <w:rsid w:val="002A1707"/>
    <w:rsid w:val="002A22BF"/>
    <w:rsid w:val="002A2A1F"/>
    <w:rsid w:val="002A2B70"/>
    <w:rsid w:val="002A2B71"/>
    <w:rsid w:val="002A2B79"/>
    <w:rsid w:val="002A3CA9"/>
    <w:rsid w:val="002A4B33"/>
    <w:rsid w:val="002A4F81"/>
    <w:rsid w:val="002A50CD"/>
    <w:rsid w:val="002A5105"/>
    <w:rsid w:val="002A6F3C"/>
    <w:rsid w:val="002A7D5A"/>
    <w:rsid w:val="002B002A"/>
    <w:rsid w:val="002B081D"/>
    <w:rsid w:val="002B0E5E"/>
    <w:rsid w:val="002B230A"/>
    <w:rsid w:val="002B2442"/>
    <w:rsid w:val="002B2A3E"/>
    <w:rsid w:val="002B2E1D"/>
    <w:rsid w:val="002B2EA7"/>
    <w:rsid w:val="002B36D0"/>
    <w:rsid w:val="002B3790"/>
    <w:rsid w:val="002B4052"/>
    <w:rsid w:val="002B44FF"/>
    <w:rsid w:val="002B4C91"/>
    <w:rsid w:val="002B4DAC"/>
    <w:rsid w:val="002B51FF"/>
    <w:rsid w:val="002B5BCC"/>
    <w:rsid w:val="002B6D22"/>
    <w:rsid w:val="002C0945"/>
    <w:rsid w:val="002C09C2"/>
    <w:rsid w:val="002C0EA0"/>
    <w:rsid w:val="002C15F8"/>
    <w:rsid w:val="002C194F"/>
    <w:rsid w:val="002C196A"/>
    <w:rsid w:val="002C1CD2"/>
    <w:rsid w:val="002C2523"/>
    <w:rsid w:val="002C2C66"/>
    <w:rsid w:val="002C2EDB"/>
    <w:rsid w:val="002C31FC"/>
    <w:rsid w:val="002C40EF"/>
    <w:rsid w:val="002C438C"/>
    <w:rsid w:val="002C52A1"/>
    <w:rsid w:val="002C54FE"/>
    <w:rsid w:val="002C59CB"/>
    <w:rsid w:val="002C66BE"/>
    <w:rsid w:val="002D0196"/>
    <w:rsid w:val="002D0633"/>
    <w:rsid w:val="002D0677"/>
    <w:rsid w:val="002D0BB3"/>
    <w:rsid w:val="002D0BBB"/>
    <w:rsid w:val="002D160C"/>
    <w:rsid w:val="002D162D"/>
    <w:rsid w:val="002D1F22"/>
    <w:rsid w:val="002D27C3"/>
    <w:rsid w:val="002D2BB3"/>
    <w:rsid w:val="002D2BD9"/>
    <w:rsid w:val="002D2D5D"/>
    <w:rsid w:val="002D338C"/>
    <w:rsid w:val="002D3552"/>
    <w:rsid w:val="002D49BD"/>
    <w:rsid w:val="002D59DB"/>
    <w:rsid w:val="002D5A2F"/>
    <w:rsid w:val="002D62AD"/>
    <w:rsid w:val="002D7CE9"/>
    <w:rsid w:val="002E12EE"/>
    <w:rsid w:val="002E1367"/>
    <w:rsid w:val="002E19D9"/>
    <w:rsid w:val="002E1C23"/>
    <w:rsid w:val="002E1C2C"/>
    <w:rsid w:val="002E22B5"/>
    <w:rsid w:val="002E22BD"/>
    <w:rsid w:val="002E27F6"/>
    <w:rsid w:val="002E2D03"/>
    <w:rsid w:val="002E3251"/>
    <w:rsid w:val="002E349F"/>
    <w:rsid w:val="002E4837"/>
    <w:rsid w:val="002E48CA"/>
    <w:rsid w:val="002E4CEF"/>
    <w:rsid w:val="002E4EAC"/>
    <w:rsid w:val="002E4FC1"/>
    <w:rsid w:val="002E5C8E"/>
    <w:rsid w:val="002E5E11"/>
    <w:rsid w:val="002E6183"/>
    <w:rsid w:val="002E67D4"/>
    <w:rsid w:val="002E6DFF"/>
    <w:rsid w:val="002E702A"/>
    <w:rsid w:val="002E714B"/>
    <w:rsid w:val="002F02DD"/>
    <w:rsid w:val="002F058D"/>
    <w:rsid w:val="002F0874"/>
    <w:rsid w:val="002F0A6B"/>
    <w:rsid w:val="002F1337"/>
    <w:rsid w:val="002F1CD3"/>
    <w:rsid w:val="002F1D70"/>
    <w:rsid w:val="002F2766"/>
    <w:rsid w:val="002F2980"/>
    <w:rsid w:val="002F2DD7"/>
    <w:rsid w:val="002F31DC"/>
    <w:rsid w:val="002F347C"/>
    <w:rsid w:val="002F36EE"/>
    <w:rsid w:val="002F389C"/>
    <w:rsid w:val="002F3C0E"/>
    <w:rsid w:val="002F4BD1"/>
    <w:rsid w:val="002F4E15"/>
    <w:rsid w:val="002F4EAE"/>
    <w:rsid w:val="002F5080"/>
    <w:rsid w:val="002F54CD"/>
    <w:rsid w:val="002F6562"/>
    <w:rsid w:val="002F6B2E"/>
    <w:rsid w:val="002F7728"/>
    <w:rsid w:val="002F7AFD"/>
    <w:rsid w:val="002F7C78"/>
    <w:rsid w:val="002F7C7E"/>
    <w:rsid w:val="00300FD7"/>
    <w:rsid w:val="00301133"/>
    <w:rsid w:val="0030185A"/>
    <w:rsid w:val="0030202E"/>
    <w:rsid w:val="00302A99"/>
    <w:rsid w:val="00303EB2"/>
    <w:rsid w:val="003043B9"/>
    <w:rsid w:val="00304B2C"/>
    <w:rsid w:val="00304F79"/>
    <w:rsid w:val="00304FC5"/>
    <w:rsid w:val="0030500D"/>
    <w:rsid w:val="00305A9D"/>
    <w:rsid w:val="00306575"/>
    <w:rsid w:val="003067DF"/>
    <w:rsid w:val="00306858"/>
    <w:rsid w:val="00307DCE"/>
    <w:rsid w:val="00307E52"/>
    <w:rsid w:val="003101B5"/>
    <w:rsid w:val="00310751"/>
    <w:rsid w:val="0031093B"/>
    <w:rsid w:val="003112E8"/>
    <w:rsid w:val="00313B80"/>
    <w:rsid w:val="003144D7"/>
    <w:rsid w:val="00314972"/>
    <w:rsid w:val="00315A2A"/>
    <w:rsid w:val="00315A9B"/>
    <w:rsid w:val="00315B3F"/>
    <w:rsid w:val="00315FBB"/>
    <w:rsid w:val="00315FE1"/>
    <w:rsid w:val="0031673C"/>
    <w:rsid w:val="003168F7"/>
    <w:rsid w:val="00317763"/>
    <w:rsid w:val="00317ED1"/>
    <w:rsid w:val="00320293"/>
    <w:rsid w:val="0032048B"/>
    <w:rsid w:val="00320A60"/>
    <w:rsid w:val="00320BFF"/>
    <w:rsid w:val="00320D72"/>
    <w:rsid w:val="00320EDC"/>
    <w:rsid w:val="003212FB"/>
    <w:rsid w:val="00321390"/>
    <w:rsid w:val="003233A9"/>
    <w:rsid w:val="00323458"/>
    <w:rsid w:val="00323618"/>
    <w:rsid w:val="00323948"/>
    <w:rsid w:val="00323FF1"/>
    <w:rsid w:val="00324668"/>
    <w:rsid w:val="00324736"/>
    <w:rsid w:val="003260CD"/>
    <w:rsid w:val="00326289"/>
    <w:rsid w:val="003264DC"/>
    <w:rsid w:val="00327D51"/>
    <w:rsid w:val="003302AE"/>
    <w:rsid w:val="003305D2"/>
    <w:rsid w:val="003308C1"/>
    <w:rsid w:val="00330CDD"/>
    <w:rsid w:val="00331135"/>
    <w:rsid w:val="003312BC"/>
    <w:rsid w:val="00331F2F"/>
    <w:rsid w:val="00332D22"/>
    <w:rsid w:val="003330F0"/>
    <w:rsid w:val="00334303"/>
    <w:rsid w:val="00334780"/>
    <w:rsid w:val="003349F0"/>
    <w:rsid w:val="00335002"/>
    <w:rsid w:val="003355C4"/>
    <w:rsid w:val="003358E2"/>
    <w:rsid w:val="00335A6B"/>
    <w:rsid w:val="00335C61"/>
    <w:rsid w:val="00336C99"/>
    <w:rsid w:val="00336E76"/>
    <w:rsid w:val="00337819"/>
    <w:rsid w:val="003378A5"/>
    <w:rsid w:val="00337B29"/>
    <w:rsid w:val="00337C6C"/>
    <w:rsid w:val="00337F99"/>
    <w:rsid w:val="00340B99"/>
    <w:rsid w:val="00341583"/>
    <w:rsid w:val="003424F9"/>
    <w:rsid w:val="0034277A"/>
    <w:rsid w:val="003430C2"/>
    <w:rsid w:val="00343AD5"/>
    <w:rsid w:val="003444DD"/>
    <w:rsid w:val="00344B39"/>
    <w:rsid w:val="0034500E"/>
    <w:rsid w:val="0034535A"/>
    <w:rsid w:val="00345E99"/>
    <w:rsid w:val="00346310"/>
    <w:rsid w:val="003464C2"/>
    <w:rsid w:val="00347DC5"/>
    <w:rsid w:val="003501CA"/>
    <w:rsid w:val="003502B8"/>
    <w:rsid w:val="003502E0"/>
    <w:rsid w:val="00350456"/>
    <w:rsid w:val="00351A3F"/>
    <w:rsid w:val="00351A86"/>
    <w:rsid w:val="003524F1"/>
    <w:rsid w:val="0035445A"/>
    <w:rsid w:val="0035445C"/>
    <w:rsid w:val="003547BA"/>
    <w:rsid w:val="00354929"/>
    <w:rsid w:val="00354B7A"/>
    <w:rsid w:val="00354B96"/>
    <w:rsid w:val="00354D19"/>
    <w:rsid w:val="00354FF8"/>
    <w:rsid w:val="0035520D"/>
    <w:rsid w:val="00355AB5"/>
    <w:rsid w:val="00356646"/>
    <w:rsid w:val="00356DF0"/>
    <w:rsid w:val="00356E32"/>
    <w:rsid w:val="00356EAF"/>
    <w:rsid w:val="00356F3A"/>
    <w:rsid w:val="00360EDB"/>
    <w:rsid w:val="00360EFD"/>
    <w:rsid w:val="003618DA"/>
    <w:rsid w:val="00361AF4"/>
    <w:rsid w:val="00362A14"/>
    <w:rsid w:val="00363377"/>
    <w:rsid w:val="00363B68"/>
    <w:rsid w:val="00364CD7"/>
    <w:rsid w:val="00364EA3"/>
    <w:rsid w:val="00364ED5"/>
    <w:rsid w:val="00364FEF"/>
    <w:rsid w:val="00365348"/>
    <w:rsid w:val="003653CD"/>
    <w:rsid w:val="00366A63"/>
    <w:rsid w:val="0036770F"/>
    <w:rsid w:val="00370465"/>
    <w:rsid w:val="00371F1D"/>
    <w:rsid w:val="00371F85"/>
    <w:rsid w:val="003720B1"/>
    <w:rsid w:val="003733F8"/>
    <w:rsid w:val="00373699"/>
    <w:rsid w:val="00373C6A"/>
    <w:rsid w:val="00373EE7"/>
    <w:rsid w:val="003748E4"/>
    <w:rsid w:val="00374993"/>
    <w:rsid w:val="00374FCB"/>
    <w:rsid w:val="003752EB"/>
    <w:rsid w:val="00375A16"/>
    <w:rsid w:val="00375D91"/>
    <w:rsid w:val="003760C2"/>
    <w:rsid w:val="00376432"/>
    <w:rsid w:val="0037645E"/>
    <w:rsid w:val="00377B0E"/>
    <w:rsid w:val="003808B7"/>
    <w:rsid w:val="00380C78"/>
    <w:rsid w:val="003812FC"/>
    <w:rsid w:val="0038148C"/>
    <w:rsid w:val="00381A27"/>
    <w:rsid w:val="00381CB4"/>
    <w:rsid w:val="00383B6F"/>
    <w:rsid w:val="00384508"/>
    <w:rsid w:val="0038454F"/>
    <w:rsid w:val="00384809"/>
    <w:rsid w:val="00384951"/>
    <w:rsid w:val="00384973"/>
    <w:rsid w:val="003849F8"/>
    <w:rsid w:val="00384A1B"/>
    <w:rsid w:val="00384E89"/>
    <w:rsid w:val="00385504"/>
    <w:rsid w:val="003859B0"/>
    <w:rsid w:val="00385D18"/>
    <w:rsid w:val="0038667A"/>
    <w:rsid w:val="00386F9A"/>
    <w:rsid w:val="00390569"/>
    <w:rsid w:val="00390E13"/>
    <w:rsid w:val="003911E0"/>
    <w:rsid w:val="0039127D"/>
    <w:rsid w:val="00391CF5"/>
    <w:rsid w:val="00392B86"/>
    <w:rsid w:val="003942FC"/>
    <w:rsid w:val="003949F1"/>
    <w:rsid w:val="00394CFB"/>
    <w:rsid w:val="00396170"/>
    <w:rsid w:val="0039681A"/>
    <w:rsid w:val="00396915"/>
    <w:rsid w:val="00396B61"/>
    <w:rsid w:val="00397820"/>
    <w:rsid w:val="00397FE9"/>
    <w:rsid w:val="003A05EA"/>
    <w:rsid w:val="003A0663"/>
    <w:rsid w:val="003A0D0C"/>
    <w:rsid w:val="003A120B"/>
    <w:rsid w:val="003A1A98"/>
    <w:rsid w:val="003A2648"/>
    <w:rsid w:val="003A26FA"/>
    <w:rsid w:val="003A4730"/>
    <w:rsid w:val="003A4A71"/>
    <w:rsid w:val="003A4DE7"/>
    <w:rsid w:val="003A51B4"/>
    <w:rsid w:val="003A5794"/>
    <w:rsid w:val="003A64B5"/>
    <w:rsid w:val="003A6BB0"/>
    <w:rsid w:val="003A6E97"/>
    <w:rsid w:val="003A73AD"/>
    <w:rsid w:val="003A751F"/>
    <w:rsid w:val="003A7658"/>
    <w:rsid w:val="003B037F"/>
    <w:rsid w:val="003B039D"/>
    <w:rsid w:val="003B03C7"/>
    <w:rsid w:val="003B0D12"/>
    <w:rsid w:val="003B0DE0"/>
    <w:rsid w:val="003B16C2"/>
    <w:rsid w:val="003B1B57"/>
    <w:rsid w:val="003B2C29"/>
    <w:rsid w:val="003B2FA8"/>
    <w:rsid w:val="003B395B"/>
    <w:rsid w:val="003B3C71"/>
    <w:rsid w:val="003B3E2A"/>
    <w:rsid w:val="003B4672"/>
    <w:rsid w:val="003B4AC4"/>
    <w:rsid w:val="003B509E"/>
    <w:rsid w:val="003B584A"/>
    <w:rsid w:val="003B595D"/>
    <w:rsid w:val="003B5BEE"/>
    <w:rsid w:val="003B5C10"/>
    <w:rsid w:val="003B6173"/>
    <w:rsid w:val="003B664E"/>
    <w:rsid w:val="003B7005"/>
    <w:rsid w:val="003B7088"/>
    <w:rsid w:val="003C0844"/>
    <w:rsid w:val="003C17B3"/>
    <w:rsid w:val="003C1910"/>
    <w:rsid w:val="003C2C56"/>
    <w:rsid w:val="003C3187"/>
    <w:rsid w:val="003C31FC"/>
    <w:rsid w:val="003C3617"/>
    <w:rsid w:val="003C4565"/>
    <w:rsid w:val="003C4581"/>
    <w:rsid w:val="003C4940"/>
    <w:rsid w:val="003C4CB3"/>
    <w:rsid w:val="003C4E79"/>
    <w:rsid w:val="003C5AF6"/>
    <w:rsid w:val="003C6134"/>
    <w:rsid w:val="003C62E5"/>
    <w:rsid w:val="003C671D"/>
    <w:rsid w:val="003C6C1F"/>
    <w:rsid w:val="003C712B"/>
    <w:rsid w:val="003C73A7"/>
    <w:rsid w:val="003C74B2"/>
    <w:rsid w:val="003C7B4F"/>
    <w:rsid w:val="003C7F41"/>
    <w:rsid w:val="003D0746"/>
    <w:rsid w:val="003D0C0C"/>
    <w:rsid w:val="003D0C98"/>
    <w:rsid w:val="003D0F98"/>
    <w:rsid w:val="003D1190"/>
    <w:rsid w:val="003D1B32"/>
    <w:rsid w:val="003D1C9A"/>
    <w:rsid w:val="003D1C9D"/>
    <w:rsid w:val="003D25E7"/>
    <w:rsid w:val="003D2B82"/>
    <w:rsid w:val="003D2CCB"/>
    <w:rsid w:val="003D3541"/>
    <w:rsid w:val="003D417E"/>
    <w:rsid w:val="003D45D6"/>
    <w:rsid w:val="003D4FA8"/>
    <w:rsid w:val="003D54A6"/>
    <w:rsid w:val="003D56A2"/>
    <w:rsid w:val="003D57C0"/>
    <w:rsid w:val="003D5987"/>
    <w:rsid w:val="003D6118"/>
    <w:rsid w:val="003D6148"/>
    <w:rsid w:val="003D69F1"/>
    <w:rsid w:val="003D6A2E"/>
    <w:rsid w:val="003D6BEE"/>
    <w:rsid w:val="003D7C23"/>
    <w:rsid w:val="003E0054"/>
    <w:rsid w:val="003E0322"/>
    <w:rsid w:val="003E0BA5"/>
    <w:rsid w:val="003E175E"/>
    <w:rsid w:val="003E1E94"/>
    <w:rsid w:val="003E21AF"/>
    <w:rsid w:val="003E2EC6"/>
    <w:rsid w:val="003E2F40"/>
    <w:rsid w:val="003E31F8"/>
    <w:rsid w:val="003E350B"/>
    <w:rsid w:val="003E3A68"/>
    <w:rsid w:val="003E4700"/>
    <w:rsid w:val="003E6729"/>
    <w:rsid w:val="003E69B7"/>
    <w:rsid w:val="003E6E9B"/>
    <w:rsid w:val="003E6ED0"/>
    <w:rsid w:val="003E701D"/>
    <w:rsid w:val="003E710D"/>
    <w:rsid w:val="003E71F5"/>
    <w:rsid w:val="003E7294"/>
    <w:rsid w:val="003E79A9"/>
    <w:rsid w:val="003F05D2"/>
    <w:rsid w:val="003F090E"/>
    <w:rsid w:val="003F14D7"/>
    <w:rsid w:val="003F23F7"/>
    <w:rsid w:val="003F2742"/>
    <w:rsid w:val="003F2953"/>
    <w:rsid w:val="003F2B48"/>
    <w:rsid w:val="003F3095"/>
    <w:rsid w:val="003F379E"/>
    <w:rsid w:val="003F4DA0"/>
    <w:rsid w:val="003F5298"/>
    <w:rsid w:val="003F5332"/>
    <w:rsid w:val="003F53B3"/>
    <w:rsid w:val="003F56CE"/>
    <w:rsid w:val="003F5B59"/>
    <w:rsid w:val="003F5BF5"/>
    <w:rsid w:val="003F607B"/>
    <w:rsid w:val="003F666C"/>
    <w:rsid w:val="003F6AF4"/>
    <w:rsid w:val="003F741E"/>
    <w:rsid w:val="00401211"/>
    <w:rsid w:val="00401C26"/>
    <w:rsid w:val="00401D39"/>
    <w:rsid w:val="00401ECC"/>
    <w:rsid w:val="004024BB"/>
    <w:rsid w:val="00402524"/>
    <w:rsid w:val="00402E18"/>
    <w:rsid w:val="0040342B"/>
    <w:rsid w:val="00404644"/>
    <w:rsid w:val="00404D6E"/>
    <w:rsid w:val="00405876"/>
    <w:rsid w:val="004059D1"/>
    <w:rsid w:val="004062AF"/>
    <w:rsid w:val="0040631B"/>
    <w:rsid w:val="00406D40"/>
    <w:rsid w:val="0040740B"/>
    <w:rsid w:val="0040748A"/>
    <w:rsid w:val="004116BA"/>
    <w:rsid w:val="00411E74"/>
    <w:rsid w:val="00411FAF"/>
    <w:rsid w:val="004120B2"/>
    <w:rsid w:val="004121EE"/>
    <w:rsid w:val="00412862"/>
    <w:rsid w:val="00412B07"/>
    <w:rsid w:val="00412B2B"/>
    <w:rsid w:val="00412D36"/>
    <w:rsid w:val="00412E95"/>
    <w:rsid w:val="00413395"/>
    <w:rsid w:val="00413D5B"/>
    <w:rsid w:val="00414287"/>
    <w:rsid w:val="0041489E"/>
    <w:rsid w:val="0041496C"/>
    <w:rsid w:val="00414ADA"/>
    <w:rsid w:val="00414E51"/>
    <w:rsid w:val="004150B7"/>
    <w:rsid w:val="0041619D"/>
    <w:rsid w:val="004178CF"/>
    <w:rsid w:val="00417A72"/>
    <w:rsid w:val="004204B0"/>
    <w:rsid w:val="0042083A"/>
    <w:rsid w:val="00420AFE"/>
    <w:rsid w:val="00420E85"/>
    <w:rsid w:val="004211C5"/>
    <w:rsid w:val="00422B0E"/>
    <w:rsid w:val="0042325A"/>
    <w:rsid w:val="00423AA9"/>
    <w:rsid w:val="00424C2E"/>
    <w:rsid w:val="00424D3A"/>
    <w:rsid w:val="00424EBF"/>
    <w:rsid w:val="00425723"/>
    <w:rsid w:val="00425FAA"/>
    <w:rsid w:val="004261BD"/>
    <w:rsid w:val="0042623C"/>
    <w:rsid w:val="004263D9"/>
    <w:rsid w:val="00427900"/>
    <w:rsid w:val="00427C7D"/>
    <w:rsid w:val="00427E47"/>
    <w:rsid w:val="00430E22"/>
    <w:rsid w:val="004347F9"/>
    <w:rsid w:val="00435008"/>
    <w:rsid w:val="00435892"/>
    <w:rsid w:val="00435F69"/>
    <w:rsid w:val="00436699"/>
    <w:rsid w:val="004367CB"/>
    <w:rsid w:val="00436B7C"/>
    <w:rsid w:val="00437D92"/>
    <w:rsid w:val="00437FF4"/>
    <w:rsid w:val="00440A63"/>
    <w:rsid w:val="00440ACA"/>
    <w:rsid w:val="00441AF1"/>
    <w:rsid w:val="00443DDF"/>
    <w:rsid w:val="0044482A"/>
    <w:rsid w:val="004448E8"/>
    <w:rsid w:val="00444929"/>
    <w:rsid w:val="00444ACD"/>
    <w:rsid w:val="004451EE"/>
    <w:rsid w:val="004457BB"/>
    <w:rsid w:val="00445AFF"/>
    <w:rsid w:val="00446164"/>
    <w:rsid w:val="00446D16"/>
    <w:rsid w:val="00446E2F"/>
    <w:rsid w:val="00446F5B"/>
    <w:rsid w:val="00450306"/>
    <w:rsid w:val="00450404"/>
    <w:rsid w:val="00450775"/>
    <w:rsid w:val="00450791"/>
    <w:rsid w:val="00450E62"/>
    <w:rsid w:val="00451487"/>
    <w:rsid w:val="00451E74"/>
    <w:rsid w:val="004527C2"/>
    <w:rsid w:val="00452B2E"/>
    <w:rsid w:val="0045362C"/>
    <w:rsid w:val="00453984"/>
    <w:rsid w:val="00454C35"/>
    <w:rsid w:val="00454CE6"/>
    <w:rsid w:val="00454FAC"/>
    <w:rsid w:val="00454FB2"/>
    <w:rsid w:val="004555D1"/>
    <w:rsid w:val="004576BE"/>
    <w:rsid w:val="00457834"/>
    <w:rsid w:val="004578B7"/>
    <w:rsid w:val="0045797F"/>
    <w:rsid w:val="004600DE"/>
    <w:rsid w:val="0046020F"/>
    <w:rsid w:val="00460335"/>
    <w:rsid w:val="0046064F"/>
    <w:rsid w:val="00460EFA"/>
    <w:rsid w:val="004610FF"/>
    <w:rsid w:val="0046131F"/>
    <w:rsid w:val="00461516"/>
    <w:rsid w:val="004615EC"/>
    <w:rsid w:val="0046173A"/>
    <w:rsid w:val="0046191E"/>
    <w:rsid w:val="00461B21"/>
    <w:rsid w:val="00462B48"/>
    <w:rsid w:val="00462C14"/>
    <w:rsid w:val="004638E1"/>
    <w:rsid w:val="00463A51"/>
    <w:rsid w:val="004646FC"/>
    <w:rsid w:val="00464E99"/>
    <w:rsid w:val="004667AE"/>
    <w:rsid w:val="0046739F"/>
    <w:rsid w:val="00470B9B"/>
    <w:rsid w:val="004710AA"/>
    <w:rsid w:val="00471D96"/>
    <w:rsid w:val="0047201D"/>
    <w:rsid w:val="004722B4"/>
    <w:rsid w:val="00472768"/>
    <w:rsid w:val="00473149"/>
    <w:rsid w:val="0047334B"/>
    <w:rsid w:val="0047369B"/>
    <w:rsid w:val="00473B81"/>
    <w:rsid w:val="004742E1"/>
    <w:rsid w:val="00474319"/>
    <w:rsid w:val="00474967"/>
    <w:rsid w:val="00475158"/>
    <w:rsid w:val="00475AC6"/>
    <w:rsid w:val="00475FF3"/>
    <w:rsid w:val="00476265"/>
    <w:rsid w:val="0047638A"/>
    <w:rsid w:val="004768F9"/>
    <w:rsid w:val="00476F45"/>
    <w:rsid w:val="0047726D"/>
    <w:rsid w:val="004773BC"/>
    <w:rsid w:val="004807D5"/>
    <w:rsid w:val="004811A0"/>
    <w:rsid w:val="004815B5"/>
    <w:rsid w:val="00481B32"/>
    <w:rsid w:val="00481FC8"/>
    <w:rsid w:val="00481FEB"/>
    <w:rsid w:val="004822FD"/>
    <w:rsid w:val="00484AF7"/>
    <w:rsid w:val="0048506B"/>
    <w:rsid w:val="004866F7"/>
    <w:rsid w:val="00486834"/>
    <w:rsid w:val="00486F69"/>
    <w:rsid w:val="00487413"/>
    <w:rsid w:val="00487475"/>
    <w:rsid w:val="004879E1"/>
    <w:rsid w:val="004906B0"/>
    <w:rsid w:val="00490B38"/>
    <w:rsid w:val="0049127F"/>
    <w:rsid w:val="00491A60"/>
    <w:rsid w:val="00491E82"/>
    <w:rsid w:val="00492565"/>
    <w:rsid w:val="004926EA"/>
    <w:rsid w:val="00492F49"/>
    <w:rsid w:val="00493B1C"/>
    <w:rsid w:val="00494A8A"/>
    <w:rsid w:val="004957A4"/>
    <w:rsid w:val="004972F3"/>
    <w:rsid w:val="004979FF"/>
    <w:rsid w:val="00497B35"/>
    <w:rsid w:val="004A1368"/>
    <w:rsid w:val="004A141F"/>
    <w:rsid w:val="004A2B2F"/>
    <w:rsid w:val="004A2DB2"/>
    <w:rsid w:val="004A2DB6"/>
    <w:rsid w:val="004A34CD"/>
    <w:rsid w:val="004A3BD8"/>
    <w:rsid w:val="004A4126"/>
    <w:rsid w:val="004A41F9"/>
    <w:rsid w:val="004A4B33"/>
    <w:rsid w:val="004A6374"/>
    <w:rsid w:val="004A69FE"/>
    <w:rsid w:val="004A731E"/>
    <w:rsid w:val="004A7456"/>
    <w:rsid w:val="004A7886"/>
    <w:rsid w:val="004A7B09"/>
    <w:rsid w:val="004A7E4D"/>
    <w:rsid w:val="004A7EE8"/>
    <w:rsid w:val="004B02A6"/>
    <w:rsid w:val="004B03CD"/>
    <w:rsid w:val="004B0621"/>
    <w:rsid w:val="004B0894"/>
    <w:rsid w:val="004B1772"/>
    <w:rsid w:val="004B1837"/>
    <w:rsid w:val="004B1ABC"/>
    <w:rsid w:val="004B1B3A"/>
    <w:rsid w:val="004B1D37"/>
    <w:rsid w:val="004B20B5"/>
    <w:rsid w:val="004B25C2"/>
    <w:rsid w:val="004B2EB8"/>
    <w:rsid w:val="004B322D"/>
    <w:rsid w:val="004B397E"/>
    <w:rsid w:val="004B3B64"/>
    <w:rsid w:val="004B443E"/>
    <w:rsid w:val="004B50B4"/>
    <w:rsid w:val="004B552E"/>
    <w:rsid w:val="004C024D"/>
    <w:rsid w:val="004C15D9"/>
    <w:rsid w:val="004C1F14"/>
    <w:rsid w:val="004C2B89"/>
    <w:rsid w:val="004C2BD6"/>
    <w:rsid w:val="004C2E8D"/>
    <w:rsid w:val="004C3441"/>
    <w:rsid w:val="004C3A9B"/>
    <w:rsid w:val="004C42DC"/>
    <w:rsid w:val="004C472A"/>
    <w:rsid w:val="004C48D9"/>
    <w:rsid w:val="004C57A0"/>
    <w:rsid w:val="004C6AC9"/>
    <w:rsid w:val="004C7668"/>
    <w:rsid w:val="004C7841"/>
    <w:rsid w:val="004D0C93"/>
    <w:rsid w:val="004D0E94"/>
    <w:rsid w:val="004D13FB"/>
    <w:rsid w:val="004D2426"/>
    <w:rsid w:val="004D2FE8"/>
    <w:rsid w:val="004D4098"/>
    <w:rsid w:val="004D40A6"/>
    <w:rsid w:val="004D4FC8"/>
    <w:rsid w:val="004D64DA"/>
    <w:rsid w:val="004D72F8"/>
    <w:rsid w:val="004D753C"/>
    <w:rsid w:val="004D761B"/>
    <w:rsid w:val="004E0BC9"/>
    <w:rsid w:val="004E2140"/>
    <w:rsid w:val="004E2282"/>
    <w:rsid w:val="004E23B8"/>
    <w:rsid w:val="004E24BA"/>
    <w:rsid w:val="004E258C"/>
    <w:rsid w:val="004E2B96"/>
    <w:rsid w:val="004E3B03"/>
    <w:rsid w:val="004E4301"/>
    <w:rsid w:val="004E4ACD"/>
    <w:rsid w:val="004E6769"/>
    <w:rsid w:val="004E67F5"/>
    <w:rsid w:val="004E690C"/>
    <w:rsid w:val="004E6E80"/>
    <w:rsid w:val="004E75A3"/>
    <w:rsid w:val="004E796F"/>
    <w:rsid w:val="004E7CC7"/>
    <w:rsid w:val="004E7DCD"/>
    <w:rsid w:val="004F0408"/>
    <w:rsid w:val="004F0AFA"/>
    <w:rsid w:val="004F0E47"/>
    <w:rsid w:val="004F182F"/>
    <w:rsid w:val="004F1B7E"/>
    <w:rsid w:val="004F2084"/>
    <w:rsid w:val="004F2364"/>
    <w:rsid w:val="004F2AA1"/>
    <w:rsid w:val="004F358F"/>
    <w:rsid w:val="004F368F"/>
    <w:rsid w:val="004F38D2"/>
    <w:rsid w:val="004F3ADB"/>
    <w:rsid w:val="004F3F4C"/>
    <w:rsid w:val="004F446F"/>
    <w:rsid w:val="004F4A6C"/>
    <w:rsid w:val="004F4C41"/>
    <w:rsid w:val="004F4D64"/>
    <w:rsid w:val="004F4F99"/>
    <w:rsid w:val="004F552F"/>
    <w:rsid w:val="004F6808"/>
    <w:rsid w:val="004F7361"/>
    <w:rsid w:val="004F73BB"/>
    <w:rsid w:val="005000BC"/>
    <w:rsid w:val="005006CA"/>
    <w:rsid w:val="00501D20"/>
    <w:rsid w:val="00501D94"/>
    <w:rsid w:val="00501EB2"/>
    <w:rsid w:val="00502FEF"/>
    <w:rsid w:val="005036BA"/>
    <w:rsid w:val="00503A7B"/>
    <w:rsid w:val="00503C26"/>
    <w:rsid w:val="00504512"/>
    <w:rsid w:val="005045E0"/>
    <w:rsid w:val="00504621"/>
    <w:rsid w:val="00505902"/>
    <w:rsid w:val="00506012"/>
    <w:rsid w:val="00506DC0"/>
    <w:rsid w:val="00507973"/>
    <w:rsid w:val="00507C01"/>
    <w:rsid w:val="00510ACC"/>
    <w:rsid w:val="00511023"/>
    <w:rsid w:val="0051192C"/>
    <w:rsid w:val="005119EA"/>
    <w:rsid w:val="00511EB9"/>
    <w:rsid w:val="005129A4"/>
    <w:rsid w:val="00514074"/>
    <w:rsid w:val="00514C45"/>
    <w:rsid w:val="00516269"/>
    <w:rsid w:val="00516300"/>
    <w:rsid w:val="0051630B"/>
    <w:rsid w:val="00516BC4"/>
    <w:rsid w:val="0051774A"/>
    <w:rsid w:val="00517AFA"/>
    <w:rsid w:val="00517E15"/>
    <w:rsid w:val="005209C1"/>
    <w:rsid w:val="005213FD"/>
    <w:rsid w:val="00522345"/>
    <w:rsid w:val="005225AF"/>
    <w:rsid w:val="00524B06"/>
    <w:rsid w:val="00524E61"/>
    <w:rsid w:val="00525013"/>
    <w:rsid w:val="00525D38"/>
    <w:rsid w:val="00526411"/>
    <w:rsid w:val="00526580"/>
    <w:rsid w:val="00526B1E"/>
    <w:rsid w:val="005279A5"/>
    <w:rsid w:val="00527EBD"/>
    <w:rsid w:val="0053022A"/>
    <w:rsid w:val="00530B30"/>
    <w:rsid w:val="00530D64"/>
    <w:rsid w:val="00531580"/>
    <w:rsid w:val="005319DD"/>
    <w:rsid w:val="0053282E"/>
    <w:rsid w:val="00532B7C"/>
    <w:rsid w:val="005343A2"/>
    <w:rsid w:val="0053493B"/>
    <w:rsid w:val="00535A51"/>
    <w:rsid w:val="00536218"/>
    <w:rsid w:val="0053656F"/>
    <w:rsid w:val="00536AD6"/>
    <w:rsid w:val="00536B64"/>
    <w:rsid w:val="00536FFE"/>
    <w:rsid w:val="005377DD"/>
    <w:rsid w:val="00537AF9"/>
    <w:rsid w:val="00540181"/>
    <w:rsid w:val="00540E35"/>
    <w:rsid w:val="00541E13"/>
    <w:rsid w:val="00542E98"/>
    <w:rsid w:val="00542EAE"/>
    <w:rsid w:val="00543734"/>
    <w:rsid w:val="00543A00"/>
    <w:rsid w:val="005444A7"/>
    <w:rsid w:val="00544E31"/>
    <w:rsid w:val="005457FE"/>
    <w:rsid w:val="00547687"/>
    <w:rsid w:val="00547BD4"/>
    <w:rsid w:val="00550061"/>
    <w:rsid w:val="005502D1"/>
    <w:rsid w:val="00550366"/>
    <w:rsid w:val="00550D3B"/>
    <w:rsid w:val="00550E22"/>
    <w:rsid w:val="00551662"/>
    <w:rsid w:val="00552877"/>
    <w:rsid w:val="005535FF"/>
    <w:rsid w:val="00553971"/>
    <w:rsid w:val="0055420D"/>
    <w:rsid w:val="005546DF"/>
    <w:rsid w:val="00554A57"/>
    <w:rsid w:val="00554CFD"/>
    <w:rsid w:val="00554D7C"/>
    <w:rsid w:val="00555699"/>
    <w:rsid w:val="00555B3A"/>
    <w:rsid w:val="00555C68"/>
    <w:rsid w:val="0055652B"/>
    <w:rsid w:val="00556B0E"/>
    <w:rsid w:val="00556B5D"/>
    <w:rsid w:val="0055707A"/>
    <w:rsid w:val="0055742B"/>
    <w:rsid w:val="00557456"/>
    <w:rsid w:val="0055785C"/>
    <w:rsid w:val="00557D9E"/>
    <w:rsid w:val="00560160"/>
    <w:rsid w:val="005602D7"/>
    <w:rsid w:val="00560580"/>
    <w:rsid w:val="00560D6C"/>
    <w:rsid w:val="00560FD1"/>
    <w:rsid w:val="005618A8"/>
    <w:rsid w:val="0056205E"/>
    <w:rsid w:val="005627BF"/>
    <w:rsid w:val="00562B74"/>
    <w:rsid w:val="00563ADB"/>
    <w:rsid w:val="00563F42"/>
    <w:rsid w:val="005642F5"/>
    <w:rsid w:val="00564936"/>
    <w:rsid w:val="00564F6E"/>
    <w:rsid w:val="00565682"/>
    <w:rsid w:val="005660AB"/>
    <w:rsid w:val="005666B7"/>
    <w:rsid w:val="00566B4B"/>
    <w:rsid w:val="00566C84"/>
    <w:rsid w:val="005671A4"/>
    <w:rsid w:val="00567650"/>
    <w:rsid w:val="0056797A"/>
    <w:rsid w:val="00567DBB"/>
    <w:rsid w:val="00570544"/>
    <w:rsid w:val="00570D2B"/>
    <w:rsid w:val="00570EF4"/>
    <w:rsid w:val="00570FEC"/>
    <w:rsid w:val="00571342"/>
    <w:rsid w:val="005718B7"/>
    <w:rsid w:val="00571BA8"/>
    <w:rsid w:val="0057200E"/>
    <w:rsid w:val="005722C4"/>
    <w:rsid w:val="005724AD"/>
    <w:rsid w:val="0057267F"/>
    <w:rsid w:val="00572985"/>
    <w:rsid w:val="00572C59"/>
    <w:rsid w:val="00573098"/>
    <w:rsid w:val="00573B08"/>
    <w:rsid w:val="00574477"/>
    <w:rsid w:val="00574BC3"/>
    <w:rsid w:val="00574EA9"/>
    <w:rsid w:val="00575045"/>
    <w:rsid w:val="00575C97"/>
    <w:rsid w:val="00575F63"/>
    <w:rsid w:val="005764E3"/>
    <w:rsid w:val="00576A42"/>
    <w:rsid w:val="005774A7"/>
    <w:rsid w:val="00577B6B"/>
    <w:rsid w:val="00580C83"/>
    <w:rsid w:val="005813CD"/>
    <w:rsid w:val="00581452"/>
    <w:rsid w:val="0058171F"/>
    <w:rsid w:val="00581C03"/>
    <w:rsid w:val="00581E81"/>
    <w:rsid w:val="005824CC"/>
    <w:rsid w:val="005828DF"/>
    <w:rsid w:val="00582CF9"/>
    <w:rsid w:val="005837D5"/>
    <w:rsid w:val="00583BEE"/>
    <w:rsid w:val="00583BFB"/>
    <w:rsid w:val="00583D51"/>
    <w:rsid w:val="005844ED"/>
    <w:rsid w:val="00584521"/>
    <w:rsid w:val="00584BEB"/>
    <w:rsid w:val="00585400"/>
    <w:rsid w:val="00585E02"/>
    <w:rsid w:val="005862F7"/>
    <w:rsid w:val="00586406"/>
    <w:rsid w:val="0058651F"/>
    <w:rsid w:val="00586C7C"/>
    <w:rsid w:val="00586C8A"/>
    <w:rsid w:val="0058719C"/>
    <w:rsid w:val="00587D35"/>
    <w:rsid w:val="0059010C"/>
    <w:rsid w:val="00590157"/>
    <w:rsid w:val="00590278"/>
    <w:rsid w:val="005906BF"/>
    <w:rsid w:val="005910B8"/>
    <w:rsid w:val="0059139A"/>
    <w:rsid w:val="005920FD"/>
    <w:rsid w:val="005923D9"/>
    <w:rsid w:val="00592D96"/>
    <w:rsid w:val="00592E5D"/>
    <w:rsid w:val="00593C2D"/>
    <w:rsid w:val="00594EEA"/>
    <w:rsid w:val="00595305"/>
    <w:rsid w:val="00595B44"/>
    <w:rsid w:val="005965FF"/>
    <w:rsid w:val="00596B95"/>
    <w:rsid w:val="005970AE"/>
    <w:rsid w:val="0059764D"/>
    <w:rsid w:val="00597CC9"/>
    <w:rsid w:val="005A2EF0"/>
    <w:rsid w:val="005A302E"/>
    <w:rsid w:val="005A44A8"/>
    <w:rsid w:val="005A4A8E"/>
    <w:rsid w:val="005A5300"/>
    <w:rsid w:val="005A627C"/>
    <w:rsid w:val="005A6558"/>
    <w:rsid w:val="005A6B82"/>
    <w:rsid w:val="005B06EB"/>
    <w:rsid w:val="005B1582"/>
    <w:rsid w:val="005B1747"/>
    <w:rsid w:val="005B1B29"/>
    <w:rsid w:val="005B1B7C"/>
    <w:rsid w:val="005B1F95"/>
    <w:rsid w:val="005B1FAD"/>
    <w:rsid w:val="005B26D0"/>
    <w:rsid w:val="005B2816"/>
    <w:rsid w:val="005B2B5D"/>
    <w:rsid w:val="005B2CA3"/>
    <w:rsid w:val="005B3B4E"/>
    <w:rsid w:val="005B3C81"/>
    <w:rsid w:val="005B3EA9"/>
    <w:rsid w:val="005B41D9"/>
    <w:rsid w:val="005B47FA"/>
    <w:rsid w:val="005B533D"/>
    <w:rsid w:val="005B5A0A"/>
    <w:rsid w:val="005B5C8D"/>
    <w:rsid w:val="005B6532"/>
    <w:rsid w:val="005C0656"/>
    <w:rsid w:val="005C08A8"/>
    <w:rsid w:val="005C0FCA"/>
    <w:rsid w:val="005C10F3"/>
    <w:rsid w:val="005C3462"/>
    <w:rsid w:val="005C3EA6"/>
    <w:rsid w:val="005C3F27"/>
    <w:rsid w:val="005C4230"/>
    <w:rsid w:val="005C4448"/>
    <w:rsid w:val="005C52D5"/>
    <w:rsid w:val="005C5773"/>
    <w:rsid w:val="005C58B7"/>
    <w:rsid w:val="005C6494"/>
    <w:rsid w:val="005C7B16"/>
    <w:rsid w:val="005D0C4A"/>
    <w:rsid w:val="005D0E8A"/>
    <w:rsid w:val="005D1A1D"/>
    <w:rsid w:val="005D1A46"/>
    <w:rsid w:val="005D1D01"/>
    <w:rsid w:val="005D2360"/>
    <w:rsid w:val="005D2380"/>
    <w:rsid w:val="005D2781"/>
    <w:rsid w:val="005D2794"/>
    <w:rsid w:val="005D30EA"/>
    <w:rsid w:val="005D471B"/>
    <w:rsid w:val="005D62D5"/>
    <w:rsid w:val="005D6783"/>
    <w:rsid w:val="005D683D"/>
    <w:rsid w:val="005D709D"/>
    <w:rsid w:val="005D7A09"/>
    <w:rsid w:val="005E0E3C"/>
    <w:rsid w:val="005E1629"/>
    <w:rsid w:val="005E18E4"/>
    <w:rsid w:val="005E2299"/>
    <w:rsid w:val="005E2390"/>
    <w:rsid w:val="005E339D"/>
    <w:rsid w:val="005E3552"/>
    <w:rsid w:val="005E3AB4"/>
    <w:rsid w:val="005E40AB"/>
    <w:rsid w:val="005E449D"/>
    <w:rsid w:val="005E4CC8"/>
    <w:rsid w:val="005E4E91"/>
    <w:rsid w:val="005E5695"/>
    <w:rsid w:val="005E577A"/>
    <w:rsid w:val="005E5B00"/>
    <w:rsid w:val="005E5C8F"/>
    <w:rsid w:val="005E616B"/>
    <w:rsid w:val="005E6573"/>
    <w:rsid w:val="005E74C5"/>
    <w:rsid w:val="005F17FA"/>
    <w:rsid w:val="005F1907"/>
    <w:rsid w:val="005F2A5B"/>
    <w:rsid w:val="005F303D"/>
    <w:rsid w:val="005F32E4"/>
    <w:rsid w:val="005F3882"/>
    <w:rsid w:val="005F39C0"/>
    <w:rsid w:val="005F39C8"/>
    <w:rsid w:val="005F3ECF"/>
    <w:rsid w:val="005F444F"/>
    <w:rsid w:val="005F6070"/>
    <w:rsid w:val="005F649C"/>
    <w:rsid w:val="005F68AA"/>
    <w:rsid w:val="005F74A6"/>
    <w:rsid w:val="005F7BED"/>
    <w:rsid w:val="0060067A"/>
    <w:rsid w:val="00600C4F"/>
    <w:rsid w:val="00600E27"/>
    <w:rsid w:val="00603280"/>
    <w:rsid w:val="00603335"/>
    <w:rsid w:val="00603C19"/>
    <w:rsid w:val="00604189"/>
    <w:rsid w:val="00604CC9"/>
    <w:rsid w:val="00605190"/>
    <w:rsid w:val="006052B1"/>
    <w:rsid w:val="006052C7"/>
    <w:rsid w:val="00606063"/>
    <w:rsid w:val="006060A4"/>
    <w:rsid w:val="006063BA"/>
    <w:rsid w:val="00607E07"/>
    <w:rsid w:val="006103E0"/>
    <w:rsid w:val="0061058E"/>
    <w:rsid w:val="00611044"/>
    <w:rsid w:val="006110E9"/>
    <w:rsid w:val="00611337"/>
    <w:rsid w:val="0061172E"/>
    <w:rsid w:val="006125FA"/>
    <w:rsid w:val="00612DE9"/>
    <w:rsid w:val="00612F3D"/>
    <w:rsid w:val="0061317B"/>
    <w:rsid w:val="006139D1"/>
    <w:rsid w:val="00613B2E"/>
    <w:rsid w:val="00614E8D"/>
    <w:rsid w:val="00616B14"/>
    <w:rsid w:val="0061703F"/>
    <w:rsid w:val="0061716C"/>
    <w:rsid w:val="0061730D"/>
    <w:rsid w:val="00617D0D"/>
    <w:rsid w:val="006201BD"/>
    <w:rsid w:val="00620479"/>
    <w:rsid w:val="00621022"/>
    <w:rsid w:val="006218E8"/>
    <w:rsid w:val="006218EB"/>
    <w:rsid w:val="00621AAB"/>
    <w:rsid w:val="00621F42"/>
    <w:rsid w:val="00621F64"/>
    <w:rsid w:val="006227B7"/>
    <w:rsid w:val="006228C2"/>
    <w:rsid w:val="006238D5"/>
    <w:rsid w:val="006239A1"/>
    <w:rsid w:val="00624C7D"/>
    <w:rsid w:val="00624EE3"/>
    <w:rsid w:val="00625483"/>
    <w:rsid w:val="00625E8B"/>
    <w:rsid w:val="00625EC8"/>
    <w:rsid w:val="00626DDC"/>
    <w:rsid w:val="00627424"/>
    <w:rsid w:val="006279FB"/>
    <w:rsid w:val="006308BC"/>
    <w:rsid w:val="006312D7"/>
    <w:rsid w:val="00631FEA"/>
    <w:rsid w:val="006321DE"/>
    <w:rsid w:val="00633162"/>
    <w:rsid w:val="006339CA"/>
    <w:rsid w:val="0063445B"/>
    <w:rsid w:val="0063466F"/>
    <w:rsid w:val="00635365"/>
    <w:rsid w:val="006367A4"/>
    <w:rsid w:val="0063686E"/>
    <w:rsid w:val="0063694F"/>
    <w:rsid w:val="00636A1B"/>
    <w:rsid w:val="00636A88"/>
    <w:rsid w:val="0063745D"/>
    <w:rsid w:val="0064003F"/>
    <w:rsid w:val="0064162F"/>
    <w:rsid w:val="006418CD"/>
    <w:rsid w:val="00641D7D"/>
    <w:rsid w:val="0064233E"/>
    <w:rsid w:val="006423FA"/>
    <w:rsid w:val="006424AE"/>
    <w:rsid w:val="0064264E"/>
    <w:rsid w:val="00643075"/>
    <w:rsid w:val="006431C9"/>
    <w:rsid w:val="006438B2"/>
    <w:rsid w:val="00645488"/>
    <w:rsid w:val="006461DD"/>
    <w:rsid w:val="006465F6"/>
    <w:rsid w:val="00646A3B"/>
    <w:rsid w:val="00646E7F"/>
    <w:rsid w:val="0064707F"/>
    <w:rsid w:val="006509FC"/>
    <w:rsid w:val="0065117B"/>
    <w:rsid w:val="006512B0"/>
    <w:rsid w:val="00651CAD"/>
    <w:rsid w:val="006521D0"/>
    <w:rsid w:val="00652FAF"/>
    <w:rsid w:val="006533A4"/>
    <w:rsid w:val="00653661"/>
    <w:rsid w:val="0065370E"/>
    <w:rsid w:val="00653D1D"/>
    <w:rsid w:val="00654DBF"/>
    <w:rsid w:val="006557AC"/>
    <w:rsid w:val="006557F6"/>
    <w:rsid w:val="00655878"/>
    <w:rsid w:val="00655919"/>
    <w:rsid w:val="0065702D"/>
    <w:rsid w:val="00660223"/>
    <w:rsid w:val="0066075C"/>
    <w:rsid w:val="00660CB6"/>
    <w:rsid w:val="00661BE5"/>
    <w:rsid w:val="006624DA"/>
    <w:rsid w:val="00662844"/>
    <w:rsid w:val="0066298A"/>
    <w:rsid w:val="00663C0B"/>
    <w:rsid w:val="00663C6C"/>
    <w:rsid w:val="00663ED8"/>
    <w:rsid w:val="00664025"/>
    <w:rsid w:val="00664161"/>
    <w:rsid w:val="0066418E"/>
    <w:rsid w:val="006642D0"/>
    <w:rsid w:val="0066460F"/>
    <w:rsid w:val="00664CB1"/>
    <w:rsid w:val="0066617C"/>
    <w:rsid w:val="00666496"/>
    <w:rsid w:val="00666850"/>
    <w:rsid w:val="006668AE"/>
    <w:rsid w:val="006677A8"/>
    <w:rsid w:val="00667A08"/>
    <w:rsid w:val="00667BEA"/>
    <w:rsid w:val="0067064E"/>
    <w:rsid w:val="00670BEB"/>
    <w:rsid w:val="006715B4"/>
    <w:rsid w:val="00671B16"/>
    <w:rsid w:val="00671D1F"/>
    <w:rsid w:val="006726D6"/>
    <w:rsid w:val="006727E1"/>
    <w:rsid w:val="00672B51"/>
    <w:rsid w:val="00673257"/>
    <w:rsid w:val="006732D6"/>
    <w:rsid w:val="006733E4"/>
    <w:rsid w:val="0067347D"/>
    <w:rsid w:val="00673760"/>
    <w:rsid w:val="006737E7"/>
    <w:rsid w:val="006738B0"/>
    <w:rsid w:val="006754FE"/>
    <w:rsid w:val="00675DC3"/>
    <w:rsid w:val="00676062"/>
    <w:rsid w:val="00676281"/>
    <w:rsid w:val="00676479"/>
    <w:rsid w:val="00676C71"/>
    <w:rsid w:val="00677F6C"/>
    <w:rsid w:val="00680674"/>
    <w:rsid w:val="006827EB"/>
    <w:rsid w:val="00682901"/>
    <w:rsid w:val="00683083"/>
    <w:rsid w:val="006831D3"/>
    <w:rsid w:val="006836E5"/>
    <w:rsid w:val="0068471B"/>
    <w:rsid w:val="0068474F"/>
    <w:rsid w:val="00684B9B"/>
    <w:rsid w:val="00684CA8"/>
    <w:rsid w:val="00684CC4"/>
    <w:rsid w:val="00685516"/>
    <w:rsid w:val="00685ACF"/>
    <w:rsid w:val="00685F83"/>
    <w:rsid w:val="00686667"/>
    <w:rsid w:val="0068667B"/>
    <w:rsid w:val="006869CE"/>
    <w:rsid w:val="00687FB1"/>
    <w:rsid w:val="00690100"/>
    <w:rsid w:val="0069030E"/>
    <w:rsid w:val="00690678"/>
    <w:rsid w:val="006908A2"/>
    <w:rsid w:val="006919EF"/>
    <w:rsid w:val="006923A2"/>
    <w:rsid w:val="0069307B"/>
    <w:rsid w:val="006931C4"/>
    <w:rsid w:val="006935E4"/>
    <w:rsid w:val="0069428A"/>
    <w:rsid w:val="00694312"/>
    <w:rsid w:val="00694652"/>
    <w:rsid w:val="0069498B"/>
    <w:rsid w:val="00695306"/>
    <w:rsid w:val="00695A1F"/>
    <w:rsid w:val="00695DF8"/>
    <w:rsid w:val="00696256"/>
    <w:rsid w:val="0069670F"/>
    <w:rsid w:val="0069695C"/>
    <w:rsid w:val="00696C1B"/>
    <w:rsid w:val="00696D29"/>
    <w:rsid w:val="00697DCF"/>
    <w:rsid w:val="006A0294"/>
    <w:rsid w:val="006A040A"/>
    <w:rsid w:val="006A05ED"/>
    <w:rsid w:val="006A0617"/>
    <w:rsid w:val="006A0981"/>
    <w:rsid w:val="006A0F19"/>
    <w:rsid w:val="006A115B"/>
    <w:rsid w:val="006A1681"/>
    <w:rsid w:val="006A17AF"/>
    <w:rsid w:val="006A19B1"/>
    <w:rsid w:val="006A19CF"/>
    <w:rsid w:val="006A1BA3"/>
    <w:rsid w:val="006A34AB"/>
    <w:rsid w:val="006A3D97"/>
    <w:rsid w:val="006A4232"/>
    <w:rsid w:val="006A4B06"/>
    <w:rsid w:val="006A52C9"/>
    <w:rsid w:val="006A5388"/>
    <w:rsid w:val="006A56E4"/>
    <w:rsid w:val="006A59FF"/>
    <w:rsid w:val="006A5DC2"/>
    <w:rsid w:val="006A6319"/>
    <w:rsid w:val="006A65BE"/>
    <w:rsid w:val="006A6634"/>
    <w:rsid w:val="006A6ADD"/>
    <w:rsid w:val="006A73CE"/>
    <w:rsid w:val="006A7879"/>
    <w:rsid w:val="006A7BEF"/>
    <w:rsid w:val="006A7F14"/>
    <w:rsid w:val="006A7FCE"/>
    <w:rsid w:val="006A7FF6"/>
    <w:rsid w:val="006B0427"/>
    <w:rsid w:val="006B06AB"/>
    <w:rsid w:val="006B0A14"/>
    <w:rsid w:val="006B0A9D"/>
    <w:rsid w:val="006B1A74"/>
    <w:rsid w:val="006B24D0"/>
    <w:rsid w:val="006B29F1"/>
    <w:rsid w:val="006B2AF7"/>
    <w:rsid w:val="006B2E5C"/>
    <w:rsid w:val="006B36A4"/>
    <w:rsid w:val="006B3DDF"/>
    <w:rsid w:val="006B4296"/>
    <w:rsid w:val="006B497D"/>
    <w:rsid w:val="006B4CA0"/>
    <w:rsid w:val="006B568E"/>
    <w:rsid w:val="006B6223"/>
    <w:rsid w:val="006B66AB"/>
    <w:rsid w:val="006B6A2D"/>
    <w:rsid w:val="006B6B41"/>
    <w:rsid w:val="006B6F4D"/>
    <w:rsid w:val="006B7E65"/>
    <w:rsid w:val="006C01D3"/>
    <w:rsid w:val="006C05DA"/>
    <w:rsid w:val="006C0F5E"/>
    <w:rsid w:val="006C1035"/>
    <w:rsid w:val="006C1858"/>
    <w:rsid w:val="006C241E"/>
    <w:rsid w:val="006C2B27"/>
    <w:rsid w:val="006C32ED"/>
    <w:rsid w:val="006C35E8"/>
    <w:rsid w:val="006C39BB"/>
    <w:rsid w:val="006C3C9E"/>
    <w:rsid w:val="006C4343"/>
    <w:rsid w:val="006C49B8"/>
    <w:rsid w:val="006C4A83"/>
    <w:rsid w:val="006C5DA4"/>
    <w:rsid w:val="006C6077"/>
    <w:rsid w:val="006C60FC"/>
    <w:rsid w:val="006C6510"/>
    <w:rsid w:val="006C6751"/>
    <w:rsid w:val="006C72F2"/>
    <w:rsid w:val="006C738B"/>
    <w:rsid w:val="006C7503"/>
    <w:rsid w:val="006D056F"/>
    <w:rsid w:val="006D0879"/>
    <w:rsid w:val="006D08EE"/>
    <w:rsid w:val="006D0E4A"/>
    <w:rsid w:val="006D0E96"/>
    <w:rsid w:val="006D11AF"/>
    <w:rsid w:val="006D1C28"/>
    <w:rsid w:val="006D22FD"/>
    <w:rsid w:val="006D23CF"/>
    <w:rsid w:val="006D24BD"/>
    <w:rsid w:val="006D2DA8"/>
    <w:rsid w:val="006D2DFA"/>
    <w:rsid w:val="006D30AC"/>
    <w:rsid w:val="006D30EE"/>
    <w:rsid w:val="006D3392"/>
    <w:rsid w:val="006D3C1F"/>
    <w:rsid w:val="006D43AC"/>
    <w:rsid w:val="006D47DE"/>
    <w:rsid w:val="006D4CCA"/>
    <w:rsid w:val="006D7288"/>
    <w:rsid w:val="006D7B27"/>
    <w:rsid w:val="006E0045"/>
    <w:rsid w:val="006E037F"/>
    <w:rsid w:val="006E17AA"/>
    <w:rsid w:val="006E19BC"/>
    <w:rsid w:val="006E1E1A"/>
    <w:rsid w:val="006E2B1D"/>
    <w:rsid w:val="006E2B52"/>
    <w:rsid w:val="006E3C17"/>
    <w:rsid w:val="006E3E4B"/>
    <w:rsid w:val="006E3FBD"/>
    <w:rsid w:val="006E47FC"/>
    <w:rsid w:val="006E48E5"/>
    <w:rsid w:val="006E4A0D"/>
    <w:rsid w:val="006E4BE2"/>
    <w:rsid w:val="006E4EC7"/>
    <w:rsid w:val="006E5CD2"/>
    <w:rsid w:val="006E60C7"/>
    <w:rsid w:val="006E6376"/>
    <w:rsid w:val="006E63FF"/>
    <w:rsid w:val="006E697D"/>
    <w:rsid w:val="006E6BFD"/>
    <w:rsid w:val="006E6D40"/>
    <w:rsid w:val="006E7320"/>
    <w:rsid w:val="006E736E"/>
    <w:rsid w:val="006E7B89"/>
    <w:rsid w:val="006E7E6C"/>
    <w:rsid w:val="006F07FB"/>
    <w:rsid w:val="006F1529"/>
    <w:rsid w:val="006F181F"/>
    <w:rsid w:val="006F1AEA"/>
    <w:rsid w:val="006F1C76"/>
    <w:rsid w:val="006F1D0A"/>
    <w:rsid w:val="006F1DF9"/>
    <w:rsid w:val="006F2103"/>
    <w:rsid w:val="006F2908"/>
    <w:rsid w:val="006F2E11"/>
    <w:rsid w:val="006F34E6"/>
    <w:rsid w:val="006F374A"/>
    <w:rsid w:val="006F3E4F"/>
    <w:rsid w:val="006F4BAF"/>
    <w:rsid w:val="006F4CA0"/>
    <w:rsid w:val="006F55BA"/>
    <w:rsid w:val="006F62EA"/>
    <w:rsid w:val="006F6752"/>
    <w:rsid w:val="006F6BC0"/>
    <w:rsid w:val="006F6BC9"/>
    <w:rsid w:val="006F7BCC"/>
    <w:rsid w:val="00700E2B"/>
    <w:rsid w:val="00700E8C"/>
    <w:rsid w:val="0070164E"/>
    <w:rsid w:val="007017AE"/>
    <w:rsid w:val="00701ACC"/>
    <w:rsid w:val="00702127"/>
    <w:rsid w:val="007028E9"/>
    <w:rsid w:val="00704B0F"/>
    <w:rsid w:val="00704CDA"/>
    <w:rsid w:val="007056B3"/>
    <w:rsid w:val="00707BCD"/>
    <w:rsid w:val="00710AB6"/>
    <w:rsid w:val="00710E24"/>
    <w:rsid w:val="00711771"/>
    <w:rsid w:val="0071208D"/>
    <w:rsid w:val="00712183"/>
    <w:rsid w:val="00712F2D"/>
    <w:rsid w:val="007131B9"/>
    <w:rsid w:val="00713BA5"/>
    <w:rsid w:val="007140D0"/>
    <w:rsid w:val="00714AF7"/>
    <w:rsid w:val="00714E77"/>
    <w:rsid w:val="007152C8"/>
    <w:rsid w:val="00715780"/>
    <w:rsid w:val="00715B1D"/>
    <w:rsid w:val="007161AF"/>
    <w:rsid w:val="00716293"/>
    <w:rsid w:val="007163A5"/>
    <w:rsid w:val="00717038"/>
    <w:rsid w:val="007175E6"/>
    <w:rsid w:val="00717C74"/>
    <w:rsid w:val="007201FC"/>
    <w:rsid w:val="00720426"/>
    <w:rsid w:val="007204A3"/>
    <w:rsid w:val="007204DE"/>
    <w:rsid w:val="007205FE"/>
    <w:rsid w:val="007211C4"/>
    <w:rsid w:val="0072139A"/>
    <w:rsid w:val="007215C8"/>
    <w:rsid w:val="00721D76"/>
    <w:rsid w:val="0072217B"/>
    <w:rsid w:val="0072249E"/>
    <w:rsid w:val="007224E1"/>
    <w:rsid w:val="007225C9"/>
    <w:rsid w:val="007228BE"/>
    <w:rsid w:val="00722D94"/>
    <w:rsid w:val="00723097"/>
    <w:rsid w:val="0072359D"/>
    <w:rsid w:val="00723D73"/>
    <w:rsid w:val="007248C3"/>
    <w:rsid w:val="00725298"/>
    <w:rsid w:val="0072543F"/>
    <w:rsid w:val="00725975"/>
    <w:rsid w:val="007261CE"/>
    <w:rsid w:val="007261E6"/>
    <w:rsid w:val="00727A3F"/>
    <w:rsid w:val="00730677"/>
    <w:rsid w:val="00733C15"/>
    <w:rsid w:val="0073400C"/>
    <w:rsid w:val="007353BA"/>
    <w:rsid w:val="0073549B"/>
    <w:rsid w:val="00735710"/>
    <w:rsid w:val="00735E7C"/>
    <w:rsid w:val="0073672B"/>
    <w:rsid w:val="007375D6"/>
    <w:rsid w:val="00740141"/>
    <w:rsid w:val="00740207"/>
    <w:rsid w:val="00740559"/>
    <w:rsid w:val="00740926"/>
    <w:rsid w:val="00740A1A"/>
    <w:rsid w:val="00740B5B"/>
    <w:rsid w:val="00740C5E"/>
    <w:rsid w:val="0074101B"/>
    <w:rsid w:val="00741E1A"/>
    <w:rsid w:val="00741EBF"/>
    <w:rsid w:val="00742877"/>
    <w:rsid w:val="0074293D"/>
    <w:rsid w:val="00742D4A"/>
    <w:rsid w:val="00742E36"/>
    <w:rsid w:val="00742FD0"/>
    <w:rsid w:val="00743096"/>
    <w:rsid w:val="007431D7"/>
    <w:rsid w:val="007432BA"/>
    <w:rsid w:val="00743717"/>
    <w:rsid w:val="00744510"/>
    <w:rsid w:val="00744D65"/>
    <w:rsid w:val="007456D3"/>
    <w:rsid w:val="0074578F"/>
    <w:rsid w:val="00745819"/>
    <w:rsid w:val="00745C12"/>
    <w:rsid w:val="00745F2A"/>
    <w:rsid w:val="007477B3"/>
    <w:rsid w:val="0074795D"/>
    <w:rsid w:val="00747A7D"/>
    <w:rsid w:val="00747D61"/>
    <w:rsid w:val="007502F9"/>
    <w:rsid w:val="00750B54"/>
    <w:rsid w:val="00750D0D"/>
    <w:rsid w:val="00751B43"/>
    <w:rsid w:val="00751F35"/>
    <w:rsid w:val="00751FC3"/>
    <w:rsid w:val="00752032"/>
    <w:rsid w:val="0075215F"/>
    <w:rsid w:val="00753216"/>
    <w:rsid w:val="00753441"/>
    <w:rsid w:val="00753CCF"/>
    <w:rsid w:val="00753CFB"/>
    <w:rsid w:val="00754A2E"/>
    <w:rsid w:val="00754B24"/>
    <w:rsid w:val="00754B25"/>
    <w:rsid w:val="0075517C"/>
    <w:rsid w:val="00755E04"/>
    <w:rsid w:val="00756051"/>
    <w:rsid w:val="007564E9"/>
    <w:rsid w:val="007570AF"/>
    <w:rsid w:val="00757102"/>
    <w:rsid w:val="00757CA1"/>
    <w:rsid w:val="00760558"/>
    <w:rsid w:val="0076191B"/>
    <w:rsid w:val="00761961"/>
    <w:rsid w:val="00761C0B"/>
    <w:rsid w:val="00761CAC"/>
    <w:rsid w:val="007623AF"/>
    <w:rsid w:val="007629F4"/>
    <w:rsid w:val="00763944"/>
    <w:rsid w:val="0076418F"/>
    <w:rsid w:val="007645F1"/>
    <w:rsid w:val="00764E7F"/>
    <w:rsid w:val="00764EF1"/>
    <w:rsid w:val="00765FF9"/>
    <w:rsid w:val="0076611B"/>
    <w:rsid w:val="00766506"/>
    <w:rsid w:val="007669C8"/>
    <w:rsid w:val="00766B97"/>
    <w:rsid w:val="00767457"/>
    <w:rsid w:val="0076798A"/>
    <w:rsid w:val="00767A2E"/>
    <w:rsid w:val="00767C32"/>
    <w:rsid w:val="00767FE7"/>
    <w:rsid w:val="0077025F"/>
    <w:rsid w:val="0077076A"/>
    <w:rsid w:val="00770B98"/>
    <w:rsid w:val="007717F0"/>
    <w:rsid w:val="00772694"/>
    <w:rsid w:val="00772D05"/>
    <w:rsid w:val="00772FE3"/>
    <w:rsid w:val="00773260"/>
    <w:rsid w:val="0077330C"/>
    <w:rsid w:val="00773611"/>
    <w:rsid w:val="00773C88"/>
    <w:rsid w:val="007740D5"/>
    <w:rsid w:val="007751F1"/>
    <w:rsid w:val="007757C2"/>
    <w:rsid w:val="00775F0D"/>
    <w:rsid w:val="00776EEB"/>
    <w:rsid w:val="007776E7"/>
    <w:rsid w:val="00780358"/>
    <w:rsid w:val="007808D3"/>
    <w:rsid w:val="007809EB"/>
    <w:rsid w:val="00780A2D"/>
    <w:rsid w:val="007826DA"/>
    <w:rsid w:val="00783235"/>
    <w:rsid w:val="0078353F"/>
    <w:rsid w:val="00783F88"/>
    <w:rsid w:val="00784BDB"/>
    <w:rsid w:val="007858A6"/>
    <w:rsid w:val="00785E3D"/>
    <w:rsid w:val="00786025"/>
    <w:rsid w:val="00786230"/>
    <w:rsid w:val="00787494"/>
    <w:rsid w:val="00787A02"/>
    <w:rsid w:val="00787D98"/>
    <w:rsid w:val="0079024A"/>
    <w:rsid w:val="007906B6"/>
    <w:rsid w:val="00790869"/>
    <w:rsid w:val="00791558"/>
    <w:rsid w:val="00791739"/>
    <w:rsid w:val="00792072"/>
    <w:rsid w:val="00792853"/>
    <w:rsid w:val="00792F7B"/>
    <w:rsid w:val="00793831"/>
    <w:rsid w:val="00793B3E"/>
    <w:rsid w:val="0079443C"/>
    <w:rsid w:val="00795207"/>
    <w:rsid w:val="00795544"/>
    <w:rsid w:val="007958EE"/>
    <w:rsid w:val="00796446"/>
    <w:rsid w:val="007964EF"/>
    <w:rsid w:val="00797208"/>
    <w:rsid w:val="00797305"/>
    <w:rsid w:val="007974C6"/>
    <w:rsid w:val="0079771B"/>
    <w:rsid w:val="007977C9"/>
    <w:rsid w:val="00797976"/>
    <w:rsid w:val="007A0605"/>
    <w:rsid w:val="007A0DC0"/>
    <w:rsid w:val="007A1920"/>
    <w:rsid w:val="007A2918"/>
    <w:rsid w:val="007A2A5A"/>
    <w:rsid w:val="007A30D5"/>
    <w:rsid w:val="007A315A"/>
    <w:rsid w:val="007A33A5"/>
    <w:rsid w:val="007A3A57"/>
    <w:rsid w:val="007A3B1D"/>
    <w:rsid w:val="007A412B"/>
    <w:rsid w:val="007A531D"/>
    <w:rsid w:val="007A549F"/>
    <w:rsid w:val="007A5AB3"/>
    <w:rsid w:val="007A5EDA"/>
    <w:rsid w:val="007A6621"/>
    <w:rsid w:val="007A695E"/>
    <w:rsid w:val="007A71B2"/>
    <w:rsid w:val="007A71D1"/>
    <w:rsid w:val="007B060F"/>
    <w:rsid w:val="007B0795"/>
    <w:rsid w:val="007B0826"/>
    <w:rsid w:val="007B0CF6"/>
    <w:rsid w:val="007B130B"/>
    <w:rsid w:val="007B4433"/>
    <w:rsid w:val="007B4A4F"/>
    <w:rsid w:val="007B4C73"/>
    <w:rsid w:val="007B4D39"/>
    <w:rsid w:val="007B4F5E"/>
    <w:rsid w:val="007B5B9A"/>
    <w:rsid w:val="007B6A0A"/>
    <w:rsid w:val="007B6B8D"/>
    <w:rsid w:val="007B6FE2"/>
    <w:rsid w:val="007C0040"/>
    <w:rsid w:val="007C0147"/>
    <w:rsid w:val="007C036E"/>
    <w:rsid w:val="007C065F"/>
    <w:rsid w:val="007C083B"/>
    <w:rsid w:val="007C106A"/>
    <w:rsid w:val="007C258E"/>
    <w:rsid w:val="007C409C"/>
    <w:rsid w:val="007C42BD"/>
    <w:rsid w:val="007C440A"/>
    <w:rsid w:val="007C4D84"/>
    <w:rsid w:val="007C59B3"/>
    <w:rsid w:val="007C5D80"/>
    <w:rsid w:val="007C6B23"/>
    <w:rsid w:val="007C6D6C"/>
    <w:rsid w:val="007C6F07"/>
    <w:rsid w:val="007C7330"/>
    <w:rsid w:val="007C79E2"/>
    <w:rsid w:val="007D0123"/>
    <w:rsid w:val="007D02E2"/>
    <w:rsid w:val="007D15F8"/>
    <w:rsid w:val="007D16E7"/>
    <w:rsid w:val="007D1C76"/>
    <w:rsid w:val="007D2106"/>
    <w:rsid w:val="007D26D4"/>
    <w:rsid w:val="007D272D"/>
    <w:rsid w:val="007D2BB2"/>
    <w:rsid w:val="007D2C91"/>
    <w:rsid w:val="007D2F1C"/>
    <w:rsid w:val="007D3367"/>
    <w:rsid w:val="007D35DA"/>
    <w:rsid w:val="007D3756"/>
    <w:rsid w:val="007D41F2"/>
    <w:rsid w:val="007D4B84"/>
    <w:rsid w:val="007D5114"/>
    <w:rsid w:val="007D61AE"/>
    <w:rsid w:val="007D7230"/>
    <w:rsid w:val="007D78A0"/>
    <w:rsid w:val="007E03FB"/>
    <w:rsid w:val="007E1591"/>
    <w:rsid w:val="007E20BA"/>
    <w:rsid w:val="007E219E"/>
    <w:rsid w:val="007E2207"/>
    <w:rsid w:val="007E251A"/>
    <w:rsid w:val="007E32F7"/>
    <w:rsid w:val="007E3ACB"/>
    <w:rsid w:val="007E3DE4"/>
    <w:rsid w:val="007E45C0"/>
    <w:rsid w:val="007E4F69"/>
    <w:rsid w:val="007E5450"/>
    <w:rsid w:val="007E5679"/>
    <w:rsid w:val="007E592E"/>
    <w:rsid w:val="007E5BCF"/>
    <w:rsid w:val="007E669C"/>
    <w:rsid w:val="007E66F1"/>
    <w:rsid w:val="007E69B2"/>
    <w:rsid w:val="007E758F"/>
    <w:rsid w:val="007E76A4"/>
    <w:rsid w:val="007E7A9E"/>
    <w:rsid w:val="007F0173"/>
    <w:rsid w:val="007F0552"/>
    <w:rsid w:val="007F1148"/>
    <w:rsid w:val="007F1271"/>
    <w:rsid w:val="007F1A4D"/>
    <w:rsid w:val="007F1A4E"/>
    <w:rsid w:val="007F240E"/>
    <w:rsid w:val="007F4151"/>
    <w:rsid w:val="007F4177"/>
    <w:rsid w:val="007F43D0"/>
    <w:rsid w:val="007F4463"/>
    <w:rsid w:val="007F5648"/>
    <w:rsid w:val="007F5C19"/>
    <w:rsid w:val="007F6BBC"/>
    <w:rsid w:val="00800075"/>
    <w:rsid w:val="00800212"/>
    <w:rsid w:val="0080099D"/>
    <w:rsid w:val="00800B27"/>
    <w:rsid w:val="008017E8"/>
    <w:rsid w:val="0080245B"/>
    <w:rsid w:val="0080258F"/>
    <w:rsid w:val="008033A6"/>
    <w:rsid w:val="00803F45"/>
    <w:rsid w:val="008046B1"/>
    <w:rsid w:val="00804B20"/>
    <w:rsid w:val="0080574C"/>
    <w:rsid w:val="0080575B"/>
    <w:rsid w:val="00805AFF"/>
    <w:rsid w:val="00806450"/>
    <w:rsid w:val="008066AC"/>
    <w:rsid w:val="008067BD"/>
    <w:rsid w:val="00806DDF"/>
    <w:rsid w:val="00807374"/>
    <w:rsid w:val="0080777A"/>
    <w:rsid w:val="00807D2D"/>
    <w:rsid w:val="00810BAB"/>
    <w:rsid w:val="00810E46"/>
    <w:rsid w:val="00812B30"/>
    <w:rsid w:val="00812D80"/>
    <w:rsid w:val="00812E09"/>
    <w:rsid w:val="008130B7"/>
    <w:rsid w:val="008131EA"/>
    <w:rsid w:val="00813D8C"/>
    <w:rsid w:val="008171FA"/>
    <w:rsid w:val="0081735A"/>
    <w:rsid w:val="00817633"/>
    <w:rsid w:val="00820CCE"/>
    <w:rsid w:val="00820D42"/>
    <w:rsid w:val="0082190D"/>
    <w:rsid w:val="008228D3"/>
    <w:rsid w:val="00822C7D"/>
    <w:rsid w:val="00823810"/>
    <w:rsid w:val="00824428"/>
    <w:rsid w:val="008249F3"/>
    <w:rsid w:val="00825003"/>
    <w:rsid w:val="008259A7"/>
    <w:rsid w:val="008262F4"/>
    <w:rsid w:val="00826C16"/>
    <w:rsid w:val="00826F9E"/>
    <w:rsid w:val="00826FD8"/>
    <w:rsid w:val="00830167"/>
    <w:rsid w:val="00830494"/>
    <w:rsid w:val="0083074E"/>
    <w:rsid w:val="008308AC"/>
    <w:rsid w:val="00831B10"/>
    <w:rsid w:val="00832117"/>
    <w:rsid w:val="008322A2"/>
    <w:rsid w:val="00832566"/>
    <w:rsid w:val="008327A1"/>
    <w:rsid w:val="0083297D"/>
    <w:rsid w:val="00832ABD"/>
    <w:rsid w:val="00832BF8"/>
    <w:rsid w:val="00832D71"/>
    <w:rsid w:val="008335B5"/>
    <w:rsid w:val="00834444"/>
    <w:rsid w:val="00834D16"/>
    <w:rsid w:val="00835038"/>
    <w:rsid w:val="008357DE"/>
    <w:rsid w:val="008358B8"/>
    <w:rsid w:val="00835D0C"/>
    <w:rsid w:val="00836553"/>
    <w:rsid w:val="0083720A"/>
    <w:rsid w:val="00837346"/>
    <w:rsid w:val="008403F0"/>
    <w:rsid w:val="0084237D"/>
    <w:rsid w:val="00842CB3"/>
    <w:rsid w:val="008433E7"/>
    <w:rsid w:val="00843A5D"/>
    <w:rsid w:val="00843A62"/>
    <w:rsid w:val="0084423B"/>
    <w:rsid w:val="008449D6"/>
    <w:rsid w:val="00844FA1"/>
    <w:rsid w:val="00844FF1"/>
    <w:rsid w:val="008453BB"/>
    <w:rsid w:val="00845461"/>
    <w:rsid w:val="008454B5"/>
    <w:rsid w:val="00846CD0"/>
    <w:rsid w:val="008473BA"/>
    <w:rsid w:val="0084749E"/>
    <w:rsid w:val="0084760D"/>
    <w:rsid w:val="00847B42"/>
    <w:rsid w:val="0085050B"/>
    <w:rsid w:val="008506B3"/>
    <w:rsid w:val="008508EF"/>
    <w:rsid w:val="00850D85"/>
    <w:rsid w:val="00850E64"/>
    <w:rsid w:val="008517B6"/>
    <w:rsid w:val="00851C70"/>
    <w:rsid w:val="00852358"/>
    <w:rsid w:val="008526F7"/>
    <w:rsid w:val="00852F16"/>
    <w:rsid w:val="0085302B"/>
    <w:rsid w:val="008531C9"/>
    <w:rsid w:val="00853412"/>
    <w:rsid w:val="0085409A"/>
    <w:rsid w:val="00854B87"/>
    <w:rsid w:val="0085590C"/>
    <w:rsid w:val="00855FF1"/>
    <w:rsid w:val="008567B2"/>
    <w:rsid w:val="00856800"/>
    <w:rsid w:val="008568A3"/>
    <w:rsid w:val="00856BFB"/>
    <w:rsid w:val="008576B1"/>
    <w:rsid w:val="00857916"/>
    <w:rsid w:val="00860044"/>
    <w:rsid w:val="0086006F"/>
    <w:rsid w:val="00860587"/>
    <w:rsid w:val="00860E53"/>
    <w:rsid w:val="00861205"/>
    <w:rsid w:val="00861254"/>
    <w:rsid w:val="00861569"/>
    <w:rsid w:val="0086203E"/>
    <w:rsid w:val="0086258F"/>
    <w:rsid w:val="008634CB"/>
    <w:rsid w:val="00863926"/>
    <w:rsid w:val="00864D13"/>
    <w:rsid w:val="00865AD8"/>
    <w:rsid w:val="00866834"/>
    <w:rsid w:val="00867587"/>
    <w:rsid w:val="00867872"/>
    <w:rsid w:val="008702A3"/>
    <w:rsid w:val="0087052B"/>
    <w:rsid w:val="00871BEA"/>
    <w:rsid w:val="008724C4"/>
    <w:rsid w:val="008728FE"/>
    <w:rsid w:val="00872B95"/>
    <w:rsid w:val="0087325E"/>
    <w:rsid w:val="0087331D"/>
    <w:rsid w:val="00873986"/>
    <w:rsid w:val="008739BA"/>
    <w:rsid w:val="00873DD9"/>
    <w:rsid w:val="0087486F"/>
    <w:rsid w:val="00874B98"/>
    <w:rsid w:val="00875338"/>
    <w:rsid w:val="00875EEC"/>
    <w:rsid w:val="00875F62"/>
    <w:rsid w:val="0087614E"/>
    <w:rsid w:val="00876CDB"/>
    <w:rsid w:val="008771A2"/>
    <w:rsid w:val="008805A0"/>
    <w:rsid w:val="00880F5D"/>
    <w:rsid w:val="00882252"/>
    <w:rsid w:val="008824B5"/>
    <w:rsid w:val="00882637"/>
    <w:rsid w:val="008826AF"/>
    <w:rsid w:val="008827C1"/>
    <w:rsid w:val="00882A6A"/>
    <w:rsid w:val="0088301F"/>
    <w:rsid w:val="008830FD"/>
    <w:rsid w:val="008835CD"/>
    <w:rsid w:val="00883C61"/>
    <w:rsid w:val="00883E3F"/>
    <w:rsid w:val="00883E84"/>
    <w:rsid w:val="008844B0"/>
    <w:rsid w:val="00885802"/>
    <w:rsid w:val="00885C93"/>
    <w:rsid w:val="00885DC3"/>
    <w:rsid w:val="00885EB7"/>
    <w:rsid w:val="00886302"/>
    <w:rsid w:val="00886980"/>
    <w:rsid w:val="00887DD6"/>
    <w:rsid w:val="00890221"/>
    <w:rsid w:val="008903B5"/>
    <w:rsid w:val="00890636"/>
    <w:rsid w:val="0089083E"/>
    <w:rsid w:val="00890910"/>
    <w:rsid w:val="008909D0"/>
    <w:rsid w:val="00890E77"/>
    <w:rsid w:val="0089136B"/>
    <w:rsid w:val="00891904"/>
    <w:rsid w:val="00891AC2"/>
    <w:rsid w:val="00891E5D"/>
    <w:rsid w:val="00892A1A"/>
    <w:rsid w:val="00892CC3"/>
    <w:rsid w:val="0089334A"/>
    <w:rsid w:val="00893428"/>
    <w:rsid w:val="00893661"/>
    <w:rsid w:val="008939B7"/>
    <w:rsid w:val="00894193"/>
    <w:rsid w:val="008944FA"/>
    <w:rsid w:val="00894787"/>
    <w:rsid w:val="00895B10"/>
    <w:rsid w:val="00895C8B"/>
    <w:rsid w:val="00896605"/>
    <w:rsid w:val="008976A6"/>
    <w:rsid w:val="00897994"/>
    <w:rsid w:val="00897BA8"/>
    <w:rsid w:val="00897CB1"/>
    <w:rsid w:val="00897EBA"/>
    <w:rsid w:val="008A008B"/>
    <w:rsid w:val="008A02FE"/>
    <w:rsid w:val="008A146A"/>
    <w:rsid w:val="008A1821"/>
    <w:rsid w:val="008A1D2E"/>
    <w:rsid w:val="008A2686"/>
    <w:rsid w:val="008A26F9"/>
    <w:rsid w:val="008A2A1E"/>
    <w:rsid w:val="008A3CB1"/>
    <w:rsid w:val="008A3E9F"/>
    <w:rsid w:val="008A4828"/>
    <w:rsid w:val="008A4FCB"/>
    <w:rsid w:val="008A5ED1"/>
    <w:rsid w:val="008A6681"/>
    <w:rsid w:val="008A695F"/>
    <w:rsid w:val="008A6A52"/>
    <w:rsid w:val="008A7145"/>
    <w:rsid w:val="008A740D"/>
    <w:rsid w:val="008A7D69"/>
    <w:rsid w:val="008B06F0"/>
    <w:rsid w:val="008B0DCD"/>
    <w:rsid w:val="008B1520"/>
    <w:rsid w:val="008B1FAC"/>
    <w:rsid w:val="008B24F7"/>
    <w:rsid w:val="008B2A59"/>
    <w:rsid w:val="008B2E36"/>
    <w:rsid w:val="008B2E70"/>
    <w:rsid w:val="008B3440"/>
    <w:rsid w:val="008B35B0"/>
    <w:rsid w:val="008B37F8"/>
    <w:rsid w:val="008B4916"/>
    <w:rsid w:val="008B4C5B"/>
    <w:rsid w:val="008B574A"/>
    <w:rsid w:val="008B6404"/>
    <w:rsid w:val="008B66CF"/>
    <w:rsid w:val="008C1D31"/>
    <w:rsid w:val="008C2CF0"/>
    <w:rsid w:val="008C3C1C"/>
    <w:rsid w:val="008C49D4"/>
    <w:rsid w:val="008C4C8A"/>
    <w:rsid w:val="008C5044"/>
    <w:rsid w:val="008C547C"/>
    <w:rsid w:val="008C5E7F"/>
    <w:rsid w:val="008C5EFA"/>
    <w:rsid w:val="008C6A13"/>
    <w:rsid w:val="008C6A7E"/>
    <w:rsid w:val="008C7433"/>
    <w:rsid w:val="008C75DD"/>
    <w:rsid w:val="008C7AB8"/>
    <w:rsid w:val="008D047B"/>
    <w:rsid w:val="008D062E"/>
    <w:rsid w:val="008D1489"/>
    <w:rsid w:val="008D2B81"/>
    <w:rsid w:val="008D35A0"/>
    <w:rsid w:val="008D3C30"/>
    <w:rsid w:val="008D4488"/>
    <w:rsid w:val="008D4AF0"/>
    <w:rsid w:val="008D55E6"/>
    <w:rsid w:val="008D66D8"/>
    <w:rsid w:val="008D6AA7"/>
    <w:rsid w:val="008D6E14"/>
    <w:rsid w:val="008D71BB"/>
    <w:rsid w:val="008D795F"/>
    <w:rsid w:val="008D797A"/>
    <w:rsid w:val="008D79EF"/>
    <w:rsid w:val="008D7C3A"/>
    <w:rsid w:val="008E00F7"/>
    <w:rsid w:val="008E0901"/>
    <w:rsid w:val="008E0C89"/>
    <w:rsid w:val="008E0D7E"/>
    <w:rsid w:val="008E0EC5"/>
    <w:rsid w:val="008E16DD"/>
    <w:rsid w:val="008E2186"/>
    <w:rsid w:val="008E23DF"/>
    <w:rsid w:val="008E2C57"/>
    <w:rsid w:val="008E33FA"/>
    <w:rsid w:val="008E370B"/>
    <w:rsid w:val="008E48A6"/>
    <w:rsid w:val="008E494B"/>
    <w:rsid w:val="008E5FD2"/>
    <w:rsid w:val="008E677F"/>
    <w:rsid w:val="008E6847"/>
    <w:rsid w:val="008E6DAB"/>
    <w:rsid w:val="008F025B"/>
    <w:rsid w:val="008F2B86"/>
    <w:rsid w:val="008F2D1F"/>
    <w:rsid w:val="008F336C"/>
    <w:rsid w:val="008F3634"/>
    <w:rsid w:val="008F3820"/>
    <w:rsid w:val="008F3AF1"/>
    <w:rsid w:val="008F3DDA"/>
    <w:rsid w:val="008F412F"/>
    <w:rsid w:val="008F596B"/>
    <w:rsid w:val="008F5BDA"/>
    <w:rsid w:val="008F5E09"/>
    <w:rsid w:val="008F6093"/>
    <w:rsid w:val="008F6BFA"/>
    <w:rsid w:val="008F6C73"/>
    <w:rsid w:val="008F6E10"/>
    <w:rsid w:val="008F7312"/>
    <w:rsid w:val="008F7522"/>
    <w:rsid w:val="008F7AD2"/>
    <w:rsid w:val="008F7EBF"/>
    <w:rsid w:val="0090063D"/>
    <w:rsid w:val="00900A99"/>
    <w:rsid w:val="00900DF8"/>
    <w:rsid w:val="00901B2E"/>
    <w:rsid w:val="009023F3"/>
    <w:rsid w:val="00902A83"/>
    <w:rsid w:val="00902C0F"/>
    <w:rsid w:val="00902FB5"/>
    <w:rsid w:val="00903C42"/>
    <w:rsid w:val="009040D4"/>
    <w:rsid w:val="0090454F"/>
    <w:rsid w:val="00904695"/>
    <w:rsid w:val="009047EB"/>
    <w:rsid w:val="00904841"/>
    <w:rsid w:val="00904A56"/>
    <w:rsid w:val="009057F2"/>
    <w:rsid w:val="009059DD"/>
    <w:rsid w:val="00905F08"/>
    <w:rsid w:val="00905F25"/>
    <w:rsid w:val="00906895"/>
    <w:rsid w:val="0090693F"/>
    <w:rsid w:val="009079EC"/>
    <w:rsid w:val="00907F1D"/>
    <w:rsid w:val="00910260"/>
    <w:rsid w:val="0091131B"/>
    <w:rsid w:val="009114D4"/>
    <w:rsid w:val="00911667"/>
    <w:rsid w:val="00911716"/>
    <w:rsid w:val="0091176F"/>
    <w:rsid w:val="00911C4B"/>
    <w:rsid w:val="00912137"/>
    <w:rsid w:val="0091284C"/>
    <w:rsid w:val="009128DB"/>
    <w:rsid w:val="0091334B"/>
    <w:rsid w:val="00913AF3"/>
    <w:rsid w:val="00913B42"/>
    <w:rsid w:val="00913B6E"/>
    <w:rsid w:val="00914117"/>
    <w:rsid w:val="009147DD"/>
    <w:rsid w:val="00915563"/>
    <w:rsid w:val="0091566C"/>
    <w:rsid w:val="0091587F"/>
    <w:rsid w:val="0091625C"/>
    <w:rsid w:val="00916574"/>
    <w:rsid w:val="0091664A"/>
    <w:rsid w:val="00917236"/>
    <w:rsid w:val="00917F04"/>
    <w:rsid w:val="00920992"/>
    <w:rsid w:val="00921123"/>
    <w:rsid w:val="009212E8"/>
    <w:rsid w:val="0092179B"/>
    <w:rsid w:val="00922034"/>
    <w:rsid w:val="00922187"/>
    <w:rsid w:val="0092232E"/>
    <w:rsid w:val="009229C2"/>
    <w:rsid w:val="00923B4D"/>
    <w:rsid w:val="00924045"/>
    <w:rsid w:val="00924DAA"/>
    <w:rsid w:val="00924F82"/>
    <w:rsid w:val="00925087"/>
    <w:rsid w:val="00925181"/>
    <w:rsid w:val="009254DA"/>
    <w:rsid w:val="00925611"/>
    <w:rsid w:val="0092567F"/>
    <w:rsid w:val="00925A6B"/>
    <w:rsid w:val="00926AC0"/>
    <w:rsid w:val="00926AEC"/>
    <w:rsid w:val="009309CB"/>
    <w:rsid w:val="00930BCB"/>
    <w:rsid w:val="00930BED"/>
    <w:rsid w:val="00930C97"/>
    <w:rsid w:val="00931B5F"/>
    <w:rsid w:val="00931BA4"/>
    <w:rsid w:val="00931F2B"/>
    <w:rsid w:val="00932307"/>
    <w:rsid w:val="009326E8"/>
    <w:rsid w:val="00932C19"/>
    <w:rsid w:val="00932EE0"/>
    <w:rsid w:val="00933435"/>
    <w:rsid w:val="0093345E"/>
    <w:rsid w:val="009357D3"/>
    <w:rsid w:val="009358DE"/>
    <w:rsid w:val="0093598E"/>
    <w:rsid w:val="009359EF"/>
    <w:rsid w:val="00936765"/>
    <w:rsid w:val="009368ED"/>
    <w:rsid w:val="00936BB6"/>
    <w:rsid w:val="0093736A"/>
    <w:rsid w:val="00937460"/>
    <w:rsid w:val="00937EB8"/>
    <w:rsid w:val="009401CD"/>
    <w:rsid w:val="009404C4"/>
    <w:rsid w:val="009404D3"/>
    <w:rsid w:val="0094088F"/>
    <w:rsid w:val="009408D6"/>
    <w:rsid w:val="00940C56"/>
    <w:rsid w:val="00940C63"/>
    <w:rsid w:val="009423A9"/>
    <w:rsid w:val="00942681"/>
    <w:rsid w:val="00942CA5"/>
    <w:rsid w:val="009436A3"/>
    <w:rsid w:val="00943C92"/>
    <w:rsid w:val="00943F50"/>
    <w:rsid w:val="00943FF4"/>
    <w:rsid w:val="0094449B"/>
    <w:rsid w:val="00944AF2"/>
    <w:rsid w:val="00944B08"/>
    <w:rsid w:val="00944D85"/>
    <w:rsid w:val="00944FC0"/>
    <w:rsid w:val="00945596"/>
    <w:rsid w:val="00945B35"/>
    <w:rsid w:val="00945C5F"/>
    <w:rsid w:val="00946A95"/>
    <w:rsid w:val="009474CE"/>
    <w:rsid w:val="009500E3"/>
    <w:rsid w:val="009509A8"/>
    <w:rsid w:val="0095118E"/>
    <w:rsid w:val="00951D93"/>
    <w:rsid w:val="00952779"/>
    <w:rsid w:val="00952F2E"/>
    <w:rsid w:val="00952FDA"/>
    <w:rsid w:val="00954E68"/>
    <w:rsid w:val="00955C48"/>
    <w:rsid w:val="00956392"/>
    <w:rsid w:val="009563CB"/>
    <w:rsid w:val="0095758C"/>
    <w:rsid w:val="00957591"/>
    <w:rsid w:val="009578C1"/>
    <w:rsid w:val="0095798F"/>
    <w:rsid w:val="00957A86"/>
    <w:rsid w:val="00960EDA"/>
    <w:rsid w:val="0096171C"/>
    <w:rsid w:val="00961840"/>
    <w:rsid w:val="00961979"/>
    <w:rsid w:val="009620F4"/>
    <w:rsid w:val="00963875"/>
    <w:rsid w:val="00963E79"/>
    <w:rsid w:val="00963EBB"/>
    <w:rsid w:val="00964D79"/>
    <w:rsid w:val="009656F8"/>
    <w:rsid w:val="009659E1"/>
    <w:rsid w:val="00965A37"/>
    <w:rsid w:val="009663E0"/>
    <w:rsid w:val="0096659B"/>
    <w:rsid w:val="009674BE"/>
    <w:rsid w:val="0097046D"/>
    <w:rsid w:val="00970994"/>
    <w:rsid w:val="00970DA5"/>
    <w:rsid w:val="0097251A"/>
    <w:rsid w:val="0097289C"/>
    <w:rsid w:val="00972FF5"/>
    <w:rsid w:val="00973AE9"/>
    <w:rsid w:val="00973B91"/>
    <w:rsid w:val="009743C7"/>
    <w:rsid w:val="00974A2F"/>
    <w:rsid w:val="00974C06"/>
    <w:rsid w:val="00974CCF"/>
    <w:rsid w:val="00974E78"/>
    <w:rsid w:val="009753A1"/>
    <w:rsid w:val="009758F4"/>
    <w:rsid w:val="00976176"/>
    <w:rsid w:val="009765B7"/>
    <w:rsid w:val="00977CCB"/>
    <w:rsid w:val="00977F7B"/>
    <w:rsid w:val="00980005"/>
    <w:rsid w:val="009807A4"/>
    <w:rsid w:val="00981287"/>
    <w:rsid w:val="0098271F"/>
    <w:rsid w:val="00984F41"/>
    <w:rsid w:val="009856F0"/>
    <w:rsid w:val="00985D5F"/>
    <w:rsid w:val="009868FE"/>
    <w:rsid w:val="00986E10"/>
    <w:rsid w:val="00987A6E"/>
    <w:rsid w:val="00990128"/>
    <w:rsid w:val="00990EB9"/>
    <w:rsid w:val="00990FD6"/>
    <w:rsid w:val="009912FD"/>
    <w:rsid w:val="00991D03"/>
    <w:rsid w:val="00992417"/>
    <w:rsid w:val="00993152"/>
    <w:rsid w:val="00993C1E"/>
    <w:rsid w:val="00993C4B"/>
    <w:rsid w:val="00993E14"/>
    <w:rsid w:val="009947CB"/>
    <w:rsid w:val="009948A4"/>
    <w:rsid w:val="00994955"/>
    <w:rsid w:val="00994DE9"/>
    <w:rsid w:val="009956C2"/>
    <w:rsid w:val="00995D2A"/>
    <w:rsid w:val="00995EBD"/>
    <w:rsid w:val="009964E8"/>
    <w:rsid w:val="00996C54"/>
    <w:rsid w:val="00996C99"/>
    <w:rsid w:val="00996CFA"/>
    <w:rsid w:val="00996FDB"/>
    <w:rsid w:val="00996FEA"/>
    <w:rsid w:val="00997D04"/>
    <w:rsid w:val="009A052B"/>
    <w:rsid w:val="009A0A5E"/>
    <w:rsid w:val="009A0AC5"/>
    <w:rsid w:val="009A0B3D"/>
    <w:rsid w:val="009A0FE5"/>
    <w:rsid w:val="009A20F8"/>
    <w:rsid w:val="009A2E29"/>
    <w:rsid w:val="009A2E38"/>
    <w:rsid w:val="009A40C4"/>
    <w:rsid w:val="009A42AC"/>
    <w:rsid w:val="009A459D"/>
    <w:rsid w:val="009A4608"/>
    <w:rsid w:val="009A4907"/>
    <w:rsid w:val="009A5341"/>
    <w:rsid w:val="009A560E"/>
    <w:rsid w:val="009A5C35"/>
    <w:rsid w:val="009A6806"/>
    <w:rsid w:val="009A6863"/>
    <w:rsid w:val="009A7348"/>
    <w:rsid w:val="009A77A6"/>
    <w:rsid w:val="009B071F"/>
    <w:rsid w:val="009B094F"/>
    <w:rsid w:val="009B13C6"/>
    <w:rsid w:val="009B1581"/>
    <w:rsid w:val="009B159F"/>
    <w:rsid w:val="009B17EB"/>
    <w:rsid w:val="009B1821"/>
    <w:rsid w:val="009B189E"/>
    <w:rsid w:val="009B2753"/>
    <w:rsid w:val="009B295F"/>
    <w:rsid w:val="009B2E8E"/>
    <w:rsid w:val="009B38C3"/>
    <w:rsid w:val="009B45A9"/>
    <w:rsid w:val="009B46BF"/>
    <w:rsid w:val="009B5EF6"/>
    <w:rsid w:val="009B6904"/>
    <w:rsid w:val="009B6C1F"/>
    <w:rsid w:val="009B6C67"/>
    <w:rsid w:val="009B6D74"/>
    <w:rsid w:val="009B6F24"/>
    <w:rsid w:val="009B73F5"/>
    <w:rsid w:val="009B7744"/>
    <w:rsid w:val="009C078B"/>
    <w:rsid w:val="009C0A80"/>
    <w:rsid w:val="009C16CD"/>
    <w:rsid w:val="009C1EF4"/>
    <w:rsid w:val="009C22E1"/>
    <w:rsid w:val="009C3D4A"/>
    <w:rsid w:val="009C49B2"/>
    <w:rsid w:val="009C4B59"/>
    <w:rsid w:val="009C4BE0"/>
    <w:rsid w:val="009C4D50"/>
    <w:rsid w:val="009C5167"/>
    <w:rsid w:val="009C5F6E"/>
    <w:rsid w:val="009C64DA"/>
    <w:rsid w:val="009C7F3B"/>
    <w:rsid w:val="009C7FAD"/>
    <w:rsid w:val="009D086E"/>
    <w:rsid w:val="009D08AA"/>
    <w:rsid w:val="009D0DE5"/>
    <w:rsid w:val="009D1ACC"/>
    <w:rsid w:val="009D22B4"/>
    <w:rsid w:val="009D2677"/>
    <w:rsid w:val="009D2851"/>
    <w:rsid w:val="009D2AA9"/>
    <w:rsid w:val="009D3862"/>
    <w:rsid w:val="009D3FE7"/>
    <w:rsid w:val="009D4226"/>
    <w:rsid w:val="009D4B1C"/>
    <w:rsid w:val="009D4B63"/>
    <w:rsid w:val="009D560C"/>
    <w:rsid w:val="009D581B"/>
    <w:rsid w:val="009D5BC7"/>
    <w:rsid w:val="009D6012"/>
    <w:rsid w:val="009D68F3"/>
    <w:rsid w:val="009D78CA"/>
    <w:rsid w:val="009D7DE7"/>
    <w:rsid w:val="009E041E"/>
    <w:rsid w:val="009E0A12"/>
    <w:rsid w:val="009E17A8"/>
    <w:rsid w:val="009E1BCB"/>
    <w:rsid w:val="009E1CD0"/>
    <w:rsid w:val="009E30A5"/>
    <w:rsid w:val="009E3A81"/>
    <w:rsid w:val="009E3DE2"/>
    <w:rsid w:val="009E40C6"/>
    <w:rsid w:val="009E6174"/>
    <w:rsid w:val="009E6CDF"/>
    <w:rsid w:val="009E6EFC"/>
    <w:rsid w:val="009E7AB6"/>
    <w:rsid w:val="009E7B19"/>
    <w:rsid w:val="009E7C65"/>
    <w:rsid w:val="009E7F8C"/>
    <w:rsid w:val="009F066C"/>
    <w:rsid w:val="009F09F3"/>
    <w:rsid w:val="009F0BB9"/>
    <w:rsid w:val="009F2035"/>
    <w:rsid w:val="009F223C"/>
    <w:rsid w:val="009F2661"/>
    <w:rsid w:val="009F2782"/>
    <w:rsid w:val="009F2837"/>
    <w:rsid w:val="009F3165"/>
    <w:rsid w:val="009F3908"/>
    <w:rsid w:val="009F5BD6"/>
    <w:rsid w:val="009F5DB9"/>
    <w:rsid w:val="009F668A"/>
    <w:rsid w:val="009F6F50"/>
    <w:rsid w:val="009F7E23"/>
    <w:rsid w:val="00A003DB"/>
    <w:rsid w:val="00A00927"/>
    <w:rsid w:val="00A010C1"/>
    <w:rsid w:val="00A01686"/>
    <w:rsid w:val="00A01850"/>
    <w:rsid w:val="00A01EC9"/>
    <w:rsid w:val="00A0282C"/>
    <w:rsid w:val="00A0323F"/>
    <w:rsid w:val="00A03CC6"/>
    <w:rsid w:val="00A04688"/>
    <w:rsid w:val="00A04697"/>
    <w:rsid w:val="00A05406"/>
    <w:rsid w:val="00A0566C"/>
    <w:rsid w:val="00A05C85"/>
    <w:rsid w:val="00A0602D"/>
    <w:rsid w:val="00A06D35"/>
    <w:rsid w:val="00A06EF2"/>
    <w:rsid w:val="00A070E1"/>
    <w:rsid w:val="00A07C86"/>
    <w:rsid w:val="00A1060E"/>
    <w:rsid w:val="00A10707"/>
    <w:rsid w:val="00A108D8"/>
    <w:rsid w:val="00A10D33"/>
    <w:rsid w:val="00A11EFB"/>
    <w:rsid w:val="00A11F6E"/>
    <w:rsid w:val="00A125DB"/>
    <w:rsid w:val="00A13889"/>
    <w:rsid w:val="00A1461E"/>
    <w:rsid w:val="00A152D6"/>
    <w:rsid w:val="00A15C1E"/>
    <w:rsid w:val="00A15ECF"/>
    <w:rsid w:val="00A15FD4"/>
    <w:rsid w:val="00A166C1"/>
    <w:rsid w:val="00A16988"/>
    <w:rsid w:val="00A16CC9"/>
    <w:rsid w:val="00A16D73"/>
    <w:rsid w:val="00A1773C"/>
    <w:rsid w:val="00A17E53"/>
    <w:rsid w:val="00A20DFA"/>
    <w:rsid w:val="00A21A48"/>
    <w:rsid w:val="00A21AF1"/>
    <w:rsid w:val="00A21B02"/>
    <w:rsid w:val="00A21C09"/>
    <w:rsid w:val="00A225B0"/>
    <w:rsid w:val="00A22726"/>
    <w:rsid w:val="00A23955"/>
    <w:rsid w:val="00A23F83"/>
    <w:rsid w:val="00A24353"/>
    <w:rsid w:val="00A2493A"/>
    <w:rsid w:val="00A2584A"/>
    <w:rsid w:val="00A25EEA"/>
    <w:rsid w:val="00A27159"/>
    <w:rsid w:val="00A2741E"/>
    <w:rsid w:val="00A279D5"/>
    <w:rsid w:val="00A30044"/>
    <w:rsid w:val="00A3019E"/>
    <w:rsid w:val="00A3085A"/>
    <w:rsid w:val="00A30AD2"/>
    <w:rsid w:val="00A312E1"/>
    <w:rsid w:val="00A31BBB"/>
    <w:rsid w:val="00A3269D"/>
    <w:rsid w:val="00A3379B"/>
    <w:rsid w:val="00A33DEA"/>
    <w:rsid w:val="00A33F9C"/>
    <w:rsid w:val="00A34078"/>
    <w:rsid w:val="00A34320"/>
    <w:rsid w:val="00A34460"/>
    <w:rsid w:val="00A348DD"/>
    <w:rsid w:val="00A34CF1"/>
    <w:rsid w:val="00A34E6F"/>
    <w:rsid w:val="00A35B8C"/>
    <w:rsid w:val="00A361B8"/>
    <w:rsid w:val="00A36748"/>
    <w:rsid w:val="00A40002"/>
    <w:rsid w:val="00A40830"/>
    <w:rsid w:val="00A40DFB"/>
    <w:rsid w:val="00A41CED"/>
    <w:rsid w:val="00A42351"/>
    <w:rsid w:val="00A42807"/>
    <w:rsid w:val="00A42A44"/>
    <w:rsid w:val="00A42F0A"/>
    <w:rsid w:val="00A42F1D"/>
    <w:rsid w:val="00A442E9"/>
    <w:rsid w:val="00A44E11"/>
    <w:rsid w:val="00A455A9"/>
    <w:rsid w:val="00A45E48"/>
    <w:rsid w:val="00A46AE9"/>
    <w:rsid w:val="00A4779E"/>
    <w:rsid w:val="00A47C1A"/>
    <w:rsid w:val="00A47CC8"/>
    <w:rsid w:val="00A50036"/>
    <w:rsid w:val="00A50534"/>
    <w:rsid w:val="00A5091F"/>
    <w:rsid w:val="00A52407"/>
    <w:rsid w:val="00A525EC"/>
    <w:rsid w:val="00A5290A"/>
    <w:rsid w:val="00A53027"/>
    <w:rsid w:val="00A531F9"/>
    <w:rsid w:val="00A53EE3"/>
    <w:rsid w:val="00A54769"/>
    <w:rsid w:val="00A5492B"/>
    <w:rsid w:val="00A54C91"/>
    <w:rsid w:val="00A54E21"/>
    <w:rsid w:val="00A54F8D"/>
    <w:rsid w:val="00A55B53"/>
    <w:rsid w:val="00A563D3"/>
    <w:rsid w:val="00A577C1"/>
    <w:rsid w:val="00A578C8"/>
    <w:rsid w:val="00A60947"/>
    <w:rsid w:val="00A60BC1"/>
    <w:rsid w:val="00A61793"/>
    <w:rsid w:val="00A6190B"/>
    <w:rsid w:val="00A61B10"/>
    <w:rsid w:val="00A627A3"/>
    <w:rsid w:val="00A62888"/>
    <w:rsid w:val="00A6299C"/>
    <w:rsid w:val="00A62FFD"/>
    <w:rsid w:val="00A630B0"/>
    <w:rsid w:val="00A63278"/>
    <w:rsid w:val="00A63AA9"/>
    <w:rsid w:val="00A63D06"/>
    <w:rsid w:val="00A63EBE"/>
    <w:rsid w:val="00A64732"/>
    <w:rsid w:val="00A64A35"/>
    <w:rsid w:val="00A64CC2"/>
    <w:rsid w:val="00A70E21"/>
    <w:rsid w:val="00A716FD"/>
    <w:rsid w:val="00A72515"/>
    <w:rsid w:val="00A729DB"/>
    <w:rsid w:val="00A72C29"/>
    <w:rsid w:val="00A73690"/>
    <w:rsid w:val="00A73838"/>
    <w:rsid w:val="00A73DBB"/>
    <w:rsid w:val="00A757D2"/>
    <w:rsid w:val="00A76801"/>
    <w:rsid w:val="00A769FE"/>
    <w:rsid w:val="00A76F37"/>
    <w:rsid w:val="00A77204"/>
    <w:rsid w:val="00A776E2"/>
    <w:rsid w:val="00A77B89"/>
    <w:rsid w:val="00A806A6"/>
    <w:rsid w:val="00A80A89"/>
    <w:rsid w:val="00A8150C"/>
    <w:rsid w:val="00A8234D"/>
    <w:rsid w:val="00A82366"/>
    <w:rsid w:val="00A83087"/>
    <w:rsid w:val="00A83914"/>
    <w:rsid w:val="00A839FA"/>
    <w:rsid w:val="00A84F4A"/>
    <w:rsid w:val="00A8521E"/>
    <w:rsid w:val="00A85463"/>
    <w:rsid w:val="00A85E87"/>
    <w:rsid w:val="00A866A0"/>
    <w:rsid w:val="00A873D9"/>
    <w:rsid w:val="00A87657"/>
    <w:rsid w:val="00A876E0"/>
    <w:rsid w:val="00A87AB1"/>
    <w:rsid w:val="00A90175"/>
    <w:rsid w:val="00A90A9D"/>
    <w:rsid w:val="00A90C93"/>
    <w:rsid w:val="00A90F1A"/>
    <w:rsid w:val="00A9169D"/>
    <w:rsid w:val="00A91BEE"/>
    <w:rsid w:val="00A923A7"/>
    <w:rsid w:val="00A925F7"/>
    <w:rsid w:val="00A935AB"/>
    <w:rsid w:val="00A94882"/>
    <w:rsid w:val="00A94B1E"/>
    <w:rsid w:val="00A95155"/>
    <w:rsid w:val="00A955DC"/>
    <w:rsid w:val="00A959C4"/>
    <w:rsid w:val="00A96F88"/>
    <w:rsid w:val="00A9792D"/>
    <w:rsid w:val="00A97CD3"/>
    <w:rsid w:val="00A97CEA"/>
    <w:rsid w:val="00A97D41"/>
    <w:rsid w:val="00A97F8C"/>
    <w:rsid w:val="00AA0C6C"/>
    <w:rsid w:val="00AA1014"/>
    <w:rsid w:val="00AA1A2A"/>
    <w:rsid w:val="00AA2156"/>
    <w:rsid w:val="00AA343C"/>
    <w:rsid w:val="00AA3810"/>
    <w:rsid w:val="00AA392F"/>
    <w:rsid w:val="00AA4793"/>
    <w:rsid w:val="00AA67CF"/>
    <w:rsid w:val="00AB0829"/>
    <w:rsid w:val="00AB10A5"/>
    <w:rsid w:val="00AB1A38"/>
    <w:rsid w:val="00AB1BC3"/>
    <w:rsid w:val="00AB1F4A"/>
    <w:rsid w:val="00AB268A"/>
    <w:rsid w:val="00AB2ED4"/>
    <w:rsid w:val="00AB3506"/>
    <w:rsid w:val="00AB39B3"/>
    <w:rsid w:val="00AB703A"/>
    <w:rsid w:val="00AB7128"/>
    <w:rsid w:val="00AB7589"/>
    <w:rsid w:val="00AB7DC2"/>
    <w:rsid w:val="00AC038C"/>
    <w:rsid w:val="00AC04F6"/>
    <w:rsid w:val="00AC04FB"/>
    <w:rsid w:val="00AC0577"/>
    <w:rsid w:val="00AC0A0D"/>
    <w:rsid w:val="00AC0E4F"/>
    <w:rsid w:val="00AC1665"/>
    <w:rsid w:val="00AC16B8"/>
    <w:rsid w:val="00AC198E"/>
    <w:rsid w:val="00AC2ACD"/>
    <w:rsid w:val="00AC2C02"/>
    <w:rsid w:val="00AC35A9"/>
    <w:rsid w:val="00AC3ED5"/>
    <w:rsid w:val="00AC43F6"/>
    <w:rsid w:val="00AC471A"/>
    <w:rsid w:val="00AC5374"/>
    <w:rsid w:val="00AC5693"/>
    <w:rsid w:val="00AC6819"/>
    <w:rsid w:val="00AC6C8C"/>
    <w:rsid w:val="00AC6F98"/>
    <w:rsid w:val="00AC7168"/>
    <w:rsid w:val="00AD01FB"/>
    <w:rsid w:val="00AD0812"/>
    <w:rsid w:val="00AD0A3F"/>
    <w:rsid w:val="00AD0BB9"/>
    <w:rsid w:val="00AD17EC"/>
    <w:rsid w:val="00AD1B98"/>
    <w:rsid w:val="00AD1DDA"/>
    <w:rsid w:val="00AD221F"/>
    <w:rsid w:val="00AD2951"/>
    <w:rsid w:val="00AD3BA5"/>
    <w:rsid w:val="00AD3BCA"/>
    <w:rsid w:val="00AD3E8B"/>
    <w:rsid w:val="00AD425E"/>
    <w:rsid w:val="00AD45CD"/>
    <w:rsid w:val="00AD4BEB"/>
    <w:rsid w:val="00AD5E05"/>
    <w:rsid w:val="00AD6356"/>
    <w:rsid w:val="00AD6916"/>
    <w:rsid w:val="00AD6A89"/>
    <w:rsid w:val="00AD6CC4"/>
    <w:rsid w:val="00AD77AB"/>
    <w:rsid w:val="00AD7CA6"/>
    <w:rsid w:val="00AD7CD7"/>
    <w:rsid w:val="00AE069B"/>
    <w:rsid w:val="00AE084B"/>
    <w:rsid w:val="00AE1C54"/>
    <w:rsid w:val="00AE1FED"/>
    <w:rsid w:val="00AE2955"/>
    <w:rsid w:val="00AE3A29"/>
    <w:rsid w:val="00AE4767"/>
    <w:rsid w:val="00AE480F"/>
    <w:rsid w:val="00AE4F2F"/>
    <w:rsid w:val="00AE5CAF"/>
    <w:rsid w:val="00AE61D9"/>
    <w:rsid w:val="00AE6384"/>
    <w:rsid w:val="00AE65DE"/>
    <w:rsid w:val="00AE68D0"/>
    <w:rsid w:val="00AF0601"/>
    <w:rsid w:val="00AF08F6"/>
    <w:rsid w:val="00AF0A14"/>
    <w:rsid w:val="00AF0BFD"/>
    <w:rsid w:val="00AF151D"/>
    <w:rsid w:val="00AF160D"/>
    <w:rsid w:val="00AF193A"/>
    <w:rsid w:val="00AF1D7E"/>
    <w:rsid w:val="00AF1F83"/>
    <w:rsid w:val="00AF1F9A"/>
    <w:rsid w:val="00AF2430"/>
    <w:rsid w:val="00AF2630"/>
    <w:rsid w:val="00AF2D8E"/>
    <w:rsid w:val="00AF3204"/>
    <w:rsid w:val="00AF3813"/>
    <w:rsid w:val="00AF3DF5"/>
    <w:rsid w:val="00AF4A93"/>
    <w:rsid w:val="00AF4A9E"/>
    <w:rsid w:val="00AF4BA5"/>
    <w:rsid w:val="00AF520C"/>
    <w:rsid w:val="00AF52D6"/>
    <w:rsid w:val="00AF622B"/>
    <w:rsid w:val="00AF6351"/>
    <w:rsid w:val="00AF6DF2"/>
    <w:rsid w:val="00AF7964"/>
    <w:rsid w:val="00AF7D89"/>
    <w:rsid w:val="00B00471"/>
    <w:rsid w:val="00B00FD2"/>
    <w:rsid w:val="00B01E4E"/>
    <w:rsid w:val="00B0264C"/>
    <w:rsid w:val="00B02AB5"/>
    <w:rsid w:val="00B02DC5"/>
    <w:rsid w:val="00B02E9B"/>
    <w:rsid w:val="00B03A95"/>
    <w:rsid w:val="00B0464F"/>
    <w:rsid w:val="00B05045"/>
    <w:rsid w:val="00B05184"/>
    <w:rsid w:val="00B05CB0"/>
    <w:rsid w:val="00B0686A"/>
    <w:rsid w:val="00B06AD3"/>
    <w:rsid w:val="00B06E63"/>
    <w:rsid w:val="00B0715C"/>
    <w:rsid w:val="00B07229"/>
    <w:rsid w:val="00B0736B"/>
    <w:rsid w:val="00B0774A"/>
    <w:rsid w:val="00B07860"/>
    <w:rsid w:val="00B07EC6"/>
    <w:rsid w:val="00B1001C"/>
    <w:rsid w:val="00B10B9A"/>
    <w:rsid w:val="00B10E03"/>
    <w:rsid w:val="00B1101E"/>
    <w:rsid w:val="00B110C4"/>
    <w:rsid w:val="00B11153"/>
    <w:rsid w:val="00B1117D"/>
    <w:rsid w:val="00B11C79"/>
    <w:rsid w:val="00B11F62"/>
    <w:rsid w:val="00B125F0"/>
    <w:rsid w:val="00B127FF"/>
    <w:rsid w:val="00B12857"/>
    <w:rsid w:val="00B12AD6"/>
    <w:rsid w:val="00B12CBE"/>
    <w:rsid w:val="00B13049"/>
    <w:rsid w:val="00B131F4"/>
    <w:rsid w:val="00B1338E"/>
    <w:rsid w:val="00B13C98"/>
    <w:rsid w:val="00B14972"/>
    <w:rsid w:val="00B155B4"/>
    <w:rsid w:val="00B15E3D"/>
    <w:rsid w:val="00B16AB1"/>
    <w:rsid w:val="00B17049"/>
    <w:rsid w:val="00B170A7"/>
    <w:rsid w:val="00B20E10"/>
    <w:rsid w:val="00B21227"/>
    <w:rsid w:val="00B214F4"/>
    <w:rsid w:val="00B21B11"/>
    <w:rsid w:val="00B22D68"/>
    <w:rsid w:val="00B23B86"/>
    <w:rsid w:val="00B2411D"/>
    <w:rsid w:val="00B241AA"/>
    <w:rsid w:val="00B24333"/>
    <w:rsid w:val="00B24573"/>
    <w:rsid w:val="00B24F20"/>
    <w:rsid w:val="00B25918"/>
    <w:rsid w:val="00B25D46"/>
    <w:rsid w:val="00B26A8F"/>
    <w:rsid w:val="00B26ED0"/>
    <w:rsid w:val="00B300B9"/>
    <w:rsid w:val="00B323A2"/>
    <w:rsid w:val="00B32731"/>
    <w:rsid w:val="00B32D09"/>
    <w:rsid w:val="00B32D80"/>
    <w:rsid w:val="00B332B0"/>
    <w:rsid w:val="00B33405"/>
    <w:rsid w:val="00B337C7"/>
    <w:rsid w:val="00B338D1"/>
    <w:rsid w:val="00B344D0"/>
    <w:rsid w:val="00B34CD2"/>
    <w:rsid w:val="00B3528A"/>
    <w:rsid w:val="00B35ACD"/>
    <w:rsid w:val="00B35C60"/>
    <w:rsid w:val="00B3632B"/>
    <w:rsid w:val="00B3708F"/>
    <w:rsid w:val="00B37E0E"/>
    <w:rsid w:val="00B41189"/>
    <w:rsid w:val="00B41B23"/>
    <w:rsid w:val="00B420B6"/>
    <w:rsid w:val="00B43134"/>
    <w:rsid w:val="00B43D90"/>
    <w:rsid w:val="00B44B32"/>
    <w:rsid w:val="00B44BE9"/>
    <w:rsid w:val="00B44E24"/>
    <w:rsid w:val="00B45306"/>
    <w:rsid w:val="00B4575C"/>
    <w:rsid w:val="00B45B9E"/>
    <w:rsid w:val="00B46900"/>
    <w:rsid w:val="00B46F37"/>
    <w:rsid w:val="00B472A3"/>
    <w:rsid w:val="00B4737A"/>
    <w:rsid w:val="00B47B73"/>
    <w:rsid w:val="00B500FD"/>
    <w:rsid w:val="00B5018C"/>
    <w:rsid w:val="00B501C6"/>
    <w:rsid w:val="00B503DD"/>
    <w:rsid w:val="00B505FA"/>
    <w:rsid w:val="00B5061F"/>
    <w:rsid w:val="00B50C1B"/>
    <w:rsid w:val="00B50D6C"/>
    <w:rsid w:val="00B51410"/>
    <w:rsid w:val="00B52F95"/>
    <w:rsid w:val="00B53B39"/>
    <w:rsid w:val="00B53F2F"/>
    <w:rsid w:val="00B54666"/>
    <w:rsid w:val="00B546D0"/>
    <w:rsid w:val="00B56CCB"/>
    <w:rsid w:val="00B56ECD"/>
    <w:rsid w:val="00B57802"/>
    <w:rsid w:val="00B60430"/>
    <w:rsid w:val="00B60C3D"/>
    <w:rsid w:val="00B60E8D"/>
    <w:rsid w:val="00B60E8E"/>
    <w:rsid w:val="00B6165A"/>
    <w:rsid w:val="00B6269E"/>
    <w:rsid w:val="00B6275B"/>
    <w:rsid w:val="00B62D93"/>
    <w:rsid w:val="00B63DF3"/>
    <w:rsid w:val="00B63F55"/>
    <w:rsid w:val="00B64314"/>
    <w:rsid w:val="00B65DD8"/>
    <w:rsid w:val="00B65EA6"/>
    <w:rsid w:val="00B6615B"/>
    <w:rsid w:val="00B66F4A"/>
    <w:rsid w:val="00B67520"/>
    <w:rsid w:val="00B7001D"/>
    <w:rsid w:val="00B70479"/>
    <w:rsid w:val="00B71425"/>
    <w:rsid w:val="00B7168C"/>
    <w:rsid w:val="00B71695"/>
    <w:rsid w:val="00B71DC7"/>
    <w:rsid w:val="00B72EDC"/>
    <w:rsid w:val="00B73071"/>
    <w:rsid w:val="00B7329F"/>
    <w:rsid w:val="00B7368E"/>
    <w:rsid w:val="00B73690"/>
    <w:rsid w:val="00B7393F"/>
    <w:rsid w:val="00B73AE8"/>
    <w:rsid w:val="00B73C2A"/>
    <w:rsid w:val="00B73FF8"/>
    <w:rsid w:val="00B74259"/>
    <w:rsid w:val="00B74A47"/>
    <w:rsid w:val="00B751EC"/>
    <w:rsid w:val="00B75C60"/>
    <w:rsid w:val="00B76654"/>
    <w:rsid w:val="00B766DA"/>
    <w:rsid w:val="00B7679E"/>
    <w:rsid w:val="00B768A9"/>
    <w:rsid w:val="00B76B82"/>
    <w:rsid w:val="00B76C4C"/>
    <w:rsid w:val="00B773BE"/>
    <w:rsid w:val="00B77649"/>
    <w:rsid w:val="00B77B0D"/>
    <w:rsid w:val="00B810C6"/>
    <w:rsid w:val="00B81514"/>
    <w:rsid w:val="00B81F19"/>
    <w:rsid w:val="00B8216A"/>
    <w:rsid w:val="00B82665"/>
    <w:rsid w:val="00B82A0D"/>
    <w:rsid w:val="00B82DDD"/>
    <w:rsid w:val="00B83173"/>
    <w:rsid w:val="00B84DBE"/>
    <w:rsid w:val="00B850C5"/>
    <w:rsid w:val="00B852D9"/>
    <w:rsid w:val="00B85900"/>
    <w:rsid w:val="00B87BC0"/>
    <w:rsid w:val="00B901F3"/>
    <w:rsid w:val="00B903B8"/>
    <w:rsid w:val="00B91113"/>
    <w:rsid w:val="00B91597"/>
    <w:rsid w:val="00B924DA"/>
    <w:rsid w:val="00B92986"/>
    <w:rsid w:val="00B92BF6"/>
    <w:rsid w:val="00B93E63"/>
    <w:rsid w:val="00B940D4"/>
    <w:rsid w:val="00B954B3"/>
    <w:rsid w:val="00B95D91"/>
    <w:rsid w:val="00B95DB5"/>
    <w:rsid w:val="00B9685D"/>
    <w:rsid w:val="00B97830"/>
    <w:rsid w:val="00B97BAE"/>
    <w:rsid w:val="00B97F91"/>
    <w:rsid w:val="00B97FDE"/>
    <w:rsid w:val="00BA0540"/>
    <w:rsid w:val="00BA1088"/>
    <w:rsid w:val="00BA10B5"/>
    <w:rsid w:val="00BA1292"/>
    <w:rsid w:val="00BA1F13"/>
    <w:rsid w:val="00BA25FF"/>
    <w:rsid w:val="00BA2EC8"/>
    <w:rsid w:val="00BA505A"/>
    <w:rsid w:val="00BA5AEF"/>
    <w:rsid w:val="00BA5BD5"/>
    <w:rsid w:val="00BA62EE"/>
    <w:rsid w:val="00BA78D3"/>
    <w:rsid w:val="00BA7E06"/>
    <w:rsid w:val="00BB135B"/>
    <w:rsid w:val="00BB21B7"/>
    <w:rsid w:val="00BB295B"/>
    <w:rsid w:val="00BB30ED"/>
    <w:rsid w:val="00BB3255"/>
    <w:rsid w:val="00BB355C"/>
    <w:rsid w:val="00BB3B43"/>
    <w:rsid w:val="00BB4D87"/>
    <w:rsid w:val="00BB4F34"/>
    <w:rsid w:val="00BB5E99"/>
    <w:rsid w:val="00BB6565"/>
    <w:rsid w:val="00BB714C"/>
    <w:rsid w:val="00BC08D8"/>
    <w:rsid w:val="00BC0F5D"/>
    <w:rsid w:val="00BC1FBA"/>
    <w:rsid w:val="00BC2AA7"/>
    <w:rsid w:val="00BC2C7F"/>
    <w:rsid w:val="00BC34BD"/>
    <w:rsid w:val="00BC3DC5"/>
    <w:rsid w:val="00BC4ECE"/>
    <w:rsid w:val="00BC57B9"/>
    <w:rsid w:val="00BC6D03"/>
    <w:rsid w:val="00BC6E81"/>
    <w:rsid w:val="00BC6F71"/>
    <w:rsid w:val="00BC7011"/>
    <w:rsid w:val="00BC77CA"/>
    <w:rsid w:val="00BD03FC"/>
    <w:rsid w:val="00BD0C3D"/>
    <w:rsid w:val="00BD15F7"/>
    <w:rsid w:val="00BD1BF8"/>
    <w:rsid w:val="00BD1C15"/>
    <w:rsid w:val="00BD22EF"/>
    <w:rsid w:val="00BD2E7B"/>
    <w:rsid w:val="00BD2F86"/>
    <w:rsid w:val="00BD3038"/>
    <w:rsid w:val="00BD3D66"/>
    <w:rsid w:val="00BD4570"/>
    <w:rsid w:val="00BD45F5"/>
    <w:rsid w:val="00BD4F11"/>
    <w:rsid w:val="00BD5007"/>
    <w:rsid w:val="00BD52B5"/>
    <w:rsid w:val="00BD5E98"/>
    <w:rsid w:val="00BD6389"/>
    <w:rsid w:val="00BD69AA"/>
    <w:rsid w:val="00BD6DD3"/>
    <w:rsid w:val="00BD6FCF"/>
    <w:rsid w:val="00BD75C2"/>
    <w:rsid w:val="00BD7605"/>
    <w:rsid w:val="00BD7DD6"/>
    <w:rsid w:val="00BE1794"/>
    <w:rsid w:val="00BE1FC7"/>
    <w:rsid w:val="00BE22B1"/>
    <w:rsid w:val="00BE2DEA"/>
    <w:rsid w:val="00BE4D1C"/>
    <w:rsid w:val="00BE5228"/>
    <w:rsid w:val="00BE55C0"/>
    <w:rsid w:val="00BE5A6E"/>
    <w:rsid w:val="00BE5BB3"/>
    <w:rsid w:val="00BE5EF7"/>
    <w:rsid w:val="00BE64B2"/>
    <w:rsid w:val="00BE6BAC"/>
    <w:rsid w:val="00BE6E85"/>
    <w:rsid w:val="00BE757D"/>
    <w:rsid w:val="00BE791A"/>
    <w:rsid w:val="00BF0150"/>
    <w:rsid w:val="00BF0839"/>
    <w:rsid w:val="00BF0BBE"/>
    <w:rsid w:val="00BF17C8"/>
    <w:rsid w:val="00BF19EB"/>
    <w:rsid w:val="00BF1B8F"/>
    <w:rsid w:val="00BF2937"/>
    <w:rsid w:val="00BF2A2D"/>
    <w:rsid w:val="00BF2B8A"/>
    <w:rsid w:val="00BF2D23"/>
    <w:rsid w:val="00BF31F6"/>
    <w:rsid w:val="00BF370E"/>
    <w:rsid w:val="00BF386D"/>
    <w:rsid w:val="00BF4674"/>
    <w:rsid w:val="00BF5504"/>
    <w:rsid w:val="00BF5E87"/>
    <w:rsid w:val="00BF6624"/>
    <w:rsid w:val="00BF6915"/>
    <w:rsid w:val="00BF74AE"/>
    <w:rsid w:val="00C005B9"/>
    <w:rsid w:val="00C00C01"/>
    <w:rsid w:val="00C00C6F"/>
    <w:rsid w:val="00C00CCA"/>
    <w:rsid w:val="00C00E33"/>
    <w:rsid w:val="00C01F15"/>
    <w:rsid w:val="00C0232E"/>
    <w:rsid w:val="00C032BE"/>
    <w:rsid w:val="00C034D8"/>
    <w:rsid w:val="00C03556"/>
    <w:rsid w:val="00C04972"/>
    <w:rsid w:val="00C04F5E"/>
    <w:rsid w:val="00C054F7"/>
    <w:rsid w:val="00C065C4"/>
    <w:rsid w:val="00C065F6"/>
    <w:rsid w:val="00C105F0"/>
    <w:rsid w:val="00C10A4E"/>
    <w:rsid w:val="00C10EF9"/>
    <w:rsid w:val="00C10F54"/>
    <w:rsid w:val="00C11242"/>
    <w:rsid w:val="00C115AD"/>
    <w:rsid w:val="00C12751"/>
    <w:rsid w:val="00C13A81"/>
    <w:rsid w:val="00C13FB5"/>
    <w:rsid w:val="00C14908"/>
    <w:rsid w:val="00C163C8"/>
    <w:rsid w:val="00C1646F"/>
    <w:rsid w:val="00C16495"/>
    <w:rsid w:val="00C167DA"/>
    <w:rsid w:val="00C16C82"/>
    <w:rsid w:val="00C16D31"/>
    <w:rsid w:val="00C178C9"/>
    <w:rsid w:val="00C17CA3"/>
    <w:rsid w:val="00C20289"/>
    <w:rsid w:val="00C20FCB"/>
    <w:rsid w:val="00C211A5"/>
    <w:rsid w:val="00C213F1"/>
    <w:rsid w:val="00C21CB6"/>
    <w:rsid w:val="00C220CA"/>
    <w:rsid w:val="00C2274F"/>
    <w:rsid w:val="00C227C3"/>
    <w:rsid w:val="00C22B1C"/>
    <w:rsid w:val="00C22B8D"/>
    <w:rsid w:val="00C232FA"/>
    <w:rsid w:val="00C239EC"/>
    <w:rsid w:val="00C24274"/>
    <w:rsid w:val="00C24462"/>
    <w:rsid w:val="00C255DC"/>
    <w:rsid w:val="00C26009"/>
    <w:rsid w:val="00C26589"/>
    <w:rsid w:val="00C2688E"/>
    <w:rsid w:val="00C268CC"/>
    <w:rsid w:val="00C26F3D"/>
    <w:rsid w:val="00C26F5A"/>
    <w:rsid w:val="00C27292"/>
    <w:rsid w:val="00C27C9E"/>
    <w:rsid w:val="00C27D73"/>
    <w:rsid w:val="00C3004C"/>
    <w:rsid w:val="00C30063"/>
    <w:rsid w:val="00C308A2"/>
    <w:rsid w:val="00C3091D"/>
    <w:rsid w:val="00C3093A"/>
    <w:rsid w:val="00C30C03"/>
    <w:rsid w:val="00C311CB"/>
    <w:rsid w:val="00C311EC"/>
    <w:rsid w:val="00C31545"/>
    <w:rsid w:val="00C32560"/>
    <w:rsid w:val="00C326BA"/>
    <w:rsid w:val="00C32AD3"/>
    <w:rsid w:val="00C334B9"/>
    <w:rsid w:val="00C33C37"/>
    <w:rsid w:val="00C3453F"/>
    <w:rsid w:val="00C346C6"/>
    <w:rsid w:val="00C3492A"/>
    <w:rsid w:val="00C34CA6"/>
    <w:rsid w:val="00C351D1"/>
    <w:rsid w:val="00C3570B"/>
    <w:rsid w:val="00C363A1"/>
    <w:rsid w:val="00C3651F"/>
    <w:rsid w:val="00C36673"/>
    <w:rsid w:val="00C36A0C"/>
    <w:rsid w:val="00C37382"/>
    <w:rsid w:val="00C37F6F"/>
    <w:rsid w:val="00C405CB"/>
    <w:rsid w:val="00C40A31"/>
    <w:rsid w:val="00C40D82"/>
    <w:rsid w:val="00C42DC5"/>
    <w:rsid w:val="00C44961"/>
    <w:rsid w:val="00C45848"/>
    <w:rsid w:val="00C45AE8"/>
    <w:rsid w:val="00C45D0C"/>
    <w:rsid w:val="00C461B6"/>
    <w:rsid w:val="00C4653B"/>
    <w:rsid w:val="00C46765"/>
    <w:rsid w:val="00C468A5"/>
    <w:rsid w:val="00C4710C"/>
    <w:rsid w:val="00C477D3"/>
    <w:rsid w:val="00C50611"/>
    <w:rsid w:val="00C51B72"/>
    <w:rsid w:val="00C51BC3"/>
    <w:rsid w:val="00C5277B"/>
    <w:rsid w:val="00C52F64"/>
    <w:rsid w:val="00C534FD"/>
    <w:rsid w:val="00C537DD"/>
    <w:rsid w:val="00C53D7E"/>
    <w:rsid w:val="00C543D8"/>
    <w:rsid w:val="00C54889"/>
    <w:rsid w:val="00C54D65"/>
    <w:rsid w:val="00C569F1"/>
    <w:rsid w:val="00C57145"/>
    <w:rsid w:val="00C6014F"/>
    <w:rsid w:val="00C60561"/>
    <w:rsid w:val="00C6071F"/>
    <w:rsid w:val="00C60B8A"/>
    <w:rsid w:val="00C61999"/>
    <w:rsid w:val="00C625C2"/>
    <w:rsid w:val="00C6264B"/>
    <w:rsid w:val="00C6287A"/>
    <w:rsid w:val="00C62C25"/>
    <w:rsid w:val="00C62FB0"/>
    <w:rsid w:val="00C633F2"/>
    <w:rsid w:val="00C63D4E"/>
    <w:rsid w:val="00C63F23"/>
    <w:rsid w:val="00C63FAA"/>
    <w:rsid w:val="00C645F0"/>
    <w:rsid w:val="00C65E40"/>
    <w:rsid w:val="00C663C5"/>
    <w:rsid w:val="00C66853"/>
    <w:rsid w:val="00C674B7"/>
    <w:rsid w:val="00C678C1"/>
    <w:rsid w:val="00C67DEE"/>
    <w:rsid w:val="00C67FD1"/>
    <w:rsid w:val="00C7005E"/>
    <w:rsid w:val="00C7098C"/>
    <w:rsid w:val="00C71046"/>
    <w:rsid w:val="00C7143F"/>
    <w:rsid w:val="00C714E1"/>
    <w:rsid w:val="00C7187E"/>
    <w:rsid w:val="00C724CF"/>
    <w:rsid w:val="00C7276F"/>
    <w:rsid w:val="00C730B1"/>
    <w:rsid w:val="00C731C3"/>
    <w:rsid w:val="00C7371C"/>
    <w:rsid w:val="00C738D2"/>
    <w:rsid w:val="00C739A8"/>
    <w:rsid w:val="00C73C03"/>
    <w:rsid w:val="00C74070"/>
    <w:rsid w:val="00C745C6"/>
    <w:rsid w:val="00C74CC7"/>
    <w:rsid w:val="00C75942"/>
    <w:rsid w:val="00C80FC2"/>
    <w:rsid w:val="00C810D1"/>
    <w:rsid w:val="00C81B6B"/>
    <w:rsid w:val="00C81C3D"/>
    <w:rsid w:val="00C81EE2"/>
    <w:rsid w:val="00C82F5A"/>
    <w:rsid w:val="00C83164"/>
    <w:rsid w:val="00C841A3"/>
    <w:rsid w:val="00C843A8"/>
    <w:rsid w:val="00C851C0"/>
    <w:rsid w:val="00C86201"/>
    <w:rsid w:val="00C86ED2"/>
    <w:rsid w:val="00C871CB"/>
    <w:rsid w:val="00C902E4"/>
    <w:rsid w:val="00C90758"/>
    <w:rsid w:val="00C90E3C"/>
    <w:rsid w:val="00C9107F"/>
    <w:rsid w:val="00C91AD2"/>
    <w:rsid w:val="00C91B4F"/>
    <w:rsid w:val="00C91D31"/>
    <w:rsid w:val="00C91E54"/>
    <w:rsid w:val="00C92342"/>
    <w:rsid w:val="00C925DE"/>
    <w:rsid w:val="00C9302D"/>
    <w:rsid w:val="00C9508C"/>
    <w:rsid w:val="00C950DC"/>
    <w:rsid w:val="00C9598F"/>
    <w:rsid w:val="00C96D4F"/>
    <w:rsid w:val="00C96FC0"/>
    <w:rsid w:val="00C97CE3"/>
    <w:rsid w:val="00CA0920"/>
    <w:rsid w:val="00CA0AF9"/>
    <w:rsid w:val="00CA0DBD"/>
    <w:rsid w:val="00CA12FB"/>
    <w:rsid w:val="00CA166C"/>
    <w:rsid w:val="00CA22E8"/>
    <w:rsid w:val="00CA2360"/>
    <w:rsid w:val="00CA27E1"/>
    <w:rsid w:val="00CA3022"/>
    <w:rsid w:val="00CA3CD0"/>
    <w:rsid w:val="00CA4071"/>
    <w:rsid w:val="00CA4C3A"/>
    <w:rsid w:val="00CA5223"/>
    <w:rsid w:val="00CA5CC9"/>
    <w:rsid w:val="00CA5E9D"/>
    <w:rsid w:val="00CA69CD"/>
    <w:rsid w:val="00CA6DB9"/>
    <w:rsid w:val="00CA727B"/>
    <w:rsid w:val="00CA732B"/>
    <w:rsid w:val="00CB02B1"/>
    <w:rsid w:val="00CB0787"/>
    <w:rsid w:val="00CB0D38"/>
    <w:rsid w:val="00CB1105"/>
    <w:rsid w:val="00CB12CA"/>
    <w:rsid w:val="00CB14D1"/>
    <w:rsid w:val="00CB2959"/>
    <w:rsid w:val="00CB38E7"/>
    <w:rsid w:val="00CB404A"/>
    <w:rsid w:val="00CB408F"/>
    <w:rsid w:val="00CB41E7"/>
    <w:rsid w:val="00CB5AA5"/>
    <w:rsid w:val="00CB6798"/>
    <w:rsid w:val="00CB72DC"/>
    <w:rsid w:val="00CB7B18"/>
    <w:rsid w:val="00CB7B24"/>
    <w:rsid w:val="00CB7F74"/>
    <w:rsid w:val="00CC0557"/>
    <w:rsid w:val="00CC0DD2"/>
    <w:rsid w:val="00CC1536"/>
    <w:rsid w:val="00CC1B75"/>
    <w:rsid w:val="00CC1E01"/>
    <w:rsid w:val="00CC1FE1"/>
    <w:rsid w:val="00CC2B6A"/>
    <w:rsid w:val="00CC2F68"/>
    <w:rsid w:val="00CC42AF"/>
    <w:rsid w:val="00CC4599"/>
    <w:rsid w:val="00CC49E4"/>
    <w:rsid w:val="00CC4B14"/>
    <w:rsid w:val="00CC4B36"/>
    <w:rsid w:val="00CC4CD6"/>
    <w:rsid w:val="00CC5D95"/>
    <w:rsid w:val="00CC6543"/>
    <w:rsid w:val="00CC797B"/>
    <w:rsid w:val="00CC79AD"/>
    <w:rsid w:val="00CC7CEB"/>
    <w:rsid w:val="00CC7E21"/>
    <w:rsid w:val="00CD0B2F"/>
    <w:rsid w:val="00CD1272"/>
    <w:rsid w:val="00CD161F"/>
    <w:rsid w:val="00CD2DF3"/>
    <w:rsid w:val="00CD32BB"/>
    <w:rsid w:val="00CD35C5"/>
    <w:rsid w:val="00CD36DA"/>
    <w:rsid w:val="00CD3912"/>
    <w:rsid w:val="00CD3AC2"/>
    <w:rsid w:val="00CD3FCA"/>
    <w:rsid w:val="00CD4186"/>
    <w:rsid w:val="00CD4AFA"/>
    <w:rsid w:val="00CD4CE8"/>
    <w:rsid w:val="00CD4D28"/>
    <w:rsid w:val="00CD56E9"/>
    <w:rsid w:val="00CD5C40"/>
    <w:rsid w:val="00CD5D51"/>
    <w:rsid w:val="00CD6155"/>
    <w:rsid w:val="00CD667B"/>
    <w:rsid w:val="00CD6BE7"/>
    <w:rsid w:val="00CD6DF3"/>
    <w:rsid w:val="00CD72DB"/>
    <w:rsid w:val="00CD78B5"/>
    <w:rsid w:val="00CD7D21"/>
    <w:rsid w:val="00CD7EE6"/>
    <w:rsid w:val="00CE016C"/>
    <w:rsid w:val="00CE183E"/>
    <w:rsid w:val="00CE1DC1"/>
    <w:rsid w:val="00CE2910"/>
    <w:rsid w:val="00CE2F19"/>
    <w:rsid w:val="00CE2F4A"/>
    <w:rsid w:val="00CE3536"/>
    <w:rsid w:val="00CE358D"/>
    <w:rsid w:val="00CE4015"/>
    <w:rsid w:val="00CE405D"/>
    <w:rsid w:val="00CE5A2C"/>
    <w:rsid w:val="00CE5B9F"/>
    <w:rsid w:val="00CE5BFA"/>
    <w:rsid w:val="00CE65AD"/>
    <w:rsid w:val="00CF00F4"/>
    <w:rsid w:val="00CF018A"/>
    <w:rsid w:val="00CF020D"/>
    <w:rsid w:val="00CF08FD"/>
    <w:rsid w:val="00CF1318"/>
    <w:rsid w:val="00CF1440"/>
    <w:rsid w:val="00CF1E8B"/>
    <w:rsid w:val="00CF2309"/>
    <w:rsid w:val="00CF3928"/>
    <w:rsid w:val="00CF3C96"/>
    <w:rsid w:val="00CF425C"/>
    <w:rsid w:val="00CF46FF"/>
    <w:rsid w:val="00CF4731"/>
    <w:rsid w:val="00CF50D2"/>
    <w:rsid w:val="00CF5BAC"/>
    <w:rsid w:val="00CF5BF7"/>
    <w:rsid w:val="00CF5C4F"/>
    <w:rsid w:val="00CF5CAC"/>
    <w:rsid w:val="00CF5D65"/>
    <w:rsid w:val="00CF6702"/>
    <w:rsid w:val="00CF777E"/>
    <w:rsid w:val="00D001F5"/>
    <w:rsid w:val="00D00288"/>
    <w:rsid w:val="00D00D95"/>
    <w:rsid w:val="00D00E22"/>
    <w:rsid w:val="00D00E67"/>
    <w:rsid w:val="00D01A5E"/>
    <w:rsid w:val="00D021AA"/>
    <w:rsid w:val="00D022A7"/>
    <w:rsid w:val="00D0251C"/>
    <w:rsid w:val="00D02975"/>
    <w:rsid w:val="00D03CD9"/>
    <w:rsid w:val="00D03E33"/>
    <w:rsid w:val="00D04BCE"/>
    <w:rsid w:val="00D05042"/>
    <w:rsid w:val="00D05EB8"/>
    <w:rsid w:val="00D065EE"/>
    <w:rsid w:val="00D06CCF"/>
    <w:rsid w:val="00D07205"/>
    <w:rsid w:val="00D07342"/>
    <w:rsid w:val="00D07869"/>
    <w:rsid w:val="00D078D8"/>
    <w:rsid w:val="00D1080B"/>
    <w:rsid w:val="00D10EB4"/>
    <w:rsid w:val="00D11092"/>
    <w:rsid w:val="00D1121E"/>
    <w:rsid w:val="00D11293"/>
    <w:rsid w:val="00D11E51"/>
    <w:rsid w:val="00D1212D"/>
    <w:rsid w:val="00D12D23"/>
    <w:rsid w:val="00D12EB6"/>
    <w:rsid w:val="00D13727"/>
    <w:rsid w:val="00D1384A"/>
    <w:rsid w:val="00D144B8"/>
    <w:rsid w:val="00D1452B"/>
    <w:rsid w:val="00D14A5D"/>
    <w:rsid w:val="00D14B06"/>
    <w:rsid w:val="00D1508B"/>
    <w:rsid w:val="00D1568B"/>
    <w:rsid w:val="00D15D00"/>
    <w:rsid w:val="00D1604F"/>
    <w:rsid w:val="00D16162"/>
    <w:rsid w:val="00D1681B"/>
    <w:rsid w:val="00D1687B"/>
    <w:rsid w:val="00D16EAD"/>
    <w:rsid w:val="00D17C08"/>
    <w:rsid w:val="00D20105"/>
    <w:rsid w:val="00D203C6"/>
    <w:rsid w:val="00D20778"/>
    <w:rsid w:val="00D20B93"/>
    <w:rsid w:val="00D21219"/>
    <w:rsid w:val="00D21706"/>
    <w:rsid w:val="00D21EFD"/>
    <w:rsid w:val="00D22101"/>
    <w:rsid w:val="00D221FC"/>
    <w:rsid w:val="00D232C4"/>
    <w:rsid w:val="00D23605"/>
    <w:rsid w:val="00D238A1"/>
    <w:rsid w:val="00D23B45"/>
    <w:rsid w:val="00D24F32"/>
    <w:rsid w:val="00D25126"/>
    <w:rsid w:val="00D25167"/>
    <w:rsid w:val="00D26088"/>
    <w:rsid w:val="00D271B8"/>
    <w:rsid w:val="00D27EAD"/>
    <w:rsid w:val="00D300A0"/>
    <w:rsid w:val="00D30600"/>
    <w:rsid w:val="00D30E37"/>
    <w:rsid w:val="00D30FB4"/>
    <w:rsid w:val="00D31890"/>
    <w:rsid w:val="00D31A8C"/>
    <w:rsid w:val="00D32897"/>
    <w:rsid w:val="00D331A9"/>
    <w:rsid w:val="00D34147"/>
    <w:rsid w:val="00D34F6A"/>
    <w:rsid w:val="00D366A3"/>
    <w:rsid w:val="00D36D44"/>
    <w:rsid w:val="00D370F3"/>
    <w:rsid w:val="00D371E7"/>
    <w:rsid w:val="00D40035"/>
    <w:rsid w:val="00D405FD"/>
    <w:rsid w:val="00D407B6"/>
    <w:rsid w:val="00D409E0"/>
    <w:rsid w:val="00D41B55"/>
    <w:rsid w:val="00D42233"/>
    <w:rsid w:val="00D4238F"/>
    <w:rsid w:val="00D42794"/>
    <w:rsid w:val="00D42CE6"/>
    <w:rsid w:val="00D4350A"/>
    <w:rsid w:val="00D43ACB"/>
    <w:rsid w:val="00D445CB"/>
    <w:rsid w:val="00D447B3"/>
    <w:rsid w:val="00D453F2"/>
    <w:rsid w:val="00D45426"/>
    <w:rsid w:val="00D46B12"/>
    <w:rsid w:val="00D47ED7"/>
    <w:rsid w:val="00D50565"/>
    <w:rsid w:val="00D5254B"/>
    <w:rsid w:val="00D52988"/>
    <w:rsid w:val="00D530AB"/>
    <w:rsid w:val="00D5387E"/>
    <w:rsid w:val="00D5422D"/>
    <w:rsid w:val="00D54458"/>
    <w:rsid w:val="00D54BAA"/>
    <w:rsid w:val="00D54D1F"/>
    <w:rsid w:val="00D55521"/>
    <w:rsid w:val="00D55B1F"/>
    <w:rsid w:val="00D55DC9"/>
    <w:rsid w:val="00D55F83"/>
    <w:rsid w:val="00D56779"/>
    <w:rsid w:val="00D56C98"/>
    <w:rsid w:val="00D570CE"/>
    <w:rsid w:val="00D57A15"/>
    <w:rsid w:val="00D60279"/>
    <w:rsid w:val="00D604BD"/>
    <w:rsid w:val="00D604C8"/>
    <w:rsid w:val="00D605B9"/>
    <w:rsid w:val="00D60CF4"/>
    <w:rsid w:val="00D618AB"/>
    <w:rsid w:val="00D61C49"/>
    <w:rsid w:val="00D625EB"/>
    <w:rsid w:val="00D62BF2"/>
    <w:rsid w:val="00D639F3"/>
    <w:rsid w:val="00D64385"/>
    <w:rsid w:val="00D64A66"/>
    <w:rsid w:val="00D64D30"/>
    <w:rsid w:val="00D6630D"/>
    <w:rsid w:val="00D664B3"/>
    <w:rsid w:val="00D6669A"/>
    <w:rsid w:val="00D66782"/>
    <w:rsid w:val="00D7044F"/>
    <w:rsid w:val="00D70461"/>
    <w:rsid w:val="00D707C5"/>
    <w:rsid w:val="00D70F53"/>
    <w:rsid w:val="00D71131"/>
    <w:rsid w:val="00D71AD2"/>
    <w:rsid w:val="00D71ED7"/>
    <w:rsid w:val="00D731EF"/>
    <w:rsid w:val="00D7375B"/>
    <w:rsid w:val="00D7457C"/>
    <w:rsid w:val="00D74946"/>
    <w:rsid w:val="00D75213"/>
    <w:rsid w:val="00D7529C"/>
    <w:rsid w:val="00D758C6"/>
    <w:rsid w:val="00D75A0C"/>
    <w:rsid w:val="00D76236"/>
    <w:rsid w:val="00D76939"/>
    <w:rsid w:val="00D776A8"/>
    <w:rsid w:val="00D77B14"/>
    <w:rsid w:val="00D8094A"/>
    <w:rsid w:val="00D80B98"/>
    <w:rsid w:val="00D80F76"/>
    <w:rsid w:val="00D8168D"/>
    <w:rsid w:val="00D81719"/>
    <w:rsid w:val="00D81AA9"/>
    <w:rsid w:val="00D81DB4"/>
    <w:rsid w:val="00D81E8F"/>
    <w:rsid w:val="00D82F57"/>
    <w:rsid w:val="00D8358F"/>
    <w:rsid w:val="00D8399C"/>
    <w:rsid w:val="00D84A4C"/>
    <w:rsid w:val="00D84E39"/>
    <w:rsid w:val="00D859D1"/>
    <w:rsid w:val="00D85ACE"/>
    <w:rsid w:val="00D85D39"/>
    <w:rsid w:val="00D85E9E"/>
    <w:rsid w:val="00D86BA9"/>
    <w:rsid w:val="00D86C79"/>
    <w:rsid w:val="00D872E5"/>
    <w:rsid w:val="00D87BCD"/>
    <w:rsid w:val="00D90CEC"/>
    <w:rsid w:val="00D922A7"/>
    <w:rsid w:val="00D922CC"/>
    <w:rsid w:val="00D92753"/>
    <w:rsid w:val="00D92812"/>
    <w:rsid w:val="00D92FA7"/>
    <w:rsid w:val="00D940A3"/>
    <w:rsid w:val="00D941EB"/>
    <w:rsid w:val="00D94B2B"/>
    <w:rsid w:val="00D95B43"/>
    <w:rsid w:val="00D96F15"/>
    <w:rsid w:val="00D97B5E"/>
    <w:rsid w:val="00D97E2F"/>
    <w:rsid w:val="00DA0224"/>
    <w:rsid w:val="00DA0771"/>
    <w:rsid w:val="00DA0B5E"/>
    <w:rsid w:val="00DA0C58"/>
    <w:rsid w:val="00DA0FA7"/>
    <w:rsid w:val="00DA178C"/>
    <w:rsid w:val="00DA1A72"/>
    <w:rsid w:val="00DA1D5B"/>
    <w:rsid w:val="00DA1F5B"/>
    <w:rsid w:val="00DA2AF5"/>
    <w:rsid w:val="00DA3504"/>
    <w:rsid w:val="00DA39F1"/>
    <w:rsid w:val="00DA42D5"/>
    <w:rsid w:val="00DA5CF3"/>
    <w:rsid w:val="00DA5E0F"/>
    <w:rsid w:val="00DA5F68"/>
    <w:rsid w:val="00DA7DFC"/>
    <w:rsid w:val="00DB0486"/>
    <w:rsid w:val="00DB0806"/>
    <w:rsid w:val="00DB0BA2"/>
    <w:rsid w:val="00DB0C42"/>
    <w:rsid w:val="00DB1492"/>
    <w:rsid w:val="00DB1F22"/>
    <w:rsid w:val="00DB2F33"/>
    <w:rsid w:val="00DB39E9"/>
    <w:rsid w:val="00DB491C"/>
    <w:rsid w:val="00DB4BEF"/>
    <w:rsid w:val="00DB5A1D"/>
    <w:rsid w:val="00DB6711"/>
    <w:rsid w:val="00DB6A52"/>
    <w:rsid w:val="00DB6EA2"/>
    <w:rsid w:val="00DB7A19"/>
    <w:rsid w:val="00DB7B0F"/>
    <w:rsid w:val="00DC00E9"/>
    <w:rsid w:val="00DC043E"/>
    <w:rsid w:val="00DC1453"/>
    <w:rsid w:val="00DC1B75"/>
    <w:rsid w:val="00DC1E0E"/>
    <w:rsid w:val="00DC3628"/>
    <w:rsid w:val="00DC484B"/>
    <w:rsid w:val="00DC4B37"/>
    <w:rsid w:val="00DC4C1E"/>
    <w:rsid w:val="00DC55F7"/>
    <w:rsid w:val="00DC6179"/>
    <w:rsid w:val="00DC79F6"/>
    <w:rsid w:val="00DC7C04"/>
    <w:rsid w:val="00DC7C08"/>
    <w:rsid w:val="00DD05D4"/>
    <w:rsid w:val="00DD0734"/>
    <w:rsid w:val="00DD0C6F"/>
    <w:rsid w:val="00DD0F5B"/>
    <w:rsid w:val="00DD1AA1"/>
    <w:rsid w:val="00DD1D71"/>
    <w:rsid w:val="00DD2B63"/>
    <w:rsid w:val="00DD3140"/>
    <w:rsid w:val="00DD31B1"/>
    <w:rsid w:val="00DD34B5"/>
    <w:rsid w:val="00DD3F4D"/>
    <w:rsid w:val="00DD42E0"/>
    <w:rsid w:val="00DD4793"/>
    <w:rsid w:val="00DD4916"/>
    <w:rsid w:val="00DD49C8"/>
    <w:rsid w:val="00DD6490"/>
    <w:rsid w:val="00DD68E4"/>
    <w:rsid w:val="00DD6C1B"/>
    <w:rsid w:val="00DD711C"/>
    <w:rsid w:val="00DD712B"/>
    <w:rsid w:val="00DD7395"/>
    <w:rsid w:val="00DD74F2"/>
    <w:rsid w:val="00DD7B3F"/>
    <w:rsid w:val="00DD7D5C"/>
    <w:rsid w:val="00DE008E"/>
    <w:rsid w:val="00DE025F"/>
    <w:rsid w:val="00DE02BC"/>
    <w:rsid w:val="00DE0470"/>
    <w:rsid w:val="00DE0905"/>
    <w:rsid w:val="00DE0AA4"/>
    <w:rsid w:val="00DE11EC"/>
    <w:rsid w:val="00DE12CE"/>
    <w:rsid w:val="00DE1C97"/>
    <w:rsid w:val="00DE245F"/>
    <w:rsid w:val="00DE3BEB"/>
    <w:rsid w:val="00DE4AAF"/>
    <w:rsid w:val="00DE4EBA"/>
    <w:rsid w:val="00DE5826"/>
    <w:rsid w:val="00DE58D7"/>
    <w:rsid w:val="00DE59DE"/>
    <w:rsid w:val="00DE6EF3"/>
    <w:rsid w:val="00DE716F"/>
    <w:rsid w:val="00DE71F4"/>
    <w:rsid w:val="00DE72B6"/>
    <w:rsid w:val="00DE7465"/>
    <w:rsid w:val="00DE74F2"/>
    <w:rsid w:val="00DE7C3D"/>
    <w:rsid w:val="00DF05D7"/>
    <w:rsid w:val="00DF0CA7"/>
    <w:rsid w:val="00DF0F5A"/>
    <w:rsid w:val="00DF0FF1"/>
    <w:rsid w:val="00DF13F3"/>
    <w:rsid w:val="00DF1BE6"/>
    <w:rsid w:val="00DF1D6D"/>
    <w:rsid w:val="00DF20B7"/>
    <w:rsid w:val="00DF24C0"/>
    <w:rsid w:val="00DF3804"/>
    <w:rsid w:val="00DF4B26"/>
    <w:rsid w:val="00DF4CA2"/>
    <w:rsid w:val="00DF5374"/>
    <w:rsid w:val="00DF54B6"/>
    <w:rsid w:val="00DF58B4"/>
    <w:rsid w:val="00DF6717"/>
    <w:rsid w:val="00DF6AC2"/>
    <w:rsid w:val="00DF7070"/>
    <w:rsid w:val="00DF70C6"/>
    <w:rsid w:val="00E0121E"/>
    <w:rsid w:val="00E013A8"/>
    <w:rsid w:val="00E022D6"/>
    <w:rsid w:val="00E0251E"/>
    <w:rsid w:val="00E02DF7"/>
    <w:rsid w:val="00E036FA"/>
    <w:rsid w:val="00E03839"/>
    <w:rsid w:val="00E042F2"/>
    <w:rsid w:val="00E04B46"/>
    <w:rsid w:val="00E0535C"/>
    <w:rsid w:val="00E06F07"/>
    <w:rsid w:val="00E0749F"/>
    <w:rsid w:val="00E101B7"/>
    <w:rsid w:val="00E10491"/>
    <w:rsid w:val="00E10B49"/>
    <w:rsid w:val="00E115BD"/>
    <w:rsid w:val="00E121EB"/>
    <w:rsid w:val="00E1242B"/>
    <w:rsid w:val="00E124B2"/>
    <w:rsid w:val="00E144DF"/>
    <w:rsid w:val="00E1482E"/>
    <w:rsid w:val="00E1509A"/>
    <w:rsid w:val="00E1509D"/>
    <w:rsid w:val="00E15228"/>
    <w:rsid w:val="00E15FCD"/>
    <w:rsid w:val="00E166A2"/>
    <w:rsid w:val="00E16BC2"/>
    <w:rsid w:val="00E16F02"/>
    <w:rsid w:val="00E16FB5"/>
    <w:rsid w:val="00E1747B"/>
    <w:rsid w:val="00E176FB"/>
    <w:rsid w:val="00E17897"/>
    <w:rsid w:val="00E178E0"/>
    <w:rsid w:val="00E17A7D"/>
    <w:rsid w:val="00E17D3A"/>
    <w:rsid w:val="00E205C8"/>
    <w:rsid w:val="00E20D8F"/>
    <w:rsid w:val="00E21FAA"/>
    <w:rsid w:val="00E22779"/>
    <w:rsid w:val="00E23251"/>
    <w:rsid w:val="00E24207"/>
    <w:rsid w:val="00E242A4"/>
    <w:rsid w:val="00E24530"/>
    <w:rsid w:val="00E24D98"/>
    <w:rsid w:val="00E2551B"/>
    <w:rsid w:val="00E25973"/>
    <w:rsid w:val="00E25E7D"/>
    <w:rsid w:val="00E26A49"/>
    <w:rsid w:val="00E26B85"/>
    <w:rsid w:val="00E2705A"/>
    <w:rsid w:val="00E27994"/>
    <w:rsid w:val="00E27A4E"/>
    <w:rsid w:val="00E30667"/>
    <w:rsid w:val="00E306C2"/>
    <w:rsid w:val="00E30761"/>
    <w:rsid w:val="00E3178A"/>
    <w:rsid w:val="00E31DA8"/>
    <w:rsid w:val="00E321AC"/>
    <w:rsid w:val="00E3266A"/>
    <w:rsid w:val="00E32A5B"/>
    <w:rsid w:val="00E32C23"/>
    <w:rsid w:val="00E33CC7"/>
    <w:rsid w:val="00E33CF7"/>
    <w:rsid w:val="00E33E6F"/>
    <w:rsid w:val="00E34141"/>
    <w:rsid w:val="00E34219"/>
    <w:rsid w:val="00E3436B"/>
    <w:rsid w:val="00E35B31"/>
    <w:rsid w:val="00E365F3"/>
    <w:rsid w:val="00E36B69"/>
    <w:rsid w:val="00E36FA6"/>
    <w:rsid w:val="00E37323"/>
    <w:rsid w:val="00E41408"/>
    <w:rsid w:val="00E417B7"/>
    <w:rsid w:val="00E41E67"/>
    <w:rsid w:val="00E41F9B"/>
    <w:rsid w:val="00E428F6"/>
    <w:rsid w:val="00E429A2"/>
    <w:rsid w:val="00E42C1E"/>
    <w:rsid w:val="00E4497A"/>
    <w:rsid w:val="00E45116"/>
    <w:rsid w:val="00E45498"/>
    <w:rsid w:val="00E46C9F"/>
    <w:rsid w:val="00E4767D"/>
    <w:rsid w:val="00E47DA0"/>
    <w:rsid w:val="00E50D83"/>
    <w:rsid w:val="00E51FBF"/>
    <w:rsid w:val="00E5213E"/>
    <w:rsid w:val="00E5233A"/>
    <w:rsid w:val="00E52A17"/>
    <w:rsid w:val="00E533C7"/>
    <w:rsid w:val="00E54314"/>
    <w:rsid w:val="00E543EB"/>
    <w:rsid w:val="00E55510"/>
    <w:rsid w:val="00E55675"/>
    <w:rsid w:val="00E55C3A"/>
    <w:rsid w:val="00E569AA"/>
    <w:rsid w:val="00E56B67"/>
    <w:rsid w:val="00E56BD8"/>
    <w:rsid w:val="00E5716B"/>
    <w:rsid w:val="00E574BC"/>
    <w:rsid w:val="00E57877"/>
    <w:rsid w:val="00E57FBC"/>
    <w:rsid w:val="00E60766"/>
    <w:rsid w:val="00E6076E"/>
    <w:rsid w:val="00E61694"/>
    <w:rsid w:val="00E61716"/>
    <w:rsid w:val="00E6188C"/>
    <w:rsid w:val="00E6229A"/>
    <w:rsid w:val="00E633AA"/>
    <w:rsid w:val="00E638B5"/>
    <w:rsid w:val="00E63B5A"/>
    <w:rsid w:val="00E6441D"/>
    <w:rsid w:val="00E64673"/>
    <w:rsid w:val="00E646A0"/>
    <w:rsid w:val="00E64E92"/>
    <w:rsid w:val="00E65291"/>
    <w:rsid w:val="00E652BE"/>
    <w:rsid w:val="00E653F4"/>
    <w:rsid w:val="00E65BE8"/>
    <w:rsid w:val="00E65BFD"/>
    <w:rsid w:val="00E6774D"/>
    <w:rsid w:val="00E67A77"/>
    <w:rsid w:val="00E70A47"/>
    <w:rsid w:val="00E70AA1"/>
    <w:rsid w:val="00E70B1D"/>
    <w:rsid w:val="00E7157C"/>
    <w:rsid w:val="00E71A41"/>
    <w:rsid w:val="00E71C3D"/>
    <w:rsid w:val="00E72EA6"/>
    <w:rsid w:val="00E730DC"/>
    <w:rsid w:val="00E73954"/>
    <w:rsid w:val="00E73D69"/>
    <w:rsid w:val="00E74702"/>
    <w:rsid w:val="00E7623C"/>
    <w:rsid w:val="00E773AB"/>
    <w:rsid w:val="00E80CBD"/>
    <w:rsid w:val="00E80E9A"/>
    <w:rsid w:val="00E811F7"/>
    <w:rsid w:val="00E81C3A"/>
    <w:rsid w:val="00E82A25"/>
    <w:rsid w:val="00E83105"/>
    <w:rsid w:val="00E8343A"/>
    <w:rsid w:val="00E8488F"/>
    <w:rsid w:val="00E850F3"/>
    <w:rsid w:val="00E8574D"/>
    <w:rsid w:val="00E85A7E"/>
    <w:rsid w:val="00E85EC3"/>
    <w:rsid w:val="00E85F17"/>
    <w:rsid w:val="00E868B2"/>
    <w:rsid w:val="00E86B54"/>
    <w:rsid w:val="00E86D6F"/>
    <w:rsid w:val="00E875F9"/>
    <w:rsid w:val="00E8783E"/>
    <w:rsid w:val="00E87BD7"/>
    <w:rsid w:val="00E87ED0"/>
    <w:rsid w:val="00E900C7"/>
    <w:rsid w:val="00E90209"/>
    <w:rsid w:val="00E9057B"/>
    <w:rsid w:val="00E908D1"/>
    <w:rsid w:val="00E90960"/>
    <w:rsid w:val="00E927E1"/>
    <w:rsid w:val="00E92824"/>
    <w:rsid w:val="00E92CB6"/>
    <w:rsid w:val="00E930A6"/>
    <w:rsid w:val="00E933F9"/>
    <w:rsid w:val="00E9452E"/>
    <w:rsid w:val="00E95338"/>
    <w:rsid w:val="00E95532"/>
    <w:rsid w:val="00E95A5B"/>
    <w:rsid w:val="00E96728"/>
    <w:rsid w:val="00E968EF"/>
    <w:rsid w:val="00E96B5B"/>
    <w:rsid w:val="00E971CC"/>
    <w:rsid w:val="00E97CE3"/>
    <w:rsid w:val="00EA05A1"/>
    <w:rsid w:val="00EA0F3F"/>
    <w:rsid w:val="00EA17DB"/>
    <w:rsid w:val="00EA21E3"/>
    <w:rsid w:val="00EA2475"/>
    <w:rsid w:val="00EA24C6"/>
    <w:rsid w:val="00EA2B55"/>
    <w:rsid w:val="00EA353D"/>
    <w:rsid w:val="00EA367E"/>
    <w:rsid w:val="00EA42B8"/>
    <w:rsid w:val="00EA4950"/>
    <w:rsid w:val="00EA4A86"/>
    <w:rsid w:val="00EA56FA"/>
    <w:rsid w:val="00EA5A65"/>
    <w:rsid w:val="00EA5F40"/>
    <w:rsid w:val="00EA7888"/>
    <w:rsid w:val="00EA7EEA"/>
    <w:rsid w:val="00EB09EA"/>
    <w:rsid w:val="00EB1DFF"/>
    <w:rsid w:val="00EB1E41"/>
    <w:rsid w:val="00EB2292"/>
    <w:rsid w:val="00EB28F1"/>
    <w:rsid w:val="00EB2CAF"/>
    <w:rsid w:val="00EB2DD1"/>
    <w:rsid w:val="00EB3031"/>
    <w:rsid w:val="00EB3F74"/>
    <w:rsid w:val="00EB4046"/>
    <w:rsid w:val="00EB4955"/>
    <w:rsid w:val="00EB4EEB"/>
    <w:rsid w:val="00EB531C"/>
    <w:rsid w:val="00EB54D0"/>
    <w:rsid w:val="00EB564D"/>
    <w:rsid w:val="00EB7E53"/>
    <w:rsid w:val="00EC0580"/>
    <w:rsid w:val="00EC09CC"/>
    <w:rsid w:val="00EC1246"/>
    <w:rsid w:val="00EC137D"/>
    <w:rsid w:val="00EC1CC8"/>
    <w:rsid w:val="00EC2F10"/>
    <w:rsid w:val="00EC2FA3"/>
    <w:rsid w:val="00EC37D5"/>
    <w:rsid w:val="00EC3AD6"/>
    <w:rsid w:val="00EC3FCD"/>
    <w:rsid w:val="00EC4DF1"/>
    <w:rsid w:val="00EC537E"/>
    <w:rsid w:val="00EC5872"/>
    <w:rsid w:val="00EC5908"/>
    <w:rsid w:val="00EC5AD2"/>
    <w:rsid w:val="00EC6422"/>
    <w:rsid w:val="00EC6617"/>
    <w:rsid w:val="00EC6E42"/>
    <w:rsid w:val="00ED0521"/>
    <w:rsid w:val="00ED14F1"/>
    <w:rsid w:val="00ED193B"/>
    <w:rsid w:val="00ED2DB9"/>
    <w:rsid w:val="00ED3278"/>
    <w:rsid w:val="00ED3A54"/>
    <w:rsid w:val="00ED3C89"/>
    <w:rsid w:val="00ED57A4"/>
    <w:rsid w:val="00ED6F12"/>
    <w:rsid w:val="00ED73A8"/>
    <w:rsid w:val="00ED7DC2"/>
    <w:rsid w:val="00EE0583"/>
    <w:rsid w:val="00EE0A57"/>
    <w:rsid w:val="00EE0F86"/>
    <w:rsid w:val="00EE1771"/>
    <w:rsid w:val="00EE1830"/>
    <w:rsid w:val="00EE1F8D"/>
    <w:rsid w:val="00EE1FFA"/>
    <w:rsid w:val="00EE356F"/>
    <w:rsid w:val="00EE3C9C"/>
    <w:rsid w:val="00EE3CF4"/>
    <w:rsid w:val="00EE3CFB"/>
    <w:rsid w:val="00EE49C5"/>
    <w:rsid w:val="00EE4DF0"/>
    <w:rsid w:val="00EE4F5D"/>
    <w:rsid w:val="00EE5411"/>
    <w:rsid w:val="00EE6363"/>
    <w:rsid w:val="00EE73AF"/>
    <w:rsid w:val="00EE795B"/>
    <w:rsid w:val="00EE7A19"/>
    <w:rsid w:val="00EE7B6F"/>
    <w:rsid w:val="00EF0BB5"/>
    <w:rsid w:val="00EF0C5F"/>
    <w:rsid w:val="00EF10D9"/>
    <w:rsid w:val="00EF1243"/>
    <w:rsid w:val="00EF218A"/>
    <w:rsid w:val="00EF21FE"/>
    <w:rsid w:val="00EF2CEE"/>
    <w:rsid w:val="00EF2EA5"/>
    <w:rsid w:val="00EF3AAD"/>
    <w:rsid w:val="00EF42C1"/>
    <w:rsid w:val="00EF4702"/>
    <w:rsid w:val="00EF4C25"/>
    <w:rsid w:val="00EF4C49"/>
    <w:rsid w:val="00EF5836"/>
    <w:rsid w:val="00EF5AB5"/>
    <w:rsid w:val="00EF5D1E"/>
    <w:rsid w:val="00EF61C1"/>
    <w:rsid w:val="00EF63E8"/>
    <w:rsid w:val="00EF6DB3"/>
    <w:rsid w:val="00EF7064"/>
    <w:rsid w:val="00EF791B"/>
    <w:rsid w:val="00EF7BAE"/>
    <w:rsid w:val="00EF7BBE"/>
    <w:rsid w:val="00EF7F5E"/>
    <w:rsid w:val="00F007CE"/>
    <w:rsid w:val="00F00884"/>
    <w:rsid w:val="00F00980"/>
    <w:rsid w:val="00F00ADF"/>
    <w:rsid w:val="00F0123E"/>
    <w:rsid w:val="00F02226"/>
    <w:rsid w:val="00F0250E"/>
    <w:rsid w:val="00F03368"/>
    <w:rsid w:val="00F03A51"/>
    <w:rsid w:val="00F03CF8"/>
    <w:rsid w:val="00F040F0"/>
    <w:rsid w:val="00F0430F"/>
    <w:rsid w:val="00F0484B"/>
    <w:rsid w:val="00F0519D"/>
    <w:rsid w:val="00F05318"/>
    <w:rsid w:val="00F0616E"/>
    <w:rsid w:val="00F0622F"/>
    <w:rsid w:val="00F07002"/>
    <w:rsid w:val="00F071FE"/>
    <w:rsid w:val="00F0744A"/>
    <w:rsid w:val="00F07D8E"/>
    <w:rsid w:val="00F10019"/>
    <w:rsid w:val="00F114CA"/>
    <w:rsid w:val="00F11F7E"/>
    <w:rsid w:val="00F12223"/>
    <w:rsid w:val="00F123D7"/>
    <w:rsid w:val="00F1269F"/>
    <w:rsid w:val="00F13113"/>
    <w:rsid w:val="00F1416C"/>
    <w:rsid w:val="00F14173"/>
    <w:rsid w:val="00F1565E"/>
    <w:rsid w:val="00F15EB1"/>
    <w:rsid w:val="00F16036"/>
    <w:rsid w:val="00F174A9"/>
    <w:rsid w:val="00F17EF4"/>
    <w:rsid w:val="00F20C8A"/>
    <w:rsid w:val="00F21567"/>
    <w:rsid w:val="00F21610"/>
    <w:rsid w:val="00F22661"/>
    <w:rsid w:val="00F23EA3"/>
    <w:rsid w:val="00F24862"/>
    <w:rsid w:val="00F24951"/>
    <w:rsid w:val="00F2503E"/>
    <w:rsid w:val="00F257C2"/>
    <w:rsid w:val="00F25C20"/>
    <w:rsid w:val="00F26157"/>
    <w:rsid w:val="00F2627D"/>
    <w:rsid w:val="00F2652F"/>
    <w:rsid w:val="00F2658A"/>
    <w:rsid w:val="00F26E15"/>
    <w:rsid w:val="00F273DA"/>
    <w:rsid w:val="00F27EB9"/>
    <w:rsid w:val="00F27F4D"/>
    <w:rsid w:val="00F3065C"/>
    <w:rsid w:val="00F30B4F"/>
    <w:rsid w:val="00F30BCC"/>
    <w:rsid w:val="00F30D73"/>
    <w:rsid w:val="00F319CE"/>
    <w:rsid w:val="00F3284D"/>
    <w:rsid w:val="00F334A3"/>
    <w:rsid w:val="00F33B15"/>
    <w:rsid w:val="00F33F6D"/>
    <w:rsid w:val="00F33FA3"/>
    <w:rsid w:val="00F34513"/>
    <w:rsid w:val="00F34BAC"/>
    <w:rsid w:val="00F35A43"/>
    <w:rsid w:val="00F36109"/>
    <w:rsid w:val="00F375B7"/>
    <w:rsid w:val="00F37BDD"/>
    <w:rsid w:val="00F4020E"/>
    <w:rsid w:val="00F4060D"/>
    <w:rsid w:val="00F406D4"/>
    <w:rsid w:val="00F422CF"/>
    <w:rsid w:val="00F43320"/>
    <w:rsid w:val="00F43902"/>
    <w:rsid w:val="00F43B5D"/>
    <w:rsid w:val="00F44619"/>
    <w:rsid w:val="00F449F2"/>
    <w:rsid w:val="00F44A4E"/>
    <w:rsid w:val="00F4547D"/>
    <w:rsid w:val="00F456E1"/>
    <w:rsid w:val="00F4587C"/>
    <w:rsid w:val="00F463A7"/>
    <w:rsid w:val="00F467EE"/>
    <w:rsid w:val="00F46D94"/>
    <w:rsid w:val="00F46F82"/>
    <w:rsid w:val="00F46FCD"/>
    <w:rsid w:val="00F47775"/>
    <w:rsid w:val="00F47914"/>
    <w:rsid w:val="00F47BA6"/>
    <w:rsid w:val="00F5044E"/>
    <w:rsid w:val="00F505BE"/>
    <w:rsid w:val="00F5072E"/>
    <w:rsid w:val="00F5101B"/>
    <w:rsid w:val="00F51074"/>
    <w:rsid w:val="00F512B3"/>
    <w:rsid w:val="00F52063"/>
    <w:rsid w:val="00F52146"/>
    <w:rsid w:val="00F526FA"/>
    <w:rsid w:val="00F52F1E"/>
    <w:rsid w:val="00F540FE"/>
    <w:rsid w:val="00F555DC"/>
    <w:rsid w:val="00F55AA5"/>
    <w:rsid w:val="00F55F2D"/>
    <w:rsid w:val="00F56855"/>
    <w:rsid w:val="00F56AC5"/>
    <w:rsid w:val="00F56B7A"/>
    <w:rsid w:val="00F56E00"/>
    <w:rsid w:val="00F571D9"/>
    <w:rsid w:val="00F60405"/>
    <w:rsid w:val="00F615BB"/>
    <w:rsid w:val="00F618AC"/>
    <w:rsid w:val="00F618D4"/>
    <w:rsid w:val="00F62E2D"/>
    <w:rsid w:val="00F62E93"/>
    <w:rsid w:val="00F63BF7"/>
    <w:rsid w:val="00F63CE6"/>
    <w:rsid w:val="00F63FBB"/>
    <w:rsid w:val="00F64070"/>
    <w:rsid w:val="00F64173"/>
    <w:rsid w:val="00F64989"/>
    <w:rsid w:val="00F64E2F"/>
    <w:rsid w:val="00F653F3"/>
    <w:rsid w:val="00F66830"/>
    <w:rsid w:val="00F6722C"/>
    <w:rsid w:val="00F7010A"/>
    <w:rsid w:val="00F70C33"/>
    <w:rsid w:val="00F7164E"/>
    <w:rsid w:val="00F71903"/>
    <w:rsid w:val="00F720FC"/>
    <w:rsid w:val="00F7304C"/>
    <w:rsid w:val="00F73429"/>
    <w:rsid w:val="00F73C39"/>
    <w:rsid w:val="00F73E5F"/>
    <w:rsid w:val="00F742CF"/>
    <w:rsid w:val="00F74492"/>
    <w:rsid w:val="00F747E7"/>
    <w:rsid w:val="00F74858"/>
    <w:rsid w:val="00F74C6D"/>
    <w:rsid w:val="00F74F6B"/>
    <w:rsid w:val="00F7520E"/>
    <w:rsid w:val="00F75A9D"/>
    <w:rsid w:val="00F75ADE"/>
    <w:rsid w:val="00F761DF"/>
    <w:rsid w:val="00F762E0"/>
    <w:rsid w:val="00F76CBF"/>
    <w:rsid w:val="00F76D04"/>
    <w:rsid w:val="00F76D41"/>
    <w:rsid w:val="00F76F01"/>
    <w:rsid w:val="00F76F9B"/>
    <w:rsid w:val="00F7754A"/>
    <w:rsid w:val="00F776A0"/>
    <w:rsid w:val="00F77D06"/>
    <w:rsid w:val="00F77D0E"/>
    <w:rsid w:val="00F80F56"/>
    <w:rsid w:val="00F8130B"/>
    <w:rsid w:val="00F818CB"/>
    <w:rsid w:val="00F826F8"/>
    <w:rsid w:val="00F82981"/>
    <w:rsid w:val="00F831B3"/>
    <w:rsid w:val="00F8320D"/>
    <w:rsid w:val="00F84B24"/>
    <w:rsid w:val="00F85588"/>
    <w:rsid w:val="00F8720D"/>
    <w:rsid w:val="00F87355"/>
    <w:rsid w:val="00F87EA0"/>
    <w:rsid w:val="00F908A0"/>
    <w:rsid w:val="00F90E3E"/>
    <w:rsid w:val="00F90EEC"/>
    <w:rsid w:val="00F91677"/>
    <w:rsid w:val="00F9252E"/>
    <w:rsid w:val="00F9282A"/>
    <w:rsid w:val="00F938E2"/>
    <w:rsid w:val="00F93CD2"/>
    <w:rsid w:val="00F9407E"/>
    <w:rsid w:val="00F9423E"/>
    <w:rsid w:val="00F94C9E"/>
    <w:rsid w:val="00F95CE1"/>
    <w:rsid w:val="00F95F71"/>
    <w:rsid w:val="00F96EF0"/>
    <w:rsid w:val="00F975ED"/>
    <w:rsid w:val="00F97EC6"/>
    <w:rsid w:val="00F97F89"/>
    <w:rsid w:val="00FA0801"/>
    <w:rsid w:val="00FA0A6A"/>
    <w:rsid w:val="00FA12DC"/>
    <w:rsid w:val="00FA1477"/>
    <w:rsid w:val="00FA19F6"/>
    <w:rsid w:val="00FA1D7E"/>
    <w:rsid w:val="00FA27B8"/>
    <w:rsid w:val="00FA2D5C"/>
    <w:rsid w:val="00FA3462"/>
    <w:rsid w:val="00FA3CE8"/>
    <w:rsid w:val="00FA3D01"/>
    <w:rsid w:val="00FA437C"/>
    <w:rsid w:val="00FA50CF"/>
    <w:rsid w:val="00FA5373"/>
    <w:rsid w:val="00FA53EF"/>
    <w:rsid w:val="00FA5747"/>
    <w:rsid w:val="00FA6C1A"/>
    <w:rsid w:val="00FA6E00"/>
    <w:rsid w:val="00FA6F62"/>
    <w:rsid w:val="00FA707D"/>
    <w:rsid w:val="00FA71CE"/>
    <w:rsid w:val="00FA7BF8"/>
    <w:rsid w:val="00FB0631"/>
    <w:rsid w:val="00FB0FEB"/>
    <w:rsid w:val="00FB1063"/>
    <w:rsid w:val="00FB18B5"/>
    <w:rsid w:val="00FB2352"/>
    <w:rsid w:val="00FB2807"/>
    <w:rsid w:val="00FB41D8"/>
    <w:rsid w:val="00FB42F3"/>
    <w:rsid w:val="00FB48AF"/>
    <w:rsid w:val="00FB49BE"/>
    <w:rsid w:val="00FB4A84"/>
    <w:rsid w:val="00FB502A"/>
    <w:rsid w:val="00FB5222"/>
    <w:rsid w:val="00FB5338"/>
    <w:rsid w:val="00FB61F1"/>
    <w:rsid w:val="00FB75C9"/>
    <w:rsid w:val="00FB7B87"/>
    <w:rsid w:val="00FC006F"/>
    <w:rsid w:val="00FC0435"/>
    <w:rsid w:val="00FC07FB"/>
    <w:rsid w:val="00FC0C69"/>
    <w:rsid w:val="00FC100F"/>
    <w:rsid w:val="00FC1704"/>
    <w:rsid w:val="00FC20F7"/>
    <w:rsid w:val="00FC2985"/>
    <w:rsid w:val="00FC2BD2"/>
    <w:rsid w:val="00FC3507"/>
    <w:rsid w:val="00FC3897"/>
    <w:rsid w:val="00FC3FAD"/>
    <w:rsid w:val="00FC472E"/>
    <w:rsid w:val="00FC54F2"/>
    <w:rsid w:val="00FC6334"/>
    <w:rsid w:val="00FC65EB"/>
    <w:rsid w:val="00FC6647"/>
    <w:rsid w:val="00FC6B24"/>
    <w:rsid w:val="00FC7263"/>
    <w:rsid w:val="00FC7B19"/>
    <w:rsid w:val="00FC7BFE"/>
    <w:rsid w:val="00FD0A4B"/>
    <w:rsid w:val="00FD0C0E"/>
    <w:rsid w:val="00FD10BD"/>
    <w:rsid w:val="00FD1843"/>
    <w:rsid w:val="00FD24B1"/>
    <w:rsid w:val="00FD2623"/>
    <w:rsid w:val="00FD29A4"/>
    <w:rsid w:val="00FD2D84"/>
    <w:rsid w:val="00FD2D8D"/>
    <w:rsid w:val="00FD2E53"/>
    <w:rsid w:val="00FD4567"/>
    <w:rsid w:val="00FD4D28"/>
    <w:rsid w:val="00FD5091"/>
    <w:rsid w:val="00FD59DE"/>
    <w:rsid w:val="00FD6424"/>
    <w:rsid w:val="00FD689B"/>
    <w:rsid w:val="00FD76F9"/>
    <w:rsid w:val="00FD7C82"/>
    <w:rsid w:val="00FE01EA"/>
    <w:rsid w:val="00FE047F"/>
    <w:rsid w:val="00FE0B96"/>
    <w:rsid w:val="00FE0D93"/>
    <w:rsid w:val="00FE0E82"/>
    <w:rsid w:val="00FE0EDD"/>
    <w:rsid w:val="00FE0F70"/>
    <w:rsid w:val="00FE10DE"/>
    <w:rsid w:val="00FE17E2"/>
    <w:rsid w:val="00FE1A24"/>
    <w:rsid w:val="00FE1ED3"/>
    <w:rsid w:val="00FE2BAD"/>
    <w:rsid w:val="00FE2E0D"/>
    <w:rsid w:val="00FE396D"/>
    <w:rsid w:val="00FE3A57"/>
    <w:rsid w:val="00FE4D86"/>
    <w:rsid w:val="00FE4E48"/>
    <w:rsid w:val="00FE52CB"/>
    <w:rsid w:val="00FE5947"/>
    <w:rsid w:val="00FE5EB4"/>
    <w:rsid w:val="00FE70A6"/>
    <w:rsid w:val="00FE73AD"/>
    <w:rsid w:val="00FE7BD6"/>
    <w:rsid w:val="00FE7F8A"/>
    <w:rsid w:val="00FF0AF0"/>
    <w:rsid w:val="00FF1556"/>
    <w:rsid w:val="00FF22BA"/>
    <w:rsid w:val="00FF2FC0"/>
    <w:rsid w:val="00FF3B9F"/>
    <w:rsid w:val="00FF3D7D"/>
    <w:rsid w:val="00FF4353"/>
    <w:rsid w:val="00FF5497"/>
    <w:rsid w:val="00FF7047"/>
    <w:rsid w:val="00FF73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C95CFB"/>
  <w15:chartTrackingRefBased/>
  <w15:docId w15:val="{5344212C-0D8D-463F-BC04-85D884B4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414"/>
    <w:pPr>
      <w:jc w:val="both"/>
    </w:pPr>
    <w:rPr>
      <w:rFonts w:ascii="Times New Roman" w:eastAsia="MS Gothic" w:hAnsi="Times New Roman" w:cs="Times New Roman"/>
      <w:sz w:val="20"/>
      <w:szCs w:val="24"/>
    </w:rPr>
  </w:style>
  <w:style w:type="paragraph" w:styleId="Heading1">
    <w:name w:val="heading 1"/>
    <w:aliases w:val="1"/>
    <w:next w:val="Normal"/>
    <w:link w:val="Heading1Char"/>
    <w:autoRedefine/>
    <w:qFormat/>
    <w:rsid w:val="005546DF"/>
    <w:pPr>
      <w:pageBreakBefore/>
      <w:widowControl w:val="0"/>
      <w:numPr>
        <w:numId w:val="1"/>
      </w:numPr>
      <w:spacing w:before="240" w:after="240"/>
      <w:outlineLvl w:val="0"/>
    </w:pPr>
    <w:rPr>
      <w:rFonts w:ascii="Times New Roman" w:eastAsia="Meiryo UI" w:hAnsi="Times New Roman" w:cs="Times New Roman"/>
      <w:b/>
      <w:kern w:val="28"/>
      <w:sz w:val="28"/>
      <w:szCs w:val="28"/>
    </w:rPr>
  </w:style>
  <w:style w:type="paragraph" w:styleId="Heading2">
    <w:name w:val="heading 2"/>
    <w:aliases w:val="2"/>
    <w:next w:val="Normal"/>
    <w:link w:val="Heading2Char"/>
    <w:qFormat/>
    <w:rsid w:val="005546DF"/>
    <w:pPr>
      <w:keepNext/>
      <w:widowControl w:val="0"/>
      <w:numPr>
        <w:ilvl w:val="1"/>
        <w:numId w:val="1"/>
      </w:numPr>
      <w:spacing w:before="240" w:after="120"/>
      <w:outlineLvl w:val="1"/>
    </w:pPr>
    <w:rPr>
      <w:rFonts w:ascii="Times New Roman" w:eastAsia="MS Mincho" w:hAnsi="Times New Roman" w:cs="Times New Roman"/>
      <w:b/>
      <w:kern w:val="0"/>
      <w:sz w:val="24"/>
      <w:szCs w:val="20"/>
      <w:lang w:eastAsia="en-US"/>
    </w:rPr>
  </w:style>
  <w:style w:type="paragraph" w:styleId="Heading3">
    <w:name w:val="heading 3"/>
    <w:aliases w:val="3"/>
    <w:next w:val="Normal"/>
    <w:link w:val="Heading3Char"/>
    <w:qFormat/>
    <w:rsid w:val="00127B32"/>
    <w:pPr>
      <w:widowControl w:val="0"/>
      <w:numPr>
        <w:ilvl w:val="2"/>
        <w:numId w:val="1"/>
      </w:numPr>
      <w:tabs>
        <w:tab w:val="clear" w:pos="5964"/>
        <w:tab w:val="left" w:pos="826"/>
      </w:tabs>
      <w:spacing w:before="240" w:after="120"/>
      <w:ind w:left="835"/>
      <w:outlineLvl w:val="2"/>
    </w:pPr>
    <w:rPr>
      <w:rFonts w:ascii="Times New Roman" w:eastAsia="MS Mincho" w:hAnsi="Times New Roman" w:cs="Times New Roman"/>
      <w:b/>
      <w:kern w:val="0"/>
      <w:sz w:val="20"/>
      <w:szCs w:val="20"/>
      <w:lang w:eastAsia="en-US"/>
    </w:rPr>
  </w:style>
  <w:style w:type="paragraph" w:styleId="Heading4">
    <w:name w:val="heading 4"/>
    <w:aliases w:val="h4,h4 + Black,Not All caps,Justified,Before:  0 pt,Überschrift 4 Char,Char Char,&lt;(1) 見出し&gt;,4,&lt;(1) Œ©o‚µ&gt;"/>
    <w:next w:val="Normal"/>
    <w:link w:val="Heading4Char"/>
    <w:autoRedefine/>
    <w:qFormat/>
    <w:rsid w:val="005546DF"/>
    <w:pPr>
      <w:keepNext/>
      <w:numPr>
        <w:ilvl w:val="3"/>
        <w:numId w:val="1"/>
      </w:numPr>
      <w:spacing w:before="240" w:after="60"/>
      <w:outlineLvl w:val="3"/>
    </w:pPr>
    <w:rPr>
      <w:rFonts w:ascii="Times New Roman" w:eastAsia="MS PGothic" w:hAnsi="Times New Roman" w:cs="Times New Roman"/>
      <w:b/>
      <w:kern w:val="0"/>
      <w:szCs w:val="21"/>
      <w:lang w:eastAsia="en-US"/>
    </w:rPr>
  </w:style>
  <w:style w:type="paragraph" w:styleId="Heading5">
    <w:name w:val="heading 5"/>
    <w:aliases w:val="h5,Heading 2A,&lt;(a) 見出し&gt;,5"/>
    <w:next w:val="Normal"/>
    <w:link w:val="Heading5Char"/>
    <w:autoRedefine/>
    <w:qFormat/>
    <w:rsid w:val="00D10EB4"/>
    <w:pPr>
      <w:keepNext/>
      <w:widowControl w:val="0"/>
      <w:numPr>
        <w:ilvl w:val="4"/>
        <w:numId w:val="1"/>
      </w:numPr>
      <w:tabs>
        <w:tab w:val="left" w:pos="864"/>
        <w:tab w:val="left" w:pos="990"/>
      </w:tabs>
      <w:overflowPunct w:val="0"/>
      <w:autoSpaceDE w:val="0"/>
      <w:autoSpaceDN w:val="0"/>
      <w:adjustRightInd w:val="0"/>
      <w:spacing w:before="20" w:after="60"/>
      <w:textAlignment w:val="baseline"/>
      <w:outlineLvl w:val="4"/>
    </w:pPr>
    <w:rPr>
      <w:rFonts w:ascii="Times New Roman" w:eastAsia="MS Mincho" w:hAnsi="Times New Roman" w:cs="Times New Roman"/>
      <w:kern w:val="0"/>
      <w:sz w:val="20"/>
      <w:szCs w:val="20"/>
      <w:lang w:eastAsia="en-US"/>
    </w:rPr>
  </w:style>
  <w:style w:type="paragraph" w:styleId="Heading6">
    <w:name w:val="heading 6"/>
    <w:next w:val="Normal"/>
    <w:link w:val="Heading6Char"/>
    <w:qFormat/>
    <w:rsid w:val="00F1269F"/>
    <w:pPr>
      <w:keepNext/>
      <w:numPr>
        <w:ilvl w:val="5"/>
        <w:numId w:val="1"/>
      </w:numPr>
      <w:tabs>
        <w:tab w:val="left" w:pos="4320"/>
        <w:tab w:val="left" w:pos="8640"/>
      </w:tabs>
      <w:spacing w:after="60"/>
      <w:outlineLvl w:val="5"/>
    </w:pPr>
    <w:rPr>
      <w:rFonts w:ascii="Trebuchet MS" w:eastAsia="MS Mincho" w:hAnsi="Trebuchet MS" w:cs="Times New Roman"/>
      <w:kern w:val="0"/>
      <w:sz w:val="20"/>
      <w:szCs w:val="20"/>
      <w:lang w:eastAsia="en-US"/>
    </w:rPr>
  </w:style>
  <w:style w:type="paragraph" w:styleId="Heading7">
    <w:name w:val="heading 7"/>
    <w:next w:val="Normal"/>
    <w:link w:val="Heading7Char"/>
    <w:uiPriority w:val="99"/>
    <w:qFormat/>
    <w:rsid w:val="00F1269F"/>
    <w:pPr>
      <w:numPr>
        <w:ilvl w:val="6"/>
        <w:numId w:val="1"/>
      </w:numPr>
      <w:tabs>
        <w:tab w:val="left" w:pos="864"/>
      </w:tabs>
      <w:spacing w:after="60"/>
      <w:outlineLvl w:val="6"/>
    </w:pPr>
    <w:rPr>
      <w:rFonts w:ascii="Trebuchet MS" w:eastAsia="MS Mincho" w:hAnsi="Trebuchet MS" w:cs="Times New Roman"/>
      <w:kern w:val="0"/>
      <w:sz w:val="20"/>
      <w:szCs w:val="20"/>
      <w:lang w:eastAsia="en-US"/>
    </w:rPr>
  </w:style>
  <w:style w:type="paragraph" w:styleId="Heading8">
    <w:name w:val="heading 8"/>
    <w:next w:val="Normal"/>
    <w:link w:val="Heading8Char"/>
    <w:uiPriority w:val="99"/>
    <w:qFormat/>
    <w:rsid w:val="00F1269F"/>
    <w:pPr>
      <w:numPr>
        <w:ilvl w:val="7"/>
        <w:numId w:val="1"/>
      </w:numPr>
      <w:spacing w:after="60"/>
      <w:outlineLvl w:val="7"/>
    </w:pPr>
    <w:rPr>
      <w:rFonts w:ascii="Trebuchet MS" w:eastAsia="MS Mincho" w:hAnsi="Trebuchet MS" w:cs="Times New Roman"/>
      <w:kern w:val="0"/>
      <w:sz w:val="20"/>
      <w:szCs w:val="20"/>
      <w:lang w:eastAsia="en-US"/>
    </w:rPr>
  </w:style>
  <w:style w:type="paragraph" w:styleId="Heading9">
    <w:name w:val="heading 9"/>
    <w:next w:val="Normal"/>
    <w:link w:val="Heading9Char"/>
    <w:uiPriority w:val="99"/>
    <w:qFormat/>
    <w:rsid w:val="00F1269F"/>
    <w:pPr>
      <w:numPr>
        <w:ilvl w:val="8"/>
        <w:numId w:val="1"/>
      </w:numPr>
      <w:spacing w:after="60"/>
      <w:outlineLvl w:val="8"/>
    </w:pPr>
    <w:rPr>
      <w:rFonts w:ascii="Trebuchet MS" w:eastAsia="MS Mincho" w:hAnsi="Trebuchet MS" w:cs="Times New Roman"/>
      <w:kern w:val="0"/>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974C6"/>
    <w:pPr>
      <w:tabs>
        <w:tab w:val="center" w:pos="4252"/>
        <w:tab w:val="right" w:pos="8504"/>
      </w:tabs>
      <w:snapToGrid w:val="0"/>
    </w:pPr>
    <w:rPr>
      <w:sz w:val="21"/>
      <w:lang w:val="x-none" w:eastAsia="x-none"/>
    </w:rPr>
  </w:style>
  <w:style w:type="character" w:customStyle="1" w:styleId="HeaderChar">
    <w:name w:val="Header Char"/>
    <w:basedOn w:val="DefaultParagraphFont"/>
    <w:link w:val="Header"/>
    <w:uiPriority w:val="99"/>
    <w:rsid w:val="007974C6"/>
    <w:rPr>
      <w:rFonts w:ascii="Arial" w:eastAsia="MS Gothic" w:hAnsi="Arial" w:cs="Times New Roman"/>
      <w:szCs w:val="24"/>
      <w:lang w:val="x-none" w:eastAsia="x-none"/>
    </w:rPr>
  </w:style>
  <w:style w:type="paragraph" w:styleId="Footer">
    <w:name w:val="footer"/>
    <w:basedOn w:val="Normal"/>
    <w:link w:val="FooterChar"/>
    <w:uiPriority w:val="99"/>
    <w:rsid w:val="007974C6"/>
    <w:pPr>
      <w:tabs>
        <w:tab w:val="center" w:pos="4252"/>
        <w:tab w:val="right" w:pos="8504"/>
      </w:tabs>
      <w:snapToGrid w:val="0"/>
    </w:pPr>
    <w:rPr>
      <w:sz w:val="21"/>
      <w:lang w:val="x-none" w:eastAsia="x-none"/>
    </w:rPr>
  </w:style>
  <w:style w:type="character" w:customStyle="1" w:styleId="FooterChar">
    <w:name w:val="Footer Char"/>
    <w:basedOn w:val="DefaultParagraphFont"/>
    <w:link w:val="Footer"/>
    <w:uiPriority w:val="99"/>
    <w:rsid w:val="007974C6"/>
    <w:rPr>
      <w:rFonts w:ascii="Arial" w:eastAsia="MS Gothic" w:hAnsi="Arial" w:cs="Times New Roman"/>
      <w:szCs w:val="24"/>
      <w:lang w:val="x-none" w:eastAsia="x-none"/>
    </w:rPr>
  </w:style>
  <w:style w:type="paragraph" w:styleId="Closing">
    <w:name w:val="Closing"/>
    <w:basedOn w:val="Normal"/>
    <w:link w:val="ClosingChar"/>
    <w:uiPriority w:val="99"/>
    <w:rsid w:val="007974C6"/>
    <w:pPr>
      <w:jc w:val="right"/>
    </w:pPr>
    <w:rPr>
      <w:rFonts w:eastAsia="MS PGothic"/>
      <w:sz w:val="21"/>
      <w:lang w:val="x-none" w:eastAsia="x-none"/>
    </w:rPr>
  </w:style>
  <w:style w:type="character" w:customStyle="1" w:styleId="ClosingChar">
    <w:name w:val="Closing Char"/>
    <w:basedOn w:val="DefaultParagraphFont"/>
    <w:link w:val="Closing"/>
    <w:uiPriority w:val="99"/>
    <w:rsid w:val="007974C6"/>
    <w:rPr>
      <w:rFonts w:ascii="Arial" w:eastAsia="MS PGothic" w:hAnsi="Arial" w:cs="Times New Roman"/>
      <w:szCs w:val="24"/>
      <w:lang w:val="x-none" w:eastAsia="x-none"/>
    </w:rPr>
  </w:style>
  <w:style w:type="character" w:styleId="PageNumber">
    <w:name w:val="page number"/>
    <w:basedOn w:val="DefaultParagraphFont"/>
    <w:rsid w:val="007974C6"/>
  </w:style>
  <w:style w:type="paragraph" w:customStyle="1" w:styleId="a1">
    <w:name w:val="表内"/>
    <w:basedOn w:val="Normal"/>
    <w:link w:val="a2"/>
    <w:qFormat/>
    <w:rsid w:val="007974C6"/>
    <w:pPr>
      <w:tabs>
        <w:tab w:val="left" w:pos="864"/>
      </w:tabs>
      <w:overflowPunct w:val="0"/>
      <w:autoSpaceDE w:val="0"/>
      <w:autoSpaceDN w:val="0"/>
      <w:adjustRightInd w:val="0"/>
      <w:spacing w:before="20" w:after="20"/>
      <w:textAlignment w:val="baseline"/>
    </w:pPr>
    <w:rPr>
      <w:szCs w:val="16"/>
      <w:lang w:val="x-none" w:eastAsia="x-none"/>
    </w:rPr>
  </w:style>
  <w:style w:type="character" w:customStyle="1" w:styleId="a2">
    <w:name w:val="表内 (文字)"/>
    <w:link w:val="a1"/>
    <w:rsid w:val="007974C6"/>
    <w:rPr>
      <w:rFonts w:ascii="Arial" w:eastAsia="MS Gothic" w:hAnsi="Arial" w:cs="Times New Roman"/>
      <w:sz w:val="20"/>
      <w:szCs w:val="16"/>
      <w:lang w:val="x-none" w:eastAsia="x-none"/>
    </w:rPr>
  </w:style>
  <w:style w:type="character" w:styleId="PlaceholderText">
    <w:name w:val="Placeholder Text"/>
    <w:basedOn w:val="DefaultParagraphFont"/>
    <w:uiPriority w:val="99"/>
    <w:semiHidden/>
    <w:rsid w:val="007974C6"/>
    <w:rPr>
      <w:color w:val="808080"/>
    </w:rPr>
  </w:style>
  <w:style w:type="paragraph" w:customStyle="1" w:styleId="TraceID">
    <w:name w:val="TraceID"/>
    <w:basedOn w:val="Normal"/>
    <w:link w:val="TraceIDChar"/>
    <w:qFormat/>
    <w:rsid w:val="00FE0E82"/>
    <w:pPr>
      <w:spacing w:after="120"/>
    </w:pPr>
    <w:rPr>
      <w:rFonts w:eastAsia="MS Mincho"/>
      <w:b/>
      <w:vanish/>
      <w:color w:val="00B050"/>
      <w:kern w:val="0"/>
      <w:szCs w:val="20"/>
    </w:rPr>
  </w:style>
  <w:style w:type="character" w:customStyle="1" w:styleId="TraceIDChar">
    <w:name w:val="TraceID Char"/>
    <w:basedOn w:val="DefaultParagraphFont"/>
    <w:link w:val="TraceID"/>
    <w:rsid w:val="00FE0E82"/>
    <w:rPr>
      <w:rFonts w:ascii="Times New Roman" w:eastAsia="MS Mincho" w:hAnsi="Times New Roman" w:cs="Times New Roman"/>
      <w:b/>
      <w:vanish/>
      <w:color w:val="00B050"/>
      <w:kern w:val="0"/>
      <w:sz w:val="20"/>
      <w:szCs w:val="20"/>
    </w:rPr>
  </w:style>
  <w:style w:type="character" w:customStyle="1" w:styleId="Heading1Char">
    <w:name w:val="Heading 1 Char"/>
    <w:aliases w:val="1 Char1"/>
    <w:basedOn w:val="DefaultParagraphFont"/>
    <w:link w:val="Heading1"/>
    <w:rsid w:val="005546DF"/>
    <w:rPr>
      <w:rFonts w:ascii="Times New Roman" w:eastAsia="Meiryo UI" w:hAnsi="Times New Roman" w:cs="Times New Roman"/>
      <w:b/>
      <w:kern w:val="28"/>
      <w:sz w:val="28"/>
      <w:szCs w:val="28"/>
    </w:rPr>
  </w:style>
  <w:style w:type="character" w:customStyle="1" w:styleId="Heading2Char">
    <w:name w:val="Heading 2 Char"/>
    <w:aliases w:val="2 Char"/>
    <w:basedOn w:val="DefaultParagraphFont"/>
    <w:link w:val="Heading2"/>
    <w:rsid w:val="005546DF"/>
    <w:rPr>
      <w:rFonts w:ascii="Times New Roman" w:eastAsia="MS Mincho" w:hAnsi="Times New Roman" w:cs="Times New Roman"/>
      <w:b/>
      <w:kern w:val="0"/>
      <w:sz w:val="24"/>
      <w:szCs w:val="20"/>
      <w:lang w:eastAsia="en-US"/>
    </w:rPr>
  </w:style>
  <w:style w:type="character" w:customStyle="1" w:styleId="Heading3Char">
    <w:name w:val="Heading 3 Char"/>
    <w:aliases w:val="3 Char1"/>
    <w:basedOn w:val="DefaultParagraphFont"/>
    <w:link w:val="Heading3"/>
    <w:rsid w:val="00127B32"/>
    <w:rPr>
      <w:rFonts w:ascii="Times New Roman" w:eastAsia="MS Mincho" w:hAnsi="Times New Roman" w:cs="Times New Roman"/>
      <w:b/>
      <w:kern w:val="0"/>
      <w:sz w:val="20"/>
      <w:szCs w:val="20"/>
      <w:lang w:eastAsia="en-US"/>
    </w:rPr>
  </w:style>
  <w:style w:type="character" w:customStyle="1" w:styleId="Heading4Char">
    <w:name w:val="Heading 4 Char"/>
    <w:aliases w:val="h4 Char2,h4 + Black Char2,Not All caps Char2,Justified Char2,Before:  0 pt Char2,Überschrift 4 Char Char2,Char Char Char,&lt;(1) 見出し&gt; Char1,4 Char,&lt;(1) Œ©o‚µ&gt; Char"/>
    <w:basedOn w:val="DefaultParagraphFont"/>
    <w:link w:val="Heading4"/>
    <w:rsid w:val="005546DF"/>
    <w:rPr>
      <w:rFonts w:ascii="Times New Roman" w:eastAsia="MS PGothic" w:hAnsi="Times New Roman" w:cs="Times New Roman"/>
      <w:b/>
      <w:kern w:val="0"/>
      <w:szCs w:val="21"/>
      <w:lang w:eastAsia="en-US"/>
    </w:rPr>
  </w:style>
  <w:style w:type="character" w:customStyle="1" w:styleId="Heading5Char">
    <w:name w:val="Heading 5 Char"/>
    <w:aliases w:val="h5 Char2,Heading 2A Char2,&lt;(a) 見出し&gt; Char1,5 Char"/>
    <w:basedOn w:val="DefaultParagraphFont"/>
    <w:link w:val="Heading5"/>
    <w:rsid w:val="00D10EB4"/>
    <w:rPr>
      <w:rFonts w:ascii="Times New Roman" w:eastAsia="MS Mincho" w:hAnsi="Times New Roman" w:cs="Times New Roman"/>
      <w:kern w:val="0"/>
      <w:sz w:val="20"/>
      <w:szCs w:val="20"/>
      <w:lang w:eastAsia="en-US"/>
    </w:rPr>
  </w:style>
  <w:style w:type="character" w:customStyle="1" w:styleId="Heading6Char">
    <w:name w:val="Heading 6 Char"/>
    <w:basedOn w:val="DefaultParagraphFont"/>
    <w:link w:val="Heading6"/>
    <w:rsid w:val="00F1269F"/>
    <w:rPr>
      <w:rFonts w:ascii="Trebuchet MS" w:eastAsia="MS Mincho" w:hAnsi="Trebuchet MS" w:cs="Times New Roman"/>
      <w:kern w:val="0"/>
      <w:sz w:val="20"/>
      <w:szCs w:val="20"/>
      <w:lang w:eastAsia="en-US"/>
    </w:rPr>
  </w:style>
  <w:style w:type="character" w:customStyle="1" w:styleId="Heading7Char">
    <w:name w:val="Heading 7 Char"/>
    <w:basedOn w:val="DefaultParagraphFont"/>
    <w:link w:val="Heading7"/>
    <w:uiPriority w:val="99"/>
    <w:rsid w:val="00F1269F"/>
    <w:rPr>
      <w:rFonts w:ascii="Trebuchet MS" w:eastAsia="MS Mincho" w:hAnsi="Trebuchet MS" w:cs="Times New Roman"/>
      <w:kern w:val="0"/>
      <w:sz w:val="20"/>
      <w:szCs w:val="20"/>
      <w:lang w:eastAsia="en-US"/>
    </w:rPr>
  </w:style>
  <w:style w:type="character" w:customStyle="1" w:styleId="Heading8Char">
    <w:name w:val="Heading 8 Char"/>
    <w:basedOn w:val="DefaultParagraphFont"/>
    <w:link w:val="Heading8"/>
    <w:uiPriority w:val="99"/>
    <w:rsid w:val="00F1269F"/>
    <w:rPr>
      <w:rFonts w:ascii="Trebuchet MS" w:eastAsia="MS Mincho" w:hAnsi="Trebuchet MS" w:cs="Times New Roman"/>
      <w:kern w:val="0"/>
      <w:sz w:val="20"/>
      <w:szCs w:val="20"/>
      <w:lang w:eastAsia="en-US"/>
    </w:rPr>
  </w:style>
  <w:style w:type="character" w:customStyle="1" w:styleId="Heading9Char">
    <w:name w:val="Heading 9 Char"/>
    <w:basedOn w:val="DefaultParagraphFont"/>
    <w:link w:val="Heading9"/>
    <w:uiPriority w:val="99"/>
    <w:rsid w:val="00F1269F"/>
    <w:rPr>
      <w:rFonts w:ascii="Trebuchet MS" w:eastAsia="MS Mincho" w:hAnsi="Trebuchet MS" w:cs="Times New Roman"/>
      <w:kern w:val="0"/>
      <w:sz w:val="20"/>
      <w:szCs w:val="20"/>
      <w:lang w:eastAsia="en-US"/>
    </w:rPr>
  </w:style>
  <w:style w:type="paragraph" w:styleId="TOC1">
    <w:name w:val="toc 1"/>
    <w:basedOn w:val="Normal"/>
    <w:next w:val="Normal"/>
    <w:autoRedefine/>
    <w:uiPriority w:val="39"/>
    <w:rsid w:val="00DF0F5A"/>
    <w:pPr>
      <w:tabs>
        <w:tab w:val="left" w:pos="426"/>
        <w:tab w:val="right" w:leader="dot" w:pos="10194"/>
      </w:tabs>
      <w:adjustRightInd w:val="0"/>
      <w:spacing w:line="360" w:lineRule="atLeast"/>
      <w:textAlignment w:val="baseline"/>
    </w:pPr>
    <w:rPr>
      <w:rFonts w:eastAsia="MS PGothic"/>
      <w:kern w:val="0"/>
      <w:szCs w:val="21"/>
    </w:rPr>
  </w:style>
  <w:style w:type="table" w:styleId="TableGrid">
    <w:name w:val="Table Grid"/>
    <w:basedOn w:val="TableNormal"/>
    <w:rsid w:val="00F1269F"/>
    <w:pPr>
      <w:widowControl w:val="0"/>
      <w:tabs>
        <w:tab w:val="left" w:pos="864"/>
      </w:tabs>
      <w:overflowPunct w:val="0"/>
      <w:autoSpaceDE w:val="0"/>
      <w:autoSpaceDN w:val="0"/>
      <w:adjustRightInd w:val="0"/>
      <w:spacing w:before="20" w:after="20"/>
      <w:jc w:val="both"/>
      <w:textAlignment w:val="baseline"/>
    </w:pPr>
    <w:rPr>
      <w:rFonts w:ascii="Arial" w:eastAsia="MS PGothic" w:hAnsi="Arial"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C065C4"/>
    <w:pPr>
      <w:tabs>
        <w:tab w:val="left" w:pos="851"/>
        <w:tab w:val="right" w:leader="dot" w:pos="10194"/>
      </w:tabs>
      <w:ind w:leftChars="100" w:left="200"/>
    </w:pPr>
  </w:style>
  <w:style w:type="paragraph" w:styleId="TOC3">
    <w:name w:val="toc 3"/>
    <w:basedOn w:val="Normal"/>
    <w:next w:val="Normal"/>
    <w:autoRedefine/>
    <w:uiPriority w:val="39"/>
    <w:rsid w:val="004C472A"/>
    <w:pPr>
      <w:tabs>
        <w:tab w:val="left" w:pos="1276"/>
        <w:tab w:val="right" w:leader="dot" w:pos="10194"/>
      </w:tabs>
      <w:ind w:leftChars="200" w:left="400"/>
    </w:pPr>
  </w:style>
  <w:style w:type="character" w:styleId="Hyperlink">
    <w:name w:val="Hyperlink"/>
    <w:uiPriority w:val="99"/>
    <w:rsid w:val="00F1269F"/>
    <w:rPr>
      <w:color w:val="0000FF"/>
      <w:u w:val="single"/>
    </w:rPr>
  </w:style>
  <w:style w:type="paragraph" w:customStyle="1" w:styleId="REQText">
    <w:name w:val="REQText"/>
    <w:basedOn w:val="Normal"/>
    <w:autoRedefine/>
    <w:uiPriority w:val="99"/>
    <w:rsid w:val="00F1269F"/>
    <w:rPr>
      <w:rFonts w:ascii="MS PGothic" w:eastAsia="MS PGothic" w:hAnsi="MS PGothic" w:cs="Arial"/>
      <w:kern w:val="0"/>
      <w:lang w:val="en-GB"/>
    </w:rPr>
  </w:style>
  <w:style w:type="paragraph" w:customStyle="1" w:styleId="font5">
    <w:name w:val="font5"/>
    <w:basedOn w:val="Normal"/>
    <w:uiPriority w:val="99"/>
    <w:rsid w:val="00F1269F"/>
    <w:pPr>
      <w:spacing w:before="100" w:beforeAutospacing="1" w:after="100" w:afterAutospacing="1"/>
    </w:pPr>
    <w:rPr>
      <w:rFonts w:ascii="MS PGothic" w:eastAsia="MS PGothic" w:hAnsi="MS PGothic" w:cs="MS PGothic"/>
      <w:kern w:val="0"/>
      <w:sz w:val="22"/>
      <w:szCs w:val="22"/>
    </w:rPr>
  </w:style>
  <w:style w:type="paragraph" w:styleId="DocumentMap">
    <w:name w:val="Document Map"/>
    <w:basedOn w:val="Normal"/>
    <w:link w:val="DocumentMapChar"/>
    <w:uiPriority w:val="99"/>
    <w:rsid w:val="00F1269F"/>
    <w:pPr>
      <w:shd w:val="clear" w:color="auto" w:fill="000080"/>
    </w:pPr>
    <w:rPr>
      <w:sz w:val="21"/>
      <w:lang w:val="x-none" w:eastAsia="x-none"/>
    </w:rPr>
  </w:style>
  <w:style w:type="character" w:customStyle="1" w:styleId="DocumentMapChar">
    <w:name w:val="Document Map Char"/>
    <w:basedOn w:val="DefaultParagraphFont"/>
    <w:link w:val="DocumentMap"/>
    <w:uiPriority w:val="99"/>
    <w:rsid w:val="00F1269F"/>
    <w:rPr>
      <w:rFonts w:ascii="Arial" w:eastAsia="MS Gothic" w:hAnsi="Arial" w:cs="Times New Roman"/>
      <w:szCs w:val="24"/>
      <w:shd w:val="clear" w:color="auto" w:fill="000080"/>
      <w:lang w:val="x-none" w:eastAsia="x-none"/>
    </w:rPr>
  </w:style>
  <w:style w:type="paragraph" w:styleId="Caption">
    <w:name w:val="caption"/>
    <w:basedOn w:val="Normal"/>
    <w:next w:val="Normal"/>
    <w:autoRedefine/>
    <w:uiPriority w:val="99"/>
    <w:qFormat/>
    <w:rsid w:val="00E10491"/>
    <w:pPr>
      <w:keepNext/>
      <w:jc w:val="center"/>
    </w:pPr>
    <w:rPr>
      <w:rFonts w:cs="Arial"/>
      <w:b/>
      <w:bCs/>
      <w:szCs w:val="20"/>
    </w:rPr>
  </w:style>
  <w:style w:type="paragraph" w:styleId="BalloonText">
    <w:name w:val="Balloon Text"/>
    <w:basedOn w:val="Normal"/>
    <w:link w:val="BalloonTextChar"/>
    <w:uiPriority w:val="99"/>
    <w:semiHidden/>
    <w:rsid w:val="00F1269F"/>
    <w:rPr>
      <w:sz w:val="18"/>
      <w:szCs w:val="18"/>
      <w:lang w:val="x-none" w:eastAsia="x-none"/>
    </w:rPr>
  </w:style>
  <w:style w:type="character" w:customStyle="1" w:styleId="BalloonTextChar">
    <w:name w:val="Balloon Text Char"/>
    <w:basedOn w:val="DefaultParagraphFont"/>
    <w:link w:val="BalloonText"/>
    <w:uiPriority w:val="99"/>
    <w:semiHidden/>
    <w:rsid w:val="00F1269F"/>
    <w:rPr>
      <w:rFonts w:ascii="Arial" w:eastAsia="MS Gothic" w:hAnsi="Arial" w:cs="Times New Roman"/>
      <w:sz w:val="18"/>
      <w:szCs w:val="18"/>
      <w:lang w:val="x-none" w:eastAsia="x-none"/>
    </w:rPr>
  </w:style>
  <w:style w:type="character" w:customStyle="1" w:styleId="TextalignCENTERChar">
    <w:name w:val="Text align CENTER Char"/>
    <w:link w:val="TextalignCENTER"/>
    <w:locked/>
    <w:rsid w:val="00F1269F"/>
    <w:rPr>
      <w:rFonts w:ascii="Arial" w:hAnsi="Arial" w:cs="Arial"/>
      <w:szCs w:val="24"/>
    </w:rPr>
  </w:style>
  <w:style w:type="paragraph" w:customStyle="1" w:styleId="TextalignCENTER">
    <w:name w:val="Text align CENTER"/>
    <w:basedOn w:val="Normal"/>
    <w:next w:val="Normal"/>
    <w:link w:val="TextalignCENTERChar"/>
    <w:rsid w:val="00F1269F"/>
    <w:pPr>
      <w:spacing w:after="180"/>
      <w:jc w:val="center"/>
    </w:pPr>
    <w:rPr>
      <w:rFonts w:eastAsiaTheme="minorEastAsia" w:cs="Arial"/>
      <w:sz w:val="21"/>
    </w:rPr>
  </w:style>
  <w:style w:type="paragraph" w:styleId="NormalWeb">
    <w:name w:val="Normal (Web)"/>
    <w:basedOn w:val="Normal"/>
    <w:uiPriority w:val="99"/>
    <w:unhideWhenUsed/>
    <w:rsid w:val="00F1269F"/>
    <w:pPr>
      <w:spacing w:before="100" w:beforeAutospacing="1" w:after="100" w:afterAutospacing="1"/>
    </w:pPr>
    <w:rPr>
      <w:rFonts w:ascii="MS PGothic" w:eastAsia="MS PGothic" w:hAnsi="MS PGothic" w:cs="MS PGothic"/>
      <w:kern w:val="0"/>
      <w:sz w:val="24"/>
    </w:rPr>
  </w:style>
  <w:style w:type="paragraph" w:styleId="Revision">
    <w:name w:val="Revision"/>
    <w:hidden/>
    <w:uiPriority w:val="99"/>
    <w:semiHidden/>
    <w:rsid w:val="00F1269F"/>
    <w:rPr>
      <w:rFonts w:ascii="Arial" w:eastAsia="MS Gothic" w:hAnsi="Arial" w:cs="Times New Roman"/>
      <w:szCs w:val="24"/>
    </w:rPr>
  </w:style>
  <w:style w:type="character" w:customStyle="1" w:styleId="TabletextChar">
    <w:name w:val="Tabletext Char"/>
    <w:link w:val="Tabletext"/>
    <w:locked/>
    <w:rsid w:val="00F1269F"/>
    <w:rPr>
      <w:rFonts w:ascii="Trebuchet MS" w:eastAsia="Times New Roman" w:hAnsi="Trebuchet MS"/>
      <w:lang w:val="en-GB" w:eastAsia="x-none"/>
    </w:rPr>
  </w:style>
  <w:style w:type="paragraph" w:customStyle="1" w:styleId="Tabletext">
    <w:name w:val="Tabletext"/>
    <w:basedOn w:val="Normal"/>
    <w:link w:val="TabletextChar"/>
    <w:rsid w:val="00F1269F"/>
    <w:pPr>
      <w:spacing w:before="120" w:after="120"/>
      <w:ind w:left="57"/>
    </w:pPr>
    <w:rPr>
      <w:rFonts w:ascii="Trebuchet MS" w:eastAsia="Times New Roman" w:hAnsi="Trebuchet MS" w:cstheme="minorBidi"/>
      <w:sz w:val="21"/>
      <w:szCs w:val="22"/>
      <w:lang w:val="en-GB" w:eastAsia="x-none"/>
    </w:rPr>
  </w:style>
  <w:style w:type="paragraph" w:customStyle="1" w:styleId="TableHeader">
    <w:name w:val="TableHeader"/>
    <w:basedOn w:val="Normal"/>
    <w:uiPriority w:val="99"/>
    <w:rsid w:val="00F1269F"/>
    <w:pPr>
      <w:spacing w:before="120" w:after="120"/>
      <w:ind w:left="57"/>
    </w:pPr>
    <w:rPr>
      <w:rFonts w:ascii="Trebuchet MS" w:eastAsia="Times New Roman" w:hAnsi="Trebuchet MS"/>
      <w:b/>
      <w:i/>
      <w:kern w:val="0"/>
      <w:sz w:val="22"/>
      <w:szCs w:val="20"/>
      <w:lang w:val="en-GB" w:eastAsia="en-US"/>
    </w:rPr>
  </w:style>
  <w:style w:type="paragraph" w:customStyle="1" w:styleId="SourceCode">
    <w:name w:val="SourceCode"/>
    <w:basedOn w:val="Normal"/>
    <w:uiPriority w:val="99"/>
    <w:rsid w:val="00F1269F"/>
    <w:rPr>
      <w:rFonts w:ascii="Trebuchet MS" w:eastAsia="Times New Roman" w:hAnsi="Trebuchet MS" w:cs="Courier New"/>
      <w:kern w:val="0"/>
      <w:lang w:val="de-DE" w:eastAsia="de-DE"/>
    </w:rPr>
  </w:style>
  <w:style w:type="character" w:customStyle="1" w:styleId="TextBOLD">
    <w:name w:val="Text BOLD"/>
    <w:rsid w:val="00F1269F"/>
    <w:rPr>
      <w:b/>
    </w:rPr>
  </w:style>
  <w:style w:type="paragraph" w:styleId="BodyText">
    <w:name w:val="Body Text"/>
    <w:aliases w:val="Body Text Char,Body Text Char1 Char,Body Text Char Char Char,Body Text Char1 Char Char Char,Body Text Char Char Char Char Char,Body Text Char2 Char Char Char Char Char,Body Text Char1 Char Char Char Char Char Char,Body Text Char1 Char1"/>
    <w:basedOn w:val="Normal"/>
    <w:link w:val="BodyTextChar1"/>
    <w:rsid w:val="00F1269F"/>
    <w:pPr>
      <w:spacing w:after="120"/>
    </w:pPr>
    <w:rPr>
      <w:rFonts w:eastAsia="MS Mincho"/>
      <w:kern w:val="0"/>
      <w:lang w:val="x-none" w:eastAsia="x-none"/>
    </w:rPr>
  </w:style>
  <w:style w:type="character" w:customStyle="1" w:styleId="BodyTextChar1">
    <w:name w:val="Body Text Char1"/>
    <w:aliases w:val="Body Text Char Char,Body Text Char1 Char Char,Body Text Char Char Char Char,Body Text Char1 Char Char Char Char,Body Text Char Char Char Char Char Char,Body Text Char2 Char Char Char Char Char Char,Body Text Char1 Char1 Char"/>
    <w:basedOn w:val="DefaultParagraphFont"/>
    <w:link w:val="BodyText"/>
    <w:rsid w:val="00F1269F"/>
    <w:rPr>
      <w:rFonts w:ascii="Arial" w:eastAsia="MS Mincho" w:hAnsi="Arial" w:cs="Times New Roman"/>
      <w:kern w:val="0"/>
      <w:sz w:val="20"/>
      <w:szCs w:val="24"/>
      <w:lang w:val="x-none" w:eastAsia="x-none"/>
    </w:rPr>
  </w:style>
  <w:style w:type="numbering" w:customStyle="1" w:styleId="Bullets">
    <w:name w:val="Bullets"/>
    <w:basedOn w:val="NoList"/>
    <w:rsid w:val="00F1269F"/>
    <w:pPr>
      <w:numPr>
        <w:numId w:val="9"/>
      </w:numPr>
    </w:pPr>
  </w:style>
  <w:style w:type="numbering" w:customStyle="1" w:styleId="Bulletsnumberd">
    <w:name w:val="Bullets numberd"/>
    <w:basedOn w:val="NoList"/>
    <w:rsid w:val="00F1269F"/>
    <w:pPr>
      <w:numPr>
        <w:numId w:val="10"/>
      </w:numPr>
    </w:pPr>
  </w:style>
  <w:style w:type="paragraph" w:customStyle="1" w:styleId="Appendix">
    <w:name w:val="Appendix"/>
    <w:basedOn w:val="Normal"/>
    <w:next w:val="Normal"/>
    <w:uiPriority w:val="99"/>
    <w:rsid w:val="00F1269F"/>
    <w:pPr>
      <w:pageBreakBefore/>
      <w:numPr>
        <w:numId w:val="11"/>
      </w:numPr>
      <w:spacing w:before="600" w:after="420"/>
      <w:jc w:val="center"/>
    </w:pPr>
    <w:rPr>
      <w:rFonts w:eastAsia="MS Mincho"/>
      <w:b/>
      <w:kern w:val="0"/>
      <w:sz w:val="36"/>
    </w:rPr>
  </w:style>
  <w:style w:type="character" w:customStyle="1" w:styleId="TextUNDERLINED">
    <w:name w:val="Text UNDERLINED"/>
    <w:rsid w:val="00F1269F"/>
    <w:rPr>
      <w:u w:val="single"/>
    </w:rPr>
  </w:style>
  <w:style w:type="character" w:customStyle="1" w:styleId="TextNORMAL">
    <w:name w:val="Text NORMAL"/>
    <w:rsid w:val="00F1269F"/>
  </w:style>
  <w:style w:type="paragraph" w:customStyle="1" w:styleId="Subtitel">
    <w:name w:val="Subtitel"/>
    <w:basedOn w:val="Normal"/>
    <w:next w:val="Normal"/>
    <w:autoRedefine/>
    <w:uiPriority w:val="99"/>
    <w:semiHidden/>
    <w:rsid w:val="00F1269F"/>
    <w:pPr>
      <w:tabs>
        <w:tab w:val="left" w:pos="975"/>
      </w:tabs>
      <w:spacing w:after="180"/>
      <w:ind w:left="612" w:right="612"/>
      <w:jc w:val="center"/>
    </w:pPr>
    <w:rPr>
      <w:rFonts w:eastAsia="MS Mincho"/>
      <w:kern w:val="0"/>
      <w:sz w:val="28"/>
      <w:szCs w:val="28"/>
      <w:lang w:val="de-DE"/>
    </w:rPr>
  </w:style>
  <w:style w:type="paragraph" w:customStyle="1" w:styleId="Titel">
    <w:name w:val="Titel"/>
    <w:basedOn w:val="Normal"/>
    <w:next w:val="Normal"/>
    <w:autoRedefine/>
    <w:uiPriority w:val="99"/>
    <w:semiHidden/>
    <w:rsid w:val="00F1269F"/>
    <w:pPr>
      <w:tabs>
        <w:tab w:val="left" w:pos="975"/>
      </w:tabs>
      <w:spacing w:after="180"/>
      <w:ind w:left="612" w:right="612"/>
    </w:pPr>
    <w:rPr>
      <w:rFonts w:eastAsia="MS Mincho"/>
      <w:kern w:val="0"/>
      <w:szCs w:val="20"/>
    </w:rPr>
  </w:style>
  <w:style w:type="paragraph" w:styleId="TOC4">
    <w:name w:val="toc 4"/>
    <w:basedOn w:val="Normal"/>
    <w:next w:val="Normal"/>
    <w:uiPriority w:val="39"/>
    <w:rsid w:val="00F1269F"/>
    <w:pPr>
      <w:ind w:left="2041" w:hanging="794"/>
    </w:pPr>
    <w:rPr>
      <w:rFonts w:eastAsia="MS Mincho"/>
      <w:kern w:val="0"/>
    </w:rPr>
  </w:style>
  <w:style w:type="paragraph" w:customStyle="1" w:styleId="Heading2withoutTOC">
    <w:name w:val="Heading 2 without TOC"/>
    <w:basedOn w:val="Normal"/>
    <w:next w:val="Normal"/>
    <w:uiPriority w:val="99"/>
    <w:semiHidden/>
    <w:rsid w:val="00F1269F"/>
    <w:pPr>
      <w:pageBreakBefore/>
      <w:spacing w:after="180"/>
      <w:jc w:val="center"/>
    </w:pPr>
    <w:rPr>
      <w:rFonts w:eastAsia="MS Mincho"/>
      <w:b/>
      <w:i/>
      <w:kern w:val="0"/>
      <w:sz w:val="28"/>
    </w:rPr>
  </w:style>
  <w:style w:type="paragraph" w:customStyle="1" w:styleId="HeadingforParagraph">
    <w:name w:val="Heading for Paragraph"/>
    <w:basedOn w:val="Normal"/>
    <w:next w:val="Normal"/>
    <w:uiPriority w:val="99"/>
    <w:rsid w:val="00F1269F"/>
    <w:pPr>
      <w:keepNext/>
      <w:spacing w:after="180"/>
    </w:pPr>
    <w:rPr>
      <w:rFonts w:eastAsia="MS Mincho"/>
      <w:b/>
      <w:kern w:val="0"/>
      <w:sz w:val="24"/>
    </w:rPr>
  </w:style>
  <w:style w:type="character" w:customStyle="1" w:styleId="TextITALIC">
    <w:name w:val="Text ITALIC"/>
    <w:rsid w:val="00F1269F"/>
    <w:rPr>
      <w:i/>
    </w:rPr>
  </w:style>
  <w:style w:type="paragraph" w:customStyle="1" w:styleId="CodeStyle">
    <w:name w:val="Code Style"/>
    <w:basedOn w:val="Normal"/>
    <w:next w:val="Normal"/>
    <w:link w:val="CodeStyleChar"/>
    <w:rsid w:val="00F1269F"/>
    <w:pPr>
      <w:pBdr>
        <w:top w:val="single" w:sz="4" w:space="6" w:color="auto" w:shadow="1"/>
        <w:left w:val="single" w:sz="4" w:space="6" w:color="auto" w:shadow="1"/>
        <w:bottom w:val="single" w:sz="4" w:space="6" w:color="auto" w:shadow="1"/>
        <w:right w:val="single" w:sz="4" w:space="6" w:color="auto" w:shadow="1"/>
      </w:pBdr>
    </w:pPr>
    <w:rPr>
      <w:rFonts w:ascii="Courier New" w:eastAsia="MS Mincho" w:hAnsi="Courier New"/>
      <w:noProof/>
      <w:color w:val="0000FF"/>
      <w:kern w:val="0"/>
      <w:sz w:val="18"/>
      <w:lang w:val="sq-AL" w:eastAsia="x-none"/>
    </w:rPr>
  </w:style>
  <w:style w:type="paragraph" w:styleId="TOC5">
    <w:name w:val="toc 5"/>
    <w:basedOn w:val="Normal"/>
    <w:next w:val="Normal"/>
    <w:autoRedefine/>
    <w:uiPriority w:val="39"/>
    <w:rsid w:val="00F1269F"/>
    <w:pPr>
      <w:ind w:left="799"/>
    </w:pPr>
    <w:rPr>
      <w:rFonts w:eastAsia="MS Mincho"/>
      <w:kern w:val="0"/>
    </w:rPr>
  </w:style>
  <w:style w:type="character" w:styleId="CommentReference">
    <w:name w:val="annotation reference"/>
    <w:rsid w:val="00F1269F"/>
    <w:rPr>
      <w:sz w:val="16"/>
      <w:szCs w:val="16"/>
    </w:rPr>
  </w:style>
  <w:style w:type="paragraph" w:customStyle="1" w:styleId="TextalignRIGHT">
    <w:name w:val="Text align RIGHT"/>
    <w:basedOn w:val="Normal"/>
    <w:next w:val="Normal"/>
    <w:uiPriority w:val="99"/>
    <w:rsid w:val="00F1269F"/>
    <w:pPr>
      <w:spacing w:after="180"/>
      <w:jc w:val="right"/>
    </w:pPr>
    <w:rPr>
      <w:rFonts w:eastAsia="MS Mincho"/>
      <w:kern w:val="0"/>
    </w:rPr>
  </w:style>
  <w:style w:type="paragraph" w:customStyle="1" w:styleId="TextalignLEFT">
    <w:name w:val="Text align LEFT"/>
    <w:basedOn w:val="Normal"/>
    <w:next w:val="Normal"/>
    <w:uiPriority w:val="99"/>
    <w:rsid w:val="00F1269F"/>
    <w:pPr>
      <w:spacing w:after="180"/>
    </w:pPr>
    <w:rPr>
      <w:rFonts w:eastAsia="MS Mincho"/>
      <w:kern w:val="0"/>
    </w:rPr>
  </w:style>
  <w:style w:type="paragraph" w:styleId="CommentText">
    <w:name w:val="annotation text"/>
    <w:basedOn w:val="Normal"/>
    <w:link w:val="CommentTextChar"/>
    <w:uiPriority w:val="99"/>
    <w:rsid w:val="00F1269F"/>
    <w:pPr>
      <w:spacing w:after="180"/>
    </w:pPr>
    <w:rPr>
      <w:rFonts w:eastAsia="MS Mincho"/>
      <w:kern w:val="0"/>
      <w:szCs w:val="20"/>
      <w:lang w:val="x-none" w:eastAsia="x-none"/>
    </w:rPr>
  </w:style>
  <w:style w:type="character" w:customStyle="1" w:styleId="CommentTextChar">
    <w:name w:val="Comment Text Char"/>
    <w:basedOn w:val="DefaultParagraphFont"/>
    <w:link w:val="CommentText"/>
    <w:uiPriority w:val="99"/>
    <w:rsid w:val="00F1269F"/>
    <w:rPr>
      <w:rFonts w:ascii="Arial" w:eastAsia="MS Mincho" w:hAnsi="Arial" w:cs="Times New Roman"/>
      <w:kern w:val="0"/>
      <w:sz w:val="20"/>
      <w:szCs w:val="20"/>
      <w:lang w:val="x-none" w:eastAsia="x-none"/>
    </w:rPr>
  </w:style>
  <w:style w:type="paragraph" w:styleId="CommentSubject">
    <w:name w:val="annotation subject"/>
    <w:basedOn w:val="CommentText"/>
    <w:next w:val="CommentText"/>
    <w:link w:val="CommentSubjectChar"/>
    <w:uiPriority w:val="99"/>
    <w:rsid w:val="00F1269F"/>
    <w:rPr>
      <w:b/>
      <w:bCs/>
    </w:rPr>
  </w:style>
  <w:style w:type="character" w:customStyle="1" w:styleId="CommentSubjectChar">
    <w:name w:val="Comment Subject Char"/>
    <w:basedOn w:val="CommentTextChar"/>
    <w:link w:val="CommentSubject"/>
    <w:uiPriority w:val="99"/>
    <w:rsid w:val="00F1269F"/>
    <w:rPr>
      <w:rFonts w:ascii="Arial" w:eastAsia="MS Mincho" w:hAnsi="Arial" w:cs="Times New Roman"/>
      <w:b/>
      <w:bCs/>
      <w:kern w:val="0"/>
      <w:sz w:val="20"/>
      <w:szCs w:val="20"/>
      <w:lang w:val="x-none" w:eastAsia="x-none"/>
    </w:rPr>
  </w:style>
  <w:style w:type="numbering" w:styleId="111111">
    <w:name w:val="Outline List 2"/>
    <w:basedOn w:val="NoList"/>
    <w:rsid w:val="00F1269F"/>
    <w:pPr>
      <w:numPr>
        <w:numId w:val="6"/>
      </w:numPr>
    </w:pPr>
  </w:style>
  <w:style w:type="numbering" w:styleId="1ai">
    <w:name w:val="Outline List 1"/>
    <w:basedOn w:val="NoList"/>
    <w:rsid w:val="00F1269F"/>
    <w:pPr>
      <w:numPr>
        <w:numId w:val="7"/>
      </w:numPr>
    </w:pPr>
  </w:style>
  <w:style w:type="numbering" w:styleId="ArticleSection">
    <w:name w:val="Outline List 3"/>
    <w:basedOn w:val="NoList"/>
    <w:rsid w:val="00F1269F"/>
    <w:pPr>
      <w:numPr>
        <w:numId w:val="8"/>
      </w:numPr>
    </w:pPr>
  </w:style>
  <w:style w:type="paragraph" w:styleId="BlockText">
    <w:name w:val="Block Text"/>
    <w:basedOn w:val="Normal"/>
    <w:uiPriority w:val="99"/>
    <w:rsid w:val="00F1269F"/>
    <w:pPr>
      <w:spacing w:after="120"/>
      <w:ind w:left="1440" w:right="1440"/>
    </w:pPr>
    <w:rPr>
      <w:rFonts w:eastAsia="MS Mincho"/>
      <w:kern w:val="0"/>
    </w:rPr>
  </w:style>
  <w:style w:type="paragraph" w:styleId="BodyText2">
    <w:name w:val="Body Text 2"/>
    <w:basedOn w:val="Normal"/>
    <w:link w:val="BodyText2Char"/>
    <w:uiPriority w:val="99"/>
    <w:rsid w:val="00F1269F"/>
    <w:pPr>
      <w:spacing w:after="120" w:line="480" w:lineRule="auto"/>
    </w:pPr>
    <w:rPr>
      <w:rFonts w:eastAsia="MS Mincho"/>
      <w:kern w:val="0"/>
      <w:lang w:val="x-none" w:eastAsia="x-none"/>
    </w:rPr>
  </w:style>
  <w:style w:type="character" w:customStyle="1" w:styleId="BodyText2Char">
    <w:name w:val="Body Text 2 Char"/>
    <w:basedOn w:val="DefaultParagraphFont"/>
    <w:link w:val="BodyText2"/>
    <w:uiPriority w:val="99"/>
    <w:rsid w:val="00F1269F"/>
    <w:rPr>
      <w:rFonts w:ascii="Arial" w:eastAsia="MS Mincho" w:hAnsi="Arial" w:cs="Times New Roman"/>
      <w:kern w:val="0"/>
      <w:sz w:val="20"/>
      <w:szCs w:val="24"/>
      <w:lang w:val="x-none" w:eastAsia="x-none"/>
    </w:rPr>
  </w:style>
  <w:style w:type="paragraph" w:styleId="BodyText3">
    <w:name w:val="Body Text 3"/>
    <w:basedOn w:val="Normal"/>
    <w:link w:val="BodyText3Char"/>
    <w:uiPriority w:val="99"/>
    <w:rsid w:val="00F1269F"/>
    <w:pPr>
      <w:spacing w:after="120"/>
    </w:pPr>
    <w:rPr>
      <w:rFonts w:eastAsia="MS Mincho"/>
      <w:kern w:val="0"/>
      <w:sz w:val="16"/>
      <w:szCs w:val="16"/>
      <w:lang w:val="x-none" w:eastAsia="x-none"/>
    </w:rPr>
  </w:style>
  <w:style w:type="character" w:customStyle="1" w:styleId="BodyText3Char">
    <w:name w:val="Body Text 3 Char"/>
    <w:basedOn w:val="DefaultParagraphFont"/>
    <w:link w:val="BodyText3"/>
    <w:uiPriority w:val="99"/>
    <w:rsid w:val="00F1269F"/>
    <w:rPr>
      <w:rFonts w:ascii="Arial" w:eastAsia="MS Mincho" w:hAnsi="Arial" w:cs="Times New Roman"/>
      <w:kern w:val="0"/>
      <w:sz w:val="16"/>
      <w:szCs w:val="16"/>
      <w:lang w:val="x-none" w:eastAsia="x-none"/>
    </w:rPr>
  </w:style>
  <w:style w:type="paragraph" w:styleId="BodyTextFirstIndent">
    <w:name w:val="Body Text First Indent"/>
    <w:basedOn w:val="BodyText"/>
    <w:link w:val="BodyTextFirstIndentChar"/>
    <w:uiPriority w:val="99"/>
    <w:rsid w:val="00F1269F"/>
    <w:pPr>
      <w:ind w:firstLine="210"/>
    </w:pPr>
  </w:style>
  <w:style w:type="character" w:customStyle="1" w:styleId="BodyTextFirstIndentChar">
    <w:name w:val="Body Text First Indent Char"/>
    <w:basedOn w:val="BodyTextChar1"/>
    <w:link w:val="BodyTextFirstIndent"/>
    <w:uiPriority w:val="99"/>
    <w:rsid w:val="00F1269F"/>
    <w:rPr>
      <w:rFonts w:ascii="Arial" w:eastAsia="MS Mincho" w:hAnsi="Arial" w:cs="Times New Roman"/>
      <w:kern w:val="0"/>
      <w:sz w:val="20"/>
      <w:szCs w:val="24"/>
      <w:lang w:val="x-none" w:eastAsia="x-none"/>
    </w:rPr>
  </w:style>
  <w:style w:type="paragraph" w:styleId="BodyTextIndent">
    <w:name w:val="Body Text Indent"/>
    <w:basedOn w:val="Normal"/>
    <w:link w:val="BodyTextIndentChar"/>
    <w:uiPriority w:val="99"/>
    <w:rsid w:val="00F1269F"/>
    <w:pPr>
      <w:spacing w:after="120"/>
      <w:ind w:left="283"/>
    </w:pPr>
    <w:rPr>
      <w:rFonts w:eastAsia="MS Mincho"/>
      <w:kern w:val="0"/>
      <w:lang w:val="x-none" w:eastAsia="x-none"/>
    </w:rPr>
  </w:style>
  <w:style w:type="character" w:customStyle="1" w:styleId="BodyTextIndentChar">
    <w:name w:val="Body Text Indent Char"/>
    <w:basedOn w:val="DefaultParagraphFont"/>
    <w:link w:val="BodyTextIndent"/>
    <w:uiPriority w:val="99"/>
    <w:rsid w:val="00F1269F"/>
    <w:rPr>
      <w:rFonts w:ascii="Arial" w:eastAsia="MS Mincho" w:hAnsi="Arial" w:cs="Times New Roman"/>
      <w:kern w:val="0"/>
      <w:sz w:val="20"/>
      <w:szCs w:val="24"/>
      <w:lang w:val="x-none" w:eastAsia="x-none"/>
    </w:rPr>
  </w:style>
  <w:style w:type="paragraph" w:styleId="BodyTextFirstIndent2">
    <w:name w:val="Body Text First Indent 2"/>
    <w:basedOn w:val="BodyTextIndent"/>
    <w:link w:val="BodyTextFirstIndent2Char"/>
    <w:uiPriority w:val="99"/>
    <w:rsid w:val="00F1269F"/>
    <w:pPr>
      <w:ind w:firstLine="210"/>
    </w:pPr>
  </w:style>
  <w:style w:type="character" w:customStyle="1" w:styleId="BodyTextFirstIndent2Char">
    <w:name w:val="Body Text First Indent 2 Char"/>
    <w:basedOn w:val="BodyTextIndentChar"/>
    <w:link w:val="BodyTextFirstIndent2"/>
    <w:uiPriority w:val="99"/>
    <w:rsid w:val="00F1269F"/>
    <w:rPr>
      <w:rFonts w:ascii="Arial" w:eastAsia="MS Mincho" w:hAnsi="Arial" w:cs="Times New Roman"/>
      <w:kern w:val="0"/>
      <w:sz w:val="20"/>
      <w:szCs w:val="24"/>
      <w:lang w:val="x-none" w:eastAsia="x-none"/>
    </w:rPr>
  </w:style>
  <w:style w:type="paragraph" w:styleId="BodyTextIndent2">
    <w:name w:val="Body Text Indent 2"/>
    <w:basedOn w:val="Normal"/>
    <w:link w:val="BodyTextIndent2Char"/>
    <w:uiPriority w:val="99"/>
    <w:rsid w:val="00F1269F"/>
    <w:pPr>
      <w:spacing w:after="120" w:line="480" w:lineRule="auto"/>
      <w:ind w:left="283"/>
    </w:pPr>
    <w:rPr>
      <w:rFonts w:eastAsia="MS Mincho"/>
      <w:kern w:val="0"/>
      <w:lang w:val="x-none" w:eastAsia="x-none"/>
    </w:rPr>
  </w:style>
  <w:style w:type="character" w:customStyle="1" w:styleId="BodyTextIndent2Char">
    <w:name w:val="Body Text Indent 2 Char"/>
    <w:basedOn w:val="DefaultParagraphFont"/>
    <w:link w:val="BodyTextIndent2"/>
    <w:uiPriority w:val="99"/>
    <w:rsid w:val="00F1269F"/>
    <w:rPr>
      <w:rFonts w:ascii="Arial" w:eastAsia="MS Mincho" w:hAnsi="Arial" w:cs="Times New Roman"/>
      <w:kern w:val="0"/>
      <w:sz w:val="20"/>
      <w:szCs w:val="24"/>
      <w:lang w:val="x-none" w:eastAsia="x-none"/>
    </w:rPr>
  </w:style>
  <w:style w:type="paragraph" w:styleId="BodyTextIndent3">
    <w:name w:val="Body Text Indent 3"/>
    <w:basedOn w:val="Normal"/>
    <w:link w:val="BodyTextIndent3Char"/>
    <w:uiPriority w:val="99"/>
    <w:rsid w:val="00F1269F"/>
    <w:pPr>
      <w:spacing w:after="120"/>
      <w:ind w:left="283"/>
    </w:pPr>
    <w:rPr>
      <w:rFonts w:eastAsia="MS Mincho"/>
      <w:kern w:val="0"/>
      <w:sz w:val="16"/>
      <w:szCs w:val="16"/>
      <w:lang w:val="x-none" w:eastAsia="x-none"/>
    </w:rPr>
  </w:style>
  <w:style w:type="character" w:customStyle="1" w:styleId="BodyTextIndent3Char">
    <w:name w:val="Body Text Indent 3 Char"/>
    <w:basedOn w:val="DefaultParagraphFont"/>
    <w:link w:val="BodyTextIndent3"/>
    <w:uiPriority w:val="99"/>
    <w:rsid w:val="00F1269F"/>
    <w:rPr>
      <w:rFonts w:ascii="Arial" w:eastAsia="MS Mincho" w:hAnsi="Arial" w:cs="Times New Roman"/>
      <w:kern w:val="0"/>
      <w:sz w:val="16"/>
      <w:szCs w:val="16"/>
      <w:lang w:val="x-none" w:eastAsia="x-none"/>
    </w:rPr>
  </w:style>
  <w:style w:type="paragraph" w:styleId="Date">
    <w:name w:val="Date"/>
    <w:basedOn w:val="Normal"/>
    <w:next w:val="Normal"/>
    <w:link w:val="DateChar"/>
    <w:uiPriority w:val="99"/>
    <w:rsid w:val="00F1269F"/>
    <w:pPr>
      <w:spacing w:after="180"/>
    </w:pPr>
    <w:rPr>
      <w:rFonts w:eastAsia="MS Mincho"/>
      <w:kern w:val="0"/>
      <w:lang w:val="x-none" w:eastAsia="x-none"/>
    </w:rPr>
  </w:style>
  <w:style w:type="character" w:customStyle="1" w:styleId="DateChar">
    <w:name w:val="Date Char"/>
    <w:basedOn w:val="DefaultParagraphFont"/>
    <w:link w:val="Date"/>
    <w:uiPriority w:val="99"/>
    <w:rsid w:val="00F1269F"/>
    <w:rPr>
      <w:rFonts w:ascii="Arial" w:eastAsia="MS Mincho" w:hAnsi="Arial" w:cs="Times New Roman"/>
      <w:kern w:val="0"/>
      <w:sz w:val="20"/>
      <w:szCs w:val="24"/>
      <w:lang w:val="x-none" w:eastAsia="x-none"/>
    </w:rPr>
  </w:style>
  <w:style w:type="paragraph" w:styleId="E-mailSignature">
    <w:name w:val="E-mail Signature"/>
    <w:basedOn w:val="Normal"/>
    <w:link w:val="E-mailSignatureChar"/>
    <w:uiPriority w:val="99"/>
    <w:rsid w:val="00F1269F"/>
    <w:pPr>
      <w:spacing w:after="180"/>
    </w:pPr>
    <w:rPr>
      <w:rFonts w:eastAsia="MS Mincho"/>
      <w:kern w:val="0"/>
      <w:lang w:val="x-none" w:eastAsia="x-none"/>
    </w:rPr>
  </w:style>
  <w:style w:type="character" w:customStyle="1" w:styleId="E-mailSignatureChar">
    <w:name w:val="E-mail Signature Char"/>
    <w:basedOn w:val="DefaultParagraphFont"/>
    <w:link w:val="E-mailSignature"/>
    <w:uiPriority w:val="99"/>
    <w:rsid w:val="00F1269F"/>
    <w:rPr>
      <w:rFonts w:ascii="Arial" w:eastAsia="MS Mincho" w:hAnsi="Arial" w:cs="Times New Roman"/>
      <w:kern w:val="0"/>
      <w:sz w:val="20"/>
      <w:szCs w:val="24"/>
      <w:lang w:val="x-none" w:eastAsia="x-none"/>
    </w:rPr>
  </w:style>
  <w:style w:type="character" w:styleId="Emphasis">
    <w:name w:val="Emphasis"/>
    <w:qFormat/>
    <w:rsid w:val="00F1269F"/>
    <w:rPr>
      <w:i/>
      <w:iCs/>
    </w:rPr>
  </w:style>
  <w:style w:type="paragraph" w:styleId="EnvelopeAddress">
    <w:name w:val="envelope address"/>
    <w:basedOn w:val="Normal"/>
    <w:uiPriority w:val="99"/>
    <w:rsid w:val="00F1269F"/>
    <w:pPr>
      <w:framePr w:w="7920" w:h="1980" w:hRule="exact" w:hSpace="180" w:wrap="auto" w:hAnchor="page" w:xAlign="center" w:yAlign="bottom"/>
      <w:spacing w:after="180"/>
      <w:ind w:left="2880"/>
    </w:pPr>
    <w:rPr>
      <w:rFonts w:eastAsia="MS Mincho" w:cs="Arial"/>
      <w:kern w:val="0"/>
      <w:sz w:val="24"/>
    </w:rPr>
  </w:style>
  <w:style w:type="paragraph" w:styleId="EnvelopeReturn">
    <w:name w:val="envelope return"/>
    <w:basedOn w:val="Normal"/>
    <w:uiPriority w:val="99"/>
    <w:rsid w:val="00F1269F"/>
    <w:pPr>
      <w:spacing w:after="180"/>
    </w:pPr>
    <w:rPr>
      <w:rFonts w:eastAsia="MS Mincho" w:cs="Arial"/>
      <w:kern w:val="0"/>
      <w:szCs w:val="20"/>
    </w:rPr>
  </w:style>
  <w:style w:type="character" w:styleId="FollowedHyperlink">
    <w:name w:val="FollowedHyperlink"/>
    <w:rsid w:val="00F1269F"/>
    <w:rPr>
      <w:color w:val="800080"/>
      <w:u w:val="single"/>
    </w:rPr>
  </w:style>
  <w:style w:type="character" w:styleId="HTMLAcronym">
    <w:name w:val="HTML Acronym"/>
    <w:rsid w:val="00F1269F"/>
  </w:style>
  <w:style w:type="paragraph" w:styleId="HTMLAddress">
    <w:name w:val="HTML Address"/>
    <w:basedOn w:val="Normal"/>
    <w:link w:val="HTMLAddressChar"/>
    <w:rsid w:val="00F1269F"/>
    <w:pPr>
      <w:spacing w:after="180"/>
    </w:pPr>
    <w:rPr>
      <w:rFonts w:eastAsia="MS Mincho"/>
      <w:i/>
      <w:iCs/>
      <w:kern w:val="0"/>
      <w:lang w:val="x-none" w:eastAsia="x-none"/>
    </w:rPr>
  </w:style>
  <w:style w:type="character" w:customStyle="1" w:styleId="HTMLAddressChar">
    <w:name w:val="HTML Address Char"/>
    <w:basedOn w:val="DefaultParagraphFont"/>
    <w:link w:val="HTMLAddress"/>
    <w:rsid w:val="00F1269F"/>
    <w:rPr>
      <w:rFonts w:ascii="Arial" w:eastAsia="MS Mincho" w:hAnsi="Arial" w:cs="Times New Roman"/>
      <w:i/>
      <w:iCs/>
      <w:kern w:val="0"/>
      <w:sz w:val="20"/>
      <w:szCs w:val="24"/>
      <w:lang w:val="x-none" w:eastAsia="x-none"/>
    </w:rPr>
  </w:style>
  <w:style w:type="character" w:styleId="HTMLCite">
    <w:name w:val="HTML Cite"/>
    <w:rsid w:val="00F1269F"/>
    <w:rPr>
      <w:i/>
      <w:iCs/>
    </w:rPr>
  </w:style>
  <w:style w:type="character" w:styleId="HTMLCode">
    <w:name w:val="HTML Code"/>
    <w:rsid w:val="00F1269F"/>
    <w:rPr>
      <w:rFonts w:ascii="Courier New" w:hAnsi="Courier New" w:cs="Courier New"/>
      <w:sz w:val="20"/>
      <w:szCs w:val="20"/>
    </w:rPr>
  </w:style>
  <w:style w:type="character" w:styleId="HTMLDefinition">
    <w:name w:val="HTML Definition"/>
    <w:rsid w:val="00F1269F"/>
    <w:rPr>
      <w:i/>
      <w:iCs/>
    </w:rPr>
  </w:style>
  <w:style w:type="character" w:styleId="HTMLKeyboard">
    <w:name w:val="HTML Keyboard"/>
    <w:rsid w:val="00F1269F"/>
    <w:rPr>
      <w:rFonts w:ascii="Courier New" w:hAnsi="Courier New" w:cs="Courier New"/>
      <w:sz w:val="20"/>
      <w:szCs w:val="20"/>
    </w:rPr>
  </w:style>
  <w:style w:type="paragraph" w:styleId="HTMLPreformatted">
    <w:name w:val="HTML Preformatted"/>
    <w:basedOn w:val="Normal"/>
    <w:link w:val="HTMLPreformattedChar"/>
    <w:rsid w:val="00F1269F"/>
    <w:pPr>
      <w:spacing w:after="180"/>
    </w:pPr>
    <w:rPr>
      <w:rFonts w:ascii="Courier New" w:eastAsia="MS Mincho" w:hAnsi="Courier New"/>
      <w:kern w:val="0"/>
      <w:szCs w:val="20"/>
      <w:lang w:val="x-none" w:eastAsia="x-none"/>
    </w:rPr>
  </w:style>
  <w:style w:type="character" w:customStyle="1" w:styleId="HTMLPreformattedChar">
    <w:name w:val="HTML Preformatted Char"/>
    <w:basedOn w:val="DefaultParagraphFont"/>
    <w:link w:val="HTMLPreformatted"/>
    <w:rsid w:val="00F1269F"/>
    <w:rPr>
      <w:rFonts w:ascii="Courier New" w:eastAsia="MS Mincho" w:hAnsi="Courier New" w:cs="Times New Roman"/>
      <w:kern w:val="0"/>
      <w:sz w:val="20"/>
      <w:szCs w:val="20"/>
      <w:lang w:val="x-none" w:eastAsia="x-none"/>
    </w:rPr>
  </w:style>
  <w:style w:type="character" w:styleId="HTMLSample">
    <w:name w:val="HTML Sample"/>
    <w:rsid w:val="00F1269F"/>
    <w:rPr>
      <w:rFonts w:ascii="Courier New" w:hAnsi="Courier New" w:cs="Courier New"/>
    </w:rPr>
  </w:style>
  <w:style w:type="character" w:styleId="HTMLTypewriter">
    <w:name w:val="HTML Typewriter"/>
    <w:rsid w:val="00F1269F"/>
    <w:rPr>
      <w:rFonts w:ascii="Courier New" w:hAnsi="Courier New" w:cs="Courier New"/>
      <w:sz w:val="20"/>
      <w:szCs w:val="20"/>
    </w:rPr>
  </w:style>
  <w:style w:type="character" w:styleId="HTMLVariable">
    <w:name w:val="HTML Variable"/>
    <w:rsid w:val="00F1269F"/>
    <w:rPr>
      <w:i/>
      <w:iCs/>
    </w:rPr>
  </w:style>
  <w:style w:type="character" w:styleId="LineNumber">
    <w:name w:val="line number"/>
    <w:rsid w:val="00F1269F"/>
  </w:style>
  <w:style w:type="paragraph" w:styleId="List">
    <w:name w:val="List"/>
    <w:basedOn w:val="Normal"/>
    <w:uiPriority w:val="99"/>
    <w:rsid w:val="00F1269F"/>
    <w:pPr>
      <w:spacing w:after="180"/>
      <w:ind w:left="283" w:hanging="283"/>
    </w:pPr>
    <w:rPr>
      <w:rFonts w:eastAsia="MS Mincho"/>
      <w:kern w:val="0"/>
    </w:rPr>
  </w:style>
  <w:style w:type="paragraph" w:styleId="List2">
    <w:name w:val="List 2"/>
    <w:basedOn w:val="Normal"/>
    <w:uiPriority w:val="99"/>
    <w:rsid w:val="00F1269F"/>
    <w:pPr>
      <w:spacing w:after="180"/>
      <w:ind w:left="566" w:hanging="283"/>
    </w:pPr>
    <w:rPr>
      <w:rFonts w:eastAsia="MS Mincho"/>
      <w:kern w:val="0"/>
    </w:rPr>
  </w:style>
  <w:style w:type="paragraph" w:styleId="List3">
    <w:name w:val="List 3"/>
    <w:basedOn w:val="Normal"/>
    <w:uiPriority w:val="99"/>
    <w:rsid w:val="00F1269F"/>
    <w:pPr>
      <w:spacing w:after="180"/>
      <w:ind w:left="849" w:hanging="283"/>
    </w:pPr>
    <w:rPr>
      <w:rFonts w:eastAsia="MS Mincho"/>
      <w:kern w:val="0"/>
    </w:rPr>
  </w:style>
  <w:style w:type="paragraph" w:styleId="List4">
    <w:name w:val="List 4"/>
    <w:basedOn w:val="Normal"/>
    <w:uiPriority w:val="99"/>
    <w:rsid w:val="00F1269F"/>
    <w:pPr>
      <w:spacing w:after="180"/>
      <w:ind w:left="1132" w:hanging="283"/>
    </w:pPr>
    <w:rPr>
      <w:rFonts w:eastAsia="MS Mincho"/>
      <w:kern w:val="0"/>
    </w:rPr>
  </w:style>
  <w:style w:type="paragraph" w:styleId="List5">
    <w:name w:val="List 5"/>
    <w:basedOn w:val="Normal"/>
    <w:uiPriority w:val="99"/>
    <w:rsid w:val="00F1269F"/>
    <w:pPr>
      <w:spacing w:after="180"/>
      <w:ind w:left="1415" w:hanging="283"/>
    </w:pPr>
    <w:rPr>
      <w:rFonts w:eastAsia="MS Mincho"/>
      <w:kern w:val="0"/>
    </w:rPr>
  </w:style>
  <w:style w:type="paragraph" w:styleId="ListBullet4">
    <w:name w:val="List Bullet 4"/>
    <w:basedOn w:val="Normal"/>
    <w:uiPriority w:val="99"/>
    <w:rsid w:val="00F1269F"/>
    <w:pPr>
      <w:numPr>
        <w:numId w:val="2"/>
      </w:numPr>
      <w:spacing w:after="180"/>
    </w:pPr>
    <w:rPr>
      <w:rFonts w:eastAsia="MS Mincho"/>
      <w:kern w:val="0"/>
    </w:rPr>
  </w:style>
  <w:style w:type="paragraph" w:styleId="ListBullet5">
    <w:name w:val="List Bullet 5"/>
    <w:basedOn w:val="Normal"/>
    <w:uiPriority w:val="99"/>
    <w:rsid w:val="00F1269F"/>
    <w:pPr>
      <w:numPr>
        <w:numId w:val="3"/>
      </w:numPr>
      <w:spacing w:after="180"/>
    </w:pPr>
    <w:rPr>
      <w:rFonts w:eastAsia="MS Mincho"/>
      <w:kern w:val="0"/>
    </w:rPr>
  </w:style>
  <w:style w:type="paragraph" w:styleId="ListContinue">
    <w:name w:val="List Continue"/>
    <w:basedOn w:val="Normal"/>
    <w:uiPriority w:val="99"/>
    <w:rsid w:val="00F1269F"/>
    <w:pPr>
      <w:spacing w:after="120"/>
      <w:ind w:left="283"/>
    </w:pPr>
    <w:rPr>
      <w:rFonts w:eastAsia="MS Mincho"/>
      <w:kern w:val="0"/>
    </w:rPr>
  </w:style>
  <w:style w:type="paragraph" w:styleId="ListContinue2">
    <w:name w:val="List Continue 2"/>
    <w:basedOn w:val="Normal"/>
    <w:uiPriority w:val="99"/>
    <w:rsid w:val="00F1269F"/>
    <w:pPr>
      <w:spacing w:after="120"/>
      <w:ind w:left="566"/>
    </w:pPr>
    <w:rPr>
      <w:rFonts w:eastAsia="MS Mincho"/>
      <w:kern w:val="0"/>
    </w:rPr>
  </w:style>
  <w:style w:type="paragraph" w:styleId="ListContinue3">
    <w:name w:val="List Continue 3"/>
    <w:basedOn w:val="Normal"/>
    <w:uiPriority w:val="99"/>
    <w:rsid w:val="00F1269F"/>
    <w:pPr>
      <w:spacing w:after="120"/>
      <w:ind w:left="849"/>
    </w:pPr>
    <w:rPr>
      <w:rFonts w:eastAsia="MS Mincho"/>
      <w:kern w:val="0"/>
    </w:rPr>
  </w:style>
  <w:style w:type="paragraph" w:styleId="ListContinue4">
    <w:name w:val="List Continue 4"/>
    <w:basedOn w:val="Normal"/>
    <w:uiPriority w:val="99"/>
    <w:rsid w:val="00F1269F"/>
    <w:pPr>
      <w:spacing w:after="120"/>
      <w:ind w:left="1132"/>
    </w:pPr>
    <w:rPr>
      <w:rFonts w:eastAsia="MS Mincho"/>
      <w:kern w:val="0"/>
    </w:rPr>
  </w:style>
  <w:style w:type="paragraph" w:styleId="ListContinue5">
    <w:name w:val="List Continue 5"/>
    <w:basedOn w:val="Normal"/>
    <w:uiPriority w:val="99"/>
    <w:rsid w:val="00F1269F"/>
    <w:pPr>
      <w:spacing w:after="120"/>
      <w:ind w:left="1415"/>
    </w:pPr>
    <w:rPr>
      <w:rFonts w:eastAsia="MS Mincho"/>
      <w:kern w:val="0"/>
    </w:rPr>
  </w:style>
  <w:style w:type="paragraph" w:styleId="ListNumber4">
    <w:name w:val="List Number 4"/>
    <w:basedOn w:val="Normal"/>
    <w:uiPriority w:val="99"/>
    <w:rsid w:val="00F1269F"/>
    <w:pPr>
      <w:numPr>
        <w:numId w:val="4"/>
      </w:numPr>
      <w:spacing w:after="180"/>
    </w:pPr>
    <w:rPr>
      <w:rFonts w:eastAsia="MS Mincho"/>
      <w:kern w:val="0"/>
    </w:rPr>
  </w:style>
  <w:style w:type="paragraph" w:styleId="ListNumber5">
    <w:name w:val="List Number 5"/>
    <w:basedOn w:val="Normal"/>
    <w:uiPriority w:val="99"/>
    <w:rsid w:val="00F1269F"/>
    <w:pPr>
      <w:numPr>
        <w:numId w:val="5"/>
      </w:numPr>
      <w:spacing w:after="180"/>
    </w:pPr>
    <w:rPr>
      <w:rFonts w:eastAsia="MS Mincho"/>
      <w:kern w:val="0"/>
    </w:rPr>
  </w:style>
  <w:style w:type="paragraph" w:styleId="MessageHeader">
    <w:name w:val="Message Header"/>
    <w:basedOn w:val="Normal"/>
    <w:link w:val="MessageHeaderChar"/>
    <w:uiPriority w:val="99"/>
    <w:rsid w:val="00F1269F"/>
    <w:pPr>
      <w:pBdr>
        <w:top w:val="single" w:sz="6" w:space="1" w:color="auto"/>
        <w:left w:val="single" w:sz="6" w:space="1" w:color="auto"/>
        <w:bottom w:val="single" w:sz="6" w:space="1" w:color="auto"/>
        <w:right w:val="single" w:sz="6" w:space="1" w:color="auto"/>
      </w:pBdr>
      <w:shd w:val="pct20" w:color="auto" w:fill="auto"/>
      <w:spacing w:after="180"/>
      <w:ind w:left="1134" w:hanging="1134"/>
    </w:pPr>
    <w:rPr>
      <w:rFonts w:eastAsia="MS Mincho"/>
      <w:kern w:val="0"/>
      <w:sz w:val="24"/>
      <w:lang w:val="x-none" w:eastAsia="x-none"/>
    </w:rPr>
  </w:style>
  <w:style w:type="character" w:customStyle="1" w:styleId="MessageHeaderChar">
    <w:name w:val="Message Header Char"/>
    <w:basedOn w:val="DefaultParagraphFont"/>
    <w:link w:val="MessageHeader"/>
    <w:uiPriority w:val="99"/>
    <w:rsid w:val="00F1269F"/>
    <w:rPr>
      <w:rFonts w:ascii="Arial" w:eastAsia="MS Mincho" w:hAnsi="Arial" w:cs="Times New Roman"/>
      <w:kern w:val="0"/>
      <w:sz w:val="24"/>
      <w:szCs w:val="24"/>
      <w:shd w:val="pct20" w:color="auto" w:fill="auto"/>
      <w:lang w:val="x-none" w:eastAsia="x-none"/>
    </w:rPr>
  </w:style>
  <w:style w:type="paragraph" w:styleId="NormalIndent">
    <w:name w:val="Normal Indent"/>
    <w:basedOn w:val="Normal"/>
    <w:uiPriority w:val="99"/>
    <w:rsid w:val="00F1269F"/>
    <w:pPr>
      <w:spacing w:after="180"/>
      <w:ind w:left="720"/>
    </w:pPr>
    <w:rPr>
      <w:rFonts w:eastAsia="MS Mincho"/>
      <w:kern w:val="0"/>
    </w:rPr>
  </w:style>
  <w:style w:type="paragraph" w:styleId="NoteHeading">
    <w:name w:val="Note Heading"/>
    <w:basedOn w:val="Normal"/>
    <w:next w:val="Normal"/>
    <w:link w:val="NoteHeadingChar"/>
    <w:uiPriority w:val="99"/>
    <w:rsid w:val="00F1269F"/>
    <w:pPr>
      <w:spacing w:after="180"/>
    </w:pPr>
    <w:rPr>
      <w:rFonts w:eastAsia="MS Mincho"/>
      <w:kern w:val="0"/>
      <w:lang w:val="x-none" w:eastAsia="x-none"/>
    </w:rPr>
  </w:style>
  <w:style w:type="character" w:customStyle="1" w:styleId="NoteHeadingChar">
    <w:name w:val="Note Heading Char"/>
    <w:basedOn w:val="DefaultParagraphFont"/>
    <w:link w:val="NoteHeading"/>
    <w:uiPriority w:val="99"/>
    <w:rsid w:val="00F1269F"/>
    <w:rPr>
      <w:rFonts w:ascii="Arial" w:eastAsia="MS Mincho" w:hAnsi="Arial" w:cs="Times New Roman"/>
      <w:kern w:val="0"/>
      <w:sz w:val="20"/>
      <w:szCs w:val="24"/>
      <w:lang w:val="x-none" w:eastAsia="x-none"/>
    </w:rPr>
  </w:style>
  <w:style w:type="paragraph" w:styleId="PlainText">
    <w:name w:val="Plain Text"/>
    <w:basedOn w:val="Normal"/>
    <w:link w:val="PlainTextChar"/>
    <w:uiPriority w:val="99"/>
    <w:rsid w:val="00F1269F"/>
    <w:pPr>
      <w:spacing w:after="180"/>
    </w:pPr>
    <w:rPr>
      <w:rFonts w:ascii="Courier New" w:eastAsia="MS Mincho" w:hAnsi="Courier New"/>
      <w:kern w:val="0"/>
      <w:szCs w:val="20"/>
      <w:lang w:val="x-none" w:eastAsia="x-none"/>
    </w:rPr>
  </w:style>
  <w:style w:type="character" w:customStyle="1" w:styleId="PlainTextChar">
    <w:name w:val="Plain Text Char"/>
    <w:basedOn w:val="DefaultParagraphFont"/>
    <w:link w:val="PlainText"/>
    <w:uiPriority w:val="99"/>
    <w:rsid w:val="00F1269F"/>
    <w:rPr>
      <w:rFonts w:ascii="Courier New" w:eastAsia="MS Mincho" w:hAnsi="Courier New" w:cs="Times New Roman"/>
      <w:kern w:val="0"/>
      <w:sz w:val="20"/>
      <w:szCs w:val="20"/>
      <w:lang w:val="x-none" w:eastAsia="x-none"/>
    </w:rPr>
  </w:style>
  <w:style w:type="paragraph" w:styleId="Salutation">
    <w:name w:val="Salutation"/>
    <w:basedOn w:val="Normal"/>
    <w:next w:val="Normal"/>
    <w:link w:val="SalutationChar"/>
    <w:uiPriority w:val="99"/>
    <w:rsid w:val="00F1269F"/>
    <w:pPr>
      <w:spacing w:after="180"/>
    </w:pPr>
    <w:rPr>
      <w:rFonts w:eastAsia="MS Mincho"/>
      <w:kern w:val="0"/>
      <w:lang w:val="x-none" w:eastAsia="x-none"/>
    </w:rPr>
  </w:style>
  <w:style w:type="character" w:customStyle="1" w:styleId="SalutationChar">
    <w:name w:val="Salutation Char"/>
    <w:basedOn w:val="DefaultParagraphFont"/>
    <w:link w:val="Salutation"/>
    <w:uiPriority w:val="99"/>
    <w:rsid w:val="00F1269F"/>
    <w:rPr>
      <w:rFonts w:ascii="Arial" w:eastAsia="MS Mincho" w:hAnsi="Arial" w:cs="Times New Roman"/>
      <w:kern w:val="0"/>
      <w:sz w:val="20"/>
      <w:szCs w:val="24"/>
      <w:lang w:val="x-none" w:eastAsia="x-none"/>
    </w:rPr>
  </w:style>
  <w:style w:type="paragraph" w:styleId="Signature">
    <w:name w:val="Signature"/>
    <w:basedOn w:val="Normal"/>
    <w:link w:val="SignatureChar"/>
    <w:uiPriority w:val="99"/>
    <w:rsid w:val="00F1269F"/>
    <w:pPr>
      <w:spacing w:after="180"/>
      <w:ind w:left="4252"/>
    </w:pPr>
    <w:rPr>
      <w:rFonts w:eastAsia="MS Mincho"/>
      <w:kern w:val="0"/>
      <w:lang w:val="x-none" w:eastAsia="x-none"/>
    </w:rPr>
  </w:style>
  <w:style w:type="character" w:customStyle="1" w:styleId="SignatureChar">
    <w:name w:val="Signature Char"/>
    <w:basedOn w:val="DefaultParagraphFont"/>
    <w:link w:val="Signature"/>
    <w:uiPriority w:val="99"/>
    <w:rsid w:val="00F1269F"/>
    <w:rPr>
      <w:rFonts w:ascii="Arial" w:eastAsia="MS Mincho" w:hAnsi="Arial" w:cs="Times New Roman"/>
      <w:kern w:val="0"/>
      <w:sz w:val="20"/>
      <w:szCs w:val="24"/>
      <w:lang w:val="x-none" w:eastAsia="x-none"/>
    </w:rPr>
  </w:style>
  <w:style w:type="character" w:styleId="Strong">
    <w:name w:val="Strong"/>
    <w:qFormat/>
    <w:rsid w:val="00F1269F"/>
    <w:rPr>
      <w:b/>
      <w:bCs/>
    </w:rPr>
  </w:style>
  <w:style w:type="paragraph" w:styleId="Subtitle">
    <w:name w:val="Subtitle"/>
    <w:basedOn w:val="Normal"/>
    <w:link w:val="SubtitleChar"/>
    <w:uiPriority w:val="99"/>
    <w:qFormat/>
    <w:rsid w:val="00F1269F"/>
    <w:pPr>
      <w:spacing w:after="60"/>
      <w:jc w:val="center"/>
      <w:outlineLvl w:val="1"/>
    </w:pPr>
    <w:rPr>
      <w:rFonts w:eastAsia="MS Mincho"/>
      <w:kern w:val="0"/>
      <w:sz w:val="24"/>
      <w:lang w:val="x-none" w:eastAsia="x-none"/>
    </w:rPr>
  </w:style>
  <w:style w:type="character" w:customStyle="1" w:styleId="SubtitleChar">
    <w:name w:val="Subtitle Char"/>
    <w:basedOn w:val="DefaultParagraphFont"/>
    <w:link w:val="Subtitle"/>
    <w:uiPriority w:val="99"/>
    <w:rsid w:val="00F1269F"/>
    <w:rPr>
      <w:rFonts w:ascii="Arial" w:eastAsia="MS Mincho" w:hAnsi="Arial" w:cs="Times New Roman"/>
      <w:kern w:val="0"/>
      <w:sz w:val="24"/>
      <w:szCs w:val="24"/>
      <w:lang w:val="x-none" w:eastAsia="x-none"/>
    </w:rPr>
  </w:style>
  <w:style w:type="table" w:styleId="Table3Deffects1">
    <w:name w:val="Table 3D effects 1"/>
    <w:basedOn w:val="TableNormal"/>
    <w:rsid w:val="00F1269F"/>
    <w:rPr>
      <w:rFonts w:ascii="Times New Roman" w:eastAsia="MS Mincho"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1269F"/>
    <w:rPr>
      <w:rFonts w:ascii="Times New Roman" w:eastAsia="MS Mincho"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1269F"/>
    <w:rPr>
      <w:rFonts w:ascii="Times New Roman" w:eastAsia="MS Mincho"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1269F"/>
    <w:rPr>
      <w:rFonts w:ascii="Times New Roman" w:eastAsia="MS Mincho"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1269F"/>
    <w:rPr>
      <w:rFonts w:ascii="Times New Roman" w:eastAsia="MS Mincho"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1269F"/>
    <w:rPr>
      <w:rFonts w:ascii="Times New Roman" w:eastAsia="MS Mincho"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1269F"/>
    <w:rPr>
      <w:rFonts w:ascii="Times New Roman" w:eastAsia="MS Mincho"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1269F"/>
    <w:rPr>
      <w:rFonts w:ascii="Times New Roman" w:eastAsia="MS Mincho"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1269F"/>
    <w:rPr>
      <w:rFonts w:ascii="Times New Roman" w:eastAsia="MS Mincho"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1269F"/>
    <w:rPr>
      <w:rFonts w:ascii="Times New Roman" w:eastAsia="MS Mincho"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1269F"/>
    <w:rPr>
      <w:rFonts w:ascii="Times New Roman" w:eastAsia="MS Mincho"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1269F"/>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1269F"/>
    <w:rPr>
      <w:rFonts w:ascii="Times New Roman" w:eastAsia="MS Mincho"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1269F"/>
    <w:rPr>
      <w:rFonts w:ascii="Times New Roman" w:eastAsia="MS Mincho"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1269F"/>
    <w:rPr>
      <w:rFonts w:ascii="Times New Roman" w:eastAsia="MS Mincho"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1269F"/>
    <w:rPr>
      <w:rFonts w:ascii="Times New Roman" w:eastAsia="MS Mincho"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1269F"/>
    <w:rPr>
      <w:rFonts w:ascii="Times New Roman" w:eastAsia="MS Mincho"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F1269F"/>
    <w:rPr>
      <w:rFonts w:ascii="Times New Roman" w:eastAsia="MS Mincho"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1269F"/>
    <w:rPr>
      <w:rFonts w:ascii="Times New Roman" w:eastAsia="MS Mincho"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1269F"/>
    <w:rPr>
      <w:rFonts w:ascii="Times New Roman" w:eastAsia="MS Mincho"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1269F"/>
    <w:rPr>
      <w:rFonts w:ascii="Times New Roman" w:eastAsia="MS Mincho"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1269F"/>
    <w:rPr>
      <w:rFonts w:ascii="Times New Roman" w:eastAsia="MS Mincho"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1269F"/>
    <w:rPr>
      <w:rFonts w:ascii="Times New Roman" w:eastAsia="MS Mincho"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1269F"/>
    <w:rPr>
      <w:rFonts w:ascii="Times New Roman" w:eastAsia="MS Mincho"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1269F"/>
    <w:rPr>
      <w:rFonts w:ascii="Times New Roman" w:eastAsia="MS Mincho"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1269F"/>
    <w:rPr>
      <w:rFonts w:ascii="Times New Roman" w:eastAsia="MS Mincho"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1269F"/>
    <w:rPr>
      <w:rFonts w:ascii="Times New Roman" w:eastAsia="MS Mincho"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1269F"/>
    <w:rPr>
      <w:rFonts w:ascii="Times New Roman" w:eastAsia="MS Mincho"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1269F"/>
    <w:rPr>
      <w:rFonts w:ascii="Times New Roman" w:eastAsia="MS Mincho"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1269F"/>
    <w:rPr>
      <w:rFonts w:ascii="Times New Roman" w:eastAsia="MS Mincho"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1269F"/>
    <w:rPr>
      <w:rFonts w:ascii="Times New Roman" w:eastAsia="MS Mincho"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1269F"/>
    <w:rPr>
      <w:rFonts w:ascii="Times New Roman" w:eastAsia="MS Mincho"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1269F"/>
    <w:rPr>
      <w:rFonts w:ascii="Times New Roman" w:eastAsia="MS Mincho"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1269F"/>
    <w:rPr>
      <w:rFonts w:ascii="Times New Roman" w:eastAsia="MS Mincho"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1269F"/>
    <w:rPr>
      <w:rFonts w:ascii="Times New Roman" w:eastAsia="MS Mincho"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1269F"/>
    <w:rPr>
      <w:rFonts w:ascii="Times New Roman" w:eastAsia="MS Mincho"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1269F"/>
    <w:rPr>
      <w:rFonts w:ascii="Times New Roman" w:eastAsia="MS Mincho"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1269F"/>
    <w:rPr>
      <w:rFonts w:ascii="Times New Roman" w:eastAsia="MS Mincho"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1269F"/>
    <w:rPr>
      <w:rFonts w:ascii="Times New Roman" w:eastAsia="MS Mincho"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1269F"/>
    <w:rPr>
      <w:rFonts w:ascii="Times New Roman" w:eastAsia="MS Mincho"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1269F"/>
    <w:rPr>
      <w:rFonts w:ascii="Times New Roman" w:eastAsia="MS Mincho"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1269F"/>
    <w:rPr>
      <w:rFonts w:ascii="Times New Roman" w:eastAsia="MS Mincho"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1269F"/>
    <w:rPr>
      <w:rFonts w:ascii="Times New Roman" w:eastAsia="MS Mincho"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99"/>
    <w:qFormat/>
    <w:rsid w:val="00F1269F"/>
    <w:pPr>
      <w:spacing w:before="240" w:after="60"/>
      <w:jc w:val="center"/>
      <w:outlineLvl w:val="0"/>
    </w:pPr>
    <w:rPr>
      <w:rFonts w:eastAsia="MS Mincho"/>
      <w:b/>
      <w:bCs/>
      <w:kern w:val="28"/>
      <w:sz w:val="32"/>
      <w:szCs w:val="32"/>
      <w:lang w:val="x-none" w:eastAsia="x-none"/>
    </w:rPr>
  </w:style>
  <w:style w:type="character" w:customStyle="1" w:styleId="TitleChar">
    <w:name w:val="Title Char"/>
    <w:basedOn w:val="DefaultParagraphFont"/>
    <w:link w:val="Title"/>
    <w:uiPriority w:val="99"/>
    <w:rsid w:val="00F1269F"/>
    <w:rPr>
      <w:rFonts w:ascii="Arial" w:eastAsia="MS Mincho" w:hAnsi="Arial" w:cs="Times New Roman"/>
      <w:b/>
      <w:bCs/>
      <w:kern w:val="28"/>
      <w:sz w:val="32"/>
      <w:szCs w:val="32"/>
      <w:lang w:val="x-none" w:eastAsia="x-none"/>
    </w:rPr>
  </w:style>
  <w:style w:type="paragraph" w:customStyle="1" w:styleId="bodytext0">
    <w:name w:val="bodytext"/>
    <w:basedOn w:val="Normal"/>
    <w:uiPriority w:val="99"/>
    <w:rsid w:val="00F1269F"/>
    <w:pPr>
      <w:tabs>
        <w:tab w:val="left" w:pos="864"/>
      </w:tabs>
      <w:overflowPunct w:val="0"/>
      <w:autoSpaceDE w:val="0"/>
      <w:autoSpaceDN w:val="0"/>
      <w:adjustRightInd w:val="0"/>
      <w:spacing w:before="20" w:after="20"/>
      <w:textAlignment w:val="baseline"/>
    </w:pPr>
    <w:rPr>
      <w:rFonts w:ascii="Trebuchet MS" w:eastAsia="Times New Roman" w:hAnsi="Trebuchet MS"/>
      <w:color w:val="000000"/>
      <w:kern w:val="0"/>
      <w:szCs w:val="20"/>
      <w:lang w:val="en-GB" w:eastAsia="en-US"/>
    </w:rPr>
  </w:style>
  <w:style w:type="paragraph" w:customStyle="1" w:styleId="aProposaltext">
    <w:name w:val="a Proposal  text"/>
    <w:basedOn w:val="Normal"/>
    <w:uiPriority w:val="99"/>
    <w:rsid w:val="00F1269F"/>
    <w:pPr>
      <w:spacing w:after="120"/>
    </w:pPr>
    <w:rPr>
      <w:rFonts w:ascii="Trebuchet MS" w:eastAsia="Times New Roman" w:hAnsi="Trebuchet MS"/>
      <w:kern w:val="0"/>
      <w:szCs w:val="20"/>
      <w:lang w:eastAsia="en-US"/>
    </w:rPr>
  </w:style>
  <w:style w:type="character" w:customStyle="1" w:styleId="CodeStyleChar">
    <w:name w:val="Code Style Char"/>
    <w:link w:val="CodeStyle"/>
    <w:rsid w:val="00F1269F"/>
    <w:rPr>
      <w:rFonts w:ascii="Courier New" w:eastAsia="MS Mincho" w:hAnsi="Courier New" w:cs="Times New Roman"/>
      <w:noProof/>
      <w:color w:val="0000FF"/>
      <w:kern w:val="0"/>
      <w:sz w:val="18"/>
      <w:szCs w:val="24"/>
      <w:lang w:val="sq-AL" w:eastAsia="x-none"/>
    </w:rPr>
  </w:style>
  <w:style w:type="character" w:customStyle="1" w:styleId="UserClosedDoor">
    <w:name w:val="User Closed Door"/>
    <w:rsid w:val="00F1269F"/>
    <w:rPr>
      <w:bdr w:val="none" w:sz="0" w:space="0" w:color="auto"/>
      <w:shd w:val="clear" w:color="auto" w:fill="FFCC00"/>
    </w:rPr>
  </w:style>
  <w:style w:type="character" w:customStyle="1" w:styleId="TBD">
    <w:name w:val="T.B.D"/>
    <w:rsid w:val="00F1269F"/>
    <w:rPr>
      <w:bdr w:val="none" w:sz="0" w:space="0" w:color="auto"/>
      <w:shd w:val="clear" w:color="auto" w:fill="CCCCCC"/>
    </w:rPr>
  </w:style>
  <w:style w:type="paragraph" w:styleId="TableofFigures">
    <w:name w:val="table of figures"/>
    <w:basedOn w:val="Normal"/>
    <w:next w:val="Normal"/>
    <w:uiPriority w:val="99"/>
    <w:rsid w:val="00F1269F"/>
    <w:pPr>
      <w:overflowPunct w:val="0"/>
      <w:autoSpaceDE w:val="0"/>
      <w:autoSpaceDN w:val="0"/>
      <w:adjustRightInd w:val="0"/>
      <w:spacing w:before="20" w:after="20"/>
      <w:ind w:left="400" w:hanging="400"/>
      <w:textAlignment w:val="baseline"/>
    </w:pPr>
    <w:rPr>
      <w:rFonts w:eastAsia="Times New Roman"/>
      <w:b/>
      <w:color w:val="000000"/>
      <w:kern w:val="0"/>
      <w:szCs w:val="20"/>
      <w:lang w:eastAsia="en-US"/>
    </w:rPr>
  </w:style>
  <w:style w:type="paragraph" w:customStyle="1" w:styleId="NormalTrebuchetMS">
    <w:name w:val="Normal + Trebuchet MS"/>
    <w:aliases w:val="Bold,Line spacing:  At least 12 pt"/>
    <w:basedOn w:val="Normal"/>
    <w:uiPriority w:val="99"/>
    <w:rsid w:val="00F1269F"/>
    <w:pPr>
      <w:tabs>
        <w:tab w:val="left" w:pos="864"/>
      </w:tabs>
      <w:overflowPunct w:val="0"/>
      <w:autoSpaceDE w:val="0"/>
      <w:autoSpaceDN w:val="0"/>
      <w:adjustRightInd w:val="0"/>
      <w:spacing w:before="20" w:after="20"/>
      <w:textAlignment w:val="baseline"/>
    </w:pPr>
    <w:rPr>
      <w:rFonts w:eastAsia="Times New Roman"/>
      <w:color w:val="000000"/>
      <w:kern w:val="0"/>
      <w:szCs w:val="20"/>
      <w:lang w:eastAsia="en-US"/>
    </w:rPr>
  </w:style>
  <w:style w:type="paragraph" w:customStyle="1" w:styleId="REQTopic">
    <w:name w:val="REQTopic"/>
    <w:basedOn w:val="Normal"/>
    <w:uiPriority w:val="99"/>
    <w:rsid w:val="00F1269F"/>
    <w:rPr>
      <w:rFonts w:ascii="Trebuchet MS" w:eastAsia="Arial Unicode MS" w:hAnsi="Trebuchet MS" w:cs="Arial"/>
      <w:b/>
      <w:i/>
      <w:color w:val="000000"/>
      <w:kern w:val="0"/>
      <w:lang w:val="en-GB" w:eastAsia="de-DE"/>
    </w:rPr>
  </w:style>
  <w:style w:type="paragraph" w:customStyle="1" w:styleId="Definition">
    <w:name w:val="Definition"/>
    <w:basedOn w:val="Normal"/>
    <w:next w:val="Normal"/>
    <w:uiPriority w:val="99"/>
    <w:rsid w:val="00F1269F"/>
    <w:pPr>
      <w:keepLines/>
      <w:spacing w:after="240" w:line="230" w:lineRule="atLeast"/>
    </w:pPr>
    <w:rPr>
      <w:rFonts w:ascii="Trebuchet MS" w:eastAsia="PMingLiU" w:hAnsi="Trebuchet MS"/>
      <w:kern w:val="0"/>
      <w:szCs w:val="20"/>
      <w:lang w:eastAsia="en-US"/>
    </w:rPr>
  </w:style>
  <w:style w:type="paragraph" w:customStyle="1" w:styleId="Default">
    <w:name w:val="Default"/>
    <w:uiPriority w:val="99"/>
    <w:rsid w:val="00F1269F"/>
    <w:pPr>
      <w:autoSpaceDE w:val="0"/>
      <w:autoSpaceDN w:val="0"/>
      <w:adjustRightInd w:val="0"/>
    </w:pPr>
    <w:rPr>
      <w:rFonts w:ascii="Trebuchet MS" w:eastAsia="Times New Roman" w:hAnsi="Trebuchet MS" w:cs="Arial"/>
      <w:color w:val="000000"/>
      <w:kern w:val="0"/>
      <w:sz w:val="24"/>
      <w:szCs w:val="24"/>
      <w:lang w:eastAsia="en-US"/>
    </w:rPr>
  </w:style>
  <w:style w:type="paragraph" w:customStyle="1" w:styleId="Referencesto">
    <w:name w:val="References_to"/>
    <w:basedOn w:val="Normal"/>
    <w:next w:val="Normal"/>
    <w:autoRedefine/>
    <w:uiPriority w:val="99"/>
    <w:rsid w:val="00F1269F"/>
    <w:pPr>
      <w:spacing w:before="120" w:after="60"/>
    </w:pPr>
    <w:rPr>
      <w:rFonts w:ascii="Courier New" w:eastAsia="Times New Roman" w:hAnsi="Courier New" w:cs="Courier New"/>
      <w:kern w:val="0"/>
      <w:lang w:eastAsia="de-DE"/>
    </w:rPr>
  </w:style>
  <w:style w:type="paragraph" w:styleId="Index1">
    <w:name w:val="index 1"/>
    <w:basedOn w:val="Normal"/>
    <w:next w:val="Normal"/>
    <w:autoRedefine/>
    <w:uiPriority w:val="99"/>
    <w:rsid w:val="00F1269F"/>
    <w:pPr>
      <w:tabs>
        <w:tab w:val="left" w:pos="864"/>
      </w:tabs>
      <w:overflowPunct w:val="0"/>
      <w:autoSpaceDE w:val="0"/>
      <w:autoSpaceDN w:val="0"/>
      <w:adjustRightInd w:val="0"/>
      <w:spacing w:before="20" w:after="120"/>
      <w:ind w:left="200" w:hanging="200"/>
      <w:textAlignment w:val="baseline"/>
    </w:pPr>
    <w:rPr>
      <w:rFonts w:ascii="Trebuchet MS" w:eastAsia="Times New Roman" w:hAnsi="Trebuchet MS"/>
      <w:color w:val="000000"/>
      <w:kern w:val="0"/>
      <w:szCs w:val="20"/>
      <w:lang w:eastAsia="en-US"/>
    </w:rPr>
  </w:style>
  <w:style w:type="paragraph" w:styleId="Index2">
    <w:name w:val="index 2"/>
    <w:basedOn w:val="Normal"/>
    <w:next w:val="Normal"/>
    <w:autoRedefine/>
    <w:uiPriority w:val="99"/>
    <w:rsid w:val="00F1269F"/>
    <w:pPr>
      <w:tabs>
        <w:tab w:val="left" w:pos="864"/>
      </w:tabs>
      <w:overflowPunct w:val="0"/>
      <w:autoSpaceDE w:val="0"/>
      <w:autoSpaceDN w:val="0"/>
      <w:adjustRightInd w:val="0"/>
      <w:spacing w:before="20" w:after="120"/>
      <w:ind w:left="400" w:hanging="200"/>
      <w:textAlignment w:val="baseline"/>
    </w:pPr>
    <w:rPr>
      <w:rFonts w:ascii="Trebuchet MS" w:eastAsia="Times New Roman" w:hAnsi="Trebuchet MS"/>
      <w:color w:val="000000"/>
      <w:kern w:val="0"/>
      <w:szCs w:val="20"/>
      <w:lang w:eastAsia="en-US"/>
    </w:rPr>
  </w:style>
  <w:style w:type="paragraph" w:styleId="Index3">
    <w:name w:val="index 3"/>
    <w:basedOn w:val="Normal"/>
    <w:next w:val="Normal"/>
    <w:autoRedefine/>
    <w:uiPriority w:val="99"/>
    <w:rsid w:val="00F1269F"/>
    <w:pPr>
      <w:tabs>
        <w:tab w:val="left" w:pos="864"/>
      </w:tabs>
      <w:overflowPunct w:val="0"/>
      <w:autoSpaceDE w:val="0"/>
      <w:autoSpaceDN w:val="0"/>
      <w:adjustRightInd w:val="0"/>
      <w:spacing w:before="20" w:after="120"/>
      <w:ind w:left="600" w:hanging="200"/>
      <w:textAlignment w:val="baseline"/>
    </w:pPr>
    <w:rPr>
      <w:rFonts w:ascii="Trebuchet MS" w:eastAsia="Times New Roman" w:hAnsi="Trebuchet MS"/>
      <w:color w:val="000000"/>
      <w:kern w:val="0"/>
      <w:szCs w:val="20"/>
      <w:lang w:eastAsia="en-US"/>
    </w:rPr>
  </w:style>
  <w:style w:type="paragraph" w:styleId="Index4">
    <w:name w:val="index 4"/>
    <w:basedOn w:val="Normal"/>
    <w:next w:val="Normal"/>
    <w:autoRedefine/>
    <w:uiPriority w:val="99"/>
    <w:rsid w:val="00F1269F"/>
    <w:pPr>
      <w:tabs>
        <w:tab w:val="left" w:pos="864"/>
      </w:tabs>
      <w:overflowPunct w:val="0"/>
      <w:autoSpaceDE w:val="0"/>
      <w:autoSpaceDN w:val="0"/>
      <w:adjustRightInd w:val="0"/>
      <w:spacing w:before="20" w:after="120"/>
      <w:ind w:left="800" w:hanging="200"/>
      <w:textAlignment w:val="baseline"/>
    </w:pPr>
    <w:rPr>
      <w:rFonts w:ascii="Trebuchet MS" w:eastAsia="Times New Roman" w:hAnsi="Trebuchet MS"/>
      <w:color w:val="000000"/>
      <w:kern w:val="0"/>
      <w:szCs w:val="20"/>
      <w:lang w:eastAsia="en-US"/>
    </w:rPr>
  </w:style>
  <w:style w:type="paragraph" w:styleId="Index5">
    <w:name w:val="index 5"/>
    <w:basedOn w:val="Normal"/>
    <w:next w:val="Normal"/>
    <w:autoRedefine/>
    <w:uiPriority w:val="99"/>
    <w:rsid w:val="00F1269F"/>
    <w:pPr>
      <w:tabs>
        <w:tab w:val="left" w:pos="864"/>
      </w:tabs>
      <w:overflowPunct w:val="0"/>
      <w:autoSpaceDE w:val="0"/>
      <w:autoSpaceDN w:val="0"/>
      <w:adjustRightInd w:val="0"/>
      <w:spacing w:before="20" w:after="120"/>
      <w:ind w:left="1000" w:hanging="200"/>
      <w:textAlignment w:val="baseline"/>
    </w:pPr>
    <w:rPr>
      <w:rFonts w:ascii="Trebuchet MS" w:eastAsia="Times New Roman" w:hAnsi="Trebuchet MS"/>
      <w:color w:val="000000"/>
      <w:kern w:val="0"/>
      <w:szCs w:val="20"/>
      <w:lang w:eastAsia="en-US"/>
    </w:rPr>
  </w:style>
  <w:style w:type="paragraph" w:styleId="Index6">
    <w:name w:val="index 6"/>
    <w:basedOn w:val="Normal"/>
    <w:next w:val="Normal"/>
    <w:autoRedefine/>
    <w:uiPriority w:val="99"/>
    <w:rsid w:val="00F1269F"/>
    <w:pPr>
      <w:tabs>
        <w:tab w:val="left" w:pos="864"/>
      </w:tabs>
      <w:overflowPunct w:val="0"/>
      <w:autoSpaceDE w:val="0"/>
      <w:autoSpaceDN w:val="0"/>
      <w:adjustRightInd w:val="0"/>
      <w:spacing w:before="20" w:after="120"/>
      <w:ind w:left="1200" w:hanging="200"/>
      <w:textAlignment w:val="baseline"/>
    </w:pPr>
    <w:rPr>
      <w:rFonts w:ascii="Trebuchet MS" w:eastAsia="Times New Roman" w:hAnsi="Trebuchet MS"/>
      <w:color w:val="000000"/>
      <w:kern w:val="0"/>
      <w:szCs w:val="20"/>
      <w:lang w:eastAsia="en-US"/>
    </w:rPr>
  </w:style>
  <w:style w:type="paragraph" w:styleId="Index7">
    <w:name w:val="index 7"/>
    <w:basedOn w:val="Normal"/>
    <w:next w:val="Normal"/>
    <w:autoRedefine/>
    <w:uiPriority w:val="99"/>
    <w:rsid w:val="00F1269F"/>
    <w:pPr>
      <w:tabs>
        <w:tab w:val="left" w:pos="864"/>
      </w:tabs>
      <w:overflowPunct w:val="0"/>
      <w:autoSpaceDE w:val="0"/>
      <w:autoSpaceDN w:val="0"/>
      <w:adjustRightInd w:val="0"/>
      <w:spacing w:before="20" w:after="120"/>
      <w:ind w:left="1400" w:hanging="200"/>
      <w:textAlignment w:val="baseline"/>
    </w:pPr>
    <w:rPr>
      <w:rFonts w:ascii="Trebuchet MS" w:eastAsia="Times New Roman" w:hAnsi="Trebuchet MS"/>
      <w:color w:val="000000"/>
      <w:kern w:val="0"/>
      <w:szCs w:val="20"/>
      <w:lang w:eastAsia="en-US"/>
    </w:rPr>
  </w:style>
  <w:style w:type="paragraph" w:styleId="Index8">
    <w:name w:val="index 8"/>
    <w:basedOn w:val="Normal"/>
    <w:next w:val="Normal"/>
    <w:autoRedefine/>
    <w:uiPriority w:val="99"/>
    <w:rsid w:val="00F1269F"/>
    <w:pPr>
      <w:tabs>
        <w:tab w:val="left" w:pos="864"/>
      </w:tabs>
      <w:overflowPunct w:val="0"/>
      <w:autoSpaceDE w:val="0"/>
      <w:autoSpaceDN w:val="0"/>
      <w:adjustRightInd w:val="0"/>
      <w:spacing w:before="20" w:after="120"/>
      <w:ind w:left="1600" w:hanging="200"/>
      <w:textAlignment w:val="baseline"/>
    </w:pPr>
    <w:rPr>
      <w:rFonts w:ascii="Trebuchet MS" w:eastAsia="Times New Roman" w:hAnsi="Trebuchet MS"/>
      <w:color w:val="000000"/>
      <w:kern w:val="0"/>
      <w:szCs w:val="20"/>
      <w:lang w:eastAsia="en-US"/>
    </w:rPr>
  </w:style>
  <w:style w:type="paragraph" w:styleId="Index9">
    <w:name w:val="index 9"/>
    <w:basedOn w:val="Normal"/>
    <w:next w:val="Normal"/>
    <w:autoRedefine/>
    <w:uiPriority w:val="99"/>
    <w:rsid w:val="00F1269F"/>
    <w:pPr>
      <w:tabs>
        <w:tab w:val="left" w:pos="864"/>
      </w:tabs>
      <w:overflowPunct w:val="0"/>
      <w:autoSpaceDE w:val="0"/>
      <w:autoSpaceDN w:val="0"/>
      <w:adjustRightInd w:val="0"/>
      <w:spacing w:before="20" w:after="120"/>
      <w:ind w:left="1800" w:hanging="200"/>
      <w:textAlignment w:val="baseline"/>
    </w:pPr>
    <w:rPr>
      <w:rFonts w:ascii="Trebuchet MS" w:eastAsia="Times New Roman" w:hAnsi="Trebuchet MS"/>
      <w:color w:val="000000"/>
      <w:kern w:val="0"/>
      <w:szCs w:val="20"/>
      <w:lang w:eastAsia="en-US"/>
    </w:rPr>
  </w:style>
  <w:style w:type="paragraph" w:styleId="TOC6">
    <w:name w:val="toc 6"/>
    <w:basedOn w:val="Normal"/>
    <w:next w:val="Normal"/>
    <w:autoRedefine/>
    <w:uiPriority w:val="39"/>
    <w:rsid w:val="00F1269F"/>
    <w:pPr>
      <w:tabs>
        <w:tab w:val="left" w:pos="864"/>
      </w:tabs>
      <w:overflowPunct w:val="0"/>
      <w:autoSpaceDE w:val="0"/>
      <w:autoSpaceDN w:val="0"/>
      <w:adjustRightInd w:val="0"/>
      <w:spacing w:before="20" w:after="20"/>
      <w:ind w:left="1000"/>
      <w:textAlignment w:val="baseline"/>
    </w:pPr>
    <w:rPr>
      <w:rFonts w:ascii="Trebuchet MS" w:eastAsia="Times New Roman" w:hAnsi="Trebuchet MS"/>
      <w:color w:val="000000"/>
      <w:kern w:val="0"/>
      <w:szCs w:val="20"/>
      <w:lang w:eastAsia="en-US"/>
    </w:rPr>
  </w:style>
  <w:style w:type="paragraph" w:styleId="TOC7">
    <w:name w:val="toc 7"/>
    <w:basedOn w:val="Normal"/>
    <w:next w:val="Normal"/>
    <w:autoRedefine/>
    <w:uiPriority w:val="39"/>
    <w:rsid w:val="00F1269F"/>
    <w:pPr>
      <w:tabs>
        <w:tab w:val="left" w:pos="864"/>
      </w:tabs>
      <w:overflowPunct w:val="0"/>
      <w:autoSpaceDE w:val="0"/>
      <w:autoSpaceDN w:val="0"/>
      <w:adjustRightInd w:val="0"/>
      <w:spacing w:before="20" w:after="20"/>
      <w:ind w:left="1200"/>
      <w:textAlignment w:val="baseline"/>
    </w:pPr>
    <w:rPr>
      <w:rFonts w:ascii="Trebuchet MS" w:eastAsia="Times New Roman" w:hAnsi="Trebuchet MS"/>
      <w:color w:val="000000"/>
      <w:kern w:val="0"/>
      <w:szCs w:val="20"/>
      <w:lang w:eastAsia="en-US"/>
    </w:rPr>
  </w:style>
  <w:style w:type="paragraph" w:styleId="TOC8">
    <w:name w:val="toc 8"/>
    <w:basedOn w:val="Normal"/>
    <w:next w:val="Normal"/>
    <w:autoRedefine/>
    <w:uiPriority w:val="39"/>
    <w:rsid w:val="00F1269F"/>
    <w:pPr>
      <w:tabs>
        <w:tab w:val="left" w:pos="864"/>
      </w:tabs>
      <w:overflowPunct w:val="0"/>
      <w:autoSpaceDE w:val="0"/>
      <w:autoSpaceDN w:val="0"/>
      <w:adjustRightInd w:val="0"/>
      <w:spacing w:before="20" w:after="20"/>
      <w:ind w:left="1400"/>
      <w:textAlignment w:val="baseline"/>
    </w:pPr>
    <w:rPr>
      <w:rFonts w:ascii="Trebuchet MS" w:eastAsia="Times New Roman" w:hAnsi="Trebuchet MS"/>
      <w:color w:val="000000"/>
      <w:kern w:val="0"/>
      <w:szCs w:val="20"/>
      <w:lang w:eastAsia="en-US"/>
    </w:rPr>
  </w:style>
  <w:style w:type="paragraph" w:styleId="TOC9">
    <w:name w:val="toc 9"/>
    <w:basedOn w:val="Normal"/>
    <w:next w:val="Normal"/>
    <w:autoRedefine/>
    <w:uiPriority w:val="39"/>
    <w:rsid w:val="00F1269F"/>
    <w:pPr>
      <w:tabs>
        <w:tab w:val="left" w:pos="864"/>
      </w:tabs>
      <w:overflowPunct w:val="0"/>
      <w:autoSpaceDE w:val="0"/>
      <w:autoSpaceDN w:val="0"/>
      <w:adjustRightInd w:val="0"/>
      <w:spacing w:before="20" w:after="20"/>
      <w:ind w:left="1600"/>
      <w:textAlignment w:val="baseline"/>
    </w:pPr>
    <w:rPr>
      <w:rFonts w:ascii="Trebuchet MS" w:eastAsia="Times New Roman" w:hAnsi="Trebuchet MS"/>
      <w:color w:val="000000"/>
      <w:kern w:val="0"/>
      <w:szCs w:val="20"/>
      <w:lang w:eastAsia="en-US"/>
    </w:rPr>
  </w:style>
  <w:style w:type="paragraph" w:styleId="ListBullet">
    <w:name w:val="List Bullet"/>
    <w:basedOn w:val="Normal"/>
    <w:uiPriority w:val="99"/>
    <w:rsid w:val="00F1269F"/>
    <w:pPr>
      <w:tabs>
        <w:tab w:val="num" w:pos="360"/>
      </w:tabs>
      <w:spacing w:before="20" w:after="20"/>
      <w:ind w:left="360" w:hanging="360"/>
    </w:pPr>
    <w:rPr>
      <w:rFonts w:ascii="Trebuchet MS" w:eastAsia="Times New Roman" w:hAnsi="Trebuchet MS"/>
      <w:kern w:val="0"/>
      <w:szCs w:val="20"/>
      <w:lang w:val="en-GB" w:eastAsia="en-US"/>
    </w:rPr>
  </w:style>
  <w:style w:type="paragraph" w:styleId="ListBullet2">
    <w:name w:val="List Bullet 2"/>
    <w:basedOn w:val="Normal"/>
    <w:uiPriority w:val="99"/>
    <w:rsid w:val="00F1269F"/>
    <w:pPr>
      <w:tabs>
        <w:tab w:val="num" w:pos="720"/>
      </w:tabs>
      <w:spacing w:before="20" w:after="20"/>
      <w:ind w:left="714" w:hanging="357"/>
    </w:pPr>
    <w:rPr>
      <w:rFonts w:ascii="Trebuchet MS" w:eastAsia="Times New Roman" w:hAnsi="Trebuchet MS"/>
      <w:kern w:val="0"/>
      <w:szCs w:val="20"/>
      <w:lang w:val="en-GB" w:eastAsia="en-US"/>
    </w:rPr>
  </w:style>
  <w:style w:type="paragraph" w:styleId="ListBullet3">
    <w:name w:val="List Bullet 3"/>
    <w:basedOn w:val="Normal"/>
    <w:uiPriority w:val="99"/>
    <w:rsid w:val="00F1269F"/>
    <w:pPr>
      <w:tabs>
        <w:tab w:val="num" w:pos="1080"/>
      </w:tabs>
      <w:spacing w:before="20" w:after="20"/>
      <w:ind w:left="1077" w:hanging="357"/>
    </w:pPr>
    <w:rPr>
      <w:rFonts w:ascii="Trebuchet MS" w:eastAsia="Times New Roman" w:hAnsi="Trebuchet MS"/>
      <w:kern w:val="0"/>
      <w:szCs w:val="20"/>
      <w:lang w:val="en-GB" w:eastAsia="en-US"/>
    </w:rPr>
  </w:style>
  <w:style w:type="paragraph" w:styleId="ListNumber">
    <w:name w:val="List Number"/>
    <w:basedOn w:val="Normal"/>
    <w:uiPriority w:val="99"/>
    <w:rsid w:val="00F1269F"/>
    <w:pPr>
      <w:tabs>
        <w:tab w:val="num" w:pos="360"/>
      </w:tabs>
      <w:spacing w:before="20" w:after="20"/>
      <w:ind w:left="357" w:hanging="357"/>
    </w:pPr>
    <w:rPr>
      <w:rFonts w:ascii="Trebuchet MS" w:eastAsia="Times New Roman" w:hAnsi="Trebuchet MS"/>
      <w:kern w:val="0"/>
      <w:szCs w:val="20"/>
      <w:lang w:val="en-GB" w:eastAsia="en-US"/>
    </w:rPr>
  </w:style>
  <w:style w:type="paragraph" w:styleId="ListNumber2">
    <w:name w:val="List Number 2"/>
    <w:basedOn w:val="Normal"/>
    <w:uiPriority w:val="99"/>
    <w:rsid w:val="00F1269F"/>
    <w:pPr>
      <w:tabs>
        <w:tab w:val="num" w:pos="720"/>
      </w:tabs>
      <w:spacing w:before="20" w:after="20"/>
      <w:ind w:left="714" w:hanging="357"/>
    </w:pPr>
    <w:rPr>
      <w:rFonts w:ascii="Trebuchet MS" w:eastAsia="Times New Roman" w:hAnsi="Trebuchet MS"/>
      <w:kern w:val="0"/>
      <w:szCs w:val="20"/>
      <w:lang w:val="en-GB" w:eastAsia="en-US"/>
    </w:rPr>
  </w:style>
  <w:style w:type="paragraph" w:styleId="ListNumber3">
    <w:name w:val="List Number 3"/>
    <w:basedOn w:val="Normal"/>
    <w:uiPriority w:val="99"/>
    <w:rsid w:val="00F1269F"/>
    <w:pPr>
      <w:tabs>
        <w:tab w:val="num" w:pos="1080"/>
      </w:tabs>
      <w:spacing w:before="20" w:after="20"/>
      <w:ind w:left="1077" w:hanging="357"/>
    </w:pPr>
    <w:rPr>
      <w:rFonts w:ascii="Trebuchet MS" w:eastAsia="Times New Roman" w:hAnsi="Trebuchet MS"/>
      <w:kern w:val="0"/>
      <w:szCs w:val="20"/>
      <w:lang w:val="en-GB" w:eastAsia="en-US"/>
    </w:rPr>
  </w:style>
  <w:style w:type="paragraph" w:styleId="IndexHeading">
    <w:name w:val="index heading"/>
    <w:basedOn w:val="Normal"/>
    <w:next w:val="Index1"/>
    <w:uiPriority w:val="99"/>
    <w:rsid w:val="00F1269F"/>
    <w:pPr>
      <w:tabs>
        <w:tab w:val="left" w:pos="864"/>
      </w:tabs>
      <w:overflowPunct w:val="0"/>
      <w:autoSpaceDE w:val="0"/>
      <w:autoSpaceDN w:val="0"/>
      <w:adjustRightInd w:val="0"/>
      <w:spacing w:before="20" w:after="120"/>
      <w:textAlignment w:val="baseline"/>
    </w:pPr>
    <w:rPr>
      <w:rFonts w:ascii="Trebuchet MS" w:eastAsia="Times New Roman" w:hAnsi="Trebuchet MS"/>
      <w:color w:val="000000"/>
      <w:kern w:val="0"/>
      <w:szCs w:val="20"/>
      <w:lang w:eastAsia="en-US"/>
    </w:rPr>
  </w:style>
  <w:style w:type="paragraph" w:customStyle="1" w:styleId="StyleHeading3FunctionNameh3h3subheadingModuleFunctionName3">
    <w:name w:val="Style Heading 3FunctionNameh3h3 sub headingModuleFunctionName3..."/>
    <w:basedOn w:val="Heading3"/>
    <w:uiPriority w:val="99"/>
    <w:rsid w:val="00F1269F"/>
    <w:pPr>
      <w:tabs>
        <w:tab w:val="clear" w:pos="826"/>
        <w:tab w:val="num" w:pos="720"/>
        <w:tab w:val="num" w:pos="837"/>
      </w:tabs>
      <w:ind w:left="144" w:hanging="144"/>
      <w:jc w:val="both"/>
    </w:pPr>
    <w:rPr>
      <w:rFonts w:eastAsia="Times New Roman"/>
      <w:bCs/>
      <w:caps/>
      <w:lang w:val="x-none"/>
    </w:rPr>
  </w:style>
  <w:style w:type="paragraph" w:customStyle="1" w:styleId="CharCharCharCharCharCharChar">
    <w:name w:val="(文字) (文字) Char (文字) (文字) Char Char Char Char Char Char"/>
    <w:basedOn w:val="Normal"/>
    <w:uiPriority w:val="99"/>
    <w:rsid w:val="00F1269F"/>
    <w:pPr>
      <w:spacing w:before="120" w:after="160" w:line="240" w:lineRule="exact"/>
    </w:pPr>
    <w:rPr>
      <w:rFonts w:ascii="Verdana" w:eastAsia="Times New Roman" w:hAnsi="Verdana" w:cs="Arial"/>
      <w:kern w:val="0"/>
      <w:szCs w:val="20"/>
      <w:lang w:eastAsia="en-US"/>
    </w:rPr>
  </w:style>
  <w:style w:type="paragraph" w:customStyle="1" w:styleId="CharCharCharCharCharCharChar1">
    <w:name w:val="(文字) (文字) Char (文字) (文字) Char Char Char Char Char Char1"/>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customStyle="1" w:styleId="Char">
    <w:name w:val="Char"/>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customStyle="1" w:styleId="CharCharCharChar">
    <w:name w:val="Char Char Char Char"/>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customStyle="1" w:styleId="CharCharCharCharCharCharCharCharCharChar">
    <w:name w:val="Char Char Char Char Char Char Char Char Char Char"/>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styleId="FootnoteText">
    <w:name w:val="footnote text"/>
    <w:basedOn w:val="Normal"/>
    <w:link w:val="FootnoteTextChar"/>
    <w:uiPriority w:val="99"/>
    <w:rsid w:val="00F1269F"/>
    <w:rPr>
      <w:rFonts w:eastAsia="Times New Roman"/>
      <w:kern w:val="0"/>
      <w:szCs w:val="20"/>
      <w:lang w:val="x-none" w:eastAsia="fr-FR"/>
    </w:rPr>
  </w:style>
  <w:style w:type="character" w:customStyle="1" w:styleId="FootnoteTextChar">
    <w:name w:val="Footnote Text Char"/>
    <w:basedOn w:val="DefaultParagraphFont"/>
    <w:link w:val="FootnoteText"/>
    <w:uiPriority w:val="99"/>
    <w:rsid w:val="00F1269F"/>
    <w:rPr>
      <w:rFonts w:ascii="Times New Roman" w:eastAsia="Times New Roman" w:hAnsi="Times New Roman" w:cs="Times New Roman"/>
      <w:kern w:val="0"/>
      <w:sz w:val="20"/>
      <w:szCs w:val="20"/>
      <w:lang w:val="x-none" w:eastAsia="fr-FR"/>
    </w:rPr>
  </w:style>
  <w:style w:type="paragraph" w:styleId="NoSpacing">
    <w:name w:val="No Spacing"/>
    <w:uiPriority w:val="1"/>
    <w:qFormat/>
    <w:rsid w:val="00F1269F"/>
    <w:rPr>
      <w:rFonts w:ascii="Arial" w:eastAsia="MS Mincho" w:hAnsi="Arial" w:cs="Times New Roman"/>
      <w:kern w:val="0"/>
      <w:sz w:val="20"/>
      <w:szCs w:val="24"/>
    </w:rPr>
  </w:style>
  <w:style w:type="paragraph" w:customStyle="1" w:styleId="TOCI">
    <w:name w:val="TOCI"/>
    <w:basedOn w:val="Default"/>
    <w:next w:val="Default"/>
    <w:uiPriority w:val="99"/>
    <w:rsid w:val="00F1269F"/>
    <w:rPr>
      <w:rFonts w:ascii="Arial" w:eastAsia="MS Mincho" w:hAnsi="Arial"/>
      <w:color w:val="auto"/>
    </w:rPr>
  </w:style>
  <w:style w:type="paragraph" w:customStyle="1" w:styleId="RefSection">
    <w:name w:val="Ref: Section"/>
    <w:basedOn w:val="Normal"/>
    <w:uiPriority w:val="99"/>
    <w:rsid w:val="00F1269F"/>
    <w:pPr>
      <w:numPr>
        <w:numId w:val="12"/>
      </w:numPr>
      <w:tabs>
        <w:tab w:val="left" w:pos="1260"/>
        <w:tab w:val="left" w:pos="9000"/>
      </w:tabs>
    </w:pPr>
    <w:rPr>
      <w:rFonts w:eastAsia="Times New Roman"/>
      <w:kern w:val="0"/>
      <w:lang w:eastAsia="en-US"/>
    </w:rPr>
  </w:style>
  <w:style w:type="paragraph" w:customStyle="1" w:styleId="su">
    <w:name w:val="su"/>
    <w:basedOn w:val="bodytext0"/>
    <w:uiPriority w:val="99"/>
    <w:rsid w:val="00F1269F"/>
    <w:pPr>
      <w:tabs>
        <w:tab w:val="clear" w:pos="864"/>
      </w:tabs>
      <w:overflowPunct/>
      <w:autoSpaceDE/>
      <w:autoSpaceDN/>
      <w:adjustRightInd/>
      <w:spacing w:before="0" w:after="120"/>
      <w:textAlignment w:val="auto"/>
    </w:pPr>
    <w:rPr>
      <w:rFonts w:ascii="Arial" w:hAnsi="Arial"/>
      <w:b/>
      <w:color w:val="auto"/>
      <w:lang w:val="en-US"/>
    </w:rPr>
  </w:style>
  <w:style w:type="paragraph" w:customStyle="1" w:styleId="1">
    <w:name w:val="段落1"/>
    <w:basedOn w:val="Normal"/>
    <w:uiPriority w:val="99"/>
    <w:rsid w:val="00F1269F"/>
    <w:pPr>
      <w:adjustRightInd w:val="0"/>
      <w:spacing w:line="320" w:lineRule="atLeast"/>
      <w:ind w:firstLine="180"/>
      <w:textAlignment w:val="baseline"/>
    </w:pPr>
    <w:rPr>
      <w:rFonts w:cs="Arial"/>
      <w:kern w:val="0"/>
      <w:szCs w:val="20"/>
    </w:rPr>
  </w:style>
  <w:style w:type="paragraph" w:customStyle="1" w:styleId="a3">
    <w:name w:val="表"/>
    <w:basedOn w:val="Normal"/>
    <w:uiPriority w:val="99"/>
    <w:rsid w:val="00F1269F"/>
    <w:pPr>
      <w:adjustRightInd w:val="0"/>
      <w:spacing w:after="40" w:line="260" w:lineRule="atLeast"/>
      <w:jc w:val="center"/>
      <w:textAlignment w:val="baseline"/>
    </w:pPr>
    <w:rPr>
      <w:kern w:val="0"/>
      <w:sz w:val="16"/>
      <w:szCs w:val="20"/>
    </w:rPr>
  </w:style>
  <w:style w:type="paragraph" w:customStyle="1" w:styleId="a4">
    <w:name w:val="表左揃え"/>
    <w:basedOn w:val="a3"/>
    <w:uiPriority w:val="99"/>
    <w:rsid w:val="00F1269F"/>
    <w:pPr>
      <w:jc w:val="left"/>
    </w:pPr>
  </w:style>
  <w:style w:type="paragraph" w:customStyle="1" w:styleId="TableText0">
    <w:name w:val="Table Text"/>
    <w:basedOn w:val="Normal"/>
    <w:autoRedefine/>
    <w:uiPriority w:val="99"/>
    <w:rsid w:val="00F1269F"/>
    <w:rPr>
      <w:rFonts w:ascii="Trebuchet MS" w:eastAsia="Times New Roman" w:hAnsi="Trebuchet MS"/>
      <w:bCs/>
      <w:kern w:val="0"/>
      <w:szCs w:val="20"/>
      <w:lang w:eastAsia="de-DE"/>
    </w:rPr>
  </w:style>
  <w:style w:type="paragraph" w:customStyle="1" w:styleId="TableHeader0">
    <w:name w:val="Table Header"/>
    <w:basedOn w:val="Normal"/>
    <w:autoRedefine/>
    <w:uiPriority w:val="99"/>
    <w:rsid w:val="00F1269F"/>
    <w:pPr>
      <w:spacing w:before="120" w:line="360" w:lineRule="auto"/>
    </w:pPr>
    <w:rPr>
      <w:rFonts w:ascii="Trebuchet MS" w:eastAsia="MS Mincho" w:hAnsi="Trebuchet MS"/>
      <w:kern w:val="0"/>
      <w:lang w:val="de-DE" w:eastAsia="de-DE"/>
    </w:rPr>
  </w:style>
  <w:style w:type="paragraph" w:customStyle="1" w:styleId="tabletext1">
    <w:name w:val="tabletext"/>
    <w:basedOn w:val="Normal"/>
    <w:uiPriority w:val="99"/>
    <w:rsid w:val="00F1269F"/>
    <w:pPr>
      <w:spacing w:before="120" w:after="120"/>
      <w:ind w:left="57"/>
    </w:pPr>
    <w:rPr>
      <w:rFonts w:ascii="Trebuchet MS" w:eastAsia="MS Mincho" w:hAnsi="Trebuchet MS"/>
      <w:kern w:val="0"/>
      <w:sz w:val="16"/>
      <w:szCs w:val="16"/>
    </w:rPr>
  </w:style>
  <w:style w:type="paragraph" w:customStyle="1" w:styleId="tableheader1">
    <w:name w:val="tableheader"/>
    <w:basedOn w:val="Normal"/>
    <w:uiPriority w:val="99"/>
    <w:rsid w:val="00F1269F"/>
    <w:pPr>
      <w:spacing w:before="120" w:after="120"/>
      <w:ind w:left="57"/>
    </w:pPr>
    <w:rPr>
      <w:rFonts w:ascii="Trebuchet MS" w:eastAsia="MS Mincho" w:hAnsi="Trebuchet MS"/>
      <w:b/>
      <w:bCs/>
      <w:i/>
      <w:iCs/>
      <w:kern w:val="0"/>
      <w:sz w:val="22"/>
      <w:szCs w:val="22"/>
    </w:rPr>
  </w:style>
  <w:style w:type="paragraph" w:styleId="ListParagraph">
    <w:name w:val="List Paragraph"/>
    <w:basedOn w:val="Normal"/>
    <w:uiPriority w:val="34"/>
    <w:qFormat/>
    <w:rsid w:val="00F1269F"/>
    <w:pPr>
      <w:ind w:left="720"/>
    </w:pPr>
    <w:rPr>
      <w:rFonts w:ascii="Calibri" w:eastAsia="Calibri" w:hAnsi="Calibri"/>
      <w:kern w:val="0"/>
      <w:sz w:val="22"/>
      <w:szCs w:val="22"/>
      <w:lang w:eastAsia="en-US"/>
    </w:rPr>
  </w:style>
  <w:style w:type="paragraph" w:customStyle="1" w:styleId="Char1">
    <w:name w:val="Char1"/>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customStyle="1" w:styleId="CharCharCharCharCharCharCharCharCharChar1">
    <w:name w:val="Char Char Char Char Char Char Char Char Char Char1"/>
    <w:basedOn w:val="Normal"/>
    <w:uiPriority w:val="99"/>
    <w:rsid w:val="00F1269F"/>
    <w:pPr>
      <w:spacing w:before="120" w:after="160" w:line="240" w:lineRule="exact"/>
    </w:pPr>
    <w:rPr>
      <w:rFonts w:ascii="Trebuchet MS" w:eastAsia="Times New Roman" w:hAnsi="Trebuchet MS" w:cs="Arial"/>
      <w:kern w:val="0"/>
      <w:szCs w:val="20"/>
      <w:lang w:eastAsia="en-US"/>
    </w:rPr>
  </w:style>
  <w:style w:type="character" w:customStyle="1" w:styleId="st">
    <w:name w:val="st"/>
    <w:rsid w:val="00F1269F"/>
  </w:style>
  <w:style w:type="character" w:customStyle="1" w:styleId="Heading1Char1">
    <w:name w:val="Heading 1 Char1"/>
    <w:aliases w:val="Section Heading Char,1 Char,h1 Char,Header 1 Char,Test Plan Char,Attribute Heading 1 Char,tchead Char,MainHeader Char,Section Char,PA Chapter Char,Chapter Heading Char,new page/chapter Char,Propo Char,Head1 Char,Main heading Char,l1 Char"/>
    <w:rsid w:val="00F1269F"/>
    <w:rPr>
      <w:rFonts w:ascii="Cambria" w:eastAsia="Times New Roman" w:hAnsi="Cambria" w:cs="Times New Roman"/>
      <w:b/>
      <w:bCs/>
      <w:color w:val="365F91"/>
      <w:sz w:val="28"/>
      <w:szCs w:val="28"/>
      <w:lang w:eastAsia="ja-JP"/>
    </w:rPr>
  </w:style>
  <w:style w:type="character" w:customStyle="1" w:styleId="Heading2Char1">
    <w:name w:val="Heading 2 Char1"/>
    <w:aliases w:val="ClassHeading Char1,Heading 2 Hidden Char1,Heading 2rh Char1,h2 Char1,2nd level Char1,Titre3 Char1,h2 main heading Char1,Attribute Heading 2 Char1,B.2 Heading 2 Char1,A.1 Heading 2 Char1,2 Char1,Header 2 Char1,Reset numbering Char1,h2 Cha"/>
    <w:semiHidden/>
    <w:rsid w:val="00F1269F"/>
    <w:rPr>
      <w:rFonts w:ascii="Cambria" w:eastAsia="Times New Roman" w:hAnsi="Cambria" w:cs="Times New Roman"/>
      <w:b/>
      <w:bCs/>
      <w:color w:val="4F81BD"/>
      <w:sz w:val="26"/>
      <w:szCs w:val="26"/>
      <w:lang w:eastAsia="ja-JP"/>
    </w:rPr>
  </w:style>
  <w:style w:type="character" w:customStyle="1" w:styleId="Heading3Char1">
    <w:name w:val="Heading 3 Char1"/>
    <w:aliases w:val="FunctionName Char,h3 Char,h3 sub heading Char,ModuleFunctionName Char,3 Char,Heading 3E Char,alltoc Char,Heading 3 - old Char,Org Heading 1 Char,Map Char,H31 Char,Minor Char,H3-Heading 3 Char,l3.3 Char,l3 Char,list 3 Char,list3 Char"/>
    <w:semiHidden/>
    <w:rsid w:val="00F1269F"/>
    <w:rPr>
      <w:rFonts w:ascii="Cambria" w:eastAsia="Times New Roman" w:hAnsi="Cambria" w:cs="Times New Roman"/>
      <w:b/>
      <w:bCs/>
      <w:color w:val="4F81BD"/>
      <w:szCs w:val="24"/>
      <w:lang w:eastAsia="ja-JP"/>
    </w:rPr>
  </w:style>
  <w:style w:type="character" w:customStyle="1" w:styleId="Heading4Char1">
    <w:name w:val="Heading 4 Char1"/>
    <w:aliases w:val="h4 + Black Char1,Not All caps Char1,Justified Char1,Before:  0 pt Char1,h4 Char1,Überschrift 4 Char Char1,Char Char Char1,&lt;(1) 見出し&gt; Char,h4 + Black Char,Not All caps Char,Justified Char,Before:  0 pt Char,h4 Char,Überschrift 4 Char Char"/>
    <w:semiHidden/>
    <w:rsid w:val="00F1269F"/>
    <w:rPr>
      <w:rFonts w:ascii="Cambria" w:eastAsia="Times New Roman" w:hAnsi="Cambria" w:cs="Times New Roman"/>
      <w:b/>
      <w:bCs/>
      <w:i/>
      <w:iCs/>
      <w:color w:val="4F81BD"/>
      <w:szCs w:val="24"/>
      <w:lang w:eastAsia="ja-JP"/>
    </w:rPr>
  </w:style>
  <w:style w:type="character" w:customStyle="1" w:styleId="Heading5Char1">
    <w:name w:val="Heading 5 Char1"/>
    <w:aliases w:val="h5 Char1,Heading 2A Char1,&lt;(a) 見出し&gt; Char,h5 Char,Heading 2A Char"/>
    <w:semiHidden/>
    <w:rsid w:val="00F1269F"/>
    <w:rPr>
      <w:rFonts w:ascii="Cambria" w:eastAsia="Times New Roman" w:hAnsi="Cambria" w:cs="Times New Roman"/>
      <w:color w:val="243F60"/>
      <w:szCs w:val="24"/>
      <w:lang w:eastAsia="ja-JP"/>
    </w:rPr>
  </w:style>
  <w:style w:type="character" w:customStyle="1" w:styleId="BodyTextChar1CharChar1">
    <w:name w:val="Body Text Char1 Char Char1"/>
    <w:aliases w:val="Body Text Char Char Char Char1,Body Text Char1 Char Char Char Char1,Body Text Char Char Char Char Char Char1,Body Text Char2 Char Char Char Char Char Char1,Body Text Char1 Char Char Char Char Char Char Char1"/>
    <w:uiPriority w:val="99"/>
    <w:semiHidden/>
    <w:rsid w:val="00F1269F"/>
    <w:rPr>
      <w:rFonts w:ascii="Arial" w:hAnsi="Arial"/>
      <w:szCs w:val="24"/>
      <w:lang w:eastAsia="ja-JP"/>
    </w:rPr>
  </w:style>
  <w:style w:type="paragraph" w:customStyle="1" w:styleId="CharCharCharChar1">
    <w:name w:val="Char Char Char Char1"/>
    <w:basedOn w:val="Normal"/>
    <w:uiPriority w:val="99"/>
    <w:rsid w:val="00F1269F"/>
    <w:pPr>
      <w:spacing w:before="120" w:after="160" w:line="240" w:lineRule="exact"/>
    </w:pPr>
    <w:rPr>
      <w:rFonts w:ascii="Trebuchet MS" w:eastAsia="Times New Roman" w:hAnsi="Trebuchet MS" w:cs="Arial"/>
      <w:kern w:val="0"/>
      <w:szCs w:val="20"/>
      <w:lang w:eastAsia="en-US"/>
    </w:rPr>
  </w:style>
  <w:style w:type="paragraph" w:customStyle="1" w:styleId="a5">
    <w:name w:val="ガイドライン"/>
    <w:basedOn w:val="Normal"/>
    <w:link w:val="a6"/>
    <w:rsid w:val="00F1269F"/>
    <w:pPr>
      <w:pBdr>
        <w:top w:val="single" w:sz="4" w:space="1" w:color="auto" w:shadow="1"/>
        <w:left w:val="single" w:sz="4" w:space="4" w:color="auto" w:shadow="1"/>
        <w:bottom w:val="single" w:sz="4" w:space="1" w:color="auto" w:shadow="1"/>
        <w:right w:val="single" w:sz="4" w:space="4" w:color="auto" w:shadow="1"/>
      </w:pBdr>
      <w:shd w:val="clear" w:color="auto" w:fill="F2F2F2"/>
    </w:pPr>
    <w:rPr>
      <w:rFonts w:ascii="MS PGothic" w:eastAsia="MS PGothic" w:hAnsi="MS PGothic"/>
      <w:sz w:val="21"/>
      <w:lang w:val="x-none" w:eastAsia="x-none"/>
    </w:rPr>
  </w:style>
  <w:style w:type="character" w:customStyle="1" w:styleId="a6">
    <w:name w:val="ガイドライン (文字)"/>
    <w:link w:val="a5"/>
    <w:rsid w:val="00F1269F"/>
    <w:rPr>
      <w:rFonts w:ascii="MS PGothic" w:eastAsia="MS PGothic" w:hAnsi="MS PGothic" w:cs="Times New Roman"/>
      <w:szCs w:val="24"/>
      <w:shd w:val="clear" w:color="auto" w:fill="F2F2F2"/>
      <w:lang w:val="x-none" w:eastAsia="x-none"/>
    </w:rPr>
  </w:style>
  <w:style w:type="paragraph" w:customStyle="1" w:styleId="API">
    <w:name w:val="API"/>
    <w:next w:val="Normal"/>
    <w:link w:val="API0"/>
    <w:uiPriority w:val="99"/>
    <w:qFormat/>
    <w:rsid w:val="00F1269F"/>
    <w:pPr>
      <w:pageBreakBefore/>
      <w:numPr>
        <w:numId w:val="15"/>
      </w:numPr>
      <w:spacing w:after="240"/>
      <w:outlineLvl w:val="2"/>
    </w:pPr>
    <w:rPr>
      <w:rFonts w:ascii="Arial" w:eastAsia="MS PGothic" w:hAnsi="Arial" w:cs="Times New Roman"/>
      <w:b/>
      <w:kern w:val="0"/>
      <w:sz w:val="24"/>
      <w:szCs w:val="20"/>
      <w:lang w:eastAsia="en-US"/>
    </w:rPr>
  </w:style>
  <w:style w:type="paragraph" w:customStyle="1" w:styleId="a0">
    <w:name w:val="構造体メンバ"/>
    <w:basedOn w:val="Normal"/>
    <w:link w:val="a7"/>
    <w:uiPriority w:val="99"/>
    <w:rsid w:val="00F1269F"/>
    <w:pPr>
      <w:numPr>
        <w:numId w:val="13"/>
      </w:numPr>
      <w:overflowPunct w:val="0"/>
      <w:autoSpaceDE w:val="0"/>
      <w:autoSpaceDN w:val="0"/>
      <w:adjustRightInd w:val="0"/>
      <w:spacing w:before="20" w:after="20"/>
      <w:textAlignment w:val="baseline"/>
    </w:pPr>
    <w:rPr>
      <w:sz w:val="18"/>
      <w:szCs w:val="18"/>
      <w:lang w:val="x-none" w:eastAsia="x-none"/>
    </w:rPr>
  </w:style>
  <w:style w:type="character" w:customStyle="1" w:styleId="API0">
    <w:name w:val="API (文字)"/>
    <w:link w:val="API"/>
    <w:uiPriority w:val="99"/>
    <w:rsid w:val="00F1269F"/>
    <w:rPr>
      <w:rFonts w:ascii="Arial" w:eastAsia="MS PGothic" w:hAnsi="Arial" w:cs="Times New Roman"/>
      <w:b/>
      <w:kern w:val="0"/>
      <w:sz w:val="24"/>
      <w:szCs w:val="20"/>
      <w:lang w:eastAsia="en-US"/>
    </w:rPr>
  </w:style>
  <w:style w:type="paragraph" w:customStyle="1" w:styleId="a">
    <w:name w:val="構造体のメンバ"/>
    <w:basedOn w:val="a0"/>
    <w:link w:val="a8"/>
    <w:uiPriority w:val="99"/>
    <w:rsid w:val="00F1269F"/>
    <w:pPr>
      <w:numPr>
        <w:numId w:val="14"/>
      </w:numPr>
    </w:pPr>
  </w:style>
  <w:style w:type="character" w:customStyle="1" w:styleId="a7">
    <w:name w:val="構造体メンバ (文字)"/>
    <w:link w:val="a0"/>
    <w:uiPriority w:val="99"/>
    <w:rsid w:val="00F1269F"/>
    <w:rPr>
      <w:rFonts w:ascii="Times New Roman" w:eastAsia="MS Gothic" w:hAnsi="Times New Roman" w:cs="Times New Roman"/>
      <w:sz w:val="18"/>
      <w:szCs w:val="18"/>
      <w:lang w:val="x-none" w:eastAsia="x-none"/>
    </w:rPr>
  </w:style>
  <w:style w:type="paragraph" w:customStyle="1" w:styleId="a9">
    <w:name w:val="構造体メンバ定義"/>
    <w:link w:val="aa"/>
    <w:rsid w:val="00F1269F"/>
    <w:pPr>
      <w:ind w:leftChars="200" w:left="200"/>
    </w:pPr>
    <w:rPr>
      <w:rFonts w:ascii="Courier New" w:eastAsia="MS Gothic" w:hAnsi="Courier New" w:cs="Times New Roman"/>
      <w:sz w:val="16"/>
      <w:szCs w:val="18"/>
      <w:lang w:eastAsia="en-US"/>
    </w:rPr>
  </w:style>
  <w:style w:type="character" w:customStyle="1" w:styleId="a8">
    <w:name w:val="構造体のメンバ (文字)"/>
    <w:basedOn w:val="a7"/>
    <w:link w:val="a"/>
    <w:uiPriority w:val="99"/>
    <w:rsid w:val="00F1269F"/>
    <w:rPr>
      <w:rFonts w:ascii="Times New Roman" w:eastAsia="MS Gothic" w:hAnsi="Times New Roman" w:cs="Times New Roman"/>
      <w:sz w:val="18"/>
      <w:szCs w:val="18"/>
      <w:lang w:val="x-none" w:eastAsia="x-none"/>
    </w:rPr>
  </w:style>
  <w:style w:type="paragraph" w:customStyle="1" w:styleId="ab">
    <w:name w:val="定義値"/>
    <w:link w:val="ac"/>
    <w:rsid w:val="00F1269F"/>
    <w:rPr>
      <w:rFonts w:ascii="Courier New" w:eastAsia="MS Gothic" w:hAnsi="Courier New" w:cs="Times New Roman"/>
      <w:szCs w:val="24"/>
      <w:lang w:eastAsia="en-US"/>
    </w:rPr>
  </w:style>
  <w:style w:type="character" w:customStyle="1" w:styleId="aa">
    <w:name w:val="構造体メンバ定義 (文字)"/>
    <w:link w:val="a9"/>
    <w:rsid w:val="00F1269F"/>
    <w:rPr>
      <w:rFonts w:ascii="Courier New" w:eastAsia="MS Gothic" w:hAnsi="Courier New" w:cs="Times New Roman"/>
      <w:sz w:val="16"/>
      <w:szCs w:val="18"/>
      <w:lang w:eastAsia="en-US"/>
    </w:rPr>
  </w:style>
  <w:style w:type="paragraph" w:customStyle="1" w:styleId="ad">
    <w:name w:val="文献参照"/>
    <w:basedOn w:val="Normal"/>
    <w:link w:val="ae"/>
    <w:qFormat/>
    <w:rsid w:val="00F1269F"/>
    <w:rPr>
      <w:sz w:val="18"/>
      <w:szCs w:val="18"/>
      <w:lang w:val="x-none" w:eastAsia="x-none"/>
    </w:rPr>
  </w:style>
  <w:style w:type="character" w:customStyle="1" w:styleId="ac">
    <w:name w:val="定義値 (文字)"/>
    <w:link w:val="ab"/>
    <w:rsid w:val="00F1269F"/>
    <w:rPr>
      <w:rFonts w:ascii="Courier New" w:eastAsia="MS Gothic" w:hAnsi="Courier New" w:cs="Times New Roman"/>
      <w:szCs w:val="24"/>
      <w:lang w:eastAsia="en-US"/>
    </w:rPr>
  </w:style>
  <w:style w:type="paragraph" w:customStyle="1" w:styleId="af">
    <w:name w:val="小見出し"/>
    <w:basedOn w:val="Normal"/>
    <w:next w:val="Normal"/>
    <w:link w:val="af0"/>
    <w:qFormat/>
    <w:rsid w:val="00F1269F"/>
    <w:pPr>
      <w:spacing w:beforeLines="50" w:before="50" w:afterLines="50" w:after="50"/>
      <w:outlineLvl w:val="3"/>
    </w:pPr>
    <w:rPr>
      <w:rFonts w:eastAsia="Arial"/>
      <w:b/>
      <w:lang w:val="x-none" w:eastAsia="x-none"/>
    </w:rPr>
  </w:style>
  <w:style w:type="character" w:customStyle="1" w:styleId="ae">
    <w:name w:val="文献参照 (文字)"/>
    <w:link w:val="ad"/>
    <w:rsid w:val="00F1269F"/>
    <w:rPr>
      <w:rFonts w:ascii="Arial" w:eastAsia="MS Gothic" w:hAnsi="Arial" w:cs="Times New Roman"/>
      <w:sz w:val="18"/>
      <w:szCs w:val="18"/>
      <w:lang w:val="x-none" w:eastAsia="x-none"/>
    </w:rPr>
  </w:style>
  <w:style w:type="character" w:customStyle="1" w:styleId="transmap11">
    <w:name w:val="transmap11"/>
    <w:rsid w:val="00F1269F"/>
  </w:style>
  <w:style w:type="character" w:customStyle="1" w:styleId="af0">
    <w:name w:val="小見出し (文字)"/>
    <w:link w:val="af"/>
    <w:rsid w:val="00F1269F"/>
    <w:rPr>
      <w:rFonts w:ascii="Arial" w:eastAsia="Arial" w:hAnsi="Arial" w:cs="Times New Roman"/>
      <w:b/>
      <w:sz w:val="20"/>
      <w:szCs w:val="24"/>
      <w:lang w:val="x-none" w:eastAsia="x-none"/>
    </w:rPr>
  </w:style>
  <w:style w:type="character" w:customStyle="1" w:styleId="apple-converted-space">
    <w:name w:val="apple-converted-space"/>
    <w:rsid w:val="00F1269F"/>
  </w:style>
  <w:style w:type="character" w:customStyle="1" w:styleId="transmap0">
    <w:name w:val="transmap0"/>
    <w:rsid w:val="00F1269F"/>
  </w:style>
  <w:style w:type="character" w:customStyle="1" w:styleId="transmap4">
    <w:name w:val="transmap4"/>
    <w:rsid w:val="00F1269F"/>
  </w:style>
  <w:style w:type="character" w:customStyle="1" w:styleId="transmap2">
    <w:name w:val="transmap2"/>
    <w:rsid w:val="00F1269F"/>
  </w:style>
  <w:style w:type="character" w:customStyle="1" w:styleId="transmap12">
    <w:name w:val="transmap12"/>
    <w:rsid w:val="00F1269F"/>
  </w:style>
  <w:style w:type="character" w:customStyle="1" w:styleId="transmap7">
    <w:name w:val="transmap7"/>
    <w:rsid w:val="00F1269F"/>
  </w:style>
  <w:style w:type="character" w:customStyle="1" w:styleId="transmap5">
    <w:name w:val="transmap5"/>
    <w:rsid w:val="00F1269F"/>
  </w:style>
  <w:style w:type="character" w:customStyle="1" w:styleId="transmap9">
    <w:name w:val="transmap9"/>
    <w:rsid w:val="00F1269F"/>
  </w:style>
  <w:style w:type="character" w:customStyle="1" w:styleId="transmap10">
    <w:name w:val="transmap10"/>
    <w:rsid w:val="00F1269F"/>
  </w:style>
  <w:style w:type="character" w:customStyle="1" w:styleId="transmap8">
    <w:name w:val="transmap8"/>
    <w:rsid w:val="00F1269F"/>
  </w:style>
  <w:style w:type="character" w:customStyle="1" w:styleId="transmap1">
    <w:name w:val="transmap1"/>
    <w:rsid w:val="00F1269F"/>
  </w:style>
  <w:style w:type="paragraph" w:customStyle="1" w:styleId="BulletList1">
    <w:name w:val="BulletList_1"/>
    <w:basedOn w:val="Normal"/>
    <w:autoRedefine/>
    <w:uiPriority w:val="99"/>
    <w:rsid w:val="00F1269F"/>
    <w:pPr>
      <w:spacing w:after="120"/>
    </w:pPr>
    <w:rPr>
      <w:rFonts w:eastAsia="Times New Roman"/>
      <w:bCs/>
      <w:kern w:val="0"/>
      <w:lang w:eastAsia="en-US"/>
    </w:rPr>
  </w:style>
  <w:style w:type="character" w:customStyle="1" w:styleId="transmap6">
    <w:name w:val="transmap6"/>
    <w:rsid w:val="00F1269F"/>
  </w:style>
  <w:style w:type="character" w:customStyle="1" w:styleId="transmap3">
    <w:name w:val="transmap3"/>
    <w:rsid w:val="00F1269F"/>
  </w:style>
  <w:style w:type="paragraph" w:styleId="IntenseQuote">
    <w:name w:val="Intense Quote"/>
    <w:aliases w:val="Technical Note"/>
    <w:basedOn w:val="Normal"/>
    <w:next w:val="Normal"/>
    <w:link w:val="IntenseQuoteChar"/>
    <w:uiPriority w:val="30"/>
    <w:qFormat/>
    <w:rsid w:val="00F1269F"/>
    <w:pPr>
      <w:pBdr>
        <w:bottom w:val="single" w:sz="4" w:space="4" w:color="auto"/>
      </w:pBdr>
      <w:spacing w:before="200" w:after="280"/>
      <w:ind w:left="936" w:right="936"/>
    </w:pPr>
    <w:rPr>
      <w:bCs/>
      <w:i/>
      <w:iCs/>
      <w:lang w:val="x-none" w:eastAsia="x-none"/>
    </w:rPr>
  </w:style>
  <w:style w:type="character" w:customStyle="1" w:styleId="IntenseQuoteChar">
    <w:name w:val="Intense Quote Char"/>
    <w:aliases w:val="Technical Note Char"/>
    <w:basedOn w:val="DefaultParagraphFont"/>
    <w:link w:val="IntenseQuote"/>
    <w:uiPriority w:val="30"/>
    <w:rsid w:val="00F1269F"/>
    <w:rPr>
      <w:rFonts w:ascii="Arial" w:eastAsia="MS Gothic" w:hAnsi="Arial" w:cs="Times New Roman"/>
      <w:bCs/>
      <w:i/>
      <w:iCs/>
      <w:sz w:val="20"/>
      <w:szCs w:val="24"/>
      <w:lang w:val="x-none" w:eastAsia="x-none"/>
    </w:rPr>
  </w:style>
  <w:style w:type="paragraph" w:styleId="Quote">
    <w:name w:val="Quote"/>
    <w:basedOn w:val="Normal"/>
    <w:next w:val="Normal"/>
    <w:link w:val="QuoteChar"/>
    <w:uiPriority w:val="29"/>
    <w:qFormat/>
    <w:rsid w:val="00F1269F"/>
    <w:rPr>
      <w:i/>
      <w:iCs/>
      <w:color w:val="000000"/>
      <w:lang w:val="x-none" w:eastAsia="x-none"/>
    </w:rPr>
  </w:style>
  <w:style w:type="character" w:customStyle="1" w:styleId="QuoteChar">
    <w:name w:val="Quote Char"/>
    <w:basedOn w:val="DefaultParagraphFont"/>
    <w:link w:val="Quote"/>
    <w:uiPriority w:val="29"/>
    <w:rsid w:val="00F1269F"/>
    <w:rPr>
      <w:rFonts w:ascii="Arial" w:eastAsia="MS Gothic" w:hAnsi="Arial" w:cs="Times New Roman"/>
      <w:i/>
      <w:iCs/>
      <w:color w:val="000000"/>
      <w:sz w:val="20"/>
      <w:szCs w:val="24"/>
      <w:lang w:val="x-none" w:eastAsia="x-none"/>
    </w:rPr>
  </w:style>
  <w:style w:type="character" w:styleId="SubtleReference">
    <w:name w:val="Subtle Reference"/>
    <w:uiPriority w:val="31"/>
    <w:qFormat/>
    <w:rsid w:val="00F1269F"/>
    <w:rPr>
      <w:smallCaps/>
      <w:color w:val="C0504D"/>
      <w:u w:val="single"/>
    </w:rPr>
  </w:style>
  <w:style w:type="character" w:customStyle="1" w:styleId="hps">
    <w:name w:val="hps"/>
    <w:rsid w:val="00F1269F"/>
  </w:style>
  <w:style w:type="character" w:customStyle="1" w:styleId="shorttext">
    <w:name w:val="short_text"/>
    <w:basedOn w:val="DefaultParagraphFont"/>
    <w:rsid w:val="00F1269F"/>
    <w:rPr>
      <w:rFonts w:cs="Times New Roman"/>
    </w:rPr>
  </w:style>
  <w:style w:type="paragraph" w:customStyle="1" w:styleId="ReqText0">
    <w:name w:val="ReqText"/>
    <w:basedOn w:val="Normal"/>
    <w:link w:val="ReqTextChar"/>
    <w:qFormat/>
    <w:rsid w:val="00F1269F"/>
    <w:rPr>
      <w:kern w:val="0"/>
      <w:lang w:val="en-GB" w:eastAsia="fr-FR"/>
    </w:rPr>
  </w:style>
  <w:style w:type="character" w:customStyle="1" w:styleId="ReqTextChar">
    <w:name w:val="ReqText Char"/>
    <w:basedOn w:val="DefaultParagraphFont"/>
    <w:link w:val="ReqText0"/>
    <w:rsid w:val="00F1269F"/>
    <w:rPr>
      <w:rFonts w:ascii="Arial" w:eastAsia="MS Gothic" w:hAnsi="Arial" w:cs="Times New Roman"/>
      <w:kern w:val="0"/>
      <w:sz w:val="20"/>
      <w:szCs w:val="24"/>
      <w:lang w:val="en-GB" w:eastAsia="fr-FR"/>
    </w:rPr>
  </w:style>
  <w:style w:type="paragraph" w:customStyle="1" w:styleId="ReqID">
    <w:name w:val="ReqID"/>
    <w:basedOn w:val="Normal"/>
    <w:next w:val="Normal"/>
    <w:link w:val="ReqIDChar"/>
    <w:autoRedefine/>
    <w:qFormat/>
    <w:rsid w:val="00BE5228"/>
    <w:pPr>
      <w:spacing w:before="120" w:after="120"/>
    </w:pPr>
    <w:rPr>
      <w:rFonts w:cs="Arial"/>
      <w:b/>
      <w:i/>
      <w:color w:val="0000FF"/>
      <w:kern w:val="0"/>
      <w:sz w:val="18"/>
      <w:szCs w:val="20"/>
      <w:lang w:val="en-GB"/>
    </w:rPr>
  </w:style>
  <w:style w:type="character" w:customStyle="1" w:styleId="ReqIDChar">
    <w:name w:val="ReqID Char"/>
    <w:link w:val="ReqID"/>
    <w:rsid w:val="00BE5228"/>
    <w:rPr>
      <w:rFonts w:ascii="Times New Roman" w:eastAsia="MS Gothic" w:hAnsi="Times New Roman" w:cs="Arial"/>
      <w:b/>
      <w:i/>
      <w:color w:val="0000FF"/>
      <w:kern w:val="0"/>
      <w:sz w:val="18"/>
      <w:szCs w:val="20"/>
      <w:lang w:val="en-GB"/>
    </w:rPr>
  </w:style>
  <w:style w:type="paragraph" w:customStyle="1" w:styleId="RefIDs">
    <w:name w:val="RefIDs"/>
    <w:basedOn w:val="Normal"/>
    <w:next w:val="Normal"/>
    <w:link w:val="RefIDsChar"/>
    <w:qFormat/>
    <w:rsid w:val="005B2816"/>
    <w:pPr>
      <w:wordWrap w:val="0"/>
      <w:spacing w:before="120" w:after="120"/>
      <w:ind w:left="567"/>
      <w:jc w:val="right"/>
    </w:pPr>
    <w:rPr>
      <w:rFonts w:cs="Arial"/>
      <w:b/>
      <w:i/>
      <w:color w:val="00B050"/>
      <w:kern w:val="0"/>
      <w:sz w:val="18"/>
      <w:szCs w:val="20"/>
      <w:lang w:val="en-GB"/>
    </w:rPr>
  </w:style>
  <w:style w:type="character" w:customStyle="1" w:styleId="RefIDsChar">
    <w:name w:val="RefIDs Char"/>
    <w:basedOn w:val="DefaultParagraphFont"/>
    <w:link w:val="RefIDs"/>
    <w:rsid w:val="005B2816"/>
    <w:rPr>
      <w:rFonts w:ascii="Arial" w:eastAsia="MS Gothic" w:hAnsi="Arial" w:cs="Arial"/>
      <w:b/>
      <w:i/>
      <w:color w:val="00B050"/>
      <w:kern w:val="0"/>
      <w:sz w:val="18"/>
      <w:szCs w:val="20"/>
      <w:lang w:val="en-GB"/>
    </w:rPr>
  </w:style>
  <w:style w:type="character" w:customStyle="1" w:styleId="10">
    <w:name w:val="未解決のメンション1"/>
    <w:basedOn w:val="DefaultParagraphFont"/>
    <w:uiPriority w:val="99"/>
    <w:semiHidden/>
    <w:unhideWhenUsed/>
    <w:rsid w:val="00F1269F"/>
    <w:rPr>
      <w:color w:val="605E5C"/>
      <w:shd w:val="clear" w:color="auto" w:fill="E1DFDD"/>
    </w:rPr>
  </w:style>
  <w:style w:type="character" w:customStyle="1" w:styleId="2">
    <w:name w:val="未解決のメンション2"/>
    <w:basedOn w:val="DefaultParagraphFont"/>
    <w:uiPriority w:val="99"/>
    <w:semiHidden/>
    <w:unhideWhenUsed/>
    <w:rsid w:val="00F1269F"/>
    <w:rPr>
      <w:color w:val="605E5C"/>
      <w:shd w:val="clear" w:color="auto" w:fill="E1DFDD"/>
    </w:rPr>
  </w:style>
  <w:style w:type="character" w:styleId="UnresolvedMention">
    <w:name w:val="Unresolved Mention"/>
    <w:basedOn w:val="DefaultParagraphFont"/>
    <w:uiPriority w:val="99"/>
    <w:semiHidden/>
    <w:unhideWhenUsed/>
    <w:rsid w:val="00671D1F"/>
    <w:rPr>
      <w:color w:val="605E5C"/>
      <w:shd w:val="clear" w:color="auto" w:fill="E1DFDD"/>
    </w:rPr>
  </w:style>
  <w:style w:type="character" w:customStyle="1" w:styleId="ui-provider">
    <w:name w:val="ui-provider"/>
    <w:basedOn w:val="DefaultParagraphFont"/>
    <w:rsid w:val="007E3DE4"/>
  </w:style>
  <w:style w:type="paragraph" w:customStyle="1" w:styleId="TableParagraph">
    <w:name w:val="Table Paragraph"/>
    <w:basedOn w:val="Normal"/>
    <w:uiPriority w:val="1"/>
    <w:qFormat/>
    <w:rsid w:val="00763944"/>
    <w:pPr>
      <w:widowControl w:val="0"/>
      <w:autoSpaceDE w:val="0"/>
      <w:autoSpaceDN w:val="0"/>
      <w:spacing w:line="202" w:lineRule="exact"/>
      <w:ind w:left="107"/>
      <w:jc w:val="left"/>
    </w:pPr>
    <w:rPr>
      <w:rFonts w:eastAsia="Times New Roman"/>
      <w:kern w:val="0"/>
      <w:sz w:val="22"/>
      <w:szCs w:val="22"/>
      <w:lang w:eastAsia="en-US"/>
    </w:rPr>
  </w:style>
  <w:style w:type="character" w:styleId="FootnoteReference">
    <w:name w:val="footnote reference"/>
    <w:uiPriority w:val="99"/>
    <w:semiHidden/>
    <w:unhideWhenUsed/>
    <w:rsid w:val="002E12EE"/>
    <w:rPr>
      <w:vertAlign w:val="superscript"/>
    </w:rPr>
  </w:style>
  <w:style w:type="paragraph" w:customStyle="1" w:styleId="Heading11">
    <w:name w:val="Heading 11"/>
    <w:basedOn w:val="Normal"/>
    <w:next w:val="Normal"/>
    <w:autoRedefine/>
    <w:uiPriority w:val="99"/>
    <w:rsid w:val="002E12EE"/>
    <w:pPr>
      <w:keepNext/>
      <w:numPr>
        <w:numId w:val="30"/>
      </w:numPr>
      <w:spacing w:before="240" w:after="240"/>
      <w:jc w:val="left"/>
      <w:outlineLvl w:val="0"/>
    </w:pPr>
    <w:rPr>
      <w:rFonts w:ascii="Arial" w:eastAsia="Times New Roman" w:hAnsi="Arial"/>
      <w:b/>
      <w:caps/>
      <w:kern w:val="0"/>
      <w:sz w:val="36"/>
      <w:lang w:val="en-GB" w:eastAsia="hu-HU"/>
    </w:rPr>
  </w:style>
  <w:style w:type="paragraph" w:customStyle="1" w:styleId="Heading21">
    <w:name w:val="Heading 21"/>
    <w:basedOn w:val="Heading11"/>
    <w:next w:val="Normal"/>
    <w:autoRedefine/>
    <w:uiPriority w:val="99"/>
    <w:rsid w:val="002E12EE"/>
    <w:pPr>
      <w:numPr>
        <w:ilvl w:val="1"/>
      </w:numPr>
      <w:spacing w:before="360"/>
      <w:outlineLvl w:val="1"/>
    </w:pPr>
    <w:rPr>
      <w:caps w:val="0"/>
      <w:sz w:val="32"/>
      <w:lang w:val="en-US"/>
    </w:rPr>
  </w:style>
  <w:style w:type="paragraph" w:customStyle="1" w:styleId="Heading31">
    <w:name w:val="Heading 31"/>
    <w:basedOn w:val="Heading21"/>
    <w:next w:val="Normal"/>
    <w:autoRedefine/>
    <w:uiPriority w:val="99"/>
    <w:rsid w:val="002E12EE"/>
    <w:pPr>
      <w:numPr>
        <w:ilvl w:val="2"/>
      </w:numPr>
      <w:spacing w:before="240" w:after="120"/>
      <w:ind w:hanging="2250"/>
      <w:outlineLvl w:val="2"/>
    </w:pPr>
    <w:rPr>
      <w:sz w:val="28"/>
    </w:rPr>
  </w:style>
  <w:style w:type="paragraph" w:customStyle="1" w:styleId="Heading41">
    <w:name w:val="Heading 41"/>
    <w:basedOn w:val="Heading31"/>
    <w:next w:val="Normal"/>
    <w:uiPriority w:val="99"/>
    <w:rsid w:val="002E12EE"/>
    <w:pPr>
      <w:numPr>
        <w:ilvl w:val="3"/>
      </w:numPr>
      <w:spacing w:before="120"/>
      <w:outlineLvl w:val="3"/>
    </w:pPr>
  </w:style>
  <w:style w:type="paragraph" w:customStyle="1" w:styleId="Heading51">
    <w:name w:val="Heading 51"/>
    <w:basedOn w:val="Heading41"/>
    <w:next w:val="Normal"/>
    <w:uiPriority w:val="99"/>
    <w:rsid w:val="002E12EE"/>
    <w:pPr>
      <w:numPr>
        <w:ilvl w:val="4"/>
      </w:numPr>
      <w:outlineLvl w:val="4"/>
    </w:pPr>
    <w:rPr>
      <w:sz w:val="24"/>
    </w:rPr>
  </w:style>
  <w:style w:type="paragraph" w:customStyle="1" w:styleId="Heading61">
    <w:name w:val="Heading 61"/>
    <w:basedOn w:val="Heading51"/>
    <w:next w:val="Normal"/>
    <w:uiPriority w:val="99"/>
    <w:rsid w:val="002E12EE"/>
    <w:pPr>
      <w:numPr>
        <w:ilvl w:val="5"/>
      </w:numPr>
      <w:outlineLvl w:val="5"/>
    </w:pPr>
    <w:rPr>
      <w:i/>
    </w:rPr>
  </w:style>
  <w:style w:type="paragraph" w:customStyle="1" w:styleId="Heading71">
    <w:name w:val="Heading 71"/>
    <w:basedOn w:val="Heading61"/>
    <w:next w:val="Normal"/>
    <w:uiPriority w:val="99"/>
    <w:rsid w:val="002E12EE"/>
    <w:pPr>
      <w:numPr>
        <w:ilvl w:val="7"/>
      </w:numPr>
      <w:outlineLvl w:val="6"/>
    </w:pPr>
    <w:rPr>
      <w:b w:val="0"/>
    </w:rPr>
  </w:style>
  <w:style w:type="paragraph" w:customStyle="1" w:styleId="Heading81">
    <w:name w:val="Heading 81"/>
    <w:basedOn w:val="Heading71"/>
    <w:next w:val="Normal"/>
    <w:uiPriority w:val="99"/>
    <w:rsid w:val="002E12EE"/>
    <w:pPr>
      <w:numPr>
        <w:ilvl w:val="8"/>
      </w:numPr>
      <w:outlineLvl w:val="7"/>
    </w:pPr>
    <w:rPr>
      <w:b/>
      <w:sz w:val="20"/>
    </w:rPr>
  </w:style>
  <w:style w:type="paragraph" w:styleId="TOCHeading">
    <w:name w:val="TOC Heading"/>
    <w:basedOn w:val="Heading1"/>
    <w:next w:val="Normal"/>
    <w:uiPriority w:val="39"/>
    <w:unhideWhenUsed/>
    <w:qFormat/>
    <w:rsid w:val="002E12EE"/>
    <w:pPr>
      <w:keepNext/>
      <w:keepLines/>
      <w:pageBreakBefore w:val="0"/>
      <w:widowControl/>
      <w:numPr>
        <w:numId w:val="0"/>
      </w:numPr>
      <w:spacing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ReqText1">
    <w:name w:val="ReqText (文字)"/>
    <w:basedOn w:val="DefaultParagraphFont"/>
    <w:rsid w:val="002E12EE"/>
    <w:rPr>
      <w:rFonts w:ascii="Arial" w:eastAsia="MS Gothic" w:hAnsi="Arial"/>
      <w:sz w:val="18"/>
    </w:rPr>
  </w:style>
  <w:style w:type="character" w:customStyle="1" w:styleId="11">
    <w:name w:val="見出し 1 (文字)1"/>
    <w:aliases w:val="1 (文字)1"/>
    <w:basedOn w:val="DefaultParagraphFont"/>
    <w:rsid w:val="002E12EE"/>
    <w:rPr>
      <w:rFonts w:asciiTheme="majorHAnsi" w:eastAsiaTheme="majorEastAsia" w:hAnsiTheme="majorHAnsi" w:cstheme="majorBidi"/>
      <w:kern w:val="2"/>
      <w:sz w:val="24"/>
      <w:szCs w:val="24"/>
    </w:rPr>
  </w:style>
  <w:style w:type="character" w:customStyle="1" w:styleId="21">
    <w:name w:val="見出し 2 (文字)1"/>
    <w:aliases w:val="2 (文字)1"/>
    <w:basedOn w:val="DefaultParagraphFont"/>
    <w:semiHidden/>
    <w:rsid w:val="002E12EE"/>
    <w:rPr>
      <w:rFonts w:asciiTheme="majorHAnsi" w:eastAsiaTheme="majorEastAsia" w:hAnsiTheme="majorHAnsi" w:cstheme="majorBidi"/>
      <w:kern w:val="2"/>
      <w:szCs w:val="24"/>
    </w:rPr>
  </w:style>
  <w:style w:type="character" w:customStyle="1" w:styleId="31">
    <w:name w:val="見出し 3 (文字)1"/>
    <w:aliases w:val="3 (文字)1"/>
    <w:basedOn w:val="DefaultParagraphFont"/>
    <w:semiHidden/>
    <w:rsid w:val="002E12EE"/>
    <w:rPr>
      <w:rFonts w:asciiTheme="majorHAnsi" w:eastAsiaTheme="majorEastAsia" w:hAnsiTheme="majorHAnsi" w:cstheme="majorBidi"/>
      <w:kern w:val="2"/>
      <w:szCs w:val="24"/>
    </w:rPr>
  </w:style>
  <w:style w:type="character" w:customStyle="1" w:styleId="41">
    <w:name w:val="見出し 4 (文字)1"/>
    <w:aliases w:val="h4 (文字)1,h4 + Black (文字)1,Not All caps (文字)1,Justified (文字)1,Before:  0 pt (文字)1,Überschrift 4 Char (文字)1,Char Char (文字)1,&lt;(1) 見出し&gt; (文字)1,4 (文字)1"/>
    <w:basedOn w:val="DefaultParagraphFont"/>
    <w:semiHidden/>
    <w:rsid w:val="002E12EE"/>
    <w:rPr>
      <w:rFonts w:ascii="Arial" w:eastAsia="MS Gothic" w:hAnsi="Arial" w:cs="Times New Roman"/>
      <w:b/>
      <w:bCs/>
      <w:kern w:val="2"/>
      <w:szCs w:val="24"/>
    </w:rPr>
  </w:style>
  <w:style w:type="character" w:customStyle="1" w:styleId="51">
    <w:name w:val="見出し 5 (文字)1"/>
    <w:aliases w:val="h5 (文字)1,Heading 2A (文字)1,&lt;(a) 見出し&gt; (文字)1,5 (文字)1"/>
    <w:basedOn w:val="DefaultParagraphFont"/>
    <w:semiHidden/>
    <w:rsid w:val="002E12EE"/>
    <w:rPr>
      <w:rFonts w:asciiTheme="majorHAnsi" w:eastAsiaTheme="majorEastAsia" w:hAnsiTheme="majorHAnsi" w:cstheme="majorBidi"/>
      <w:kern w:val="2"/>
      <w:szCs w:val="24"/>
    </w:rPr>
  </w:style>
  <w:style w:type="paragraph" w:customStyle="1" w:styleId="msonormal0">
    <w:name w:val="msonormal"/>
    <w:basedOn w:val="Normal"/>
    <w:uiPriority w:val="99"/>
    <w:rsid w:val="002E12EE"/>
    <w:pPr>
      <w:spacing w:before="100" w:beforeAutospacing="1" w:after="100" w:afterAutospacing="1"/>
      <w:jc w:val="left"/>
    </w:pPr>
    <w:rPr>
      <w:rFonts w:ascii="MS PGothic" w:eastAsia="MS PGothic" w:hAnsi="MS PGothic" w:cs="MS PGothic"/>
      <w:kern w:val="0"/>
      <w:sz w:val="24"/>
    </w:rPr>
  </w:style>
  <w:style w:type="character" w:customStyle="1" w:styleId="12">
    <w:name w:val="本文 (文字)1"/>
    <w:aliases w:val="Body Text Char (文字)1,Body Text Char1 Char (文字)1,Body Text Char Char Char (文字)1,Body Text Char1 Char Char Char (文字)1,Body Text Char Char Char Char Char (文字)1,Body Text Char2 Char Char Char Char Char (文字)1,Body Text Char1 Char1 (文字)1"/>
    <w:basedOn w:val="DefaultParagraphFont"/>
    <w:semiHidden/>
    <w:rsid w:val="002E12EE"/>
    <w:rPr>
      <w:rFonts w:ascii="Arial" w:eastAsia="MS Gothic" w:hAnsi="Arial" w:cs="Times New Roman"/>
      <w:sz w:val="20"/>
      <w:szCs w:val="24"/>
    </w:rPr>
  </w:style>
  <w:style w:type="character" w:customStyle="1" w:styleId="210">
    <w:name w:val="引用文 2 (文字)1"/>
    <w:aliases w:val="Technical Note (文字)1"/>
    <w:basedOn w:val="DefaultParagraphFont"/>
    <w:uiPriority w:val="30"/>
    <w:rsid w:val="002E12EE"/>
    <w:rPr>
      <w:rFonts w:ascii="Arial" w:eastAsia="MS Gothic" w:hAnsi="Arial" w:cs="Times New Roman"/>
      <w:i/>
      <w:iCs/>
      <w:color w:val="4472C4" w:themeColor="accent1"/>
      <w:sz w:val="20"/>
      <w:szCs w:val="24"/>
    </w:rPr>
  </w:style>
  <w:style w:type="character" w:customStyle="1" w:styleId="3">
    <w:name w:val="未解決のメンション3"/>
    <w:basedOn w:val="DefaultParagraphFont"/>
    <w:uiPriority w:val="99"/>
    <w:semiHidden/>
    <w:unhideWhenUsed/>
    <w:rsid w:val="002E1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448">
      <w:bodyDiv w:val="1"/>
      <w:marLeft w:val="0"/>
      <w:marRight w:val="0"/>
      <w:marTop w:val="0"/>
      <w:marBottom w:val="0"/>
      <w:divBdr>
        <w:top w:val="none" w:sz="0" w:space="0" w:color="auto"/>
        <w:left w:val="none" w:sz="0" w:space="0" w:color="auto"/>
        <w:bottom w:val="none" w:sz="0" w:space="0" w:color="auto"/>
        <w:right w:val="none" w:sz="0" w:space="0" w:color="auto"/>
      </w:divBdr>
      <w:divsChild>
        <w:div w:id="1276450260">
          <w:marLeft w:val="0"/>
          <w:marRight w:val="0"/>
          <w:marTop w:val="0"/>
          <w:marBottom w:val="0"/>
          <w:divBdr>
            <w:top w:val="none" w:sz="0" w:space="0" w:color="auto"/>
            <w:left w:val="none" w:sz="0" w:space="0" w:color="auto"/>
            <w:bottom w:val="none" w:sz="0" w:space="0" w:color="auto"/>
            <w:right w:val="none" w:sz="0" w:space="0" w:color="auto"/>
          </w:divBdr>
          <w:divsChild>
            <w:div w:id="2845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56">
      <w:bodyDiv w:val="1"/>
      <w:marLeft w:val="0"/>
      <w:marRight w:val="0"/>
      <w:marTop w:val="0"/>
      <w:marBottom w:val="0"/>
      <w:divBdr>
        <w:top w:val="none" w:sz="0" w:space="0" w:color="auto"/>
        <w:left w:val="none" w:sz="0" w:space="0" w:color="auto"/>
        <w:bottom w:val="none" w:sz="0" w:space="0" w:color="auto"/>
        <w:right w:val="none" w:sz="0" w:space="0" w:color="auto"/>
      </w:divBdr>
      <w:divsChild>
        <w:div w:id="281231821">
          <w:marLeft w:val="0"/>
          <w:marRight w:val="0"/>
          <w:marTop w:val="0"/>
          <w:marBottom w:val="0"/>
          <w:divBdr>
            <w:top w:val="none" w:sz="0" w:space="0" w:color="auto"/>
            <w:left w:val="none" w:sz="0" w:space="0" w:color="auto"/>
            <w:bottom w:val="none" w:sz="0" w:space="0" w:color="auto"/>
            <w:right w:val="none" w:sz="0" w:space="0" w:color="auto"/>
          </w:divBdr>
          <w:divsChild>
            <w:div w:id="15068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51">
      <w:bodyDiv w:val="1"/>
      <w:marLeft w:val="0"/>
      <w:marRight w:val="0"/>
      <w:marTop w:val="0"/>
      <w:marBottom w:val="0"/>
      <w:divBdr>
        <w:top w:val="none" w:sz="0" w:space="0" w:color="auto"/>
        <w:left w:val="none" w:sz="0" w:space="0" w:color="auto"/>
        <w:bottom w:val="none" w:sz="0" w:space="0" w:color="auto"/>
        <w:right w:val="none" w:sz="0" w:space="0" w:color="auto"/>
      </w:divBdr>
    </w:div>
    <w:div w:id="5256073">
      <w:bodyDiv w:val="1"/>
      <w:marLeft w:val="0"/>
      <w:marRight w:val="0"/>
      <w:marTop w:val="0"/>
      <w:marBottom w:val="0"/>
      <w:divBdr>
        <w:top w:val="none" w:sz="0" w:space="0" w:color="auto"/>
        <w:left w:val="none" w:sz="0" w:space="0" w:color="auto"/>
        <w:bottom w:val="none" w:sz="0" w:space="0" w:color="auto"/>
        <w:right w:val="none" w:sz="0" w:space="0" w:color="auto"/>
      </w:divBdr>
      <w:divsChild>
        <w:div w:id="2111581584">
          <w:marLeft w:val="0"/>
          <w:marRight w:val="0"/>
          <w:marTop w:val="0"/>
          <w:marBottom w:val="0"/>
          <w:divBdr>
            <w:top w:val="none" w:sz="0" w:space="0" w:color="auto"/>
            <w:left w:val="none" w:sz="0" w:space="0" w:color="auto"/>
            <w:bottom w:val="none" w:sz="0" w:space="0" w:color="auto"/>
            <w:right w:val="none" w:sz="0" w:space="0" w:color="auto"/>
          </w:divBdr>
          <w:divsChild>
            <w:div w:id="3588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37">
      <w:bodyDiv w:val="1"/>
      <w:marLeft w:val="0"/>
      <w:marRight w:val="0"/>
      <w:marTop w:val="0"/>
      <w:marBottom w:val="0"/>
      <w:divBdr>
        <w:top w:val="none" w:sz="0" w:space="0" w:color="auto"/>
        <w:left w:val="none" w:sz="0" w:space="0" w:color="auto"/>
        <w:bottom w:val="none" w:sz="0" w:space="0" w:color="auto"/>
        <w:right w:val="none" w:sz="0" w:space="0" w:color="auto"/>
      </w:divBdr>
      <w:divsChild>
        <w:div w:id="661006676">
          <w:marLeft w:val="0"/>
          <w:marRight w:val="0"/>
          <w:marTop w:val="0"/>
          <w:marBottom w:val="0"/>
          <w:divBdr>
            <w:top w:val="none" w:sz="0" w:space="0" w:color="auto"/>
            <w:left w:val="none" w:sz="0" w:space="0" w:color="auto"/>
            <w:bottom w:val="none" w:sz="0" w:space="0" w:color="auto"/>
            <w:right w:val="none" w:sz="0" w:space="0" w:color="auto"/>
          </w:divBdr>
          <w:divsChild>
            <w:div w:id="9671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20">
      <w:bodyDiv w:val="1"/>
      <w:marLeft w:val="0"/>
      <w:marRight w:val="0"/>
      <w:marTop w:val="0"/>
      <w:marBottom w:val="0"/>
      <w:divBdr>
        <w:top w:val="none" w:sz="0" w:space="0" w:color="auto"/>
        <w:left w:val="none" w:sz="0" w:space="0" w:color="auto"/>
        <w:bottom w:val="none" w:sz="0" w:space="0" w:color="auto"/>
        <w:right w:val="none" w:sz="0" w:space="0" w:color="auto"/>
      </w:divBdr>
      <w:divsChild>
        <w:div w:id="485165200">
          <w:marLeft w:val="0"/>
          <w:marRight w:val="0"/>
          <w:marTop w:val="0"/>
          <w:marBottom w:val="0"/>
          <w:divBdr>
            <w:top w:val="none" w:sz="0" w:space="0" w:color="auto"/>
            <w:left w:val="none" w:sz="0" w:space="0" w:color="auto"/>
            <w:bottom w:val="none" w:sz="0" w:space="0" w:color="auto"/>
            <w:right w:val="none" w:sz="0" w:space="0" w:color="auto"/>
          </w:divBdr>
          <w:divsChild>
            <w:div w:id="1072509054">
              <w:marLeft w:val="0"/>
              <w:marRight w:val="0"/>
              <w:marTop w:val="0"/>
              <w:marBottom w:val="0"/>
              <w:divBdr>
                <w:top w:val="none" w:sz="0" w:space="0" w:color="auto"/>
                <w:left w:val="none" w:sz="0" w:space="0" w:color="auto"/>
                <w:bottom w:val="none" w:sz="0" w:space="0" w:color="auto"/>
                <w:right w:val="none" w:sz="0" w:space="0" w:color="auto"/>
              </w:divBdr>
            </w:div>
            <w:div w:id="20065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824">
      <w:bodyDiv w:val="1"/>
      <w:marLeft w:val="0"/>
      <w:marRight w:val="0"/>
      <w:marTop w:val="0"/>
      <w:marBottom w:val="0"/>
      <w:divBdr>
        <w:top w:val="none" w:sz="0" w:space="0" w:color="auto"/>
        <w:left w:val="none" w:sz="0" w:space="0" w:color="auto"/>
        <w:bottom w:val="none" w:sz="0" w:space="0" w:color="auto"/>
        <w:right w:val="none" w:sz="0" w:space="0" w:color="auto"/>
      </w:divBdr>
      <w:divsChild>
        <w:div w:id="2055427358">
          <w:marLeft w:val="0"/>
          <w:marRight w:val="0"/>
          <w:marTop w:val="0"/>
          <w:marBottom w:val="0"/>
          <w:divBdr>
            <w:top w:val="none" w:sz="0" w:space="0" w:color="auto"/>
            <w:left w:val="none" w:sz="0" w:space="0" w:color="auto"/>
            <w:bottom w:val="none" w:sz="0" w:space="0" w:color="auto"/>
            <w:right w:val="none" w:sz="0" w:space="0" w:color="auto"/>
          </w:divBdr>
          <w:divsChild>
            <w:div w:id="11365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59">
      <w:bodyDiv w:val="1"/>
      <w:marLeft w:val="0"/>
      <w:marRight w:val="0"/>
      <w:marTop w:val="0"/>
      <w:marBottom w:val="0"/>
      <w:divBdr>
        <w:top w:val="none" w:sz="0" w:space="0" w:color="auto"/>
        <w:left w:val="none" w:sz="0" w:space="0" w:color="auto"/>
        <w:bottom w:val="none" w:sz="0" w:space="0" w:color="auto"/>
        <w:right w:val="none" w:sz="0" w:space="0" w:color="auto"/>
      </w:divBdr>
      <w:divsChild>
        <w:div w:id="410742348">
          <w:marLeft w:val="0"/>
          <w:marRight w:val="0"/>
          <w:marTop w:val="0"/>
          <w:marBottom w:val="0"/>
          <w:divBdr>
            <w:top w:val="none" w:sz="0" w:space="0" w:color="auto"/>
            <w:left w:val="none" w:sz="0" w:space="0" w:color="auto"/>
            <w:bottom w:val="none" w:sz="0" w:space="0" w:color="auto"/>
            <w:right w:val="none" w:sz="0" w:space="0" w:color="auto"/>
          </w:divBdr>
          <w:divsChild>
            <w:div w:id="7695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878">
      <w:bodyDiv w:val="1"/>
      <w:marLeft w:val="0"/>
      <w:marRight w:val="0"/>
      <w:marTop w:val="0"/>
      <w:marBottom w:val="0"/>
      <w:divBdr>
        <w:top w:val="none" w:sz="0" w:space="0" w:color="auto"/>
        <w:left w:val="none" w:sz="0" w:space="0" w:color="auto"/>
        <w:bottom w:val="none" w:sz="0" w:space="0" w:color="auto"/>
        <w:right w:val="none" w:sz="0" w:space="0" w:color="auto"/>
      </w:divBdr>
      <w:divsChild>
        <w:div w:id="1902324882">
          <w:marLeft w:val="0"/>
          <w:marRight w:val="0"/>
          <w:marTop w:val="0"/>
          <w:marBottom w:val="0"/>
          <w:divBdr>
            <w:top w:val="none" w:sz="0" w:space="0" w:color="auto"/>
            <w:left w:val="none" w:sz="0" w:space="0" w:color="auto"/>
            <w:bottom w:val="none" w:sz="0" w:space="0" w:color="auto"/>
            <w:right w:val="none" w:sz="0" w:space="0" w:color="auto"/>
          </w:divBdr>
          <w:divsChild>
            <w:div w:id="17743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8836">
      <w:bodyDiv w:val="1"/>
      <w:marLeft w:val="0"/>
      <w:marRight w:val="0"/>
      <w:marTop w:val="0"/>
      <w:marBottom w:val="0"/>
      <w:divBdr>
        <w:top w:val="none" w:sz="0" w:space="0" w:color="auto"/>
        <w:left w:val="none" w:sz="0" w:space="0" w:color="auto"/>
        <w:bottom w:val="none" w:sz="0" w:space="0" w:color="auto"/>
        <w:right w:val="none" w:sz="0" w:space="0" w:color="auto"/>
      </w:divBdr>
      <w:divsChild>
        <w:div w:id="2108693653">
          <w:marLeft w:val="0"/>
          <w:marRight w:val="0"/>
          <w:marTop w:val="0"/>
          <w:marBottom w:val="0"/>
          <w:divBdr>
            <w:top w:val="none" w:sz="0" w:space="0" w:color="auto"/>
            <w:left w:val="none" w:sz="0" w:space="0" w:color="auto"/>
            <w:bottom w:val="none" w:sz="0" w:space="0" w:color="auto"/>
            <w:right w:val="none" w:sz="0" w:space="0" w:color="auto"/>
          </w:divBdr>
          <w:divsChild>
            <w:div w:id="17563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5686">
      <w:bodyDiv w:val="1"/>
      <w:marLeft w:val="0"/>
      <w:marRight w:val="0"/>
      <w:marTop w:val="0"/>
      <w:marBottom w:val="0"/>
      <w:divBdr>
        <w:top w:val="none" w:sz="0" w:space="0" w:color="auto"/>
        <w:left w:val="none" w:sz="0" w:space="0" w:color="auto"/>
        <w:bottom w:val="none" w:sz="0" w:space="0" w:color="auto"/>
        <w:right w:val="none" w:sz="0" w:space="0" w:color="auto"/>
      </w:divBdr>
      <w:divsChild>
        <w:div w:id="423307610">
          <w:marLeft w:val="0"/>
          <w:marRight w:val="0"/>
          <w:marTop w:val="0"/>
          <w:marBottom w:val="0"/>
          <w:divBdr>
            <w:top w:val="none" w:sz="0" w:space="0" w:color="auto"/>
            <w:left w:val="none" w:sz="0" w:space="0" w:color="auto"/>
            <w:bottom w:val="none" w:sz="0" w:space="0" w:color="auto"/>
            <w:right w:val="none" w:sz="0" w:space="0" w:color="auto"/>
          </w:divBdr>
          <w:divsChild>
            <w:div w:id="594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1834">
      <w:bodyDiv w:val="1"/>
      <w:marLeft w:val="0"/>
      <w:marRight w:val="0"/>
      <w:marTop w:val="0"/>
      <w:marBottom w:val="0"/>
      <w:divBdr>
        <w:top w:val="none" w:sz="0" w:space="0" w:color="auto"/>
        <w:left w:val="none" w:sz="0" w:space="0" w:color="auto"/>
        <w:bottom w:val="none" w:sz="0" w:space="0" w:color="auto"/>
        <w:right w:val="none" w:sz="0" w:space="0" w:color="auto"/>
      </w:divBdr>
    </w:div>
    <w:div w:id="37708504">
      <w:bodyDiv w:val="1"/>
      <w:marLeft w:val="0"/>
      <w:marRight w:val="0"/>
      <w:marTop w:val="0"/>
      <w:marBottom w:val="0"/>
      <w:divBdr>
        <w:top w:val="none" w:sz="0" w:space="0" w:color="auto"/>
        <w:left w:val="none" w:sz="0" w:space="0" w:color="auto"/>
        <w:bottom w:val="none" w:sz="0" w:space="0" w:color="auto"/>
        <w:right w:val="none" w:sz="0" w:space="0" w:color="auto"/>
      </w:divBdr>
      <w:divsChild>
        <w:div w:id="1173837546">
          <w:marLeft w:val="0"/>
          <w:marRight w:val="0"/>
          <w:marTop w:val="0"/>
          <w:marBottom w:val="0"/>
          <w:divBdr>
            <w:top w:val="none" w:sz="0" w:space="0" w:color="auto"/>
            <w:left w:val="none" w:sz="0" w:space="0" w:color="auto"/>
            <w:bottom w:val="none" w:sz="0" w:space="0" w:color="auto"/>
            <w:right w:val="none" w:sz="0" w:space="0" w:color="auto"/>
          </w:divBdr>
          <w:divsChild>
            <w:div w:id="2351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1804">
      <w:bodyDiv w:val="1"/>
      <w:marLeft w:val="0"/>
      <w:marRight w:val="0"/>
      <w:marTop w:val="0"/>
      <w:marBottom w:val="0"/>
      <w:divBdr>
        <w:top w:val="none" w:sz="0" w:space="0" w:color="auto"/>
        <w:left w:val="none" w:sz="0" w:space="0" w:color="auto"/>
        <w:bottom w:val="none" w:sz="0" w:space="0" w:color="auto"/>
        <w:right w:val="none" w:sz="0" w:space="0" w:color="auto"/>
      </w:divBdr>
      <w:divsChild>
        <w:div w:id="1206871838">
          <w:marLeft w:val="0"/>
          <w:marRight w:val="0"/>
          <w:marTop w:val="0"/>
          <w:marBottom w:val="0"/>
          <w:divBdr>
            <w:top w:val="none" w:sz="0" w:space="0" w:color="auto"/>
            <w:left w:val="none" w:sz="0" w:space="0" w:color="auto"/>
            <w:bottom w:val="none" w:sz="0" w:space="0" w:color="auto"/>
            <w:right w:val="none" w:sz="0" w:space="0" w:color="auto"/>
          </w:divBdr>
          <w:divsChild>
            <w:div w:id="9942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3147">
      <w:bodyDiv w:val="1"/>
      <w:marLeft w:val="0"/>
      <w:marRight w:val="0"/>
      <w:marTop w:val="0"/>
      <w:marBottom w:val="0"/>
      <w:divBdr>
        <w:top w:val="none" w:sz="0" w:space="0" w:color="auto"/>
        <w:left w:val="none" w:sz="0" w:space="0" w:color="auto"/>
        <w:bottom w:val="none" w:sz="0" w:space="0" w:color="auto"/>
        <w:right w:val="none" w:sz="0" w:space="0" w:color="auto"/>
      </w:divBdr>
      <w:divsChild>
        <w:div w:id="919289613">
          <w:marLeft w:val="0"/>
          <w:marRight w:val="0"/>
          <w:marTop w:val="0"/>
          <w:marBottom w:val="0"/>
          <w:divBdr>
            <w:top w:val="none" w:sz="0" w:space="0" w:color="auto"/>
            <w:left w:val="none" w:sz="0" w:space="0" w:color="auto"/>
            <w:bottom w:val="none" w:sz="0" w:space="0" w:color="auto"/>
            <w:right w:val="none" w:sz="0" w:space="0" w:color="auto"/>
          </w:divBdr>
          <w:divsChild>
            <w:div w:id="10024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8247">
      <w:bodyDiv w:val="1"/>
      <w:marLeft w:val="0"/>
      <w:marRight w:val="0"/>
      <w:marTop w:val="0"/>
      <w:marBottom w:val="0"/>
      <w:divBdr>
        <w:top w:val="none" w:sz="0" w:space="0" w:color="auto"/>
        <w:left w:val="none" w:sz="0" w:space="0" w:color="auto"/>
        <w:bottom w:val="none" w:sz="0" w:space="0" w:color="auto"/>
        <w:right w:val="none" w:sz="0" w:space="0" w:color="auto"/>
      </w:divBdr>
      <w:divsChild>
        <w:div w:id="528689432">
          <w:marLeft w:val="0"/>
          <w:marRight w:val="0"/>
          <w:marTop w:val="0"/>
          <w:marBottom w:val="0"/>
          <w:divBdr>
            <w:top w:val="none" w:sz="0" w:space="0" w:color="auto"/>
            <w:left w:val="none" w:sz="0" w:space="0" w:color="auto"/>
            <w:bottom w:val="none" w:sz="0" w:space="0" w:color="auto"/>
            <w:right w:val="none" w:sz="0" w:space="0" w:color="auto"/>
          </w:divBdr>
        </w:div>
      </w:divsChild>
    </w:div>
    <w:div w:id="40636290">
      <w:bodyDiv w:val="1"/>
      <w:marLeft w:val="0"/>
      <w:marRight w:val="0"/>
      <w:marTop w:val="0"/>
      <w:marBottom w:val="0"/>
      <w:divBdr>
        <w:top w:val="none" w:sz="0" w:space="0" w:color="auto"/>
        <w:left w:val="none" w:sz="0" w:space="0" w:color="auto"/>
        <w:bottom w:val="none" w:sz="0" w:space="0" w:color="auto"/>
        <w:right w:val="none" w:sz="0" w:space="0" w:color="auto"/>
      </w:divBdr>
      <w:divsChild>
        <w:div w:id="216013566">
          <w:marLeft w:val="0"/>
          <w:marRight w:val="0"/>
          <w:marTop w:val="0"/>
          <w:marBottom w:val="0"/>
          <w:divBdr>
            <w:top w:val="none" w:sz="0" w:space="0" w:color="auto"/>
            <w:left w:val="none" w:sz="0" w:space="0" w:color="auto"/>
            <w:bottom w:val="none" w:sz="0" w:space="0" w:color="auto"/>
            <w:right w:val="none" w:sz="0" w:space="0" w:color="auto"/>
          </w:divBdr>
          <w:divsChild>
            <w:div w:id="20833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4715">
      <w:bodyDiv w:val="1"/>
      <w:marLeft w:val="0"/>
      <w:marRight w:val="0"/>
      <w:marTop w:val="0"/>
      <w:marBottom w:val="0"/>
      <w:divBdr>
        <w:top w:val="none" w:sz="0" w:space="0" w:color="auto"/>
        <w:left w:val="none" w:sz="0" w:space="0" w:color="auto"/>
        <w:bottom w:val="none" w:sz="0" w:space="0" w:color="auto"/>
        <w:right w:val="none" w:sz="0" w:space="0" w:color="auto"/>
      </w:divBdr>
      <w:divsChild>
        <w:div w:id="1365981044">
          <w:marLeft w:val="0"/>
          <w:marRight w:val="0"/>
          <w:marTop w:val="0"/>
          <w:marBottom w:val="0"/>
          <w:divBdr>
            <w:top w:val="none" w:sz="0" w:space="0" w:color="auto"/>
            <w:left w:val="none" w:sz="0" w:space="0" w:color="auto"/>
            <w:bottom w:val="none" w:sz="0" w:space="0" w:color="auto"/>
            <w:right w:val="none" w:sz="0" w:space="0" w:color="auto"/>
          </w:divBdr>
          <w:divsChild>
            <w:div w:id="19995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047">
      <w:bodyDiv w:val="1"/>
      <w:marLeft w:val="0"/>
      <w:marRight w:val="0"/>
      <w:marTop w:val="0"/>
      <w:marBottom w:val="0"/>
      <w:divBdr>
        <w:top w:val="none" w:sz="0" w:space="0" w:color="auto"/>
        <w:left w:val="none" w:sz="0" w:space="0" w:color="auto"/>
        <w:bottom w:val="none" w:sz="0" w:space="0" w:color="auto"/>
        <w:right w:val="none" w:sz="0" w:space="0" w:color="auto"/>
      </w:divBdr>
    </w:div>
    <w:div w:id="43070977">
      <w:bodyDiv w:val="1"/>
      <w:marLeft w:val="0"/>
      <w:marRight w:val="0"/>
      <w:marTop w:val="0"/>
      <w:marBottom w:val="0"/>
      <w:divBdr>
        <w:top w:val="none" w:sz="0" w:space="0" w:color="auto"/>
        <w:left w:val="none" w:sz="0" w:space="0" w:color="auto"/>
        <w:bottom w:val="none" w:sz="0" w:space="0" w:color="auto"/>
        <w:right w:val="none" w:sz="0" w:space="0" w:color="auto"/>
      </w:divBdr>
      <w:divsChild>
        <w:div w:id="1743479405">
          <w:marLeft w:val="0"/>
          <w:marRight w:val="0"/>
          <w:marTop w:val="0"/>
          <w:marBottom w:val="0"/>
          <w:divBdr>
            <w:top w:val="none" w:sz="0" w:space="0" w:color="auto"/>
            <w:left w:val="none" w:sz="0" w:space="0" w:color="auto"/>
            <w:bottom w:val="none" w:sz="0" w:space="0" w:color="auto"/>
            <w:right w:val="none" w:sz="0" w:space="0" w:color="auto"/>
          </w:divBdr>
          <w:divsChild>
            <w:div w:id="115522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5748">
      <w:bodyDiv w:val="1"/>
      <w:marLeft w:val="0"/>
      <w:marRight w:val="0"/>
      <w:marTop w:val="0"/>
      <w:marBottom w:val="0"/>
      <w:divBdr>
        <w:top w:val="none" w:sz="0" w:space="0" w:color="auto"/>
        <w:left w:val="none" w:sz="0" w:space="0" w:color="auto"/>
        <w:bottom w:val="none" w:sz="0" w:space="0" w:color="auto"/>
        <w:right w:val="none" w:sz="0" w:space="0" w:color="auto"/>
      </w:divBdr>
      <w:divsChild>
        <w:div w:id="406148659">
          <w:marLeft w:val="0"/>
          <w:marRight w:val="0"/>
          <w:marTop w:val="0"/>
          <w:marBottom w:val="0"/>
          <w:divBdr>
            <w:top w:val="none" w:sz="0" w:space="0" w:color="auto"/>
            <w:left w:val="none" w:sz="0" w:space="0" w:color="auto"/>
            <w:bottom w:val="none" w:sz="0" w:space="0" w:color="auto"/>
            <w:right w:val="none" w:sz="0" w:space="0" w:color="auto"/>
          </w:divBdr>
          <w:divsChild>
            <w:div w:id="14404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512">
      <w:bodyDiv w:val="1"/>
      <w:marLeft w:val="0"/>
      <w:marRight w:val="0"/>
      <w:marTop w:val="0"/>
      <w:marBottom w:val="0"/>
      <w:divBdr>
        <w:top w:val="none" w:sz="0" w:space="0" w:color="auto"/>
        <w:left w:val="none" w:sz="0" w:space="0" w:color="auto"/>
        <w:bottom w:val="none" w:sz="0" w:space="0" w:color="auto"/>
        <w:right w:val="none" w:sz="0" w:space="0" w:color="auto"/>
      </w:divBdr>
      <w:divsChild>
        <w:div w:id="1231965453">
          <w:marLeft w:val="0"/>
          <w:marRight w:val="0"/>
          <w:marTop w:val="0"/>
          <w:marBottom w:val="0"/>
          <w:divBdr>
            <w:top w:val="none" w:sz="0" w:space="0" w:color="auto"/>
            <w:left w:val="none" w:sz="0" w:space="0" w:color="auto"/>
            <w:bottom w:val="none" w:sz="0" w:space="0" w:color="auto"/>
            <w:right w:val="none" w:sz="0" w:space="0" w:color="auto"/>
          </w:divBdr>
          <w:divsChild>
            <w:div w:id="1805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5067">
      <w:bodyDiv w:val="1"/>
      <w:marLeft w:val="0"/>
      <w:marRight w:val="0"/>
      <w:marTop w:val="0"/>
      <w:marBottom w:val="0"/>
      <w:divBdr>
        <w:top w:val="none" w:sz="0" w:space="0" w:color="auto"/>
        <w:left w:val="none" w:sz="0" w:space="0" w:color="auto"/>
        <w:bottom w:val="none" w:sz="0" w:space="0" w:color="auto"/>
        <w:right w:val="none" w:sz="0" w:space="0" w:color="auto"/>
      </w:divBdr>
    </w:div>
    <w:div w:id="51082919">
      <w:bodyDiv w:val="1"/>
      <w:marLeft w:val="0"/>
      <w:marRight w:val="0"/>
      <w:marTop w:val="0"/>
      <w:marBottom w:val="0"/>
      <w:divBdr>
        <w:top w:val="none" w:sz="0" w:space="0" w:color="auto"/>
        <w:left w:val="none" w:sz="0" w:space="0" w:color="auto"/>
        <w:bottom w:val="none" w:sz="0" w:space="0" w:color="auto"/>
        <w:right w:val="none" w:sz="0" w:space="0" w:color="auto"/>
      </w:divBdr>
      <w:divsChild>
        <w:div w:id="912541694">
          <w:marLeft w:val="0"/>
          <w:marRight w:val="0"/>
          <w:marTop w:val="0"/>
          <w:marBottom w:val="0"/>
          <w:divBdr>
            <w:top w:val="none" w:sz="0" w:space="0" w:color="auto"/>
            <w:left w:val="none" w:sz="0" w:space="0" w:color="auto"/>
            <w:bottom w:val="none" w:sz="0" w:space="0" w:color="auto"/>
            <w:right w:val="none" w:sz="0" w:space="0" w:color="auto"/>
          </w:divBdr>
          <w:divsChild>
            <w:div w:id="18706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9049">
      <w:bodyDiv w:val="1"/>
      <w:marLeft w:val="0"/>
      <w:marRight w:val="0"/>
      <w:marTop w:val="0"/>
      <w:marBottom w:val="0"/>
      <w:divBdr>
        <w:top w:val="none" w:sz="0" w:space="0" w:color="auto"/>
        <w:left w:val="none" w:sz="0" w:space="0" w:color="auto"/>
        <w:bottom w:val="none" w:sz="0" w:space="0" w:color="auto"/>
        <w:right w:val="none" w:sz="0" w:space="0" w:color="auto"/>
      </w:divBdr>
      <w:divsChild>
        <w:div w:id="550968782">
          <w:marLeft w:val="0"/>
          <w:marRight w:val="0"/>
          <w:marTop w:val="0"/>
          <w:marBottom w:val="0"/>
          <w:divBdr>
            <w:top w:val="none" w:sz="0" w:space="0" w:color="auto"/>
            <w:left w:val="none" w:sz="0" w:space="0" w:color="auto"/>
            <w:bottom w:val="none" w:sz="0" w:space="0" w:color="auto"/>
            <w:right w:val="none" w:sz="0" w:space="0" w:color="auto"/>
          </w:divBdr>
          <w:divsChild>
            <w:div w:id="13815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7902">
      <w:bodyDiv w:val="1"/>
      <w:marLeft w:val="0"/>
      <w:marRight w:val="0"/>
      <w:marTop w:val="0"/>
      <w:marBottom w:val="0"/>
      <w:divBdr>
        <w:top w:val="none" w:sz="0" w:space="0" w:color="auto"/>
        <w:left w:val="none" w:sz="0" w:space="0" w:color="auto"/>
        <w:bottom w:val="none" w:sz="0" w:space="0" w:color="auto"/>
        <w:right w:val="none" w:sz="0" w:space="0" w:color="auto"/>
      </w:divBdr>
      <w:divsChild>
        <w:div w:id="1559246572">
          <w:marLeft w:val="0"/>
          <w:marRight w:val="0"/>
          <w:marTop w:val="0"/>
          <w:marBottom w:val="0"/>
          <w:divBdr>
            <w:top w:val="none" w:sz="0" w:space="0" w:color="auto"/>
            <w:left w:val="none" w:sz="0" w:space="0" w:color="auto"/>
            <w:bottom w:val="none" w:sz="0" w:space="0" w:color="auto"/>
            <w:right w:val="none" w:sz="0" w:space="0" w:color="auto"/>
          </w:divBdr>
          <w:divsChild>
            <w:div w:id="15357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0727">
      <w:bodyDiv w:val="1"/>
      <w:marLeft w:val="0"/>
      <w:marRight w:val="0"/>
      <w:marTop w:val="0"/>
      <w:marBottom w:val="0"/>
      <w:divBdr>
        <w:top w:val="none" w:sz="0" w:space="0" w:color="auto"/>
        <w:left w:val="none" w:sz="0" w:space="0" w:color="auto"/>
        <w:bottom w:val="none" w:sz="0" w:space="0" w:color="auto"/>
        <w:right w:val="none" w:sz="0" w:space="0" w:color="auto"/>
      </w:divBdr>
      <w:divsChild>
        <w:div w:id="1052928528">
          <w:marLeft w:val="0"/>
          <w:marRight w:val="0"/>
          <w:marTop w:val="0"/>
          <w:marBottom w:val="0"/>
          <w:divBdr>
            <w:top w:val="none" w:sz="0" w:space="0" w:color="auto"/>
            <w:left w:val="none" w:sz="0" w:space="0" w:color="auto"/>
            <w:bottom w:val="none" w:sz="0" w:space="0" w:color="auto"/>
            <w:right w:val="none" w:sz="0" w:space="0" w:color="auto"/>
          </w:divBdr>
          <w:divsChild>
            <w:div w:id="972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9705">
      <w:bodyDiv w:val="1"/>
      <w:marLeft w:val="0"/>
      <w:marRight w:val="0"/>
      <w:marTop w:val="0"/>
      <w:marBottom w:val="0"/>
      <w:divBdr>
        <w:top w:val="none" w:sz="0" w:space="0" w:color="auto"/>
        <w:left w:val="none" w:sz="0" w:space="0" w:color="auto"/>
        <w:bottom w:val="none" w:sz="0" w:space="0" w:color="auto"/>
        <w:right w:val="none" w:sz="0" w:space="0" w:color="auto"/>
      </w:divBdr>
    </w:div>
    <w:div w:id="58789343">
      <w:bodyDiv w:val="1"/>
      <w:marLeft w:val="0"/>
      <w:marRight w:val="0"/>
      <w:marTop w:val="0"/>
      <w:marBottom w:val="0"/>
      <w:divBdr>
        <w:top w:val="none" w:sz="0" w:space="0" w:color="auto"/>
        <w:left w:val="none" w:sz="0" w:space="0" w:color="auto"/>
        <w:bottom w:val="none" w:sz="0" w:space="0" w:color="auto"/>
        <w:right w:val="none" w:sz="0" w:space="0" w:color="auto"/>
      </w:divBdr>
      <w:divsChild>
        <w:div w:id="255555432">
          <w:marLeft w:val="0"/>
          <w:marRight w:val="0"/>
          <w:marTop w:val="0"/>
          <w:marBottom w:val="0"/>
          <w:divBdr>
            <w:top w:val="none" w:sz="0" w:space="0" w:color="auto"/>
            <w:left w:val="none" w:sz="0" w:space="0" w:color="auto"/>
            <w:bottom w:val="none" w:sz="0" w:space="0" w:color="auto"/>
            <w:right w:val="none" w:sz="0" w:space="0" w:color="auto"/>
          </w:divBdr>
          <w:divsChild>
            <w:div w:id="20106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5163">
      <w:bodyDiv w:val="1"/>
      <w:marLeft w:val="0"/>
      <w:marRight w:val="0"/>
      <w:marTop w:val="0"/>
      <w:marBottom w:val="0"/>
      <w:divBdr>
        <w:top w:val="none" w:sz="0" w:space="0" w:color="auto"/>
        <w:left w:val="none" w:sz="0" w:space="0" w:color="auto"/>
        <w:bottom w:val="none" w:sz="0" w:space="0" w:color="auto"/>
        <w:right w:val="none" w:sz="0" w:space="0" w:color="auto"/>
      </w:divBdr>
      <w:divsChild>
        <w:div w:id="1361666355">
          <w:marLeft w:val="0"/>
          <w:marRight w:val="0"/>
          <w:marTop w:val="0"/>
          <w:marBottom w:val="0"/>
          <w:divBdr>
            <w:top w:val="none" w:sz="0" w:space="0" w:color="auto"/>
            <w:left w:val="none" w:sz="0" w:space="0" w:color="auto"/>
            <w:bottom w:val="none" w:sz="0" w:space="0" w:color="auto"/>
            <w:right w:val="none" w:sz="0" w:space="0" w:color="auto"/>
          </w:divBdr>
          <w:divsChild>
            <w:div w:id="13116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854">
      <w:bodyDiv w:val="1"/>
      <w:marLeft w:val="0"/>
      <w:marRight w:val="0"/>
      <w:marTop w:val="0"/>
      <w:marBottom w:val="0"/>
      <w:divBdr>
        <w:top w:val="none" w:sz="0" w:space="0" w:color="auto"/>
        <w:left w:val="none" w:sz="0" w:space="0" w:color="auto"/>
        <w:bottom w:val="none" w:sz="0" w:space="0" w:color="auto"/>
        <w:right w:val="none" w:sz="0" w:space="0" w:color="auto"/>
      </w:divBdr>
      <w:divsChild>
        <w:div w:id="23095013">
          <w:marLeft w:val="0"/>
          <w:marRight w:val="0"/>
          <w:marTop w:val="0"/>
          <w:marBottom w:val="0"/>
          <w:divBdr>
            <w:top w:val="none" w:sz="0" w:space="0" w:color="auto"/>
            <w:left w:val="none" w:sz="0" w:space="0" w:color="auto"/>
            <w:bottom w:val="none" w:sz="0" w:space="0" w:color="auto"/>
            <w:right w:val="none" w:sz="0" w:space="0" w:color="auto"/>
          </w:divBdr>
          <w:divsChild>
            <w:div w:id="19877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3695">
      <w:bodyDiv w:val="1"/>
      <w:marLeft w:val="0"/>
      <w:marRight w:val="0"/>
      <w:marTop w:val="0"/>
      <w:marBottom w:val="0"/>
      <w:divBdr>
        <w:top w:val="none" w:sz="0" w:space="0" w:color="auto"/>
        <w:left w:val="none" w:sz="0" w:space="0" w:color="auto"/>
        <w:bottom w:val="none" w:sz="0" w:space="0" w:color="auto"/>
        <w:right w:val="none" w:sz="0" w:space="0" w:color="auto"/>
      </w:divBdr>
    </w:div>
    <w:div w:id="68114244">
      <w:bodyDiv w:val="1"/>
      <w:marLeft w:val="0"/>
      <w:marRight w:val="0"/>
      <w:marTop w:val="0"/>
      <w:marBottom w:val="0"/>
      <w:divBdr>
        <w:top w:val="none" w:sz="0" w:space="0" w:color="auto"/>
        <w:left w:val="none" w:sz="0" w:space="0" w:color="auto"/>
        <w:bottom w:val="none" w:sz="0" w:space="0" w:color="auto"/>
        <w:right w:val="none" w:sz="0" w:space="0" w:color="auto"/>
      </w:divBdr>
      <w:divsChild>
        <w:div w:id="1269848200">
          <w:marLeft w:val="0"/>
          <w:marRight w:val="0"/>
          <w:marTop w:val="0"/>
          <w:marBottom w:val="0"/>
          <w:divBdr>
            <w:top w:val="none" w:sz="0" w:space="0" w:color="auto"/>
            <w:left w:val="none" w:sz="0" w:space="0" w:color="auto"/>
            <w:bottom w:val="none" w:sz="0" w:space="0" w:color="auto"/>
            <w:right w:val="none" w:sz="0" w:space="0" w:color="auto"/>
          </w:divBdr>
          <w:divsChild>
            <w:div w:id="21189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9449">
      <w:bodyDiv w:val="1"/>
      <w:marLeft w:val="0"/>
      <w:marRight w:val="0"/>
      <w:marTop w:val="0"/>
      <w:marBottom w:val="0"/>
      <w:divBdr>
        <w:top w:val="none" w:sz="0" w:space="0" w:color="auto"/>
        <w:left w:val="none" w:sz="0" w:space="0" w:color="auto"/>
        <w:bottom w:val="none" w:sz="0" w:space="0" w:color="auto"/>
        <w:right w:val="none" w:sz="0" w:space="0" w:color="auto"/>
      </w:divBdr>
      <w:divsChild>
        <w:div w:id="60570004">
          <w:marLeft w:val="0"/>
          <w:marRight w:val="0"/>
          <w:marTop w:val="0"/>
          <w:marBottom w:val="0"/>
          <w:divBdr>
            <w:top w:val="none" w:sz="0" w:space="0" w:color="auto"/>
            <w:left w:val="none" w:sz="0" w:space="0" w:color="auto"/>
            <w:bottom w:val="none" w:sz="0" w:space="0" w:color="auto"/>
            <w:right w:val="none" w:sz="0" w:space="0" w:color="auto"/>
          </w:divBdr>
          <w:divsChild>
            <w:div w:id="12461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1859">
      <w:bodyDiv w:val="1"/>
      <w:marLeft w:val="0"/>
      <w:marRight w:val="0"/>
      <w:marTop w:val="0"/>
      <w:marBottom w:val="0"/>
      <w:divBdr>
        <w:top w:val="none" w:sz="0" w:space="0" w:color="auto"/>
        <w:left w:val="none" w:sz="0" w:space="0" w:color="auto"/>
        <w:bottom w:val="none" w:sz="0" w:space="0" w:color="auto"/>
        <w:right w:val="none" w:sz="0" w:space="0" w:color="auto"/>
      </w:divBdr>
      <w:divsChild>
        <w:div w:id="575015850">
          <w:marLeft w:val="0"/>
          <w:marRight w:val="0"/>
          <w:marTop w:val="0"/>
          <w:marBottom w:val="0"/>
          <w:divBdr>
            <w:top w:val="none" w:sz="0" w:space="0" w:color="auto"/>
            <w:left w:val="none" w:sz="0" w:space="0" w:color="auto"/>
            <w:bottom w:val="none" w:sz="0" w:space="0" w:color="auto"/>
            <w:right w:val="none" w:sz="0" w:space="0" w:color="auto"/>
          </w:divBdr>
          <w:divsChild>
            <w:div w:id="17262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503">
      <w:bodyDiv w:val="1"/>
      <w:marLeft w:val="0"/>
      <w:marRight w:val="0"/>
      <w:marTop w:val="0"/>
      <w:marBottom w:val="0"/>
      <w:divBdr>
        <w:top w:val="none" w:sz="0" w:space="0" w:color="auto"/>
        <w:left w:val="none" w:sz="0" w:space="0" w:color="auto"/>
        <w:bottom w:val="none" w:sz="0" w:space="0" w:color="auto"/>
        <w:right w:val="none" w:sz="0" w:space="0" w:color="auto"/>
      </w:divBdr>
      <w:divsChild>
        <w:div w:id="1375621186">
          <w:marLeft w:val="0"/>
          <w:marRight w:val="0"/>
          <w:marTop w:val="0"/>
          <w:marBottom w:val="0"/>
          <w:divBdr>
            <w:top w:val="none" w:sz="0" w:space="0" w:color="auto"/>
            <w:left w:val="none" w:sz="0" w:space="0" w:color="auto"/>
            <w:bottom w:val="none" w:sz="0" w:space="0" w:color="auto"/>
            <w:right w:val="none" w:sz="0" w:space="0" w:color="auto"/>
          </w:divBdr>
          <w:divsChild>
            <w:div w:id="19840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526">
      <w:bodyDiv w:val="1"/>
      <w:marLeft w:val="0"/>
      <w:marRight w:val="0"/>
      <w:marTop w:val="0"/>
      <w:marBottom w:val="0"/>
      <w:divBdr>
        <w:top w:val="none" w:sz="0" w:space="0" w:color="auto"/>
        <w:left w:val="none" w:sz="0" w:space="0" w:color="auto"/>
        <w:bottom w:val="none" w:sz="0" w:space="0" w:color="auto"/>
        <w:right w:val="none" w:sz="0" w:space="0" w:color="auto"/>
      </w:divBdr>
      <w:divsChild>
        <w:div w:id="1018894438">
          <w:marLeft w:val="0"/>
          <w:marRight w:val="0"/>
          <w:marTop w:val="0"/>
          <w:marBottom w:val="0"/>
          <w:divBdr>
            <w:top w:val="none" w:sz="0" w:space="0" w:color="auto"/>
            <w:left w:val="none" w:sz="0" w:space="0" w:color="auto"/>
            <w:bottom w:val="none" w:sz="0" w:space="0" w:color="auto"/>
            <w:right w:val="none" w:sz="0" w:space="0" w:color="auto"/>
          </w:divBdr>
          <w:divsChild>
            <w:div w:id="11209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448">
      <w:bodyDiv w:val="1"/>
      <w:marLeft w:val="0"/>
      <w:marRight w:val="0"/>
      <w:marTop w:val="0"/>
      <w:marBottom w:val="0"/>
      <w:divBdr>
        <w:top w:val="none" w:sz="0" w:space="0" w:color="auto"/>
        <w:left w:val="none" w:sz="0" w:space="0" w:color="auto"/>
        <w:bottom w:val="none" w:sz="0" w:space="0" w:color="auto"/>
        <w:right w:val="none" w:sz="0" w:space="0" w:color="auto"/>
      </w:divBdr>
      <w:divsChild>
        <w:div w:id="1627588415">
          <w:marLeft w:val="0"/>
          <w:marRight w:val="0"/>
          <w:marTop w:val="0"/>
          <w:marBottom w:val="0"/>
          <w:divBdr>
            <w:top w:val="none" w:sz="0" w:space="0" w:color="auto"/>
            <w:left w:val="none" w:sz="0" w:space="0" w:color="auto"/>
            <w:bottom w:val="none" w:sz="0" w:space="0" w:color="auto"/>
            <w:right w:val="none" w:sz="0" w:space="0" w:color="auto"/>
          </w:divBdr>
          <w:divsChild>
            <w:div w:id="15390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1709">
      <w:bodyDiv w:val="1"/>
      <w:marLeft w:val="0"/>
      <w:marRight w:val="0"/>
      <w:marTop w:val="0"/>
      <w:marBottom w:val="0"/>
      <w:divBdr>
        <w:top w:val="none" w:sz="0" w:space="0" w:color="auto"/>
        <w:left w:val="none" w:sz="0" w:space="0" w:color="auto"/>
        <w:bottom w:val="none" w:sz="0" w:space="0" w:color="auto"/>
        <w:right w:val="none" w:sz="0" w:space="0" w:color="auto"/>
      </w:divBdr>
      <w:divsChild>
        <w:div w:id="1971936099">
          <w:marLeft w:val="0"/>
          <w:marRight w:val="0"/>
          <w:marTop w:val="0"/>
          <w:marBottom w:val="0"/>
          <w:divBdr>
            <w:top w:val="none" w:sz="0" w:space="0" w:color="auto"/>
            <w:left w:val="none" w:sz="0" w:space="0" w:color="auto"/>
            <w:bottom w:val="none" w:sz="0" w:space="0" w:color="auto"/>
            <w:right w:val="none" w:sz="0" w:space="0" w:color="auto"/>
          </w:divBdr>
          <w:divsChild>
            <w:div w:id="20290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1869">
      <w:bodyDiv w:val="1"/>
      <w:marLeft w:val="0"/>
      <w:marRight w:val="0"/>
      <w:marTop w:val="0"/>
      <w:marBottom w:val="0"/>
      <w:divBdr>
        <w:top w:val="none" w:sz="0" w:space="0" w:color="auto"/>
        <w:left w:val="none" w:sz="0" w:space="0" w:color="auto"/>
        <w:bottom w:val="none" w:sz="0" w:space="0" w:color="auto"/>
        <w:right w:val="none" w:sz="0" w:space="0" w:color="auto"/>
      </w:divBdr>
      <w:divsChild>
        <w:div w:id="961106990">
          <w:marLeft w:val="0"/>
          <w:marRight w:val="0"/>
          <w:marTop w:val="0"/>
          <w:marBottom w:val="0"/>
          <w:divBdr>
            <w:top w:val="none" w:sz="0" w:space="0" w:color="auto"/>
            <w:left w:val="none" w:sz="0" w:space="0" w:color="auto"/>
            <w:bottom w:val="none" w:sz="0" w:space="0" w:color="auto"/>
            <w:right w:val="none" w:sz="0" w:space="0" w:color="auto"/>
          </w:divBdr>
          <w:divsChild>
            <w:div w:id="21190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1499">
      <w:bodyDiv w:val="1"/>
      <w:marLeft w:val="0"/>
      <w:marRight w:val="0"/>
      <w:marTop w:val="0"/>
      <w:marBottom w:val="0"/>
      <w:divBdr>
        <w:top w:val="none" w:sz="0" w:space="0" w:color="auto"/>
        <w:left w:val="none" w:sz="0" w:space="0" w:color="auto"/>
        <w:bottom w:val="none" w:sz="0" w:space="0" w:color="auto"/>
        <w:right w:val="none" w:sz="0" w:space="0" w:color="auto"/>
      </w:divBdr>
      <w:divsChild>
        <w:div w:id="1695693304">
          <w:marLeft w:val="0"/>
          <w:marRight w:val="0"/>
          <w:marTop w:val="0"/>
          <w:marBottom w:val="0"/>
          <w:divBdr>
            <w:top w:val="none" w:sz="0" w:space="0" w:color="auto"/>
            <w:left w:val="none" w:sz="0" w:space="0" w:color="auto"/>
            <w:bottom w:val="none" w:sz="0" w:space="0" w:color="auto"/>
            <w:right w:val="none" w:sz="0" w:space="0" w:color="auto"/>
          </w:divBdr>
          <w:divsChild>
            <w:div w:id="1548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7428">
      <w:bodyDiv w:val="1"/>
      <w:marLeft w:val="0"/>
      <w:marRight w:val="0"/>
      <w:marTop w:val="0"/>
      <w:marBottom w:val="0"/>
      <w:divBdr>
        <w:top w:val="none" w:sz="0" w:space="0" w:color="auto"/>
        <w:left w:val="none" w:sz="0" w:space="0" w:color="auto"/>
        <w:bottom w:val="none" w:sz="0" w:space="0" w:color="auto"/>
        <w:right w:val="none" w:sz="0" w:space="0" w:color="auto"/>
      </w:divBdr>
    </w:div>
    <w:div w:id="82340207">
      <w:bodyDiv w:val="1"/>
      <w:marLeft w:val="0"/>
      <w:marRight w:val="0"/>
      <w:marTop w:val="0"/>
      <w:marBottom w:val="0"/>
      <w:divBdr>
        <w:top w:val="none" w:sz="0" w:space="0" w:color="auto"/>
        <w:left w:val="none" w:sz="0" w:space="0" w:color="auto"/>
        <w:bottom w:val="none" w:sz="0" w:space="0" w:color="auto"/>
        <w:right w:val="none" w:sz="0" w:space="0" w:color="auto"/>
      </w:divBdr>
      <w:divsChild>
        <w:div w:id="1263419910">
          <w:marLeft w:val="0"/>
          <w:marRight w:val="0"/>
          <w:marTop w:val="0"/>
          <w:marBottom w:val="0"/>
          <w:divBdr>
            <w:top w:val="none" w:sz="0" w:space="0" w:color="auto"/>
            <w:left w:val="none" w:sz="0" w:space="0" w:color="auto"/>
            <w:bottom w:val="none" w:sz="0" w:space="0" w:color="auto"/>
            <w:right w:val="none" w:sz="0" w:space="0" w:color="auto"/>
          </w:divBdr>
          <w:divsChild>
            <w:div w:id="17821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394">
      <w:bodyDiv w:val="1"/>
      <w:marLeft w:val="0"/>
      <w:marRight w:val="0"/>
      <w:marTop w:val="0"/>
      <w:marBottom w:val="0"/>
      <w:divBdr>
        <w:top w:val="none" w:sz="0" w:space="0" w:color="auto"/>
        <w:left w:val="none" w:sz="0" w:space="0" w:color="auto"/>
        <w:bottom w:val="none" w:sz="0" w:space="0" w:color="auto"/>
        <w:right w:val="none" w:sz="0" w:space="0" w:color="auto"/>
      </w:divBdr>
      <w:divsChild>
        <w:div w:id="1338267768">
          <w:marLeft w:val="0"/>
          <w:marRight w:val="0"/>
          <w:marTop w:val="0"/>
          <w:marBottom w:val="0"/>
          <w:divBdr>
            <w:top w:val="none" w:sz="0" w:space="0" w:color="auto"/>
            <w:left w:val="none" w:sz="0" w:space="0" w:color="auto"/>
            <w:bottom w:val="none" w:sz="0" w:space="0" w:color="auto"/>
            <w:right w:val="none" w:sz="0" w:space="0" w:color="auto"/>
          </w:divBdr>
          <w:divsChild>
            <w:div w:id="17768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2678">
      <w:bodyDiv w:val="1"/>
      <w:marLeft w:val="0"/>
      <w:marRight w:val="0"/>
      <w:marTop w:val="0"/>
      <w:marBottom w:val="0"/>
      <w:divBdr>
        <w:top w:val="none" w:sz="0" w:space="0" w:color="auto"/>
        <w:left w:val="none" w:sz="0" w:space="0" w:color="auto"/>
        <w:bottom w:val="none" w:sz="0" w:space="0" w:color="auto"/>
        <w:right w:val="none" w:sz="0" w:space="0" w:color="auto"/>
      </w:divBdr>
      <w:divsChild>
        <w:div w:id="209733227">
          <w:marLeft w:val="0"/>
          <w:marRight w:val="0"/>
          <w:marTop w:val="0"/>
          <w:marBottom w:val="0"/>
          <w:divBdr>
            <w:top w:val="none" w:sz="0" w:space="0" w:color="auto"/>
            <w:left w:val="none" w:sz="0" w:space="0" w:color="auto"/>
            <w:bottom w:val="none" w:sz="0" w:space="0" w:color="auto"/>
            <w:right w:val="none" w:sz="0" w:space="0" w:color="auto"/>
          </w:divBdr>
          <w:divsChild>
            <w:div w:id="11687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0774">
      <w:bodyDiv w:val="1"/>
      <w:marLeft w:val="0"/>
      <w:marRight w:val="0"/>
      <w:marTop w:val="0"/>
      <w:marBottom w:val="0"/>
      <w:divBdr>
        <w:top w:val="none" w:sz="0" w:space="0" w:color="auto"/>
        <w:left w:val="none" w:sz="0" w:space="0" w:color="auto"/>
        <w:bottom w:val="none" w:sz="0" w:space="0" w:color="auto"/>
        <w:right w:val="none" w:sz="0" w:space="0" w:color="auto"/>
      </w:divBdr>
      <w:divsChild>
        <w:div w:id="695883212">
          <w:marLeft w:val="0"/>
          <w:marRight w:val="0"/>
          <w:marTop w:val="0"/>
          <w:marBottom w:val="0"/>
          <w:divBdr>
            <w:top w:val="none" w:sz="0" w:space="0" w:color="auto"/>
            <w:left w:val="none" w:sz="0" w:space="0" w:color="auto"/>
            <w:bottom w:val="none" w:sz="0" w:space="0" w:color="auto"/>
            <w:right w:val="none" w:sz="0" w:space="0" w:color="auto"/>
          </w:divBdr>
          <w:divsChild>
            <w:div w:id="14308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2966">
      <w:bodyDiv w:val="1"/>
      <w:marLeft w:val="0"/>
      <w:marRight w:val="0"/>
      <w:marTop w:val="0"/>
      <w:marBottom w:val="0"/>
      <w:divBdr>
        <w:top w:val="none" w:sz="0" w:space="0" w:color="auto"/>
        <w:left w:val="none" w:sz="0" w:space="0" w:color="auto"/>
        <w:bottom w:val="none" w:sz="0" w:space="0" w:color="auto"/>
        <w:right w:val="none" w:sz="0" w:space="0" w:color="auto"/>
      </w:divBdr>
      <w:divsChild>
        <w:div w:id="267541594">
          <w:marLeft w:val="0"/>
          <w:marRight w:val="0"/>
          <w:marTop w:val="0"/>
          <w:marBottom w:val="0"/>
          <w:divBdr>
            <w:top w:val="none" w:sz="0" w:space="0" w:color="auto"/>
            <w:left w:val="none" w:sz="0" w:space="0" w:color="auto"/>
            <w:bottom w:val="none" w:sz="0" w:space="0" w:color="auto"/>
            <w:right w:val="none" w:sz="0" w:space="0" w:color="auto"/>
          </w:divBdr>
          <w:divsChild>
            <w:div w:id="9823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3742">
      <w:bodyDiv w:val="1"/>
      <w:marLeft w:val="0"/>
      <w:marRight w:val="0"/>
      <w:marTop w:val="0"/>
      <w:marBottom w:val="0"/>
      <w:divBdr>
        <w:top w:val="none" w:sz="0" w:space="0" w:color="auto"/>
        <w:left w:val="none" w:sz="0" w:space="0" w:color="auto"/>
        <w:bottom w:val="none" w:sz="0" w:space="0" w:color="auto"/>
        <w:right w:val="none" w:sz="0" w:space="0" w:color="auto"/>
      </w:divBdr>
      <w:divsChild>
        <w:div w:id="322590439">
          <w:marLeft w:val="0"/>
          <w:marRight w:val="0"/>
          <w:marTop w:val="0"/>
          <w:marBottom w:val="0"/>
          <w:divBdr>
            <w:top w:val="none" w:sz="0" w:space="0" w:color="auto"/>
            <w:left w:val="none" w:sz="0" w:space="0" w:color="auto"/>
            <w:bottom w:val="none" w:sz="0" w:space="0" w:color="auto"/>
            <w:right w:val="none" w:sz="0" w:space="0" w:color="auto"/>
          </w:divBdr>
          <w:divsChild>
            <w:div w:id="1603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6969">
      <w:bodyDiv w:val="1"/>
      <w:marLeft w:val="0"/>
      <w:marRight w:val="0"/>
      <w:marTop w:val="0"/>
      <w:marBottom w:val="0"/>
      <w:divBdr>
        <w:top w:val="none" w:sz="0" w:space="0" w:color="auto"/>
        <w:left w:val="none" w:sz="0" w:space="0" w:color="auto"/>
        <w:bottom w:val="none" w:sz="0" w:space="0" w:color="auto"/>
        <w:right w:val="none" w:sz="0" w:space="0" w:color="auto"/>
      </w:divBdr>
      <w:divsChild>
        <w:div w:id="1124496239">
          <w:marLeft w:val="0"/>
          <w:marRight w:val="0"/>
          <w:marTop w:val="0"/>
          <w:marBottom w:val="0"/>
          <w:divBdr>
            <w:top w:val="none" w:sz="0" w:space="0" w:color="auto"/>
            <w:left w:val="none" w:sz="0" w:space="0" w:color="auto"/>
            <w:bottom w:val="none" w:sz="0" w:space="0" w:color="auto"/>
            <w:right w:val="none" w:sz="0" w:space="0" w:color="auto"/>
          </w:divBdr>
          <w:divsChild>
            <w:div w:id="12847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8036">
      <w:bodyDiv w:val="1"/>
      <w:marLeft w:val="0"/>
      <w:marRight w:val="0"/>
      <w:marTop w:val="0"/>
      <w:marBottom w:val="0"/>
      <w:divBdr>
        <w:top w:val="none" w:sz="0" w:space="0" w:color="auto"/>
        <w:left w:val="none" w:sz="0" w:space="0" w:color="auto"/>
        <w:bottom w:val="none" w:sz="0" w:space="0" w:color="auto"/>
        <w:right w:val="none" w:sz="0" w:space="0" w:color="auto"/>
      </w:divBdr>
      <w:divsChild>
        <w:div w:id="1118374389">
          <w:marLeft w:val="0"/>
          <w:marRight w:val="0"/>
          <w:marTop w:val="0"/>
          <w:marBottom w:val="0"/>
          <w:divBdr>
            <w:top w:val="none" w:sz="0" w:space="0" w:color="auto"/>
            <w:left w:val="none" w:sz="0" w:space="0" w:color="auto"/>
            <w:bottom w:val="none" w:sz="0" w:space="0" w:color="auto"/>
            <w:right w:val="none" w:sz="0" w:space="0" w:color="auto"/>
          </w:divBdr>
          <w:divsChild>
            <w:div w:id="1539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707">
      <w:bodyDiv w:val="1"/>
      <w:marLeft w:val="0"/>
      <w:marRight w:val="0"/>
      <w:marTop w:val="0"/>
      <w:marBottom w:val="0"/>
      <w:divBdr>
        <w:top w:val="none" w:sz="0" w:space="0" w:color="auto"/>
        <w:left w:val="none" w:sz="0" w:space="0" w:color="auto"/>
        <w:bottom w:val="none" w:sz="0" w:space="0" w:color="auto"/>
        <w:right w:val="none" w:sz="0" w:space="0" w:color="auto"/>
      </w:divBdr>
      <w:divsChild>
        <w:div w:id="2091004761">
          <w:marLeft w:val="0"/>
          <w:marRight w:val="0"/>
          <w:marTop w:val="0"/>
          <w:marBottom w:val="0"/>
          <w:divBdr>
            <w:top w:val="none" w:sz="0" w:space="0" w:color="auto"/>
            <w:left w:val="none" w:sz="0" w:space="0" w:color="auto"/>
            <w:bottom w:val="none" w:sz="0" w:space="0" w:color="auto"/>
            <w:right w:val="none" w:sz="0" w:space="0" w:color="auto"/>
          </w:divBdr>
          <w:divsChild>
            <w:div w:id="14981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1321">
      <w:bodyDiv w:val="1"/>
      <w:marLeft w:val="0"/>
      <w:marRight w:val="0"/>
      <w:marTop w:val="0"/>
      <w:marBottom w:val="0"/>
      <w:divBdr>
        <w:top w:val="none" w:sz="0" w:space="0" w:color="auto"/>
        <w:left w:val="none" w:sz="0" w:space="0" w:color="auto"/>
        <w:bottom w:val="none" w:sz="0" w:space="0" w:color="auto"/>
        <w:right w:val="none" w:sz="0" w:space="0" w:color="auto"/>
      </w:divBdr>
      <w:divsChild>
        <w:div w:id="662044966">
          <w:marLeft w:val="0"/>
          <w:marRight w:val="0"/>
          <w:marTop w:val="0"/>
          <w:marBottom w:val="0"/>
          <w:divBdr>
            <w:top w:val="none" w:sz="0" w:space="0" w:color="auto"/>
            <w:left w:val="none" w:sz="0" w:space="0" w:color="auto"/>
            <w:bottom w:val="none" w:sz="0" w:space="0" w:color="auto"/>
            <w:right w:val="none" w:sz="0" w:space="0" w:color="auto"/>
          </w:divBdr>
          <w:divsChild>
            <w:div w:id="9897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290">
      <w:bodyDiv w:val="1"/>
      <w:marLeft w:val="0"/>
      <w:marRight w:val="0"/>
      <w:marTop w:val="0"/>
      <w:marBottom w:val="0"/>
      <w:divBdr>
        <w:top w:val="none" w:sz="0" w:space="0" w:color="auto"/>
        <w:left w:val="none" w:sz="0" w:space="0" w:color="auto"/>
        <w:bottom w:val="none" w:sz="0" w:space="0" w:color="auto"/>
        <w:right w:val="none" w:sz="0" w:space="0" w:color="auto"/>
      </w:divBdr>
      <w:divsChild>
        <w:div w:id="95254213">
          <w:marLeft w:val="0"/>
          <w:marRight w:val="0"/>
          <w:marTop w:val="0"/>
          <w:marBottom w:val="0"/>
          <w:divBdr>
            <w:top w:val="none" w:sz="0" w:space="0" w:color="auto"/>
            <w:left w:val="none" w:sz="0" w:space="0" w:color="auto"/>
            <w:bottom w:val="none" w:sz="0" w:space="0" w:color="auto"/>
            <w:right w:val="none" w:sz="0" w:space="0" w:color="auto"/>
          </w:divBdr>
          <w:divsChild>
            <w:div w:id="8675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0869">
      <w:bodyDiv w:val="1"/>
      <w:marLeft w:val="0"/>
      <w:marRight w:val="0"/>
      <w:marTop w:val="0"/>
      <w:marBottom w:val="0"/>
      <w:divBdr>
        <w:top w:val="none" w:sz="0" w:space="0" w:color="auto"/>
        <w:left w:val="none" w:sz="0" w:space="0" w:color="auto"/>
        <w:bottom w:val="none" w:sz="0" w:space="0" w:color="auto"/>
        <w:right w:val="none" w:sz="0" w:space="0" w:color="auto"/>
      </w:divBdr>
    </w:div>
    <w:div w:id="106198919">
      <w:bodyDiv w:val="1"/>
      <w:marLeft w:val="0"/>
      <w:marRight w:val="0"/>
      <w:marTop w:val="0"/>
      <w:marBottom w:val="0"/>
      <w:divBdr>
        <w:top w:val="none" w:sz="0" w:space="0" w:color="auto"/>
        <w:left w:val="none" w:sz="0" w:space="0" w:color="auto"/>
        <w:bottom w:val="none" w:sz="0" w:space="0" w:color="auto"/>
        <w:right w:val="none" w:sz="0" w:space="0" w:color="auto"/>
      </w:divBdr>
    </w:div>
    <w:div w:id="108744893">
      <w:bodyDiv w:val="1"/>
      <w:marLeft w:val="0"/>
      <w:marRight w:val="0"/>
      <w:marTop w:val="0"/>
      <w:marBottom w:val="0"/>
      <w:divBdr>
        <w:top w:val="none" w:sz="0" w:space="0" w:color="auto"/>
        <w:left w:val="none" w:sz="0" w:space="0" w:color="auto"/>
        <w:bottom w:val="none" w:sz="0" w:space="0" w:color="auto"/>
        <w:right w:val="none" w:sz="0" w:space="0" w:color="auto"/>
      </w:divBdr>
      <w:divsChild>
        <w:div w:id="1552957024">
          <w:marLeft w:val="0"/>
          <w:marRight w:val="0"/>
          <w:marTop w:val="0"/>
          <w:marBottom w:val="0"/>
          <w:divBdr>
            <w:top w:val="none" w:sz="0" w:space="0" w:color="auto"/>
            <w:left w:val="none" w:sz="0" w:space="0" w:color="auto"/>
            <w:bottom w:val="none" w:sz="0" w:space="0" w:color="auto"/>
            <w:right w:val="none" w:sz="0" w:space="0" w:color="auto"/>
          </w:divBdr>
          <w:divsChild>
            <w:div w:id="700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687">
      <w:bodyDiv w:val="1"/>
      <w:marLeft w:val="0"/>
      <w:marRight w:val="0"/>
      <w:marTop w:val="0"/>
      <w:marBottom w:val="0"/>
      <w:divBdr>
        <w:top w:val="none" w:sz="0" w:space="0" w:color="auto"/>
        <w:left w:val="none" w:sz="0" w:space="0" w:color="auto"/>
        <w:bottom w:val="none" w:sz="0" w:space="0" w:color="auto"/>
        <w:right w:val="none" w:sz="0" w:space="0" w:color="auto"/>
      </w:divBdr>
      <w:divsChild>
        <w:div w:id="1477651512">
          <w:marLeft w:val="0"/>
          <w:marRight w:val="0"/>
          <w:marTop w:val="0"/>
          <w:marBottom w:val="0"/>
          <w:divBdr>
            <w:top w:val="none" w:sz="0" w:space="0" w:color="auto"/>
            <w:left w:val="none" w:sz="0" w:space="0" w:color="auto"/>
            <w:bottom w:val="none" w:sz="0" w:space="0" w:color="auto"/>
            <w:right w:val="none" w:sz="0" w:space="0" w:color="auto"/>
          </w:divBdr>
          <w:divsChild>
            <w:div w:id="13793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912">
      <w:bodyDiv w:val="1"/>
      <w:marLeft w:val="0"/>
      <w:marRight w:val="0"/>
      <w:marTop w:val="0"/>
      <w:marBottom w:val="0"/>
      <w:divBdr>
        <w:top w:val="none" w:sz="0" w:space="0" w:color="auto"/>
        <w:left w:val="none" w:sz="0" w:space="0" w:color="auto"/>
        <w:bottom w:val="none" w:sz="0" w:space="0" w:color="auto"/>
        <w:right w:val="none" w:sz="0" w:space="0" w:color="auto"/>
      </w:divBdr>
      <w:divsChild>
        <w:div w:id="2017031066">
          <w:marLeft w:val="0"/>
          <w:marRight w:val="0"/>
          <w:marTop w:val="0"/>
          <w:marBottom w:val="0"/>
          <w:divBdr>
            <w:top w:val="none" w:sz="0" w:space="0" w:color="auto"/>
            <w:left w:val="none" w:sz="0" w:space="0" w:color="auto"/>
            <w:bottom w:val="none" w:sz="0" w:space="0" w:color="auto"/>
            <w:right w:val="none" w:sz="0" w:space="0" w:color="auto"/>
          </w:divBdr>
          <w:divsChild>
            <w:div w:id="345637905">
              <w:marLeft w:val="0"/>
              <w:marRight w:val="0"/>
              <w:marTop w:val="0"/>
              <w:marBottom w:val="0"/>
              <w:divBdr>
                <w:top w:val="none" w:sz="0" w:space="0" w:color="auto"/>
                <w:left w:val="none" w:sz="0" w:space="0" w:color="auto"/>
                <w:bottom w:val="none" w:sz="0" w:space="0" w:color="auto"/>
                <w:right w:val="none" w:sz="0" w:space="0" w:color="auto"/>
              </w:divBdr>
            </w:div>
            <w:div w:id="464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9123">
      <w:bodyDiv w:val="1"/>
      <w:marLeft w:val="0"/>
      <w:marRight w:val="0"/>
      <w:marTop w:val="0"/>
      <w:marBottom w:val="0"/>
      <w:divBdr>
        <w:top w:val="none" w:sz="0" w:space="0" w:color="auto"/>
        <w:left w:val="none" w:sz="0" w:space="0" w:color="auto"/>
        <w:bottom w:val="none" w:sz="0" w:space="0" w:color="auto"/>
        <w:right w:val="none" w:sz="0" w:space="0" w:color="auto"/>
      </w:divBdr>
      <w:divsChild>
        <w:div w:id="1319073093">
          <w:marLeft w:val="0"/>
          <w:marRight w:val="0"/>
          <w:marTop w:val="0"/>
          <w:marBottom w:val="0"/>
          <w:divBdr>
            <w:top w:val="none" w:sz="0" w:space="0" w:color="auto"/>
            <w:left w:val="none" w:sz="0" w:space="0" w:color="auto"/>
            <w:bottom w:val="none" w:sz="0" w:space="0" w:color="auto"/>
            <w:right w:val="none" w:sz="0" w:space="0" w:color="auto"/>
          </w:divBdr>
          <w:divsChild>
            <w:div w:id="19755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85">
      <w:bodyDiv w:val="1"/>
      <w:marLeft w:val="0"/>
      <w:marRight w:val="0"/>
      <w:marTop w:val="0"/>
      <w:marBottom w:val="0"/>
      <w:divBdr>
        <w:top w:val="none" w:sz="0" w:space="0" w:color="auto"/>
        <w:left w:val="none" w:sz="0" w:space="0" w:color="auto"/>
        <w:bottom w:val="none" w:sz="0" w:space="0" w:color="auto"/>
        <w:right w:val="none" w:sz="0" w:space="0" w:color="auto"/>
      </w:divBdr>
      <w:divsChild>
        <w:div w:id="438599495">
          <w:marLeft w:val="0"/>
          <w:marRight w:val="0"/>
          <w:marTop w:val="0"/>
          <w:marBottom w:val="0"/>
          <w:divBdr>
            <w:top w:val="none" w:sz="0" w:space="0" w:color="auto"/>
            <w:left w:val="none" w:sz="0" w:space="0" w:color="auto"/>
            <w:bottom w:val="none" w:sz="0" w:space="0" w:color="auto"/>
            <w:right w:val="none" w:sz="0" w:space="0" w:color="auto"/>
          </w:divBdr>
          <w:divsChild>
            <w:div w:id="1707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413">
      <w:bodyDiv w:val="1"/>
      <w:marLeft w:val="0"/>
      <w:marRight w:val="0"/>
      <w:marTop w:val="0"/>
      <w:marBottom w:val="0"/>
      <w:divBdr>
        <w:top w:val="none" w:sz="0" w:space="0" w:color="auto"/>
        <w:left w:val="none" w:sz="0" w:space="0" w:color="auto"/>
        <w:bottom w:val="none" w:sz="0" w:space="0" w:color="auto"/>
        <w:right w:val="none" w:sz="0" w:space="0" w:color="auto"/>
      </w:divBdr>
      <w:divsChild>
        <w:div w:id="396755528">
          <w:marLeft w:val="0"/>
          <w:marRight w:val="0"/>
          <w:marTop w:val="0"/>
          <w:marBottom w:val="0"/>
          <w:divBdr>
            <w:top w:val="none" w:sz="0" w:space="0" w:color="auto"/>
            <w:left w:val="none" w:sz="0" w:space="0" w:color="auto"/>
            <w:bottom w:val="none" w:sz="0" w:space="0" w:color="auto"/>
            <w:right w:val="none" w:sz="0" w:space="0" w:color="auto"/>
          </w:divBdr>
          <w:divsChild>
            <w:div w:id="11851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8103">
      <w:bodyDiv w:val="1"/>
      <w:marLeft w:val="0"/>
      <w:marRight w:val="0"/>
      <w:marTop w:val="0"/>
      <w:marBottom w:val="0"/>
      <w:divBdr>
        <w:top w:val="none" w:sz="0" w:space="0" w:color="auto"/>
        <w:left w:val="none" w:sz="0" w:space="0" w:color="auto"/>
        <w:bottom w:val="none" w:sz="0" w:space="0" w:color="auto"/>
        <w:right w:val="none" w:sz="0" w:space="0" w:color="auto"/>
      </w:divBdr>
      <w:divsChild>
        <w:div w:id="1521047191">
          <w:marLeft w:val="0"/>
          <w:marRight w:val="0"/>
          <w:marTop w:val="0"/>
          <w:marBottom w:val="0"/>
          <w:divBdr>
            <w:top w:val="none" w:sz="0" w:space="0" w:color="auto"/>
            <w:left w:val="none" w:sz="0" w:space="0" w:color="auto"/>
            <w:bottom w:val="none" w:sz="0" w:space="0" w:color="auto"/>
            <w:right w:val="none" w:sz="0" w:space="0" w:color="auto"/>
          </w:divBdr>
          <w:divsChild>
            <w:div w:id="7305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9156">
      <w:bodyDiv w:val="1"/>
      <w:marLeft w:val="0"/>
      <w:marRight w:val="0"/>
      <w:marTop w:val="0"/>
      <w:marBottom w:val="0"/>
      <w:divBdr>
        <w:top w:val="none" w:sz="0" w:space="0" w:color="auto"/>
        <w:left w:val="none" w:sz="0" w:space="0" w:color="auto"/>
        <w:bottom w:val="none" w:sz="0" w:space="0" w:color="auto"/>
        <w:right w:val="none" w:sz="0" w:space="0" w:color="auto"/>
      </w:divBdr>
      <w:divsChild>
        <w:div w:id="944922264">
          <w:marLeft w:val="0"/>
          <w:marRight w:val="0"/>
          <w:marTop w:val="0"/>
          <w:marBottom w:val="0"/>
          <w:divBdr>
            <w:top w:val="none" w:sz="0" w:space="0" w:color="auto"/>
            <w:left w:val="none" w:sz="0" w:space="0" w:color="auto"/>
            <w:bottom w:val="none" w:sz="0" w:space="0" w:color="auto"/>
            <w:right w:val="none" w:sz="0" w:space="0" w:color="auto"/>
          </w:divBdr>
          <w:divsChild>
            <w:div w:id="2054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0655">
      <w:bodyDiv w:val="1"/>
      <w:marLeft w:val="0"/>
      <w:marRight w:val="0"/>
      <w:marTop w:val="0"/>
      <w:marBottom w:val="0"/>
      <w:divBdr>
        <w:top w:val="none" w:sz="0" w:space="0" w:color="auto"/>
        <w:left w:val="none" w:sz="0" w:space="0" w:color="auto"/>
        <w:bottom w:val="none" w:sz="0" w:space="0" w:color="auto"/>
        <w:right w:val="none" w:sz="0" w:space="0" w:color="auto"/>
      </w:divBdr>
      <w:divsChild>
        <w:div w:id="661085150">
          <w:marLeft w:val="0"/>
          <w:marRight w:val="0"/>
          <w:marTop w:val="0"/>
          <w:marBottom w:val="0"/>
          <w:divBdr>
            <w:top w:val="none" w:sz="0" w:space="0" w:color="auto"/>
            <w:left w:val="none" w:sz="0" w:space="0" w:color="auto"/>
            <w:bottom w:val="none" w:sz="0" w:space="0" w:color="auto"/>
            <w:right w:val="none" w:sz="0" w:space="0" w:color="auto"/>
          </w:divBdr>
          <w:divsChild>
            <w:div w:id="8176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2499">
      <w:bodyDiv w:val="1"/>
      <w:marLeft w:val="0"/>
      <w:marRight w:val="0"/>
      <w:marTop w:val="0"/>
      <w:marBottom w:val="0"/>
      <w:divBdr>
        <w:top w:val="none" w:sz="0" w:space="0" w:color="auto"/>
        <w:left w:val="none" w:sz="0" w:space="0" w:color="auto"/>
        <w:bottom w:val="none" w:sz="0" w:space="0" w:color="auto"/>
        <w:right w:val="none" w:sz="0" w:space="0" w:color="auto"/>
      </w:divBdr>
      <w:divsChild>
        <w:div w:id="382020628">
          <w:marLeft w:val="0"/>
          <w:marRight w:val="0"/>
          <w:marTop w:val="0"/>
          <w:marBottom w:val="0"/>
          <w:divBdr>
            <w:top w:val="none" w:sz="0" w:space="0" w:color="auto"/>
            <w:left w:val="none" w:sz="0" w:space="0" w:color="auto"/>
            <w:bottom w:val="none" w:sz="0" w:space="0" w:color="auto"/>
            <w:right w:val="none" w:sz="0" w:space="0" w:color="auto"/>
          </w:divBdr>
          <w:divsChild>
            <w:div w:id="184628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241">
      <w:bodyDiv w:val="1"/>
      <w:marLeft w:val="0"/>
      <w:marRight w:val="0"/>
      <w:marTop w:val="0"/>
      <w:marBottom w:val="0"/>
      <w:divBdr>
        <w:top w:val="none" w:sz="0" w:space="0" w:color="auto"/>
        <w:left w:val="none" w:sz="0" w:space="0" w:color="auto"/>
        <w:bottom w:val="none" w:sz="0" w:space="0" w:color="auto"/>
        <w:right w:val="none" w:sz="0" w:space="0" w:color="auto"/>
      </w:divBdr>
      <w:divsChild>
        <w:div w:id="716204310">
          <w:marLeft w:val="0"/>
          <w:marRight w:val="0"/>
          <w:marTop w:val="0"/>
          <w:marBottom w:val="0"/>
          <w:divBdr>
            <w:top w:val="none" w:sz="0" w:space="0" w:color="auto"/>
            <w:left w:val="none" w:sz="0" w:space="0" w:color="auto"/>
            <w:bottom w:val="none" w:sz="0" w:space="0" w:color="auto"/>
            <w:right w:val="none" w:sz="0" w:space="0" w:color="auto"/>
          </w:divBdr>
          <w:divsChild>
            <w:div w:id="1340348978">
              <w:marLeft w:val="0"/>
              <w:marRight w:val="0"/>
              <w:marTop w:val="0"/>
              <w:marBottom w:val="0"/>
              <w:divBdr>
                <w:top w:val="none" w:sz="0" w:space="0" w:color="auto"/>
                <w:left w:val="none" w:sz="0" w:space="0" w:color="auto"/>
                <w:bottom w:val="none" w:sz="0" w:space="0" w:color="auto"/>
                <w:right w:val="none" w:sz="0" w:space="0" w:color="auto"/>
              </w:divBdr>
            </w:div>
            <w:div w:id="1898200555">
              <w:marLeft w:val="0"/>
              <w:marRight w:val="0"/>
              <w:marTop w:val="0"/>
              <w:marBottom w:val="0"/>
              <w:divBdr>
                <w:top w:val="none" w:sz="0" w:space="0" w:color="auto"/>
                <w:left w:val="none" w:sz="0" w:space="0" w:color="auto"/>
                <w:bottom w:val="none" w:sz="0" w:space="0" w:color="auto"/>
                <w:right w:val="none" w:sz="0" w:space="0" w:color="auto"/>
              </w:divBdr>
            </w:div>
            <w:div w:id="17884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8171">
      <w:bodyDiv w:val="1"/>
      <w:marLeft w:val="0"/>
      <w:marRight w:val="0"/>
      <w:marTop w:val="0"/>
      <w:marBottom w:val="0"/>
      <w:divBdr>
        <w:top w:val="none" w:sz="0" w:space="0" w:color="auto"/>
        <w:left w:val="none" w:sz="0" w:space="0" w:color="auto"/>
        <w:bottom w:val="none" w:sz="0" w:space="0" w:color="auto"/>
        <w:right w:val="none" w:sz="0" w:space="0" w:color="auto"/>
      </w:divBdr>
      <w:divsChild>
        <w:div w:id="1215895774">
          <w:marLeft w:val="0"/>
          <w:marRight w:val="0"/>
          <w:marTop w:val="0"/>
          <w:marBottom w:val="0"/>
          <w:divBdr>
            <w:top w:val="none" w:sz="0" w:space="0" w:color="auto"/>
            <w:left w:val="none" w:sz="0" w:space="0" w:color="auto"/>
            <w:bottom w:val="none" w:sz="0" w:space="0" w:color="auto"/>
            <w:right w:val="none" w:sz="0" w:space="0" w:color="auto"/>
          </w:divBdr>
          <w:divsChild>
            <w:div w:id="20210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475">
      <w:bodyDiv w:val="1"/>
      <w:marLeft w:val="0"/>
      <w:marRight w:val="0"/>
      <w:marTop w:val="0"/>
      <w:marBottom w:val="0"/>
      <w:divBdr>
        <w:top w:val="none" w:sz="0" w:space="0" w:color="auto"/>
        <w:left w:val="none" w:sz="0" w:space="0" w:color="auto"/>
        <w:bottom w:val="none" w:sz="0" w:space="0" w:color="auto"/>
        <w:right w:val="none" w:sz="0" w:space="0" w:color="auto"/>
      </w:divBdr>
      <w:divsChild>
        <w:div w:id="1948388470">
          <w:marLeft w:val="0"/>
          <w:marRight w:val="0"/>
          <w:marTop w:val="0"/>
          <w:marBottom w:val="0"/>
          <w:divBdr>
            <w:top w:val="none" w:sz="0" w:space="0" w:color="auto"/>
            <w:left w:val="none" w:sz="0" w:space="0" w:color="auto"/>
            <w:bottom w:val="none" w:sz="0" w:space="0" w:color="auto"/>
            <w:right w:val="none" w:sz="0" w:space="0" w:color="auto"/>
          </w:divBdr>
          <w:divsChild>
            <w:div w:id="1877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8219">
      <w:bodyDiv w:val="1"/>
      <w:marLeft w:val="0"/>
      <w:marRight w:val="0"/>
      <w:marTop w:val="0"/>
      <w:marBottom w:val="0"/>
      <w:divBdr>
        <w:top w:val="none" w:sz="0" w:space="0" w:color="auto"/>
        <w:left w:val="none" w:sz="0" w:space="0" w:color="auto"/>
        <w:bottom w:val="none" w:sz="0" w:space="0" w:color="auto"/>
        <w:right w:val="none" w:sz="0" w:space="0" w:color="auto"/>
      </w:divBdr>
      <w:divsChild>
        <w:div w:id="1535383027">
          <w:marLeft w:val="0"/>
          <w:marRight w:val="0"/>
          <w:marTop w:val="0"/>
          <w:marBottom w:val="0"/>
          <w:divBdr>
            <w:top w:val="none" w:sz="0" w:space="0" w:color="auto"/>
            <w:left w:val="none" w:sz="0" w:space="0" w:color="auto"/>
            <w:bottom w:val="none" w:sz="0" w:space="0" w:color="auto"/>
            <w:right w:val="none" w:sz="0" w:space="0" w:color="auto"/>
          </w:divBdr>
          <w:divsChild>
            <w:div w:id="8483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5191">
      <w:bodyDiv w:val="1"/>
      <w:marLeft w:val="0"/>
      <w:marRight w:val="0"/>
      <w:marTop w:val="0"/>
      <w:marBottom w:val="0"/>
      <w:divBdr>
        <w:top w:val="none" w:sz="0" w:space="0" w:color="auto"/>
        <w:left w:val="none" w:sz="0" w:space="0" w:color="auto"/>
        <w:bottom w:val="none" w:sz="0" w:space="0" w:color="auto"/>
        <w:right w:val="none" w:sz="0" w:space="0" w:color="auto"/>
      </w:divBdr>
      <w:divsChild>
        <w:div w:id="164639531">
          <w:marLeft w:val="0"/>
          <w:marRight w:val="0"/>
          <w:marTop w:val="0"/>
          <w:marBottom w:val="0"/>
          <w:divBdr>
            <w:top w:val="none" w:sz="0" w:space="0" w:color="auto"/>
            <w:left w:val="none" w:sz="0" w:space="0" w:color="auto"/>
            <w:bottom w:val="none" w:sz="0" w:space="0" w:color="auto"/>
            <w:right w:val="none" w:sz="0" w:space="0" w:color="auto"/>
          </w:divBdr>
          <w:divsChild>
            <w:div w:id="346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5334">
      <w:bodyDiv w:val="1"/>
      <w:marLeft w:val="0"/>
      <w:marRight w:val="0"/>
      <w:marTop w:val="0"/>
      <w:marBottom w:val="0"/>
      <w:divBdr>
        <w:top w:val="none" w:sz="0" w:space="0" w:color="auto"/>
        <w:left w:val="none" w:sz="0" w:space="0" w:color="auto"/>
        <w:bottom w:val="none" w:sz="0" w:space="0" w:color="auto"/>
        <w:right w:val="none" w:sz="0" w:space="0" w:color="auto"/>
      </w:divBdr>
      <w:divsChild>
        <w:div w:id="2138402407">
          <w:marLeft w:val="0"/>
          <w:marRight w:val="0"/>
          <w:marTop w:val="0"/>
          <w:marBottom w:val="0"/>
          <w:divBdr>
            <w:top w:val="none" w:sz="0" w:space="0" w:color="auto"/>
            <w:left w:val="none" w:sz="0" w:space="0" w:color="auto"/>
            <w:bottom w:val="none" w:sz="0" w:space="0" w:color="auto"/>
            <w:right w:val="none" w:sz="0" w:space="0" w:color="auto"/>
          </w:divBdr>
          <w:divsChild>
            <w:div w:id="114361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0268">
      <w:bodyDiv w:val="1"/>
      <w:marLeft w:val="0"/>
      <w:marRight w:val="0"/>
      <w:marTop w:val="0"/>
      <w:marBottom w:val="0"/>
      <w:divBdr>
        <w:top w:val="none" w:sz="0" w:space="0" w:color="auto"/>
        <w:left w:val="none" w:sz="0" w:space="0" w:color="auto"/>
        <w:bottom w:val="none" w:sz="0" w:space="0" w:color="auto"/>
        <w:right w:val="none" w:sz="0" w:space="0" w:color="auto"/>
      </w:divBdr>
      <w:divsChild>
        <w:div w:id="1569802315">
          <w:marLeft w:val="0"/>
          <w:marRight w:val="0"/>
          <w:marTop w:val="0"/>
          <w:marBottom w:val="0"/>
          <w:divBdr>
            <w:top w:val="none" w:sz="0" w:space="0" w:color="auto"/>
            <w:left w:val="none" w:sz="0" w:space="0" w:color="auto"/>
            <w:bottom w:val="none" w:sz="0" w:space="0" w:color="auto"/>
            <w:right w:val="none" w:sz="0" w:space="0" w:color="auto"/>
          </w:divBdr>
          <w:divsChild>
            <w:div w:id="20805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0227">
      <w:bodyDiv w:val="1"/>
      <w:marLeft w:val="0"/>
      <w:marRight w:val="0"/>
      <w:marTop w:val="0"/>
      <w:marBottom w:val="0"/>
      <w:divBdr>
        <w:top w:val="none" w:sz="0" w:space="0" w:color="auto"/>
        <w:left w:val="none" w:sz="0" w:space="0" w:color="auto"/>
        <w:bottom w:val="none" w:sz="0" w:space="0" w:color="auto"/>
        <w:right w:val="none" w:sz="0" w:space="0" w:color="auto"/>
      </w:divBdr>
      <w:divsChild>
        <w:div w:id="1745646537">
          <w:marLeft w:val="0"/>
          <w:marRight w:val="0"/>
          <w:marTop w:val="0"/>
          <w:marBottom w:val="0"/>
          <w:divBdr>
            <w:top w:val="none" w:sz="0" w:space="0" w:color="auto"/>
            <w:left w:val="none" w:sz="0" w:space="0" w:color="auto"/>
            <w:bottom w:val="none" w:sz="0" w:space="0" w:color="auto"/>
            <w:right w:val="none" w:sz="0" w:space="0" w:color="auto"/>
          </w:divBdr>
          <w:divsChild>
            <w:div w:id="20988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4120">
      <w:bodyDiv w:val="1"/>
      <w:marLeft w:val="0"/>
      <w:marRight w:val="0"/>
      <w:marTop w:val="0"/>
      <w:marBottom w:val="0"/>
      <w:divBdr>
        <w:top w:val="none" w:sz="0" w:space="0" w:color="auto"/>
        <w:left w:val="none" w:sz="0" w:space="0" w:color="auto"/>
        <w:bottom w:val="none" w:sz="0" w:space="0" w:color="auto"/>
        <w:right w:val="none" w:sz="0" w:space="0" w:color="auto"/>
      </w:divBdr>
      <w:divsChild>
        <w:div w:id="2142527635">
          <w:marLeft w:val="0"/>
          <w:marRight w:val="0"/>
          <w:marTop w:val="0"/>
          <w:marBottom w:val="0"/>
          <w:divBdr>
            <w:top w:val="none" w:sz="0" w:space="0" w:color="auto"/>
            <w:left w:val="none" w:sz="0" w:space="0" w:color="auto"/>
            <w:bottom w:val="none" w:sz="0" w:space="0" w:color="auto"/>
            <w:right w:val="none" w:sz="0" w:space="0" w:color="auto"/>
          </w:divBdr>
          <w:divsChild>
            <w:div w:id="645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560">
      <w:bodyDiv w:val="1"/>
      <w:marLeft w:val="0"/>
      <w:marRight w:val="0"/>
      <w:marTop w:val="0"/>
      <w:marBottom w:val="0"/>
      <w:divBdr>
        <w:top w:val="none" w:sz="0" w:space="0" w:color="auto"/>
        <w:left w:val="none" w:sz="0" w:space="0" w:color="auto"/>
        <w:bottom w:val="none" w:sz="0" w:space="0" w:color="auto"/>
        <w:right w:val="none" w:sz="0" w:space="0" w:color="auto"/>
      </w:divBdr>
      <w:divsChild>
        <w:div w:id="830682156">
          <w:marLeft w:val="0"/>
          <w:marRight w:val="0"/>
          <w:marTop w:val="0"/>
          <w:marBottom w:val="0"/>
          <w:divBdr>
            <w:top w:val="none" w:sz="0" w:space="0" w:color="auto"/>
            <w:left w:val="none" w:sz="0" w:space="0" w:color="auto"/>
            <w:bottom w:val="none" w:sz="0" w:space="0" w:color="auto"/>
            <w:right w:val="none" w:sz="0" w:space="0" w:color="auto"/>
          </w:divBdr>
          <w:divsChild>
            <w:div w:id="8307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208">
      <w:bodyDiv w:val="1"/>
      <w:marLeft w:val="0"/>
      <w:marRight w:val="0"/>
      <w:marTop w:val="0"/>
      <w:marBottom w:val="0"/>
      <w:divBdr>
        <w:top w:val="none" w:sz="0" w:space="0" w:color="auto"/>
        <w:left w:val="none" w:sz="0" w:space="0" w:color="auto"/>
        <w:bottom w:val="none" w:sz="0" w:space="0" w:color="auto"/>
        <w:right w:val="none" w:sz="0" w:space="0" w:color="auto"/>
      </w:divBdr>
      <w:divsChild>
        <w:div w:id="896744149">
          <w:marLeft w:val="0"/>
          <w:marRight w:val="0"/>
          <w:marTop w:val="0"/>
          <w:marBottom w:val="0"/>
          <w:divBdr>
            <w:top w:val="none" w:sz="0" w:space="0" w:color="auto"/>
            <w:left w:val="none" w:sz="0" w:space="0" w:color="auto"/>
            <w:bottom w:val="none" w:sz="0" w:space="0" w:color="auto"/>
            <w:right w:val="none" w:sz="0" w:space="0" w:color="auto"/>
          </w:divBdr>
          <w:divsChild>
            <w:div w:id="18177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4092">
      <w:bodyDiv w:val="1"/>
      <w:marLeft w:val="0"/>
      <w:marRight w:val="0"/>
      <w:marTop w:val="0"/>
      <w:marBottom w:val="0"/>
      <w:divBdr>
        <w:top w:val="none" w:sz="0" w:space="0" w:color="auto"/>
        <w:left w:val="none" w:sz="0" w:space="0" w:color="auto"/>
        <w:bottom w:val="none" w:sz="0" w:space="0" w:color="auto"/>
        <w:right w:val="none" w:sz="0" w:space="0" w:color="auto"/>
      </w:divBdr>
      <w:divsChild>
        <w:div w:id="558707569">
          <w:marLeft w:val="0"/>
          <w:marRight w:val="0"/>
          <w:marTop w:val="0"/>
          <w:marBottom w:val="0"/>
          <w:divBdr>
            <w:top w:val="none" w:sz="0" w:space="0" w:color="auto"/>
            <w:left w:val="none" w:sz="0" w:space="0" w:color="auto"/>
            <w:bottom w:val="none" w:sz="0" w:space="0" w:color="auto"/>
            <w:right w:val="none" w:sz="0" w:space="0" w:color="auto"/>
          </w:divBdr>
          <w:divsChild>
            <w:div w:id="5499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6161">
      <w:bodyDiv w:val="1"/>
      <w:marLeft w:val="0"/>
      <w:marRight w:val="0"/>
      <w:marTop w:val="0"/>
      <w:marBottom w:val="0"/>
      <w:divBdr>
        <w:top w:val="none" w:sz="0" w:space="0" w:color="auto"/>
        <w:left w:val="none" w:sz="0" w:space="0" w:color="auto"/>
        <w:bottom w:val="none" w:sz="0" w:space="0" w:color="auto"/>
        <w:right w:val="none" w:sz="0" w:space="0" w:color="auto"/>
      </w:divBdr>
      <w:divsChild>
        <w:div w:id="2097746211">
          <w:marLeft w:val="0"/>
          <w:marRight w:val="0"/>
          <w:marTop w:val="0"/>
          <w:marBottom w:val="0"/>
          <w:divBdr>
            <w:top w:val="none" w:sz="0" w:space="0" w:color="auto"/>
            <w:left w:val="none" w:sz="0" w:space="0" w:color="auto"/>
            <w:bottom w:val="none" w:sz="0" w:space="0" w:color="auto"/>
            <w:right w:val="none" w:sz="0" w:space="0" w:color="auto"/>
          </w:divBdr>
          <w:divsChild>
            <w:div w:id="12005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5700">
      <w:bodyDiv w:val="1"/>
      <w:marLeft w:val="0"/>
      <w:marRight w:val="0"/>
      <w:marTop w:val="0"/>
      <w:marBottom w:val="0"/>
      <w:divBdr>
        <w:top w:val="none" w:sz="0" w:space="0" w:color="auto"/>
        <w:left w:val="none" w:sz="0" w:space="0" w:color="auto"/>
        <w:bottom w:val="none" w:sz="0" w:space="0" w:color="auto"/>
        <w:right w:val="none" w:sz="0" w:space="0" w:color="auto"/>
      </w:divBdr>
      <w:divsChild>
        <w:div w:id="1896431981">
          <w:marLeft w:val="0"/>
          <w:marRight w:val="0"/>
          <w:marTop w:val="0"/>
          <w:marBottom w:val="0"/>
          <w:divBdr>
            <w:top w:val="none" w:sz="0" w:space="0" w:color="auto"/>
            <w:left w:val="none" w:sz="0" w:space="0" w:color="auto"/>
            <w:bottom w:val="none" w:sz="0" w:space="0" w:color="auto"/>
            <w:right w:val="none" w:sz="0" w:space="0" w:color="auto"/>
          </w:divBdr>
          <w:divsChild>
            <w:div w:id="16239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3152">
      <w:bodyDiv w:val="1"/>
      <w:marLeft w:val="0"/>
      <w:marRight w:val="0"/>
      <w:marTop w:val="0"/>
      <w:marBottom w:val="0"/>
      <w:divBdr>
        <w:top w:val="none" w:sz="0" w:space="0" w:color="auto"/>
        <w:left w:val="none" w:sz="0" w:space="0" w:color="auto"/>
        <w:bottom w:val="none" w:sz="0" w:space="0" w:color="auto"/>
        <w:right w:val="none" w:sz="0" w:space="0" w:color="auto"/>
      </w:divBdr>
      <w:divsChild>
        <w:div w:id="1600064973">
          <w:marLeft w:val="0"/>
          <w:marRight w:val="0"/>
          <w:marTop w:val="0"/>
          <w:marBottom w:val="0"/>
          <w:divBdr>
            <w:top w:val="none" w:sz="0" w:space="0" w:color="auto"/>
            <w:left w:val="none" w:sz="0" w:space="0" w:color="auto"/>
            <w:bottom w:val="none" w:sz="0" w:space="0" w:color="auto"/>
            <w:right w:val="none" w:sz="0" w:space="0" w:color="auto"/>
          </w:divBdr>
          <w:divsChild>
            <w:div w:id="10815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3991">
      <w:bodyDiv w:val="1"/>
      <w:marLeft w:val="0"/>
      <w:marRight w:val="0"/>
      <w:marTop w:val="0"/>
      <w:marBottom w:val="0"/>
      <w:divBdr>
        <w:top w:val="none" w:sz="0" w:space="0" w:color="auto"/>
        <w:left w:val="none" w:sz="0" w:space="0" w:color="auto"/>
        <w:bottom w:val="none" w:sz="0" w:space="0" w:color="auto"/>
        <w:right w:val="none" w:sz="0" w:space="0" w:color="auto"/>
      </w:divBdr>
      <w:divsChild>
        <w:div w:id="535771987">
          <w:marLeft w:val="0"/>
          <w:marRight w:val="0"/>
          <w:marTop w:val="0"/>
          <w:marBottom w:val="0"/>
          <w:divBdr>
            <w:top w:val="none" w:sz="0" w:space="0" w:color="auto"/>
            <w:left w:val="none" w:sz="0" w:space="0" w:color="auto"/>
            <w:bottom w:val="none" w:sz="0" w:space="0" w:color="auto"/>
            <w:right w:val="none" w:sz="0" w:space="0" w:color="auto"/>
          </w:divBdr>
          <w:divsChild>
            <w:div w:id="16240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044">
      <w:bodyDiv w:val="1"/>
      <w:marLeft w:val="0"/>
      <w:marRight w:val="0"/>
      <w:marTop w:val="0"/>
      <w:marBottom w:val="0"/>
      <w:divBdr>
        <w:top w:val="none" w:sz="0" w:space="0" w:color="auto"/>
        <w:left w:val="none" w:sz="0" w:space="0" w:color="auto"/>
        <w:bottom w:val="none" w:sz="0" w:space="0" w:color="auto"/>
        <w:right w:val="none" w:sz="0" w:space="0" w:color="auto"/>
      </w:divBdr>
      <w:divsChild>
        <w:div w:id="703093960">
          <w:marLeft w:val="0"/>
          <w:marRight w:val="0"/>
          <w:marTop w:val="0"/>
          <w:marBottom w:val="0"/>
          <w:divBdr>
            <w:top w:val="none" w:sz="0" w:space="0" w:color="auto"/>
            <w:left w:val="none" w:sz="0" w:space="0" w:color="auto"/>
            <w:bottom w:val="none" w:sz="0" w:space="0" w:color="auto"/>
            <w:right w:val="none" w:sz="0" w:space="0" w:color="auto"/>
          </w:divBdr>
          <w:divsChild>
            <w:div w:id="7783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6909">
      <w:bodyDiv w:val="1"/>
      <w:marLeft w:val="0"/>
      <w:marRight w:val="0"/>
      <w:marTop w:val="0"/>
      <w:marBottom w:val="0"/>
      <w:divBdr>
        <w:top w:val="none" w:sz="0" w:space="0" w:color="auto"/>
        <w:left w:val="none" w:sz="0" w:space="0" w:color="auto"/>
        <w:bottom w:val="none" w:sz="0" w:space="0" w:color="auto"/>
        <w:right w:val="none" w:sz="0" w:space="0" w:color="auto"/>
      </w:divBdr>
      <w:divsChild>
        <w:div w:id="2058119969">
          <w:marLeft w:val="0"/>
          <w:marRight w:val="0"/>
          <w:marTop w:val="0"/>
          <w:marBottom w:val="0"/>
          <w:divBdr>
            <w:top w:val="none" w:sz="0" w:space="0" w:color="auto"/>
            <w:left w:val="none" w:sz="0" w:space="0" w:color="auto"/>
            <w:bottom w:val="none" w:sz="0" w:space="0" w:color="auto"/>
            <w:right w:val="none" w:sz="0" w:space="0" w:color="auto"/>
          </w:divBdr>
          <w:divsChild>
            <w:div w:id="16071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2928">
      <w:bodyDiv w:val="1"/>
      <w:marLeft w:val="0"/>
      <w:marRight w:val="0"/>
      <w:marTop w:val="0"/>
      <w:marBottom w:val="0"/>
      <w:divBdr>
        <w:top w:val="none" w:sz="0" w:space="0" w:color="auto"/>
        <w:left w:val="none" w:sz="0" w:space="0" w:color="auto"/>
        <w:bottom w:val="none" w:sz="0" w:space="0" w:color="auto"/>
        <w:right w:val="none" w:sz="0" w:space="0" w:color="auto"/>
      </w:divBdr>
      <w:divsChild>
        <w:div w:id="457577660">
          <w:marLeft w:val="0"/>
          <w:marRight w:val="0"/>
          <w:marTop w:val="0"/>
          <w:marBottom w:val="0"/>
          <w:divBdr>
            <w:top w:val="none" w:sz="0" w:space="0" w:color="auto"/>
            <w:left w:val="none" w:sz="0" w:space="0" w:color="auto"/>
            <w:bottom w:val="none" w:sz="0" w:space="0" w:color="auto"/>
            <w:right w:val="none" w:sz="0" w:space="0" w:color="auto"/>
          </w:divBdr>
          <w:divsChild>
            <w:div w:id="16858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5491">
      <w:bodyDiv w:val="1"/>
      <w:marLeft w:val="0"/>
      <w:marRight w:val="0"/>
      <w:marTop w:val="0"/>
      <w:marBottom w:val="0"/>
      <w:divBdr>
        <w:top w:val="none" w:sz="0" w:space="0" w:color="auto"/>
        <w:left w:val="none" w:sz="0" w:space="0" w:color="auto"/>
        <w:bottom w:val="none" w:sz="0" w:space="0" w:color="auto"/>
        <w:right w:val="none" w:sz="0" w:space="0" w:color="auto"/>
      </w:divBdr>
      <w:divsChild>
        <w:div w:id="1715155558">
          <w:marLeft w:val="0"/>
          <w:marRight w:val="0"/>
          <w:marTop w:val="0"/>
          <w:marBottom w:val="0"/>
          <w:divBdr>
            <w:top w:val="none" w:sz="0" w:space="0" w:color="auto"/>
            <w:left w:val="none" w:sz="0" w:space="0" w:color="auto"/>
            <w:bottom w:val="none" w:sz="0" w:space="0" w:color="auto"/>
            <w:right w:val="none" w:sz="0" w:space="0" w:color="auto"/>
          </w:divBdr>
          <w:divsChild>
            <w:div w:id="10047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3210">
      <w:bodyDiv w:val="1"/>
      <w:marLeft w:val="0"/>
      <w:marRight w:val="0"/>
      <w:marTop w:val="0"/>
      <w:marBottom w:val="0"/>
      <w:divBdr>
        <w:top w:val="none" w:sz="0" w:space="0" w:color="auto"/>
        <w:left w:val="none" w:sz="0" w:space="0" w:color="auto"/>
        <w:bottom w:val="none" w:sz="0" w:space="0" w:color="auto"/>
        <w:right w:val="none" w:sz="0" w:space="0" w:color="auto"/>
      </w:divBdr>
      <w:divsChild>
        <w:div w:id="1561742395">
          <w:marLeft w:val="0"/>
          <w:marRight w:val="0"/>
          <w:marTop w:val="0"/>
          <w:marBottom w:val="0"/>
          <w:divBdr>
            <w:top w:val="none" w:sz="0" w:space="0" w:color="auto"/>
            <w:left w:val="none" w:sz="0" w:space="0" w:color="auto"/>
            <w:bottom w:val="none" w:sz="0" w:space="0" w:color="auto"/>
            <w:right w:val="none" w:sz="0" w:space="0" w:color="auto"/>
          </w:divBdr>
          <w:divsChild>
            <w:div w:id="20625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185">
      <w:bodyDiv w:val="1"/>
      <w:marLeft w:val="0"/>
      <w:marRight w:val="0"/>
      <w:marTop w:val="0"/>
      <w:marBottom w:val="0"/>
      <w:divBdr>
        <w:top w:val="none" w:sz="0" w:space="0" w:color="auto"/>
        <w:left w:val="none" w:sz="0" w:space="0" w:color="auto"/>
        <w:bottom w:val="none" w:sz="0" w:space="0" w:color="auto"/>
        <w:right w:val="none" w:sz="0" w:space="0" w:color="auto"/>
      </w:divBdr>
      <w:divsChild>
        <w:div w:id="1939101589">
          <w:marLeft w:val="0"/>
          <w:marRight w:val="0"/>
          <w:marTop w:val="0"/>
          <w:marBottom w:val="0"/>
          <w:divBdr>
            <w:top w:val="none" w:sz="0" w:space="0" w:color="auto"/>
            <w:left w:val="none" w:sz="0" w:space="0" w:color="auto"/>
            <w:bottom w:val="none" w:sz="0" w:space="0" w:color="auto"/>
            <w:right w:val="none" w:sz="0" w:space="0" w:color="auto"/>
          </w:divBdr>
          <w:divsChild>
            <w:div w:id="5999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9903">
      <w:bodyDiv w:val="1"/>
      <w:marLeft w:val="0"/>
      <w:marRight w:val="0"/>
      <w:marTop w:val="0"/>
      <w:marBottom w:val="0"/>
      <w:divBdr>
        <w:top w:val="none" w:sz="0" w:space="0" w:color="auto"/>
        <w:left w:val="none" w:sz="0" w:space="0" w:color="auto"/>
        <w:bottom w:val="none" w:sz="0" w:space="0" w:color="auto"/>
        <w:right w:val="none" w:sz="0" w:space="0" w:color="auto"/>
      </w:divBdr>
      <w:divsChild>
        <w:div w:id="151912765">
          <w:marLeft w:val="0"/>
          <w:marRight w:val="0"/>
          <w:marTop w:val="0"/>
          <w:marBottom w:val="0"/>
          <w:divBdr>
            <w:top w:val="none" w:sz="0" w:space="0" w:color="auto"/>
            <w:left w:val="none" w:sz="0" w:space="0" w:color="auto"/>
            <w:bottom w:val="none" w:sz="0" w:space="0" w:color="auto"/>
            <w:right w:val="none" w:sz="0" w:space="0" w:color="auto"/>
          </w:divBdr>
          <w:divsChild>
            <w:div w:id="1975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815">
      <w:bodyDiv w:val="1"/>
      <w:marLeft w:val="0"/>
      <w:marRight w:val="0"/>
      <w:marTop w:val="0"/>
      <w:marBottom w:val="0"/>
      <w:divBdr>
        <w:top w:val="none" w:sz="0" w:space="0" w:color="auto"/>
        <w:left w:val="none" w:sz="0" w:space="0" w:color="auto"/>
        <w:bottom w:val="none" w:sz="0" w:space="0" w:color="auto"/>
        <w:right w:val="none" w:sz="0" w:space="0" w:color="auto"/>
      </w:divBdr>
      <w:divsChild>
        <w:div w:id="1022394134">
          <w:marLeft w:val="0"/>
          <w:marRight w:val="0"/>
          <w:marTop w:val="0"/>
          <w:marBottom w:val="0"/>
          <w:divBdr>
            <w:top w:val="none" w:sz="0" w:space="0" w:color="auto"/>
            <w:left w:val="none" w:sz="0" w:space="0" w:color="auto"/>
            <w:bottom w:val="none" w:sz="0" w:space="0" w:color="auto"/>
            <w:right w:val="none" w:sz="0" w:space="0" w:color="auto"/>
          </w:divBdr>
          <w:divsChild>
            <w:div w:id="20423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9447">
      <w:bodyDiv w:val="1"/>
      <w:marLeft w:val="0"/>
      <w:marRight w:val="0"/>
      <w:marTop w:val="0"/>
      <w:marBottom w:val="0"/>
      <w:divBdr>
        <w:top w:val="none" w:sz="0" w:space="0" w:color="auto"/>
        <w:left w:val="none" w:sz="0" w:space="0" w:color="auto"/>
        <w:bottom w:val="none" w:sz="0" w:space="0" w:color="auto"/>
        <w:right w:val="none" w:sz="0" w:space="0" w:color="auto"/>
      </w:divBdr>
      <w:divsChild>
        <w:div w:id="917179216">
          <w:marLeft w:val="0"/>
          <w:marRight w:val="0"/>
          <w:marTop w:val="0"/>
          <w:marBottom w:val="0"/>
          <w:divBdr>
            <w:top w:val="none" w:sz="0" w:space="0" w:color="auto"/>
            <w:left w:val="none" w:sz="0" w:space="0" w:color="auto"/>
            <w:bottom w:val="none" w:sz="0" w:space="0" w:color="auto"/>
            <w:right w:val="none" w:sz="0" w:space="0" w:color="auto"/>
          </w:divBdr>
          <w:divsChild>
            <w:div w:id="4899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6611">
      <w:bodyDiv w:val="1"/>
      <w:marLeft w:val="0"/>
      <w:marRight w:val="0"/>
      <w:marTop w:val="0"/>
      <w:marBottom w:val="0"/>
      <w:divBdr>
        <w:top w:val="none" w:sz="0" w:space="0" w:color="auto"/>
        <w:left w:val="none" w:sz="0" w:space="0" w:color="auto"/>
        <w:bottom w:val="none" w:sz="0" w:space="0" w:color="auto"/>
        <w:right w:val="none" w:sz="0" w:space="0" w:color="auto"/>
      </w:divBdr>
    </w:div>
    <w:div w:id="168451236">
      <w:bodyDiv w:val="1"/>
      <w:marLeft w:val="0"/>
      <w:marRight w:val="0"/>
      <w:marTop w:val="0"/>
      <w:marBottom w:val="0"/>
      <w:divBdr>
        <w:top w:val="none" w:sz="0" w:space="0" w:color="auto"/>
        <w:left w:val="none" w:sz="0" w:space="0" w:color="auto"/>
        <w:bottom w:val="none" w:sz="0" w:space="0" w:color="auto"/>
        <w:right w:val="none" w:sz="0" w:space="0" w:color="auto"/>
      </w:divBdr>
      <w:divsChild>
        <w:div w:id="1449004567">
          <w:marLeft w:val="0"/>
          <w:marRight w:val="0"/>
          <w:marTop w:val="0"/>
          <w:marBottom w:val="0"/>
          <w:divBdr>
            <w:top w:val="none" w:sz="0" w:space="0" w:color="auto"/>
            <w:left w:val="none" w:sz="0" w:space="0" w:color="auto"/>
            <w:bottom w:val="none" w:sz="0" w:space="0" w:color="auto"/>
            <w:right w:val="none" w:sz="0" w:space="0" w:color="auto"/>
          </w:divBdr>
          <w:divsChild>
            <w:div w:id="73354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8443">
      <w:bodyDiv w:val="1"/>
      <w:marLeft w:val="0"/>
      <w:marRight w:val="0"/>
      <w:marTop w:val="0"/>
      <w:marBottom w:val="0"/>
      <w:divBdr>
        <w:top w:val="none" w:sz="0" w:space="0" w:color="auto"/>
        <w:left w:val="none" w:sz="0" w:space="0" w:color="auto"/>
        <w:bottom w:val="none" w:sz="0" w:space="0" w:color="auto"/>
        <w:right w:val="none" w:sz="0" w:space="0" w:color="auto"/>
      </w:divBdr>
      <w:divsChild>
        <w:div w:id="1021778466">
          <w:marLeft w:val="0"/>
          <w:marRight w:val="0"/>
          <w:marTop w:val="0"/>
          <w:marBottom w:val="0"/>
          <w:divBdr>
            <w:top w:val="none" w:sz="0" w:space="0" w:color="auto"/>
            <w:left w:val="none" w:sz="0" w:space="0" w:color="auto"/>
            <w:bottom w:val="none" w:sz="0" w:space="0" w:color="auto"/>
            <w:right w:val="none" w:sz="0" w:space="0" w:color="auto"/>
          </w:divBdr>
          <w:divsChild>
            <w:div w:id="9034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795">
      <w:bodyDiv w:val="1"/>
      <w:marLeft w:val="0"/>
      <w:marRight w:val="0"/>
      <w:marTop w:val="0"/>
      <w:marBottom w:val="0"/>
      <w:divBdr>
        <w:top w:val="none" w:sz="0" w:space="0" w:color="auto"/>
        <w:left w:val="none" w:sz="0" w:space="0" w:color="auto"/>
        <w:bottom w:val="none" w:sz="0" w:space="0" w:color="auto"/>
        <w:right w:val="none" w:sz="0" w:space="0" w:color="auto"/>
      </w:divBdr>
      <w:divsChild>
        <w:div w:id="136649693">
          <w:marLeft w:val="0"/>
          <w:marRight w:val="0"/>
          <w:marTop w:val="0"/>
          <w:marBottom w:val="0"/>
          <w:divBdr>
            <w:top w:val="none" w:sz="0" w:space="0" w:color="auto"/>
            <w:left w:val="none" w:sz="0" w:space="0" w:color="auto"/>
            <w:bottom w:val="none" w:sz="0" w:space="0" w:color="auto"/>
            <w:right w:val="none" w:sz="0" w:space="0" w:color="auto"/>
          </w:divBdr>
          <w:divsChild>
            <w:div w:id="742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47">
      <w:bodyDiv w:val="1"/>
      <w:marLeft w:val="0"/>
      <w:marRight w:val="0"/>
      <w:marTop w:val="0"/>
      <w:marBottom w:val="0"/>
      <w:divBdr>
        <w:top w:val="none" w:sz="0" w:space="0" w:color="auto"/>
        <w:left w:val="none" w:sz="0" w:space="0" w:color="auto"/>
        <w:bottom w:val="none" w:sz="0" w:space="0" w:color="auto"/>
        <w:right w:val="none" w:sz="0" w:space="0" w:color="auto"/>
      </w:divBdr>
      <w:divsChild>
        <w:div w:id="470902144">
          <w:marLeft w:val="0"/>
          <w:marRight w:val="0"/>
          <w:marTop w:val="0"/>
          <w:marBottom w:val="0"/>
          <w:divBdr>
            <w:top w:val="none" w:sz="0" w:space="0" w:color="auto"/>
            <w:left w:val="none" w:sz="0" w:space="0" w:color="auto"/>
            <w:bottom w:val="none" w:sz="0" w:space="0" w:color="auto"/>
            <w:right w:val="none" w:sz="0" w:space="0" w:color="auto"/>
          </w:divBdr>
          <w:divsChild>
            <w:div w:id="10264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4444">
      <w:bodyDiv w:val="1"/>
      <w:marLeft w:val="0"/>
      <w:marRight w:val="0"/>
      <w:marTop w:val="0"/>
      <w:marBottom w:val="0"/>
      <w:divBdr>
        <w:top w:val="none" w:sz="0" w:space="0" w:color="auto"/>
        <w:left w:val="none" w:sz="0" w:space="0" w:color="auto"/>
        <w:bottom w:val="none" w:sz="0" w:space="0" w:color="auto"/>
        <w:right w:val="none" w:sz="0" w:space="0" w:color="auto"/>
      </w:divBdr>
      <w:divsChild>
        <w:div w:id="355467458">
          <w:marLeft w:val="0"/>
          <w:marRight w:val="0"/>
          <w:marTop w:val="0"/>
          <w:marBottom w:val="0"/>
          <w:divBdr>
            <w:top w:val="none" w:sz="0" w:space="0" w:color="auto"/>
            <w:left w:val="none" w:sz="0" w:space="0" w:color="auto"/>
            <w:bottom w:val="none" w:sz="0" w:space="0" w:color="auto"/>
            <w:right w:val="none" w:sz="0" w:space="0" w:color="auto"/>
          </w:divBdr>
          <w:divsChild>
            <w:div w:id="1543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9311">
      <w:bodyDiv w:val="1"/>
      <w:marLeft w:val="0"/>
      <w:marRight w:val="0"/>
      <w:marTop w:val="0"/>
      <w:marBottom w:val="0"/>
      <w:divBdr>
        <w:top w:val="none" w:sz="0" w:space="0" w:color="auto"/>
        <w:left w:val="none" w:sz="0" w:space="0" w:color="auto"/>
        <w:bottom w:val="none" w:sz="0" w:space="0" w:color="auto"/>
        <w:right w:val="none" w:sz="0" w:space="0" w:color="auto"/>
      </w:divBdr>
      <w:divsChild>
        <w:div w:id="443230268">
          <w:marLeft w:val="0"/>
          <w:marRight w:val="0"/>
          <w:marTop w:val="0"/>
          <w:marBottom w:val="0"/>
          <w:divBdr>
            <w:top w:val="none" w:sz="0" w:space="0" w:color="auto"/>
            <w:left w:val="none" w:sz="0" w:space="0" w:color="auto"/>
            <w:bottom w:val="none" w:sz="0" w:space="0" w:color="auto"/>
            <w:right w:val="none" w:sz="0" w:space="0" w:color="auto"/>
          </w:divBdr>
          <w:divsChild>
            <w:div w:id="12146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711">
      <w:bodyDiv w:val="1"/>
      <w:marLeft w:val="0"/>
      <w:marRight w:val="0"/>
      <w:marTop w:val="0"/>
      <w:marBottom w:val="0"/>
      <w:divBdr>
        <w:top w:val="none" w:sz="0" w:space="0" w:color="auto"/>
        <w:left w:val="none" w:sz="0" w:space="0" w:color="auto"/>
        <w:bottom w:val="none" w:sz="0" w:space="0" w:color="auto"/>
        <w:right w:val="none" w:sz="0" w:space="0" w:color="auto"/>
      </w:divBdr>
      <w:divsChild>
        <w:div w:id="278417190">
          <w:marLeft w:val="0"/>
          <w:marRight w:val="0"/>
          <w:marTop w:val="0"/>
          <w:marBottom w:val="0"/>
          <w:divBdr>
            <w:top w:val="none" w:sz="0" w:space="0" w:color="auto"/>
            <w:left w:val="none" w:sz="0" w:space="0" w:color="auto"/>
            <w:bottom w:val="none" w:sz="0" w:space="0" w:color="auto"/>
            <w:right w:val="none" w:sz="0" w:space="0" w:color="auto"/>
          </w:divBdr>
          <w:divsChild>
            <w:div w:id="20852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6883">
      <w:bodyDiv w:val="1"/>
      <w:marLeft w:val="0"/>
      <w:marRight w:val="0"/>
      <w:marTop w:val="0"/>
      <w:marBottom w:val="0"/>
      <w:divBdr>
        <w:top w:val="none" w:sz="0" w:space="0" w:color="auto"/>
        <w:left w:val="none" w:sz="0" w:space="0" w:color="auto"/>
        <w:bottom w:val="none" w:sz="0" w:space="0" w:color="auto"/>
        <w:right w:val="none" w:sz="0" w:space="0" w:color="auto"/>
      </w:divBdr>
      <w:divsChild>
        <w:div w:id="1235162187">
          <w:marLeft w:val="0"/>
          <w:marRight w:val="0"/>
          <w:marTop w:val="0"/>
          <w:marBottom w:val="0"/>
          <w:divBdr>
            <w:top w:val="none" w:sz="0" w:space="0" w:color="auto"/>
            <w:left w:val="none" w:sz="0" w:space="0" w:color="auto"/>
            <w:bottom w:val="none" w:sz="0" w:space="0" w:color="auto"/>
            <w:right w:val="none" w:sz="0" w:space="0" w:color="auto"/>
          </w:divBdr>
          <w:divsChild>
            <w:div w:id="6730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6568">
      <w:bodyDiv w:val="1"/>
      <w:marLeft w:val="0"/>
      <w:marRight w:val="0"/>
      <w:marTop w:val="0"/>
      <w:marBottom w:val="0"/>
      <w:divBdr>
        <w:top w:val="none" w:sz="0" w:space="0" w:color="auto"/>
        <w:left w:val="none" w:sz="0" w:space="0" w:color="auto"/>
        <w:bottom w:val="none" w:sz="0" w:space="0" w:color="auto"/>
        <w:right w:val="none" w:sz="0" w:space="0" w:color="auto"/>
      </w:divBdr>
      <w:divsChild>
        <w:div w:id="1359236986">
          <w:marLeft w:val="0"/>
          <w:marRight w:val="0"/>
          <w:marTop w:val="0"/>
          <w:marBottom w:val="0"/>
          <w:divBdr>
            <w:top w:val="none" w:sz="0" w:space="0" w:color="auto"/>
            <w:left w:val="none" w:sz="0" w:space="0" w:color="auto"/>
            <w:bottom w:val="none" w:sz="0" w:space="0" w:color="auto"/>
            <w:right w:val="none" w:sz="0" w:space="0" w:color="auto"/>
          </w:divBdr>
          <w:divsChild>
            <w:div w:id="17486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5521">
      <w:bodyDiv w:val="1"/>
      <w:marLeft w:val="0"/>
      <w:marRight w:val="0"/>
      <w:marTop w:val="0"/>
      <w:marBottom w:val="0"/>
      <w:divBdr>
        <w:top w:val="none" w:sz="0" w:space="0" w:color="auto"/>
        <w:left w:val="none" w:sz="0" w:space="0" w:color="auto"/>
        <w:bottom w:val="none" w:sz="0" w:space="0" w:color="auto"/>
        <w:right w:val="none" w:sz="0" w:space="0" w:color="auto"/>
      </w:divBdr>
      <w:divsChild>
        <w:div w:id="210505879">
          <w:marLeft w:val="0"/>
          <w:marRight w:val="0"/>
          <w:marTop w:val="0"/>
          <w:marBottom w:val="0"/>
          <w:divBdr>
            <w:top w:val="none" w:sz="0" w:space="0" w:color="auto"/>
            <w:left w:val="none" w:sz="0" w:space="0" w:color="auto"/>
            <w:bottom w:val="none" w:sz="0" w:space="0" w:color="auto"/>
            <w:right w:val="none" w:sz="0" w:space="0" w:color="auto"/>
          </w:divBdr>
          <w:divsChild>
            <w:div w:id="7842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449">
      <w:bodyDiv w:val="1"/>
      <w:marLeft w:val="0"/>
      <w:marRight w:val="0"/>
      <w:marTop w:val="0"/>
      <w:marBottom w:val="0"/>
      <w:divBdr>
        <w:top w:val="none" w:sz="0" w:space="0" w:color="auto"/>
        <w:left w:val="none" w:sz="0" w:space="0" w:color="auto"/>
        <w:bottom w:val="none" w:sz="0" w:space="0" w:color="auto"/>
        <w:right w:val="none" w:sz="0" w:space="0" w:color="auto"/>
      </w:divBdr>
    </w:div>
    <w:div w:id="177013286">
      <w:bodyDiv w:val="1"/>
      <w:marLeft w:val="0"/>
      <w:marRight w:val="0"/>
      <w:marTop w:val="0"/>
      <w:marBottom w:val="0"/>
      <w:divBdr>
        <w:top w:val="none" w:sz="0" w:space="0" w:color="auto"/>
        <w:left w:val="none" w:sz="0" w:space="0" w:color="auto"/>
        <w:bottom w:val="none" w:sz="0" w:space="0" w:color="auto"/>
        <w:right w:val="none" w:sz="0" w:space="0" w:color="auto"/>
      </w:divBdr>
      <w:divsChild>
        <w:div w:id="18745485">
          <w:marLeft w:val="0"/>
          <w:marRight w:val="0"/>
          <w:marTop w:val="0"/>
          <w:marBottom w:val="0"/>
          <w:divBdr>
            <w:top w:val="none" w:sz="0" w:space="0" w:color="auto"/>
            <w:left w:val="none" w:sz="0" w:space="0" w:color="auto"/>
            <w:bottom w:val="none" w:sz="0" w:space="0" w:color="auto"/>
            <w:right w:val="none" w:sz="0" w:space="0" w:color="auto"/>
          </w:divBdr>
          <w:divsChild>
            <w:div w:id="14762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9439">
      <w:bodyDiv w:val="1"/>
      <w:marLeft w:val="0"/>
      <w:marRight w:val="0"/>
      <w:marTop w:val="0"/>
      <w:marBottom w:val="0"/>
      <w:divBdr>
        <w:top w:val="none" w:sz="0" w:space="0" w:color="auto"/>
        <w:left w:val="none" w:sz="0" w:space="0" w:color="auto"/>
        <w:bottom w:val="none" w:sz="0" w:space="0" w:color="auto"/>
        <w:right w:val="none" w:sz="0" w:space="0" w:color="auto"/>
      </w:divBdr>
      <w:divsChild>
        <w:div w:id="1247375398">
          <w:marLeft w:val="0"/>
          <w:marRight w:val="0"/>
          <w:marTop w:val="0"/>
          <w:marBottom w:val="0"/>
          <w:divBdr>
            <w:top w:val="none" w:sz="0" w:space="0" w:color="auto"/>
            <w:left w:val="none" w:sz="0" w:space="0" w:color="auto"/>
            <w:bottom w:val="none" w:sz="0" w:space="0" w:color="auto"/>
            <w:right w:val="none" w:sz="0" w:space="0" w:color="auto"/>
          </w:divBdr>
          <w:divsChild>
            <w:div w:id="11202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126">
      <w:bodyDiv w:val="1"/>
      <w:marLeft w:val="0"/>
      <w:marRight w:val="0"/>
      <w:marTop w:val="0"/>
      <w:marBottom w:val="0"/>
      <w:divBdr>
        <w:top w:val="none" w:sz="0" w:space="0" w:color="auto"/>
        <w:left w:val="none" w:sz="0" w:space="0" w:color="auto"/>
        <w:bottom w:val="none" w:sz="0" w:space="0" w:color="auto"/>
        <w:right w:val="none" w:sz="0" w:space="0" w:color="auto"/>
      </w:divBdr>
      <w:divsChild>
        <w:div w:id="1514491636">
          <w:marLeft w:val="0"/>
          <w:marRight w:val="0"/>
          <w:marTop w:val="0"/>
          <w:marBottom w:val="0"/>
          <w:divBdr>
            <w:top w:val="none" w:sz="0" w:space="0" w:color="auto"/>
            <w:left w:val="none" w:sz="0" w:space="0" w:color="auto"/>
            <w:bottom w:val="none" w:sz="0" w:space="0" w:color="auto"/>
            <w:right w:val="none" w:sz="0" w:space="0" w:color="auto"/>
          </w:divBdr>
          <w:divsChild>
            <w:div w:id="11145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7606">
      <w:bodyDiv w:val="1"/>
      <w:marLeft w:val="0"/>
      <w:marRight w:val="0"/>
      <w:marTop w:val="0"/>
      <w:marBottom w:val="0"/>
      <w:divBdr>
        <w:top w:val="none" w:sz="0" w:space="0" w:color="auto"/>
        <w:left w:val="none" w:sz="0" w:space="0" w:color="auto"/>
        <w:bottom w:val="none" w:sz="0" w:space="0" w:color="auto"/>
        <w:right w:val="none" w:sz="0" w:space="0" w:color="auto"/>
      </w:divBdr>
      <w:divsChild>
        <w:div w:id="541290007">
          <w:marLeft w:val="0"/>
          <w:marRight w:val="0"/>
          <w:marTop w:val="0"/>
          <w:marBottom w:val="0"/>
          <w:divBdr>
            <w:top w:val="none" w:sz="0" w:space="0" w:color="auto"/>
            <w:left w:val="none" w:sz="0" w:space="0" w:color="auto"/>
            <w:bottom w:val="none" w:sz="0" w:space="0" w:color="auto"/>
            <w:right w:val="none" w:sz="0" w:space="0" w:color="auto"/>
          </w:divBdr>
          <w:divsChild>
            <w:div w:id="197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1148">
      <w:bodyDiv w:val="1"/>
      <w:marLeft w:val="0"/>
      <w:marRight w:val="0"/>
      <w:marTop w:val="0"/>
      <w:marBottom w:val="0"/>
      <w:divBdr>
        <w:top w:val="none" w:sz="0" w:space="0" w:color="auto"/>
        <w:left w:val="none" w:sz="0" w:space="0" w:color="auto"/>
        <w:bottom w:val="none" w:sz="0" w:space="0" w:color="auto"/>
        <w:right w:val="none" w:sz="0" w:space="0" w:color="auto"/>
      </w:divBdr>
      <w:divsChild>
        <w:div w:id="725488833">
          <w:marLeft w:val="274"/>
          <w:marRight w:val="0"/>
          <w:marTop w:val="0"/>
          <w:marBottom w:val="160"/>
          <w:divBdr>
            <w:top w:val="none" w:sz="0" w:space="0" w:color="auto"/>
            <w:left w:val="none" w:sz="0" w:space="0" w:color="auto"/>
            <w:bottom w:val="none" w:sz="0" w:space="0" w:color="auto"/>
            <w:right w:val="none" w:sz="0" w:space="0" w:color="auto"/>
          </w:divBdr>
        </w:div>
        <w:div w:id="1308365115">
          <w:marLeft w:val="274"/>
          <w:marRight w:val="0"/>
          <w:marTop w:val="0"/>
          <w:marBottom w:val="160"/>
          <w:divBdr>
            <w:top w:val="none" w:sz="0" w:space="0" w:color="auto"/>
            <w:left w:val="none" w:sz="0" w:space="0" w:color="auto"/>
            <w:bottom w:val="none" w:sz="0" w:space="0" w:color="auto"/>
            <w:right w:val="none" w:sz="0" w:space="0" w:color="auto"/>
          </w:divBdr>
        </w:div>
      </w:divsChild>
    </w:div>
    <w:div w:id="193620418">
      <w:bodyDiv w:val="1"/>
      <w:marLeft w:val="0"/>
      <w:marRight w:val="0"/>
      <w:marTop w:val="0"/>
      <w:marBottom w:val="0"/>
      <w:divBdr>
        <w:top w:val="none" w:sz="0" w:space="0" w:color="auto"/>
        <w:left w:val="none" w:sz="0" w:space="0" w:color="auto"/>
        <w:bottom w:val="none" w:sz="0" w:space="0" w:color="auto"/>
        <w:right w:val="none" w:sz="0" w:space="0" w:color="auto"/>
      </w:divBdr>
      <w:divsChild>
        <w:div w:id="768741250">
          <w:marLeft w:val="0"/>
          <w:marRight w:val="0"/>
          <w:marTop w:val="0"/>
          <w:marBottom w:val="0"/>
          <w:divBdr>
            <w:top w:val="none" w:sz="0" w:space="0" w:color="auto"/>
            <w:left w:val="none" w:sz="0" w:space="0" w:color="auto"/>
            <w:bottom w:val="none" w:sz="0" w:space="0" w:color="auto"/>
            <w:right w:val="none" w:sz="0" w:space="0" w:color="auto"/>
          </w:divBdr>
          <w:divsChild>
            <w:div w:id="12303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9932">
      <w:bodyDiv w:val="1"/>
      <w:marLeft w:val="0"/>
      <w:marRight w:val="0"/>
      <w:marTop w:val="0"/>
      <w:marBottom w:val="0"/>
      <w:divBdr>
        <w:top w:val="none" w:sz="0" w:space="0" w:color="auto"/>
        <w:left w:val="none" w:sz="0" w:space="0" w:color="auto"/>
        <w:bottom w:val="none" w:sz="0" w:space="0" w:color="auto"/>
        <w:right w:val="none" w:sz="0" w:space="0" w:color="auto"/>
      </w:divBdr>
      <w:divsChild>
        <w:div w:id="1449738538">
          <w:marLeft w:val="0"/>
          <w:marRight w:val="0"/>
          <w:marTop w:val="0"/>
          <w:marBottom w:val="0"/>
          <w:divBdr>
            <w:top w:val="none" w:sz="0" w:space="0" w:color="auto"/>
            <w:left w:val="none" w:sz="0" w:space="0" w:color="auto"/>
            <w:bottom w:val="none" w:sz="0" w:space="0" w:color="auto"/>
            <w:right w:val="none" w:sz="0" w:space="0" w:color="auto"/>
          </w:divBdr>
          <w:divsChild>
            <w:div w:id="18950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3190">
      <w:bodyDiv w:val="1"/>
      <w:marLeft w:val="0"/>
      <w:marRight w:val="0"/>
      <w:marTop w:val="0"/>
      <w:marBottom w:val="0"/>
      <w:divBdr>
        <w:top w:val="none" w:sz="0" w:space="0" w:color="auto"/>
        <w:left w:val="none" w:sz="0" w:space="0" w:color="auto"/>
        <w:bottom w:val="none" w:sz="0" w:space="0" w:color="auto"/>
        <w:right w:val="none" w:sz="0" w:space="0" w:color="auto"/>
      </w:divBdr>
      <w:divsChild>
        <w:div w:id="869420321">
          <w:marLeft w:val="0"/>
          <w:marRight w:val="0"/>
          <w:marTop w:val="0"/>
          <w:marBottom w:val="0"/>
          <w:divBdr>
            <w:top w:val="none" w:sz="0" w:space="0" w:color="auto"/>
            <w:left w:val="none" w:sz="0" w:space="0" w:color="auto"/>
            <w:bottom w:val="none" w:sz="0" w:space="0" w:color="auto"/>
            <w:right w:val="none" w:sz="0" w:space="0" w:color="auto"/>
          </w:divBdr>
          <w:divsChild>
            <w:div w:id="5999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926">
      <w:bodyDiv w:val="1"/>
      <w:marLeft w:val="0"/>
      <w:marRight w:val="0"/>
      <w:marTop w:val="0"/>
      <w:marBottom w:val="0"/>
      <w:divBdr>
        <w:top w:val="none" w:sz="0" w:space="0" w:color="auto"/>
        <w:left w:val="none" w:sz="0" w:space="0" w:color="auto"/>
        <w:bottom w:val="none" w:sz="0" w:space="0" w:color="auto"/>
        <w:right w:val="none" w:sz="0" w:space="0" w:color="auto"/>
      </w:divBdr>
      <w:divsChild>
        <w:div w:id="1100446035">
          <w:marLeft w:val="0"/>
          <w:marRight w:val="0"/>
          <w:marTop w:val="0"/>
          <w:marBottom w:val="0"/>
          <w:divBdr>
            <w:top w:val="none" w:sz="0" w:space="0" w:color="auto"/>
            <w:left w:val="none" w:sz="0" w:space="0" w:color="auto"/>
            <w:bottom w:val="none" w:sz="0" w:space="0" w:color="auto"/>
            <w:right w:val="none" w:sz="0" w:space="0" w:color="auto"/>
          </w:divBdr>
          <w:divsChild>
            <w:div w:id="11113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6030">
      <w:bodyDiv w:val="1"/>
      <w:marLeft w:val="0"/>
      <w:marRight w:val="0"/>
      <w:marTop w:val="0"/>
      <w:marBottom w:val="0"/>
      <w:divBdr>
        <w:top w:val="none" w:sz="0" w:space="0" w:color="auto"/>
        <w:left w:val="none" w:sz="0" w:space="0" w:color="auto"/>
        <w:bottom w:val="none" w:sz="0" w:space="0" w:color="auto"/>
        <w:right w:val="none" w:sz="0" w:space="0" w:color="auto"/>
      </w:divBdr>
      <w:divsChild>
        <w:div w:id="1612281648">
          <w:marLeft w:val="0"/>
          <w:marRight w:val="0"/>
          <w:marTop w:val="0"/>
          <w:marBottom w:val="0"/>
          <w:divBdr>
            <w:top w:val="none" w:sz="0" w:space="0" w:color="auto"/>
            <w:left w:val="none" w:sz="0" w:space="0" w:color="auto"/>
            <w:bottom w:val="none" w:sz="0" w:space="0" w:color="auto"/>
            <w:right w:val="none" w:sz="0" w:space="0" w:color="auto"/>
          </w:divBdr>
          <w:divsChild>
            <w:div w:id="2885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304">
      <w:bodyDiv w:val="1"/>
      <w:marLeft w:val="0"/>
      <w:marRight w:val="0"/>
      <w:marTop w:val="0"/>
      <w:marBottom w:val="0"/>
      <w:divBdr>
        <w:top w:val="none" w:sz="0" w:space="0" w:color="auto"/>
        <w:left w:val="none" w:sz="0" w:space="0" w:color="auto"/>
        <w:bottom w:val="none" w:sz="0" w:space="0" w:color="auto"/>
        <w:right w:val="none" w:sz="0" w:space="0" w:color="auto"/>
      </w:divBdr>
      <w:divsChild>
        <w:div w:id="161892574">
          <w:marLeft w:val="0"/>
          <w:marRight w:val="0"/>
          <w:marTop w:val="0"/>
          <w:marBottom w:val="0"/>
          <w:divBdr>
            <w:top w:val="none" w:sz="0" w:space="0" w:color="auto"/>
            <w:left w:val="none" w:sz="0" w:space="0" w:color="auto"/>
            <w:bottom w:val="none" w:sz="0" w:space="0" w:color="auto"/>
            <w:right w:val="none" w:sz="0" w:space="0" w:color="auto"/>
          </w:divBdr>
          <w:divsChild>
            <w:div w:id="4117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776">
      <w:bodyDiv w:val="1"/>
      <w:marLeft w:val="0"/>
      <w:marRight w:val="0"/>
      <w:marTop w:val="0"/>
      <w:marBottom w:val="0"/>
      <w:divBdr>
        <w:top w:val="none" w:sz="0" w:space="0" w:color="auto"/>
        <w:left w:val="none" w:sz="0" w:space="0" w:color="auto"/>
        <w:bottom w:val="none" w:sz="0" w:space="0" w:color="auto"/>
        <w:right w:val="none" w:sz="0" w:space="0" w:color="auto"/>
      </w:divBdr>
      <w:divsChild>
        <w:div w:id="337729399">
          <w:marLeft w:val="0"/>
          <w:marRight w:val="0"/>
          <w:marTop w:val="0"/>
          <w:marBottom w:val="0"/>
          <w:divBdr>
            <w:top w:val="none" w:sz="0" w:space="0" w:color="auto"/>
            <w:left w:val="none" w:sz="0" w:space="0" w:color="auto"/>
            <w:bottom w:val="none" w:sz="0" w:space="0" w:color="auto"/>
            <w:right w:val="none" w:sz="0" w:space="0" w:color="auto"/>
          </w:divBdr>
          <w:divsChild>
            <w:div w:id="8121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5899">
      <w:bodyDiv w:val="1"/>
      <w:marLeft w:val="0"/>
      <w:marRight w:val="0"/>
      <w:marTop w:val="0"/>
      <w:marBottom w:val="0"/>
      <w:divBdr>
        <w:top w:val="none" w:sz="0" w:space="0" w:color="auto"/>
        <w:left w:val="none" w:sz="0" w:space="0" w:color="auto"/>
        <w:bottom w:val="none" w:sz="0" w:space="0" w:color="auto"/>
        <w:right w:val="none" w:sz="0" w:space="0" w:color="auto"/>
      </w:divBdr>
      <w:divsChild>
        <w:div w:id="362444228">
          <w:marLeft w:val="0"/>
          <w:marRight w:val="0"/>
          <w:marTop w:val="0"/>
          <w:marBottom w:val="0"/>
          <w:divBdr>
            <w:top w:val="none" w:sz="0" w:space="0" w:color="auto"/>
            <w:left w:val="none" w:sz="0" w:space="0" w:color="auto"/>
            <w:bottom w:val="none" w:sz="0" w:space="0" w:color="auto"/>
            <w:right w:val="none" w:sz="0" w:space="0" w:color="auto"/>
          </w:divBdr>
          <w:divsChild>
            <w:div w:id="7337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4688">
      <w:bodyDiv w:val="1"/>
      <w:marLeft w:val="0"/>
      <w:marRight w:val="0"/>
      <w:marTop w:val="0"/>
      <w:marBottom w:val="0"/>
      <w:divBdr>
        <w:top w:val="none" w:sz="0" w:space="0" w:color="auto"/>
        <w:left w:val="none" w:sz="0" w:space="0" w:color="auto"/>
        <w:bottom w:val="none" w:sz="0" w:space="0" w:color="auto"/>
        <w:right w:val="none" w:sz="0" w:space="0" w:color="auto"/>
      </w:divBdr>
      <w:divsChild>
        <w:div w:id="1405878369">
          <w:marLeft w:val="0"/>
          <w:marRight w:val="0"/>
          <w:marTop w:val="0"/>
          <w:marBottom w:val="0"/>
          <w:divBdr>
            <w:top w:val="none" w:sz="0" w:space="0" w:color="auto"/>
            <w:left w:val="none" w:sz="0" w:space="0" w:color="auto"/>
            <w:bottom w:val="none" w:sz="0" w:space="0" w:color="auto"/>
            <w:right w:val="none" w:sz="0" w:space="0" w:color="auto"/>
          </w:divBdr>
          <w:divsChild>
            <w:div w:id="2156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3455">
      <w:bodyDiv w:val="1"/>
      <w:marLeft w:val="0"/>
      <w:marRight w:val="0"/>
      <w:marTop w:val="0"/>
      <w:marBottom w:val="0"/>
      <w:divBdr>
        <w:top w:val="none" w:sz="0" w:space="0" w:color="auto"/>
        <w:left w:val="none" w:sz="0" w:space="0" w:color="auto"/>
        <w:bottom w:val="none" w:sz="0" w:space="0" w:color="auto"/>
        <w:right w:val="none" w:sz="0" w:space="0" w:color="auto"/>
      </w:divBdr>
      <w:divsChild>
        <w:div w:id="1026251399">
          <w:marLeft w:val="0"/>
          <w:marRight w:val="0"/>
          <w:marTop w:val="0"/>
          <w:marBottom w:val="0"/>
          <w:divBdr>
            <w:top w:val="none" w:sz="0" w:space="0" w:color="auto"/>
            <w:left w:val="none" w:sz="0" w:space="0" w:color="auto"/>
            <w:bottom w:val="none" w:sz="0" w:space="0" w:color="auto"/>
            <w:right w:val="none" w:sz="0" w:space="0" w:color="auto"/>
          </w:divBdr>
          <w:divsChild>
            <w:div w:id="18557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3012">
      <w:bodyDiv w:val="1"/>
      <w:marLeft w:val="0"/>
      <w:marRight w:val="0"/>
      <w:marTop w:val="0"/>
      <w:marBottom w:val="0"/>
      <w:divBdr>
        <w:top w:val="none" w:sz="0" w:space="0" w:color="auto"/>
        <w:left w:val="none" w:sz="0" w:space="0" w:color="auto"/>
        <w:bottom w:val="none" w:sz="0" w:space="0" w:color="auto"/>
        <w:right w:val="none" w:sz="0" w:space="0" w:color="auto"/>
      </w:divBdr>
    </w:div>
    <w:div w:id="206643724">
      <w:bodyDiv w:val="1"/>
      <w:marLeft w:val="0"/>
      <w:marRight w:val="0"/>
      <w:marTop w:val="0"/>
      <w:marBottom w:val="0"/>
      <w:divBdr>
        <w:top w:val="none" w:sz="0" w:space="0" w:color="auto"/>
        <w:left w:val="none" w:sz="0" w:space="0" w:color="auto"/>
        <w:bottom w:val="none" w:sz="0" w:space="0" w:color="auto"/>
        <w:right w:val="none" w:sz="0" w:space="0" w:color="auto"/>
      </w:divBdr>
      <w:divsChild>
        <w:div w:id="2039113645">
          <w:marLeft w:val="0"/>
          <w:marRight w:val="0"/>
          <w:marTop w:val="0"/>
          <w:marBottom w:val="0"/>
          <w:divBdr>
            <w:top w:val="none" w:sz="0" w:space="0" w:color="auto"/>
            <w:left w:val="none" w:sz="0" w:space="0" w:color="auto"/>
            <w:bottom w:val="none" w:sz="0" w:space="0" w:color="auto"/>
            <w:right w:val="none" w:sz="0" w:space="0" w:color="auto"/>
          </w:divBdr>
          <w:divsChild>
            <w:div w:id="5125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314">
      <w:bodyDiv w:val="1"/>
      <w:marLeft w:val="0"/>
      <w:marRight w:val="0"/>
      <w:marTop w:val="0"/>
      <w:marBottom w:val="0"/>
      <w:divBdr>
        <w:top w:val="none" w:sz="0" w:space="0" w:color="auto"/>
        <w:left w:val="none" w:sz="0" w:space="0" w:color="auto"/>
        <w:bottom w:val="none" w:sz="0" w:space="0" w:color="auto"/>
        <w:right w:val="none" w:sz="0" w:space="0" w:color="auto"/>
      </w:divBdr>
      <w:divsChild>
        <w:div w:id="834804955">
          <w:marLeft w:val="0"/>
          <w:marRight w:val="0"/>
          <w:marTop w:val="0"/>
          <w:marBottom w:val="0"/>
          <w:divBdr>
            <w:top w:val="none" w:sz="0" w:space="0" w:color="auto"/>
            <w:left w:val="none" w:sz="0" w:space="0" w:color="auto"/>
            <w:bottom w:val="none" w:sz="0" w:space="0" w:color="auto"/>
            <w:right w:val="none" w:sz="0" w:space="0" w:color="auto"/>
          </w:divBdr>
          <w:divsChild>
            <w:div w:id="4041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6695">
      <w:bodyDiv w:val="1"/>
      <w:marLeft w:val="0"/>
      <w:marRight w:val="0"/>
      <w:marTop w:val="0"/>
      <w:marBottom w:val="0"/>
      <w:divBdr>
        <w:top w:val="none" w:sz="0" w:space="0" w:color="auto"/>
        <w:left w:val="none" w:sz="0" w:space="0" w:color="auto"/>
        <w:bottom w:val="none" w:sz="0" w:space="0" w:color="auto"/>
        <w:right w:val="none" w:sz="0" w:space="0" w:color="auto"/>
      </w:divBdr>
      <w:divsChild>
        <w:div w:id="698043681">
          <w:marLeft w:val="0"/>
          <w:marRight w:val="0"/>
          <w:marTop w:val="0"/>
          <w:marBottom w:val="0"/>
          <w:divBdr>
            <w:top w:val="none" w:sz="0" w:space="0" w:color="auto"/>
            <w:left w:val="none" w:sz="0" w:space="0" w:color="auto"/>
            <w:bottom w:val="none" w:sz="0" w:space="0" w:color="auto"/>
            <w:right w:val="none" w:sz="0" w:space="0" w:color="auto"/>
          </w:divBdr>
          <w:divsChild>
            <w:div w:id="16342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5514">
      <w:bodyDiv w:val="1"/>
      <w:marLeft w:val="0"/>
      <w:marRight w:val="0"/>
      <w:marTop w:val="0"/>
      <w:marBottom w:val="0"/>
      <w:divBdr>
        <w:top w:val="none" w:sz="0" w:space="0" w:color="auto"/>
        <w:left w:val="none" w:sz="0" w:space="0" w:color="auto"/>
        <w:bottom w:val="none" w:sz="0" w:space="0" w:color="auto"/>
        <w:right w:val="none" w:sz="0" w:space="0" w:color="auto"/>
      </w:divBdr>
      <w:divsChild>
        <w:div w:id="1187787800">
          <w:marLeft w:val="0"/>
          <w:marRight w:val="0"/>
          <w:marTop w:val="0"/>
          <w:marBottom w:val="0"/>
          <w:divBdr>
            <w:top w:val="none" w:sz="0" w:space="0" w:color="auto"/>
            <w:left w:val="none" w:sz="0" w:space="0" w:color="auto"/>
            <w:bottom w:val="none" w:sz="0" w:space="0" w:color="auto"/>
            <w:right w:val="none" w:sz="0" w:space="0" w:color="auto"/>
          </w:divBdr>
          <w:divsChild>
            <w:div w:id="7631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5087">
      <w:bodyDiv w:val="1"/>
      <w:marLeft w:val="0"/>
      <w:marRight w:val="0"/>
      <w:marTop w:val="0"/>
      <w:marBottom w:val="0"/>
      <w:divBdr>
        <w:top w:val="none" w:sz="0" w:space="0" w:color="auto"/>
        <w:left w:val="none" w:sz="0" w:space="0" w:color="auto"/>
        <w:bottom w:val="none" w:sz="0" w:space="0" w:color="auto"/>
        <w:right w:val="none" w:sz="0" w:space="0" w:color="auto"/>
      </w:divBdr>
      <w:divsChild>
        <w:div w:id="702438390">
          <w:marLeft w:val="0"/>
          <w:marRight w:val="0"/>
          <w:marTop w:val="0"/>
          <w:marBottom w:val="0"/>
          <w:divBdr>
            <w:top w:val="none" w:sz="0" w:space="0" w:color="auto"/>
            <w:left w:val="none" w:sz="0" w:space="0" w:color="auto"/>
            <w:bottom w:val="none" w:sz="0" w:space="0" w:color="auto"/>
            <w:right w:val="none" w:sz="0" w:space="0" w:color="auto"/>
          </w:divBdr>
          <w:divsChild>
            <w:div w:id="6897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1950">
      <w:bodyDiv w:val="1"/>
      <w:marLeft w:val="0"/>
      <w:marRight w:val="0"/>
      <w:marTop w:val="0"/>
      <w:marBottom w:val="0"/>
      <w:divBdr>
        <w:top w:val="none" w:sz="0" w:space="0" w:color="auto"/>
        <w:left w:val="none" w:sz="0" w:space="0" w:color="auto"/>
        <w:bottom w:val="none" w:sz="0" w:space="0" w:color="auto"/>
        <w:right w:val="none" w:sz="0" w:space="0" w:color="auto"/>
      </w:divBdr>
      <w:divsChild>
        <w:div w:id="553855616">
          <w:marLeft w:val="0"/>
          <w:marRight w:val="0"/>
          <w:marTop w:val="0"/>
          <w:marBottom w:val="0"/>
          <w:divBdr>
            <w:top w:val="none" w:sz="0" w:space="0" w:color="auto"/>
            <w:left w:val="none" w:sz="0" w:space="0" w:color="auto"/>
            <w:bottom w:val="none" w:sz="0" w:space="0" w:color="auto"/>
            <w:right w:val="none" w:sz="0" w:space="0" w:color="auto"/>
          </w:divBdr>
          <w:divsChild>
            <w:div w:id="20708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1497">
      <w:bodyDiv w:val="1"/>
      <w:marLeft w:val="0"/>
      <w:marRight w:val="0"/>
      <w:marTop w:val="0"/>
      <w:marBottom w:val="0"/>
      <w:divBdr>
        <w:top w:val="none" w:sz="0" w:space="0" w:color="auto"/>
        <w:left w:val="none" w:sz="0" w:space="0" w:color="auto"/>
        <w:bottom w:val="none" w:sz="0" w:space="0" w:color="auto"/>
        <w:right w:val="none" w:sz="0" w:space="0" w:color="auto"/>
      </w:divBdr>
      <w:divsChild>
        <w:div w:id="1575117511">
          <w:marLeft w:val="0"/>
          <w:marRight w:val="0"/>
          <w:marTop w:val="0"/>
          <w:marBottom w:val="0"/>
          <w:divBdr>
            <w:top w:val="none" w:sz="0" w:space="0" w:color="auto"/>
            <w:left w:val="none" w:sz="0" w:space="0" w:color="auto"/>
            <w:bottom w:val="none" w:sz="0" w:space="0" w:color="auto"/>
            <w:right w:val="none" w:sz="0" w:space="0" w:color="auto"/>
          </w:divBdr>
          <w:divsChild>
            <w:div w:id="9312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7677">
      <w:bodyDiv w:val="1"/>
      <w:marLeft w:val="0"/>
      <w:marRight w:val="0"/>
      <w:marTop w:val="0"/>
      <w:marBottom w:val="0"/>
      <w:divBdr>
        <w:top w:val="none" w:sz="0" w:space="0" w:color="auto"/>
        <w:left w:val="none" w:sz="0" w:space="0" w:color="auto"/>
        <w:bottom w:val="none" w:sz="0" w:space="0" w:color="auto"/>
        <w:right w:val="none" w:sz="0" w:space="0" w:color="auto"/>
      </w:divBdr>
      <w:divsChild>
        <w:div w:id="1070275856">
          <w:marLeft w:val="0"/>
          <w:marRight w:val="0"/>
          <w:marTop w:val="0"/>
          <w:marBottom w:val="0"/>
          <w:divBdr>
            <w:top w:val="none" w:sz="0" w:space="0" w:color="auto"/>
            <w:left w:val="none" w:sz="0" w:space="0" w:color="auto"/>
            <w:bottom w:val="none" w:sz="0" w:space="0" w:color="auto"/>
            <w:right w:val="none" w:sz="0" w:space="0" w:color="auto"/>
          </w:divBdr>
          <w:divsChild>
            <w:div w:id="20916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2291">
      <w:bodyDiv w:val="1"/>
      <w:marLeft w:val="0"/>
      <w:marRight w:val="0"/>
      <w:marTop w:val="0"/>
      <w:marBottom w:val="0"/>
      <w:divBdr>
        <w:top w:val="none" w:sz="0" w:space="0" w:color="auto"/>
        <w:left w:val="none" w:sz="0" w:space="0" w:color="auto"/>
        <w:bottom w:val="none" w:sz="0" w:space="0" w:color="auto"/>
        <w:right w:val="none" w:sz="0" w:space="0" w:color="auto"/>
      </w:divBdr>
      <w:divsChild>
        <w:div w:id="648480372">
          <w:marLeft w:val="0"/>
          <w:marRight w:val="0"/>
          <w:marTop w:val="0"/>
          <w:marBottom w:val="0"/>
          <w:divBdr>
            <w:top w:val="none" w:sz="0" w:space="0" w:color="auto"/>
            <w:left w:val="none" w:sz="0" w:space="0" w:color="auto"/>
            <w:bottom w:val="none" w:sz="0" w:space="0" w:color="auto"/>
            <w:right w:val="none" w:sz="0" w:space="0" w:color="auto"/>
          </w:divBdr>
          <w:divsChild>
            <w:div w:id="67758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5256">
      <w:bodyDiv w:val="1"/>
      <w:marLeft w:val="0"/>
      <w:marRight w:val="0"/>
      <w:marTop w:val="0"/>
      <w:marBottom w:val="0"/>
      <w:divBdr>
        <w:top w:val="none" w:sz="0" w:space="0" w:color="auto"/>
        <w:left w:val="none" w:sz="0" w:space="0" w:color="auto"/>
        <w:bottom w:val="none" w:sz="0" w:space="0" w:color="auto"/>
        <w:right w:val="none" w:sz="0" w:space="0" w:color="auto"/>
      </w:divBdr>
      <w:divsChild>
        <w:div w:id="1493257242">
          <w:marLeft w:val="0"/>
          <w:marRight w:val="0"/>
          <w:marTop w:val="0"/>
          <w:marBottom w:val="0"/>
          <w:divBdr>
            <w:top w:val="none" w:sz="0" w:space="0" w:color="auto"/>
            <w:left w:val="none" w:sz="0" w:space="0" w:color="auto"/>
            <w:bottom w:val="none" w:sz="0" w:space="0" w:color="auto"/>
            <w:right w:val="none" w:sz="0" w:space="0" w:color="auto"/>
          </w:divBdr>
          <w:divsChild>
            <w:div w:id="20202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2634">
      <w:bodyDiv w:val="1"/>
      <w:marLeft w:val="0"/>
      <w:marRight w:val="0"/>
      <w:marTop w:val="0"/>
      <w:marBottom w:val="0"/>
      <w:divBdr>
        <w:top w:val="none" w:sz="0" w:space="0" w:color="auto"/>
        <w:left w:val="none" w:sz="0" w:space="0" w:color="auto"/>
        <w:bottom w:val="none" w:sz="0" w:space="0" w:color="auto"/>
        <w:right w:val="none" w:sz="0" w:space="0" w:color="auto"/>
      </w:divBdr>
      <w:divsChild>
        <w:div w:id="2003122000">
          <w:marLeft w:val="0"/>
          <w:marRight w:val="0"/>
          <w:marTop w:val="0"/>
          <w:marBottom w:val="0"/>
          <w:divBdr>
            <w:top w:val="none" w:sz="0" w:space="0" w:color="auto"/>
            <w:left w:val="none" w:sz="0" w:space="0" w:color="auto"/>
            <w:bottom w:val="none" w:sz="0" w:space="0" w:color="auto"/>
            <w:right w:val="none" w:sz="0" w:space="0" w:color="auto"/>
          </w:divBdr>
          <w:divsChild>
            <w:div w:id="15700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217">
      <w:bodyDiv w:val="1"/>
      <w:marLeft w:val="0"/>
      <w:marRight w:val="0"/>
      <w:marTop w:val="0"/>
      <w:marBottom w:val="0"/>
      <w:divBdr>
        <w:top w:val="none" w:sz="0" w:space="0" w:color="auto"/>
        <w:left w:val="none" w:sz="0" w:space="0" w:color="auto"/>
        <w:bottom w:val="none" w:sz="0" w:space="0" w:color="auto"/>
        <w:right w:val="none" w:sz="0" w:space="0" w:color="auto"/>
      </w:divBdr>
      <w:divsChild>
        <w:div w:id="171843857">
          <w:marLeft w:val="0"/>
          <w:marRight w:val="0"/>
          <w:marTop w:val="0"/>
          <w:marBottom w:val="0"/>
          <w:divBdr>
            <w:top w:val="none" w:sz="0" w:space="0" w:color="auto"/>
            <w:left w:val="none" w:sz="0" w:space="0" w:color="auto"/>
            <w:bottom w:val="none" w:sz="0" w:space="0" w:color="auto"/>
            <w:right w:val="none" w:sz="0" w:space="0" w:color="auto"/>
          </w:divBdr>
          <w:divsChild>
            <w:div w:id="13484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2110">
      <w:bodyDiv w:val="1"/>
      <w:marLeft w:val="0"/>
      <w:marRight w:val="0"/>
      <w:marTop w:val="0"/>
      <w:marBottom w:val="0"/>
      <w:divBdr>
        <w:top w:val="none" w:sz="0" w:space="0" w:color="auto"/>
        <w:left w:val="none" w:sz="0" w:space="0" w:color="auto"/>
        <w:bottom w:val="none" w:sz="0" w:space="0" w:color="auto"/>
        <w:right w:val="none" w:sz="0" w:space="0" w:color="auto"/>
      </w:divBdr>
      <w:divsChild>
        <w:div w:id="743451454">
          <w:marLeft w:val="0"/>
          <w:marRight w:val="0"/>
          <w:marTop w:val="0"/>
          <w:marBottom w:val="0"/>
          <w:divBdr>
            <w:top w:val="none" w:sz="0" w:space="0" w:color="auto"/>
            <w:left w:val="none" w:sz="0" w:space="0" w:color="auto"/>
            <w:bottom w:val="none" w:sz="0" w:space="0" w:color="auto"/>
            <w:right w:val="none" w:sz="0" w:space="0" w:color="auto"/>
          </w:divBdr>
          <w:divsChild>
            <w:div w:id="17000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7855">
      <w:bodyDiv w:val="1"/>
      <w:marLeft w:val="0"/>
      <w:marRight w:val="0"/>
      <w:marTop w:val="0"/>
      <w:marBottom w:val="0"/>
      <w:divBdr>
        <w:top w:val="none" w:sz="0" w:space="0" w:color="auto"/>
        <w:left w:val="none" w:sz="0" w:space="0" w:color="auto"/>
        <w:bottom w:val="none" w:sz="0" w:space="0" w:color="auto"/>
        <w:right w:val="none" w:sz="0" w:space="0" w:color="auto"/>
      </w:divBdr>
      <w:divsChild>
        <w:div w:id="104734375">
          <w:marLeft w:val="0"/>
          <w:marRight w:val="0"/>
          <w:marTop w:val="0"/>
          <w:marBottom w:val="0"/>
          <w:divBdr>
            <w:top w:val="none" w:sz="0" w:space="0" w:color="auto"/>
            <w:left w:val="none" w:sz="0" w:space="0" w:color="auto"/>
            <w:bottom w:val="none" w:sz="0" w:space="0" w:color="auto"/>
            <w:right w:val="none" w:sz="0" w:space="0" w:color="auto"/>
          </w:divBdr>
          <w:divsChild>
            <w:div w:id="12714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77853">
      <w:bodyDiv w:val="1"/>
      <w:marLeft w:val="0"/>
      <w:marRight w:val="0"/>
      <w:marTop w:val="0"/>
      <w:marBottom w:val="0"/>
      <w:divBdr>
        <w:top w:val="none" w:sz="0" w:space="0" w:color="auto"/>
        <w:left w:val="none" w:sz="0" w:space="0" w:color="auto"/>
        <w:bottom w:val="none" w:sz="0" w:space="0" w:color="auto"/>
        <w:right w:val="none" w:sz="0" w:space="0" w:color="auto"/>
      </w:divBdr>
      <w:divsChild>
        <w:div w:id="1277827688">
          <w:marLeft w:val="0"/>
          <w:marRight w:val="0"/>
          <w:marTop w:val="0"/>
          <w:marBottom w:val="0"/>
          <w:divBdr>
            <w:top w:val="none" w:sz="0" w:space="0" w:color="auto"/>
            <w:left w:val="none" w:sz="0" w:space="0" w:color="auto"/>
            <w:bottom w:val="none" w:sz="0" w:space="0" w:color="auto"/>
            <w:right w:val="none" w:sz="0" w:space="0" w:color="auto"/>
          </w:divBdr>
          <w:divsChild>
            <w:div w:id="1719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1225">
      <w:bodyDiv w:val="1"/>
      <w:marLeft w:val="0"/>
      <w:marRight w:val="0"/>
      <w:marTop w:val="0"/>
      <w:marBottom w:val="0"/>
      <w:divBdr>
        <w:top w:val="none" w:sz="0" w:space="0" w:color="auto"/>
        <w:left w:val="none" w:sz="0" w:space="0" w:color="auto"/>
        <w:bottom w:val="none" w:sz="0" w:space="0" w:color="auto"/>
        <w:right w:val="none" w:sz="0" w:space="0" w:color="auto"/>
      </w:divBdr>
      <w:divsChild>
        <w:div w:id="736056870">
          <w:marLeft w:val="0"/>
          <w:marRight w:val="0"/>
          <w:marTop w:val="0"/>
          <w:marBottom w:val="0"/>
          <w:divBdr>
            <w:top w:val="none" w:sz="0" w:space="0" w:color="auto"/>
            <w:left w:val="none" w:sz="0" w:space="0" w:color="auto"/>
            <w:bottom w:val="none" w:sz="0" w:space="0" w:color="auto"/>
            <w:right w:val="none" w:sz="0" w:space="0" w:color="auto"/>
          </w:divBdr>
          <w:divsChild>
            <w:div w:id="17740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51746">
      <w:bodyDiv w:val="1"/>
      <w:marLeft w:val="0"/>
      <w:marRight w:val="0"/>
      <w:marTop w:val="0"/>
      <w:marBottom w:val="0"/>
      <w:divBdr>
        <w:top w:val="none" w:sz="0" w:space="0" w:color="auto"/>
        <w:left w:val="none" w:sz="0" w:space="0" w:color="auto"/>
        <w:bottom w:val="none" w:sz="0" w:space="0" w:color="auto"/>
        <w:right w:val="none" w:sz="0" w:space="0" w:color="auto"/>
      </w:divBdr>
      <w:divsChild>
        <w:div w:id="1853062864">
          <w:marLeft w:val="0"/>
          <w:marRight w:val="0"/>
          <w:marTop w:val="0"/>
          <w:marBottom w:val="0"/>
          <w:divBdr>
            <w:top w:val="none" w:sz="0" w:space="0" w:color="auto"/>
            <w:left w:val="none" w:sz="0" w:space="0" w:color="auto"/>
            <w:bottom w:val="none" w:sz="0" w:space="0" w:color="auto"/>
            <w:right w:val="none" w:sz="0" w:space="0" w:color="auto"/>
          </w:divBdr>
          <w:divsChild>
            <w:div w:id="11161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8941">
      <w:bodyDiv w:val="1"/>
      <w:marLeft w:val="0"/>
      <w:marRight w:val="0"/>
      <w:marTop w:val="0"/>
      <w:marBottom w:val="0"/>
      <w:divBdr>
        <w:top w:val="none" w:sz="0" w:space="0" w:color="auto"/>
        <w:left w:val="none" w:sz="0" w:space="0" w:color="auto"/>
        <w:bottom w:val="none" w:sz="0" w:space="0" w:color="auto"/>
        <w:right w:val="none" w:sz="0" w:space="0" w:color="auto"/>
      </w:divBdr>
      <w:divsChild>
        <w:div w:id="765157626">
          <w:marLeft w:val="0"/>
          <w:marRight w:val="0"/>
          <w:marTop w:val="0"/>
          <w:marBottom w:val="0"/>
          <w:divBdr>
            <w:top w:val="none" w:sz="0" w:space="0" w:color="auto"/>
            <w:left w:val="none" w:sz="0" w:space="0" w:color="auto"/>
            <w:bottom w:val="none" w:sz="0" w:space="0" w:color="auto"/>
            <w:right w:val="none" w:sz="0" w:space="0" w:color="auto"/>
          </w:divBdr>
          <w:divsChild>
            <w:div w:id="11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5063">
      <w:bodyDiv w:val="1"/>
      <w:marLeft w:val="0"/>
      <w:marRight w:val="0"/>
      <w:marTop w:val="0"/>
      <w:marBottom w:val="0"/>
      <w:divBdr>
        <w:top w:val="none" w:sz="0" w:space="0" w:color="auto"/>
        <w:left w:val="none" w:sz="0" w:space="0" w:color="auto"/>
        <w:bottom w:val="none" w:sz="0" w:space="0" w:color="auto"/>
        <w:right w:val="none" w:sz="0" w:space="0" w:color="auto"/>
      </w:divBdr>
    </w:div>
    <w:div w:id="247465914">
      <w:bodyDiv w:val="1"/>
      <w:marLeft w:val="0"/>
      <w:marRight w:val="0"/>
      <w:marTop w:val="0"/>
      <w:marBottom w:val="0"/>
      <w:divBdr>
        <w:top w:val="none" w:sz="0" w:space="0" w:color="auto"/>
        <w:left w:val="none" w:sz="0" w:space="0" w:color="auto"/>
        <w:bottom w:val="none" w:sz="0" w:space="0" w:color="auto"/>
        <w:right w:val="none" w:sz="0" w:space="0" w:color="auto"/>
      </w:divBdr>
      <w:divsChild>
        <w:div w:id="1836724848">
          <w:marLeft w:val="0"/>
          <w:marRight w:val="0"/>
          <w:marTop w:val="0"/>
          <w:marBottom w:val="0"/>
          <w:divBdr>
            <w:top w:val="none" w:sz="0" w:space="0" w:color="auto"/>
            <w:left w:val="none" w:sz="0" w:space="0" w:color="auto"/>
            <w:bottom w:val="none" w:sz="0" w:space="0" w:color="auto"/>
            <w:right w:val="none" w:sz="0" w:space="0" w:color="auto"/>
          </w:divBdr>
          <w:divsChild>
            <w:div w:id="20332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62718">
      <w:bodyDiv w:val="1"/>
      <w:marLeft w:val="0"/>
      <w:marRight w:val="0"/>
      <w:marTop w:val="0"/>
      <w:marBottom w:val="0"/>
      <w:divBdr>
        <w:top w:val="none" w:sz="0" w:space="0" w:color="auto"/>
        <w:left w:val="none" w:sz="0" w:space="0" w:color="auto"/>
        <w:bottom w:val="none" w:sz="0" w:space="0" w:color="auto"/>
        <w:right w:val="none" w:sz="0" w:space="0" w:color="auto"/>
      </w:divBdr>
      <w:divsChild>
        <w:div w:id="200629051">
          <w:marLeft w:val="0"/>
          <w:marRight w:val="0"/>
          <w:marTop w:val="0"/>
          <w:marBottom w:val="0"/>
          <w:divBdr>
            <w:top w:val="none" w:sz="0" w:space="0" w:color="auto"/>
            <w:left w:val="none" w:sz="0" w:space="0" w:color="auto"/>
            <w:bottom w:val="none" w:sz="0" w:space="0" w:color="auto"/>
            <w:right w:val="none" w:sz="0" w:space="0" w:color="auto"/>
          </w:divBdr>
          <w:divsChild>
            <w:div w:id="14379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9544">
      <w:bodyDiv w:val="1"/>
      <w:marLeft w:val="0"/>
      <w:marRight w:val="0"/>
      <w:marTop w:val="0"/>
      <w:marBottom w:val="0"/>
      <w:divBdr>
        <w:top w:val="none" w:sz="0" w:space="0" w:color="auto"/>
        <w:left w:val="none" w:sz="0" w:space="0" w:color="auto"/>
        <w:bottom w:val="none" w:sz="0" w:space="0" w:color="auto"/>
        <w:right w:val="none" w:sz="0" w:space="0" w:color="auto"/>
      </w:divBdr>
      <w:divsChild>
        <w:div w:id="1920555295">
          <w:marLeft w:val="0"/>
          <w:marRight w:val="0"/>
          <w:marTop w:val="0"/>
          <w:marBottom w:val="0"/>
          <w:divBdr>
            <w:top w:val="none" w:sz="0" w:space="0" w:color="auto"/>
            <w:left w:val="none" w:sz="0" w:space="0" w:color="auto"/>
            <w:bottom w:val="none" w:sz="0" w:space="0" w:color="auto"/>
            <w:right w:val="none" w:sz="0" w:space="0" w:color="auto"/>
          </w:divBdr>
          <w:divsChild>
            <w:div w:id="1058163964">
              <w:marLeft w:val="0"/>
              <w:marRight w:val="0"/>
              <w:marTop w:val="0"/>
              <w:marBottom w:val="0"/>
              <w:divBdr>
                <w:top w:val="none" w:sz="0" w:space="0" w:color="auto"/>
                <w:left w:val="none" w:sz="0" w:space="0" w:color="auto"/>
                <w:bottom w:val="none" w:sz="0" w:space="0" w:color="auto"/>
                <w:right w:val="none" w:sz="0" w:space="0" w:color="auto"/>
              </w:divBdr>
            </w:div>
            <w:div w:id="76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90724">
      <w:bodyDiv w:val="1"/>
      <w:marLeft w:val="0"/>
      <w:marRight w:val="0"/>
      <w:marTop w:val="0"/>
      <w:marBottom w:val="0"/>
      <w:divBdr>
        <w:top w:val="none" w:sz="0" w:space="0" w:color="auto"/>
        <w:left w:val="none" w:sz="0" w:space="0" w:color="auto"/>
        <w:bottom w:val="none" w:sz="0" w:space="0" w:color="auto"/>
        <w:right w:val="none" w:sz="0" w:space="0" w:color="auto"/>
      </w:divBdr>
      <w:divsChild>
        <w:div w:id="1740444874">
          <w:marLeft w:val="0"/>
          <w:marRight w:val="0"/>
          <w:marTop w:val="0"/>
          <w:marBottom w:val="0"/>
          <w:divBdr>
            <w:top w:val="none" w:sz="0" w:space="0" w:color="auto"/>
            <w:left w:val="none" w:sz="0" w:space="0" w:color="auto"/>
            <w:bottom w:val="none" w:sz="0" w:space="0" w:color="auto"/>
            <w:right w:val="none" w:sz="0" w:space="0" w:color="auto"/>
          </w:divBdr>
          <w:divsChild>
            <w:div w:id="18704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3949">
      <w:bodyDiv w:val="1"/>
      <w:marLeft w:val="0"/>
      <w:marRight w:val="0"/>
      <w:marTop w:val="0"/>
      <w:marBottom w:val="0"/>
      <w:divBdr>
        <w:top w:val="none" w:sz="0" w:space="0" w:color="auto"/>
        <w:left w:val="none" w:sz="0" w:space="0" w:color="auto"/>
        <w:bottom w:val="none" w:sz="0" w:space="0" w:color="auto"/>
        <w:right w:val="none" w:sz="0" w:space="0" w:color="auto"/>
      </w:divBdr>
      <w:divsChild>
        <w:div w:id="583224499">
          <w:marLeft w:val="0"/>
          <w:marRight w:val="0"/>
          <w:marTop w:val="0"/>
          <w:marBottom w:val="0"/>
          <w:divBdr>
            <w:top w:val="none" w:sz="0" w:space="0" w:color="auto"/>
            <w:left w:val="none" w:sz="0" w:space="0" w:color="auto"/>
            <w:bottom w:val="none" w:sz="0" w:space="0" w:color="auto"/>
            <w:right w:val="none" w:sz="0" w:space="0" w:color="auto"/>
          </w:divBdr>
          <w:divsChild>
            <w:div w:id="1179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5648">
      <w:bodyDiv w:val="1"/>
      <w:marLeft w:val="0"/>
      <w:marRight w:val="0"/>
      <w:marTop w:val="0"/>
      <w:marBottom w:val="0"/>
      <w:divBdr>
        <w:top w:val="none" w:sz="0" w:space="0" w:color="auto"/>
        <w:left w:val="none" w:sz="0" w:space="0" w:color="auto"/>
        <w:bottom w:val="none" w:sz="0" w:space="0" w:color="auto"/>
        <w:right w:val="none" w:sz="0" w:space="0" w:color="auto"/>
      </w:divBdr>
      <w:divsChild>
        <w:div w:id="1205682224">
          <w:marLeft w:val="0"/>
          <w:marRight w:val="0"/>
          <w:marTop w:val="0"/>
          <w:marBottom w:val="0"/>
          <w:divBdr>
            <w:top w:val="none" w:sz="0" w:space="0" w:color="auto"/>
            <w:left w:val="none" w:sz="0" w:space="0" w:color="auto"/>
            <w:bottom w:val="none" w:sz="0" w:space="0" w:color="auto"/>
            <w:right w:val="none" w:sz="0" w:space="0" w:color="auto"/>
          </w:divBdr>
          <w:divsChild>
            <w:div w:id="9403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7328">
      <w:bodyDiv w:val="1"/>
      <w:marLeft w:val="0"/>
      <w:marRight w:val="0"/>
      <w:marTop w:val="0"/>
      <w:marBottom w:val="0"/>
      <w:divBdr>
        <w:top w:val="none" w:sz="0" w:space="0" w:color="auto"/>
        <w:left w:val="none" w:sz="0" w:space="0" w:color="auto"/>
        <w:bottom w:val="none" w:sz="0" w:space="0" w:color="auto"/>
        <w:right w:val="none" w:sz="0" w:space="0" w:color="auto"/>
      </w:divBdr>
      <w:divsChild>
        <w:div w:id="1035469618">
          <w:marLeft w:val="0"/>
          <w:marRight w:val="0"/>
          <w:marTop w:val="0"/>
          <w:marBottom w:val="0"/>
          <w:divBdr>
            <w:top w:val="none" w:sz="0" w:space="0" w:color="auto"/>
            <w:left w:val="none" w:sz="0" w:space="0" w:color="auto"/>
            <w:bottom w:val="none" w:sz="0" w:space="0" w:color="auto"/>
            <w:right w:val="none" w:sz="0" w:space="0" w:color="auto"/>
          </w:divBdr>
          <w:divsChild>
            <w:div w:id="7878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1767">
      <w:bodyDiv w:val="1"/>
      <w:marLeft w:val="0"/>
      <w:marRight w:val="0"/>
      <w:marTop w:val="0"/>
      <w:marBottom w:val="0"/>
      <w:divBdr>
        <w:top w:val="none" w:sz="0" w:space="0" w:color="auto"/>
        <w:left w:val="none" w:sz="0" w:space="0" w:color="auto"/>
        <w:bottom w:val="none" w:sz="0" w:space="0" w:color="auto"/>
        <w:right w:val="none" w:sz="0" w:space="0" w:color="auto"/>
      </w:divBdr>
      <w:divsChild>
        <w:div w:id="485126889">
          <w:marLeft w:val="0"/>
          <w:marRight w:val="0"/>
          <w:marTop w:val="0"/>
          <w:marBottom w:val="0"/>
          <w:divBdr>
            <w:top w:val="none" w:sz="0" w:space="0" w:color="auto"/>
            <w:left w:val="none" w:sz="0" w:space="0" w:color="auto"/>
            <w:bottom w:val="none" w:sz="0" w:space="0" w:color="auto"/>
            <w:right w:val="none" w:sz="0" w:space="0" w:color="auto"/>
          </w:divBdr>
          <w:divsChild>
            <w:div w:id="676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7166">
      <w:bodyDiv w:val="1"/>
      <w:marLeft w:val="0"/>
      <w:marRight w:val="0"/>
      <w:marTop w:val="0"/>
      <w:marBottom w:val="0"/>
      <w:divBdr>
        <w:top w:val="none" w:sz="0" w:space="0" w:color="auto"/>
        <w:left w:val="none" w:sz="0" w:space="0" w:color="auto"/>
        <w:bottom w:val="none" w:sz="0" w:space="0" w:color="auto"/>
        <w:right w:val="none" w:sz="0" w:space="0" w:color="auto"/>
      </w:divBdr>
      <w:divsChild>
        <w:div w:id="1093624339">
          <w:marLeft w:val="0"/>
          <w:marRight w:val="0"/>
          <w:marTop w:val="0"/>
          <w:marBottom w:val="0"/>
          <w:divBdr>
            <w:top w:val="none" w:sz="0" w:space="0" w:color="auto"/>
            <w:left w:val="none" w:sz="0" w:space="0" w:color="auto"/>
            <w:bottom w:val="none" w:sz="0" w:space="0" w:color="auto"/>
            <w:right w:val="none" w:sz="0" w:space="0" w:color="auto"/>
          </w:divBdr>
          <w:divsChild>
            <w:div w:id="18212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7466">
      <w:bodyDiv w:val="1"/>
      <w:marLeft w:val="0"/>
      <w:marRight w:val="0"/>
      <w:marTop w:val="0"/>
      <w:marBottom w:val="0"/>
      <w:divBdr>
        <w:top w:val="none" w:sz="0" w:space="0" w:color="auto"/>
        <w:left w:val="none" w:sz="0" w:space="0" w:color="auto"/>
        <w:bottom w:val="none" w:sz="0" w:space="0" w:color="auto"/>
        <w:right w:val="none" w:sz="0" w:space="0" w:color="auto"/>
      </w:divBdr>
      <w:divsChild>
        <w:div w:id="770129694">
          <w:marLeft w:val="0"/>
          <w:marRight w:val="0"/>
          <w:marTop w:val="0"/>
          <w:marBottom w:val="0"/>
          <w:divBdr>
            <w:top w:val="none" w:sz="0" w:space="0" w:color="auto"/>
            <w:left w:val="none" w:sz="0" w:space="0" w:color="auto"/>
            <w:bottom w:val="none" w:sz="0" w:space="0" w:color="auto"/>
            <w:right w:val="none" w:sz="0" w:space="0" w:color="auto"/>
          </w:divBdr>
          <w:divsChild>
            <w:div w:id="4524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21377">
      <w:bodyDiv w:val="1"/>
      <w:marLeft w:val="0"/>
      <w:marRight w:val="0"/>
      <w:marTop w:val="0"/>
      <w:marBottom w:val="0"/>
      <w:divBdr>
        <w:top w:val="none" w:sz="0" w:space="0" w:color="auto"/>
        <w:left w:val="none" w:sz="0" w:space="0" w:color="auto"/>
        <w:bottom w:val="none" w:sz="0" w:space="0" w:color="auto"/>
        <w:right w:val="none" w:sz="0" w:space="0" w:color="auto"/>
      </w:divBdr>
    </w:div>
    <w:div w:id="258493464">
      <w:bodyDiv w:val="1"/>
      <w:marLeft w:val="0"/>
      <w:marRight w:val="0"/>
      <w:marTop w:val="0"/>
      <w:marBottom w:val="0"/>
      <w:divBdr>
        <w:top w:val="none" w:sz="0" w:space="0" w:color="auto"/>
        <w:left w:val="none" w:sz="0" w:space="0" w:color="auto"/>
        <w:bottom w:val="none" w:sz="0" w:space="0" w:color="auto"/>
        <w:right w:val="none" w:sz="0" w:space="0" w:color="auto"/>
      </w:divBdr>
      <w:divsChild>
        <w:div w:id="161900428">
          <w:marLeft w:val="0"/>
          <w:marRight w:val="0"/>
          <w:marTop w:val="0"/>
          <w:marBottom w:val="0"/>
          <w:divBdr>
            <w:top w:val="none" w:sz="0" w:space="0" w:color="auto"/>
            <w:left w:val="none" w:sz="0" w:space="0" w:color="auto"/>
            <w:bottom w:val="none" w:sz="0" w:space="0" w:color="auto"/>
            <w:right w:val="none" w:sz="0" w:space="0" w:color="auto"/>
          </w:divBdr>
          <w:divsChild>
            <w:div w:id="4311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9128">
      <w:bodyDiv w:val="1"/>
      <w:marLeft w:val="0"/>
      <w:marRight w:val="0"/>
      <w:marTop w:val="0"/>
      <w:marBottom w:val="0"/>
      <w:divBdr>
        <w:top w:val="none" w:sz="0" w:space="0" w:color="auto"/>
        <w:left w:val="none" w:sz="0" w:space="0" w:color="auto"/>
        <w:bottom w:val="none" w:sz="0" w:space="0" w:color="auto"/>
        <w:right w:val="none" w:sz="0" w:space="0" w:color="auto"/>
      </w:divBdr>
      <w:divsChild>
        <w:div w:id="960959373">
          <w:marLeft w:val="0"/>
          <w:marRight w:val="0"/>
          <w:marTop w:val="0"/>
          <w:marBottom w:val="0"/>
          <w:divBdr>
            <w:top w:val="none" w:sz="0" w:space="0" w:color="auto"/>
            <w:left w:val="none" w:sz="0" w:space="0" w:color="auto"/>
            <w:bottom w:val="none" w:sz="0" w:space="0" w:color="auto"/>
            <w:right w:val="none" w:sz="0" w:space="0" w:color="auto"/>
          </w:divBdr>
          <w:divsChild>
            <w:div w:id="10458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234">
      <w:bodyDiv w:val="1"/>
      <w:marLeft w:val="0"/>
      <w:marRight w:val="0"/>
      <w:marTop w:val="0"/>
      <w:marBottom w:val="0"/>
      <w:divBdr>
        <w:top w:val="none" w:sz="0" w:space="0" w:color="auto"/>
        <w:left w:val="none" w:sz="0" w:space="0" w:color="auto"/>
        <w:bottom w:val="none" w:sz="0" w:space="0" w:color="auto"/>
        <w:right w:val="none" w:sz="0" w:space="0" w:color="auto"/>
      </w:divBdr>
      <w:divsChild>
        <w:div w:id="173542948">
          <w:marLeft w:val="0"/>
          <w:marRight w:val="0"/>
          <w:marTop w:val="0"/>
          <w:marBottom w:val="0"/>
          <w:divBdr>
            <w:top w:val="none" w:sz="0" w:space="0" w:color="auto"/>
            <w:left w:val="none" w:sz="0" w:space="0" w:color="auto"/>
            <w:bottom w:val="none" w:sz="0" w:space="0" w:color="auto"/>
            <w:right w:val="none" w:sz="0" w:space="0" w:color="auto"/>
          </w:divBdr>
          <w:divsChild>
            <w:div w:id="4438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0420">
      <w:bodyDiv w:val="1"/>
      <w:marLeft w:val="0"/>
      <w:marRight w:val="0"/>
      <w:marTop w:val="0"/>
      <w:marBottom w:val="0"/>
      <w:divBdr>
        <w:top w:val="none" w:sz="0" w:space="0" w:color="auto"/>
        <w:left w:val="none" w:sz="0" w:space="0" w:color="auto"/>
        <w:bottom w:val="none" w:sz="0" w:space="0" w:color="auto"/>
        <w:right w:val="none" w:sz="0" w:space="0" w:color="auto"/>
      </w:divBdr>
      <w:divsChild>
        <w:div w:id="1694265275">
          <w:marLeft w:val="0"/>
          <w:marRight w:val="0"/>
          <w:marTop w:val="0"/>
          <w:marBottom w:val="0"/>
          <w:divBdr>
            <w:top w:val="none" w:sz="0" w:space="0" w:color="auto"/>
            <w:left w:val="none" w:sz="0" w:space="0" w:color="auto"/>
            <w:bottom w:val="none" w:sz="0" w:space="0" w:color="auto"/>
            <w:right w:val="none" w:sz="0" w:space="0" w:color="auto"/>
          </w:divBdr>
          <w:divsChild>
            <w:div w:id="8707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3881">
      <w:bodyDiv w:val="1"/>
      <w:marLeft w:val="0"/>
      <w:marRight w:val="0"/>
      <w:marTop w:val="0"/>
      <w:marBottom w:val="0"/>
      <w:divBdr>
        <w:top w:val="none" w:sz="0" w:space="0" w:color="auto"/>
        <w:left w:val="none" w:sz="0" w:space="0" w:color="auto"/>
        <w:bottom w:val="none" w:sz="0" w:space="0" w:color="auto"/>
        <w:right w:val="none" w:sz="0" w:space="0" w:color="auto"/>
      </w:divBdr>
      <w:divsChild>
        <w:div w:id="1668170427">
          <w:marLeft w:val="0"/>
          <w:marRight w:val="0"/>
          <w:marTop w:val="0"/>
          <w:marBottom w:val="0"/>
          <w:divBdr>
            <w:top w:val="none" w:sz="0" w:space="0" w:color="auto"/>
            <w:left w:val="none" w:sz="0" w:space="0" w:color="auto"/>
            <w:bottom w:val="none" w:sz="0" w:space="0" w:color="auto"/>
            <w:right w:val="none" w:sz="0" w:space="0" w:color="auto"/>
          </w:divBdr>
          <w:divsChild>
            <w:div w:id="146479307">
              <w:marLeft w:val="0"/>
              <w:marRight w:val="0"/>
              <w:marTop w:val="0"/>
              <w:marBottom w:val="0"/>
              <w:divBdr>
                <w:top w:val="none" w:sz="0" w:space="0" w:color="auto"/>
                <w:left w:val="none" w:sz="0" w:space="0" w:color="auto"/>
                <w:bottom w:val="none" w:sz="0" w:space="0" w:color="auto"/>
                <w:right w:val="none" w:sz="0" w:space="0" w:color="auto"/>
              </w:divBdr>
            </w:div>
            <w:div w:id="9830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0744">
      <w:bodyDiv w:val="1"/>
      <w:marLeft w:val="0"/>
      <w:marRight w:val="0"/>
      <w:marTop w:val="0"/>
      <w:marBottom w:val="0"/>
      <w:divBdr>
        <w:top w:val="none" w:sz="0" w:space="0" w:color="auto"/>
        <w:left w:val="none" w:sz="0" w:space="0" w:color="auto"/>
        <w:bottom w:val="none" w:sz="0" w:space="0" w:color="auto"/>
        <w:right w:val="none" w:sz="0" w:space="0" w:color="auto"/>
      </w:divBdr>
      <w:divsChild>
        <w:div w:id="694623821">
          <w:marLeft w:val="0"/>
          <w:marRight w:val="0"/>
          <w:marTop w:val="0"/>
          <w:marBottom w:val="0"/>
          <w:divBdr>
            <w:top w:val="none" w:sz="0" w:space="0" w:color="auto"/>
            <w:left w:val="none" w:sz="0" w:space="0" w:color="auto"/>
            <w:bottom w:val="none" w:sz="0" w:space="0" w:color="auto"/>
            <w:right w:val="none" w:sz="0" w:space="0" w:color="auto"/>
          </w:divBdr>
          <w:divsChild>
            <w:div w:id="174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26650">
      <w:bodyDiv w:val="1"/>
      <w:marLeft w:val="0"/>
      <w:marRight w:val="0"/>
      <w:marTop w:val="0"/>
      <w:marBottom w:val="0"/>
      <w:divBdr>
        <w:top w:val="none" w:sz="0" w:space="0" w:color="auto"/>
        <w:left w:val="none" w:sz="0" w:space="0" w:color="auto"/>
        <w:bottom w:val="none" w:sz="0" w:space="0" w:color="auto"/>
        <w:right w:val="none" w:sz="0" w:space="0" w:color="auto"/>
      </w:divBdr>
      <w:divsChild>
        <w:div w:id="1473212057">
          <w:marLeft w:val="0"/>
          <w:marRight w:val="0"/>
          <w:marTop w:val="0"/>
          <w:marBottom w:val="0"/>
          <w:divBdr>
            <w:top w:val="none" w:sz="0" w:space="0" w:color="auto"/>
            <w:left w:val="none" w:sz="0" w:space="0" w:color="auto"/>
            <w:bottom w:val="none" w:sz="0" w:space="0" w:color="auto"/>
            <w:right w:val="none" w:sz="0" w:space="0" w:color="auto"/>
          </w:divBdr>
          <w:divsChild>
            <w:div w:id="2776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7252">
      <w:bodyDiv w:val="1"/>
      <w:marLeft w:val="0"/>
      <w:marRight w:val="0"/>
      <w:marTop w:val="0"/>
      <w:marBottom w:val="0"/>
      <w:divBdr>
        <w:top w:val="none" w:sz="0" w:space="0" w:color="auto"/>
        <w:left w:val="none" w:sz="0" w:space="0" w:color="auto"/>
        <w:bottom w:val="none" w:sz="0" w:space="0" w:color="auto"/>
        <w:right w:val="none" w:sz="0" w:space="0" w:color="auto"/>
      </w:divBdr>
      <w:divsChild>
        <w:div w:id="2093232502">
          <w:marLeft w:val="0"/>
          <w:marRight w:val="0"/>
          <w:marTop w:val="0"/>
          <w:marBottom w:val="0"/>
          <w:divBdr>
            <w:top w:val="none" w:sz="0" w:space="0" w:color="auto"/>
            <w:left w:val="none" w:sz="0" w:space="0" w:color="auto"/>
            <w:bottom w:val="none" w:sz="0" w:space="0" w:color="auto"/>
            <w:right w:val="none" w:sz="0" w:space="0" w:color="auto"/>
          </w:divBdr>
          <w:divsChild>
            <w:div w:id="2178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6430">
      <w:bodyDiv w:val="1"/>
      <w:marLeft w:val="0"/>
      <w:marRight w:val="0"/>
      <w:marTop w:val="0"/>
      <w:marBottom w:val="0"/>
      <w:divBdr>
        <w:top w:val="none" w:sz="0" w:space="0" w:color="auto"/>
        <w:left w:val="none" w:sz="0" w:space="0" w:color="auto"/>
        <w:bottom w:val="none" w:sz="0" w:space="0" w:color="auto"/>
        <w:right w:val="none" w:sz="0" w:space="0" w:color="auto"/>
      </w:divBdr>
      <w:divsChild>
        <w:div w:id="255016504">
          <w:marLeft w:val="0"/>
          <w:marRight w:val="0"/>
          <w:marTop w:val="0"/>
          <w:marBottom w:val="0"/>
          <w:divBdr>
            <w:top w:val="none" w:sz="0" w:space="0" w:color="auto"/>
            <w:left w:val="none" w:sz="0" w:space="0" w:color="auto"/>
            <w:bottom w:val="none" w:sz="0" w:space="0" w:color="auto"/>
            <w:right w:val="none" w:sz="0" w:space="0" w:color="auto"/>
          </w:divBdr>
          <w:divsChild>
            <w:div w:id="9719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12340">
      <w:bodyDiv w:val="1"/>
      <w:marLeft w:val="0"/>
      <w:marRight w:val="0"/>
      <w:marTop w:val="0"/>
      <w:marBottom w:val="0"/>
      <w:divBdr>
        <w:top w:val="none" w:sz="0" w:space="0" w:color="auto"/>
        <w:left w:val="none" w:sz="0" w:space="0" w:color="auto"/>
        <w:bottom w:val="none" w:sz="0" w:space="0" w:color="auto"/>
        <w:right w:val="none" w:sz="0" w:space="0" w:color="auto"/>
      </w:divBdr>
      <w:divsChild>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6744">
      <w:bodyDiv w:val="1"/>
      <w:marLeft w:val="0"/>
      <w:marRight w:val="0"/>
      <w:marTop w:val="0"/>
      <w:marBottom w:val="0"/>
      <w:divBdr>
        <w:top w:val="none" w:sz="0" w:space="0" w:color="auto"/>
        <w:left w:val="none" w:sz="0" w:space="0" w:color="auto"/>
        <w:bottom w:val="none" w:sz="0" w:space="0" w:color="auto"/>
        <w:right w:val="none" w:sz="0" w:space="0" w:color="auto"/>
      </w:divBdr>
      <w:divsChild>
        <w:div w:id="213392360">
          <w:marLeft w:val="0"/>
          <w:marRight w:val="0"/>
          <w:marTop w:val="0"/>
          <w:marBottom w:val="0"/>
          <w:divBdr>
            <w:top w:val="none" w:sz="0" w:space="0" w:color="auto"/>
            <w:left w:val="none" w:sz="0" w:space="0" w:color="auto"/>
            <w:bottom w:val="none" w:sz="0" w:space="0" w:color="auto"/>
            <w:right w:val="none" w:sz="0" w:space="0" w:color="auto"/>
          </w:divBdr>
          <w:divsChild>
            <w:div w:id="12650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7773">
      <w:bodyDiv w:val="1"/>
      <w:marLeft w:val="0"/>
      <w:marRight w:val="0"/>
      <w:marTop w:val="0"/>
      <w:marBottom w:val="0"/>
      <w:divBdr>
        <w:top w:val="none" w:sz="0" w:space="0" w:color="auto"/>
        <w:left w:val="none" w:sz="0" w:space="0" w:color="auto"/>
        <w:bottom w:val="none" w:sz="0" w:space="0" w:color="auto"/>
        <w:right w:val="none" w:sz="0" w:space="0" w:color="auto"/>
      </w:divBdr>
      <w:divsChild>
        <w:div w:id="1786727660">
          <w:marLeft w:val="0"/>
          <w:marRight w:val="0"/>
          <w:marTop w:val="0"/>
          <w:marBottom w:val="0"/>
          <w:divBdr>
            <w:top w:val="none" w:sz="0" w:space="0" w:color="auto"/>
            <w:left w:val="none" w:sz="0" w:space="0" w:color="auto"/>
            <w:bottom w:val="none" w:sz="0" w:space="0" w:color="auto"/>
            <w:right w:val="none" w:sz="0" w:space="0" w:color="auto"/>
          </w:divBdr>
          <w:divsChild>
            <w:div w:id="16413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1170">
      <w:bodyDiv w:val="1"/>
      <w:marLeft w:val="0"/>
      <w:marRight w:val="0"/>
      <w:marTop w:val="0"/>
      <w:marBottom w:val="0"/>
      <w:divBdr>
        <w:top w:val="none" w:sz="0" w:space="0" w:color="auto"/>
        <w:left w:val="none" w:sz="0" w:space="0" w:color="auto"/>
        <w:bottom w:val="none" w:sz="0" w:space="0" w:color="auto"/>
        <w:right w:val="none" w:sz="0" w:space="0" w:color="auto"/>
      </w:divBdr>
      <w:divsChild>
        <w:div w:id="1934825988">
          <w:marLeft w:val="0"/>
          <w:marRight w:val="0"/>
          <w:marTop w:val="0"/>
          <w:marBottom w:val="0"/>
          <w:divBdr>
            <w:top w:val="none" w:sz="0" w:space="0" w:color="auto"/>
            <w:left w:val="none" w:sz="0" w:space="0" w:color="auto"/>
            <w:bottom w:val="none" w:sz="0" w:space="0" w:color="auto"/>
            <w:right w:val="none" w:sz="0" w:space="0" w:color="auto"/>
          </w:divBdr>
          <w:divsChild>
            <w:div w:id="20855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5316">
      <w:bodyDiv w:val="1"/>
      <w:marLeft w:val="0"/>
      <w:marRight w:val="0"/>
      <w:marTop w:val="0"/>
      <w:marBottom w:val="0"/>
      <w:divBdr>
        <w:top w:val="none" w:sz="0" w:space="0" w:color="auto"/>
        <w:left w:val="none" w:sz="0" w:space="0" w:color="auto"/>
        <w:bottom w:val="none" w:sz="0" w:space="0" w:color="auto"/>
        <w:right w:val="none" w:sz="0" w:space="0" w:color="auto"/>
      </w:divBdr>
      <w:divsChild>
        <w:div w:id="520777309">
          <w:marLeft w:val="0"/>
          <w:marRight w:val="0"/>
          <w:marTop w:val="0"/>
          <w:marBottom w:val="0"/>
          <w:divBdr>
            <w:top w:val="none" w:sz="0" w:space="0" w:color="auto"/>
            <w:left w:val="none" w:sz="0" w:space="0" w:color="auto"/>
            <w:bottom w:val="none" w:sz="0" w:space="0" w:color="auto"/>
            <w:right w:val="none" w:sz="0" w:space="0" w:color="auto"/>
          </w:divBdr>
          <w:divsChild>
            <w:div w:id="8699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7707">
      <w:bodyDiv w:val="1"/>
      <w:marLeft w:val="0"/>
      <w:marRight w:val="0"/>
      <w:marTop w:val="0"/>
      <w:marBottom w:val="0"/>
      <w:divBdr>
        <w:top w:val="none" w:sz="0" w:space="0" w:color="auto"/>
        <w:left w:val="none" w:sz="0" w:space="0" w:color="auto"/>
        <w:bottom w:val="none" w:sz="0" w:space="0" w:color="auto"/>
        <w:right w:val="none" w:sz="0" w:space="0" w:color="auto"/>
      </w:divBdr>
    </w:div>
    <w:div w:id="282662853">
      <w:bodyDiv w:val="1"/>
      <w:marLeft w:val="0"/>
      <w:marRight w:val="0"/>
      <w:marTop w:val="0"/>
      <w:marBottom w:val="0"/>
      <w:divBdr>
        <w:top w:val="none" w:sz="0" w:space="0" w:color="auto"/>
        <w:left w:val="none" w:sz="0" w:space="0" w:color="auto"/>
        <w:bottom w:val="none" w:sz="0" w:space="0" w:color="auto"/>
        <w:right w:val="none" w:sz="0" w:space="0" w:color="auto"/>
      </w:divBdr>
      <w:divsChild>
        <w:div w:id="38552171">
          <w:marLeft w:val="0"/>
          <w:marRight w:val="0"/>
          <w:marTop w:val="0"/>
          <w:marBottom w:val="0"/>
          <w:divBdr>
            <w:top w:val="none" w:sz="0" w:space="0" w:color="auto"/>
            <w:left w:val="none" w:sz="0" w:space="0" w:color="auto"/>
            <w:bottom w:val="none" w:sz="0" w:space="0" w:color="auto"/>
            <w:right w:val="none" w:sz="0" w:space="0" w:color="auto"/>
          </w:divBdr>
          <w:divsChild>
            <w:div w:id="12739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69616">
      <w:bodyDiv w:val="1"/>
      <w:marLeft w:val="0"/>
      <w:marRight w:val="0"/>
      <w:marTop w:val="0"/>
      <w:marBottom w:val="0"/>
      <w:divBdr>
        <w:top w:val="none" w:sz="0" w:space="0" w:color="auto"/>
        <w:left w:val="none" w:sz="0" w:space="0" w:color="auto"/>
        <w:bottom w:val="none" w:sz="0" w:space="0" w:color="auto"/>
        <w:right w:val="none" w:sz="0" w:space="0" w:color="auto"/>
      </w:divBdr>
      <w:divsChild>
        <w:div w:id="1830557995">
          <w:marLeft w:val="0"/>
          <w:marRight w:val="0"/>
          <w:marTop w:val="0"/>
          <w:marBottom w:val="0"/>
          <w:divBdr>
            <w:top w:val="none" w:sz="0" w:space="0" w:color="auto"/>
            <w:left w:val="none" w:sz="0" w:space="0" w:color="auto"/>
            <w:bottom w:val="none" w:sz="0" w:space="0" w:color="auto"/>
            <w:right w:val="none" w:sz="0" w:space="0" w:color="auto"/>
          </w:divBdr>
          <w:divsChild>
            <w:div w:id="9638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3561">
      <w:bodyDiv w:val="1"/>
      <w:marLeft w:val="0"/>
      <w:marRight w:val="0"/>
      <w:marTop w:val="0"/>
      <w:marBottom w:val="0"/>
      <w:divBdr>
        <w:top w:val="none" w:sz="0" w:space="0" w:color="auto"/>
        <w:left w:val="none" w:sz="0" w:space="0" w:color="auto"/>
        <w:bottom w:val="none" w:sz="0" w:space="0" w:color="auto"/>
        <w:right w:val="none" w:sz="0" w:space="0" w:color="auto"/>
      </w:divBdr>
      <w:divsChild>
        <w:div w:id="271132024">
          <w:marLeft w:val="0"/>
          <w:marRight w:val="0"/>
          <w:marTop w:val="0"/>
          <w:marBottom w:val="0"/>
          <w:divBdr>
            <w:top w:val="none" w:sz="0" w:space="0" w:color="auto"/>
            <w:left w:val="none" w:sz="0" w:space="0" w:color="auto"/>
            <w:bottom w:val="none" w:sz="0" w:space="0" w:color="auto"/>
            <w:right w:val="none" w:sz="0" w:space="0" w:color="auto"/>
          </w:divBdr>
          <w:divsChild>
            <w:div w:id="10210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95109">
      <w:bodyDiv w:val="1"/>
      <w:marLeft w:val="0"/>
      <w:marRight w:val="0"/>
      <w:marTop w:val="0"/>
      <w:marBottom w:val="0"/>
      <w:divBdr>
        <w:top w:val="none" w:sz="0" w:space="0" w:color="auto"/>
        <w:left w:val="none" w:sz="0" w:space="0" w:color="auto"/>
        <w:bottom w:val="none" w:sz="0" w:space="0" w:color="auto"/>
        <w:right w:val="none" w:sz="0" w:space="0" w:color="auto"/>
      </w:divBdr>
      <w:divsChild>
        <w:div w:id="189035161">
          <w:marLeft w:val="0"/>
          <w:marRight w:val="0"/>
          <w:marTop w:val="0"/>
          <w:marBottom w:val="0"/>
          <w:divBdr>
            <w:top w:val="none" w:sz="0" w:space="0" w:color="auto"/>
            <w:left w:val="none" w:sz="0" w:space="0" w:color="auto"/>
            <w:bottom w:val="none" w:sz="0" w:space="0" w:color="auto"/>
            <w:right w:val="none" w:sz="0" w:space="0" w:color="auto"/>
          </w:divBdr>
          <w:divsChild>
            <w:div w:id="572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6799">
      <w:bodyDiv w:val="1"/>
      <w:marLeft w:val="0"/>
      <w:marRight w:val="0"/>
      <w:marTop w:val="0"/>
      <w:marBottom w:val="0"/>
      <w:divBdr>
        <w:top w:val="none" w:sz="0" w:space="0" w:color="auto"/>
        <w:left w:val="none" w:sz="0" w:space="0" w:color="auto"/>
        <w:bottom w:val="none" w:sz="0" w:space="0" w:color="auto"/>
        <w:right w:val="none" w:sz="0" w:space="0" w:color="auto"/>
      </w:divBdr>
      <w:divsChild>
        <w:div w:id="149516773">
          <w:marLeft w:val="0"/>
          <w:marRight w:val="0"/>
          <w:marTop w:val="0"/>
          <w:marBottom w:val="0"/>
          <w:divBdr>
            <w:top w:val="none" w:sz="0" w:space="0" w:color="auto"/>
            <w:left w:val="none" w:sz="0" w:space="0" w:color="auto"/>
            <w:bottom w:val="none" w:sz="0" w:space="0" w:color="auto"/>
            <w:right w:val="none" w:sz="0" w:space="0" w:color="auto"/>
          </w:divBdr>
          <w:divsChild>
            <w:div w:id="2695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177">
      <w:bodyDiv w:val="1"/>
      <w:marLeft w:val="0"/>
      <w:marRight w:val="0"/>
      <w:marTop w:val="0"/>
      <w:marBottom w:val="0"/>
      <w:divBdr>
        <w:top w:val="none" w:sz="0" w:space="0" w:color="auto"/>
        <w:left w:val="none" w:sz="0" w:space="0" w:color="auto"/>
        <w:bottom w:val="none" w:sz="0" w:space="0" w:color="auto"/>
        <w:right w:val="none" w:sz="0" w:space="0" w:color="auto"/>
      </w:divBdr>
      <w:divsChild>
        <w:div w:id="563612983">
          <w:marLeft w:val="0"/>
          <w:marRight w:val="0"/>
          <w:marTop w:val="0"/>
          <w:marBottom w:val="0"/>
          <w:divBdr>
            <w:top w:val="none" w:sz="0" w:space="0" w:color="auto"/>
            <w:left w:val="none" w:sz="0" w:space="0" w:color="auto"/>
            <w:bottom w:val="none" w:sz="0" w:space="0" w:color="auto"/>
            <w:right w:val="none" w:sz="0" w:space="0" w:color="auto"/>
          </w:divBdr>
          <w:divsChild>
            <w:div w:id="2075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2573">
      <w:bodyDiv w:val="1"/>
      <w:marLeft w:val="0"/>
      <w:marRight w:val="0"/>
      <w:marTop w:val="0"/>
      <w:marBottom w:val="0"/>
      <w:divBdr>
        <w:top w:val="none" w:sz="0" w:space="0" w:color="auto"/>
        <w:left w:val="none" w:sz="0" w:space="0" w:color="auto"/>
        <w:bottom w:val="none" w:sz="0" w:space="0" w:color="auto"/>
        <w:right w:val="none" w:sz="0" w:space="0" w:color="auto"/>
      </w:divBdr>
      <w:divsChild>
        <w:div w:id="2105224969">
          <w:marLeft w:val="0"/>
          <w:marRight w:val="0"/>
          <w:marTop w:val="0"/>
          <w:marBottom w:val="0"/>
          <w:divBdr>
            <w:top w:val="none" w:sz="0" w:space="0" w:color="auto"/>
            <w:left w:val="none" w:sz="0" w:space="0" w:color="auto"/>
            <w:bottom w:val="none" w:sz="0" w:space="0" w:color="auto"/>
            <w:right w:val="none" w:sz="0" w:space="0" w:color="auto"/>
          </w:divBdr>
          <w:divsChild>
            <w:div w:id="8052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44801">
      <w:bodyDiv w:val="1"/>
      <w:marLeft w:val="0"/>
      <w:marRight w:val="0"/>
      <w:marTop w:val="0"/>
      <w:marBottom w:val="0"/>
      <w:divBdr>
        <w:top w:val="none" w:sz="0" w:space="0" w:color="auto"/>
        <w:left w:val="none" w:sz="0" w:space="0" w:color="auto"/>
        <w:bottom w:val="none" w:sz="0" w:space="0" w:color="auto"/>
        <w:right w:val="none" w:sz="0" w:space="0" w:color="auto"/>
      </w:divBdr>
      <w:divsChild>
        <w:div w:id="395905599">
          <w:marLeft w:val="0"/>
          <w:marRight w:val="0"/>
          <w:marTop w:val="0"/>
          <w:marBottom w:val="0"/>
          <w:divBdr>
            <w:top w:val="none" w:sz="0" w:space="0" w:color="auto"/>
            <w:left w:val="none" w:sz="0" w:space="0" w:color="auto"/>
            <w:bottom w:val="none" w:sz="0" w:space="0" w:color="auto"/>
            <w:right w:val="none" w:sz="0" w:space="0" w:color="auto"/>
          </w:divBdr>
          <w:divsChild>
            <w:div w:id="10601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4990">
      <w:bodyDiv w:val="1"/>
      <w:marLeft w:val="0"/>
      <w:marRight w:val="0"/>
      <w:marTop w:val="0"/>
      <w:marBottom w:val="0"/>
      <w:divBdr>
        <w:top w:val="none" w:sz="0" w:space="0" w:color="auto"/>
        <w:left w:val="none" w:sz="0" w:space="0" w:color="auto"/>
        <w:bottom w:val="none" w:sz="0" w:space="0" w:color="auto"/>
        <w:right w:val="none" w:sz="0" w:space="0" w:color="auto"/>
      </w:divBdr>
      <w:divsChild>
        <w:div w:id="843475919">
          <w:marLeft w:val="0"/>
          <w:marRight w:val="0"/>
          <w:marTop w:val="0"/>
          <w:marBottom w:val="0"/>
          <w:divBdr>
            <w:top w:val="none" w:sz="0" w:space="0" w:color="auto"/>
            <w:left w:val="none" w:sz="0" w:space="0" w:color="auto"/>
            <w:bottom w:val="none" w:sz="0" w:space="0" w:color="auto"/>
            <w:right w:val="none" w:sz="0" w:space="0" w:color="auto"/>
          </w:divBdr>
          <w:divsChild>
            <w:div w:id="2046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0278">
      <w:bodyDiv w:val="1"/>
      <w:marLeft w:val="0"/>
      <w:marRight w:val="0"/>
      <w:marTop w:val="0"/>
      <w:marBottom w:val="0"/>
      <w:divBdr>
        <w:top w:val="none" w:sz="0" w:space="0" w:color="auto"/>
        <w:left w:val="none" w:sz="0" w:space="0" w:color="auto"/>
        <w:bottom w:val="none" w:sz="0" w:space="0" w:color="auto"/>
        <w:right w:val="none" w:sz="0" w:space="0" w:color="auto"/>
      </w:divBdr>
      <w:divsChild>
        <w:div w:id="1912814133">
          <w:marLeft w:val="0"/>
          <w:marRight w:val="0"/>
          <w:marTop w:val="0"/>
          <w:marBottom w:val="0"/>
          <w:divBdr>
            <w:top w:val="none" w:sz="0" w:space="0" w:color="auto"/>
            <w:left w:val="none" w:sz="0" w:space="0" w:color="auto"/>
            <w:bottom w:val="none" w:sz="0" w:space="0" w:color="auto"/>
            <w:right w:val="none" w:sz="0" w:space="0" w:color="auto"/>
          </w:divBdr>
          <w:divsChild>
            <w:div w:id="12250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3084">
      <w:bodyDiv w:val="1"/>
      <w:marLeft w:val="0"/>
      <w:marRight w:val="0"/>
      <w:marTop w:val="0"/>
      <w:marBottom w:val="0"/>
      <w:divBdr>
        <w:top w:val="none" w:sz="0" w:space="0" w:color="auto"/>
        <w:left w:val="none" w:sz="0" w:space="0" w:color="auto"/>
        <w:bottom w:val="none" w:sz="0" w:space="0" w:color="auto"/>
        <w:right w:val="none" w:sz="0" w:space="0" w:color="auto"/>
      </w:divBdr>
      <w:divsChild>
        <w:div w:id="795026808">
          <w:marLeft w:val="0"/>
          <w:marRight w:val="0"/>
          <w:marTop w:val="0"/>
          <w:marBottom w:val="0"/>
          <w:divBdr>
            <w:top w:val="none" w:sz="0" w:space="0" w:color="auto"/>
            <w:left w:val="none" w:sz="0" w:space="0" w:color="auto"/>
            <w:bottom w:val="none" w:sz="0" w:space="0" w:color="auto"/>
            <w:right w:val="none" w:sz="0" w:space="0" w:color="auto"/>
          </w:divBdr>
          <w:divsChild>
            <w:div w:id="1443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7500">
      <w:bodyDiv w:val="1"/>
      <w:marLeft w:val="0"/>
      <w:marRight w:val="0"/>
      <w:marTop w:val="0"/>
      <w:marBottom w:val="0"/>
      <w:divBdr>
        <w:top w:val="none" w:sz="0" w:space="0" w:color="auto"/>
        <w:left w:val="none" w:sz="0" w:space="0" w:color="auto"/>
        <w:bottom w:val="none" w:sz="0" w:space="0" w:color="auto"/>
        <w:right w:val="none" w:sz="0" w:space="0" w:color="auto"/>
      </w:divBdr>
      <w:divsChild>
        <w:div w:id="1583219459">
          <w:marLeft w:val="0"/>
          <w:marRight w:val="0"/>
          <w:marTop w:val="0"/>
          <w:marBottom w:val="0"/>
          <w:divBdr>
            <w:top w:val="none" w:sz="0" w:space="0" w:color="auto"/>
            <w:left w:val="none" w:sz="0" w:space="0" w:color="auto"/>
            <w:bottom w:val="none" w:sz="0" w:space="0" w:color="auto"/>
            <w:right w:val="none" w:sz="0" w:space="0" w:color="auto"/>
          </w:divBdr>
          <w:divsChild>
            <w:div w:id="535822932">
              <w:marLeft w:val="0"/>
              <w:marRight w:val="0"/>
              <w:marTop w:val="0"/>
              <w:marBottom w:val="0"/>
              <w:divBdr>
                <w:top w:val="none" w:sz="0" w:space="0" w:color="auto"/>
                <w:left w:val="none" w:sz="0" w:space="0" w:color="auto"/>
                <w:bottom w:val="none" w:sz="0" w:space="0" w:color="auto"/>
                <w:right w:val="none" w:sz="0" w:space="0" w:color="auto"/>
              </w:divBdr>
            </w:div>
            <w:div w:id="12622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3912">
      <w:bodyDiv w:val="1"/>
      <w:marLeft w:val="0"/>
      <w:marRight w:val="0"/>
      <w:marTop w:val="0"/>
      <w:marBottom w:val="0"/>
      <w:divBdr>
        <w:top w:val="none" w:sz="0" w:space="0" w:color="auto"/>
        <w:left w:val="none" w:sz="0" w:space="0" w:color="auto"/>
        <w:bottom w:val="none" w:sz="0" w:space="0" w:color="auto"/>
        <w:right w:val="none" w:sz="0" w:space="0" w:color="auto"/>
      </w:divBdr>
      <w:divsChild>
        <w:div w:id="72821627">
          <w:marLeft w:val="0"/>
          <w:marRight w:val="0"/>
          <w:marTop w:val="0"/>
          <w:marBottom w:val="0"/>
          <w:divBdr>
            <w:top w:val="none" w:sz="0" w:space="0" w:color="auto"/>
            <w:left w:val="none" w:sz="0" w:space="0" w:color="auto"/>
            <w:bottom w:val="none" w:sz="0" w:space="0" w:color="auto"/>
            <w:right w:val="none" w:sz="0" w:space="0" w:color="auto"/>
          </w:divBdr>
          <w:divsChild>
            <w:div w:id="17489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5783">
      <w:bodyDiv w:val="1"/>
      <w:marLeft w:val="0"/>
      <w:marRight w:val="0"/>
      <w:marTop w:val="0"/>
      <w:marBottom w:val="0"/>
      <w:divBdr>
        <w:top w:val="none" w:sz="0" w:space="0" w:color="auto"/>
        <w:left w:val="none" w:sz="0" w:space="0" w:color="auto"/>
        <w:bottom w:val="none" w:sz="0" w:space="0" w:color="auto"/>
        <w:right w:val="none" w:sz="0" w:space="0" w:color="auto"/>
      </w:divBdr>
      <w:divsChild>
        <w:div w:id="2146505499">
          <w:marLeft w:val="0"/>
          <w:marRight w:val="0"/>
          <w:marTop w:val="0"/>
          <w:marBottom w:val="0"/>
          <w:divBdr>
            <w:top w:val="none" w:sz="0" w:space="0" w:color="auto"/>
            <w:left w:val="none" w:sz="0" w:space="0" w:color="auto"/>
            <w:bottom w:val="none" w:sz="0" w:space="0" w:color="auto"/>
            <w:right w:val="none" w:sz="0" w:space="0" w:color="auto"/>
          </w:divBdr>
          <w:divsChild>
            <w:div w:id="11046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5566">
      <w:bodyDiv w:val="1"/>
      <w:marLeft w:val="0"/>
      <w:marRight w:val="0"/>
      <w:marTop w:val="0"/>
      <w:marBottom w:val="0"/>
      <w:divBdr>
        <w:top w:val="none" w:sz="0" w:space="0" w:color="auto"/>
        <w:left w:val="none" w:sz="0" w:space="0" w:color="auto"/>
        <w:bottom w:val="none" w:sz="0" w:space="0" w:color="auto"/>
        <w:right w:val="none" w:sz="0" w:space="0" w:color="auto"/>
      </w:divBdr>
      <w:divsChild>
        <w:div w:id="739251268">
          <w:marLeft w:val="0"/>
          <w:marRight w:val="0"/>
          <w:marTop w:val="0"/>
          <w:marBottom w:val="0"/>
          <w:divBdr>
            <w:top w:val="none" w:sz="0" w:space="0" w:color="auto"/>
            <w:left w:val="none" w:sz="0" w:space="0" w:color="auto"/>
            <w:bottom w:val="none" w:sz="0" w:space="0" w:color="auto"/>
            <w:right w:val="none" w:sz="0" w:space="0" w:color="auto"/>
          </w:divBdr>
          <w:divsChild>
            <w:div w:id="808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9672">
      <w:bodyDiv w:val="1"/>
      <w:marLeft w:val="0"/>
      <w:marRight w:val="0"/>
      <w:marTop w:val="0"/>
      <w:marBottom w:val="0"/>
      <w:divBdr>
        <w:top w:val="none" w:sz="0" w:space="0" w:color="auto"/>
        <w:left w:val="none" w:sz="0" w:space="0" w:color="auto"/>
        <w:bottom w:val="none" w:sz="0" w:space="0" w:color="auto"/>
        <w:right w:val="none" w:sz="0" w:space="0" w:color="auto"/>
      </w:divBdr>
      <w:divsChild>
        <w:div w:id="1206016837">
          <w:marLeft w:val="0"/>
          <w:marRight w:val="0"/>
          <w:marTop w:val="0"/>
          <w:marBottom w:val="0"/>
          <w:divBdr>
            <w:top w:val="none" w:sz="0" w:space="0" w:color="auto"/>
            <w:left w:val="none" w:sz="0" w:space="0" w:color="auto"/>
            <w:bottom w:val="none" w:sz="0" w:space="0" w:color="auto"/>
            <w:right w:val="none" w:sz="0" w:space="0" w:color="auto"/>
          </w:divBdr>
          <w:divsChild>
            <w:div w:id="4531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538">
      <w:bodyDiv w:val="1"/>
      <w:marLeft w:val="0"/>
      <w:marRight w:val="0"/>
      <w:marTop w:val="0"/>
      <w:marBottom w:val="0"/>
      <w:divBdr>
        <w:top w:val="none" w:sz="0" w:space="0" w:color="auto"/>
        <w:left w:val="none" w:sz="0" w:space="0" w:color="auto"/>
        <w:bottom w:val="none" w:sz="0" w:space="0" w:color="auto"/>
        <w:right w:val="none" w:sz="0" w:space="0" w:color="auto"/>
      </w:divBdr>
      <w:divsChild>
        <w:div w:id="1166555898">
          <w:marLeft w:val="0"/>
          <w:marRight w:val="0"/>
          <w:marTop w:val="0"/>
          <w:marBottom w:val="0"/>
          <w:divBdr>
            <w:top w:val="none" w:sz="0" w:space="0" w:color="auto"/>
            <w:left w:val="none" w:sz="0" w:space="0" w:color="auto"/>
            <w:bottom w:val="none" w:sz="0" w:space="0" w:color="auto"/>
            <w:right w:val="none" w:sz="0" w:space="0" w:color="auto"/>
          </w:divBdr>
          <w:divsChild>
            <w:div w:id="20887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4851">
      <w:bodyDiv w:val="1"/>
      <w:marLeft w:val="0"/>
      <w:marRight w:val="0"/>
      <w:marTop w:val="0"/>
      <w:marBottom w:val="0"/>
      <w:divBdr>
        <w:top w:val="none" w:sz="0" w:space="0" w:color="auto"/>
        <w:left w:val="none" w:sz="0" w:space="0" w:color="auto"/>
        <w:bottom w:val="none" w:sz="0" w:space="0" w:color="auto"/>
        <w:right w:val="none" w:sz="0" w:space="0" w:color="auto"/>
      </w:divBdr>
      <w:divsChild>
        <w:div w:id="1142430342">
          <w:marLeft w:val="0"/>
          <w:marRight w:val="0"/>
          <w:marTop w:val="0"/>
          <w:marBottom w:val="0"/>
          <w:divBdr>
            <w:top w:val="none" w:sz="0" w:space="0" w:color="auto"/>
            <w:left w:val="none" w:sz="0" w:space="0" w:color="auto"/>
            <w:bottom w:val="none" w:sz="0" w:space="0" w:color="auto"/>
            <w:right w:val="none" w:sz="0" w:space="0" w:color="auto"/>
          </w:divBdr>
          <w:divsChild>
            <w:div w:id="17530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5086">
      <w:bodyDiv w:val="1"/>
      <w:marLeft w:val="0"/>
      <w:marRight w:val="0"/>
      <w:marTop w:val="0"/>
      <w:marBottom w:val="0"/>
      <w:divBdr>
        <w:top w:val="none" w:sz="0" w:space="0" w:color="auto"/>
        <w:left w:val="none" w:sz="0" w:space="0" w:color="auto"/>
        <w:bottom w:val="none" w:sz="0" w:space="0" w:color="auto"/>
        <w:right w:val="none" w:sz="0" w:space="0" w:color="auto"/>
      </w:divBdr>
      <w:divsChild>
        <w:div w:id="1142039825">
          <w:marLeft w:val="0"/>
          <w:marRight w:val="0"/>
          <w:marTop w:val="0"/>
          <w:marBottom w:val="0"/>
          <w:divBdr>
            <w:top w:val="none" w:sz="0" w:space="0" w:color="auto"/>
            <w:left w:val="none" w:sz="0" w:space="0" w:color="auto"/>
            <w:bottom w:val="none" w:sz="0" w:space="0" w:color="auto"/>
            <w:right w:val="none" w:sz="0" w:space="0" w:color="auto"/>
          </w:divBdr>
          <w:divsChild>
            <w:div w:id="1709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3591">
      <w:bodyDiv w:val="1"/>
      <w:marLeft w:val="0"/>
      <w:marRight w:val="0"/>
      <w:marTop w:val="0"/>
      <w:marBottom w:val="0"/>
      <w:divBdr>
        <w:top w:val="none" w:sz="0" w:space="0" w:color="auto"/>
        <w:left w:val="none" w:sz="0" w:space="0" w:color="auto"/>
        <w:bottom w:val="none" w:sz="0" w:space="0" w:color="auto"/>
        <w:right w:val="none" w:sz="0" w:space="0" w:color="auto"/>
      </w:divBdr>
      <w:divsChild>
        <w:div w:id="1578780167">
          <w:marLeft w:val="0"/>
          <w:marRight w:val="0"/>
          <w:marTop w:val="0"/>
          <w:marBottom w:val="0"/>
          <w:divBdr>
            <w:top w:val="none" w:sz="0" w:space="0" w:color="auto"/>
            <w:left w:val="none" w:sz="0" w:space="0" w:color="auto"/>
            <w:bottom w:val="none" w:sz="0" w:space="0" w:color="auto"/>
            <w:right w:val="none" w:sz="0" w:space="0" w:color="auto"/>
          </w:divBdr>
          <w:divsChild>
            <w:div w:id="20841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03858">
      <w:bodyDiv w:val="1"/>
      <w:marLeft w:val="0"/>
      <w:marRight w:val="0"/>
      <w:marTop w:val="0"/>
      <w:marBottom w:val="0"/>
      <w:divBdr>
        <w:top w:val="none" w:sz="0" w:space="0" w:color="auto"/>
        <w:left w:val="none" w:sz="0" w:space="0" w:color="auto"/>
        <w:bottom w:val="none" w:sz="0" w:space="0" w:color="auto"/>
        <w:right w:val="none" w:sz="0" w:space="0" w:color="auto"/>
      </w:divBdr>
      <w:divsChild>
        <w:div w:id="1006132121">
          <w:marLeft w:val="0"/>
          <w:marRight w:val="0"/>
          <w:marTop w:val="0"/>
          <w:marBottom w:val="0"/>
          <w:divBdr>
            <w:top w:val="none" w:sz="0" w:space="0" w:color="auto"/>
            <w:left w:val="none" w:sz="0" w:space="0" w:color="auto"/>
            <w:bottom w:val="none" w:sz="0" w:space="0" w:color="auto"/>
            <w:right w:val="none" w:sz="0" w:space="0" w:color="auto"/>
          </w:divBdr>
          <w:divsChild>
            <w:div w:id="17828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6376">
      <w:bodyDiv w:val="1"/>
      <w:marLeft w:val="0"/>
      <w:marRight w:val="0"/>
      <w:marTop w:val="0"/>
      <w:marBottom w:val="0"/>
      <w:divBdr>
        <w:top w:val="none" w:sz="0" w:space="0" w:color="auto"/>
        <w:left w:val="none" w:sz="0" w:space="0" w:color="auto"/>
        <w:bottom w:val="none" w:sz="0" w:space="0" w:color="auto"/>
        <w:right w:val="none" w:sz="0" w:space="0" w:color="auto"/>
      </w:divBdr>
      <w:divsChild>
        <w:div w:id="1066802328">
          <w:marLeft w:val="0"/>
          <w:marRight w:val="0"/>
          <w:marTop w:val="0"/>
          <w:marBottom w:val="0"/>
          <w:divBdr>
            <w:top w:val="none" w:sz="0" w:space="0" w:color="auto"/>
            <w:left w:val="none" w:sz="0" w:space="0" w:color="auto"/>
            <w:bottom w:val="none" w:sz="0" w:space="0" w:color="auto"/>
            <w:right w:val="none" w:sz="0" w:space="0" w:color="auto"/>
          </w:divBdr>
          <w:divsChild>
            <w:div w:id="2799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3451">
      <w:bodyDiv w:val="1"/>
      <w:marLeft w:val="0"/>
      <w:marRight w:val="0"/>
      <w:marTop w:val="0"/>
      <w:marBottom w:val="0"/>
      <w:divBdr>
        <w:top w:val="none" w:sz="0" w:space="0" w:color="auto"/>
        <w:left w:val="none" w:sz="0" w:space="0" w:color="auto"/>
        <w:bottom w:val="none" w:sz="0" w:space="0" w:color="auto"/>
        <w:right w:val="none" w:sz="0" w:space="0" w:color="auto"/>
      </w:divBdr>
      <w:divsChild>
        <w:div w:id="2109694346">
          <w:marLeft w:val="0"/>
          <w:marRight w:val="0"/>
          <w:marTop w:val="0"/>
          <w:marBottom w:val="0"/>
          <w:divBdr>
            <w:top w:val="none" w:sz="0" w:space="0" w:color="auto"/>
            <w:left w:val="none" w:sz="0" w:space="0" w:color="auto"/>
            <w:bottom w:val="none" w:sz="0" w:space="0" w:color="auto"/>
            <w:right w:val="none" w:sz="0" w:space="0" w:color="auto"/>
          </w:divBdr>
          <w:divsChild>
            <w:div w:id="42180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7072">
      <w:bodyDiv w:val="1"/>
      <w:marLeft w:val="0"/>
      <w:marRight w:val="0"/>
      <w:marTop w:val="0"/>
      <w:marBottom w:val="0"/>
      <w:divBdr>
        <w:top w:val="none" w:sz="0" w:space="0" w:color="auto"/>
        <w:left w:val="none" w:sz="0" w:space="0" w:color="auto"/>
        <w:bottom w:val="none" w:sz="0" w:space="0" w:color="auto"/>
        <w:right w:val="none" w:sz="0" w:space="0" w:color="auto"/>
      </w:divBdr>
      <w:divsChild>
        <w:div w:id="869955125">
          <w:marLeft w:val="0"/>
          <w:marRight w:val="0"/>
          <w:marTop w:val="0"/>
          <w:marBottom w:val="0"/>
          <w:divBdr>
            <w:top w:val="none" w:sz="0" w:space="0" w:color="auto"/>
            <w:left w:val="none" w:sz="0" w:space="0" w:color="auto"/>
            <w:bottom w:val="none" w:sz="0" w:space="0" w:color="auto"/>
            <w:right w:val="none" w:sz="0" w:space="0" w:color="auto"/>
          </w:divBdr>
          <w:divsChild>
            <w:div w:id="5198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5362">
      <w:bodyDiv w:val="1"/>
      <w:marLeft w:val="0"/>
      <w:marRight w:val="0"/>
      <w:marTop w:val="0"/>
      <w:marBottom w:val="0"/>
      <w:divBdr>
        <w:top w:val="none" w:sz="0" w:space="0" w:color="auto"/>
        <w:left w:val="none" w:sz="0" w:space="0" w:color="auto"/>
        <w:bottom w:val="none" w:sz="0" w:space="0" w:color="auto"/>
        <w:right w:val="none" w:sz="0" w:space="0" w:color="auto"/>
      </w:divBdr>
      <w:divsChild>
        <w:div w:id="1055936515">
          <w:marLeft w:val="0"/>
          <w:marRight w:val="0"/>
          <w:marTop w:val="0"/>
          <w:marBottom w:val="0"/>
          <w:divBdr>
            <w:top w:val="none" w:sz="0" w:space="0" w:color="auto"/>
            <w:left w:val="none" w:sz="0" w:space="0" w:color="auto"/>
            <w:bottom w:val="none" w:sz="0" w:space="0" w:color="auto"/>
            <w:right w:val="none" w:sz="0" w:space="0" w:color="auto"/>
          </w:divBdr>
          <w:divsChild>
            <w:div w:id="85730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5637">
      <w:bodyDiv w:val="1"/>
      <w:marLeft w:val="0"/>
      <w:marRight w:val="0"/>
      <w:marTop w:val="0"/>
      <w:marBottom w:val="0"/>
      <w:divBdr>
        <w:top w:val="none" w:sz="0" w:space="0" w:color="auto"/>
        <w:left w:val="none" w:sz="0" w:space="0" w:color="auto"/>
        <w:bottom w:val="none" w:sz="0" w:space="0" w:color="auto"/>
        <w:right w:val="none" w:sz="0" w:space="0" w:color="auto"/>
      </w:divBdr>
      <w:divsChild>
        <w:div w:id="1703703927">
          <w:marLeft w:val="0"/>
          <w:marRight w:val="0"/>
          <w:marTop w:val="0"/>
          <w:marBottom w:val="0"/>
          <w:divBdr>
            <w:top w:val="none" w:sz="0" w:space="0" w:color="auto"/>
            <w:left w:val="none" w:sz="0" w:space="0" w:color="auto"/>
            <w:bottom w:val="none" w:sz="0" w:space="0" w:color="auto"/>
            <w:right w:val="none" w:sz="0" w:space="0" w:color="auto"/>
          </w:divBdr>
          <w:divsChild>
            <w:div w:id="17979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2188">
      <w:bodyDiv w:val="1"/>
      <w:marLeft w:val="0"/>
      <w:marRight w:val="0"/>
      <w:marTop w:val="0"/>
      <w:marBottom w:val="0"/>
      <w:divBdr>
        <w:top w:val="none" w:sz="0" w:space="0" w:color="auto"/>
        <w:left w:val="none" w:sz="0" w:space="0" w:color="auto"/>
        <w:bottom w:val="none" w:sz="0" w:space="0" w:color="auto"/>
        <w:right w:val="none" w:sz="0" w:space="0" w:color="auto"/>
      </w:divBdr>
      <w:divsChild>
        <w:div w:id="609168744">
          <w:marLeft w:val="0"/>
          <w:marRight w:val="0"/>
          <w:marTop w:val="0"/>
          <w:marBottom w:val="0"/>
          <w:divBdr>
            <w:top w:val="none" w:sz="0" w:space="0" w:color="auto"/>
            <w:left w:val="none" w:sz="0" w:space="0" w:color="auto"/>
            <w:bottom w:val="none" w:sz="0" w:space="0" w:color="auto"/>
            <w:right w:val="none" w:sz="0" w:space="0" w:color="auto"/>
          </w:divBdr>
          <w:divsChild>
            <w:div w:id="16261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3025">
      <w:bodyDiv w:val="1"/>
      <w:marLeft w:val="0"/>
      <w:marRight w:val="0"/>
      <w:marTop w:val="0"/>
      <w:marBottom w:val="0"/>
      <w:divBdr>
        <w:top w:val="none" w:sz="0" w:space="0" w:color="auto"/>
        <w:left w:val="none" w:sz="0" w:space="0" w:color="auto"/>
        <w:bottom w:val="none" w:sz="0" w:space="0" w:color="auto"/>
        <w:right w:val="none" w:sz="0" w:space="0" w:color="auto"/>
      </w:divBdr>
    </w:div>
    <w:div w:id="317195001">
      <w:bodyDiv w:val="1"/>
      <w:marLeft w:val="0"/>
      <w:marRight w:val="0"/>
      <w:marTop w:val="0"/>
      <w:marBottom w:val="0"/>
      <w:divBdr>
        <w:top w:val="none" w:sz="0" w:space="0" w:color="auto"/>
        <w:left w:val="none" w:sz="0" w:space="0" w:color="auto"/>
        <w:bottom w:val="none" w:sz="0" w:space="0" w:color="auto"/>
        <w:right w:val="none" w:sz="0" w:space="0" w:color="auto"/>
      </w:divBdr>
      <w:divsChild>
        <w:div w:id="697706643">
          <w:marLeft w:val="0"/>
          <w:marRight w:val="0"/>
          <w:marTop w:val="0"/>
          <w:marBottom w:val="0"/>
          <w:divBdr>
            <w:top w:val="none" w:sz="0" w:space="0" w:color="auto"/>
            <w:left w:val="none" w:sz="0" w:space="0" w:color="auto"/>
            <w:bottom w:val="none" w:sz="0" w:space="0" w:color="auto"/>
            <w:right w:val="none" w:sz="0" w:space="0" w:color="auto"/>
          </w:divBdr>
          <w:divsChild>
            <w:div w:id="5730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1468">
      <w:bodyDiv w:val="1"/>
      <w:marLeft w:val="0"/>
      <w:marRight w:val="0"/>
      <w:marTop w:val="0"/>
      <w:marBottom w:val="0"/>
      <w:divBdr>
        <w:top w:val="none" w:sz="0" w:space="0" w:color="auto"/>
        <w:left w:val="none" w:sz="0" w:space="0" w:color="auto"/>
        <w:bottom w:val="none" w:sz="0" w:space="0" w:color="auto"/>
        <w:right w:val="none" w:sz="0" w:space="0" w:color="auto"/>
      </w:divBdr>
      <w:divsChild>
        <w:div w:id="1232502143">
          <w:marLeft w:val="0"/>
          <w:marRight w:val="0"/>
          <w:marTop w:val="0"/>
          <w:marBottom w:val="0"/>
          <w:divBdr>
            <w:top w:val="none" w:sz="0" w:space="0" w:color="auto"/>
            <w:left w:val="none" w:sz="0" w:space="0" w:color="auto"/>
            <w:bottom w:val="none" w:sz="0" w:space="0" w:color="auto"/>
            <w:right w:val="none" w:sz="0" w:space="0" w:color="auto"/>
          </w:divBdr>
          <w:divsChild>
            <w:div w:id="13077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525">
      <w:bodyDiv w:val="1"/>
      <w:marLeft w:val="0"/>
      <w:marRight w:val="0"/>
      <w:marTop w:val="0"/>
      <w:marBottom w:val="0"/>
      <w:divBdr>
        <w:top w:val="none" w:sz="0" w:space="0" w:color="auto"/>
        <w:left w:val="none" w:sz="0" w:space="0" w:color="auto"/>
        <w:bottom w:val="none" w:sz="0" w:space="0" w:color="auto"/>
        <w:right w:val="none" w:sz="0" w:space="0" w:color="auto"/>
      </w:divBdr>
      <w:divsChild>
        <w:div w:id="719717013">
          <w:marLeft w:val="0"/>
          <w:marRight w:val="0"/>
          <w:marTop w:val="0"/>
          <w:marBottom w:val="0"/>
          <w:divBdr>
            <w:top w:val="none" w:sz="0" w:space="0" w:color="auto"/>
            <w:left w:val="none" w:sz="0" w:space="0" w:color="auto"/>
            <w:bottom w:val="none" w:sz="0" w:space="0" w:color="auto"/>
            <w:right w:val="none" w:sz="0" w:space="0" w:color="auto"/>
          </w:divBdr>
          <w:divsChild>
            <w:div w:id="9333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4672">
      <w:bodyDiv w:val="1"/>
      <w:marLeft w:val="0"/>
      <w:marRight w:val="0"/>
      <w:marTop w:val="0"/>
      <w:marBottom w:val="0"/>
      <w:divBdr>
        <w:top w:val="none" w:sz="0" w:space="0" w:color="auto"/>
        <w:left w:val="none" w:sz="0" w:space="0" w:color="auto"/>
        <w:bottom w:val="none" w:sz="0" w:space="0" w:color="auto"/>
        <w:right w:val="none" w:sz="0" w:space="0" w:color="auto"/>
      </w:divBdr>
      <w:divsChild>
        <w:div w:id="1044215797">
          <w:marLeft w:val="0"/>
          <w:marRight w:val="0"/>
          <w:marTop w:val="0"/>
          <w:marBottom w:val="0"/>
          <w:divBdr>
            <w:top w:val="none" w:sz="0" w:space="0" w:color="auto"/>
            <w:left w:val="none" w:sz="0" w:space="0" w:color="auto"/>
            <w:bottom w:val="none" w:sz="0" w:space="0" w:color="auto"/>
            <w:right w:val="none" w:sz="0" w:space="0" w:color="auto"/>
          </w:divBdr>
          <w:divsChild>
            <w:div w:id="2850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7735">
      <w:bodyDiv w:val="1"/>
      <w:marLeft w:val="0"/>
      <w:marRight w:val="0"/>
      <w:marTop w:val="0"/>
      <w:marBottom w:val="0"/>
      <w:divBdr>
        <w:top w:val="none" w:sz="0" w:space="0" w:color="auto"/>
        <w:left w:val="none" w:sz="0" w:space="0" w:color="auto"/>
        <w:bottom w:val="none" w:sz="0" w:space="0" w:color="auto"/>
        <w:right w:val="none" w:sz="0" w:space="0" w:color="auto"/>
      </w:divBdr>
      <w:divsChild>
        <w:div w:id="562912680">
          <w:marLeft w:val="0"/>
          <w:marRight w:val="0"/>
          <w:marTop w:val="0"/>
          <w:marBottom w:val="0"/>
          <w:divBdr>
            <w:top w:val="none" w:sz="0" w:space="0" w:color="auto"/>
            <w:left w:val="none" w:sz="0" w:space="0" w:color="auto"/>
            <w:bottom w:val="none" w:sz="0" w:space="0" w:color="auto"/>
            <w:right w:val="none" w:sz="0" w:space="0" w:color="auto"/>
          </w:divBdr>
          <w:divsChild>
            <w:div w:id="3459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3014">
      <w:bodyDiv w:val="1"/>
      <w:marLeft w:val="0"/>
      <w:marRight w:val="0"/>
      <w:marTop w:val="0"/>
      <w:marBottom w:val="0"/>
      <w:divBdr>
        <w:top w:val="none" w:sz="0" w:space="0" w:color="auto"/>
        <w:left w:val="none" w:sz="0" w:space="0" w:color="auto"/>
        <w:bottom w:val="none" w:sz="0" w:space="0" w:color="auto"/>
        <w:right w:val="none" w:sz="0" w:space="0" w:color="auto"/>
      </w:divBdr>
      <w:divsChild>
        <w:div w:id="428501754">
          <w:marLeft w:val="0"/>
          <w:marRight w:val="0"/>
          <w:marTop w:val="0"/>
          <w:marBottom w:val="0"/>
          <w:divBdr>
            <w:top w:val="none" w:sz="0" w:space="0" w:color="auto"/>
            <w:left w:val="none" w:sz="0" w:space="0" w:color="auto"/>
            <w:bottom w:val="none" w:sz="0" w:space="0" w:color="auto"/>
            <w:right w:val="none" w:sz="0" w:space="0" w:color="auto"/>
          </w:divBdr>
          <w:divsChild>
            <w:div w:id="1478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59496">
      <w:bodyDiv w:val="1"/>
      <w:marLeft w:val="0"/>
      <w:marRight w:val="0"/>
      <w:marTop w:val="0"/>
      <w:marBottom w:val="0"/>
      <w:divBdr>
        <w:top w:val="none" w:sz="0" w:space="0" w:color="auto"/>
        <w:left w:val="none" w:sz="0" w:space="0" w:color="auto"/>
        <w:bottom w:val="none" w:sz="0" w:space="0" w:color="auto"/>
        <w:right w:val="none" w:sz="0" w:space="0" w:color="auto"/>
      </w:divBdr>
      <w:divsChild>
        <w:div w:id="150216029">
          <w:marLeft w:val="0"/>
          <w:marRight w:val="0"/>
          <w:marTop w:val="0"/>
          <w:marBottom w:val="0"/>
          <w:divBdr>
            <w:top w:val="none" w:sz="0" w:space="0" w:color="auto"/>
            <w:left w:val="none" w:sz="0" w:space="0" w:color="auto"/>
            <w:bottom w:val="none" w:sz="0" w:space="0" w:color="auto"/>
            <w:right w:val="none" w:sz="0" w:space="0" w:color="auto"/>
          </w:divBdr>
          <w:divsChild>
            <w:div w:id="1833059668">
              <w:marLeft w:val="0"/>
              <w:marRight w:val="0"/>
              <w:marTop w:val="0"/>
              <w:marBottom w:val="0"/>
              <w:divBdr>
                <w:top w:val="none" w:sz="0" w:space="0" w:color="auto"/>
                <w:left w:val="none" w:sz="0" w:space="0" w:color="auto"/>
                <w:bottom w:val="none" w:sz="0" w:space="0" w:color="auto"/>
                <w:right w:val="none" w:sz="0" w:space="0" w:color="auto"/>
              </w:divBdr>
            </w:div>
            <w:div w:id="12355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9381">
      <w:bodyDiv w:val="1"/>
      <w:marLeft w:val="0"/>
      <w:marRight w:val="0"/>
      <w:marTop w:val="0"/>
      <w:marBottom w:val="0"/>
      <w:divBdr>
        <w:top w:val="none" w:sz="0" w:space="0" w:color="auto"/>
        <w:left w:val="none" w:sz="0" w:space="0" w:color="auto"/>
        <w:bottom w:val="none" w:sz="0" w:space="0" w:color="auto"/>
        <w:right w:val="none" w:sz="0" w:space="0" w:color="auto"/>
      </w:divBdr>
      <w:divsChild>
        <w:div w:id="1944142356">
          <w:marLeft w:val="0"/>
          <w:marRight w:val="0"/>
          <w:marTop w:val="0"/>
          <w:marBottom w:val="0"/>
          <w:divBdr>
            <w:top w:val="none" w:sz="0" w:space="0" w:color="auto"/>
            <w:left w:val="none" w:sz="0" w:space="0" w:color="auto"/>
            <w:bottom w:val="none" w:sz="0" w:space="0" w:color="auto"/>
            <w:right w:val="none" w:sz="0" w:space="0" w:color="auto"/>
          </w:divBdr>
          <w:divsChild>
            <w:div w:id="7096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9629">
      <w:bodyDiv w:val="1"/>
      <w:marLeft w:val="0"/>
      <w:marRight w:val="0"/>
      <w:marTop w:val="0"/>
      <w:marBottom w:val="0"/>
      <w:divBdr>
        <w:top w:val="none" w:sz="0" w:space="0" w:color="auto"/>
        <w:left w:val="none" w:sz="0" w:space="0" w:color="auto"/>
        <w:bottom w:val="none" w:sz="0" w:space="0" w:color="auto"/>
        <w:right w:val="none" w:sz="0" w:space="0" w:color="auto"/>
      </w:divBdr>
      <w:divsChild>
        <w:div w:id="2107994544">
          <w:marLeft w:val="0"/>
          <w:marRight w:val="0"/>
          <w:marTop w:val="0"/>
          <w:marBottom w:val="0"/>
          <w:divBdr>
            <w:top w:val="none" w:sz="0" w:space="0" w:color="auto"/>
            <w:left w:val="none" w:sz="0" w:space="0" w:color="auto"/>
            <w:bottom w:val="none" w:sz="0" w:space="0" w:color="auto"/>
            <w:right w:val="none" w:sz="0" w:space="0" w:color="auto"/>
          </w:divBdr>
          <w:divsChild>
            <w:div w:id="4438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0831">
      <w:bodyDiv w:val="1"/>
      <w:marLeft w:val="0"/>
      <w:marRight w:val="0"/>
      <w:marTop w:val="0"/>
      <w:marBottom w:val="0"/>
      <w:divBdr>
        <w:top w:val="none" w:sz="0" w:space="0" w:color="auto"/>
        <w:left w:val="none" w:sz="0" w:space="0" w:color="auto"/>
        <w:bottom w:val="none" w:sz="0" w:space="0" w:color="auto"/>
        <w:right w:val="none" w:sz="0" w:space="0" w:color="auto"/>
      </w:divBdr>
      <w:divsChild>
        <w:div w:id="36900458">
          <w:marLeft w:val="0"/>
          <w:marRight w:val="0"/>
          <w:marTop w:val="0"/>
          <w:marBottom w:val="0"/>
          <w:divBdr>
            <w:top w:val="none" w:sz="0" w:space="0" w:color="auto"/>
            <w:left w:val="none" w:sz="0" w:space="0" w:color="auto"/>
            <w:bottom w:val="none" w:sz="0" w:space="0" w:color="auto"/>
            <w:right w:val="none" w:sz="0" w:space="0" w:color="auto"/>
          </w:divBdr>
          <w:divsChild>
            <w:div w:id="9351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4460">
      <w:bodyDiv w:val="1"/>
      <w:marLeft w:val="0"/>
      <w:marRight w:val="0"/>
      <w:marTop w:val="0"/>
      <w:marBottom w:val="0"/>
      <w:divBdr>
        <w:top w:val="none" w:sz="0" w:space="0" w:color="auto"/>
        <w:left w:val="none" w:sz="0" w:space="0" w:color="auto"/>
        <w:bottom w:val="none" w:sz="0" w:space="0" w:color="auto"/>
        <w:right w:val="none" w:sz="0" w:space="0" w:color="auto"/>
      </w:divBdr>
    </w:div>
    <w:div w:id="332681953">
      <w:bodyDiv w:val="1"/>
      <w:marLeft w:val="0"/>
      <w:marRight w:val="0"/>
      <w:marTop w:val="0"/>
      <w:marBottom w:val="0"/>
      <w:divBdr>
        <w:top w:val="none" w:sz="0" w:space="0" w:color="auto"/>
        <w:left w:val="none" w:sz="0" w:space="0" w:color="auto"/>
        <w:bottom w:val="none" w:sz="0" w:space="0" w:color="auto"/>
        <w:right w:val="none" w:sz="0" w:space="0" w:color="auto"/>
      </w:divBdr>
      <w:divsChild>
        <w:div w:id="634258259">
          <w:marLeft w:val="0"/>
          <w:marRight w:val="0"/>
          <w:marTop w:val="0"/>
          <w:marBottom w:val="0"/>
          <w:divBdr>
            <w:top w:val="none" w:sz="0" w:space="0" w:color="auto"/>
            <w:left w:val="none" w:sz="0" w:space="0" w:color="auto"/>
            <w:bottom w:val="none" w:sz="0" w:space="0" w:color="auto"/>
            <w:right w:val="none" w:sz="0" w:space="0" w:color="auto"/>
          </w:divBdr>
          <w:divsChild>
            <w:div w:id="15746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49121">
      <w:bodyDiv w:val="1"/>
      <w:marLeft w:val="0"/>
      <w:marRight w:val="0"/>
      <w:marTop w:val="0"/>
      <w:marBottom w:val="0"/>
      <w:divBdr>
        <w:top w:val="none" w:sz="0" w:space="0" w:color="auto"/>
        <w:left w:val="none" w:sz="0" w:space="0" w:color="auto"/>
        <w:bottom w:val="none" w:sz="0" w:space="0" w:color="auto"/>
        <w:right w:val="none" w:sz="0" w:space="0" w:color="auto"/>
      </w:divBdr>
      <w:divsChild>
        <w:div w:id="496311782">
          <w:marLeft w:val="0"/>
          <w:marRight w:val="0"/>
          <w:marTop w:val="0"/>
          <w:marBottom w:val="0"/>
          <w:divBdr>
            <w:top w:val="none" w:sz="0" w:space="0" w:color="auto"/>
            <w:left w:val="none" w:sz="0" w:space="0" w:color="auto"/>
            <w:bottom w:val="none" w:sz="0" w:space="0" w:color="auto"/>
            <w:right w:val="none" w:sz="0" w:space="0" w:color="auto"/>
          </w:divBdr>
          <w:divsChild>
            <w:div w:id="20341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0924">
      <w:bodyDiv w:val="1"/>
      <w:marLeft w:val="0"/>
      <w:marRight w:val="0"/>
      <w:marTop w:val="0"/>
      <w:marBottom w:val="0"/>
      <w:divBdr>
        <w:top w:val="none" w:sz="0" w:space="0" w:color="auto"/>
        <w:left w:val="none" w:sz="0" w:space="0" w:color="auto"/>
        <w:bottom w:val="none" w:sz="0" w:space="0" w:color="auto"/>
        <w:right w:val="none" w:sz="0" w:space="0" w:color="auto"/>
      </w:divBdr>
      <w:divsChild>
        <w:div w:id="1632205253">
          <w:marLeft w:val="0"/>
          <w:marRight w:val="0"/>
          <w:marTop w:val="0"/>
          <w:marBottom w:val="0"/>
          <w:divBdr>
            <w:top w:val="none" w:sz="0" w:space="0" w:color="auto"/>
            <w:left w:val="none" w:sz="0" w:space="0" w:color="auto"/>
            <w:bottom w:val="none" w:sz="0" w:space="0" w:color="auto"/>
            <w:right w:val="none" w:sz="0" w:space="0" w:color="auto"/>
          </w:divBdr>
          <w:divsChild>
            <w:div w:id="21052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9357">
      <w:bodyDiv w:val="1"/>
      <w:marLeft w:val="0"/>
      <w:marRight w:val="0"/>
      <w:marTop w:val="0"/>
      <w:marBottom w:val="0"/>
      <w:divBdr>
        <w:top w:val="none" w:sz="0" w:space="0" w:color="auto"/>
        <w:left w:val="none" w:sz="0" w:space="0" w:color="auto"/>
        <w:bottom w:val="none" w:sz="0" w:space="0" w:color="auto"/>
        <w:right w:val="none" w:sz="0" w:space="0" w:color="auto"/>
      </w:divBdr>
      <w:divsChild>
        <w:div w:id="992027844">
          <w:marLeft w:val="0"/>
          <w:marRight w:val="0"/>
          <w:marTop w:val="0"/>
          <w:marBottom w:val="0"/>
          <w:divBdr>
            <w:top w:val="none" w:sz="0" w:space="0" w:color="auto"/>
            <w:left w:val="none" w:sz="0" w:space="0" w:color="auto"/>
            <w:bottom w:val="none" w:sz="0" w:space="0" w:color="auto"/>
            <w:right w:val="none" w:sz="0" w:space="0" w:color="auto"/>
          </w:divBdr>
          <w:divsChild>
            <w:div w:id="1685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5679">
      <w:bodyDiv w:val="1"/>
      <w:marLeft w:val="0"/>
      <w:marRight w:val="0"/>
      <w:marTop w:val="0"/>
      <w:marBottom w:val="0"/>
      <w:divBdr>
        <w:top w:val="none" w:sz="0" w:space="0" w:color="auto"/>
        <w:left w:val="none" w:sz="0" w:space="0" w:color="auto"/>
        <w:bottom w:val="none" w:sz="0" w:space="0" w:color="auto"/>
        <w:right w:val="none" w:sz="0" w:space="0" w:color="auto"/>
      </w:divBdr>
      <w:divsChild>
        <w:div w:id="402723715">
          <w:marLeft w:val="0"/>
          <w:marRight w:val="0"/>
          <w:marTop w:val="0"/>
          <w:marBottom w:val="0"/>
          <w:divBdr>
            <w:top w:val="none" w:sz="0" w:space="0" w:color="auto"/>
            <w:left w:val="none" w:sz="0" w:space="0" w:color="auto"/>
            <w:bottom w:val="none" w:sz="0" w:space="0" w:color="auto"/>
            <w:right w:val="none" w:sz="0" w:space="0" w:color="auto"/>
          </w:divBdr>
          <w:divsChild>
            <w:div w:id="70379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0633">
      <w:bodyDiv w:val="1"/>
      <w:marLeft w:val="0"/>
      <w:marRight w:val="0"/>
      <w:marTop w:val="0"/>
      <w:marBottom w:val="0"/>
      <w:divBdr>
        <w:top w:val="none" w:sz="0" w:space="0" w:color="auto"/>
        <w:left w:val="none" w:sz="0" w:space="0" w:color="auto"/>
        <w:bottom w:val="none" w:sz="0" w:space="0" w:color="auto"/>
        <w:right w:val="none" w:sz="0" w:space="0" w:color="auto"/>
      </w:divBdr>
      <w:divsChild>
        <w:div w:id="916404515">
          <w:marLeft w:val="0"/>
          <w:marRight w:val="0"/>
          <w:marTop w:val="0"/>
          <w:marBottom w:val="0"/>
          <w:divBdr>
            <w:top w:val="none" w:sz="0" w:space="0" w:color="auto"/>
            <w:left w:val="none" w:sz="0" w:space="0" w:color="auto"/>
            <w:bottom w:val="none" w:sz="0" w:space="0" w:color="auto"/>
            <w:right w:val="none" w:sz="0" w:space="0" w:color="auto"/>
          </w:divBdr>
          <w:divsChild>
            <w:div w:id="30169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4308">
      <w:bodyDiv w:val="1"/>
      <w:marLeft w:val="0"/>
      <w:marRight w:val="0"/>
      <w:marTop w:val="0"/>
      <w:marBottom w:val="0"/>
      <w:divBdr>
        <w:top w:val="none" w:sz="0" w:space="0" w:color="auto"/>
        <w:left w:val="none" w:sz="0" w:space="0" w:color="auto"/>
        <w:bottom w:val="none" w:sz="0" w:space="0" w:color="auto"/>
        <w:right w:val="none" w:sz="0" w:space="0" w:color="auto"/>
      </w:divBdr>
      <w:divsChild>
        <w:div w:id="1134446677">
          <w:marLeft w:val="0"/>
          <w:marRight w:val="0"/>
          <w:marTop w:val="0"/>
          <w:marBottom w:val="0"/>
          <w:divBdr>
            <w:top w:val="none" w:sz="0" w:space="0" w:color="auto"/>
            <w:left w:val="none" w:sz="0" w:space="0" w:color="auto"/>
            <w:bottom w:val="none" w:sz="0" w:space="0" w:color="auto"/>
            <w:right w:val="none" w:sz="0" w:space="0" w:color="auto"/>
          </w:divBdr>
          <w:divsChild>
            <w:div w:id="21115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37829">
      <w:bodyDiv w:val="1"/>
      <w:marLeft w:val="0"/>
      <w:marRight w:val="0"/>
      <w:marTop w:val="0"/>
      <w:marBottom w:val="0"/>
      <w:divBdr>
        <w:top w:val="none" w:sz="0" w:space="0" w:color="auto"/>
        <w:left w:val="none" w:sz="0" w:space="0" w:color="auto"/>
        <w:bottom w:val="none" w:sz="0" w:space="0" w:color="auto"/>
        <w:right w:val="none" w:sz="0" w:space="0" w:color="auto"/>
      </w:divBdr>
    </w:div>
    <w:div w:id="345714193">
      <w:bodyDiv w:val="1"/>
      <w:marLeft w:val="0"/>
      <w:marRight w:val="0"/>
      <w:marTop w:val="0"/>
      <w:marBottom w:val="0"/>
      <w:divBdr>
        <w:top w:val="none" w:sz="0" w:space="0" w:color="auto"/>
        <w:left w:val="none" w:sz="0" w:space="0" w:color="auto"/>
        <w:bottom w:val="none" w:sz="0" w:space="0" w:color="auto"/>
        <w:right w:val="none" w:sz="0" w:space="0" w:color="auto"/>
      </w:divBdr>
    </w:div>
    <w:div w:id="349915311">
      <w:bodyDiv w:val="1"/>
      <w:marLeft w:val="0"/>
      <w:marRight w:val="0"/>
      <w:marTop w:val="0"/>
      <w:marBottom w:val="0"/>
      <w:divBdr>
        <w:top w:val="none" w:sz="0" w:space="0" w:color="auto"/>
        <w:left w:val="none" w:sz="0" w:space="0" w:color="auto"/>
        <w:bottom w:val="none" w:sz="0" w:space="0" w:color="auto"/>
        <w:right w:val="none" w:sz="0" w:space="0" w:color="auto"/>
      </w:divBdr>
      <w:divsChild>
        <w:div w:id="711541058">
          <w:marLeft w:val="0"/>
          <w:marRight w:val="0"/>
          <w:marTop w:val="0"/>
          <w:marBottom w:val="0"/>
          <w:divBdr>
            <w:top w:val="none" w:sz="0" w:space="0" w:color="auto"/>
            <w:left w:val="none" w:sz="0" w:space="0" w:color="auto"/>
            <w:bottom w:val="none" w:sz="0" w:space="0" w:color="auto"/>
            <w:right w:val="none" w:sz="0" w:space="0" w:color="auto"/>
          </w:divBdr>
          <w:divsChild>
            <w:div w:id="18482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9366">
      <w:bodyDiv w:val="1"/>
      <w:marLeft w:val="0"/>
      <w:marRight w:val="0"/>
      <w:marTop w:val="0"/>
      <w:marBottom w:val="0"/>
      <w:divBdr>
        <w:top w:val="none" w:sz="0" w:space="0" w:color="auto"/>
        <w:left w:val="none" w:sz="0" w:space="0" w:color="auto"/>
        <w:bottom w:val="none" w:sz="0" w:space="0" w:color="auto"/>
        <w:right w:val="none" w:sz="0" w:space="0" w:color="auto"/>
      </w:divBdr>
      <w:divsChild>
        <w:div w:id="1217231431">
          <w:marLeft w:val="0"/>
          <w:marRight w:val="0"/>
          <w:marTop w:val="0"/>
          <w:marBottom w:val="0"/>
          <w:divBdr>
            <w:top w:val="none" w:sz="0" w:space="0" w:color="auto"/>
            <w:left w:val="none" w:sz="0" w:space="0" w:color="auto"/>
            <w:bottom w:val="none" w:sz="0" w:space="0" w:color="auto"/>
            <w:right w:val="none" w:sz="0" w:space="0" w:color="auto"/>
          </w:divBdr>
          <w:divsChild>
            <w:div w:id="14433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0329">
      <w:bodyDiv w:val="1"/>
      <w:marLeft w:val="0"/>
      <w:marRight w:val="0"/>
      <w:marTop w:val="0"/>
      <w:marBottom w:val="0"/>
      <w:divBdr>
        <w:top w:val="none" w:sz="0" w:space="0" w:color="auto"/>
        <w:left w:val="none" w:sz="0" w:space="0" w:color="auto"/>
        <w:bottom w:val="none" w:sz="0" w:space="0" w:color="auto"/>
        <w:right w:val="none" w:sz="0" w:space="0" w:color="auto"/>
      </w:divBdr>
      <w:divsChild>
        <w:div w:id="307824854">
          <w:marLeft w:val="0"/>
          <w:marRight w:val="0"/>
          <w:marTop w:val="0"/>
          <w:marBottom w:val="0"/>
          <w:divBdr>
            <w:top w:val="none" w:sz="0" w:space="0" w:color="auto"/>
            <w:left w:val="none" w:sz="0" w:space="0" w:color="auto"/>
            <w:bottom w:val="none" w:sz="0" w:space="0" w:color="auto"/>
            <w:right w:val="none" w:sz="0" w:space="0" w:color="auto"/>
          </w:divBdr>
          <w:divsChild>
            <w:div w:id="1730809677">
              <w:marLeft w:val="0"/>
              <w:marRight w:val="0"/>
              <w:marTop w:val="0"/>
              <w:marBottom w:val="0"/>
              <w:divBdr>
                <w:top w:val="none" w:sz="0" w:space="0" w:color="auto"/>
                <w:left w:val="none" w:sz="0" w:space="0" w:color="auto"/>
                <w:bottom w:val="none" w:sz="0" w:space="0" w:color="auto"/>
                <w:right w:val="none" w:sz="0" w:space="0" w:color="auto"/>
              </w:divBdr>
            </w:div>
            <w:div w:id="199753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1278">
      <w:bodyDiv w:val="1"/>
      <w:marLeft w:val="0"/>
      <w:marRight w:val="0"/>
      <w:marTop w:val="0"/>
      <w:marBottom w:val="0"/>
      <w:divBdr>
        <w:top w:val="none" w:sz="0" w:space="0" w:color="auto"/>
        <w:left w:val="none" w:sz="0" w:space="0" w:color="auto"/>
        <w:bottom w:val="none" w:sz="0" w:space="0" w:color="auto"/>
        <w:right w:val="none" w:sz="0" w:space="0" w:color="auto"/>
      </w:divBdr>
      <w:divsChild>
        <w:div w:id="896360622">
          <w:marLeft w:val="0"/>
          <w:marRight w:val="0"/>
          <w:marTop w:val="0"/>
          <w:marBottom w:val="0"/>
          <w:divBdr>
            <w:top w:val="none" w:sz="0" w:space="0" w:color="auto"/>
            <w:left w:val="none" w:sz="0" w:space="0" w:color="auto"/>
            <w:bottom w:val="none" w:sz="0" w:space="0" w:color="auto"/>
            <w:right w:val="none" w:sz="0" w:space="0" w:color="auto"/>
          </w:divBdr>
          <w:divsChild>
            <w:div w:id="11154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1416">
      <w:bodyDiv w:val="1"/>
      <w:marLeft w:val="0"/>
      <w:marRight w:val="0"/>
      <w:marTop w:val="0"/>
      <w:marBottom w:val="0"/>
      <w:divBdr>
        <w:top w:val="none" w:sz="0" w:space="0" w:color="auto"/>
        <w:left w:val="none" w:sz="0" w:space="0" w:color="auto"/>
        <w:bottom w:val="none" w:sz="0" w:space="0" w:color="auto"/>
        <w:right w:val="none" w:sz="0" w:space="0" w:color="auto"/>
      </w:divBdr>
      <w:divsChild>
        <w:div w:id="1163622486">
          <w:marLeft w:val="0"/>
          <w:marRight w:val="0"/>
          <w:marTop w:val="0"/>
          <w:marBottom w:val="0"/>
          <w:divBdr>
            <w:top w:val="none" w:sz="0" w:space="0" w:color="auto"/>
            <w:left w:val="none" w:sz="0" w:space="0" w:color="auto"/>
            <w:bottom w:val="none" w:sz="0" w:space="0" w:color="auto"/>
            <w:right w:val="none" w:sz="0" w:space="0" w:color="auto"/>
          </w:divBdr>
          <w:divsChild>
            <w:div w:id="316811983">
              <w:marLeft w:val="0"/>
              <w:marRight w:val="0"/>
              <w:marTop w:val="0"/>
              <w:marBottom w:val="0"/>
              <w:divBdr>
                <w:top w:val="none" w:sz="0" w:space="0" w:color="auto"/>
                <w:left w:val="none" w:sz="0" w:space="0" w:color="auto"/>
                <w:bottom w:val="none" w:sz="0" w:space="0" w:color="auto"/>
                <w:right w:val="none" w:sz="0" w:space="0" w:color="auto"/>
              </w:divBdr>
            </w:div>
            <w:div w:id="13468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0567">
      <w:bodyDiv w:val="1"/>
      <w:marLeft w:val="0"/>
      <w:marRight w:val="0"/>
      <w:marTop w:val="0"/>
      <w:marBottom w:val="0"/>
      <w:divBdr>
        <w:top w:val="none" w:sz="0" w:space="0" w:color="auto"/>
        <w:left w:val="none" w:sz="0" w:space="0" w:color="auto"/>
        <w:bottom w:val="none" w:sz="0" w:space="0" w:color="auto"/>
        <w:right w:val="none" w:sz="0" w:space="0" w:color="auto"/>
      </w:divBdr>
      <w:divsChild>
        <w:div w:id="857693534">
          <w:marLeft w:val="0"/>
          <w:marRight w:val="0"/>
          <w:marTop w:val="0"/>
          <w:marBottom w:val="0"/>
          <w:divBdr>
            <w:top w:val="none" w:sz="0" w:space="0" w:color="auto"/>
            <w:left w:val="none" w:sz="0" w:space="0" w:color="auto"/>
            <w:bottom w:val="none" w:sz="0" w:space="0" w:color="auto"/>
            <w:right w:val="none" w:sz="0" w:space="0" w:color="auto"/>
          </w:divBdr>
          <w:divsChild>
            <w:div w:id="8230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0502">
      <w:bodyDiv w:val="1"/>
      <w:marLeft w:val="0"/>
      <w:marRight w:val="0"/>
      <w:marTop w:val="0"/>
      <w:marBottom w:val="0"/>
      <w:divBdr>
        <w:top w:val="none" w:sz="0" w:space="0" w:color="auto"/>
        <w:left w:val="none" w:sz="0" w:space="0" w:color="auto"/>
        <w:bottom w:val="none" w:sz="0" w:space="0" w:color="auto"/>
        <w:right w:val="none" w:sz="0" w:space="0" w:color="auto"/>
      </w:divBdr>
      <w:divsChild>
        <w:div w:id="97679712">
          <w:marLeft w:val="0"/>
          <w:marRight w:val="0"/>
          <w:marTop w:val="0"/>
          <w:marBottom w:val="0"/>
          <w:divBdr>
            <w:top w:val="none" w:sz="0" w:space="0" w:color="auto"/>
            <w:left w:val="none" w:sz="0" w:space="0" w:color="auto"/>
            <w:bottom w:val="none" w:sz="0" w:space="0" w:color="auto"/>
            <w:right w:val="none" w:sz="0" w:space="0" w:color="auto"/>
          </w:divBdr>
          <w:divsChild>
            <w:div w:id="2908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0009">
      <w:bodyDiv w:val="1"/>
      <w:marLeft w:val="0"/>
      <w:marRight w:val="0"/>
      <w:marTop w:val="0"/>
      <w:marBottom w:val="0"/>
      <w:divBdr>
        <w:top w:val="none" w:sz="0" w:space="0" w:color="auto"/>
        <w:left w:val="none" w:sz="0" w:space="0" w:color="auto"/>
        <w:bottom w:val="none" w:sz="0" w:space="0" w:color="auto"/>
        <w:right w:val="none" w:sz="0" w:space="0" w:color="auto"/>
      </w:divBdr>
      <w:divsChild>
        <w:div w:id="1389298685">
          <w:marLeft w:val="0"/>
          <w:marRight w:val="0"/>
          <w:marTop w:val="0"/>
          <w:marBottom w:val="0"/>
          <w:divBdr>
            <w:top w:val="none" w:sz="0" w:space="0" w:color="auto"/>
            <w:left w:val="none" w:sz="0" w:space="0" w:color="auto"/>
            <w:bottom w:val="none" w:sz="0" w:space="0" w:color="auto"/>
            <w:right w:val="none" w:sz="0" w:space="0" w:color="auto"/>
          </w:divBdr>
          <w:divsChild>
            <w:div w:id="1735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0814">
      <w:bodyDiv w:val="1"/>
      <w:marLeft w:val="0"/>
      <w:marRight w:val="0"/>
      <w:marTop w:val="0"/>
      <w:marBottom w:val="0"/>
      <w:divBdr>
        <w:top w:val="none" w:sz="0" w:space="0" w:color="auto"/>
        <w:left w:val="none" w:sz="0" w:space="0" w:color="auto"/>
        <w:bottom w:val="none" w:sz="0" w:space="0" w:color="auto"/>
        <w:right w:val="none" w:sz="0" w:space="0" w:color="auto"/>
      </w:divBdr>
      <w:divsChild>
        <w:div w:id="1221015807">
          <w:marLeft w:val="0"/>
          <w:marRight w:val="0"/>
          <w:marTop w:val="0"/>
          <w:marBottom w:val="0"/>
          <w:divBdr>
            <w:top w:val="none" w:sz="0" w:space="0" w:color="auto"/>
            <w:left w:val="none" w:sz="0" w:space="0" w:color="auto"/>
            <w:bottom w:val="none" w:sz="0" w:space="0" w:color="auto"/>
            <w:right w:val="none" w:sz="0" w:space="0" w:color="auto"/>
          </w:divBdr>
          <w:divsChild>
            <w:div w:id="7684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7160">
      <w:bodyDiv w:val="1"/>
      <w:marLeft w:val="0"/>
      <w:marRight w:val="0"/>
      <w:marTop w:val="0"/>
      <w:marBottom w:val="0"/>
      <w:divBdr>
        <w:top w:val="none" w:sz="0" w:space="0" w:color="auto"/>
        <w:left w:val="none" w:sz="0" w:space="0" w:color="auto"/>
        <w:bottom w:val="none" w:sz="0" w:space="0" w:color="auto"/>
        <w:right w:val="none" w:sz="0" w:space="0" w:color="auto"/>
      </w:divBdr>
      <w:divsChild>
        <w:div w:id="588120451">
          <w:marLeft w:val="0"/>
          <w:marRight w:val="0"/>
          <w:marTop w:val="0"/>
          <w:marBottom w:val="0"/>
          <w:divBdr>
            <w:top w:val="none" w:sz="0" w:space="0" w:color="auto"/>
            <w:left w:val="none" w:sz="0" w:space="0" w:color="auto"/>
            <w:bottom w:val="none" w:sz="0" w:space="0" w:color="auto"/>
            <w:right w:val="none" w:sz="0" w:space="0" w:color="auto"/>
          </w:divBdr>
          <w:divsChild>
            <w:div w:id="20221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9502">
      <w:bodyDiv w:val="1"/>
      <w:marLeft w:val="0"/>
      <w:marRight w:val="0"/>
      <w:marTop w:val="0"/>
      <w:marBottom w:val="0"/>
      <w:divBdr>
        <w:top w:val="none" w:sz="0" w:space="0" w:color="auto"/>
        <w:left w:val="none" w:sz="0" w:space="0" w:color="auto"/>
        <w:bottom w:val="none" w:sz="0" w:space="0" w:color="auto"/>
        <w:right w:val="none" w:sz="0" w:space="0" w:color="auto"/>
      </w:divBdr>
    </w:div>
    <w:div w:id="367222153">
      <w:bodyDiv w:val="1"/>
      <w:marLeft w:val="0"/>
      <w:marRight w:val="0"/>
      <w:marTop w:val="0"/>
      <w:marBottom w:val="0"/>
      <w:divBdr>
        <w:top w:val="none" w:sz="0" w:space="0" w:color="auto"/>
        <w:left w:val="none" w:sz="0" w:space="0" w:color="auto"/>
        <w:bottom w:val="none" w:sz="0" w:space="0" w:color="auto"/>
        <w:right w:val="none" w:sz="0" w:space="0" w:color="auto"/>
      </w:divBdr>
    </w:div>
    <w:div w:id="367537080">
      <w:bodyDiv w:val="1"/>
      <w:marLeft w:val="0"/>
      <w:marRight w:val="0"/>
      <w:marTop w:val="0"/>
      <w:marBottom w:val="0"/>
      <w:divBdr>
        <w:top w:val="none" w:sz="0" w:space="0" w:color="auto"/>
        <w:left w:val="none" w:sz="0" w:space="0" w:color="auto"/>
        <w:bottom w:val="none" w:sz="0" w:space="0" w:color="auto"/>
        <w:right w:val="none" w:sz="0" w:space="0" w:color="auto"/>
      </w:divBdr>
      <w:divsChild>
        <w:div w:id="1573656645">
          <w:marLeft w:val="0"/>
          <w:marRight w:val="0"/>
          <w:marTop w:val="0"/>
          <w:marBottom w:val="0"/>
          <w:divBdr>
            <w:top w:val="none" w:sz="0" w:space="0" w:color="auto"/>
            <w:left w:val="none" w:sz="0" w:space="0" w:color="auto"/>
            <w:bottom w:val="none" w:sz="0" w:space="0" w:color="auto"/>
            <w:right w:val="none" w:sz="0" w:space="0" w:color="auto"/>
          </w:divBdr>
          <w:divsChild>
            <w:div w:id="11956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954">
      <w:bodyDiv w:val="1"/>
      <w:marLeft w:val="0"/>
      <w:marRight w:val="0"/>
      <w:marTop w:val="0"/>
      <w:marBottom w:val="0"/>
      <w:divBdr>
        <w:top w:val="none" w:sz="0" w:space="0" w:color="auto"/>
        <w:left w:val="none" w:sz="0" w:space="0" w:color="auto"/>
        <w:bottom w:val="none" w:sz="0" w:space="0" w:color="auto"/>
        <w:right w:val="none" w:sz="0" w:space="0" w:color="auto"/>
      </w:divBdr>
      <w:divsChild>
        <w:div w:id="1820993052">
          <w:marLeft w:val="0"/>
          <w:marRight w:val="0"/>
          <w:marTop w:val="0"/>
          <w:marBottom w:val="0"/>
          <w:divBdr>
            <w:top w:val="none" w:sz="0" w:space="0" w:color="auto"/>
            <w:left w:val="none" w:sz="0" w:space="0" w:color="auto"/>
            <w:bottom w:val="none" w:sz="0" w:space="0" w:color="auto"/>
            <w:right w:val="none" w:sz="0" w:space="0" w:color="auto"/>
          </w:divBdr>
          <w:divsChild>
            <w:div w:id="6825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6984">
      <w:bodyDiv w:val="1"/>
      <w:marLeft w:val="0"/>
      <w:marRight w:val="0"/>
      <w:marTop w:val="0"/>
      <w:marBottom w:val="0"/>
      <w:divBdr>
        <w:top w:val="none" w:sz="0" w:space="0" w:color="auto"/>
        <w:left w:val="none" w:sz="0" w:space="0" w:color="auto"/>
        <w:bottom w:val="none" w:sz="0" w:space="0" w:color="auto"/>
        <w:right w:val="none" w:sz="0" w:space="0" w:color="auto"/>
      </w:divBdr>
      <w:divsChild>
        <w:div w:id="713622639">
          <w:marLeft w:val="0"/>
          <w:marRight w:val="0"/>
          <w:marTop w:val="0"/>
          <w:marBottom w:val="0"/>
          <w:divBdr>
            <w:top w:val="none" w:sz="0" w:space="0" w:color="auto"/>
            <w:left w:val="none" w:sz="0" w:space="0" w:color="auto"/>
            <w:bottom w:val="none" w:sz="0" w:space="0" w:color="auto"/>
            <w:right w:val="none" w:sz="0" w:space="0" w:color="auto"/>
          </w:divBdr>
          <w:divsChild>
            <w:div w:id="11826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2243">
      <w:bodyDiv w:val="1"/>
      <w:marLeft w:val="0"/>
      <w:marRight w:val="0"/>
      <w:marTop w:val="0"/>
      <w:marBottom w:val="0"/>
      <w:divBdr>
        <w:top w:val="none" w:sz="0" w:space="0" w:color="auto"/>
        <w:left w:val="none" w:sz="0" w:space="0" w:color="auto"/>
        <w:bottom w:val="none" w:sz="0" w:space="0" w:color="auto"/>
        <w:right w:val="none" w:sz="0" w:space="0" w:color="auto"/>
      </w:divBdr>
      <w:divsChild>
        <w:div w:id="1410544964">
          <w:marLeft w:val="0"/>
          <w:marRight w:val="0"/>
          <w:marTop w:val="0"/>
          <w:marBottom w:val="0"/>
          <w:divBdr>
            <w:top w:val="none" w:sz="0" w:space="0" w:color="auto"/>
            <w:left w:val="none" w:sz="0" w:space="0" w:color="auto"/>
            <w:bottom w:val="none" w:sz="0" w:space="0" w:color="auto"/>
            <w:right w:val="none" w:sz="0" w:space="0" w:color="auto"/>
          </w:divBdr>
          <w:divsChild>
            <w:div w:id="184963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7433">
      <w:bodyDiv w:val="1"/>
      <w:marLeft w:val="0"/>
      <w:marRight w:val="0"/>
      <w:marTop w:val="0"/>
      <w:marBottom w:val="0"/>
      <w:divBdr>
        <w:top w:val="none" w:sz="0" w:space="0" w:color="auto"/>
        <w:left w:val="none" w:sz="0" w:space="0" w:color="auto"/>
        <w:bottom w:val="none" w:sz="0" w:space="0" w:color="auto"/>
        <w:right w:val="none" w:sz="0" w:space="0" w:color="auto"/>
      </w:divBdr>
    </w:div>
    <w:div w:id="378824349">
      <w:bodyDiv w:val="1"/>
      <w:marLeft w:val="0"/>
      <w:marRight w:val="0"/>
      <w:marTop w:val="0"/>
      <w:marBottom w:val="0"/>
      <w:divBdr>
        <w:top w:val="none" w:sz="0" w:space="0" w:color="auto"/>
        <w:left w:val="none" w:sz="0" w:space="0" w:color="auto"/>
        <w:bottom w:val="none" w:sz="0" w:space="0" w:color="auto"/>
        <w:right w:val="none" w:sz="0" w:space="0" w:color="auto"/>
      </w:divBdr>
      <w:divsChild>
        <w:div w:id="1593976291">
          <w:marLeft w:val="0"/>
          <w:marRight w:val="0"/>
          <w:marTop w:val="0"/>
          <w:marBottom w:val="0"/>
          <w:divBdr>
            <w:top w:val="none" w:sz="0" w:space="0" w:color="auto"/>
            <w:left w:val="none" w:sz="0" w:space="0" w:color="auto"/>
            <w:bottom w:val="none" w:sz="0" w:space="0" w:color="auto"/>
            <w:right w:val="none" w:sz="0" w:space="0" w:color="auto"/>
          </w:divBdr>
          <w:divsChild>
            <w:div w:id="8828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2548">
      <w:bodyDiv w:val="1"/>
      <w:marLeft w:val="0"/>
      <w:marRight w:val="0"/>
      <w:marTop w:val="0"/>
      <w:marBottom w:val="0"/>
      <w:divBdr>
        <w:top w:val="none" w:sz="0" w:space="0" w:color="auto"/>
        <w:left w:val="none" w:sz="0" w:space="0" w:color="auto"/>
        <w:bottom w:val="none" w:sz="0" w:space="0" w:color="auto"/>
        <w:right w:val="none" w:sz="0" w:space="0" w:color="auto"/>
      </w:divBdr>
      <w:divsChild>
        <w:div w:id="1094202669">
          <w:marLeft w:val="0"/>
          <w:marRight w:val="0"/>
          <w:marTop w:val="0"/>
          <w:marBottom w:val="0"/>
          <w:divBdr>
            <w:top w:val="none" w:sz="0" w:space="0" w:color="auto"/>
            <w:left w:val="none" w:sz="0" w:space="0" w:color="auto"/>
            <w:bottom w:val="none" w:sz="0" w:space="0" w:color="auto"/>
            <w:right w:val="none" w:sz="0" w:space="0" w:color="auto"/>
          </w:divBdr>
          <w:divsChild>
            <w:div w:id="7095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7654">
      <w:bodyDiv w:val="1"/>
      <w:marLeft w:val="0"/>
      <w:marRight w:val="0"/>
      <w:marTop w:val="0"/>
      <w:marBottom w:val="0"/>
      <w:divBdr>
        <w:top w:val="none" w:sz="0" w:space="0" w:color="auto"/>
        <w:left w:val="none" w:sz="0" w:space="0" w:color="auto"/>
        <w:bottom w:val="none" w:sz="0" w:space="0" w:color="auto"/>
        <w:right w:val="none" w:sz="0" w:space="0" w:color="auto"/>
      </w:divBdr>
      <w:divsChild>
        <w:div w:id="2122338033">
          <w:marLeft w:val="0"/>
          <w:marRight w:val="0"/>
          <w:marTop w:val="0"/>
          <w:marBottom w:val="0"/>
          <w:divBdr>
            <w:top w:val="none" w:sz="0" w:space="0" w:color="auto"/>
            <w:left w:val="none" w:sz="0" w:space="0" w:color="auto"/>
            <w:bottom w:val="none" w:sz="0" w:space="0" w:color="auto"/>
            <w:right w:val="none" w:sz="0" w:space="0" w:color="auto"/>
          </w:divBdr>
          <w:divsChild>
            <w:div w:id="2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8665">
      <w:bodyDiv w:val="1"/>
      <w:marLeft w:val="0"/>
      <w:marRight w:val="0"/>
      <w:marTop w:val="0"/>
      <w:marBottom w:val="0"/>
      <w:divBdr>
        <w:top w:val="none" w:sz="0" w:space="0" w:color="auto"/>
        <w:left w:val="none" w:sz="0" w:space="0" w:color="auto"/>
        <w:bottom w:val="none" w:sz="0" w:space="0" w:color="auto"/>
        <w:right w:val="none" w:sz="0" w:space="0" w:color="auto"/>
      </w:divBdr>
      <w:divsChild>
        <w:div w:id="100806670">
          <w:marLeft w:val="0"/>
          <w:marRight w:val="0"/>
          <w:marTop w:val="0"/>
          <w:marBottom w:val="0"/>
          <w:divBdr>
            <w:top w:val="none" w:sz="0" w:space="0" w:color="auto"/>
            <w:left w:val="none" w:sz="0" w:space="0" w:color="auto"/>
            <w:bottom w:val="none" w:sz="0" w:space="0" w:color="auto"/>
            <w:right w:val="none" w:sz="0" w:space="0" w:color="auto"/>
          </w:divBdr>
          <w:divsChild>
            <w:div w:id="13269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6892">
      <w:bodyDiv w:val="1"/>
      <w:marLeft w:val="0"/>
      <w:marRight w:val="0"/>
      <w:marTop w:val="0"/>
      <w:marBottom w:val="0"/>
      <w:divBdr>
        <w:top w:val="none" w:sz="0" w:space="0" w:color="auto"/>
        <w:left w:val="none" w:sz="0" w:space="0" w:color="auto"/>
        <w:bottom w:val="none" w:sz="0" w:space="0" w:color="auto"/>
        <w:right w:val="none" w:sz="0" w:space="0" w:color="auto"/>
      </w:divBdr>
      <w:divsChild>
        <w:div w:id="614363368">
          <w:marLeft w:val="0"/>
          <w:marRight w:val="0"/>
          <w:marTop w:val="0"/>
          <w:marBottom w:val="0"/>
          <w:divBdr>
            <w:top w:val="none" w:sz="0" w:space="0" w:color="auto"/>
            <w:left w:val="none" w:sz="0" w:space="0" w:color="auto"/>
            <w:bottom w:val="none" w:sz="0" w:space="0" w:color="auto"/>
            <w:right w:val="none" w:sz="0" w:space="0" w:color="auto"/>
          </w:divBdr>
          <w:divsChild>
            <w:div w:id="43879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69123">
      <w:bodyDiv w:val="1"/>
      <w:marLeft w:val="0"/>
      <w:marRight w:val="0"/>
      <w:marTop w:val="0"/>
      <w:marBottom w:val="0"/>
      <w:divBdr>
        <w:top w:val="none" w:sz="0" w:space="0" w:color="auto"/>
        <w:left w:val="none" w:sz="0" w:space="0" w:color="auto"/>
        <w:bottom w:val="none" w:sz="0" w:space="0" w:color="auto"/>
        <w:right w:val="none" w:sz="0" w:space="0" w:color="auto"/>
      </w:divBdr>
      <w:divsChild>
        <w:div w:id="487095843">
          <w:marLeft w:val="0"/>
          <w:marRight w:val="0"/>
          <w:marTop w:val="0"/>
          <w:marBottom w:val="0"/>
          <w:divBdr>
            <w:top w:val="none" w:sz="0" w:space="0" w:color="auto"/>
            <w:left w:val="none" w:sz="0" w:space="0" w:color="auto"/>
            <w:bottom w:val="none" w:sz="0" w:space="0" w:color="auto"/>
            <w:right w:val="none" w:sz="0" w:space="0" w:color="auto"/>
          </w:divBdr>
          <w:divsChild>
            <w:div w:id="510338155">
              <w:marLeft w:val="0"/>
              <w:marRight w:val="0"/>
              <w:marTop w:val="0"/>
              <w:marBottom w:val="0"/>
              <w:divBdr>
                <w:top w:val="none" w:sz="0" w:space="0" w:color="auto"/>
                <w:left w:val="none" w:sz="0" w:space="0" w:color="auto"/>
                <w:bottom w:val="none" w:sz="0" w:space="0" w:color="auto"/>
                <w:right w:val="none" w:sz="0" w:space="0" w:color="auto"/>
              </w:divBdr>
              <w:divsChild>
                <w:div w:id="2064795120">
                  <w:marLeft w:val="0"/>
                  <w:marRight w:val="0"/>
                  <w:marTop w:val="0"/>
                  <w:marBottom w:val="0"/>
                  <w:divBdr>
                    <w:top w:val="none" w:sz="0" w:space="0" w:color="auto"/>
                    <w:left w:val="none" w:sz="0" w:space="0" w:color="auto"/>
                    <w:bottom w:val="none" w:sz="0" w:space="0" w:color="auto"/>
                    <w:right w:val="none" w:sz="0" w:space="0" w:color="auto"/>
                  </w:divBdr>
                  <w:divsChild>
                    <w:div w:id="1304627360">
                      <w:marLeft w:val="0"/>
                      <w:marRight w:val="0"/>
                      <w:marTop w:val="0"/>
                      <w:marBottom w:val="0"/>
                      <w:divBdr>
                        <w:top w:val="none" w:sz="0" w:space="0" w:color="auto"/>
                        <w:left w:val="none" w:sz="0" w:space="0" w:color="auto"/>
                        <w:bottom w:val="none" w:sz="0" w:space="0" w:color="auto"/>
                        <w:right w:val="none" w:sz="0" w:space="0" w:color="auto"/>
                      </w:divBdr>
                      <w:divsChild>
                        <w:div w:id="2047950874">
                          <w:marLeft w:val="0"/>
                          <w:marRight w:val="0"/>
                          <w:marTop w:val="0"/>
                          <w:marBottom w:val="0"/>
                          <w:divBdr>
                            <w:top w:val="none" w:sz="0" w:space="0" w:color="auto"/>
                            <w:left w:val="none" w:sz="0" w:space="0" w:color="auto"/>
                            <w:bottom w:val="none" w:sz="0" w:space="0" w:color="auto"/>
                            <w:right w:val="none" w:sz="0" w:space="0" w:color="auto"/>
                          </w:divBdr>
                          <w:divsChild>
                            <w:div w:id="1052848261">
                              <w:marLeft w:val="0"/>
                              <w:marRight w:val="0"/>
                              <w:marTop w:val="0"/>
                              <w:marBottom w:val="0"/>
                              <w:divBdr>
                                <w:top w:val="none" w:sz="0" w:space="0" w:color="auto"/>
                                <w:left w:val="none" w:sz="0" w:space="0" w:color="auto"/>
                                <w:bottom w:val="none" w:sz="0" w:space="0" w:color="auto"/>
                                <w:right w:val="none" w:sz="0" w:space="0" w:color="auto"/>
                              </w:divBdr>
                              <w:divsChild>
                                <w:div w:id="9220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283941">
      <w:bodyDiv w:val="1"/>
      <w:marLeft w:val="0"/>
      <w:marRight w:val="0"/>
      <w:marTop w:val="0"/>
      <w:marBottom w:val="0"/>
      <w:divBdr>
        <w:top w:val="none" w:sz="0" w:space="0" w:color="auto"/>
        <w:left w:val="none" w:sz="0" w:space="0" w:color="auto"/>
        <w:bottom w:val="none" w:sz="0" w:space="0" w:color="auto"/>
        <w:right w:val="none" w:sz="0" w:space="0" w:color="auto"/>
      </w:divBdr>
      <w:divsChild>
        <w:div w:id="1280334675">
          <w:marLeft w:val="0"/>
          <w:marRight w:val="0"/>
          <w:marTop w:val="0"/>
          <w:marBottom w:val="0"/>
          <w:divBdr>
            <w:top w:val="none" w:sz="0" w:space="0" w:color="auto"/>
            <w:left w:val="none" w:sz="0" w:space="0" w:color="auto"/>
            <w:bottom w:val="none" w:sz="0" w:space="0" w:color="auto"/>
            <w:right w:val="none" w:sz="0" w:space="0" w:color="auto"/>
          </w:divBdr>
          <w:divsChild>
            <w:div w:id="16363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6999">
      <w:bodyDiv w:val="1"/>
      <w:marLeft w:val="0"/>
      <w:marRight w:val="0"/>
      <w:marTop w:val="0"/>
      <w:marBottom w:val="0"/>
      <w:divBdr>
        <w:top w:val="none" w:sz="0" w:space="0" w:color="auto"/>
        <w:left w:val="none" w:sz="0" w:space="0" w:color="auto"/>
        <w:bottom w:val="none" w:sz="0" w:space="0" w:color="auto"/>
        <w:right w:val="none" w:sz="0" w:space="0" w:color="auto"/>
      </w:divBdr>
      <w:divsChild>
        <w:div w:id="145825808">
          <w:marLeft w:val="0"/>
          <w:marRight w:val="0"/>
          <w:marTop w:val="0"/>
          <w:marBottom w:val="0"/>
          <w:divBdr>
            <w:top w:val="none" w:sz="0" w:space="0" w:color="auto"/>
            <w:left w:val="none" w:sz="0" w:space="0" w:color="auto"/>
            <w:bottom w:val="none" w:sz="0" w:space="0" w:color="auto"/>
            <w:right w:val="none" w:sz="0" w:space="0" w:color="auto"/>
          </w:divBdr>
          <w:divsChild>
            <w:div w:id="764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2221">
      <w:bodyDiv w:val="1"/>
      <w:marLeft w:val="0"/>
      <w:marRight w:val="0"/>
      <w:marTop w:val="0"/>
      <w:marBottom w:val="0"/>
      <w:divBdr>
        <w:top w:val="none" w:sz="0" w:space="0" w:color="auto"/>
        <w:left w:val="none" w:sz="0" w:space="0" w:color="auto"/>
        <w:bottom w:val="none" w:sz="0" w:space="0" w:color="auto"/>
        <w:right w:val="none" w:sz="0" w:space="0" w:color="auto"/>
      </w:divBdr>
      <w:divsChild>
        <w:div w:id="1013722946">
          <w:marLeft w:val="0"/>
          <w:marRight w:val="0"/>
          <w:marTop w:val="0"/>
          <w:marBottom w:val="0"/>
          <w:divBdr>
            <w:top w:val="none" w:sz="0" w:space="0" w:color="auto"/>
            <w:left w:val="none" w:sz="0" w:space="0" w:color="auto"/>
            <w:bottom w:val="none" w:sz="0" w:space="0" w:color="auto"/>
            <w:right w:val="none" w:sz="0" w:space="0" w:color="auto"/>
          </w:divBdr>
          <w:divsChild>
            <w:div w:id="11087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2406">
      <w:bodyDiv w:val="1"/>
      <w:marLeft w:val="0"/>
      <w:marRight w:val="0"/>
      <w:marTop w:val="0"/>
      <w:marBottom w:val="0"/>
      <w:divBdr>
        <w:top w:val="none" w:sz="0" w:space="0" w:color="auto"/>
        <w:left w:val="none" w:sz="0" w:space="0" w:color="auto"/>
        <w:bottom w:val="none" w:sz="0" w:space="0" w:color="auto"/>
        <w:right w:val="none" w:sz="0" w:space="0" w:color="auto"/>
      </w:divBdr>
      <w:divsChild>
        <w:div w:id="565840137">
          <w:marLeft w:val="0"/>
          <w:marRight w:val="0"/>
          <w:marTop w:val="0"/>
          <w:marBottom w:val="0"/>
          <w:divBdr>
            <w:top w:val="none" w:sz="0" w:space="0" w:color="auto"/>
            <w:left w:val="none" w:sz="0" w:space="0" w:color="auto"/>
            <w:bottom w:val="none" w:sz="0" w:space="0" w:color="auto"/>
            <w:right w:val="none" w:sz="0" w:space="0" w:color="auto"/>
          </w:divBdr>
          <w:divsChild>
            <w:div w:id="15104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6721">
      <w:bodyDiv w:val="1"/>
      <w:marLeft w:val="0"/>
      <w:marRight w:val="0"/>
      <w:marTop w:val="0"/>
      <w:marBottom w:val="0"/>
      <w:divBdr>
        <w:top w:val="none" w:sz="0" w:space="0" w:color="auto"/>
        <w:left w:val="none" w:sz="0" w:space="0" w:color="auto"/>
        <w:bottom w:val="none" w:sz="0" w:space="0" w:color="auto"/>
        <w:right w:val="none" w:sz="0" w:space="0" w:color="auto"/>
      </w:divBdr>
      <w:divsChild>
        <w:div w:id="140539366">
          <w:marLeft w:val="0"/>
          <w:marRight w:val="0"/>
          <w:marTop w:val="0"/>
          <w:marBottom w:val="0"/>
          <w:divBdr>
            <w:top w:val="none" w:sz="0" w:space="0" w:color="auto"/>
            <w:left w:val="none" w:sz="0" w:space="0" w:color="auto"/>
            <w:bottom w:val="none" w:sz="0" w:space="0" w:color="auto"/>
            <w:right w:val="none" w:sz="0" w:space="0" w:color="auto"/>
          </w:divBdr>
          <w:divsChild>
            <w:div w:id="1038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2528">
      <w:bodyDiv w:val="1"/>
      <w:marLeft w:val="0"/>
      <w:marRight w:val="0"/>
      <w:marTop w:val="0"/>
      <w:marBottom w:val="0"/>
      <w:divBdr>
        <w:top w:val="none" w:sz="0" w:space="0" w:color="auto"/>
        <w:left w:val="none" w:sz="0" w:space="0" w:color="auto"/>
        <w:bottom w:val="none" w:sz="0" w:space="0" w:color="auto"/>
        <w:right w:val="none" w:sz="0" w:space="0" w:color="auto"/>
      </w:divBdr>
    </w:div>
    <w:div w:id="399257120">
      <w:bodyDiv w:val="1"/>
      <w:marLeft w:val="0"/>
      <w:marRight w:val="0"/>
      <w:marTop w:val="0"/>
      <w:marBottom w:val="0"/>
      <w:divBdr>
        <w:top w:val="none" w:sz="0" w:space="0" w:color="auto"/>
        <w:left w:val="none" w:sz="0" w:space="0" w:color="auto"/>
        <w:bottom w:val="none" w:sz="0" w:space="0" w:color="auto"/>
        <w:right w:val="none" w:sz="0" w:space="0" w:color="auto"/>
      </w:divBdr>
      <w:divsChild>
        <w:div w:id="260455932">
          <w:marLeft w:val="0"/>
          <w:marRight w:val="0"/>
          <w:marTop w:val="0"/>
          <w:marBottom w:val="0"/>
          <w:divBdr>
            <w:top w:val="none" w:sz="0" w:space="0" w:color="auto"/>
            <w:left w:val="none" w:sz="0" w:space="0" w:color="auto"/>
            <w:bottom w:val="none" w:sz="0" w:space="0" w:color="auto"/>
            <w:right w:val="none" w:sz="0" w:space="0" w:color="auto"/>
          </w:divBdr>
          <w:divsChild>
            <w:div w:id="8890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3722">
      <w:bodyDiv w:val="1"/>
      <w:marLeft w:val="0"/>
      <w:marRight w:val="0"/>
      <w:marTop w:val="0"/>
      <w:marBottom w:val="0"/>
      <w:divBdr>
        <w:top w:val="none" w:sz="0" w:space="0" w:color="auto"/>
        <w:left w:val="none" w:sz="0" w:space="0" w:color="auto"/>
        <w:bottom w:val="none" w:sz="0" w:space="0" w:color="auto"/>
        <w:right w:val="none" w:sz="0" w:space="0" w:color="auto"/>
      </w:divBdr>
      <w:divsChild>
        <w:div w:id="2091996673">
          <w:marLeft w:val="0"/>
          <w:marRight w:val="0"/>
          <w:marTop w:val="0"/>
          <w:marBottom w:val="0"/>
          <w:divBdr>
            <w:top w:val="none" w:sz="0" w:space="0" w:color="auto"/>
            <w:left w:val="none" w:sz="0" w:space="0" w:color="auto"/>
            <w:bottom w:val="none" w:sz="0" w:space="0" w:color="auto"/>
            <w:right w:val="none" w:sz="0" w:space="0" w:color="auto"/>
          </w:divBdr>
          <w:divsChild>
            <w:div w:id="10682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57511">
      <w:bodyDiv w:val="1"/>
      <w:marLeft w:val="0"/>
      <w:marRight w:val="0"/>
      <w:marTop w:val="0"/>
      <w:marBottom w:val="0"/>
      <w:divBdr>
        <w:top w:val="none" w:sz="0" w:space="0" w:color="auto"/>
        <w:left w:val="none" w:sz="0" w:space="0" w:color="auto"/>
        <w:bottom w:val="none" w:sz="0" w:space="0" w:color="auto"/>
        <w:right w:val="none" w:sz="0" w:space="0" w:color="auto"/>
      </w:divBdr>
      <w:divsChild>
        <w:div w:id="623660391">
          <w:marLeft w:val="0"/>
          <w:marRight w:val="0"/>
          <w:marTop w:val="0"/>
          <w:marBottom w:val="0"/>
          <w:divBdr>
            <w:top w:val="none" w:sz="0" w:space="0" w:color="auto"/>
            <w:left w:val="none" w:sz="0" w:space="0" w:color="auto"/>
            <w:bottom w:val="none" w:sz="0" w:space="0" w:color="auto"/>
            <w:right w:val="none" w:sz="0" w:space="0" w:color="auto"/>
          </w:divBdr>
          <w:divsChild>
            <w:div w:id="1935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201">
      <w:bodyDiv w:val="1"/>
      <w:marLeft w:val="0"/>
      <w:marRight w:val="0"/>
      <w:marTop w:val="0"/>
      <w:marBottom w:val="0"/>
      <w:divBdr>
        <w:top w:val="none" w:sz="0" w:space="0" w:color="auto"/>
        <w:left w:val="none" w:sz="0" w:space="0" w:color="auto"/>
        <w:bottom w:val="none" w:sz="0" w:space="0" w:color="auto"/>
        <w:right w:val="none" w:sz="0" w:space="0" w:color="auto"/>
      </w:divBdr>
      <w:divsChild>
        <w:div w:id="1767456543">
          <w:marLeft w:val="0"/>
          <w:marRight w:val="0"/>
          <w:marTop w:val="0"/>
          <w:marBottom w:val="0"/>
          <w:divBdr>
            <w:top w:val="none" w:sz="0" w:space="0" w:color="auto"/>
            <w:left w:val="none" w:sz="0" w:space="0" w:color="auto"/>
            <w:bottom w:val="none" w:sz="0" w:space="0" w:color="auto"/>
            <w:right w:val="none" w:sz="0" w:space="0" w:color="auto"/>
          </w:divBdr>
          <w:divsChild>
            <w:div w:id="140968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1113">
      <w:bodyDiv w:val="1"/>
      <w:marLeft w:val="0"/>
      <w:marRight w:val="0"/>
      <w:marTop w:val="0"/>
      <w:marBottom w:val="0"/>
      <w:divBdr>
        <w:top w:val="none" w:sz="0" w:space="0" w:color="auto"/>
        <w:left w:val="none" w:sz="0" w:space="0" w:color="auto"/>
        <w:bottom w:val="none" w:sz="0" w:space="0" w:color="auto"/>
        <w:right w:val="none" w:sz="0" w:space="0" w:color="auto"/>
      </w:divBdr>
    </w:div>
    <w:div w:id="408428461">
      <w:bodyDiv w:val="1"/>
      <w:marLeft w:val="0"/>
      <w:marRight w:val="0"/>
      <w:marTop w:val="0"/>
      <w:marBottom w:val="0"/>
      <w:divBdr>
        <w:top w:val="none" w:sz="0" w:space="0" w:color="auto"/>
        <w:left w:val="none" w:sz="0" w:space="0" w:color="auto"/>
        <w:bottom w:val="none" w:sz="0" w:space="0" w:color="auto"/>
        <w:right w:val="none" w:sz="0" w:space="0" w:color="auto"/>
      </w:divBdr>
      <w:divsChild>
        <w:div w:id="738863061">
          <w:marLeft w:val="0"/>
          <w:marRight w:val="0"/>
          <w:marTop w:val="0"/>
          <w:marBottom w:val="0"/>
          <w:divBdr>
            <w:top w:val="none" w:sz="0" w:space="0" w:color="auto"/>
            <w:left w:val="none" w:sz="0" w:space="0" w:color="auto"/>
            <w:bottom w:val="none" w:sz="0" w:space="0" w:color="auto"/>
            <w:right w:val="none" w:sz="0" w:space="0" w:color="auto"/>
          </w:divBdr>
          <w:divsChild>
            <w:div w:id="9110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04746">
      <w:bodyDiv w:val="1"/>
      <w:marLeft w:val="0"/>
      <w:marRight w:val="0"/>
      <w:marTop w:val="0"/>
      <w:marBottom w:val="0"/>
      <w:divBdr>
        <w:top w:val="none" w:sz="0" w:space="0" w:color="auto"/>
        <w:left w:val="none" w:sz="0" w:space="0" w:color="auto"/>
        <w:bottom w:val="none" w:sz="0" w:space="0" w:color="auto"/>
        <w:right w:val="none" w:sz="0" w:space="0" w:color="auto"/>
      </w:divBdr>
      <w:divsChild>
        <w:div w:id="1894809236">
          <w:marLeft w:val="0"/>
          <w:marRight w:val="0"/>
          <w:marTop w:val="0"/>
          <w:marBottom w:val="0"/>
          <w:divBdr>
            <w:top w:val="none" w:sz="0" w:space="0" w:color="auto"/>
            <w:left w:val="none" w:sz="0" w:space="0" w:color="auto"/>
            <w:bottom w:val="none" w:sz="0" w:space="0" w:color="auto"/>
            <w:right w:val="none" w:sz="0" w:space="0" w:color="auto"/>
          </w:divBdr>
          <w:divsChild>
            <w:div w:id="21020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7057">
      <w:bodyDiv w:val="1"/>
      <w:marLeft w:val="0"/>
      <w:marRight w:val="0"/>
      <w:marTop w:val="0"/>
      <w:marBottom w:val="0"/>
      <w:divBdr>
        <w:top w:val="none" w:sz="0" w:space="0" w:color="auto"/>
        <w:left w:val="none" w:sz="0" w:space="0" w:color="auto"/>
        <w:bottom w:val="none" w:sz="0" w:space="0" w:color="auto"/>
        <w:right w:val="none" w:sz="0" w:space="0" w:color="auto"/>
      </w:divBdr>
      <w:divsChild>
        <w:div w:id="1083643229">
          <w:marLeft w:val="0"/>
          <w:marRight w:val="0"/>
          <w:marTop w:val="0"/>
          <w:marBottom w:val="0"/>
          <w:divBdr>
            <w:top w:val="none" w:sz="0" w:space="0" w:color="auto"/>
            <w:left w:val="none" w:sz="0" w:space="0" w:color="auto"/>
            <w:bottom w:val="none" w:sz="0" w:space="0" w:color="auto"/>
            <w:right w:val="none" w:sz="0" w:space="0" w:color="auto"/>
          </w:divBdr>
          <w:divsChild>
            <w:div w:id="4524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6295">
      <w:bodyDiv w:val="1"/>
      <w:marLeft w:val="0"/>
      <w:marRight w:val="0"/>
      <w:marTop w:val="0"/>
      <w:marBottom w:val="0"/>
      <w:divBdr>
        <w:top w:val="none" w:sz="0" w:space="0" w:color="auto"/>
        <w:left w:val="none" w:sz="0" w:space="0" w:color="auto"/>
        <w:bottom w:val="none" w:sz="0" w:space="0" w:color="auto"/>
        <w:right w:val="none" w:sz="0" w:space="0" w:color="auto"/>
      </w:divBdr>
      <w:divsChild>
        <w:div w:id="151870741">
          <w:marLeft w:val="0"/>
          <w:marRight w:val="0"/>
          <w:marTop w:val="0"/>
          <w:marBottom w:val="0"/>
          <w:divBdr>
            <w:top w:val="none" w:sz="0" w:space="0" w:color="auto"/>
            <w:left w:val="none" w:sz="0" w:space="0" w:color="auto"/>
            <w:bottom w:val="none" w:sz="0" w:space="0" w:color="auto"/>
            <w:right w:val="none" w:sz="0" w:space="0" w:color="auto"/>
          </w:divBdr>
          <w:divsChild>
            <w:div w:id="1618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529">
      <w:bodyDiv w:val="1"/>
      <w:marLeft w:val="0"/>
      <w:marRight w:val="0"/>
      <w:marTop w:val="0"/>
      <w:marBottom w:val="0"/>
      <w:divBdr>
        <w:top w:val="none" w:sz="0" w:space="0" w:color="auto"/>
        <w:left w:val="none" w:sz="0" w:space="0" w:color="auto"/>
        <w:bottom w:val="none" w:sz="0" w:space="0" w:color="auto"/>
        <w:right w:val="none" w:sz="0" w:space="0" w:color="auto"/>
      </w:divBdr>
      <w:divsChild>
        <w:div w:id="1893154004">
          <w:marLeft w:val="0"/>
          <w:marRight w:val="0"/>
          <w:marTop w:val="0"/>
          <w:marBottom w:val="0"/>
          <w:divBdr>
            <w:top w:val="none" w:sz="0" w:space="0" w:color="auto"/>
            <w:left w:val="none" w:sz="0" w:space="0" w:color="auto"/>
            <w:bottom w:val="none" w:sz="0" w:space="0" w:color="auto"/>
            <w:right w:val="none" w:sz="0" w:space="0" w:color="auto"/>
          </w:divBdr>
          <w:divsChild>
            <w:div w:id="1742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0516">
      <w:bodyDiv w:val="1"/>
      <w:marLeft w:val="0"/>
      <w:marRight w:val="0"/>
      <w:marTop w:val="0"/>
      <w:marBottom w:val="0"/>
      <w:divBdr>
        <w:top w:val="none" w:sz="0" w:space="0" w:color="auto"/>
        <w:left w:val="none" w:sz="0" w:space="0" w:color="auto"/>
        <w:bottom w:val="none" w:sz="0" w:space="0" w:color="auto"/>
        <w:right w:val="none" w:sz="0" w:space="0" w:color="auto"/>
      </w:divBdr>
      <w:divsChild>
        <w:div w:id="793981996">
          <w:marLeft w:val="0"/>
          <w:marRight w:val="0"/>
          <w:marTop w:val="0"/>
          <w:marBottom w:val="0"/>
          <w:divBdr>
            <w:top w:val="none" w:sz="0" w:space="0" w:color="auto"/>
            <w:left w:val="none" w:sz="0" w:space="0" w:color="auto"/>
            <w:bottom w:val="none" w:sz="0" w:space="0" w:color="auto"/>
            <w:right w:val="none" w:sz="0" w:space="0" w:color="auto"/>
          </w:divBdr>
          <w:divsChild>
            <w:div w:id="21051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6137">
      <w:bodyDiv w:val="1"/>
      <w:marLeft w:val="0"/>
      <w:marRight w:val="0"/>
      <w:marTop w:val="0"/>
      <w:marBottom w:val="0"/>
      <w:divBdr>
        <w:top w:val="none" w:sz="0" w:space="0" w:color="auto"/>
        <w:left w:val="none" w:sz="0" w:space="0" w:color="auto"/>
        <w:bottom w:val="none" w:sz="0" w:space="0" w:color="auto"/>
        <w:right w:val="none" w:sz="0" w:space="0" w:color="auto"/>
      </w:divBdr>
      <w:divsChild>
        <w:div w:id="807166243">
          <w:marLeft w:val="0"/>
          <w:marRight w:val="0"/>
          <w:marTop w:val="0"/>
          <w:marBottom w:val="0"/>
          <w:divBdr>
            <w:top w:val="none" w:sz="0" w:space="0" w:color="auto"/>
            <w:left w:val="none" w:sz="0" w:space="0" w:color="auto"/>
            <w:bottom w:val="none" w:sz="0" w:space="0" w:color="auto"/>
            <w:right w:val="none" w:sz="0" w:space="0" w:color="auto"/>
          </w:divBdr>
          <w:divsChild>
            <w:div w:id="9296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2090">
      <w:bodyDiv w:val="1"/>
      <w:marLeft w:val="0"/>
      <w:marRight w:val="0"/>
      <w:marTop w:val="0"/>
      <w:marBottom w:val="0"/>
      <w:divBdr>
        <w:top w:val="none" w:sz="0" w:space="0" w:color="auto"/>
        <w:left w:val="none" w:sz="0" w:space="0" w:color="auto"/>
        <w:bottom w:val="none" w:sz="0" w:space="0" w:color="auto"/>
        <w:right w:val="none" w:sz="0" w:space="0" w:color="auto"/>
      </w:divBdr>
      <w:divsChild>
        <w:div w:id="965083704">
          <w:marLeft w:val="0"/>
          <w:marRight w:val="0"/>
          <w:marTop w:val="0"/>
          <w:marBottom w:val="0"/>
          <w:divBdr>
            <w:top w:val="none" w:sz="0" w:space="0" w:color="auto"/>
            <w:left w:val="none" w:sz="0" w:space="0" w:color="auto"/>
            <w:bottom w:val="none" w:sz="0" w:space="0" w:color="auto"/>
            <w:right w:val="none" w:sz="0" w:space="0" w:color="auto"/>
          </w:divBdr>
          <w:divsChild>
            <w:div w:id="351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12732">
      <w:bodyDiv w:val="1"/>
      <w:marLeft w:val="0"/>
      <w:marRight w:val="0"/>
      <w:marTop w:val="0"/>
      <w:marBottom w:val="0"/>
      <w:divBdr>
        <w:top w:val="none" w:sz="0" w:space="0" w:color="auto"/>
        <w:left w:val="none" w:sz="0" w:space="0" w:color="auto"/>
        <w:bottom w:val="none" w:sz="0" w:space="0" w:color="auto"/>
        <w:right w:val="none" w:sz="0" w:space="0" w:color="auto"/>
      </w:divBdr>
      <w:divsChild>
        <w:div w:id="389156405">
          <w:marLeft w:val="0"/>
          <w:marRight w:val="0"/>
          <w:marTop w:val="0"/>
          <w:marBottom w:val="0"/>
          <w:divBdr>
            <w:top w:val="none" w:sz="0" w:space="0" w:color="auto"/>
            <w:left w:val="none" w:sz="0" w:space="0" w:color="auto"/>
            <w:bottom w:val="none" w:sz="0" w:space="0" w:color="auto"/>
            <w:right w:val="none" w:sz="0" w:space="0" w:color="auto"/>
          </w:divBdr>
          <w:divsChild>
            <w:div w:id="799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3279">
      <w:bodyDiv w:val="1"/>
      <w:marLeft w:val="0"/>
      <w:marRight w:val="0"/>
      <w:marTop w:val="0"/>
      <w:marBottom w:val="0"/>
      <w:divBdr>
        <w:top w:val="none" w:sz="0" w:space="0" w:color="auto"/>
        <w:left w:val="none" w:sz="0" w:space="0" w:color="auto"/>
        <w:bottom w:val="none" w:sz="0" w:space="0" w:color="auto"/>
        <w:right w:val="none" w:sz="0" w:space="0" w:color="auto"/>
      </w:divBdr>
      <w:divsChild>
        <w:div w:id="978266826">
          <w:marLeft w:val="0"/>
          <w:marRight w:val="0"/>
          <w:marTop w:val="0"/>
          <w:marBottom w:val="0"/>
          <w:divBdr>
            <w:top w:val="none" w:sz="0" w:space="0" w:color="auto"/>
            <w:left w:val="none" w:sz="0" w:space="0" w:color="auto"/>
            <w:bottom w:val="none" w:sz="0" w:space="0" w:color="auto"/>
            <w:right w:val="none" w:sz="0" w:space="0" w:color="auto"/>
          </w:divBdr>
          <w:divsChild>
            <w:div w:id="16000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51492">
      <w:bodyDiv w:val="1"/>
      <w:marLeft w:val="0"/>
      <w:marRight w:val="0"/>
      <w:marTop w:val="0"/>
      <w:marBottom w:val="0"/>
      <w:divBdr>
        <w:top w:val="none" w:sz="0" w:space="0" w:color="auto"/>
        <w:left w:val="none" w:sz="0" w:space="0" w:color="auto"/>
        <w:bottom w:val="none" w:sz="0" w:space="0" w:color="auto"/>
        <w:right w:val="none" w:sz="0" w:space="0" w:color="auto"/>
      </w:divBdr>
      <w:divsChild>
        <w:div w:id="1610972032">
          <w:marLeft w:val="0"/>
          <w:marRight w:val="0"/>
          <w:marTop w:val="0"/>
          <w:marBottom w:val="0"/>
          <w:divBdr>
            <w:top w:val="none" w:sz="0" w:space="0" w:color="auto"/>
            <w:left w:val="none" w:sz="0" w:space="0" w:color="auto"/>
            <w:bottom w:val="none" w:sz="0" w:space="0" w:color="auto"/>
            <w:right w:val="none" w:sz="0" w:space="0" w:color="auto"/>
          </w:divBdr>
          <w:divsChild>
            <w:div w:id="13508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5912">
      <w:bodyDiv w:val="1"/>
      <w:marLeft w:val="0"/>
      <w:marRight w:val="0"/>
      <w:marTop w:val="0"/>
      <w:marBottom w:val="0"/>
      <w:divBdr>
        <w:top w:val="none" w:sz="0" w:space="0" w:color="auto"/>
        <w:left w:val="none" w:sz="0" w:space="0" w:color="auto"/>
        <w:bottom w:val="none" w:sz="0" w:space="0" w:color="auto"/>
        <w:right w:val="none" w:sz="0" w:space="0" w:color="auto"/>
      </w:divBdr>
      <w:divsChild>
        <w:div w:id="372003186">
          <w:marLeft w:val="0"/>
          <w:marRight w:val="0"/>
          <w:marTop w:val="0"/>
          <w:marBottom w:val="0"/>
          <w:divBdr>
            <w:top w:val="none" w:sz="0" w:space="0" w:color="auto"/>
            <w:left w:val="none" w:sz="0" w:space="0" w:color="auto"/>
            <w:bottom w:val="none" w:sz="0" w:space="0" w:color="auto"/>
            <w:right w:val="none" w:sz="0" w:space="0" w:color="auto"/>
          </w:divBdr>
          <w:divsChild>
            <w:div w:id="15711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3748">
      <w:bodyDiv w:val="1"/>
      <w:marLeft w:val="0"/>
      <w:marRight w:val="0"/>
      <w:marTop w:val="0"/>
      <w:marBottom w:val="0"/>
      <w:divBdr>
        <w:top w:val="none" w:sz="0" w:space="0" w:color="auto"/>
        <w:left w:val="none" w:sz="0" w:space="0" w:color="auto"/>
        <w:bottom w:val="none" w:sz="0" w:space="0" w:color="auto"/>
        <w:right w:val="none" w:sz="0" w:space="0" w:color="auto"/>
      </w:divBdr>
      <w:divsChild>
        <w:div w:id="156698715">
          <w:marLeft w:val="0"/>
          <w:marRight w:val="0"/>
          <w:marTop w:val="0"/>
          <w:marBottom w:val="0"/>
          <w:divBdr>
            <w:top w:val="none" w:sz="0" w:space="0" w:color="auto"/>
            <w:left w:val="none" w:sz="0" w:space="0" w:color="auto"/>
            <w:bottom w:val="none" w:sz="0" w:space="0" w:color="auto"/>
            <w:right w:val="none" w:sz="0" w:space="0" w:color="auto"/>
          </w:divBdr>
          <w:divsChild>
            <w:div w:id="3944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7830">
      <w:bodyDiv w:val="1"/>
      <w:marLeft w:val="0"/>
      <w:marRight w:val="0"/>
      <w:marTop w:val="0"/>
      <w:marBottom w:val="0"/>
      <w:divBdr>
        <w:top w:val="none" w:sz="0" w:space="0" w:color="auto"/>
        <w:left w:val="none" w:sz="0" w:space="0" w:color="auto"/>
        <w:bottom w:val="none" w:sz="0" w:space="0" w:color="auto"/>
        <w:right w:val="none" w:sz="0" w:space="0" w:color="auto"/>
      </w:divBdr>
      <w:divsChild>
        <w:div w:id="542252989">
          <w:marLeft w:val="0"/>
          <w:marRight w:val="0"/>
          <w:marTop w:val="0"/>
          <w:marBottom w:val="0"/>
          <w:divBdr>
            <w:top w:val="none" w:sz="0" w:space="0" w:color="auto"/>
            <w:left w:val="none" w:sz="0" w:space="0" w:color="auto"/>
            <w:bottom w:val="none" w:sz="0" w:space="0" w:color="auto"/>
            <w:right w:val="none" w:sz="0" w:space="0" w:color="auto"/>
          </w:divBdr>
          <w:divsChild>
            <w:div w:id="2024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9182">
      <w:bodyDiv w:val="1"/>
      <w:marLeft w:val="0"/>
      <w:marRight w:val="0"/>
      <w:marTop w:val="0"/>
      <w:marBottom w:val="0"/>
      <w:divBdr>
        <w:top w:val="none" w:sz="0" w:space="0" w:color="auto"/>
        <w:left w:val="none" w:sz="0" w:space="0" w:color="auto"/>
        <w:bottom w:val="none" w:sz="0" w:space="0" w:color="auto"/>
        <w:right w:val="none" w:sz="0" w:space="0" w:color="auto"/>
      </w:divBdr>
      <w:divsChild>
        <w:div w:id="1641812714">
          <w:marLeft w:val="0"/>
          <w:marRight w:val="0"/>
          <w:marTop w:val="0"/>
          <w:marBottom w:val="0"/>
          <w:divBdr>
            <w:top w:val="none" w:sz="0" w:space="0" w:color="auto"/>
            <w:left w:val="none" w:sz="0" w:space="0" w:color="auto"/>
            <w:bottom w:val="none" w:sz="0" w:space="0" w:color="auto"/>
            <w:right w:val="none" w:sz="0" w:space="0" w:color="auto"/>
          </w:divBdr>
          <w:divsChild>
            <w:div w:id="3625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0243">
      <w:bodyDiv w:val="1"/>
      <w:marLeft w:val="0"/>
      <w:marRight w:val="0"/>
      <w:marTop w:val="0"/>
      <w:marBottom w:val="0"/>
      <w:divBdr>
        <w:top w:val="none" w:sz="0" w:space="0" w:color="auto"/>
        <w:left w:val="none" w:sz="0" w:space="0" w:color="auto"/>
        <w:bottom w:val="none" w:sz="0" w:space="0" w:color="auto"/>
        <w:right w:val="none" w:sz="0" w:space="0" w:color="auto"/>
      </w:divBdr>
      <w:divsChild>
        <w:div w:id="1510295264">
          <w:marLeft w:val="0"/>
          <w:marRight w:val="0"/>
          <w:marTop w:val="0"/>
          <w:marBottom w:val="0"/>
          <w:divBdr>
            <w:top w:val="none" w:sz="0" w:space="0" w:color="auto"/>
            <w:left w:val="none" w:sz="0" w:space="0" w:color="auto"/>
            <w:bottom w:val="none" w:sz="0" w:space="0" w:color="auto"/>
            <w:right w:val="none" w:sz="0" w:space="0" w:color="auto"/>
          </w:divBdr>
          <w:divsChild>
            <w:div w:id="6422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3588">
      <w:bodyDiv w:val="1"/>
      <w:marLeft w:val="0"/>
      <w:marRight w:val="0"/>
      <w:marTop w:val="0"/>
      <w:marBottom w:val="0"/>
      <w:divBdr>
        <w:top w:val="none" w:sz="0" w:space="0" w:color="auto"/>
        <w:left w:val="none" w:sz="0" w:space="0" w:color="auto"/>
        <w:bottom w:val="none" w:sz="0" w:space="0" w:color="auto"/>
        <w:right w:val="none" w:sz="0" w:space="0" w:color="auto"/>
      </w:divBdr>
      <w:divsChild>
        <w:div w:id="1562253795">
          <w:marLeft w:val="0"/>
          <w:marRight w:val="0"/>
          <w:marTop w:val="0"/>
          <w:marBottom w:val="0"/>
          <w:divBdr>
            <w:top w:val="none" w:sz="0" w:space="0" w:color="auto"/>
            <w:left w:val="none" w:sz="0" w:space="0" w:color="auto"/>
            <w:bottom w:val="none" w:sz="0" w:space="0" w:color="auto"/>
            <w:right w:val="none" w:sz="0" w:space="0" w:color="auto"/>
          </w:divBdr>
          <w:divsChild>
            <w:div w:id="2209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7995">
      <w:bodyDiv w:val="1"/>
      <w:marLeft w:val="0"/>
      <w:marRight w:val="0"/>
      <w:marTop w:val="0"/>
      <w:marBottom w:val="0"/>
      <w:divBdr>
        <w:top w:val="none" w:sz="0" w:space="0" w:color="auto"/>
        <w:left w:val="none" w:sz="0" w:space="0" w:color="auto"/>
        <w:bottom w:val="none" w:sz="0" w:space="0" w:color="auto"/>
        <w:right w:val="none" w:sz="0" w:space="0" w:color="auto"/>
      </w:divBdr>
      <w:divsChild>
        <w:div w:id="1939485443">
          <w:marLeft w:val="0"/>
          <w:marRight w:val="0"/>
          <w:marTop w:val="0"/>
          <w:marBottom w:val="0"/>
          <w:divBdr>
            <w:top w:val="none" w:sz="0" w:space="0" w:color="auto"/>
            <w:left w:val="none" w:sz="0" w:space="0" w:color="auto"/>
            <w:bottom w:val="none" w:sz="0" w:space="0" w:color="auto"/>
            <w:right w:val="none" w:sz="0" w:space="0" w:color="auto"/>
          </w:divBdr>
          <w:divsChild>
            <w:div w:id="10562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8390">
      <w:bodyDiv w:val="1"/>
      <w:marLeft w:val="0"/>
      <w:marRight w:val="0"/>
      <w:marTop w:val="0"/>
      <w:marBottom w:val="0"/>
      <w:divBdr>
        <w:top w:val="none" w:sz="0" w:space="0" w:color="auto"/>
        <w:left w:val="none" w:sz="0" w:space="0" w:color="auto"/>
        <w:bottom w:val="none" w:sz="0" w:space="0" w:color="auto"/>
        <w:right w:val="none" w:sz="0" w:space="0" w:color="auto"/>
      </w:divBdr>
      <w:divsChild>
        <w:div w:id="727730719">
          <w:marLeft w:val="0"/>
          <w:marRight w:val="0"/>
          <w:marTop w:val="0"/>
          <w:marBottom w:val="0"/>
          <w:divBdr>
            <w:top w:val="none" w:sz="0" w:space="0" w:color="auto"/>
            <w:left w:val="none" w:sz="0" w:space="0" w:color="auto"/>
            <w:bottom w:val="none" w:sz="0" w:space="0" w:color="auto"/>
            <w:right w:val="none" w:sz="0" w:space="0" w:color="auto"/>
          </w:divBdr>
          <w:divsChild>
            <w:div w:id="1270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710">
      <w:bodyDiv w:val="1"/>
      <w:marLeft w:val="0"/>
      <w:marRight w:val="0"/>
      <w:marTop w:val="0"/>
      <w:marBottom w:val="0"/>
      <w:divBdr>
        <w:top w:val="none" w:sz="0" w:space="0" w:color="auto"/>
        <w:left w:val="none" w:sz="0" w:space="0" w:color="auto"/>
        <w:bottom w:val="none" w:sz="0" w:space="0" w:color="auto"/>
        <w:right w:val="none" w:sz="0" w:space="0" w:color="auto"/>
      </w:divBdr>
      <w:divsChild>
        <w:div w:id="667095549">
          <w:marLeft w:val="0"/>
          <w:marRight w:val="0"/>
          <w:marTop w:val="0"/>
          <w:marBottom w:val="0"/>
          <w:divBdr>
            <w:top w:val="none" w:sz="0" w:space="0" w:color="auto"/>
            <w:left w:val="none" w:sz="0" w:space="0" w:color="auto"/>
            <w:bottom w:val="none" w:sz="0" w:space="0" w:color="auto"/>
            <w:right w:val="none" w:sz="0" w:space="0" w:color="auto"/>
          </w:divBdr>
          <w:divsChild>
            <w:div w:id="13024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3729">
      <w:bodyDiv w:val="1"/>
      <w:marLeft w:val="0"/>
      <w:marRight w:val="0"/>
      <w:marTop w:val="0"/>
      <w:marBottom w:val="0"/>
      <w:divBdr>
        <w:top w:val="none" w:sz="0" w:space="0" w:color="auto"/>
        <w:left w:val="none" w:sz="0" w:space="0" w:color="auto"/>
        <w:bottom w:val="none" w:sz="0" w:space="0" w:color="auto"/>
        <w:right w:val="none" w:sz="0" w:space="0" w:color="auto"/>
      </w:divBdr>
    </w:div>
    <w:div w:id="439186958">
      <w:bodyDiv w:val="1"/>
      <w:marLeft w:val="0"/>
      <w:marRight w:val="0"/>
      <w:marTop w:val="0"/>
      <w:marBottom w:val="0"/>
      <w:divBdr>
        <w:top w:val="none" w:sz="0" w:space="0" w:color="auto"/>
        <w:left w:val="none" w:sz="0" w:space="0" w:color="auto"/>
        <w:bottom w:val="none" w:sz="0" w:space="0" w:color="auto"/>
        <w:right w:val="none" w:sz="0" w:space="0" w:color="auto"/>
      </w:divBdr>
      <w:divsChild>
        <w:div w:id="987439718">
          <w:marLeft w:val="274"/>
          <w:marRight w:val="0"/>
          <w:marTop w:val="0"/>
          <w:marBottom w:val="160"/>
          <w:divBdr>
            <w:top w:val="none" w:sz="0" w:space="0" w:color="auto"/>
            <w:left w:val="none" w:sz="0" w:space="0" w:color="auto"/>
            <w:bottom w:val="none" w:sz="0" w:space="0" w:color="auto"/>
            <w:right w:val="none" w:sz="0" w:space="0" w:color="auto"/>
          </w:divBdr>
        </w:div>
        <w:div w:id="1603681221">
          <w:marLeft w:val="274"/>
          <w:marRight w:val="0"/>
          <w:marTop w:val="0"/>
          <w:marBottom w:val="160"/>
          <w:divBdr>
            <w:top w:val="none" w:sz="0" w:space="0" w:color="auto"/>
            <w:left w:val="none" w:sz="0" w:space="0" w:color="auto"/>
            <w:bottom w:val="none" w:sz="0" w:space="0" w:color="auto"/>
            <w:right w:val="none" w:sz="0" w:space="0" w:color="auto"/>
          </w:divBdr>
        </w:div>
      </w:divsChild>
    </w:div>
    <w:div w:id="442458482">
      <w:bodyDiv w:val="1"/>
      <w:marLeft w:val="0"/>
      <w:marRight w:val="0"/>
      <w:marTop w:val="0"/>
      <w:marBottom w:val="0"/>
      <w:divBdr>
        <w:top w:val="none" w:sz="0" w:space="0" w:color="auto"/>
        <w:left w:val="none" w:sz="0" w:space="0" w:color="auto"/>
        <w:bottom w:val="none" w:sz="0" w:space="0" w:color="auto"/>
        <w:right w:val="none" w:sz="0" w:space="0" w:color="auto"/>
      </w:divBdr>
      <w:divsChild>
        <w:div w:id="292291298">
          <w:marLeft w:val="0"/>
          <w:marRight w:val="0"/>
          <w:marTop w:val="0"/>
          <w:marBottom w:val="0"/>
          <w:divBdr>
            <w:top w:val="none" w:sz="0" w:space="0" w:color="auto"/>
            <w:left w:val="none" w:sz="0" w:space="0" w:color="auto"/>
            <w:bottom w:val="none" w:sz="0" w:space="0" w:color="auto"/>
            <w:right w:val="none" w:sz="0" w:space="0" w:color="auto"/>
          </w:divBdr>
          <w:divsChild>
            <w:div w:id="14961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61618">
      <w:bodyDiv w:val="1"/>
      <w:marLeft w:val="0"/>
      <w:marRight w:val="0"/>
      <w:marTop w:val="0"/>
      <w:marBottom w:val="0"/>
      <w:divBdr>
        <w:top w:val="none" w:sz="0" w:space="0" w:color="auto"/>
        <w:left w:val="none" w:sz="0" w:space="0" w:color="auto"/>
        <w:bottom w:val="none" w:sz="0" w:space="0" w:color="auto"/>
        <w:right w:val="none" w:sz="0" w:space="0" w:color="auto"/>
      </w:divBdr>
      <w:divsChild>
        <w:div w:id="155731159">
          <w:marLeft w:val="0"/>
          <w:marRight w:val="0"/>
          <w:marTop w:val="0"/>
          <w:marBottom w:val="0"/>
          <w:divBdr>
            <w:top w:val="none" w:sz="0" w:space="0" w:color="auto"/>
            <w:left w:val="none" w:sz="0" w:space="0" w:color="auto"/>
            <w:bottom w:val="none" w:sz="0" w:space="0" w:color="auto"/>
            <w:right w:val="none" w:sz="0" w:space="0" w:color="auto"/>
          </w:divBdr>
          <w:divsChild>
            <w:div w:id="6401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7231">
      <w:bodyDiv w:val="1"/>
      <w:marLeft w:val="0"/>
      <w:marRight w:val="0"/>
      <w:marTop w:val="0"/>
      <w:marBottom w:val="0"/>
      <w:divBdr>
        <w:top w:val="none" w:sz="0" w:space="0" w:color="auto"/>
        <w:left w:val="none" w:sz="0" w:space="0" w:color="auto"/>
        <w:bottom w:val="none" w:sz="0" w:space="0" w:color="auto"/>
        <w:right w:val="none" w:sz="0" w:space="0" w:color="auto"/>
      </w:divBdr>
      <w:divsChild>
        <w:div w:id="164176709">
          <w:marLeft w:val="0"/>
          <w:marRight w:val="0"/>
          <w:marTop w:val="0"/>
          <w:marBottom w:val="0"/>
          <w:divBdr>
            <w:top w:val="none" w:sz="0" w:space="0" w:color="auto"/>
            <w:left w:val="none" w:sz="0" w:space="0" w:color="auto"/>
            <w:bottom w:val="none" w:sz="0" w:space="0" w:color="auto"/>
            <w:right w:val="none" w:sz="0" w:space="0" w:color="auto"/>
          </w:divBdr>
          <w:divsChild>
            <w:div w:id="7144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2964">
      <w:bodyDiv w:val="1"/>
      <w:marLeft w:val="0"/>
      <w:marRight w:val="0"/>
      <w:marTop w:val="0"/>
      <w:marBottom w:val="0"/>
      <w:divBdr>
        <w:top w:val="none" w:sz="0" w:space="0" w:color="auto"/>
        <w:left w:val="none" w:sz="0" w:space="0" w:color="auto"/>
        <w:bottom w:val="none" w:sz="0" w:space="0" w:color="auto"/>
        <w:right w:val="none" w:sz="0" w:space="0" w:color="auto"/>
      </w:divBdr>
      <w:divsChild>
        <w:div w:id="814956756">
          <w:marLeft w:val="0"/>
          <w:marRight w:val="0"/>
          <w:marTop w:val="0"/>
          <w:marBottom w:val="0"/>
          <w:divBdr>
            <w:top w:val="none" w:sz="0" w:space="0" w:color="auto"/>
            <w:left w:val="none" w:sz="0" w:space="0" w:color="auto"/>
            <w:bottom w:val="none" w:sz="0" w:space="0" w:color="auto"/>
            <w:right w:val="none" w:sz="0" w:space="0" w:color="auto"/>
          </w:divBdr>
          <w:divsChild>
            <w:div w:id="20655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9643">
      <w:bodyDiv w:val="1"/>
      <w:marLeft w:val="0"/>
      <w:marRight w:val="0"/>
      <w:marTop w:val="0"/>
      <w:marBottom w:val="0"/>
      <w:divBdr>
        <w:top w:val="none" w:sz="0" w:space="0" w:color="auto"/>
        <w:left w:val="none" w:sz="0" w:space="0" w:color="auto"/>
        <w:bottom w:val="none" w:sz="0" w:space="0" w:color="auto"/>
        <w:right w:val="none" w:sz="0" w:space="0" w:color="auto"/>
      </w:divBdr>
      <w:divsChild>
        <w:div w:id="937905298">
          <w:marLeft w:val="0"/>
          <w:marRight w:val="0"/>
          <w:marTop w:val="0"/>
          <w:marBottom w:val="0"/>
          <w:divBdr>
            <w:top w:val="none" w:sz="0" w:space="0" w:color="auto"/>
            <w:left w:val="none" w:sz="0" w:space="0" w:color="auto"/>
            <w:bottom w:val="none" w:sz="0" w:space="0" w:color="auto"/>
            <w:right w:val="none" w:sz="0" w:space="0" w:color="auto"/>
          </w:divBdr>
          <w:divsChild>
            <w:div w:id="7352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8359">
      <w:bodyDiv w:val="1"/>
      <w:marLeft w:val="0"/>
      <w:marRight w:val="0"/>
      <w:marTop w:val="0"/>
      <w:marBottom w:val="0"/>
      <w:divBdr>
        <w:top w:val="none" w:sz="0" w:space="0" w:color="auto"/>
        <w:left w:val="none" w:sz="0" w:space="0" w:color="auto"/>
        <w:bottom w:val="none" w:sz="0" w:space="0" w:color="auto"/>
        <w:right w:val="none" w:sz="0" w:space="0" w:color="auto"/>
      </w:divBdr>
      <w:divsChild>
        <w:div w:id="1111053842">
          <w:marLeft w:val="0"/>
          <w:marRight w:val="0"/>
          <w:marTop w:val="0"/>
          <w:marBottom w:val="0"/>
          <w:divBdr>
            <w:top w:val="none" w:sz="0" w:space="0" w:color="auto"/>
            <w:left w:val="none" w:sz="0" w:space="0" w:color="auto"/>
            <w:bottom w:val="none" w:sz="0" w:space="0" w:color="auto"/>
            <w:right w:val="none" w:sz="0" w:space="0" w:color="auto"/>
          </w:divBdr>
          <w:divsChild>
            <w:div w:id="13078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59113">
      <w:bodyDiv w:val="1"/>
      <w:marLeft w:val="0"/>
      <w:marRight w:val="0"/>
      <w:marTop w:val="0"/>
      <w:marBottom w:val="0"/>
      <w:divBdr>
        <w:top w:val="none" w:sz="0" w:space="0" w:color="auto"/>
        <w:left w:val="none" w:sz="0" w:space="0" w:color="auto"/>
        <w:bottom w:val="none" w:sz="0" w:space="0" w:color="auto"/>
        <w:right w:val="none" w:sz="0" w:space="0" w:color="auto"/>
      </w:divBdr>
      <w:divsChild>
        <w:div w:id="915866945">
          <w:marLeft w:val="0"/>
          <w:marRight w:val="0"/>
          <w:marTop w:val="0"/>
          <w:marBottom w:val="0"/>
          <w:divBdr>
            <w:top w:val="none" w:sz="0" w:space="0" w:color="auto"/>
            <w:left w:val="none" w:sz="0" w:space="0" w:color="auto"/>
            <w:bottom w:val="none" w:sz="0" w:space="0" w:color="auto"/>
            <w:right w:val="none" w:sz="0" w:space="0" w:color="auto"/>
          </w:divBdr>
          <w:divsChild>
            <w:div w:id="11970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4475">
      <w:bodyDiv w:val="1"/>
      <w:marLeft w:val="0"/>
      <w:marRight w:val="0"/>
      <w:marTop w:val="0"/>
      <w:marBottom w:val="0"/>
      <w:divBdr>
        <w:top w:val="none" w:sz="0" w:space="0" w:color="auto"/>
        <w:left w:val="none" w:sz="0" w:space="0" w:color="auto"/>
        <w:bottom w:val="none" w:sz="0" w:space="0" w:color="auto"/>
        <w:right w:val="none" w:sz="0" w:space="0" w:color="auto"/>
      </w:divBdr>
      <w:divsChild>
        <w:div w:id="175198004">
          <w:marLeft w:val="0"/>
          <w:marRight w:val="0"/>
          <w:marTop w:val="0"/>
          <w:marBottom w:val="0"/>
          <w:divBdr>
            <w:top w:val="none" w:sz="0" w:space="0" w:color="auto"/>
            <w:left w:val="none" w:sz="0" w:space="0" w:color="auto"/>
            <w:bottom w:val="none" w:sz="0" w:space="0" w:color="auto"/>
            <w:right w:val="none" w:sz="0" w:space="0" w:color="auto"/>
          </w:divBdr>
          <w:divsChild>
            <w:div w:id="2516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9167">
      <w:bodyDiv w:val="1"/>
      <w:marLeft w:val="0"/>
      <w:marRight w:val="0"/>
      <w:marTop w:val="0"/>
      <w:marBottom w:val="0"/>
      <w:divBdr>
        <w:top w:val="none" w:sz="0" w:space="0" w:color="auto"/>
        <w:left w:val="none" w:sz="0" w:space="0" w:color="auto"/>
        <w:bottom w:val="none" w:sz="0" w:space="0" w:color="auto"/>
        <w:right w:val="none" w:sz="0" w:space="0" w:color="auto"/>
      </w:divBdr>
      <w:divsChild>
        <w:div w:id="460462786">
          <w:marLeft w:val="0"/>
          <w:marRight w:val="0"/>
          <w:marTop w:val="0"/>
          <w:marBottom w:val="0"/>
          <w:divBdr>
            <w:top w:val="none" w:sz="0" w:space="0" w:color="auto"/>
            <w:left w:val="none" w:sz="0" w:space="0" w:color="auto"/>
            <w:bottom w:val="none" w:sz="0" w:space="0" w:color="auto"/>
            <w:right w:val="none" w:sz="0" w:space="0" w:color="auto"/>
          </w:divBdr>
          <w:divsChild>
            <w:div w:id="14343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82980">
      <w:bodyDiv w:val="1"/>
      <w:marLeft w:val="0"/>
      <w:marRight w:val="0"/>
      <w:marTop w:val="0"/>
      <w:marBottom w:val="0"/>
      <w:divBdr>
        <w:top w:val="none" w:sz="0" w:space="0" w:color="auto"/>
        <w:left w:val="none" w:sz="0" w:space="0" w:color="auto"/>
        <w:bottom w:val="none" w:sz="0" w:space="0" w:color="auto"/>
        <w:right w:val="none" w:sz="0" w:space="0" w:color="auto"/>
      </w:divBdr>
      <w:divsChild>
        <w:div w:id="1377775783">
          <w:marLeft w:val="0"/>
          <w:marRight w:val="0"/>
          <w:marTop w:val="0"/>
          <w:marBottom w:val="0"/>
          <w:divBdr>
            <w:top w:val="none" w:sz="0" w:space="0" w:color="auto"/>
            <w:left w:val="none" w:sz="0" w:space="0" w:color="auto"/>
            <w:bottom w:val="none" w:sz="0" w:space="0" w:color="auto"/>
            <w:right w:val="none" w:sz="0" w:space="0" w:color="auto"/>
          </w:divBdr>
          <w:divsChild>
            <w:div w:id="11037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0820">
      <w:bodyDiv w:val="1"/>
      <w:marLeft w:val="0"/>
      <w:marRight w:val="0"/>
      <w:marTop w:val="0"/>
      <w:marBottom w:val="0"/>
      <w:divBdr>
        <w:top w:val="none" w:sz="0" w:space="0" w:color="auto"/>
        <w:left w:val="none" w:sz="0" w:space="0" w:color="auto"/>
        <w:bottom w:val="none" w:sz="0" w:space="0" w:color="auto"/>
        <w:right w:val="none" w:sz="0" w:space="0" w:color="auto"/>
      </w:divBdr>
      <w:divsChild>
        <w:div w:id="1437480074">
          <w:marLeft w:val="0"/>
          <w:marRight w:val="0"/>
          <w:marTop w:val="0"/>
          <w:marBottom w:val="0"/>
          <w:divBdr>
            <w:top w:val="none" w:sz="0" w:space="0" w:color="auto"/>
            <w:left w:val="none" w:sz="0" w:space="0" w:color="auto"/>
            <w:bottom w:val="none" w:sz="0" w:space="0" w:color="auto"/>
            <w:right w:val="none" w:sz="0" w:space="0" w:color="auto"/>
          </w:divBdr>
          <w:divsChild>
            <w:div w:id="17260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9517">
      <w:bodyDiv w:val="1"/>
      <w:marLeft w:val="0"/>
      <w:marRight w:val="0"/>
      <w:marTop w:val="0"/>
      <w:marBottom w:val="0"/>
      <w:divBdr>
        <w:top w:val="none" w:sz="0" w:space="0" w:color="auto"/>
        <w:left w:val="none" w:sz="0" w:space="0" w:color="auto"/>
        <w:bottom w:val="none" w:sz="0" w:space="0" w:color="auto"/>
        <w:right w:val="none" w:sz="0" w:space="0" w:color="auto"/>
      </w:divBdr>
      <w:divsChild>
        <w:div w:id="270552620">
          <w:marLeft w:val="0"/>
          <w:marRight w:val="0"/>
          <w:marTop w:val="0"/>
          <w:marBottom w:val="0"/>
          <w:divBdr>
            <w:top w:val="none" w:sz="0" w:space="0" w:color="auto"/>
            <w:left w:val="none" w:sz="0" w:space="0" w:color="auto"/>
            <w:bottom w:val="none" w:sz="0" w:space="0" w:color="auto"/>
            <w:right w:val="none" w:sz="0" w:space="0" w:color="auto"/>
          </w:divBdr>
          <w:divsChild>
            <w:div w:id="15559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9295">
      <w:bodyDiv w:val="1"/>
      <w:marLeft w:val="0"/>
      <w:marRight w:val="0"/>
      <w:marTop w:val="0"/>
      <w:marBottom w:val="0"/>
      <w:divBdr>
        <w:top w:val="none" w:sz="0" w:space="0" w:color="auto"/>
        <w:left w:val="none" w:sz="0" w:space="0" w:color="auto"/>
        <w:bottom w:val="none" w:sz="0" w:space="0" w:color="auto"/>
        <w:right w:val="none" w:sz="0" w:space="0" w:color="auto"/>
      </w:divBdr>
      <w:divsChild>
        <w:div w:id="1891647099">
          <w:marLeft w:val="0"/>
          <w:marRight w:val="0"/>
          <w:marTop w:val="0"/>
          <w:marBottom w:val="0"/>
          <w:divBdr>
            <w:top w:val="none" w:sz="0" w:space="0" w:color="auto"/>
            <w:left w:val="none" w:sz="0" w:space="0" w:color="auto"/>
            <w:bottom w:val="none" w:sz="0" w:space="0" w:color="auto"/>
            <w:right w:val="none" w:sz="0" w:space="0" w:color="auto"/>
          </w:divBdr>
          <w:divsChild>
            <w:div w:id="5962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2084">
      <w:bodyDiv w:val="1"/>
      <w:marLeft w:val="0"/>
      <w:marRight w:val="0"/>
      <w:marTop w:val="0"/>
      <w:marBottom w:val="0"/>
      <w:divBdr>
        <w:top w:val="none" w:sz="0" w:space="0" w:color="auto"/>
        <w:left w:val="none" w:sz="0" w:space="0" w:color="auto"/>
        <w:bottom w:val="none" w:sz="0" w:space="0" w:color="auto"/>
        <w:right w:val="none" w:sz="0" w:space="0" w:color="auto"/>
      </w:divBdr>
      <w:divsChild>
        <w:div w:id="1067995396">
          <w:marLeft w:val="0"/>
          <w:marRight w:val="0"/>
          <w:marTop w:val="0"/>
          <w:marBottom w:val="0"/>
          <w:divBdr>
            <w:top w:val="none" w:sz="0" w:space="0" w:color="auto"/>
            <w:left w:val="none" w:sz="0" w:space="0" w:color="auto"/>
            <w:bottom w:val="none" w:sz="0" w:space="0" w:color="auto"/>
            <w:right w:val="none" w:sz="0" w:space="0" w:color="auto"/>
          </w:divBdr>
          <w:divsChild>
            <w:div w:id="1088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8727">
      <w:bodyDiv w:val="1"/>
      <w:marLeft w:val="0"/>
      <w:marRight w:val="0"/>
      <w:marTop w:val="0"/>
      <w:marBottom w:val="0"/>
      <w:divBdr>
        <w:top w:val="none" w:sz="0" w:space="0" w:color="auto"/>
        <w:left w:val="none" w:sz="0" w:space="0" w:color="auto"/>
        <w:bottom w:val="none" w:sz="0" w:space="0" w:color="auto"/>
        <w:right w:val="none" w:sz="0" w:space="0" w:color="auto"/>
      </w:divBdr>
      <w:divsChild>
        <w:div w:id="1200163971">
          <w:marLeft w:val="0"/>
          <w:marRight w:val="0"/>
          <w:marTop w:val="0"/>
          <w:marBottom w:val="0"/>
          <w:divBdr>
            <w:top w:val="none" w:sz="0" w:space="0" w:color="auto"/>
            <w:left w:val="none" w:sz="0" w:space="0" w:color="auto"/>
            <w:bottom w:val="none" w:sz="0" w:space="0" w:color="auto"/>
            <w:right w:val="none" w:sz="0" w:space="0" w:color="auto"/>
          </w:divBdr>
          <w:divsChild>
            <w:div w:id="1519853794">
              <w:marLeft w:val="0"/>
              <w:marRight w:val="0"/>
              <w:marTop w:val="0"/>
              <w:marBottom w:val="0"/>
              <w:divBdr>
                <w:top w:val="none" w:sz="0" w:space="0" w:color="auto"/>
                <w:left w:val="none" w:sz="0" w:space="0" w:color="auto"/>
                <w:bottom w:val="none" w:sz="0" w:space="0" w:color="auto"/>
                <w:right w:val="none" w:sz="0" w:space="0" w:color="auto"/>
              </w:divBdr>
            </w:div>
            <w:div w:id="21090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1320">
      <w:bodyDiv w:val="1"/>
      <w:marLeft w:val="0"/>
      <w:marRight w:val="0"/>
      <w:marTop w:val="0"/>
      <w:marBottom w:val="0"/>
      <w:divBdr>
        <w:top w:val="none" w:sz="0" w:space="0" w:color="auto"/>
        <w:left w:val="none" w:sz="0" w:space="0" w:color="auto"/>
        <w:bottom w:val="none" w:sz="0" w:space="0" w:color="auto"/>
        <w:right w:val="none" w:sz="0" w:space="0" w:color="auto"/>
      </w:divBdr>
      <w:divsChild>
        <w:div w:id="1095900286">
          <w:marLeft w:val="0"/>
          <w:marRight w:val="0"/>
          <w:marTop w:val="0"/>
          <w:marBottom w:val="0"/>
          <w:divBdr>
            <w:top w:val="none" w:sz="0" w:space="0" w:color="auto"/>
            <w:left w:val="none" w:sz="0" w:space="0" w:color="auto"/>
            <w:bottom w:val="none" w:sz="0" w:space="0" w:color="auto"/>
            <w:right w:val="none" w:sz="0" w:space="0" w:color="auto"/>
          </w:divBdr>
          <w:divsChild>
            <w:div w:id="17782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912">
      <w:bodyDiv w:val="1"/>
      <w:marLeft w:val="0"/>
      <w:marRight w:val="0"/>
      <w:marTop w:val="0"/>
      <w:marBottom w:val="0"/>
      <w:divBdr>
        <w:top w:val="none" w:sz="0" w:space="0" w:color="auto"/>
        <w:left w:val="none" w:sz="0" w:space="0" w:color="auto"/>
        <w:bottom w:val="none" w:sz="0" w:space="0" w:color="auto"/>
        <w:right w:val="none" w:sz="0" w:space="0" w:color="auto"/>
      </w:divBdr>
      <w:divsChild>
        <w:div w:id="1973168789">
          <w:marLeft w:val="0"/>
          <w:marRight w:val="0"/>
          <w:marTop w:val="0"/>
          <w:marBottom w:val="0"/>
          <w:divBdr>
            <w:top w:val="none" w:sz="0" w:space="0" w:color="auto"/>
            <w:left w:val="none" w:sz="0" w:space="0" w:color="auto"/>
            <w:bottom w:val="none" w:sz="0" w:space="0" w:color="auto"/>
            <w:right w:val="none" w:sz="0" w:space="0" w:color="auto"/>
          </w:divBdr>
          <w:divsChild>
            <w:div w:id="15241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8005">
      <w:bodyDiv w:val="1"/>
      <w:marLeft w:val="0"/>
      <w:marRight w:val="0"/>
      <w:marTop w:val="0"/>
      <w:marBottom w:val="0"/>
      <w:divBdr>
        <w:top w:val="none" w:sz="0" w:space="0" w:color="auto"/>
        <w:left w:val="none" w:sz="0" w:space="0" w:color="auto"/>
        <w:bottom w:val="none" w:sz="0" w:space="0" w:color="auto"/>
        <w:right w:val="none" w:sz="0" w:space="0" w:color="auto"/>
      </w:divBdr>
      <w:divsChild>
        <w:div w:id="528565824">
          <w:marLeft w:val="0"/>
          <w:marRight w:val="0"/>
          <w:marTop w:val="0"/>
          <w:marBottom w:val="0"/>
          <w:divBdr>
            <w:top w:val="none" w:sz="0" w:space="0" w:color="auto"/>
            <w:left w:val="none" w:sz="0" w:space="0" w:color="auto"/>
            <w:bottom w:val="none" w:sz="0" w:space="0" w:color="auto"/>
            <w:right w:val="none" w:sz="0" w:space="0" w:color="auto"/>
          </w:divBdr>
          <w:divsChild>
            <w:div w:id="14959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0055">
      <w:bodyDiv w:val="1"/>
      <w:marLeft w:val="0"/>
      <w:marRight w:val="0"/>
      <w:marTop w:val="0"/>
      <w:marBottom w:val="0"/>
      <w:divBdr>
        <w:top w:val="none" w:sz="0" w:space="0" w:color="auto"/>
        <w:left w:val="none" w:sz="0" w:space="0" w:color="auto"/>
        <w:bottom w:val="none" w:sz="0" w:space="0" w:color="auto"/>
        <w:right w:val="none" w:sz="0" w:space="0" w:color="auto"/>
      </w:divBdr>
      <w:divsChild>
        <w:div w:id="187333081">
          <w:marLeft w:val="0"/>
          <w:marRight w:val="0"/>
          <w:marTop w:val="0"/>
          <w:marBottom w:val="0"/>
          <w:divBdr>
            <w:top w:val="none" w:sz="0" w:space="0" w:color="auto"/>
            <w:left w:val="none" w:sz="0" w:space="0" w:color="auto"/>
            <w:bottom w:val="none" w:sz="0" w:space="0" w:color="auto"/>
            <w:right w:val="none" w:sz="0" w:space="0" w:color="auto"/>
          </w:divBdr>
          <w:divsChild>
            <w:div w:id="5982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1620">
      <w:bodyDiv w:val="1"/>
      <w:marLeft w:val="0"/>
      <w:marRight w:val="0"/>
      <w:marTop w:val="0"/>
      <w:marBottom w:val="0"/>
      <w:divBdr>
        <w:top w:val="none" w:sz="0" w:space="0" w:color="auto"/>
        <w:left w:val="none" w:sz="0" w:space="0" w:color="auto"/>
        <w:bottom w:val="none" w:sz="0" w:space="0" w:color="auto"/>
        <w:right w:val="none" w:sz="0" w:space="0" w:color="auto"/>
      </w:divBdr>
      <w:divsChild>
        <w:div w:id="679435321">
          <w:marLeft w:val="0"/>
          <w:marRight w:val="0"/>
          <w:marTop w:val="0"/>
          <w:marBottom w:val="0"/>
          <w:divBdr>
            <w:top w:val="none" w:sz="0" w:space="0" w:color="auto"/>
            <w:left w:val="none" w:sz="0" w:space="0" w:color="auto"/>
            <w:bottom w:val="none" w:sz="0" w:space="0" w:color="auto"/>
            <w:right w:val="none" w:sz="0" w:space="0" w:color="auto"/>
          </w:divBdr>
          <w:divsChild>
            <w:div w:id="157688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27921">
      <w:bodyDiv w:val="1"/>
      <w:marLeft w:val="0"/>
      <w:marRight w:val="0"/>
      <w:marTop w:val="0"/>
      <w:marBottom w:val="0"/>
      <w:divBdr>
        <w:top w:val="none" w:sz="0" w:space="0" w:color="auto"/>
        <w:left w:val="none" w:sz="0" w:space="0" w:color="auto"/>
        <w:bottom w:val="none" w:sz="0" w:space="0" w:color="auto"/>
        <w:right w:val="none" w:sz="0" w:space="0" w:color="auto"/>
      </w:divBdr>
      <w:divsChild>
        <w:div w:id="292908874">
          <w:marLeft w:val="0"/>
          <w:marRight w:val="0"/>
          <w:marTop w:val="0"/>
          <w:marBottom w:val="0"/>
          <w:divBdr>
            <w:top w:val="none" w:sz="0" w:space="0" w:color="auto"/>
            <w:left w:val="none" w:sz="0" w:space="0" w:color="auto"/>
            <w:bottom w:val="none" w:sz="0" w:space="0" w:color="auto"/>
            <w:right w:val="none" w:sz="0" w:space="0" w:color="auto"/>
          </w:divBdr>
          <w:divsChild>
            <w:div w:id="6825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2996">
      <w:bodyDiv w:val="1"/>
      <w:marLeft w:val="0"/>
      <w:marRight w:val="0"/>
      <w:marTop w:val="0"/>
      <w:marBottom w:val="0"/>
      <w:divBdr>
        <w:top w:val="none" w:sz="0" w:space="0" w:color="auto"/>
        <w:left w:val="none" w:sz="0" w:space="0" w:color="auto"/>
        <w:bottom w:val="none" w:sz="0" w:space="0" w:color="auto"/>
        <w:right w:val="none" w:sz="0" w:space="0" w:color="auto"/>
      </w:divBdr>
      <w:divsChild>
        <w:div w:id="482551484">
          <w:marLeft w:val="0"/>
          <w:marRight w:val="0"/>
          <w:marTop w:val="0"/>
          <w:marBottom w:val="0"/>
          <w:divBdr>
            <w:top w:val="none" w:sz="0" w:space="0" w:color="auto"/>
            <w:left w:val="none" w:sz="0" w:space="0" w:color="auto"/>
            <w:bottom w:val="none" w:sz="0" w:space="0" w:color="auto"/>
            <w:right w:val="none" w:sz="0" w:space="0" w:color="auto"/>
          </w:divBdr>
          <w:divsChild>
            <w:div w:id="10485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7928">
      <w:bodyDiv w:val="1"/>
      <w:marLeft w:val="0"/>
      <w:marRight w:val="0"/>
      <w:marTop w:val="0"/>
      <w:marBottom w:val="0"/>
      <w:divBdr>
        <w:top w:val="none" w:sz="0" w:space="0" w:color="auto"/>
        <w:left w:val="none" w:sz="0" w:space="0" w:color="auto"/>
        <w:bottom w:val="none" w:sz="0" w:space="0" w:color="auto"/>
        <w:right w:val="none" w:sz="0" w:space="0" w:color="auto"/>
      </w:divBdr>
      <w:divsChild>
        <w:div w:id="977298923">
          <w:marLeft w:val="0"/>
          <w:marRight w:val="0"/>
          <w:marTop w:val="0"/>
          <w:marBottom w:val="0"/>
          <w:divBdr>
            <w:top w:val="none" w:sz="0" w:space="0" w:color="auto"/>
            <w:left w:val="none" w:sz="0" w:space="0" w:color="auto"/>
            <w:bottom w:val="none" w:sz="0" w:space="0" w:color="auto"/>
            <w:right w:val="none" w:sz="0" w:space="0" w:color="auto"/>
          </w:divBdr>
          <w:divsChild>
            <w:div w:id="14230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266">
      <w:bodyDiv w:val="1"/>
      <w:marLeft w:val="0"/>
      <w:marRight w:val="0"/>
      <w:marTop w:val="0"/>
      <w:marBottom w:val="0"/>
      <w:divBdr>
        <w:top w:val="none" w:sz="0" w:space="0" w:color="auto"/>
        <w:left w:val="none" w:sz="0" w:space="0" w:color="auto"/>
        <w:bottom w:val="none" w:sz="0" w:space="0" w:color="auto"/>
        <w:right w:val="none" w:sz="0" w:space="0" w:color="auto"/>
      </w:divBdr>
      <w:divsChild>
        <w:div w:id="352344985">
          <w:marLeft w:val="0"/>
          <w:marRight w:val="0"/>
          <w:marTop w:val="0"/>
          <w:marBottom w:val="0"/>
          <w:divBdr>
            <w:top w:val="none" w:sz="0" w:space="0" w:color="auto"/>
            <w:left w:val="none" w:sz="0" w:space="0" w:color="auto"/>
            <w:bottom w:val="none" w:sz="0" w:space="0" w:color="auto"/>
            <w:right w:val="none" w:sz="0" w:space="0" w:color="auto"/>
          </w:divBdr>
          <w:divsChild>
            <w:div w:id="485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7195">
      <w:bodyDiv w:val="1"/>
      <w:marLeft w:val="0"/>
      <w:marRight w:val="0"/>
      <w:marTop w:val="0"/>
      <w:marBottom w:val="0"/>
      <w:divBdr>
        <w:top w:val="none" w:sz="0" w:space="0" w:color="auto"/>
        <w:left w:val="none" w:sz="0" w:space="0" w:color="auto"/>
        <w:bottom w:val="none" w:sz="0" w:space="0" w:color="auto"/>
        <w:right w:val="none" w:sz="0" w:space="0" w:color="auto"/>
      </w:divBdr>
      <w:divsChild>
        <w:div w:id="263154002">
          <w:marLeft w:val="0"/>
          <w:marRight w:val="0"/>
          <w:marTop w:val="0"/>
          <w:marBottom w:val="0"/>
          <w:divBdr>
            <w:top w:val="none" w:sz="0" w:space="0" w:color="auto"/>
            <w:left w:val="none" w:sz="0" w:space="0" w:color="auto"/>
            <w:bottom w:val="none" w:sz="0" w:space="0" w:color="auto"/>
            <w:right w:val="none" w:sz="0" w:space="0" w:color="auto"/>
          </w:divBdr>
          <w:divsChild>
            <w:div w:id="3896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2212">
      <w:bodyDiv w:val="1"/>
      <w:marLeft w:val="0"/>
      <w:marRight w:val="0"/>
      <w:marTop w:val="0"/>
      <w:marBottom w:val="0"/>
      <w:divBdr>
        <w:top w:val="none" w:sz="0" w:space="0" w:color="auto"/>
        <w:left w:val="none" w:sz="0" w:space="0" w:color="auto"/>
        <w:bottom w:val="none" w:sz="0" w:space="0" w:color="auto"/>
        <w:right w:val="none" w:sz="0" w:space="0" w:color="auto"/>
      </w:divBdr>
      <w:divsChild>
        <w:div w:id="889800493">
          <w:marLeft w:val="0"/>
          <w:marRight w:val="0"/>
          <w:marTop w:val="0"/>
          <w:marBottom w:val="0"/>
          <w:divBdr>
            <w:top w:val="none" w:sz="0" w:space="0" w:color="auto"/>
            <w:left w:val="none" w:sz="0" w:space="0" w:color="auto"/>
            <w:bottom w:val="none" w:sz="0" w:space="0" w:color="auto"/>
            <w:right w:val="none" w:sz="0" w:space="0" w:color="auto"/>
          </w:divBdr>
          <w:divsChild>
            <w:div w:id="9017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8379">
      <w:bodyDiv w:val="1"/>
      <w:marLeft w:val="0"/>
      <w:marRight w:val="0"/>
      <w:marTop w:val="0"/>
      <w:marBottom w:val="0"/>
      <w:divBdr>
        <w:top w:val="none" w:sz="0" w:space="0" w:color="auto"/>
        <w:left w:val="none" w:sz="0" w:space="0" w:color="auto"/>
        <w:bottom w:val="none" w:sz="0" w:space="0" w:color="auto"/>
        <w:right w:val="none" w:sz="0" w:space="0" w:color="auto"/>
      </w:divBdr>
      <w:divsChild>
        <w:div w:id="302470991">
          <w:marLeft w:val="0"/>
          <w:marRight w:val="0"/>
          <w:marTop w:val="0"/>
          <w:marBottom w:val="0"/>
          <w:divBdr>
            <w:top w:val="none" w:sz="0" w:space="0" w:color="auto"/>
            <w:left w:val="none" w:sz="0" w:space="0" w:color="auto"/>
            <w:bottom w:val="none" w:sz="0" w:space="0" w:color="auto"/>
            <w:right w:val="none" w:sz="0" w:space="0" w:color="auto"/>
          </w:divBdr>
          <w:divsChild>
            <w:div w:id="89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4708">
      <w:bodyDiv w:val="1"/>
      <w:marLeft w:val="0"/>
      <w:marRight w:val="0"/>
      <w:marTop w:val="0"/>
      <w:marBottom w:val="0"/>
      <w:divBdr>
        <w:top w:val="none" w:sz="0" w:space="0" w:color="auto"/>
        <w:left w:val="none" w:sz="0" w:space="0" w:color="auto"/>
        <w:bottom w:val="none" w:sz="0" w:space="0" w:color="auto"/>
        <w:right w:val="none" w:sz="0" w:space="0" w:color="auto"/>
      </w:divBdr>
      <w:divsChild>
        <w:div w:id="1041900784">
          <w:marLeft w:val="0"/>
          <w:marRight w:val="0"/>
          <w:marTop w:val="0"/>
          <w:marBottom w:val="0"/>
          <w:divBdr>
            <w:top w:val="none" w:sz="0" w:space="0" w:color="auto"/>
            <w:left w:val="none" w:sz="0" w:space="0" w:color="auto"/>
            <w:bottom w:val="none" w:sz="0" w:space="0" w:color="auto"/>
            <w:right w:val="none" w:sz="0" w:space="0" w:color="auto"/>
          </w:divBdr>
          <w:divsChild>
            <w:div w:id="100078693">
              <w:marLeft w:val="0"/>
              <w:marRight w:val="0"/>
              <w:marTop w:val="0"/>
              <w:marBottom w:val="0"/>
              <w:divBdr>
                <w:top w:val="none" w:sz="0" w:space="0" w:color="auto"/>
                <w:left w:val="none" w:sz="0" w:space="0" w:color="auto"/>
                <w:bottom w:val="none" w:sz="0" w:space="0" w:color="auto"/>
                <w:right w:val="none" w:sz="0" w:space="0" w:color="auto"/>
              </w:divBdr>
            </w:div>
            <w:div w:id="16839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3022">
      <w:bodyDiv w:val="1"/>
      <w:marLeft w:val="0"/>
      <w:marRight w:val="0"/>
      <w:marTop w:val="0"/>
      <w:marBottom w:val="0"/>
      <w:divBdr>
        <w:top w:val="none" w:sz="0" w:space="0" w:color="auto"/>
        <w:left w:val="none" w:sz="0" w:space="0" w:color="auto"/>
        <w:bottom w:val="none" w:sz="0" w:space="0" w:color="auto"/>
        <w:right w:val="none" w:sz="0" w:space="0" w:color="auto"/>
      </w:divBdr>
      <w:divsChild>
        <w:div w:id="1171523261">
          <w:marLeft w:val="0"/>
          <w:marRight w:val="0"/>
          <w:marTop w:val="0"/>
          <w:marBottom w:val="0"/>
          <w:divBdr>
            <w:top w:val="none" w:sz="0" w:space="0" w:color="auto"/>
            <w:left w:val="none" w:sz="0" w:space="0" w:color="auto"/>
            <w:bottom w:val="none" w:sz="0" w:space="0" w:color="auto"/>
            <w:right w:val="none" w:sz="0" w:space="0" w:color="auto"/>
          </w:divBdr>
          <w:divsChild>
            <w:div w:id="10377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2281">
      <w:bodyDiv w:val="1"/>
      <w:marLeft w:val="0"/>
      <w:marRight w:val="0"/>
      <w:marTop w:val="0"/>
      <w:marBottom w:val="0"/>
      <w:divBdr>
        <w:top w:val="none" w:sz="0" w:space="0" w:color="auto"/>
        <w:left w:val="none" w:sz="0" w:space="0" w:color="auto"/>
        <w:bottom w:val="none" w:sz="0" w:space="0" w:color="auto"/>
        <w:right w:val="none" w:sz="0" w:space="0" w:color="auto"/>
      </w:divBdr>
      <w:divsChild>
        <w:div w:id="1600869059">
          <w:marLeft w:val="0"/>
          <w:marRight w:val="0"/>
          <w:marTop w:val="0"/>
          <w:marBottom w:val="0"/>
          <w:divBdr>
            <w:top w:val="none" w:sz="0" w:space="0" w:color="auto"/>
            <w:left w:val="none" w:sz="0" w:space="0" w:color="auto"/>
            <w:bottom w:val="none" w:sz="0" w:space="0" w:color="auto"/>
            <w:right w:val="none" w:sz="0" w:space="0" w:color="auto"/>
          </w:divBdr>
          <w:divsChild>
            <w:div w:id="29622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4286">
      <w:bodyDiv w:val="1"/>
      <w:marLeft w:val="0"/>
      <w:marRight w:val="0"/>
      <w:marTop w:val="0"/>
      <w:marBottom w:val="0"/>
      <w:divBdr>
        <w:top w:val="none" w:sz="0" w:space="0" w:color="auto"/>
        <w:left w:val="none" w:sz="0" w:space="0" w:color="auto"/>
        <w:bottom w:val="none" w:sz="0" w:space="0" w:color="auto"/>
        <w:right w:val="none" w:sz="0" w:space="0" w:color="auto"/>
      </w:divBdr>
      <w:divsChild>
        <w:div w:id="1745567719">
          <w:marLeft w:val="0"/>
          <w:marRight w:val="0"/>
          <w:marTop w:val="0"/>
          <w:marBottom w:val="0"/>
          <w:divBdr>
            <w:top w:val="none" w:sz="0" w:space="0" w:color="auto"/>
            <w:left w:val="none" w:sz="0" w:space="0" w:color="auto"/>
            <w:bottom w:val="none" w:sz="0" w:space="0" w:color="auto"/>
            <w:right w:val="none" w:sz="0" w:space="0" w:color="auto"/>
          </w:divBdr>
          <w:divsChild>
            <w:div w:id="12619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310">
      <w:bodyDiv w:val="1"/>
      <w:marLeft w:val="0"/>
      <w:marRight w:val="0"/>
      <w:marTop w:val="0"/>
      <w:marBottom w:val="0"/>
      <w:divBdr>
        <w:top w:val="none" w:sz="0" w:space="0" w:color="auto"/>
        <w:left w:val="none" w:sz="0" w:space="0" w:color="auto"/>
        <w:bottom w:val="none" w:sz="0" w:space="0" w:color="auto"/>
        <w:right w:val="none" w:sz="0" w:space="0" w:color="auto"/>
      </w:divBdr>
      <w:divsChild>
        <w:div w:id="10303329">
          <w:marLeft w:val="0"/>
          <w:marRight w:val="0"/>
          <w:marTop w:val="0"/>
          <w:marBottom w:val="0"/>
          <w:divBdr>
            <w:top w:val="none" w:sz="0" w:space="0" w:color="auto"/>
            <w:left w:val="none" w:sz="0" w:space="0" w:color="auto"/>
            <w:bottom w:val="none" w:sz="0" w:space="0" w:color="auto"/>
            <w:right w:val="none" w:sz="0" w:space="0" w:color="auto"/>
          </w:divBdr>
          <w:divsChild>
            <w:div w:id="6475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4949">
      <w:bodyDiv w:val="1"/>
      <w:marLeft w:val="0"/>
      <w:marRight w:val="0"/>
      <w:marTop w:val="0"/>
      <w:marBottom w:val="0"/>
      <w:divBdr>
        <w:top w:val="none" w:sz="0" w:space="0" w:color="auto"/>
        <w:left w:val="none" w:sz="0" w:space="0" w:color="auto"/>
        <w:bottom w:val="none" w:sz="0" w:space="0" w:color="auto"/>
        <w:right w:val="none" w:sz="0" w:space="0" w:color="auto"/>
      </w:divBdr>
      <w:divsChild>
        <w:div w:id="744109040">
          <w:marLeft w:val="0"/>
          <w:marRight w:val="0"/>
          <w:marTop w:val="0"/>
          <w:marBottom w:val="0"/>
          <w:divBdr>
            <w:top w:val="none" w:sz="0" w:space="0" w:color="auto"/>
            <w:left w:val="none" w:sz="0" w:space="0" w:color="auto"/>
            <w:bottom w:val="none" w:sz="0" w:space="0" w:color="auto"/>
            <w:right w:val="none" w:sz="0" w:space="0" w:color="auto"/>
          </w:divBdr>
          <w:divsChild>
            <w:div w:id="13168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8543">
      <w:bodyDiv w:val="1"/>
      <w:marLeft w:val="0"/>
      <w:marRight w:val="0"/>
      <w:marTop w:val="0"/>
      <w:marBottom w:val="0"/>
      <w:divBdr>
        <w:top w:val="none" w:sz="0" w:space="0" w:color="auto"/>
        <w:left w:val="none" w:sz="0" w:space="0" w:color="auto"/>
        <w:bottom w:val="none" w:sz="0" w:space="0" w:color="auto"/>
        <w:right w:val="none" w:sz="0" w:space="0" w:color="auto"/>
      </w:divBdr>
      <w:divsChild>
        <w:div w:id="310332595">
          <w:marLeft w:val="0"/>
          <w:marRight w:val="0"/>
          <w:marTop w:val="0"/>
          <w:marBottom w:val="0"/>
          <w:divBdr>
            <w:top w:val="none" w:sz="0" w:space="0" w:color="auto"/>
            <w:left w:val="none" w:sz="0" w:space="0" w:color="auto"/>
            <w:bottom w:val="none" w:sz="0" w:space="0" w:color="auto"/>
            <w:right w:val="none" w:sz="0" w:space="0" w:color="auto"/>
          </w:divBdr>
          <w:divsChild>
            <w:div w:id="6165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6053">
      <w:bodyDiv w:val="1"/>
      <w:marLeft w:val="0"/>
      <w:marRight w:val="0"/>
      <w:marTop w:val="0"/>
      <w:marBottom w:val="0"/>
      <w:divBdr>
        <w:top w:val="none" w:sz="0" w:space="0" w:color="auto"/>
        <w:left w:val="none" w:sz="0" w:space="0" w:color="auto"/>
        <w:bottom w:val="none" w:sz="0" w:space="0" w:color="auto"/>
        <w:right w:val="none" w:sz="0" w:space="0" w:color="auto"/>
      </w:divBdr>
      <w:divsChild>
        <w:div w:id="1028019216">
          <w:marLeft w:val="0"/>
          <w:marRight w:val="0"/>
          <w:marTop w:val="0"/>
          <w:marBottom w:val="0"/>
          <w:divBdr>
            <w:top w:val="none" w:sz="0" w:space="0" w:color="auto"/>
            <w:left w:val="none" w:sz="0" w:space="0" w:color="auto"/>
            <w:bottom w:val="none" w:sz="0" w:space="0" w:color="auto"/>
            <w:right w:val="none" w:sz="0" w:space="0" w:color="auto"/>
          </w:divBdr>
          <w:divsChild>
            <w:div w:id="18742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8920">
      <w:bodyDiv w:val="1"/>
      <w:marLeft w:val="0"/>
      <w:marRight w:val="0"/>
      <w:marTop w:val="0"/>
      <w:marBottom w:val="0"/>
      <w:divBdr>
        <w:top w:val="none" w:sz="0" w:space="0" w:color="auto"/>
        <w:left w:val="none" w:sz="0" w:space="0" w:color="auto"/>
        <w:bottom w:val="none" w:sz="0" w:space="0" w:color="auto"/>
        <w:right w:val="none" w:sz="0" w:space="0" w:color="auto"/>
      </w:divBdr>
    </w:div>
    <w:div w:id="496193611">
      <w:bodyDiv w:val="1"/>
      <w:marLeft w:val="0"/>
      <w:marRight w:val="0"/>
      <w:marTop w:val="0"/>
      <w:marBottom w:val="0"/>
      <w:divBdr>
        <w:top w:val="none" w:sz="0" w:space="0" w:color="auto"/>
        <w:left w:val="none" w:sz="0" w:space="0" w:color="auto"/>
        <w:bottom w:val="none" w:sz="0" w:space="0" w:color="auto"/>
        <w:right w:val="none" w:sz="0" w:space="0" w:color="auto"/>
      </w:divBdr>
      <w:divsChild>
        <w:div w:id="1126509061">
          <w:marLeft w:val="0"/>
          <w:marRight w:val="0"/>
          <w:marTop w:val="0"/>
          <w:marBottom w:val="0"/>
          <w:divBdr>
            <w:top w:val="none" w:sz="0" w:space="0" w:color="auto"/>
            <w:left w:val="none" w:sz="0" w:space="0" w:color="auto"/>
            <w:bottom w:val="none" w:sz="0" w:space="0" w:color="auto"/>
            <w:right w:val="none" w:sz="0" w:space="0" w:color="auto"/>
          </w:divBdr>
          <w:divsChild>
            <w:div w:id="3399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9273">
      <w:bodyDiv w:val="1"/>
      <w:marLeft w:val="0"/>
      <w:marRight w:val="0"/>
      <w:marTop w:val="0"/>
      <w:marBottom w:val="0"/>
      <w:divBdr>
        <w:top w:val="none" w:sz="0" w:space="0" w:color="auto"/>
        <w:left w:val="none" w:sz="0" w:space="0" w:color="auto"/>
        <w:bottom w:val="none" w:sz="0" w:space="0" w:color="auto"/>
        <w:right w:val="none" w:sz="0" w:space="0" w:color="auto"/>
      </w:divBdr>
      <w:divsChild>
        <w:div w:id="615216641">
          <w:marLeft w:val="0"/>
          <w:marRight w:val="0"/>
          <w:marTop w:val="0"/>
          <w:marBottom w:val="0"/>
          <w:divBdr>
            <w:top w:val="none" w:sz="0" w:space="0" w:color="auto"/>
            <w:left w:val="none" w:sz="0" w:space="0" w:color="auto"/>
            <w:bottom w:val="none" w:sz="0" w:space="0" w:color="auto"/>
            <w:right w:val="none" w:sz="0" w:space="0" w:color="auto"/>
          </w:divBdr>
          <w:divsChild>
            <w:div w:id="13925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9863">
      <w:bodyDiv w:val="1"/>
      <w:marLeft w:val="0"/>
      <w:marRight w:val="0"/>
      <w:marTop w:val="0"/>
      <w:marBottom w:val="0"/>
      <w:divBdr>
        <w:top w:val="none" w:sz="0" w:space="0" w:color="auto"/>
        <w:left w:val="none" w:sz="0" w:space="0" w:color="auto"/>
        <w:bottom w:val="none" w:sz="0" w:space="0" w:color="auto"/>
        <w:right w:val="none" w:sz="0" w:space="0" w:color="auto"/>
      </w:divBdr>
      <w:divsChild>
        <w:div w:id="1390421652">
          <w:marLeft w:val="0"/>
          <w:marRight w:val="0"/>
          <w:marTop w:val="0"/>
          <w:marBottom w:val="0"/>
          <w:divBdr>
            <w:top w:val="none" w:sz="0" w:space="0" w:color="auto"/>
            <w:left w:val="none" w:sz="0" w:space="0" w:color="auto"/>
            <w:bottom w:val="none" w:sz="0" w:space="0" w:color="auto"/>
            <w:right w:val="none" w:sz="0" w:space="0" w:color="auto"/>
          </w:divBdr>
          <w:divsChild>
            <w:div w:id="11318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38380">
      <w:bodyDiv w:val="1"/>
      <w:marLeft w:val="0"/>
      <w:marRight w:val="0"/>
      <w:marTop w:val="0"/>
      <w:marBottom w:val="0"/>
      <w:divBdr>
        <w:top w:val="none" w:sz="0" w:space="0" w:color="auto"/>
        <w:left w:val="none" w:sz="0" w:space="0" w:color="auto"/>
        <w:bottom w:val="none" w:sz="0" w:space="0" w:color="auto"/>
        <w:right w:val="none" w:sz="0" w:space="0" w:color="auto"/>
      </w:divBdr>
      <w:divsChild>
        <w:div w:id="1855879324">
          <w:marLeft w:val="0"/>
          <w:marRight w:val="0"/>
          <w:marTop w:val="0"/>
          <w:marBottom w:val="0"/>
          <w:divBdr>
            <w:top w:val="none" w:sz="0" w:space="0" w:color="auto"/>
            <w:left w:val="none" w:sz="0" w:space="0" w:color="auto"/>
            <w:bottom w:val="none" w:sz="0" w:space="0" w:color="auto"/>
            <w:right w:val="none" w:sz="0" w:space="0" w:color="auto"/>
          </w:divBdr>
          <w:divsChild>
            <w:div w:id="15973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52883">
      <w:bodyDiv w:val="1"/>
      <w:marLeft w:val="0"/>
      <w:marRight w:val="0"/>
      <w:marTop w:val="0"/>
      <w:marBottom w:val="0"/>
      <w:divBdr>
        <w:top w:val="none" w:sz="0" w:space="0" w:color="auto"/>
        <w:left w:val="none" w:sz="0" w:space="0" w:color="auto"/>
        <w:bottom w:val="none" w:sz="0" w:space="0" w:color="auto"/>
        <w:right w:val="none" w:sz="0" w:space="0" w:color="auto"/>
      </w:divBdr>
    </w:div>
    <w:div w:id="502554180">
      <w:bodyDiv w:val="1"/>
      <w:marLeft w:val="0"/>
      <w:marRight w:val="0"/>
      <w:marTop w:val="0"/>
      <w:marBottom w:val="0"/>
      <w:divBdr>
        <w:top w:val="none" w:sz="0" w:space="0" w:color="auto"/>
        <w:left w:val="none" w:sz="0" w:space="0" w:color="auto"/>
        <w:bottom w:val="none" w:sz="0" w:space="0" w:color="auto"/>
        <w:right w:val="none" w:sz="0" w:space="0" w:color="auto"/>
      </w:divBdr>
      <w:divsChild>
        <w:div w:id="731929213">
          <w:marLeft w:val="0"/>
          <w:marRight w:val="0"/>
          <w:marTop w:val="0"/>
          <w:marBottom w:val="0"/>
          <w:divBdr>
            <w:top w:val="none" w:sz="0" w:space="0" w:color="auto"/>
            <w:left w:val="none" w:sz="0" w:space="0" w:color="auto"/>
            <w:bottom w:val="none" w:sz="0" w:space="0" w:color="auto"/>
            <w:right w:val="none" w:sz="0" w:space="0" w:color="auto"/>
          </w:divBdr>
          <w:divsChild>
            <w:div w:id="992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6440">
      <w:bodyDiv w:val="1"/>
      <w:marLeft w:val="0"/>
      <w:marRight w:val="0"/>
      <w:marTop w:val="0"/>
      <w:marBottom w:val="0"/>
      <w:divBdr>
        <w:top w:val="none" w:sz="0" w:space="0" w:color="auto"/>
        <w:left w:val="none" w:sz="0" w:space="0" w:color="auto"/>
        <w:bottom w:val="none" w:sz="0" w:space="0" w:color="auto"/>
        <w:right w:val="none" w:sz="0" w:space="0" w:color="auto"/>
      </w:divBdr>
      <w:divsChild>
        <w:div w:id="1432554701">
          <w:marLeft w:val="0"/>
          <w:marRight w:val="0"/>
          <w:marTop w:val="0"/>
          <w:marBottom w:val="0"/>
          <w:divBdr>
            <w:top w:val="none" w:sz="0" w:space="0" w:color="auto"/>
            <w:left w:val="none" w:sz="0" w:space="0" w:color="auto"/>
            <w:bottom w:val="none" w:sz="0" w:space="0" w:color="auto"/>
            <w:right w:val="none" w:sz="0" w:space="0" w:color="auto"/>
          </w:divBdr>
          <w:divsChild>
            <w:div w:id="19845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8899">
      <w:bodyDiv w:val="1"/>
      <w:marLeft w:val="0"/>
      <w:marRight w:val="0"/>
      <w:marTop w:val="0"/>
      <w:marBottom w:val="0"/>
      <w:divBdr>
        <w:top w:val="none" w:sz="0" w:space="0" w:color="auto"/>
        <w:left w:val="none" w:sz="0" w:space="0" w:color="auto"/>
        <w:bottom w:val="none" w:sz="0" w:space="0" w:color="auto"/>
        <w:right w:val="none" w:sz="0" w:space="0" w:color="auto"/>
      </w:divBdr>
      <w:divsChild>
        <w:div w:id="1264535087">
          <w:marLeft w:val="0"/>
          <w:marRight w:val="0"/>
          <w:marTop w:val="0"/>
          <w:marBottom w:val="0"/>
          <w:divBdr>
            <w:top w:val="none" w:sz="0" w:space="0" w:color="auto"/>
            <w:left w:val="none" w:sz="0" w:space="0" w:color="auto"/>
            <w:bottom w:val="none" w:sz="0" w:space="0" w:color="auto"/>
            <w:right w:val="none" w:sz="0" w:space="0" w:color="auto"/>
          </w:divBdr>
          <w:divsChild>
            <w:div w:id="11919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6677">
      <w:bodyDiv w:val="1"/>
      <w:marLeft w:val="0"/>
      <w:marRight w:val="0"/>
      <w:marTop w:val="0"/>
      <w:marBottom w:val="0"/>
      <w:divBdr>
        <w:top w:val="none" w:sz="0" w:space="0" w:color="auto"/>
        <w:left w:val="none" w:sz="0" w:space="0" w:color="auto"/>
        <w:bottom w:val="none" w:sz="0" w:space="0" w:color="auto"/>
        <w:right w:val="none" w:sz="0" w:space="0" w:color="auto"/>
      </w:divBdr>
      <w:divsChild>
        <w:div w:id="1575623786">
          <w:marLeft w:val="0"/>
          <w:marRight w:val="0"/>
          <w:marTop w:val="0"/>
          <w:marBottom w:val="0"/>
          <w:divBdr>
            <w:top w:val="none" w:sz="0" w:space="0" w:color="auto"/>
            <w:left w:val="none" w:sz="0" w:space="0" w:color="auto"/>
            <w:bottom w:val="none" w:sz="0" w:space="0" w:color="auto"/>
            <w:right w:val="none" w:sz="0" w:space="0" w:color="auto"/>
          </w:divBdr>
          <w:divsChild>
            <w:div w:id="12794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9244">
      <w:bodyDiv w:val="1"/>
      <w:marLeft w:val="0"/>
      <w:marRight w:val="0"/>
      <w:marTop w:val="0"/>
      <w:marBottom w:val="0"/>
      <w:divBdr>
        <w:top w:val="none" w:sz="0" w:space="0" w:color="auto"/>
        <w:left w:val="none" w:sz="0" w:space="0" w:color="auto"/>
        <w:bottom w:val="none" w:sz="0" w:space="0" w:color="auto"/>
        <w:right w:val="none" w:sz="0" w:space="0" w:color="auto"/>
      </w:divBdr>
      <w:divsChild>
        <w:div w:id="956570613">
          <w:marLeft w:val="0"/>
          <w:marRight w:val="0"/>
          <w:marTop w:val="0"/>
          <w:marBottom w:val="0"/>
          <w:divBdr>
            <w:top w:val="none" w:sz="0" w:space="0" w:color="auto"/>
            <w:left w:val="none" w:sz="0" w:space="0" w:color="auto"/>
            <w:bottom w:val="none" w:sz="0" w:space="0" w:color="auto"/>
            <w:right w:val="none" w:sz="0" w:space="0" w:color="auto"/>
          </w:divBdr>
          <w:divsChild>
            <w:div w:id="11227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6705">
      <w:bodyDiv w:val="1"/>
      <w:marLeft w:val="0"/>
      <w:marRight w:val="0"/>
      <w:marTop w:val="0"/>
      <w:marBottom w:val="0"/>
      <w:divBdr>
        <w:top w:val="none" w:sz="0" w:space="0" w:color="auto"/>
        <w:left w:val="none" w:sz="0" w:space="0" w:color="auto"/>
        <w:bottom w:val="none" w:sz="0" w:space="0" w:color="auto"/>
        <w:right w:val="none" w:sz="0" w:space="0" w:color="auto"/>
      </w:divBdr>
      <w:divsChild>
        <w:div w:id="1465077406">
          <w:marLeft w:val="0"/>
          <w:marRight w:val="0"/>
          <w:marTop w:val="0"/>
          <w:marBottom w:val="0"/>
          <w:divBdr>
            <w:top w:val="none" w:sz="0" w:space="0" w:color="auto"/>
            <w:left w:val="none" w:sz="0" w:space="0" w:color="auto"/>
            <w:bottom w:val="none" w:sz="0" w:space="0" w:color="auto"/>
            <w:right w:val="none" w:sz="0" w:space="0" w:color="auto"/>
          </w:divBdr>
          <w:divsChild>
            <w:div w:id="14627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0768">
      <w:bodyDiv w:val="1"/>
      <w:marLeft w:val="0"/>
      <w:marRight w:val="0"/>
      <w:marTop w:val="0"/>
      <w:marBottom w:val="0"/>
      <w:divBdr>
        <w:top w:val="none" w:sz="0" w:space="0" w:color="auto"/>
        <w:left w:val="none" w:sz="0" w:space="0" w:color="auto"/>
        <w:bottom w:val="none" w:sz="0" w:space="0" w:color="auto"/>
        <w:right w:val="none" w:sz="0" w:space="0" w:color="auto"/>
      </w:divBdr>
    </w:div>
    <w:div w:id="522982326">
      <w:bodyDiv w:val="1"/>
      <w:marLeft w:val="0"/>
      <w:marRight w:val="0"/>
      <w:marTop w:val="0"/>
      <w:marBottom w:val="0"/>
      <w:divBdr>
        <w:top w:val="none" w:sz="0" w:space="0" w:color="auto"/>
        <w:left w:val="none" w:sz="0" w:space="0" w:color="auto"/>
        <w:bottom w:val="none" w:sz="0" w:space="0" w:color="auto"/>
        <w:right w:val="none" w:sz="0" w:space="0" w:color="auto"/>
      </w:divBdr>
      <w:divsChild>
        <w:div w:id="521361455">
          <w:marLeft w:val="0"/>
          <w:marRight w:val="0"/>
          <w:marTop w:val="0"/>
          <w:marBottom w:val="0"/>
          <w:divBdr>
            <w:top w:val="none" w:sz="0" w:space="0" w:color="auto"/>
            <w:left w:val="none" w:sz="0" w:space="0" w:color="auto"/>
            <w:bottom w:val="none" w:sz="0" w:space="0" w:color="auto"/>
            <w:right w:val="none" w:sz="0" w:space="0" w:color="auto"/>
          </w:divBdr>
          <w:divsChild>
            <w:div w:id="11809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0734">
      <w:bodyDiv w:val="1"/>
      <w:marLeft w:val="0"/>
      <w:marRight w:val="0"/>
      <w:marTop w:val="0"/>
      <w:marBottom w:val="0"/>
      <w:divBdr>
        <w:top w:val="none" w:sz="0" w:space="0" w:color="auto"/>
        <w:left w:val="none" w:sz="0" w:space="0" w:color="auto"/>
        <w:bottom w:val="none" w:sz="0" w:space="0" w:color="auto"/>
        <w:right w:val="none" w:sz="0" w:space="0" w:color="auto"/>
      </w:divBdr>
      <w:divsChild>
        <w:div w:id="1899825754">
          <w:marLeft w:val="0"/>
          <w:marRight w:val="0"/>
          <w:marTop w:val="0"/>
          <w:marBottom w:val="0"/>
          <w:divBdr>
            <w:top w:val="none" w:sz="0" w:space="0" w:color="auto"/>
            <w:left w:val="none" w:sz="0" w:space="0" w:color="auto"/>
            <w:bottom w:val="none" w:sz="0" w:space="0" w:color="auto"/>
            <w:right w:val="none" w:sz="0" w:space="0" w:color="auto"/>
          </w:divBdr>
          <w:divsChild>
            <w:div w:id="11567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27631">
      <w:bodyDiv w:val="1"/>
      <w:marLeft w:val="0"/>
      <w:marRight w:val="0"/>
      <w:marTop w:val="0"/>
      <w:marBottom w:val="0"/>
      <w:divBdr>
        <w:top w:val="none" w:sz="0" w:space="0" w:color="auto"/>
        <w:left w:val="none" w:sz="0" w:space="0" w:color="auto"/>
        <w:bottom w:val="none" w:sz="0" w:space="0" w:color="auto"/>
        <w:right w:val="none" w:sz="0" w:space="0" w:color="auto"/>
      </w:divBdr>
      <w:divsChild>
        <w:div w:id="190798448">
          <w:marLeft w:val="0"/>
          <w:marRight w:val="0"/>
          <w:marTop w:val="0"/>
          <w:marBottom w:val="0"/>
          <w:divBdr>
            <w:top w:val="none" w:sz="0" w:space="0" w:color="auto"/>
            <w:left w:val="none" w:sz="0" w:space="0" w:color="auto"/>
            <w:bottom w:val="none" w:sz="0" w:space="0" w:color="auto"/>
            <w:right w:val="none" w:sz="0" w:space="0" w:color="auto"/>
          </w:divBdr>
          <w:divsChild>
            <w:div w:id="18796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6213">
      <w:bodyDiv w:val="1"/>
      <w:marLeft w:val="0"/>
      <w:marRight w:val="0"/>
      <w:marTop w:val="0"/>
      <w:marBottom w:val="0"/>
      <w:divBdr>
        <w:top w:val="none" w:sz="0" w:space="0" w:color="auto"/>
        <w:left w:val="none" w:sz="0" w:space="0" w:color="auto"/>
        <w:bottom w:val="none" w:sz="0" w:space="0" w:color="auto"/>
        <w:right w:val="none" w:sz="0" w:space="0" w:color="auto"/>
      </w:divBdr>
      <w:divsChild>
        <w:div w:id="2136873663">
          <w:marLeft w:val="0"/>
          <w:marRight w:val="0"/>
          <w:marTop w:val="0"/>
          <w:marBottom w:val="0"/>
          <w:divBdr>
            <w:top w:val="none" w:sz="0" w:space="0" w:color="auto"/>
            <w:left w:val="none" w:sz="0" w:space="0" w:color="auto"/>
            <w:bottom w:val="none" w:sz="0" w:space="0" w:color="auto"/>
            <w:right w:val="none" w:sz="0" w:space="0" w:color="auto"/>
          </w:divBdr>
          <w:divsChild>
            <w:div w:id="2741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9963">
      <w:bodyDiv w:val="1"/>
      <w:marLeft w:val="0"/>
      <w:marRight w:val="0"/>
      <w:marTop w:val="0"/>
      <w:marBottom w:val="0"/>
      <w:divBdr>
        <w:top w:val="none" w:sz="0" w:space="0" w:color="auto"/>
        <w:left w:val="none" w:sz="0" w:space="0" w:color="auto"/>
        <w:bottom w:val="none" w:sz="0" w:space="0" w:color="auto"/>
        <w:right w:val="none" w:sz="0" w:space="0" w:color="auto"/>
      </w:divBdr>
      <w:divsChild>
        <w:div w:id="108549080">
          <w:marLeft w:val="0"/>
          <w:marRight w:val="0"/>
          <w:marTop w:val="0"/>
          <w:marBottom w:val="0"/>
          <w:divBdr>
            <w:top w:val="none" w:sz="0" w:space="0" w:color="auto"/>
            <w:left w:val="none" w:sz="0" w:space="0" w:color="auto"/>
            <w:bottom w:val="none" w:sz="0" w:space="0" w:color="auto"/>
            <w:right w:val="none" w:sz="0" w:space="0" w:color="auto"/>
          </w:divBdr>
          <w:divsChild>
            <w:div w:id="15611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70680">
      <w:bodyDiv w:val="1"/>
      <w:marLeft w:val="0"/>
      <w:marRight w:val="0"/>
      <w:marTop w:val="0"/>
      <w:marBottom w:val="0"/>
      <w:divBdr>
        <w:top w:val="none" w:sz="0" w:space="0" w:color="auto"/>
        <w:left w:val="none" w:sz="0" w:space="0" w:color="auto"/>
        <w:bottom w:val="none" w:sz="0" w:space="0" w:color="auto"/>
        <w:right w:val="none" w:sz="0" w:space="0" w:color="auto"/>
      </w:divBdr>
      <w:divsChild>
        <w:div w:id="1517620773">
          <w:marLeft w:val="0"/>
          <w:marRight w:val="0"/>
          <w:marTop w:val="0"/>
          <w:marBottom w:val="0"/>
          <w:divBdr>
            <w:top w:val="none" w:sz="0" w:space="0" w:color="auto"/>
            <w:left w:val="none" w:sz="0" w:space="0" w:color="auto"/>
            <w:bottom w:val="none" w:sz="0" w:space="0" w:color="auto"/>
            <w:right w:val="none" w:sz="0" w:space="0" w:color="auto"/>
          </w:divBdr>
          <w:divsChild>
            <w:div w:id="375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0962">
      <w:bodyDiv w:val="1"/>
      <w:marLeft w:val="0"/>
      <w:marRight w:val="0"/>
      <w:marTop w:val="0"/>
      <w:marBottom w:val="0"/>
      <w:divBdr>
        <w:top w:val="none" w:sz="0" w:space="0" w:color="auto"/>
        <w:left w:val="none" w:sz="0" w:space="0" w:color="auto"/>
        <w:bottom w:val="none" w:sz="0" w:space="0" w:color="auto"/>
        <w:right w:val="none" w:sz="0" w:space="0" w:color="auto"/>
      </w:divBdr>
      <w:divsChild>
        <w:div w:id="1521122390">
          <w:marLeft w:val="0"/>
          <w:marRight w:val="0"/>
          <w:marTop w:val="0"/>
          <w:marBottom w:val="0"/>
          <w:divBdr>
            <w:top w:val="none" w:sz="0" w:space="0" w:color="auto"/>
            <w:left w:val="none" w:sz="0" w:space="0" w:color="auto"/>
            <w:bottom w:val="none" w:sz="0" w:space="0" w:color="auto"/>
            <w:right w:val="none" w:sz="0" w:space="0" w:color="auto"/>
          </w:divBdr>
          <w:divsChild>
            <w:div w:id="7166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12001">
      <w:bodyDiv w:val="1"/>
      <w:marLeft w:val="0"/>
      <w:marRight w:val="0"/>
      <w:marTop w:val="0"/>
      <w:marBottom w:val="0"/>
      <w:divBdr>
        <w:top w:val="none" w:sz="0" w:space="0" w:color="auto"/>
        <w:left w:val="none" w:sz="0" w:space="0" w:color="auto"/>
        <w:bottom w:val="none" w:sz="0" w:space="0" w:color="auto"/>
        <w:right w:val="none" w:sz="0" w:space="0" w:color="auto"/>
      </w:divBdr>
      <w:divsChild>
        <w:div w:id="2074350421">
          <w:marLeft w:val="0"/>
          <w:marRight w:val="0"/>
          <w:marTop w:val="0"/>
          <w:marBottom w:val="0"/>
          <w:divBdr>
            <w:top w:val="none" w:sz="0" w:space="0" w:color="auto"/>
            <w:left w:val="none" w:sz="0" w:space="0" w:color="auto"/>
            <w:bottom w:val="none" w:sz="0" w:space="0" w:color="auto"/>
            <w:right w:val="none" w:sz="0" w:space="0" w:color="auto"/>
          </w:divBdr>
          <w:divsChild>
            <w:div w:id="3222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7925">
      <w:bodyDiv w:val="1"/>
      <w:marLeft w:val="0"/>
      <w:marRight w:val="0"/>
      <w:marTop w:val="0"/>
      <w:marBottom w:val="0"/>
      <w:divBdr>
        <w:top w:val="none" w:sz="0" w:space="0" w:color="auto"/>
        <w:left w:val="none" w:sz="0" w:space="0" w:color="auto"/>
        <w:bottom w:val="none" w:sz="0" w:space="0" w:color="auto"/>
        <w:right w:val="none" w:sz="0" w:space="0" w:color="auto"/>
      </w:divBdr>
      <w:divsChild>
        <w:div w:id="303584299">
          <w:marLeft w:val="0"/>
          <w:marRight w:val="0"/>
          <w:marTop w:val="0"/>
          <w:marBottom w:val="0"/>
          <w:divBdr>
            <w:top w:val="none" w:sz="0" w:space="0" w:color="auto"/>
            <w:left w:val="none" w:sz="0" w:space="0" w:color="auto"/>
            <w:bottom w:val="none" w:sz="0" w:space="0" w:color="auto"/>
            <w:right w:val="none" w:sz="0" w:space="0" w:color="auto"/>
          </w:divBdr>
          <w:divsChild>
            <w:div w:id="2935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3001">
      <w:bodyDiv w:val="1"/>
      <w:marLeft w:val="0"/>
      <w:marRight w:val="0"/>
      <w:marTop w:val="0"/>
      <w:marBottom w:val="0"/>
      <w:divBdr>
        <w:top w:val="none" w:sz="0" w:space="0" w:color="auto"/>
        <w:left w:val="none" w:sz="0" w:space="0" w:color="auto"/>
        <w:bottom w:val="none" w:sz="0" w:space="0" w:color="auto"/>
        <w:right w:val="none" w:sz="0" w:space="0" w:color="auto"/>
      </w:divBdr>
      <w:divsChild>
        <w:div w:id="1197888906">
          <w:marLeft w:val="0"/>
          <w:marRight w:val="0"/>
          <w:marTop w:val="0"/>
          <w:marBottom w:val="0"/>
          <w:divBdr>
            <w:top w:val="none" w:sz="0" w:space="0" w:color="auto"/>
            <w:left w:val="none" w:sz="0" w:space="0" w:color="auto"/>
            <w:bottom w:val="none" w:sz="0" w:space="0" w:color="auto"/>
            <w:right w:val="none" w:sz="0" w:space="0" w:color="auto"/>
          </w:divBdr>
          <w:divsChild>
            <w:div w:id="10949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3372">
      <w:bodyDiv w:val="1"/>
      <w:marLeft w:val="0"/>
      <w:marRight w:val="0"/>
      <w:marTop w:val="0"/>
      <w:marBottom w:val="0"/>
      <w:divBdr>
        <w:top w:val="none" w:sz="0" w:space="0" w:color="auto"/>
        <w:left w:val="none" w:sz="0" w:space="0" w:color="auto"/>
        <w:bottom w:val="none" w:sz="0" w:space="0" w:color="auto"/>
        <w:right w:val="none" w:sz="0" w:space="0" w:color="auto"/>
      </w:divBdr>
      <w:divsChild>
        <w:div w:id="250814510">
          <w:marLeft w:val="0"/>
          <w:marRight w:val="0"/>
          <w:marTop w:val="0"/>
          <w:marBottom w:val="0"/>
          <w:divBdr>
            <w:top w:val="none" w:sz="0" w:space="0" w:color="auto"/>
            <w:left w:val="none" w:sz="0" w:space="0" w:color="auto"/>
            <w:bottom w:val="none" w:sz="0" w:space="0" w:color="auto"/>
            <w:right w:val="none" w:sz="0" w:space="0" w:color="auto"/>
          </w:divBdr>
          <w:divsChild>
            <w:div w:id="787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8349">
      <w:bodyDiv w:val="1"/>
      <w:marLeft w:val="0"/>
      <w:marRight w:val="0"/>
      <w:marTop w:val="0"/>
      <w:marBottom w:val="0"/>
      <w:divBdr>
        <w:top w:val="none" w:sz="0" w:space="0" w:color="auto"/>
        <w:left w:val="none" w:sz="0" w:space="0" w:color="auto"/>
        <w:bottom w:val="none" w:sz="0" w:space="0" w:color="auto"/>
        <w:right w:val="none" w:sz="0" w:space="0" w:color="auto"/>
      </w:divBdr>
      <w:divsChild>
        <w:div w:id="2062167961">
          <w:marLeft w:val="0"/>
          <w:marRight w:val="0"/>
          <w:marTop w:val="0"/>
          <w:marBottom w:val="0"/>
          <w:divBdr>
            <w:top w:val="none" w:sz="0" w:space="0" w:color="auto"/>
            <w:left w:val="none" w:sz="0" w:space="0" w:color="auto"/>
            <w:bottom w:val="none" w:sz="0" w:space="0" w:color="auto"/>
            <w:right w:val="none" w:sz="0" w:space="0" w:color="auto"/>
          </w:divBdr>
          <w:divsChild>
            <w:div w:id="2835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5422">
      <w:bodyDiv w:val="1"/>
      <w:marLeft w:val="0"/>
      <w:marRight w:val="0"/>
      <w:marTop w:val="0"/>
      <w:marBottom w:val="0"/>
      <w:divBdr>
        <w:top w:val="none" w:sz="0" w:space="0" w:color="auto"/>
        <w:left w:val="none" w:sz="0" w:space="0" w:color="auto"/>
        <w:bottom w:val="none" w:sz="0" w:space="0" w:color="auto"/>
        <w:right w:val="none" w:sz="0" w:space="0" w:color="auto"/>
      </w:divBdr>
      <w:divsChild>
        <w:div w:id="1390378427">
          <w:marLeft w:val="0"/>
          <w:marRight w:val="0"/>
          <w:marTop w:val="0"/>
          <w:marBottom w:val="0"/>
          <w:divBdr>
            <w:top w:val="none" w:sz="0" w:space="0" w:color="auto"/>
            <w:left w:val="none" w:sz="0" w:space="0" w:color="auto"/>
            <w:bottom w:val="none" w:sz="0" w:space="0" w:color="auto"/>
            <w:right w:val="none" w:sz="0" w:space="0" w:color="auto"/>
          </w:divBdr>
          <w:divsChild>
            <w:div w:id="10004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650">
      <w:bodyDiv w:val="1"/>
      <w:marLeft w:val="0"/>
      <w:marRight w:val="0"/>
      <w:marTop w:val="0"/>
      <w:marBottom w:val="0"/>
      <w:divBdr>
        <w:top w:val="none" w:sz="0" w:space="0" w:color="auto"/>
        <w:left w:val="none" w:sz="0" w:space="0" w:color="auto"/>
        <w:bottom w:val="none" w:sz="0" w:space="0" w:color="auto"/>
        <w:right w:val="none" w:sz="0" w:space="0" w:color="auto"/>
      </w:divBdr>
      <w:divsChild>
        <w:div w:id="1228565846">
          <w:marLeft w:val="0"/>
          <w:marRight w:val="0"/>
          <w:marTop w:val="0"/>
          <w:marBottom w:val="0"/>
          <w:divBdr>
            <w:top w:val="none" w:sz="0" w:space="0" w:color="auto"/>
            <w:left w:val="none" w:sz="0" w:space="0" w:color="auto"/>
            <w:bottom w:val="none" w:sz="0" w:space="0" w:color="auto"/>
            <w:right w:val="none" w:sz="0" w:space="0" w:color="auto"/>
          </w:divBdr>
          <w:divsChild>
            <w:div w:id="4575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3818">
      <w:bodyDiv w:val="1"/>
      <w:marLeft w:val="0"/>
      <w:marRight w:val="0"/>
      <w:marTop w:val="0"/>
      <w:marBottom w:val="0"/>
      <w:divBdr>
        <w:top w:val="none" w:sz="0" w:space="0" w:color="auto"/>
        <w:left w:val="none" w:sz="0" w:space="0" w:color="auto"/>
        <w:bottom w:val="none" w:sz="0" w:space="0" w:color="auto"/>
        <w:right w:val="none" w:sz="0" w:space="0" w:color="auto"/>
      </w:divBdr>
      <w:divsChild>
        <w:div w:id="2036225801">
          <w:marLeft w:val="0"/>
          <w:marRight w:val="0"/>
          <w:marTop w:val="0"/>
          <w:marBottom w:val="0"/>
          <w:divBdr>
            <w:top w:val="none" w:sz="0" w:space="0" w:color="auto"/>
            <w:left w:val="none" w:sz="0" w:space="0" w:color="auto"/>
            <w:bottom w:val="none" w:sz="0" w:space="0" w:color="auto"/>
            <w:right w:val="none" w:sz="0" w:space="0" w:color="auto"/>
          </w:divBdr>
          <w:divsChild>
            <w:div w:id="9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58951">
      <w:bodyDiv w:val="1"/>
      <w:marLeft w:val="0"/>
      <w:marRight w:val="0"/>
      <w:marTop w:val="0"/>
      <w:marBottom w:val="0"/>
      <w:divBdr>
        <w:top w:val="none" w:sz="0" w:space="0" w:color="auto"/>
        <w:left w:val="none" w:sz="0" w:space="0" w:color="auto"/>
        <w:bottom w:val="none" w:sz="0" w:space="0" w:color="auto"/>
        <w:right w:val="none" w:sz="0" w:space="0" w:color="auto"/>
      </w:divBdr>
      <w:divsChild>
        <w:div w:id="1185291901">
          <w:marLeft w:val="0"/>
          <w:marRight w:val="0"/>
          <w:marTop w:val="0"/>
          <w:marBottom w:val="0"/>
          <w:divBdr>
            <w:top w:val="none" w:sz="0" w:space="0" w:color="auto"/>
            <w:left w:val="none" w:sz="0" w:space="0" w:color="auto"/>
            <w:bottom w:val="none" w:sz="0" w:space="0" w:color="auto"/>
            <w:right w:val="none" w:sz="0" w:space="0" w:color="auto"/>
          </w:divBdr>
          <w:divsChild>
            <w:div w:id="6532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3410">
      <w:bodyDiv w:val="1"/>
      <w:marLeft w:val="0"/>
      <w:marRight w:val="0"/>
      <w:marTop w:val="0"/>
      <w:marBottom w:val="0"/>
      <w:divBdr>
        <w:top w:val="none" w:sz="0" w:space="0" w:color="auto"/>
        <w:left w:val="none" w:sz="0" w:space="0" w:color="auto"/>
        <w:bottom w:val="none" w:sz="0" w:space="0" w:color="auto"/>
        <w:right w:val="none" w:sz="0" w:space="0" w:color="auto"/>
      </w:divBdr>
      <w:divsChild>
        <w:div w:id="865944351">
          <w:marLeft w:val="0"/>
          <w:marRight w:val="0"/>
          <w:marTop w:val="0"/>
          <w:marBottom w:val="0"/>
          <w:divBdr>
            <w:top w:val="none" w:sz="0" w:space="0" w:color="auto"/>
            <w:left w:val="none" w:sz="0" w:space="0" w:color="auto"/>
            <w:bottom w:val="none" w:sz="0" w:space="0" w:color="auto"/>
            <w:right w:val="none" w:sz="0" w:space="0" w:color="auto"/>
          </w:divBdr>
          <w:divsChild>
            <w:div w:id="8018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8946">
      <w:bodyDiv w:val="1"/>
      <w:marLeft w:val="0"/>
      <w:marRight w:val="0"/>
      <w:marTop w:val="0"/>
      <w:marBottom w:val="0"/>
      <w:divBdr>
        <w:top w:val="none" w:sz="0" w:space="0" w:color="auto"/>
        <w:left w:val="none" w:sz="0" w:space="0" w:color="auto"/>
        <w:bottom w:val="none" w:sz="0" w:space="0" w:color="auto"/>
        <w:right w:val="none" w:sz="0" w:space="0" w:color="auto"/>
      </w:divBdr>
      <w:divsChild>
        <w:div w:id="730077827">
          <w:marLeft w:val="0"/>
          <w:marRight w:val="0"/>
          <w:marTop w:val="0"/>
          <w:marBottom w:val="0"/>
          <w:divBdr>
            <w:top w:val="none" w:sz="0" w:space="0" w:color="auto"/>
            <w:left w:val="none" w:sz="0" w:space="0" w:color="auto"/>
            <w:bottom w:val="none" w:sz="0" w:space="0" w:color="auto"/>
            <w:right w:val="none" w:sz="0" w:space="0" w:color="auto"/>
          </w:divBdr>
          <w:divsChild>
            <w:div w:id="5657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4502">
      <w:bodyDiv w:val="1"/>
      <w:marLeft w:val="0"/>
      <w:marRight w:val="0"/>
      <w:marTop w:val="0"/>
      <w:marBottom w:val="0"/>
      <w:divBdr>
        <w:top w:val="none" w:sz="0" w:space="0" w:color="auto"/>
        <w:left w:val="none" w:sz="0" w:space="0" w:color="auto"/>
        <w:bottom w:val="none" w:sz="0" w:space="0" w:color="auto"/>
        <w:right w:val="none" w:sz="0" w:space="0" w:color="auto"/>
      </w:divBdr>
      <w:divsChild>
        <w:div w:id="506209063">
          <w:marLeft w:val="0"/>
          <w:marRight w:val="0"/>
          <w:marTop w:val="0"/>
          <w:marBottom w:val="0"/>
          <w:divBdr>
            <w:top w:val="none" w:sz="0" w:space="0" w:color="auto"/>
            <w:left w:val="none" w:sz="0" w:space="0" w:color="auto"/>
            <w:bottom w:val="none" w:sz="0" w:space="0" w:color="auto"/>
            <w:right w:val="none" w:sz="0" w:space="0" w:color="auto"/>
          </w:divBdr>
          <w:divsChild>
            <w:div w:id="2934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79547">
      <w:bodyDiv w:val="1"/>
      <w:marLeft w:val="0"/>
      <w:marRight w:val="0"/>
      <w:marTop w:val="0"/>
      <w:marBottom w:val="0"/>
      <w:divBdr>
        <w:top w:val="none" w:sz="0" w:space="0" w:color="auto"/>
        <w:left w:val="none" w:sz="0" w:space="0" w:color="auto"/>
        <w:bottom w:val="none" w:sz="0" w:space="0" w:color="auto"/>
        <w:right w:val="none" w:sz="0" w:space="0" w:color="auto"/>
      </w:divBdr>
      <w:divsChild>
        <w:div w:id="247737878">
          <w:marLeft w:val="0"/>
          <w:marRight w:val="0"/>
          <w:marTop w:val="0"/>
          <w:marBottom w:val="0"/>
          <w:divBdr>
            <w:top w:val="none" w:sz="0" w:space="0" w:color="auto"/>
            <w:left w:val="none" w:sz="0" w:space="0" w:color="auto"/>
            <w:bottom w:val="none" w:sz="0" w:space="0" w:color="auto"/>
            <w:right w:val="none" w:sz="0" w:space="0" w:color="auto"/>
          </w:divBdr>
          <w:divsChild>
            <w:div w:id="10808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1863">
      <w:bodyDiv w:val="1"/>
      <w:marLeft w:val="0"/>
      <w:marRight w:val="0"/>
      <w:marTop w:val="0"/>
      <w:marBottom w:val="0"/>
      <w:divBdr>
        <w:top w:val="none" w:sz="0" w:space="0" w:color="auto"/>
        <w:left w:val="none" w:sz="0" w:space="0" w:color="auto"/>
        <w:bottom w:val="none" w:sz="0" w:space="0" w:color="auto"/>
        <w:right w:val="none" w:sz="0" w:space="0" w:color="auto"/>
      </w:divBdr>
      <w:divsChild>
        <w:div w:id="787047492">
          <w:marLeft w:val="0"/>
          <w:marRight w:val="0"/>
          <w:marTop w:val="0"/>
          <w:marBottom w:val="0"/>
          <w:divBdr>
            <w:top w:val="none" w:sz="0" w:space="0" w:color="auto"/>
            <w:left w:val="none" w:sz="0" w:space="0" w:color="auto"/>
            <w:bottom w:val="none" w:sz="0" w:space="0" w:color="auto"/>
            <w:right w:val="none" w:sz="0" w:space="0" w:color="auto"/>
          </w:divBdr>
          <w:divsChild>
            <w:div w:id="13868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0575">
      <w:bodyDiv w:val="1"/>
      <w:marLeft w:val="0"/>
      <w:marRight w:val="0"/>
      <w:marTop w:val="0"/>
      <w:marBottom w:val="0"/>
      <w:divBdr>
        <w:top w:val="none" w:sz="0" w:space="0" w:color="auto"/>
        <w:left w:val="none" w:sz="0" w:space="0" w:color="auto"/>
        <w:bottom w:val="none" w:sz="0" w:space="0" w:color="auto"/>
        <w:right w:val="none" w:sz="0" w:space="0" w:color="auto"/>
      </w:divBdr>
      <w:divsChild>
        <w:div w:id="1104887950">
          <w:marLeft w:val="0"/>
          <w:marRight w:val="0"/>
          <w:marTop w:val="0"/>
          <w:marBottom w:val="0"/>
          <w:divBdr>
            <w:top w:val="none" w:sz="0" w:space="0" w:color="auto"/>
            <w:left w:val="none" w:sz="0" w:space="0" w:color="auto"/>
            <w:bottom w:val="none" w:sz="0" w:space="0" w:color="auto"/>
            <w:right w:val="none" w:sz="0" w:space="0" w:color="auto"/>
          </w:divBdr>
          <w:divsChild>
            <w:div w:id="10776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4825">
      <w:bodyDiv w:val="1"/>
      <w:marLeft w:val="0"/>
      <w:marRight w:val="0"/>
      <w:marTop w:val="0"/>
      <w:marBottom w:val="0"/>
      <w:divBdr>
        <w:top w:val="none" w:sz="0" w:space="0" w:color="auto"/>
        <w:left w:val="none" w:sz="0" w:space="0" w:color="auto"/>
        <w:bottom w:val="none" w:sz="0" w:space="0" w:color="auto"/>
        <w:right w:val="none" w:sz="0" w:space="0" w:color="auto"/>
      </w:divBdr>
      <w:divsChild>
        <w:div w:id="246157854">
          <w:marLeft w:val="0"/>
          <w:marRight w:val="0"/>
          <w:marTop w:val="0"/>
          <w:marBottom w:val="0"/>
          <w:divBdr>
            <w:top w:val="none" w:sz="0" w:space="0" w:color="auto"/>
            <w:left w:val="none" w:sz="0" w:space="0" w:color="auto"/>
            <w:bottom w:val="none" w:sz="0" w:space="0" w:color="auto"/>
            <w:right w:val="none" w:sz="0" w:space="0" w:color="auto"/>
          </w:divBdr>
          <w:divsChild>
            <w:div w:id="14066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367">
      <w:bodyDiv w:val="1"/>
      <w:marLeft w:val="0"/>
      <w:marRight w:val="0"/>
      <w:marTop w:val="0"/>
      <w:marBottom w:val="0"/>
      <w:divBdr>
        <w:top w:val="none" w:sz="0" w:space="0" w:color="auto"/>
        <w:left w:val="none" w:sz="0" w:space="0" w:color="auto"/>
        <w:bottom w:val="none" w:sz="0" w:space="0" w:color="auto"/>
        <w:right w:val="none" w:sz="0" w:space="0" w:color="auto"/>
      </w:divBdr>
      <w:divsChild>
        <w:div w:id="655719163">
          <w:marLeft w:val="0"/>
          <w:marRight w:val="0"/>
          <w:marTop w:val="0"/>
          <w:marBottom w:val="0"/>
          <w:divBdr>
            <w:top w:val="none" w:sz="0" w:space="0" w:color="auto"/>
            <w:left w:val="none" w:sz="0" w:space="0" w:color="auto"/>
            <w:bottom w:val="none" w:sz="0" w:space="0" w:color="auto"/>
            <w:right w:val="none" w:sz="0" w:space="0" w:color="auto"/>
          </w:divBdr>
          <w:divsChild>
            <w:div w:id="9951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1923">
      <w:bodyDiv w:val="1"/>
      <w:marLeft w:val="0"/>
      <w:marRight w:val="0"/>
      <w:marTop w:val="0"/>
      <w:marBottom w:val="0"/>
      <w:divBdr>
        <w:top w:val="none" w:sz="0" w:space="0" w:color="auto"/>
        <w:left w:val="none" w:sz="0" w:space="0" w:color="auto"/>
        <w:bottom w:val="none" w:sz="0" w:space="0" w:color="auto"/>
        <w:right w:val="none" w:sz="0" w:space="0" w:color="auto"/>
      </w:divBdr>
      <w:divsChild>
        <w:div w:id="1248542158">
          <w:marLeft w:val="0"/>
          <w:marRight w:val="0"/>
          <w:marTop w:val="0"/>
          <w:marBottom w:val="0"/>
          <w:divBdr>
            <w:top w:val="none" w:sz="0" w:space="0" w:color="auto"/>
            <w:left w:val="none" w:sz="0" w:space="0" w:color="auto"/>
            <w:bottom w:val="none" w:sz="0" w:space="0" w:color="auto"/>
            <w:right w:val="none" w:sz="0" w:space="0" w:color="auto"/>
          </w:divBdr>
          <w:divsChild>
            <w:div w:id="1649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4883">
      <w:bodyDiv w:val="1"/>
      <w:marLeft w:val="0"/>
      <w:marRight w:val="0"/>
      <w:marTop w:val="0"/>
      <w:marBottom w:val="0"/>
      <w:divBdr>
        <w:top w:val="none" w:sz="0" w:space="0" w:color="auto"/>
        <w:left w:val="none" w:sz="0" w:space="0" w:color="auto"/>
        <w:bottom w:val="none" w:sz="0" w:space="0" w:color="auto"/>
        <w:right w:val="none" w:sz="0" w:space="0" w:color="auto"/>
      </w:divBdr>
      <w:divsChild>
        <w:div w:id="1606961018">
          <w:marLeft w:val="0"/>
          <w:marRight w:val="0"/>
          <w:marTop w:val="0"/>
          <w:marBottom w:val="0"/>
          <w:divBdr>
            <w:top w:val="none" w:sz="0" w:space="0" w:color="auto"/>
            <w:left w:val="none" w:sz="0" w:space="0" w:color="auto"/>
            <w:bottom w:val="none" w:sz="0" w:space="0" w:color="auto"/>
            <w:right w:val="none" w:sz="0" w:space="0" w:color="auto"/>
          </w:divBdr>
          <w:divsChild>
            <w:div w:id="7697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7877">
      <w:bodyDiv w:val="1"/>
      <w:marLeft w:val="0"/>
      <w:marRight w:val="0"/>
      <w:marTop w:val="0"/>
      <w:marBottom w:val="0"/>
      <w:divBdr>
        <w:top w:val="none" w:sz="0" w:space="0" w:color="auto"/>
        <w:left w:val="none" w:sz="0" w:space="0" w:color="auto"/>
        <w:bottom w:val="none" w:sz="0" w:space="0" w:color="auto"/>
        <w:right w:val="none" w:sz="0" w:space="0" w:color="auto"/>
      </w:divBdr>
      <w:divsChild>
        <w:div w:id="377823512">
          <w:marLeft w:val="0"/>
          <w:marRight w:val="0"/>
          <w:marTop w:val="0"/>
          <w:marBottom w:val="0"/>
          <w:divBdr>
            <w:top w:val="none" w:sz="0" w:space="0" w:color="auto"/>
            <w:left w:val="none" w:sz="0" w:space="0" w:color="auto"/>
            <w:bottom w:val="none" w:sz="0" w:space="0" w:color="auto"/>
            <w:right w:val="none" w:sz="0" w:space="0" w:color="auto"/>
          </w:divBdr>
          <w:divsChild>
            <w:div w:id="18882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6989">
      <w:bodyDiv w:val="1"/>
      <w:marLeft w:val="0"/>
      <w:marRight w:val="0"/>
      <w:marTop w:val="0"/>
      <w:marBottom w:val="0"/>
      <w:divBdr>
        <w:top w:val="none" w:sz="0" w:space="0" w:color="auto"/>
        <w:left w:val="none" w:sz="0" w:space="0" w:color="auto"/>
        <w:bottom w:val="none" w:sz="0" w:space="0" w:color="auto"/>
        <w:right w:val="none" w:sz="0" w:space="0" w:color="auto"/>
      </w:divBdr>
      <w:divsChild>
        <w:div w:id="2045978884">
          <w:marLeft w:val="0"/>
          <w:marRight w:val="0"/>
          <w:marTop w:val="0"/>
          <w:marBottom w:val="0"/>
          <w:divBdr>
            <w:top w:val="none" w:sz="0" w:space="0" w:color="auto"/>
            <w:left w:val="none" w:sz="0" w:space="0" w:color="auto"/>
            <w:bottom w:val="none" w:sz="0" w:space="0" w:color="auto"/>
            <w:right w:val="none" w:sz="0" w:space="0" w:color="auto"/>
          </w:divBdr>
          <w:divsChild>
            <w:div w:id="13958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0248">
      <w:bodyDiv w:val="1"/>
      <w:marLeft w:val="0"/>
      <w:marRight w:val="0"/>
      <w:marTop w:val="0"/>
      <w:marBottom w:val="0"/>
      <w:divBdr>
        <w:top w:val="none" w:sz="0" w:space="0" w:color="auto"/>
        <w:left w:val="none" w:sz="0" w:space="0" w:color="auto"/>
        <w:bottom w:val="none" w:sz="0" w:space="0" w:color="auto"/>
        <w:right w:val="none" w:sz="0" w:space="0" w:color="auto"/>
      </w:divBdr>
    </w:div>
    <w:div w:id="553085915">
      <w:bodyDiv w:val="1"/>
      <w:marLeft w:val="0"/>
      <w:marRight w:val="0"/>
      <w:marTop w:val="0"/>
      <w:marBottom w:val="0"/>
      <w:divBdr>
        <w:top w:val="none" w:sz="0" w:space="0" w:color="auto"/>
        <w:left w:val="none" w:sz="0" w:space="0" w:color="auto"/>
        <w:bottom w:val="none" w:sz="0" w:space="0" w:color="auto"/>
        <w:right w:val="none" w:sz="0" w:space="0" w:color="auto"/>
      </w:divBdr>
      <w:divsChild>
        <w:div w:id="56176464">
          <w:marLeft w:val="0"/>
          <w:marRight w:val="0"/>
          <w:marTop w:val="0"/>
          <w:marBottom w:val="0"/>
          <w:divBdr>
            <w:top w:val="none" w:sz="0" w:space="0" w:color="auto"/>
            <w:left w:val="none" w:sz="0" w:space="0" w:color="auto"/>
            <w:bottom w:val="none" w:sz="0" w:space="0" w:color="auto"/>
            <w:right w:val="none" w:sz="0" w:space="0" w:color="auto"/>
          </w:divBdr>
          <w:divsChild>
            <w:div w:id="12589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1519">
      <w:bodyDiv w:val="1"/>
      <w:marLeft w:val="0"/>
      <w:marRight w:val="0"/>
      <w:marTop w:val="0"/>
      <w:marBottom w:val="0"/>
      <w:divBdr>
        <w:top w:val="none" w:sz="0" w:space="0" w:color="auto"/>
        <w:left w:val="none" w:sz="0" w:space="0" w:color="auto"/>
        <w:bottom w:val="none" w:sz="0" w:space="0" w:color="auto"/>
        <w:right w:val="none" w:sz="0" w:space="0" w:color="auto"/>
      </w:divBdr>
      <w:divsChild>
        <w:div w:id="226191515">
          <w:marLeft w:val="0"/>
          <w:marRight w:val="0"/>
          <w:marTop w:val="0"/>
          <w:marBottom w:val="0"/>
          <w:divBdr>
            <w:top w:val="none" w:sz="0" w:space="0" w:color="auto"/>
            <w:left w:val="none" w:sz="0" w:space="0" w:color="auto"/>
            <w:bottom w:val="none" w:sz="0" w:space="0" w:color="auto"/>
            <w:right w:val="none" w:sz="0" w:space="0" w:color="auto"/>
          </w:divBdr>
          <w:divsChild>
            <w:div w:id="139913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0110">
      <w:bodyDiv w:val="1"/>
      <w:marLeft w:val="0"/>
      <w:marRight w:val="0"/>
      <w:marTop w:val="0"/>
      <w:marBottom w:val="0"/>
      <w:divBdr>
        <w:top w:val="none" w:sz="0" w:space="0" w:color="auto"/>
        <w:left w:val="none" w:sz="0" w:space="0" w:color="auto"/>
        <w:bottom w:val="none" w:sz="0" w:space="0" w:color="auto"/>
        <w:right w:val="none" w:sz="0" w:space="0" w:color="auto"/>
      </w:divBdr>
      <w:divsChild>
        <w:div w:id="1041705487">
          <w:marLeft w:val="0"/>
          <w:marRight w:val="0"/>
          <w:marTop w:val="0"/>
          <w:marBottom w:val="0"/>
          <w:divBdr>
            <w:top w:val="none" w:sz="0" w:space="0" w:color="auto"/>
            <w:left w:val="none" w:sz="0" w:space="0" w:color="auto"/>
            <w:bottom w:val="none" w:sz="0" w:space="0" w:color="auto"/>
            <w:right w:val="none" w:sz="0" w:space="0" w:color="auto"/>
          </w:divBdr>
          <w:divsChild>
            <w:div w:id="476653909">
              <w:marLeft w:val="0"/>
              <w:marRight w:val="0"/>
              <w:marTop w:val="0"/>
              <w:marBottom w:val="0"/>
              <w:divBdr>
                <w:top w:val="none" w:sz="0" w:space="0" w:color="auto"/>
                <w:left w:val="none" w:sz="0" w:space="0" w:color="auto"/>
                <w:bottom w:val="none" w:sz="0" w:space="0" w:color="auto"/>
                <w:right w:val="none" w:sz="0" w:space="0" w:color="auto"/>
              </w:divBdr>
            </w:div>
            <w:div w:id="8287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9580">
      <w:bodyDiv w:val="1"/>
      <w:marLeft w:val="0"/>
      <w:marRight w:val="0"/>
      <w:marTop w:val="0"/>
      <w:marBottom w:val="0"/>
      <w:divBdr>
        <w:top w:val="none" w:sz="0" w:space="0" w:color="auto"/>
        <w:left w:val="none" w:sz="0" w:space="0" w:color="auto"/>
        <w:bottom w:val="none" w:sz="0" w:space="0" w:color="auto"/>
        <w:right w:val="none" w:sz="0" w:space="0" w:color="auto"/>
      </w:divBdr>
      <w:divsChild>
        <w:div w:id="133065216">
          <w:marLeft w:val="0"/>
          <w:marRight w:val="0"/>
          <w:marTop w:val="0"/>
          <w:marBottom w:val="0"/>
          <w:divBdr>
            <w:top w:val="none" w:sz="0" w:space="0" w:color="auto"/>
            <w:left w:val="none" w:sz="0" w:space="0" w:color="auto"/>
            <w:bottom w:val="none" w:sz="0" w:space="0" w:color="auto"/>
            <w:right w:val="none" w:sz="0" w:space="0" w:color="auto"/>
          </w:divBdr>
          <w:divsChild>
            <w:div w:id="10703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5340">
      <w:bodyDiv w:val="1"/>
      <w:marLeft w:val="0"/>
      <w:marRight w:val="0"/>
      <w:marTop w:val="0"/>
      <w:marBottom w:val="0"/>
      <w:divBdr>
        <w:top w:val="none" w:sz="0" w:space="0" w:color="auto"/>
        <w:left w:val="none" w:sz="0" w:space="0" w:color="auto"/>
        <w:bottom w:val="none" w:sz="0" w:space="0" w:color="auto"/>
        <w:right w:val="none" w:sz="0" w:space="0" w:color="auto"/>
      </w:divBdr>
      <w:divsChild>
        <w:div w:id="1765226367">
          <w:marLeft w:val="0"/>
          <w:marRight w:val="0"/>
          <w:marTop w:val="0"/>
          <w:marBottom w:val="0"/>
          <w:divBdr>
            <w:top w:val="none" w:sz="0" w:space="0" w:color="auto"/>
            <w:left w:val="none" w:sz="0" w:space="0" w:color="auto"/>
            <w:bottom w:val="none" w:sz="0" w:space="0" w:color="auto"/>
            <w:right w:val="none" w:sz="0" w:space="0" w:color="auto"/>
          </w:divBdr>
          <w:divsChild>
            <w:div w:id="18516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4014">
      <w:bodyDiv w:val="1"/>
      <w:marLeft w:val="0"/>
      <w:marRight w:val="0"/>
      <w:marTop w:val="0"/>
      <w:marBottom w:val="0"/>
      <w:divBdr>
        <w:top w:val="none" w:sz="0" w:space="0" w:color="auto"/>
        <w:left w:val="none" w:sz="0" w:space="0" w:color="auto"/>
        <w:bottom w:val="none" w:sz="0" w:space="0" w:color="auto"/>
        <w:right w:val="none" w:sz="0" w:space="0" w:color="auto"/>
      </w:divBdr>
      <w:divsChild>
        <w:div w:id="647900674">
          <w:marLeft w:val="0"/>
          <w:marRight w:val="0"/>
          <w:marTop w:val="0"/>
          <w:marBottom w:val="0"/>
          <w:divBdr>
            <w:top w:val="none" w:sz="0" w:space="0" w:color="auto"/>
            <w:left w:val="none" w:sz="0" w:space="0" w:color="auto"/>
            <w:bottom w:val="none" w:sz="0" w:space="0" w:color="auto"/>
            <w:right w:val="none" w:sz="0" w:space="0" w:color="auto"/>
          </w:divBdr>
          <w:divsChild>
            <w:div w:id="3721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6238">
      <w:bodyDiv w:val="1"/>
      <w:marLeft w:val="0"/>
      <w:marRight w:val="0"/>
      <w:marTop w:val="0"/>
      <w:marBottom w:val="0"/>
      <w:divBdr>
        <w:top w:val="none" w:sz="0" w:space="0" w:color="auto"/>
        <w:left w:val="none" w:sz="0" w:space="0" w:color="auto"/>
        <w:bottom w:val="none" w:sz="0" w:space="0" w:color="auto"/>
        <w:right w:val="none" w:sz="0" w:space="0" w:color="auto"/>
      </w:divBdr>
      <w:divsChild>
        <w:div w:id="43602684">
          <w:marLeft w:val="0"/>
          <w:marRight w:val="0"/>
          <w:marTop w:val="0"/>
          <w:marBottom w:val="0"/>
          <w:divBdr>
            <w:top w:val="none" w:sz="0" w:space="0" w:color="auto"/>
            <w:left w:val="none" w:sz="0" w:space="0" w:color="auto"/>
            <w:bottom w:val="none" w:sz="0" w:space="0" w:color="auto"/>
            <w:right w:val="none" w:sz="0" w:space="0" w:color="auto"/>
          </w:divBdr>
          <w:divsChild>
            <w:div w:id="10125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7317">
      <w:bodyDiv w:val="1"/>
      <w:marLeft w:val="0"/>
      <w:marRight w:val="0"/>
      <w:marTop w:val="0"/>
      <w:marBottom w:val="0"/>
      <w:divBdr>
        <w:top w:val="none" w:sz="0" w:space="0" w:color="auto"/>
        <w:left w:val="none" w:sz="0" w:space="0" w:color="auto"/>
        <w:bottom w:val="none" w:sz="0" w:space="0" w:color="auto"/>
        <w:right w:val="none" w:sz="0" w:space="0" w:color="auto"/>
      </w:divBdr>
      <w:divsChild>
        <w:div w:id="327441375">
          <w:marLeft w:val="0"/>
          <w:marRight w:val="0"/>
          <w:marTop w:val="0"/>
          <w:marBottom w:val="0"/>
          <w:divBdr>
            <w:top w:val="none" w:sz="0" w:space="0" w:color="auto"/>
            <w:left w:val="none" w:sz="0" w:space="0" w:color="auto"/>
            <w:bottom w:val="none" w:sz="0" w:space="0" w:color="auto"/>
            <w:right w:val="none" w:sz="0" w:space="0" w:color="auto"/>
          </w:divBdr>
          <w:divsChild>
            <w:div w:id="9725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91747">
      <w:bodyDiv w:val="1"/>
      <w:marLeft w:val="0"/>
      <w:marRight w:val="0"/>
      <w:marTop w:val="0"/>
      <w:marBottom w:val="0"/>
      <w:divBdr>
        <w:top w:val="none" w:sz="0" w:space="0" w:color="auto"/>
        <w:left w:val="none" w:sz="0" w:space="0" w:color="auto"/>
        <w:bottom w:val="none" w:sz="0" w:space="0" w:color="auto"/>
        <w:right w:val="none" w:sz="0" w:space="0" w:color="auto"/>
      </w:divBdr>
      <w:divsChild>
        <w:div w:id="180432646">
          <w:marLeft w:val="0"/>
          <w:marRight w:val="0"/>
          <w:marTop w:val="0"/>
          <w:marBottom w:val="0"/>
          <w:divBdr>
            <w:top w:val="none" w:sz="0" w:space="0" w:color="auto"/>
            <w:left w:val="none" w:sz="0" w:space="0" w:color="auto"/>
            <w:bottom w:val="none" w:sz="0" w:space="0" w:color="auto"/>
            <w:right w:val="none" w:sz="0" w:space="0" w:color="auto"/>
          </w:divBdr>
          <w:divsChild>
            <w:div w:id="4322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225">
      <w:bodyDiv w:val="1"/>
      <w:marLeft w:val="0"/>
      <w:marRight w:val="0"/>
      <w:marTop w:val="0"/>
      <w:marBottom w:val="0"/>
      <w:divBdr>
        <w:top w:val="none" w:sz="0" w:space="0" w:color="auto"/>
        <w:left w:val="none" w:sz="0" w:space="0" w:color="auto"/>
        <w:bottom w:val="none" w:sz="0" w:space="0" w:color="auto"/>
        <w:right w:val="none" w:sz="0" w:space="0" w:color="auto"/>
      </w:divBdr>
      <w:divsChild>
        <w:div w:id="1836609882">
          <w:marLeft w:val="0"/>
          <w:marRight w:val="0"/>
          <w:marTop w:val="0"/>
          <w:marBottom w:val="0"/>
          <w:divBdr>
            <w:top w:val="none" w:sz="0" w:space="0" w:color="auto"/>
            <w:left w:val="none" w:sz="0" w:space="0" w:color="auto"/>
            <w:bottom w:val="none" w:sz="0" w:space="0" w:color="auto"/>
            <w:right w:val="none" w:sz="0" w:space="0" w:color="auto"/>
          </w:divBdr>
          <w:divsChild>
            <w:div w:id="8567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9946">
      <w:bodyDiv w:val="1"/>
      <w:marLeft w:val="0"/>
      <w:marRight w:val="0"/>
      <w:marTop w:val="0"/>
      <w:marBottom w:val="0"/>
      <w:divBdr>
        <w:top w:val="none" w:sz="0" w:space="0" w:color="auto"/>
        <w:left w:val="none" w:sz="0" w:space="0" w:color="auto"/>
        <w:bottom w:val="none" w:sz="0" w:space="0" w:color="auto"/>
        <w:right w:val="none" w:sz="0" w:space="0" w:color="auto"/>
      </w:divBdr>
      <w:divsChild>
        <w:div w:id="1219590797">
          <w:marLeft w:val="0"/>
          <w:marRight w:val="0"/>
          <w:marTop w:val="0"/>
          <w:marBottom w:val="0"/>
          <w:divBdr>
            <w:top w:val="none" w:sz="0" w:space="0" w:color="auto"/>
            <w:left w:val="none" w:sz="0" w:space="0" w:color="auto"/>
            <w:bottom w:val="none" w:sz="0" w:space="0" w:color="auto"/>
            <w:right w:val="none" w:sz="0" w:space="0" w:color="auto"/>
          </w:divBdr>
          <w:divsChild>
            <w:div w:id="4250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7734">
      <w:bodyDiv w:val="1"/>
      <w:marLeft w:val="0"/>
      <w:marRight w:val="0"/>
      <w:marTop w:val="0"/>
      <w:marBottom w:val="0"/>
      <w:divBdr>
        <w:top w:val="none" w:sz="0" w:space="0" w:color="auto"/>
        <w:left w:val="none" w:sz="0" w:space="0" w:color="auto"/>
        <w:bottom w:val="none" w:sz="0" w:space="0" w:color="auto"/>
        <w:right w:val="none" w:sz="0" w:space="0" w:color="auto"/>
      </w:divBdr>
      <w:divsChild>
        <w:div w:id="1886479561">
          <w:marLeft w:val="0"/>
          <w:marRight w:val="0"/>
          <w:marTop w:val="0"/>
          <w:marBottom w:val="0"/>
          <w:divBdr>
            <w:top w:val="none" w:sz="0" w:space="0" w:color="auto"/>
            <w:left w:val="none" w:sz="0" w:space="0" w:color="auto"/>
            <w:bottom w:val="none" w:sz="0" w:space="0" w:color="auto"/>
            <w:right w:val="none" w:sz="0" w:space="0" w:color="auto"/>
          </w:divBdr>
          <w:divsChild>
            <w:div w:id="1740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9031">
      <w:bodyDiv w:val="1"/>
      <w:marLeft w:val="0"/>
      <w:marRight w:val="0"/>
      <w:marTop w:val="0"/>
      <w:marBottom w:val="0"/>
      <w:divBdr>
        <w:top w:val="none" w:sz="0" w:space="0" w:color="auto"/>
        <w:left w:val="none" w:sz="0" w:space="0" w:color="auto"/>
        <w:bottom w:val="none" w:sz="0" w:space="0" w:color="auto"/>
        <w:right w:val="none" w:sz="0" w:space="0" w:color="auto"/>
      </w:divBdr>
      <w:divsChild>
        <w:div w:id="1506938535">
          <w:marLeft w:val="0"/>
          <w:marRight w:val="0"/>
          <w:marTop w:val="0"/>
          <w:marBottom w:val="0"/>
          <w:divBdr>
            <w:top w:val="none" w:sz="0" w:space="0" w:color="auto"/>
            <w:left w:val="none" w:sz="0" w:space="0" w:color="auto"/>
            <w:bottom w:val="none" w:sz="0" w:space="0" w:color="auto"/>
            <w:right w:val="none" w:sz="0" w:space="0" w:color="auto"/>
          </w:divBdr>
          <w:divsChild>
            <w:div w:id="747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3469">
      <w:bodyDiv w:val="1"/>
      <w:marLeft w:val="0"/>
      <w:marRight w:val="0"/>
      <w:marTop w:val="0"/>
      <w:marBottom w:val="0"/>
      <w:divBdr>
        <w:top w:val="none" w:sz="0" w:space="0" w:color="auto"/>
        <w:left w:val="none" w:sz="0" w:space="0" w:color="auto"/>
        <w:bottom w:val="none" w:sz="0" w:space="0" w:color="auto"/>
        <w:right w:val="none" w:sz="0" w:space="0" w:color="auto"/>
      </w:divBdr>
    </w:div>
    <w:div w:id="580989846">
      <w:bodyDiv w:val="1"/>
      <w:marLeft w:val="0"/>
      <w:marRight w:val="0"/>
      <w:marTop w:val="0"/>
      <w:marBottom w:val="0"/>
      <w:divBdr>
        <w:top w:val="none" w:sz="0" w:space="0" w:color="auto"/>
        <w:left w:val="none" w:sz="0" w:space="0" w:color="auto"/>
        <w:bottom w:val="none" w:sz="0" w:space="0" w:color="auto"/>
        <w:right w:val="none" w:sz="0" w:space="0" w:color="auto"/>
      </w:divBdr>
      <w:divsChild>
        <w:div w:id="1166551167">
          <w:marLeft w:val="0"/>
          <w:marRight w:val="0"/>
          <w:marTop w:val="0"/>
          <w:marBottom w:val="0"/>
          <w:divBdr>
            <w:top w:val="none" w:sz="0" w:space="0" w:color="auto"/>
            <w:left w:val="none" w:sz="0" w:space="0" w:color="auto"/>
            <w:bottom w:val="none" w:sz="0" w:space="0" w:color="auto"/>
            <w:right w:val="none" w:sz="0" w:space="0" w:color="auto"/>
          </w:divBdr>
          <w:divsChild>
            <w:div w:id="9288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05178">
      <w:bodyDiv w:val="1"/>
      <w:marLeft w:val="0"/>
      <w:marRight w:val="0"/>
      <w:marTop w:val="0"/>
      <w:marBottom w:val="0"/>
      <w:divBdr>
        <w:top w:val="none" w:sz="0" w:space="0" w:color="auto"/>
        <w:left w:val="none" w:sz="0" w:space="0" w:color="auto"/>
        <w:bottom w:val="none" w:sz="0" w:space="0" w:color="auto"/>
        <w:right w:val="none" w:sz="0" w:space="0" w:color="auto"/>
      </w:divBdr>
      <w:divsChild>
        <w:div w:id="1005669142">
          <w:marLeft w:val="0"/>
          <w:marRight w:val="0"/>
          <w:marTop w:val="0"/>
          <w:marBottom w:val="0"/>
          <w:divBdr>
            <w:top w:val="none" w:sz="0" w:space="0" w:color="auto"/>
            <w:left w:val="none" w:sz="0" w:space="0" w:color="auto"/>
            <w:bottom w:val="none" w:sz="0" w:space="0" w:color="auto"/>
            <w:right w:val="none" w:sz="0" w:space="0" w:color="auto"/>
          </w:divBdr>
          <w:divsChild>
            <w:div w:id="11046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79747">
      <w:bodyDiv w:val="1"/>
      <w:marLeft w:val="0"/>
      <w:marRight w:val="0"/>
      <w:marTop w:val="0"/>
      <w:marBottom w:val="0"/>
      <w:divBdr>
        <w:top w:val="none" w:sz="0" w:space="0" w:color="auto"/>
        <w:left w:val="none" w:sz="0" w:space="0" w:color="auto"/>
        <w:bottom w:val="none" w:sz="0" w:space="0" w:color="auto"/>
        <w:right w:val="none" w:sz="0" w:space="0" w:color="auto"/>
      </w:divBdr>
      <w:divsChild>
        <w:div w:id="1642734292">
          <w:marLeft w:val="0"/>
          <w:marRight w:val="0"/>
          <w:marTop w:val="0"/>
          <w:marBottom w:val="0"/>
          <w:divBdr>
            <w:top w:val="none" w:sz="0" w:space="0" w:color="auto"/>
            <w:left w:val="none" w:sz="0" w:space="0" w:color="auto"/>
            <w:bottom w:val="none" w:sz="0" w:space="0" w:color="auto"/>
            <w:right w:val="none" w:sz="0" w:space="0" w:color="auto"/>
          </w:divBdr>
          <w:divsChild>
            <w:div w:id="6154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870">
      <w:bodyDiv w:val="1"/>
      <w:marLeft w:val="0"/>
      <w:marRight w:val="0"/>
      <w:marTop w:val="0"/>
      <w:marBottom w:val="0"/>
      <w:divBdr>
        <w:top w:val="none" w:sz="0" w:space="0" w:color="auto"/>
        <w:left w:val="none" w:sz="0" w:space="0" w:color="auto"/>
        <w:bottom w:val="none" w:sz="0" w:space="0" w:color="auto"/>
        <w:right w:val="none" w:sz="0" w:space="0" w:color="auto"/>
      </w:divBdr>
    </w:div>
    <w:div w:id="588198073">
      <w:bodyDiv w:val="1"/>
      <w:marLeft w:val="0"/>
      <w:marRight w:val="0"/>
      <w:marTop w:val="0"/>
      <w:marBottom w:val="0"/>
      <w:divBdr>
        <w:top w:val="none" w:sz="0" w:space="0" w:color="auto"/>
        <w:left w:val="none" w:sz="0" w:space="0" w:color="auto"/>
        <w:bottom w:val="none" w:sz="0" w:space="0" w:color="auto"/>
        <w:right w:val="none" w:sz="0" w:space="0" w:color="auto"/>
      </w:divBdr>
      <w:divsChild>
        <w:div w:id="1799564115">
          <w:marLeft w:val="0"/>
          <w:marRight w:val="0"/>
          <w:marTop w:val="0"/>
          <w:marBottom w:val="0"/>
          <w:divBdr>
            <w:top w:val="none" w:sz="0" w:space="0" w:color="auto"/>
            <w:left w:val="none" w:sz="0" w:space="0" w:color="auto"/>
            <w:bottom w:val="none" w:sz="0" w:space="0" w:color="auto"/>
            <w:right w:val="none" w:sz="0" w:space="0" w:color="auto"/>
          </w:divBdr>
          <w:divsChild>
            <w:div w:id="19814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0909">
      <w:bodyDiv w:val="1"/>
      <w:marLeft w:val="0"/>
      <w:marRight w:val="0"/>
      <w:marTop w:val="0"/>
      <w:marBottom w:val="0"/>
      <w:divBdr>
        <w:top w:val="none" w:sz="0" w:space="0" w:color="auto"/>
        <w:left w:val="none" w:sz="0" w:space="0" w:color="auto"/>
        <w:bottom w:val="none" w:sz="0" w:space="0" w:color="auto"/>
        <w:right w:val="none" w:sz="0" w:space="0" w:color="auto"/>
      </w:divBdr>
      <w:divsChild>
        <w:div w:id="522592996">
          <w:marLeft w:val="0"/>
          <w:marRight w:val="0"/>
          <w:marTop w:val="0"/>
          <w:marBottom w:val="0"/>
          <w:divBdr>
            <w:top w:val="none" w:sz="0" w:space="0" w:color="auto"/>
            <w:left w:val="none" w:sz="0" w:space="0" w:color="auto"/>
            <w:bottom w:val="none" w:sz="0" w:space="0" w:color="auto"/>
            <w:right w:val="none" w:sz="0" w:space="0" w:color="auto"/>
          </w:divBdr>
          <w:divsChild>
            <w:div w:id="5104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2676">
      <w:bodyDiv w:val="1"/>
      <w:marLeft w:val="0"/>
      <w:marRight w:val="0"/>
      <w:marTop w:val="0"/>
      <w:marBottom w:val="0"/>
      <w:divBdr>
        <w:top w:val="none" w:sz="0" w:space="0" w:color="auto"/>
        <w:left w:val="none" w:sz="0" w:space="0" w:color="auto"/>
        <w:bottom w:val="none" w:sz="0" w:space="0" w:color="auto"/>
        <w:right w:val="none" w:sz="0" w:space="0" w:color="auto"/>
      </w:divBdr>
      <w:divsChild>
        <w:div w:id="1741977916">
          <w:marLeft w:val="0"/>
          <w:marRight w:val="0"/>
          <w:marTop w:val="0"/>
          <w:marBottom w:val="0"/>
          <w:divBdr>
            <w:top w:val="none" w:sz="0" w:space="0" w:color="auto"/>
            <w:left w:val="none" w:sz="0" w:space="0" w:color="auto"/>
            <w:bottom w:val="none" w:sz="0" w:space="0" w:color="auto"/>
            <w:right w:val="none" w:sz="0" w:space="0" w:color="auto"/>
          </w:divBdr>
          <w:divsChild>
            <w:div w:id="1486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4019">
      <w:bodyDiv w:val="1"/>
      <w:marLeft w:val="0"/>
      <w:marRight w:val="0"/>
      <w:marTop w:val="0"/>
      <w:marBottom w:val="0"/>
      <w:divBdr>
        <w:top w:val="none" w:sz="0" w:space="0" w:color="auto"/>
        <w:left w:val="none" w:sz="0" w:space="0" w:color="auto"/>
        <w:bottom w:val="none" w:sz="0" w:space="0" w:color="auto"/>
        <w:right w:val="none" w:sz="0" w:space="0" w:color="auto"/>
      </w:divBdr>
      <w:divsChild>
        <w:div w:id="429592608">
          <w:marLeft w:val="0"/>
          <w:marRight w:val="0"/>
          <w:marTop w:val="0"/>
          <w:marBottom w:val="0"/>
          <w:divBdr>
            <w:top w:val="none" w:sz="0" w:space="0" w:color="auto"/>
            <w:left w:val="none" w:sz="0" w:space="0" w:color="auto"/>
            <w:bottom w:val="none" w:sz="0" w:space="0" w:color="auto"/>
            <w:right w:val="none" w:sz="0" w:space="0" w:color="auto"/>
          </w:divBdr>
          <w:divsChild>
            <w:div w:id="6907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00005">
      <w:bodyDiv w:val="1"/>
      <w:marLeft w:val="0"/>
      <w:marRight w:val="0"/>
      <w:marTop w:val="0"/>
      <w:marBottom w:val="0"/>
      <w:divBdr>
        <w:top w:val="none" w:sz="0" w:space="0" w:color="auto"/>
        <w:left w:val="none" w:sz="0" w:space="0" w:color="auto"/>
        <w:bottom w:val="none" w:sz="0" w:space="0" w:color="auto"/>
        <w:right w:val="none" w:sz="0" w:space="0" w:color="auto"/>
      </w:divBdr>
      <w:divsChild>
        <w:div w:id="309869536">
          <w:marLeft w:val="0"/>
          <w:marRight w:val="0"/>
          <w:marTop w:val="0"/>
          <w:marBottom w:val="0"/>
          <w:divBdr>
            <w:top w:val="none" w:sz="0" w:space="0" w:color="auto"/>
            <w:left w:val="none" w:sz="0" w:space="0" w:color="auto"/>
            <w:bottom w:val="none" w:sz="0" w:space="0" w:color="auto"/>
            <w:right w:val="none" w:sz="0" w:space="0" w:color="auto"/>
          </w:divBdr>
          <w:divsChild>
            <w:div w:id="21448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231">
      <w:bodyDiv w:val="1"/>
      <w:marLeft w:val="0"/>
      <w:marRight w:val="0"/>
      <w:marTop w:val="0"/>
      <w:marBottom w:val="0"/>
      <w:divBdr>
        <w:top w:val="none" w:sz="0" w:space="0" w:color="auto"/>
        <w:left w:val="none" w:sz="0" w:space="0" w:color="auto"/>
        <w:bottom w:val="none" w:sz="0" w:space="0" w:color="auto"/>
        <w:right w:val="none" w:sz="0" w:space="0" w:color="auto"/>
      </w:divBdr>
      <w:divsChild>
        <w:div w:id="1690791621">
          <w:marLeft w:val="0"/>
          <w:marRight w:val="0"/>
          <w:marTop w:val="0"/>
          <w:marBottom w:val="0"/>
          <w:divBdr>
            <w:top w:val="none" w:sz="0" w:space="0" w:color="auto"/>
            <w:left w:val="none" w:sz="0" w:space="0" w:color="auto"/>
            <w:bottom w:val="none" w:sz="0" w:space="0" w:color="auto"/>
            <w:right w:val="none" w:sz="0" w:space="0" w:color="auto"/>
          </w:divBdr>
          <w:divsChild>
            <w:div w:id="7722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2844">
      <w:bodyDiv w:val="1"/>
      <w:marLeft w:val="0"/>
      <w:marRight w:val="0"/>
      <w:marTop w:val="0"/>
      <w:marBottom w:val="0"/>
      <w:divBdr>
        <w:top w:val="none" w:sz="0" w:space="0" w:color="auto"/>
        <w:left w:val="none" w:sz="0" w:space="0" w:color="auto"/>
        <w:bottom w:val="none" w:sz="0" w:space="0" w:color="auto"/>
        <w:right w:val="none" w:sz="0" w:space="0" w:color="auto"/>
      </w:divBdr>
      <w:divsChild>
        <w:div w:id="2081781352">
          <w:marLeft w:val="0"/>
          <w:marRight w:val="0"/>
          <w:marTop w:val="0"/>
          <w:marBottom w:val="0"/>
          <w:divBdr>
            <w:top w:val="none" w:sz="0" w:space="0" w:color="auto"/>
            <w:left w:val="none" w:sz="0" w:space="0" w:color="auto"/>
            <w:bottom w:val="none" w:sz="0" w:space="0" w:color="auto"/>
            <w:right w:val="none" w:sz="0" w:space="0" w:color="auto"/>
          </w:divBdr>
          <w:divsChild>
            <w:div w:id="19049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2753">
      <w:bodyDiv w:val="1"/>
      <w:marLeft w:val="0"/>
      <w:marRight w:val="0"/>
      <w:marTop w:val="0"/>
      <w:marBottom w:val="0"/>
      <w:divBdr>
        <w:top w:val="none" w:sz="0" w:space="0" w:color="auto"/>
        <w:left w:val="none" w:sz="0" w:space="0" w:color="auto"/>
        <w:bottom w:val="none" w:sz="0" w:space="0" w:color="auto"/>
        <w:right w:val="none" w:sz="0" w:space="0" w:color="auto"/>
      </w:divBdr>
      <w:divsChild>
        <w:div w:id="1288783140">
          <w:marLeft w:val="0"/>
          <w:marRight w:val="0"/>
          <w:marTop w:val="0"/>
          <w:marBottom w:val="0"/>
          <w:divBdr>
            <w:top w:val="none" w:sz="0" w:space="0" w:color="auto"/>
            <w:left w:val="none" w:sz="0" w:space="0" w:color="auto"/>
            <w:bottom w:val="none" w:sz="0" w:space="0" w:color="auto"/>
            <w:right w:val="none" w:sz="0" w:space="0" w:color="auto"/>
          </w:divBdr>
          <w:divsChild>
            <w:div w:id="18766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6086">
      <w:bodyDiv w:val="1"/>
      <w:marLeft w:val="0"/>
      <w:marRight w:val="0"/>
      <w:marTop w:val="0"/>
      <w:marBottom w:val="0"/>
      <w:divBdr>
        <w:top w:val="none" w:sz="0" w:space="0" w:color="auto"/>
        <w:left w:val="none" w:sz="0" w:space="0" w:color="auto"/>
        <w:bottom w:val="none" w:sz="0" w:space="0" w:color="auto"/>
        <w:right w:val="none" w:sz="0" w:space="0" w:color="auto"/>
      </w:divBdr>
      <w:divsChild>
        <w:div w:id="313875700">
          <w:marLeft w:val="0"/>
          <w:marRight w:val="0"/>
          <w:marTop w:val="0"/>
          <w:marBottom w:val="0"/>
          <w:divBdr>
            <w:top w:val="none" w:sz="0" w:space="0" w:color="auto"/>
            <w:left w:val="none" w:sz="0" w:space="0" w:color="auto"/>
            <w:bottom w:val="none" w:sz="0" w:space="0" w:color="auto"/>
            <w:right w:val="none" w:sz="0" w:space="0" w:color="auto"/>
          </w:divBdr>
          <w:divsChild>
            <w:div w:id="21363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9740">
      <w:bodyDiv w:val="1"/>
      <w:marLeft w:val="0"/>
      <w:marRight w:val="0"/>
      <w:marTop w:val="0"/>
      <w:marBottom w:val="0"/>
      <w:divBdr>
        <w:top w:val="none" w:sz="0" w:space="0" w:color="auto"/>
        <w:left w:val="none" w:sz="0" w:space="0" w:color="auto"/>
        <w:bottom w:val="none" w:sz="0" w:space="0" w:color="auto"/>
        <w:right w:val="none" w:sz="0" w:space="0" w:color="auto"/>
      </w:divBdr>
      <w:divsChild>
        <w:div w:id="87698449">
          <w:marLeft w:val="0"/>
          <w:marRight w:val="0"/>
          <w:marTop w:val="0"/>
          <w:marBottom w:val="0"/>
          <w:divBdr>
            <w:top w:val="none" w:sz="0" w:space="0" w:color="auto"/>
            <w:left w:val="none" w:sz="0" w:space="0" w:color="auto"/>
            <w:bottom w:val="none" w:sz="0" w:space="0" w:color="auto"/>
            <w:right w:val="none" w:sz="0" w:space="0" w:color="auto"/>
          </w:divBdr>
          <w:divsChild>
            <w:div w:id="2504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6990">
      <w:bodyDiv w:val="1"/>
      <w:marLeft w:val="0"/>
      <w:marRight w:val="0"/>
      <w:marTop w:val="0"/>
      <w:marBottom w:val="0"/>
      <w:divBdr>
        <w:top w:val="none" w:sz="0" w:space="0" w:color="auto"/>
        <w:left w:val="none" w:sz="0" w:space="0" w:color="auto"/>
        <w:bottom w:val="none" w:sz="0" w:space="0" w:color="auto"/>
        <w:right w:val="none" w:sz="0" w:space="0" w:color="auto"/>
      </w:divBdr>
      <w:divsChild>
        <w:div w:id="579481581">
          <w:marLeft w:val="0"/>
          <w:marRight w:val="0"/>
          <w:marTop w:val="0"/>
          <w:marBottom w:val="0"/>
          <w:divBdr>
            <w:top w:val="none" w:sz="0" w:space="0" w:color="auto"/>
            <w:left w:val="none" w:sz="0" w:space="0" w:color="auto"/>
            <w:bottom w:val="none" w:sz="0" w:space="0" w:color="auto"/>
            <w:right w:val="none" w:sz="0" w:space="0" w:color="auto"/>
          </w:divBdr>
          <w:divsChild>
            <w:div w:id="12043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7879">
      <w:bodyDiv w:val="1"/>
      <w:marLeft w:val="0"/>
      <w:marRight w:val="0"/>
      <w:marTop w:val="0"/>
      <w:marBottom w:val="0"/>
      <w:divBdr>
        <w:top w:val="none" w:sz="0" w:space="0" w:color="auto"/>
        <w:left w:val="none" w:sz="0" w:space="0" w:color="auto"/>
        <w:bottom w:val="none" w:sz="0" w:space="0" w:color="auto"/>
        <w:right w:val="none" w:sz="0" w:space="0" w:color="auto"/>
      </w:divBdr>
      <w:divsChild>
        <w:div w:id="1902788153">
          <w:marLeft w:val="0"/>
          <w:marRight w:val="0"/>
          <w:marTop w:val="0"/>
          <w:marBottom w:val="0"/>
          <w:divBdr>
            <w:top w:val="none" w:sz="0" w:space="0" w:color="auto"/>
            <w:left w:val="none" w:sz="0" w:space="0" w:color="auto"/>
            <w:bottom w:val="none" w:sz="0" w:space="0" w:color="auto"/>
            <w:right w:val="none" w:sz="0" w:space="0" w:color="auto"/>
          </w:divBdr>
          <w:divsChild>
            <w:div w:id="2426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8120">
      <w:bodyDiv w:val="1"/>
      <w:marLeft w:val="0"/>
      <w:marRight w:val="0"/>
      <w:marTop w:val="0"/>
      <w:marBottom w:val="0"/>
      <w:divBdr>
        <w:top w:val="none" w:sz="0" w:space="0" w:color="auto"/>
        <w:left w:val="none" w:sz="0" w:space="0" w:color="auto"/>
        <w:bottom w:val="none" w:sz="0" w:space="0" w:color="auto"/>
        <w:right w:val="none" w:sz="0" w:space="0" w:color="auto"/>
      </w:divBdr>
      <w:divsChild>
        <w:div w:id="548302737">
          <w:marLeft w:val="0"/>
          <w:marRight w:val="0"/>
          <w:marTop w:val="0"/>
          <w:marBottom w:val="0"/>
          <w:divBdr>
            <w:top w:val="none" w:sz="0" w:space="0" w:color="auto"/>
            <w:left w:val="none" w:sz="0" w:space="0" w:color="auto"/>
            <w:bottom w:val="none" w:sz="0" w:space="0" w:color="auto"/>
            <w:right w:val="none" w:sz="0" w:space="0" w:color="auto"/>
          </w:divBdr>
          <w:divsChild>
            <w:div w:id="14915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2505">
      <w:bodyDiv w:val="1"/>
      <w:marLeft w:val="0"/>
      <w:marRight w:val="0"/>
      <w:marTop w:val="0"/>
      <w:marBottom w:val="0"/>
      <w:divBdr>
        <w:top w:val="none" w:sz="0" w:space="0" w:color="auto"/>
        <w:left w:val="none" w:sz="0" w:space="0" w:color="auto"/>
        <w:bottom w:val="none" w:sz="0" w:space="0" w:color="auto"/>
        <w:right w:val="none" w:sz="0" w:space="0" w:color="auto"/>
      </w:divBdr>
      <w:divsChild>
        <w:div w:id="43453225">
          <w:marLeft w:val="0"/>
          <w:marRight w:val="0"/>
          <w:marTop w:val="0"/>
          <w:marBottom w:val="0"/>
          <w:divBdr>
            <w:top w:val="none" w:sz="0" w:space="0" w:color="auto"/>
            <w:left w:val="none" w:sz="0" w:space="0" w:color="auto"/>
            <w:bottom w:val="none" w:sz="0" w:space="0" w:color="auto"/>
            <w:right w:val="none" w:sz="0" w:space="0" w:color="auto"/>
          </w:divBdr>
          <w:divsChild>
            <w:div w:id="18624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0620">
      <w:bodyDiv w:val="1"/>
      <w:marLeft w:val="0"/>
      <w:marRight w:val="0"/>
      <w:marTop w:val="0"/>
      <w:marBottom w:val="0"/>
      <w:divBdr>
        <w:top w:val="none" w:sz="0" w:space="0" w:color="auto"/>
        <w:left w:val="none" w:sz="0" w:space="0" w:color="auto"/>
        <w:bottom w:val="none" w:sz="0" w:space="0" w:color="auto"/>
        <w:right w:val="none" w:sz="0" w:space="0" w:color="auto"/>
      </w:divBdr>
      <w:divsChild>
        <w:div w:id="1791319941">
          <w:marLeft w:val="0"/>
          <w:marRight w:val="0"/>
          <w:marTop w:val="0"/>
          <w:marBottom w:val="0"/>
          <w:divBdr>
            <w:top w:val="none" w:sz="0" w:space="0" w:color="auto"/>
            <w:left w:val="none" w:sz="0" w:space="0" w:color="auto"/>
            <w:bottom w:val="none" w:sz="0" w:space="0" w:color="auto"/>
            <w:right w:val="none" w:sz="0" w:space="0" w:color="auto"/>
          </w:divBdr>
          <w:divsChild>
            <w:div w:id="8514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27393">
      <w:bodyDiv w:val="1"/>
      <w:marLeft w:val="0"/>
      <w:marRight w:val="0"/>
      <w:marTop w:val="0"/>
      <w:marBottom w:val="0"/>
      <w:divBdr>
        <w:top w:val="none" w:sz="0" w:space="0" w:color="auto"/>
        <w:left w:val="none" w:sz="0" w:space="0" w:color="auto"/>
        <w:bottom w:val="none" w:sz="0" w:space="0" w:color="auto"/>
        <w:right w:val="none" w:sz="0" w:space="0" w:color="auto"/>
      </w:divBdr>
      <w:divsChild>
        <w:div w:id="1889603996">
          <w:marLeft w:val="0"/>
          <w:marRight w:val="0"/>
          <w:marTop w:val="0"/>
          <w:marBottom w:val="0"/>
          <w:divBdr>
            <w:top w:val="none" w:sz="0" w:space="0" w:color="auto"/>
            <w:left w:val="none" w:sz="0" w:space="0" w:color="auto"/>
            <w:bottom w:val="none" w:sz="0" w:space="0" w:color="auto"/>
            <w:right w:val="none" w:sz="0" w:space="0" w:color="auto"/>
          </w:divBdr>
          <w:divsChild>
            <w:div w:id="20787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9174">
      <w:bodyDiv w:val="1"/>
      <w:marLeft w:val="0"/>
      <w:marRight w:val="0"/>
      <w:marTop w:val="0"/>
      <w:marBottom w:val="0"/>
      <w:divBdr>
        <w:top w:val="none" w:sz="0" w:space="0" w:color="auto"/>
        <w:left w:val="none" w:sz="0" w:space="0" w:color="auto"/>
        <w:bottom w:val="none" w:sz="0" w:space="0" w:color="auto"/>
        <w:right w:val="none" w:sz="0" w:space="0" w:color="auto"/>
      </w:divBdr>
      <w:divsChild>
        <w:div w:id="1343750615">
          <w:marLeft w:val="0"/>
          <w:marRight w:val="0"/>
          <w:marTop w:val="0"/>
          <w:marBottom w:val="0"/>
          <w:divBdr>
            <w:top w:val="none" w:sz="0" w:space="0" w:color="auto"/>
            <w:left w:val="none" w:sz="0" w:space="0" w:color="auto"/>
            <w:bottom w:val="none" w:sz="0" w:space="0" w:color="auto"/>
            <w:right w:val="none" w:sz="0" w:space="0" w:color="auto"/>
          </w:divBdr>
          <w:divsChild>
            <w:div w:id="11771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3857">
      <w:bodyDiv w:val="1"/>
      <w:marLeft w:val="0"/>
      <w:marRight w:val="0"/>
      <w:marTop w:val="0"/>
      <w:marBottom w:val="0"/>
      <w:divBdr>
        <w:top w:val="none" w:sz="0" w:space="0" w:color="auto"/>
        <w:left w:val="none" w:sz="0" w:space="0" w:color="auto"/>
        <w:bottom w:val="none" w:sz="0" w:space="0" w:color="auto"/>
        <w:right w:val="none" w:sz="0" w:space="0" w:color="auto"/>
      </w:divBdr>
      <w:divsChild>
        <w:div w:id="195393839">
          <w:marLeft w:val="0"/>
          <w:marRight w:val="0"/>
          <w:marTop w:val="0"/>
          <w:marBottom w:val="0"/>
          <w:divBdr>
            <w:top w:val="none" w:sz="0" w:space="0" w:color="auto"/>
            <w:left w:val="none" w:sz="0" w:space="0" w:color="auto"/>
            <w:bottom w:val="none" w:sz="0" w:space="0" w:color="auto"/>
            <w:right w:val="none" w:sz="0" w:space="0" w:color="auto"/>
          </w:divBdr>
          <w:divsChild>
            <w:div w:id="5242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8780">
      <w:bodyDiv w:val="1"/>
      <w:marLeft w:val="0"/>
      <w:marRight w:val="0"/>
      <w:marTop w:val="0"/>
      <w:marBottom w:val="0"/>
      <w:divBdr>
        <w:top w:val="none" w:sz="0" w:space="0" w:color="auto"/>
        <w:left w:val="none" w:sz="0" w:space="0" w:color="auto"/>
        <w:bottom w:val="none" w:sz="0" w:space="0" w:color="auto"/>
        <w:right w:val="none" w:sz="0" w:space="0" w:color="auto"/>
      </w:divBdr>
      <w:divsChild>
        <w:div w:id="1918393601">
          <w:marLeft w:val="0"/>
          <w:marRight w:val="0"/>
          <w:marTop w:val="0"/>
          <w:marBottom w:val="0"/>
          <w:divBdr>
            <w:top w:val="none" w:sz="0" w:space="0" w:color="auto"/>
            <w:left w:val="none" w:sz="0" w:space="0" w:color="auto"/>
            <w:bottom w:val="none" w:sz="0" w:space="0" w:color="auto"/>
            <w:right w:val="none" w:sz="0" w:space="0" w:color="auto"/>
          </w:divBdr>
          <w:divsChild>
            <w:div w:id="13971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3996">
      <w:bodyDiv w:val="1"/>
      <w:marLeft w:val="0"/>
      <w:marRight w:val="0"/>
      <w:marTop w:val="0"/>
      <w:marBottom w:val="0"/>
      <w:divBdr>
        <w:top w:val="none" w:sz="0" w:space="0" w:color="auto"/>
        <w:left w:val="none" w:sz="0" w:space="0" w:color="auto"/>
        <w:bottom w:val="none" w:sz="0" w:space="0" w:color="auto"/>
        <w:right w:val="none" w:sz="0" w:space="0" w:color="auto"/>
      </w:divBdr>
      <w:divsChild>
        <w:div w:id="1187672893">
          <w:marLeft w:val="0"/>
          <w:marRight w:val="0"/>
          <w:marTop w:val="0"/>
          <w:marBottom w:val="0"/>
          <w:divBdr>
            <w:top w:val="none" w:sz="0" w:space="0" w:color="auto"/>
            <w:left w:val="none" w:sz="0" w:space="0" w:color="auto"/>
            <w:bottom w:val="none" w:sz="0" w:space="0" w:color="auto"/>
            <w:right w:val="none" w:sz="0" w:space="0" w:color="auto"/>
          </w:divBdr>
          <w:divsChild>
            <w:div w:id="5644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359">
      <w:bodyDiv w:val="1"/>
      <w:marLeft w:val="0"/>
      <w:marRight w:val="0"/>
      <w:marTop w:val="0"/>
      <w:marBottom w:val="0"/>
      <w:divBdr>
        <w:top w:val="none" w:sz="0" w:space="0" w:color="auto"/>
        <w:left w:val="none" w:sz="0" w:space="0" w:color="auto"/>
        <w:bottom w:val="none" w:sz="0" w:space="0" w:color="auto"/>
        <w:right w:val="none" w:sz="0" w:space="0" w:color="auto"/>
      </w:divBdr>
      <w:divsChild>
        <w:div w:id="1349212411">
          <w:marLeft w:val="0"/>
          <w:marRight w:val="0"/>
          <w:marTop w:val="0"/>
          <w:marBottom w:val="0"/>
          <w:divBdr>
            <w:top w:val="none" w:sz="0" w:space="0" w:color="auto"/>
            <w:left w:val="none" w:sz="0" w:space="0" w:color="auto"/>
            <w:bottom w:val="none" w:sz="0" w:space="0" w:color="auto"/>
            <w:right w:val="none" w:sz="0" w:space="0" w:color="auto"/>
          </w:divBdr>
          <w:divsChild>
            <w:div w:id="14593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3712">
      <w:bodyDiv w:val="1"/>
      <w:marLeft w:val="0"/>
      <w:marRight w:val="0"/>
      <w:marTop w:val="0"/>
      <w:marBottom w:val="0"/>
      <w:divBdr>
        <w:top w:val="none" w:sz="0" w:space="0" w:color="auto"/>
        <w:left w:val="none" w:sz="0" w:space="0" w:color="auto"/>
        <w:bottom w:val="none" w:sz="0" w:space="0" w:color="auto"/>
        <w:right w:val="none" w:sz="0" w:space="0" w:color="auto"/>
      </w:divBdr>
      <w:divsChild>
        <w:div w:id="1707634617">
          <w:marLeft w:val="0"/>
          <w:marRight w:val="0"/>
          <w:marTop w:val="0"/>
          <w:marBottom w:val="0"/>
          <w:divBdr>
            <w:top w:val="none" w:sz="0" w:space="0" w:color="auto"/>
            <w:left w:val="none" w:sz="0" w:space="0" w:color="auto"/>
            <w:bottom w:val="none" w:sz="0" w:space="0" w:color="auto"/>
            <w:right w:val="none" w:sz="0" w:space="0" w:color="auto"/>
          </w:divBdr>
          <w:divsChild>
            <w:div w:id="21303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7729">
      <w:bodyDiv w:val="1"/>
      <w:marLeft w:val="0"/>
      <w:marRight w:val="0"/>
      <w:marTop w:val="0"/>
      <w:marBottom w:val="0"/>
      <w:divBdr>
        <w:top w:val="none" w:sz="0" w:space="0" w:color="auto"/>
        <w:left w:val="none" w:sz="0" w:space="0" w:color="auto"/>
        <w:bottom w:val="none" w:sz="0" w:space="0" w:color="auto"/>
        <w:right w:val="none" w:sz="0" w:space="0" w:color="auto"/>
      </w:divBdr>
      <w:divsChild>
        <w:div w:id="2092851621">
          <w:marLeft w:val="0"/>
          <w:marRight w:val="0"/>
          <w:marTop w:val="0"/>
          <w:marBottom w:val="0"/>
          <w:divBdr>
            <w:top w:val="none" w:sz="0" w:space="0" w:color="auto"/>
            <w:left w:val="none" w:sz="0" w:space="0" w:color="auto"/>
            <w:bottom w:val="none" w:sz="0" w:space="0" w:color="auto"/>
            <w:right w:val="none" w:sz="0" w:space="0" w:color="auto"/>
          </w:divBdr>
          <w:divsChild>
            <w:div w:id="20620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4177">
      <w:bodyDiv w:val="1"/>
      <w:marLeft w:val="0"/>
      <w:marRight w:val="0"/>
      <w:marTop w:val="0"/>
      <w:marBottom w:val="0"/>
      <w:divBdr>
        <w:top w:val="none" w:sz="0" w:space="0" w:color="auto"/>
        <w:left w:val="none" w:sz="0" w:space="0" w:color="auto"/>
        <w:bottom w:val="none" w:sz="0" w:space="0" w:color="auto"/>
        <w:right w:val="none" w:sz="0" w:space="0" w:color="auto"/>
      </w:divBdr>
      <w:divsChild>
        <w:div w:id="419062922">
          <w:marLeft w:val="0"/>
          <w:marRight w:val="0"/>
          <w:marTop w:val="0"/>
          <w:marBottom w:val="0"/>
          <w:divBdr>
            <w:top w:val="none" w:sz="0" w:space="0" w:color="auto"/>
            <w:left w:val="none" w:sz="0" w:space="0" w:color="auto"/>
            <w:bottom w:val="none" w:sz="0" w:space="0" w:color="auto"/>
            <w:right w:val="none" w:sz="0" w:space="0" w:color="auto"/>
          </w:divBdr>
          <w:divsChild>
            <w:div w:id="1578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3363">
      <w:bodyDiv w:val="1"/>
      <w:marLeft w:val="0"/>
      <w:marRight w:val="0"/>
      <w:marTop w:val="0"/>
      <w:marBottom w:val="0"/>
      <w:divBdr>
        <w:top w:val="none" w:sz="0" w:space="0" w:color="auto"/>
        <w:left w:val="none" w:sz="0" w:space="0" w:color="auto"/>
        <w:bottom w:val="none" w:sz="0" w:space="0" w:color="auto"/>
        <w:right w:val="none" w:sz="0" w:space="0" w:color="auto"/>
      </w:divBdr>
      <w:divsChild>
        <w:div w:id="1874658308">
          <w:marLeft w:val="0"/>
          <w:marRight w:val="0"/>
          <w:marTop w:val="0"/>
          <w:marBottom w:val="0"/>
          <w:divBdr>
            <w:top w:val="none" w:sz="0" w:space="0" w:color="auto"/>
            <w:left w:val="none" w:sz="0" w:space="0" w:color="auto"/>
            <w:bottom w:val="none" w:sz="0" w:space="0" w:color="auto"/>
            <w:right w:val="none" w:sz="0" w:space="0" w:color="auto"/>
          </w:divBdr>
          <w:divsChild>
            <w:div w:id="13089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9865">
      <w:bodyDiv w:val="1"/>
      <w:marLeft w:val="0"/>
      <w:marRight w:val="0"/>
      <w:marTop w:val="0"/>
      <w:marBottom w:val="0"/>
      <w:divBdr>
        <w:top w:val="none" w:sz="0" w:space="0" w:color="auto"/>
        <w:left w:val="none" w:sz="0" w:space="0" w:color="auto"/>
        <w:bottom w:val="none" w:sz="0" w:space="0" w:color="auto"/>
        <w:right w:val="none" w:sz="0" w:space="0" w:color="auto"/>
      </w:divBdr>
      <w:divsChild>
        <w:div w:id="1639147325">
          <w:marLeft w:val="0"/>
          <w:marRight w:val="0"/>
          <w:marTop w:val="0"/>
          <w:marBottom w:val="0"/>
          <w:divBdr>
            <w:top w:val="none" w:sz="0" w:space="0" w:color="auto"/>
            <w:left w:val="none" w:sz="0" w:space="0" w:color="auto"/>
            <w:bottom w:val="none" w:sz="0" w:space="0" w:color="auto"/>
            <w:right w:val="none" w:sz="0" w:space="0" w:color="auto"/>
          </w:divBdr>
          <w:divsChild>
            <w:div w:id="111976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7160">
      <w:bodyDiv w:val="1"/>
      <w:marLeft w:val="0"/>
      <w:marRight w:val="0"/>
      <w:marTop w:val="0"/>
      <w:marBottom w:val="0"/>
      <w:divBdr>
        <w:top w:val="none" w:sz="0" w:space="0" w:color="auto"/>
        <w:left w:val="none" w:sz="0" w:space="0" w:color="auto"/>
        <w:bottom w:val="none" w:sz="0" w:space="0" w:color="auto"/>
        <w:right w:val="none" w:sz="0" w:space="0" w:color="auto"/>
      </w:divBdr>
      <w:divsChild>
        <w:div w:id="333142987">
          <w:marLeft w:val="0"/>
          <w:marRight w:val="0"/>
          <w:marTop w:val="0"/>
          <w:marBottom w:val="0"/>
          <w:divBdr>
            <w:top w:val="none" w:sz="0" w:space="0" w:color="auto"/>
            <w:left w:val="none" w:sz="0" w:space="0" w:color="auto"/>
            <w:bottom w:val="none" w:sz="0" w:space="0" w:color="auto"/>
            <w:right w:val="none" w:sz="0" w:space="0" w:color="auto"/>
          </w:divBdr>
          <w:divsChild>
            <w:div w:id="19568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2494">
      <w:bodyDiv w:val="1"/>
      <w:marLeft w:val="0"/>
      <w:marRight w:val="0"/>
      <w:marTop w:val="0"/>
      <w:marBottom w:val="0"/>
      <w:divBdr>
        <w:top w:val="none" w:sz="0" w:space="0" w:color="auto"/>
        <w:left w:val="none" w:sz="0" w:space="0" w:color="auto"/>
        <w:bottom w:val="none" w:sz="0" w:space="0" w:color="auto"/>
        <w:right w:val="none" w:sz="0" w:space="0" w:color="auto"/>
      </w:divBdr>
      <w:divsChild>
        <w:div w:id="1208837001">
          <w:marLeft w:val="0"/>
          <w:marRight w:val="0"/>
          <w:marTop w:val="0"/>
          <w:marBottom w:val="0"/>
          <w:divBdr>
            <w:top w:val="none" w:sz="0" w:space="0" w:color="auto"/>
            <w:left w:val="none" w:sz="0" w:space="0" w:color="auto"/>
            <w:bottom w:val="none" w:sz="0" w:space="0" w:color="auto"/>
            <w:right w:val="none" w:sz="0" w:space="0" w:color="auto"/>
          </w:divBdr>
          <w:divsChild>
            <w:div w:id="13773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0639">
      <w:bodyDiv w:val="1"/>
      <w:marLeft w:val="0"/>
      <w:marRight w:val="0"/>
      <w:marTop w:val="0"/>
      <w:marBottom w:val="0"/>
      <w:divBdr>
        <w:top w:val="none" w:sz="0" w:space="0" w:color="auto"/>
        <w:left w:val="none" w:sz="0" w:space="0" w:color="auto"/>
        <w:bottom w:val="none" w:sz="0" w:space="0" w:color="auto"/>
        <w:right w:val="none" w:sz="0" w:space="0" w:color="auto"/>
      </w:divBdr>
      <w:divsChild>
        <w:div w:id="1402094167">
          <w:marLeft w:val="0"/>
          <w:marRight w:val="0"/>
          <w:marTop w:val="0"/>
          <w:marBottom w:val="0"/>
          <w:divBdr>
            <w:top w:val="none" w:sz="0" w:space="0" w:color="auto"/>
            <w:left w:val="none" w:sz="0" w:space="0" w:color="auto"/>
            <w:bottom w:val="none" w:sz="0" w:space="0" w:color="auto"/>
            <w:right w:val="none" w:sz="0" w:space="0" w:color="auto"/>
          </w:divBdr>
          <w:divsChild>
            <w:div w:id="16853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6069">
      <w:bodyDiv w:val="1"/>
      <w:marLeft w:val="0"/>
      <w:marRight w:val="0"/>
      <w:marTop w:val="0"/>
      <w:marBottom w:val="0"/>
      <w:divBdr>
        <w:top w:val="none" w:sz="0" w:space="0" w:color="auto"/>
        <w:left w:val="none" w:sz="0" w:space="0" w:color="auto"/>
        <w:bottom w:val="none" w:sz="0" w:space="0" w:color="auto"/>
        <w:right w:val="none" w:sz="0" w:space="0" w:color="auto"/>
      </w:divBdr>
      <w:divsChild>
        <w:div w:id="479536999">
          <w:marLeft w:val="0"/>
          <w:marRight w:val="0"/>
          <w:marTop w:val="0"/>
          <w:marBottom w:val="0"/>
          <w:divBdr>
            <w:top w:val="none" w:sz="0" w:space="0" w:color="auto"/>
            <w:left w:val="none" w:sz="0" w:space="0" w:color="auto"/>
            <w:bottom w:val="none" w:sz="0" w:space="0" w:color="auto"/>
            <w:right w:val="none" w:sz="0" w:space="0" w:color="auto"/>
          </w:divBdr>
          <w:divsChild>
            <w:div w:id="1497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5564">
      <w:bodyDiv w:val="1"/>
      <w:marLeft w:val="0"/>
      <w:marRight w:val="0"/>
      <w:marTop w:val="0"/>
      <w:marBottom w:val="0"/>
      <w:divBdr>
        <w:top w:val="none" w:sz="0" w:space="0" w:color="auto"/>
        <w:left w:val="none" w:sz="0" w:space="0" w:color="auto"/>
        <w:bottom w:val="none" w:sz="0" w:space="0" w:color="auto"/>
        <w:right w:val="none" w:sz="0" w:space="0" w:color="auto"/>
      </w:divBdr>
      <w:divsChild>
        <w:div w:id="376709797">
          <w:marLeft w:val="0"/>
          <w:marRight w:val="0"/>
          <w:marTop w:val="0"/>
          <w:marBottom w:val="0"/>
          <w:divBdr>
            <w:top w:val="none" w:sz="0" w:space="0" w:color="auto"/>
            <w:left w:val="none" w:sz="0" w:space="0" w:color="auto"/>
            <w:bottom w:val="none" w:sz="0" w:space="0" w:color="auto"/>
            <w:right w:val="none" w:sz="0" w:space="0" w:color="auto"/>
          </w:divBdr>
          <w:divsChild>
            <w:div w:id="13671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220">
      <w:bodyDiv w:val="1"/>
      <w:marLeft w:val="0"/>
      <w:marRight w:val="0"/>
      <w:marTop w:val="0"/>
      <w:marBottom w:val="0"/>
      <w:divBdr>
        <w:top w:val="none" w:sz="0" w:space="0" w:color="auto"/>
        <w:left w:val="none" w:sz="0" w:space="0" w:color="auto"/>
        <w:bottom w:val="none" w:sz="0" w:space="0" w:color="auto"/>
        <w:right w:val="none" w:sz="0" w:space="0" w:color="auto"/>
      </w:divBdr>
      <w:divsChild>
        <w:div w:id="601955681">
          <w:marLeft w:val="0"/>
          <w:marRight w:val="0"/>
          <w:marTop w:val="0"/>
          <w:marBottom w:val="0"/>
          <w:divBdr>
            <w:top w:val="none" w:sz="0" w:space="0" w:color="auto"/>
            <w:left w:val="none" w:sz="0" w:space="0" w:color="auto"/>
            <w:bottom w:val="none" w:sz="0" w:space="0" w:color="auto"/>
            <w:right w:val="none" w:sz="0" w:space="0" w:color="auto"/>
          </w:divBdr>
          <w:divsChild>
            <w:div w:id="4990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7655">
      <w:bodyDiv w:val="1"/>
      <w:marLeft w:val="0"/>
      <w:marRight w:val="0"/>
      <w:marTop w:val="0"/>
      <w:marBottom w:val="0"/>
      <w:divBdr>
        <w:top w:val="none" w:sz="0" w:space="0" w:color="auto"/>
        <w:left w:val="none" w:sz="0" w:space="0" w:color="auto"/>
        <w:bottom w:val="none" w:sz="0" w:space="0" w:color="auto"/>
        <w:right w:val="none" w:sz="0" w:space="0" w:color="auto"/>
      </w:divBdr>
      <w:divsChild>
        <w:div w:id="197789154">
          <w:marLeft w:val="0"/>
          <w:marRight w:val="0"/>
          <w:marTop w:val="0"/>
          <w:marBottom w:val="0"/>
          <w:divBdr>
            <w:top w:val="none" w:sz="0" w:space="0" w:color="auto"/>
            <w:left w:val="none" w:sz="0" w:space="0" w:color="auto"/>
            <w:bottom w:val="none" w:sz="0" w:space="0" w:color="auto"/>
            <w:right w:val="none" w:sz="0" w:space="0" w:color="auto"/>
          </w:divBdr>
          <w:divsChild>
            <w:div w:id="311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5650">
      <w:bodyDiv w:val="1"/>
      <w:marLeft w:val="0"/>
      <w:marRight w:val="0"/>
      <w:marTop w:val="0"/>
      <w:marBottom w:val="0"/>
      <w:divBdr>
        <w:top w:val="none" w:sz="0" w:space="0" w:color="auto"/>
        <w:left w:val="none" w:sz="0" w:space="0" w:color="auto"/>
        <w:bottom w:val="none" w:sz="0" w:space="0" w:color="auto"/>
        <w:right w:val="none" w:sz="0" w:space="0" w:color="auto"/>
      </w:divBdr>
      <w:divsChild>
        <w:div w:id="2095588659">
          <w:marLeft w:val="0"/>
          <w:marRight w:val="0"/>
          <w:marTop w:val="0"/>
          <w:marBottom w:val="0"/>
          <w:divBdr>
            <w:top w:val="none" w:sz="0" w:space="0" w:color="auto"/>
            <w:left w:val="none" w:sz="0" w:space="0" w:color="auto"/>
            <w:bottom w:val="none" w:sz="0" w:space="0" w:color="auto"/>
            <w:right w:val="none" w:sz="0" w:space="0" w:color="auto"/>
          </w:divBdr>
          <w:divsChild>
            <w:div w:id="962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7449">
      <w:bodyDiv w:val="1"/>
      <w:marLeft w:val="0"/>
      <w:marRight w:val="0"/>
      <w:marTop w:val="0"/>
      <w:marBottom w:val="0"/>
      <w:divBdr>
        <w:top w:val="none" w:sz="0" w:space="0" w:color="auto"/>
        <w:left w:val="none" w:sz="0" w:space="0" w:color="auto"/>
        <w:bottom w:val="none" w:sz="0" w:space="0" w:color="auto"/>
        <w:right w:val="none" w:sz="0" w:space="0" w:color="auto"/>
      </w:divBdr>
      <w:divsChild>
        <w:div w:id="1649894938">
          <w:marLeft w:val="0"/>
          <w:marRight w:val="0"/>
          <w:marTop w:val="0"/>
          <w:marBottom w:val="0"/>
          <w:divBdr>
            <w:top w:val="none" w:sz="0" w:space="0" w:color="auto"/>
            <w:left w:val="none" w:sz="0" w:space="0" w:color="auto"/>
            <w:bottom w:val="none" w:sz="0" w:space="0" w:color="auto"/>
            <w:right w:val="none" w:sz="0" w:space="0" w:color="auto"/>
          </w:divBdr>
          <w:divsChild>
            <w:div w:id="5032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7952">
      <w:bodyDiv w:val="1"/>
      <w:marLeft w:val="0"/>
      <w:marRight w:val="0"/>
      <w:marTop w:val="0"/>
      <w:marBottom w:val="0"/>
      <w:divBdr>
        <w:top w:val="none" w:sz="0" w:space="0" w:color="auto"/>
        <w:left w:val="none" w:sz="0" w:space="0" w:color="auto"/>
        <w:bottom w:val="none" w:sz="0" w:space="0" w:color="auto"/>
        <w:right w:val="none" w:sz="0" w:space="0" w:color="auto"/>
      </w:divBdr>
      <w:divsChild>
        <w:div w:id="470173999">
          <w:marLeft w:val="0"/>
          <w:marRight w:val="0"/>
          <w:marTop w:val="0"/>
          <w:marBottom w:val="0"/>
          <w:divBdr>
            <w:top w:val="none" w:sz="0" w:space="0" w:color="auto"/>
            <w:left w:val="none" w:sz="0" w:space="0" w:color="auto"/>
            <w:bottom w:val="none" w:sz="0" w:space="0" w:color="auto"/>
            <w:right w:val="none" w:sz="0" w:space="0" w:color="auto"/>
          </w:divBdr>
          <w:divsChild>
            <w:div w:id="2129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8473">
      <w:bodyDiv w:val="1"/>
      <w:marLeft w:val="0"/>
      <w:marRight w:val="0"/>
      <w:marTop w:val="0"/>
      <w:marBottom w:val="0"/>
      <w:divBdr>
        <w:top w:val="none" w:sz="0" w:space="0" w:color="auto"/>
        <w:left w:val="none" w:sz="0" w:space="0" w:color="auto"/>
        <w:bottom w:val="none" w:sz="0" w:space="0" w:color="auto"/>
        <w:right w:val="none" w:sz="0" w:space="0" w:color="auto"/>
      </w:divBdr>
      <w:divsChild>
        <w:div w:id="138573379">
          <w:marLeft w:val="0"/>
          <w:marRight w:val="0"/>
          <w:marTop w:val="0"/>
          <w:marBottom w:val="0"/>
          <w:divBdr>
            <w:top w:val="none" w:sz="0" w:space="0" w:color="auto"/>
            <w:left w:val="none" w:sz="0" w:space="0" w:color="auto"/>
            <w:bottom w:val="none" w:sz="0" w:space="0" w:color="auto"/>
            <w:right w:val="none" w:sz="0" w:space="0" w:color="auto"/>
          </w:divBdr>
          <w:divsChild>
            <w:div w:id="15494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91698">
      <w:bodyDiv w:val="1"/>
      <w:marLeft w:val="0"/>
      <w:marRight w:val="0"/>
      <w:marTop w:val="0"/>
      <w:marBottom w:val="0"/>
      <w:divBdr>
        <w:top w:val="none" w:sz="0" w:space="0" w:color="auto"/>
        <w:left w:val="none" w:sz="0" w:space="0" w:color="auto"/>
        <w:bottom w:val="none" w:sz="0" w:space="0" w:color="auto"/>
        <w:right w:val="none" w:sz="0" w:space="0" w:color="auto"/>
      </w:divBdr>
      <w:divsChild>
        <w:div w:id="787626156">
          <w:marLeft w:val="0"/>
          <w:marRight w:val="0"/>
          <w:marTop w:val="0"/>
          <w:marBottom w:val="0"/>
          <w:divBdr>
            <w:top w:val="none" w:sz="0" w:space="0" w:color="auto"/>
            <w:left w:val="none" w:sz="0" w:space="0" w:color="auto"/>
            <w:bottom w:val="none" w:sz="0" w:space="0" w:color="auto"/>
            <w:right w:val="none" w:sz="0" w:space="0" w:color="auto"/>
          </w:divBdr>
          <w:divsChild>
            <w:div w:id="5054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5954">
      <w:bodyDiv w:val="1"/>
      <w:marLeft w:val="0"/>
      <w:marRight w:val="0"/>
      <w:marTop w:val="0"/>
      <w:marBottom w:val="0"/>
      <w:divBdr>
        <w:top w:val="none" w:sz="0" w:space="0" w:color="auto"/>
        <w:left w:val="none" w:sz="0" w:space="0" w:color="auto"/>
        <w:bottom w:val="none" w:sz="0" w:space="0" w:color="auto"/>
        <w:right w:val="none" w:sz="0" w:space="0" w:color="auto"/>
      </w:divBdr>
      <w:divsChild>
        <w:div w:id="1527136622">
          <w:marLeft w:val="0"/>
          <w:marRight w:val="0"/>
          <w:marTop w:val="0"/>
          <w:marBottom w:val="0"/>
          <w:divBdr>
            <w:top w:val="none" w:sz="0" w:space="0" w:color="auto"/>
            <w:left w:val="none" w:sz="0" w:space="0" w:color="auto"/>
            <w:bottom w:val="none" w:sz="0" w:space="0" w:color="auto"/>
            <w:right w:val="none" w:sz="0" w:space="0" w:color="auto"/>
          </w:divBdr>
          <w:divsChild>
            <w:div w:id="9533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5879">
      <w:bodyDiv w:val="1"/>
      <w:marLeft w:val="0"/>
      <w:marRight w:val="0"/>
      <w:marTop w:val="0"/>
      <w:marBottom w:val="0"/>
      <w:divBdr>
        <w:top w:val="none" w:sz="0" w:space="0" w:color="auto"/>
        <w:left w:val="none" w:sz="0" w:space="0" w:color="auto"/>
        <w:bottom w:val="none" w:sz="0" w:space="0" w:color="auto"/>
        <w:right w:val="none" w:sz="0" w:space="0" w:color="auto"/>
      </w:divBdr>
      <w:divsChild>
        <w:div w:id="2104379201">
          <w:marLeft w:val="0"/>
          <w:marRight w:val="0"/>
          <w:marTop w:val="0"/>
          <w:marBottom w:val="0"/>
          <w:divBdr>
            <w:top w:val="none" w:sz="0" w:space="0" w:color="auto"/>
            <w:left w:val="none" w:sz="0" w:space="0" w:color="auto"/>
            <w:bottom w:val="none" w:sz="0" w:space="0" w:color="auto"/>
            <w:right w:val="none" w:sz="0" w:space="0" w:color="auto"/>
          </w:divBdr>
          <w:divsChild>
            <w:div w:id="8527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1261">
      <w:bodyDiv w:val="1"/>
      <w:marLeft w:val="0"/>
      <w:marRight w:val="0"/>
      <w:marTop w:val="0"/>
      <w:marBottom w:val="0"/>
      <w:divBdr>
        <w:top w:val="none" w:sz="0" w:space="0" w:color="auto"/>
        <w:left w:val="none" w:sz="0" w:space="0" w:color="auto"/>
        <w:bottom w:val="none" w:sz="0" w:space="0" w:color="auto"/>
        <w:right w:val="none" w:sz="0" w:space="0" w:color="auto"/>
      </w:divBdr>
      <w:divsChild>
        <w:div w:id="1728532483">
          <w:marLeft w:val="0"/>
          <w:marRight w:val="0"/>
          <w:marTop w:val="0"/>
          <w:marBottom w:val="0"/>
          <w:divBdr>
            <w:top w:val="none" w:sz="0" w:space="0" w:color="auto"/>
            <w:left w:val="none" w:sz="0" w:space="0" w:color="auto"/>
            <w:bottom w:val="none" w:sz="0" w:space="0" w:color="auto"/>
            <w:right w:val="none" w:sz="0" w:space="0" w:color="auto"/>
          </w:divBdr>
          <w:divsChild>
            <w:div w:id="6254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9338">
      <w:bodyDiv w:val="1"/>
      <w:marLeft w:val="0"/>
      <w:marRight w:val="0"/>
      <w:marTop w:val="0"/>
      <w:marBottom w:val="0"/>
      <w:divBdr>
        <w:top w:val="none" w:sz="0" w:space="0" w:color="auto"/>
        <w:left w:val="none" w:sz="0" w:space="0" w:color="auto"/>
        <w:bottom w:val="none" w:sz="0" w:space="0" w:color="auto"/>
        <w:right w:val="none" w:sz="0" w:space="0" w:color="auto"/>
      </w:divBdr>
      <w:divsChild>
        <w:div w:id="697895998">
          <w:marLeft w:val="0"/>
          <w:marRight w:val="0"/>
          <w:marTop w:val="0"/>
          <w:marBottom w:val="0"/>
          <w:divBdr>
            <w:top w:val="none" w:sz="0" w:space="0" w:color="auto"/>
            <w:left w:val="none" w:sz="0" w:space="0" w:color="auto"/>
            <w:bottom w:val="none" w:sz="0" w:space="0" w:color="auto"/>
            <w:right w:val="none" w:sz="0" w:space="0" w:color="auto"/>
          </w:divBdr>
          <w:divsChild>
            <w:div w:id="19324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4214">
      <w:bodyDiv w:val="1"/>
      <w:marLeft w:val="0"/>
      <w:marRight w:val="0"/>
      <w:marTop w:val="0"/>
      <w:marBottom w:val="0"/>
      <w:divBdr>
        <w:top w:val="none" w:sz="0" w:space="0" w:color="auto"/>
        <w:left w:val="none" w:sz="0" w:space="0" w:color="auto"/>
        <w:bottom w:val="none" w:sz="0" w:space="0" w:color="auto"/>
        <w:right w:val="none" w:sz="0" w:space="0" w:color="auto"/>
      </w:divBdr>
      <w:divsChild>
        <w:div w:id="966933609">
          <w:marLeft w:val="0"/>
          <w:marRight w:val="0"/>
          <w:marTop w:val="0"/>
          <w:marBottom w:val="0"/>
          <w:divBdr>
            <w:top w:val="none" w:sz="0" w:space="0" w:color="auto"/>
            <w:left w:val="none" w:sz="0" w:space="0" w:color="auto"/>
            <w:bottom w:val="none" w:sz="0" w:space="0" w:color="auto"/>
            <w:right w:val="none" w:sz="0" w:space="0" w:color="auto"/>
          </w:divBdr>
          <w:divsChild>
            <w:div w:id="8316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7571">
      <w:bodyDiv w:val="1"/>
      <w:marLeft w:val="0"/>
      <w:marRight w:val="0"/>
      <w:marTop w:val="0"/>
      <w:marBottom w:val="0"/>
      <w:divBdr>
        <w:top w:val="none" w:sz="0" w:space="0" w:color="auto"/>
        <w:left w:val="none" w:sz="0" w:space="0" w:color="auto"/>
        <w:bottom w:val="none" w:sz="0" w:space="0" w:color="auto"/>
        <w:right w:val="none" w:sz="0" w:space="0" w:color="auto"/>
      </w:divBdr>
      <w:divsChild>
        <w:div w:id="900866658">
          <w:marLeft w:val="0"/>
          <w:marRight w:val="0"/>
          <w:marTop w:val="0"/>
          <w:marBottom w:val="0"/>
          <w:divBdr>
            <w:top w:val="none" w:sz="0" w:space="0" w:color="auto"/>
            <w:left w:val="none" w:sz="0" w:space="0" w:color="auto"/>
            <w:bottom w:val="none" w:sz="0" w:space="0" w:color="auto"/>
            <w:right w:val="none" w:sz="0" w:space="0" w:color="auto"/>
          </w:divBdr>
          <w:divsChild>
            <w:div w:id="14326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5506">
      <w:bodyDiv w:val="1"/>
      <w:marLeft w:val="0"/>
      <w:marRight w:val="0"/>
      <w:marTop w:val="0"/>
      <w:marBottom w:val="0"/>
      <w:divBdr>
        <w:top w:val="none" w:sz="0" w:space="0" w:color="auto"/>
        <w:left w:val="none" w:sz="0" w:space="0" w:color="auto"/>
        <w:bottom w:val="none" w:sz="0" w:space="0" w:color="auto"/>
        <w:right w:val="none" w:sz="0" w:space="0" w:color="auto"/>
      </w:divBdr>
      <w:divsChild>
        <w:div w:id="999504521">
          <w:marLeft w:val="0"/>
          <w:marRight w:val="0"/>
          <w:marTop w:val="0"/>
          <w:marBottom w:val="0"/>
          <w:divBdr>
            <w:top w:val="none" w:sz="0" w:space="0" w:color="auto"/>
            <w:left w:val="none" w:sz="0" w:space="0" w:color="auto"/>
            <w:bottom w:val="none" w:sz="0" w:space="0" w:color="auto"/>
            <w:right w:val="none" w:sz="0" w:space="0" w:color="auto"/>
          </w:divBdr>
          <w:divsChild>
            <w:div w:id="9685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7011">
      <w:bodyDiv w:val="1"/>
      <w:marLeft w:val="0"/>
      <w:marRight w:val="0"/>
      <w:marTop w:val="0"/>
      <w:marBottom w:val="0"/>
      <w:divBdr>
        <w:top w:val="none" w:sz="0" w:space="0" w:color="auto"/>
        <w:left w:val="none" w:sz="0" w:space="0" w:color="auto"/>
        <w:bottom w:val="none" w:sz="0" w:space="0" w:color="auto"/>
        <w:right w:val="none" w:sz="0" w:space="0" w:color="auto"/>
      </w:divBdr>
      <w:divsChild>
        <w:div w:id="1323386048">
          <w:marLeft w:val="0"/>
          <w:marRight w:val="0"/>
          <w:marTop w:val="0"/>
          <w:marBottom w:val="0"/>
          <w:divBdr>
            <w:top w:val="none" w:sz="0" w:space="0" w:color="auto"/>
            <w:left w:val="none" w:sz="0" w:space="0" w:color="auto"/>
            <w:bottom w:val="none" w:sz="0" w:space="0" w:color="auto"/>
            <w:right w:val="none" w:sz="0" w:space="0" w:color="auto"/>
          </w:divBdr>
          <w:divsChild>
            <w:div w:id="19022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7729">
      <w:bodyDiv w:val="1"/>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2648">
      <w:bodyDiv w:val="1"/>
      <w:marLeft w:val="0"/>
      <w:marRight w:val="0"/>
      <w:marTop w:val="0"/>
      <w:marBottom w:val="0"/>
      <w:divBdr>
        <w:top w:val="none" w:sz="0" w:space="0" w:color="auto"/>
        <w:left w:val="none" w:sz="0" w:space="0" w:color="auto"/>
        <w:bottom w:val="none" w:sz="0" w:space="0" w:color="auto"/>
        <w:right w:val="none" w:sz="0" w:space="0" w:color="auto"/>
      </w:divBdr>
      <w:divsChild>
        <w:div w:id="1565027807">
          <w:marLeft w:val="0"/>
          <w:marRight w:val="0"/>
          <w:marTop w:val="0"/>
          <w:marBottom w:val="0"/>
          <w:divBdr>
            <w:top w:val="none" w:sz="0" w:space="0" w:color="auto"/>
            <w:left w:val="none" w:sz="0" w:space="0" w:color="auto"/>
            <w:bottom w:val="none" w:sz="0" w:space="0" w:color="auto"/>
            <w:right w:val="none" w:sz="0" w:space="0" w:color="auto"/>
          </w:divBdr>
          <w:divsChild>
            <w:div w:id="10818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5340">
      <w:bodyDiv w:val="1"/>
      <w:marLeft w:val="0"/>
      <w:marRight w:val="0"/>
      <w:marTop w:val="0"/>
      <w:marBottom w:val="0"/>
      <w:divBdr>
        <w:top w:val="none" w:sz="0" w:space="0" w:color="auto"/>
        <w:left w:val="none" w:sz="0" w:space="0" w:color="auto"/>
        <w:bottom w:val="none" w:sz="0" w:space="0" w:color="auto"/>
        <w:right w:val="none" w:sz="0" w:space="0" w:color="auto"/>
      </w:divBdr>
      <w:divsChild>
        <w:div w:id="1345203825">
          <w:marLeft w:val="0"/>
          <w:marRight w:val="0"/>
          <w:marTop w:val="0"/>
          <w:marBottom w:val="0"/>
          <w:divBdr>
            <w:top w:val="none" w:sz="0" w:space="0" w:color="auto"/>
            <w:left w:val="none" w:sz="0" w:space="0" w:color="auto"/>
            <w:bottom w:val="none" w:sz="0" w:space="0" w:color="auto"/>
            <w:right w:val="none" w:sz="0" w:space="0" w:color="auto"/>
          </w:divBdr>
          <w:divsChild>
            <w:div w:id="11344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5635">
      <w:bodyDiv w:val="1"/>
      <w:marLeft w:val="0"/>
      <w:marRight w:val="0"/>
      <w:marTop w:val="0"/>
      <w:marBottom w:val="0"/>
      <w:divBdr>
        <w:top w:val="none" w:sz="0" w:space="0" w:color="auto"/>
        <w:left w:val="none" w:sz="0" w:space="0" w:color="auto"/>
        <w:bottom w:val="none" w:sz="0" w:space="0" w:color="auto"/>
        <w:right w:val="none" w:sz="0" w:space="0" w:color="auto"/>
      </w:divBdr>
      <w:divsChild>
        <w:div w:id="722599947">
          <w:marLeft w:val="0"/>
          <w:marRight w:val="0"/>
          <w:marTop w:val="0"/>
          <w:marBottom w:val="0"/>
          <w:divBdr>
            <w:top w:val="none" w:sz="0" w:space="0" w:color="auto"/>
            <w:left w:val="none" w:sz="0" w:space="0" w:color="auto"/>
            <w:bottom w:val="none" w:sz="0" w:space="0" w:color="auto"/>
            <w:right w:val="none" w:sz="0" w:space="0" w:color="auto"/>
          </w:divBdr>
          <w:divsChild>
            <w:div w:id="1348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838842">
      <w:bodyDiv w:val="1"/>
      <w:marLeft w:val="0"/>
      <w:marRight w:val="0"/>
      <w:marTop w:val="0"/>
      <w:marBottom w:val="0"/>
      <w:divBdr>
        <w:top w:val="none" w:sz="0" w:space="0" w:color="auto"/>
        <w:left w:val="none" w:sz="0" w:space="0" w:color="auto"/>
        <w:bottom w:val="none" w:sz="0" w:space="0" w:color="auto"/>
        <w:right w:val="none" w:sz="0" w:space="0" w:color="auto"/>
      </w:divBdr>
    </w:div>
    <w:div w:id="671220435">
      <w:bodyDiv w:val="1"/>
      <w:marLeft w:val="0"/>
      <w:marRight w:val="0"/>
      <w:marTop w:val="0"/>
      <w:marBottom w:val="0"/>
      <w:divBdr>
        <w:top w:val="none" w:sz="0" w:space="0" w:color="auto"/>
        <w:left w:val="none" w:sz="0" w:space="0" w:color="auto"/>
        <w:bottom w:val="none" w:sz="0" w:space="0" w:color="auto"/>
        <w:right w:val="none" w:sz="0" w:space="0" w:color="auto"/>
      </w:divBdr>
      <w:divsChild>
        <w:div w:id="1222255242">
          <w:marLeft w:val="0"/>
          <w:marRight w:val="0"/>
          <w:marTop w:val="0"/>
          <w:marBottom w:val="0"/>
          <w:divBdr>
            <w:top w:val="none" w:sz="0" w:space="0" w:color="auto"/>
            <w:left w:val="none" w:sz="0" w:space="0" w:color="auto"/>
            <w:bottom w:val="none" w:sz="0" w:space="0" w:color="auto"/>
            <w:right w:val="none" w:sz="0" w:space="0" w:color="auto"/>
          </w:divBdr>
          <w:divsChild>
            <w:div w:id="11646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5438">
      <w:bodyDiv w:val="1"/>
      <w:marLeft w:val="0"/>
      <w:marRight w:val="0"/>
      <w:marTop w:val="0"/>
      <w:marBottom w:val="0"/>
      <w:divBdr>
        <w:top w:val="none" w:sz="0" w:space="0" w:color="auto"/>
        <w:left w:val="none" w:sz="0" w:space="0" w:color="auto"/>
        <w:bottom w:val="none" w:sz="0" w:space="0" w:color="auto"/>
        <w:right w:val="none" w:sz="0" w:space="0" w:color="auto"/>
      </w:divBdr>
      <w:divsChild>
        <w:div w:id="1157719969">
          <w:marLeft w:val="0"/>
          <w:marRight w:val="0"/>
          <w:marTop w:val="0"/>
          <w:marBottom w:val="0"/>
          <w:divBdr>
            <w:top w:val="none" w:sz="0" w:space="0" w:color="auto"/>
            <w:left w:val="none" w:sz="0" w:space="0" w:color="auto"/>
            <w:bottom w:val="none" w:sz="0" w:space="0" w:color="auto"/>
            <w:right w:val="none" w:sz="0" w:space="0" w:color="auto"/>
          </w:divBdr>
          <w:divsChild>
            <w:div w:id="9652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3212">
      <w:bodyDiv w:val="1"/>
      <w:marLeft w:val="0"/>
      <w:marRight w:val="0"/>
      <w:marTop w:val="0"/>
      <w:marBottom w:val="0"/>
      <w:divBdr>
        <w:top w:val="none" w:sz="0" w:space="0" w:color="auto"/>
        <w:left w:val="none" w:sz="0" w:space="0" w:color="auto"/>
        <w:bottom w:val="none" w:sz="0" w:space="0" w:color="auto"/>
        <w:right w:val="none" w:sz="0" w:space="0" w:color="auto"/>
      </w:divBdr>
      <w:divsChild>
        <w:div w:id="379207222">
          <w:marLeft w:val="0"/>
          <w:marRight w:val="0"/>
          <w:marTop w:val="0"/>
          <w:marBottom w:val="0"/>
          <w:divBdr>
            <w:top w:val="none" w:sz="0" w:space="0" w:color="auto"/>
            <w:left w:val="none" w:sz="0" w:space="0" w:color="auto"/>
            <w:bottom w:val="none" w:sz="0" w:space="0" w:color="auto"/>
            <w:right w:val="none" w:sz="0" w:space="0" w:color="auto"/>
          </w:divBdr>
          <w:divsChild>
            <w:div w:id="547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321">
      <w:bodyDiv w:val="1"/>
      <w:marLeft w:val="0"/>
      <w:marRight w:val="0"/>
      <w:marTop w:val="0"/>
      <w:marBottom w:val="0"/>
      <w:divBdr>
        <w:top w:val="none" w:sz="0" w:space="0" w:color="auto"/>
        <w:left w:val="none" w:sz="0" w:space="0" w:color="auto"/>
        <w:bottom w:val="none" w:sz="0" w:space="0" w:color="auto"/>
        <w:right w:val="none" w:sz="0" w:space="0" w:color="auto"/>
      </w:divBdr>
      <w:divsChild>
        <w:div w:id="1058241349">
          <w:marLeft w:val="0"/>
          <w:marRight w:val="0"/>
          <w:marTop w:val="0"/>
          <w:marBottom w:val="0"/>
          <w:divBdr>
            <w:top w:val="none" w:sz="0" w:space="0" w:color="auto"/>
            <w:left w:val="none" w:sz="0" w:space="0" w:color="auto"/>
            <w:bottom w:val="none" w:sz="0" w:space="0" w:color="auto"/>
            <w:right w:val="none" w:sz="0" w:space="0" w:color="auto"/>
          </w:divBdr>
          <w:divsChild>
            <w:div w:id="13116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7541">
      <w:bodyDiv w:val="1"/>
      <w:marLeft w:val="0"/>
      <w:marRight w:val="0"/>
      <w:marTop w:val="0"/>
      <w:marBottom w:val="0"/>
      <w:divBdr>
        <w:top w:val="none" w:sz="0" w:space="0" w:color="auto"/>
        <w:left w:val="none" w:sz="0" w:space="0" w:color="auto"/>
        <w:bottom w:val="none" w:sz="0" w:space="0" w:color="auto"/>
        <w:right w:val="none" w:sz="0" w:space="0" w:color="auto"/>
      </w:divBdr>
      <w:divsChild>
        <w:div w:id="1646739568">
          <w:marLeft w:val="0"/>
          <w:marRight w:val="0"/>
          <w:marTop w:val="0"/>
          <w:marBottom w:val="0"/>
          <w:divBdr>
            <w:top w:val="none" w:sz="0" w:space="0" w:color="auto"/>
            <w:left w:val="none" w:sz="0" w:space="0" w:color="auto"/>
            <w:bottom w:val="none" w:sz="0" w:space="0" w:color="auto"/>
            <w:right w:val="none" w:sz="0" w:space="0" w:color="auto"/>
          </w:divBdr>
          <w:divsChild>
            <w:div w:id="3303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6619">
      <w:bodyDiv w:val="1"/>
      <w:marLeft w:val="0"/>
      <w:marRight w:val="0"/>
      <w:marTop w:val="0"/>
      <w:marBottom w:val="0"/>
      <w:divBdr>
        <w:top w:val="none" w:sz="0" w:space="0" w:color="auto"/>
        <w:left w:val="none" w:sz="0" w:space="0" w:color="auto"/>
        <w:bottom w:val="none" w:sz="0" w:space="0" w:color="auto"/>
        <w:right w:val="none" w:sz="0" w:space="0" w:color="auto"/>
      </w:divBdr>
      <w:divsChild>
        <w:div w:id="411466011">
          <w:marLeft w:val="0"/>
          <w:marRight w:val="0"/>
          <w:marTop w:val="0"/>
          <w:marBottom w:val="0"/>
          <w:divBdr>
            <w:top w:val="none" w:sz="0" w:space="0" w:color="auto"/>
            <w:left w:val="none" w:sz="0" w:space="0" w:color="auto"/>
            <w:bottom w:val="none" w:sz="0" w:space="0" w:color="auto"/>
            <w:right w:val="none" w:sz="0" w:space="0" w:color="auto"/>
          </w:divBdr>
          <w:divsChild>
            <w:div w:id="19269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35998">
      <w:bodyDiv w:val="1"/>
      <w:marLeft w:val="0"/>
      <w:marRight w:val="0"/>
      <w:marTop w:val="0"/>
      <w:marBottom w:val="0"/>
      <w:divBdr>
        <w:top w:val="none" w:sz="0" w:space="0" w:color="auto"/>
        <w:left w:val="none" w:sz="0" w:space="0" w:color="auto"/>
        <w:bottom w:val="none" w:sz="0" w:space="0" w:color="auto"/>
        <w:right w:val="none" w:sz="0" w:space="0" w:color="auto"/>
      </w:divBdr>
      <w:divsChild>
        <w:div w:id="2044402287">
          <w:marLeft w:val="0"/>
          <w:marRight w:val="0"/>
          <w:marTop w:val="0"/>
          <w:marBottom w:val="0"/>
          <w:divBdr>
            <w:top w:val="none" w:sz="0" w:space="0" w:color="auto"/>
            <w:left w:val="none" w:sz="0" w:space="0" w:color="auto"/>
            <w:bottom w:val="none" w:sz="0" w:space="0" w:color="auto"/>
            <w:right w:val="none" w:sz="0" w:space="0" w:color="auto"/>
          </w:divBdr>
          <w:divsChild>
            <w:div w:id="14699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5066">
      <w:bodyDiv w:val="1"/>
      <w:marLeft w:val="0"/>
      <w:marRight w:val="0"/>
      <w:marTop w:val="0"/>
      <w:marBottom w:val="0"/>
      <w:divBdr>
        <w:top w:val="none" w:sz="0" w:space="0" w:color="auto"/>
        <w:left w:val="none" w:sz="0" w:space="0" w:color="auto"/>
        <w:bottom w:val="none" w:sz="0" w:space="0" w:color="auto"/>
        <w:right w:val="none" w:sz="0" w:space="0" w:color="auto"/>
      </w:divBdr>
      <w:divsChild>
        <w:div w:id="1262223838">
          <w:marLeft w:val="0"/>
          <w:marRight w:val="0"/>
          <w:marTop w:val="0"/>
          <w:marBottom w:val="0"/>
          <w:divBdr>
            <w:top w:val="none" w:sz="0" w:space="0" w:color="auto"/>
            <w:left w:val="none" w:sz="0" w:space="0" w:color="auto"/>
            <w:bottom w:val="none" w:sz="0" w:space="0" w:color="auto"/>
            <w:right w:val="none" w:sz="0" w:space="0" w:color="auto"/>
          </w:divBdr>
          <w:divsChild>
            <w:div w:id="6280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31996">
      <w:bodyDiv w:val="1"/>
      <w:marLeft w:val="0"/>
      <w:marRight w:val="0"/>
      <w:marTop w:val="0"/>
      <w:marBottom w:val="0"/>
      <w:divBdr>
        <w:top w:val="none" w:sz="0" w:space="0" w:color="auto"/>
        <w:left w:val="none" w:sz="0" w:space="0" w:color="auto"/>
        <w:bottom w:val="none" w:sz="0" w:space="0" w:color="auto"/>
        <w:right w:val="none" w:sz="0" w:space="0" w:color="auto"/>
      </w:divBdr>
      <w:divsChild>
        <w:div w:id="1470853736">
          <w:marLeft w:val="0"/>
          <w:marRight w:val="0"/>
          <w:marTop w:val="0"/>
          <w:marBottom w:val="0"/>
          <w:divBdr>
            <w:top w:val="none" w:sz="0" w:space="0" w:color="auto"/>
            <w:left w:val="none" w:sz="0" w:space="0" w:color="auto"/>
            <w:bottom w:val="none" w:sz="0" w:space="0" w:color="auto"/>
            <w:right w:val="none" w:sz="0" w:space="0" w:color="auto"/>
          </w:divBdr>
          <w:divsChild>
            <w:div w:id="19066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2754">
      <w:bodyDiv w:val="1"/>
      <w:marLeft w:val="0"/>
      <w:marRight w:val="0"/>
      <w:marTop w:val="0"/>
      <w:marBottom w:val="0"/>
      <w:divBdr>
        <w:top w:val="none" w:sz="0" w:space="0" w:color="auto"/>
        <w:left w:val="none" w:sz="0" w:space="0" w:color="auto"/>
        <w:bottom w:val="none" w:sz="0" w:space="0" w:color="auto"/>
        <w:right w:val="none" w:sz="0" w:space="0" w:color="auto"/>
      </w:divBdr>
      <w:divsChild>
        <w:div w:id="889802979">
          <w:marLeft w:val="0"/>
          <w:marRight w:val="0"/>
          <w:marTop w:val="0"/>
          <w:marBottom w:val="0"/>
          <w:divBdr>
            <w:top w:val="none" w:sz="0" w:space="0" w:color="auto"/>
            <w:left w:val="none" w:sz="0" w:space="0" w:color="auto"/>
            <w:bottom w:val="none" w:sz="0" w:space="0" w:color="auto"/>
            <w:right w:val="none" w:sz="0" w:space="0" w:color="auto"/>
          </w:divBdr>
          <w:divsChild>
            <w:div w:id="13521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486">
      <w:bodyDiv w:val="1"/>
      <w:marLeft w:val="0"/>
      <w:marRight w:val="0"/>
      <w:marTop w:val="0"/>
      <w:marBottom w:val="0"/>
      <w:divBdr>
        <w:top w:val="none" w:sz="0" w:space="0" w:color="auto"/>
        <w:left w:val="none" w:sz="0" w:space="0" w:color="auto"/>
        <w:bottom w:val="none" w:sz="0" w:space="0" w:color="auto"/>
        <w:right w:val="none" w:sz="0" w:space="0" w:color="auto"/>
      </w:divBdr>
      <w:divsChild>
        <w:div w:id="481237692">
          <w:marLeft w:val="0"/>
          <w:marRight w:val="0"/>
          <w:marTop w:val="0"/>
          <w:marBottom w:val="0"/>
          <w:divBdr>
            <w:top w:val="none" w:sz="0" w:space="0" w:color="auto"/>
            <w:left w:val="none" w:sz="0" w:space="0" w:color="auto"/>
            <w:bottom w:val="none" w:sz="0" w:space="0" w:color="auto"/>
            <w:right w:val="none" w:sz="0" w:space="0" w:color="auto"/>
          </w:divBdr>
          <w:divsChild>
            <w:div w:id="2116972824">
              <w:marLeft w:val="0"/>
              <w:marRight w:val="0"/>
              <w:marTop w:val="0"/>
              <w:marBottom w:val="0"/>
              <w:divBdr>
                <w:top w:val="none" w:sz="0" w:space="0" w:color="auto"/>
                <w:left w:val="none" w:sz="0" w:space="0" w:color="auto"/>
                <w:bottom w:val="none" w:sz="0" w:space="0" w:color="auto"/>
                <w:right w:val="none" w:sz="0" w:space="0" w:color="auto"/>
              </w:divBdr>
            </w:div>
            <w:div w:id="14366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7213">
      <w:bodyDiv w:val="1"/>
      <w:marLeft w:val="0"/>
      <w:marRight w:val="0"/>
      <w:marTop w:val="0"/>
      <w:marBottom w:val="0"/>
      <w:divBdr>
        <w:top w:val="none" w:sz="0" w:space="0" w:color="auto"/>
        <w:left w:val="none" w:sz="0" w:space="0" w:color="auto"/>
        <w:bottom w:val="none" w:sz="0" w:space="0" w:color="auto"/>
        <w:right w:val="none" w:sz="0" w:space="0" w:color="auto"/>
      </w:divBdr>
    </w:div>
    <w:div w:id="684332339">
      <w:bodyDiv w:val="1"/>
      <w:marLeft w:val="0"/>
      <w:marRight w:val="0"/>
      <w:marTop w:val="0"/>
      <w:marBottom w:val="0"/>
      <w:divBdr>
        <w:top w:val="none" w:sz="0" w:space="0" w:color="auto"/>
        <w:left w:val="none" w:sz="0" w:space="0" w:color="auto"/>
        <w:bottom w:val="none" w:sz="0" w:space="0" w:color="auto"/>
        <w:right w:val="none" w:sz="0" w:space="0" w:color="auto"/>
      </w:divBdr>
      <w:divsChild>
        <w:div w:id="1033966324">
          <w:marLeft w:val="0"/>
          <w:marRight w:val="0"/>
          <w:marTop w:val="0"/>
          <w:marBottom w:val="0"/>
          <w:divBdr>
            <w:top w:val="none" w:sz="0" w:space="0" w:color="auto"/>
            <w:left w:val="none" w:sz="0" w:space="0" w:color="auto"/>
            <w:bottom w:val="none" w:sz="0" w:space="0" w:color="auto"/>
            <w:right w:val="none" w:sz="0" w:space="0" w:color="auto"/>
          </w:divBdr>
          <w:divsChild>
            <w:div w:id="916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6109">
      <w:bodyDiv w:val="1"/>
      <w:marLeft w:val="0"/>
      <w:marRight w:val="0"/>
      <w:marTop w:val="0"/>
      <w:marBottom w:val="0"/>
      <w:divBdr>
        <w:top w:val="none" w:sz="0" w:space="0" w:color="auto"/>
        <w:left w:val="none" w:sz="0" w:space="0" w:color="auto"/>
        <w:bottom w:val="none" w:sz="0" w:space="0" w:color="auto"/>
        <w:right w:val="none" w:sz="0" w:space="0" w:color="auto"/>
      </w:divBdr>
      <w:divsChild>
        <w:div w:id="67919449">
          <w:marLeft w:val="0"/>
          <w:marRight w:val="0"/>
          <w:marTop w:val="0"/>
          <w:marBottom w:val="0"/>
          <w:divBdr>
            <w:top w:val="none" w:sz="0" w:space="0" w:color="auto"/>
            <w:left w:val="none" w:sz="0" w:space="0" w:color="auto"/>
            <w:bottom w:val="none" w:sz="0" w:space="0" w:color="auto"/>
            <w:right w:val="none" w:sz="0" w:space="0" w:color="auto"/>
          </w:divBdr>
          <w:divsChild>
            <w:div w:id="6818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6669">
      <w:bodyDiv w:val="1"/>
      <w:marLeft w:val="0"/>
      <w:marRight w:val="0"/>
      <w:marTop w:val="0"/>
      <w:marBottom w:val="0"/>
      <w:divBdr>
        <w:top w:val="none" w:sz="0" w:space="0" w:color="auto"/>
        <w:left w:val="none" w:sz="0" w:space="0" w:color="auto"/>
        <w:bottom w:val="none" w:sz="0" w:space="0" w:color="auto"/>
        <w:right w:val="none" w:sz="0" w:space="0" w:color="auto"/>
      </w:divBdr>
      <w:divsChild>
        <w:div w:id="615598393">
          <w:marLeft w:val="0"/>
          <w:marRight w:val="0"/>
          <w:marTop w:val="0"/>
          <w:marBottom w:val="0"/>
          <w:divBdr>
            <w:top w:val="none" w:sz="0" w:space="0" w:color="auto"/>
            <w:left w:val="none" w:sz="0" w:space="0" w:color="auto"/>
            <w:bottom w:val="none" w:sz="0" w:space="0" w:color="auto"/>
            <w:right w:val="none" w:sz="0" w:space="0" w:color="auto"/>
          </w:divBdr>
          <w:divsChild>
            <w:div w:id="71357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1046">
      <w:bodyDiv w:val="1"/>
      <w:marLeft w:val="0"/>
      <w:marRight w:val="0"/>
      <w:marTop w:val="0"/>
      <w:marBottom w:val="0"/>
      <w:divBdr>
        <w:top w:val="none" w:sz="0" w:space="0" w:color="auto"/>
        <w:left w:val="none" w:sz="0" w:space="0" w:color="auto"/>
        <w:bottom w:val="none" w:sz="0" w:space="0" w:color="auto"/>
        <w:right w:val="none" w:sz="0" w:space="0" w:color="auto"/>
      </w:divBdr>
      <w:divsChild>
        <w:div w:id="1545144325">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7642">
      <w:bodyDiv w:val="1"/>
      <w:marLeft w:val="0"/>
      <w:marRight w:val="0"/>
      <w:marTop w:val="0"/>
      <w:marBottom w:val="0"/>
      <w:divBdr>
        <w:top w:val="none" w:sz="0" w:space="0" w:color="auto"/>
        <w:left w:val="none" w:sz="0" w:space="0" w:color="auto"/>
        <w:bottom w:val="none" w:sz="0" w:space="0" w:color="auto"/>
        <w:right w:val="none" w:sz="0" w:space="0" w:color="auto"/>
      </w:divBdr>
      <w:divsChild>
        <w:div w:id="1765422582">
          <w:marLeft w:val="0"/>
          <w:marRight w:val="0"/>
          <w:marTop w:val="0"/>
          <w:marBottom w:val="0"/>
          <w:divBdr>
            <w:top w:val="none" w:sz="0" w:space="0" w:color="auto"/>
            <w:left w:val="none" w:sz="0" w:space="0" w:color="auto"/>
            <w:bottom w:val="none" w:sz="0" w:space="0" w:color="auto"/>
            <w:right w:val="none" w:sz="0" w:space="0" w:color="auto"/>
          </w:divBdr>
          <w:divsChild>
            <w:div w:id="7826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8716">
      <w:bodyDiv w:val="1"/>
      <w:marLeft w:val="0"/>
      <w:marRight w:val="0"/>
      <w:marTop w:val="0"/>
      <w:marBottom w:val="0"/>
      <w:divBdr>
        <w:top w:val="none" w:sz="0" w:space="0" w:color="auto"/>
        <w:left w:val="none" w:sz="0" w:space="0" w:color="auto"/>
        <w:bottom w:val="none" w:sz="0" w:space="0" w:color="auto"/>
        <w:right w:val="none" w:sz="0" w:space="0" w:color="auto"/>
      </w:divBdr>
      <w:divsChild>
        <w:div w:id="374623572">
          <w:marLeft w:val="0"/>
          <w:marRight w:val="0"/>
          <w:marTop w:val="0"/>
          <w:marBottom w:val="0"/>
          <w:divBdr>
            <w:top w:val="none" w:sz="0" w:space="0" w:color="auto"/>
            <w:left w:val="none" w:sz="0" w:space="0" w:color="auto"/>
            <w:bottom w:val="none" w:sz="0" w:space="0" w:color="auto"/>
            <w:right w:val="none" w:sz="0" w:space="0" w:color="auto"/>
          </w:divBdr>
          <w:divsChild>
            <w:div w:id="287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1758">
      <w:bodyDiv w:val="1"/>
      <w:marLeft w:val="0"/>
      <w:marRight w:val="0"/>
      <w:marTop w:val="0"/>
      <w:marBottom w:val="0"/>
      <w:divBdr>
        <w:top w:val="none" w:sz="0" w:space="0" w:color="auto"/>
        <w:left w:val="none" w:sz="0" w:space="0" w:color="auto"/>
        <w:bottom w:val="none" w:sz="0" w:space="0" w:color="auto"/>
        <w:right w:val="none" w:sz="0" w:space="0" w:color="auto"/>
      </w:divBdr>
      <w:divsChild>
        <w:div w:id="472988991">
          <w:marLeft w:val="0"/>
          <w:marRight w:val="0"/>
          <w:marTop w:val="0"/>
          <w:marBottom w:val="0"/>
          <w:divBdr>
            <w:top w:val="none" w:sz="0" w:space="0" w:color="auto"/>
            <w:left w:val="none" w:sz="0" w:space="0" w:color="auto"/>
            <w:bottom w:val="none" w:sz="0" w:space="0" w:color="auto"/>
            <w:right w:val="none" w:sz="0" w:space="0" w:color="auto"/>
          </w:divBdr>
          <w:divsChild>
            <w:div w:id="20817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3655">
      <w:bodyDiv w:val="1"/>
      <w:marLeft w:val="0"/>
      <w:marRight w:val="0"/>
      <w:marTop w:val="0"/>
      <w:marBottom w:val="0"/>
      <w:divBdr>
        <w:top w:val="none" w:sz="0" w:space="0" w:color="auto"/>
        <w:left w:val="none" w:sz="0" w:space="0" w:color="auto"/>
        <w:bottom w:val="none" w:sz="0" w:space="0" w:color="auto"/>
        <w:right w:val="none" w:sz="0" w:space="0" w:color="auto"/>
      </w:divBdr>
      <w:divsChild>
        <w:div w:id="663975442">
          <w:marLeft w:val="0"/>
          <w:marRight w:val="0"/>
          <w:marTop w:val="0"/>
          <w:marBottom w:val="0"/>
          <w:divBdr>
            <w:top w:val="none" w:sz="0" w:space="0" w:color="auto"/>
            <w:left w:val="none" w:sz="0" w:space="0" w:color="auto"/>
            <w:bottom w:val="none" w:sz="0" w:space="0" w:color="auto"/>
            <w:right w:val="none" w:sz="0" w:space="0" w:color="auto"/>
          </w:divBdr>
          <w:divsChild>
            <w:div w:id="17932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7593">
      <w:bodyDiv w:val="1"/>
      <w:marLeft w:val="0"/>
      <w:marRight w:val="0"/>
      <w:marTop w:val="0"/>
      <w:marBottom w:val="0"/>
      <w:divBdr>
        <w:top w:val="none" w:sz="0" w:space="0" w:color="auto"/>
        <w:left w:val="none" w:sz="0" w:space="0" w:color="auto"/>
        <w:bottom w:val="none" w:sz="0" w:space="0" w:color="auto"/>
        <w:right w:val="none" w:sz="0" w:space="0" w:color="auto"/>
      </w:divBdr>
    </w:div>
    <w:div w:id="692070000">
      <w:bodyDiv w:val="1"/>
      <w:marLeft w:val="0"/>
      <w:marRight w:val="0"/>
      <w:marTop w:val="0"/>
      <w:marBottom w:val="0"/>
      <w:divBdr>
        <w:top w:val="none" w:sz="0" w:space="0" w:color="auto"/>
        <w:left w:val="none" w:sz="0" w:space="0" w:color="auto"/>
        <w:bottom w:val="none" w:sz="0" w:space="0" w:color="auto"/>
        <w:right w:val="none" w:sz="0" w:space="0" w:color="auto"/>
      </w:divBdr>
      <w:divsChild>
        <w:div w:id="1825702496">
          <w:marLeft w:val="0"/>
          <w:marRight w:val="0"/>
          <w:marTop w:val="0"/>
          <w:marBottom w:val="0"/>
          <w:divBdr>
            <w:top w:val="none" w:sz="0" w:space="0" w:color="auto"/>
            <w:left w:val="none" w:sz="0" w:space="0" w:color="auto"/>
            <w:bottom w:val="none" w:sz="0" w:space="0" w:color="auto"/>
            <w:right w:val="none" w:sz="0" w:space="0" w:color="auto"/>
          </w:divBdr>
          <w:divsChild>
            <w:div w:id="9116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23855">
      <w:bodyDiv w:val="1"/>
      <w:marLeft w:val="0"/>
      <w:marRight w:val="0"/>
      <w:marTop w:val="0"/>
      <w:marBottom w:val="0"/>
      <w:divBdr>
        <w:top w:val="none" w:sz="0" w:space="0" w:color="auto"/>
        <w:left w:val="none" w:sz="0" w:space="0" w:color="auto"/>
        <w:bottom w:val="none" w:sz="0" w:space="0" w:color="auto"/>
        <w:right w:val="none" w:sz="0" w:space="0" w:color="auto"/>
      </w:divBdr>
      <w:divsChild>
        <w:div w:id="366757080">
          <w:marLeft w:val="0"/>
          <w:marRight w:val="0"/>
          <w:marTop w:val="0"/>
          <w:marBottom w:val="0"/>
          <w:divBdr>
            <w:top w:val="none" w:sz="0" w:space="0" w:color="auto"/>
            <w:left w:val="none" w:sz="0" w:space="0" w:color="auto"/>
            <w:bottom w:val="none" w:sz="0" w:space="0" w:color="auto"/>
            <w:right w:val="none" w:sz="0" w:space="0" w:color="auto"/>
          </w:divBdr>
          <w:divsChild>
            <w:div w:id="591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8664">
      <w:bodyDiv w:val="1"/>
      <w:marLeft w:val="0"/>
      <w:marRight w:val="0"/>
      <w:marTop w:val="0"/>
      <w:marBottom w:val="0"/>
      <w:divBdr>
        <w:top w:val="none" w:sz="0" w:space="0" w:color="auto"/>
        <w:left w:val="none" w:sz="0" w:space="0" w:color="auto"/>
        <w:bottom w:val="none" w:sz="0" w:space="0" w:color="auto"/>
        <w:right w:val="none" w:sz="0" w:space="0" w:color="auto"/>
      </w:divBdr>
      <w:divsChild>
        <w:div w:id="1450198449">
          <w:marLeft w:val="0"/>
          <w:marRight w:val="0"/>
          <w:marTop w:val="0"/>
          <w:marBottom w:val="0"/>
          <w:divBdr>
            <w:top w:val="none" w:sz="0" w:space="0" w:color="auto"/>
            <w:left w:val="none" w:sz="0" w:space="0" w:color="auto"/>
            <w:bottom w:val="none" w:sz="0" w:space="0" w:color="auto"/>
            <w:right w:val="none" w:sz="0" w:space="0" w:color="auto"/>
          </w:divBdr>
          <w:divsChild>
            <w:div w:id="11773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3498">
      <w:bodyDiv w:val="1"/>
      <w:marLeft w:val="0"/>
      <w:marRight w:val="0"/>
      <w:marTop w:val="0"/>
      <w:marBottom w:val="0"/>
      <w:divBdr>
        <w:top w:val="none" w:sz="0" w:space="0" w:color="auto"/>
        <w:left w:val="none" w:sz="0" w:space="0" w:color="auto"/>
        <w:bottom w:val="none" w:sz="0" w:space="0" w:color="auto"/>
        <w:right w:val="none" w:sz="0" w:space="0" w:color="auto"/>
      </w:divBdr>
      <w:divsChild>
        <w:div w:id="483012959">
          <w:marLeft w:val="0"/>
          <w:marRight w:val="0"/>
          <w:marTop w:val="0"/>
          <w:marBottom w:val="0"/>
          <w:divBdr>
            <w:top w:val="none" w:sz="0" w:space="0" w:color="auto"/>
            <w:left w:val="none" w:sz="0" w:space="0" w:color="auto"/>
            <w:bottom w:val="none" w:sz="0" w:space="0" w:color="auto"/>
            <w:right w:val="none" w:sz="0" w:space="0" w:color="auto"/>
          </w:divBdr>
          <w:divsChild>
            <w:div w:id="5972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001">
      <w:bodyDiv w:val="1"/>
      <w:marLeft w:val="0"/>
      <w:marRight w:val="0"/>
      <w:marTop w:val="0"/>
      <w:marBottom w:val="0"/>
      <w:divBdr>
        <w:top w:val="none" w:sz="0" w:space="0" w:color="auto"/>
        <w:left w:val="none" w:sz="0" w:space="0" w:color="auto"/>
        <w:bottom w:val="none" w:sz="0" w:space="0" w:color="auto"/>
        <w:right w:val="none" w:sz="0" w:space="0" w:color="auto"/>
      </w:divBdr>
      <w:divsChild>
        <w:div w:id="1511793794">
          <w:marLeft w:val="0"/>
          <w:marRight w:val="0"/>
          <w:marTop w:val="0"/>
          <w:marBottom w:val="0"/>
          <w:divBdr>
            <w:top w:val="none" w:sz="0" w:space="0" w:color="auto"/>
            <w:left w:val="none" w:sz="0" w:space="0" w:color="auto"/>
            <w:bottom w:val="none" w:sz="0" w:space="0" w:color="auto"/>
            <w:right w:val="none" w:sz="0" w:space="0" w:color="auto"/>
          </w:divBdr>
          <w:divsChild>
            <w:div w:id="16152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8114">
      <w:bodyDiv w:val="1"/>
      <w:marLeft w:val="0"/>
      <w:marRight w:val="0"/>
      <w:marTop w:val="0"/>
      <w:marBottom w:val="0"/>
      <w:divBdr>
        <w:top w:val="none" w:sz="0" w:space="0" w:color="auto"/>
        <w:left w:val="none" w:sz="0" w:space="0" w:color="auto"/>
        <w:bottom w:val="none" w:sz="0" w:space="0" w:color="auto"/>
        <w:right w:val="none" w:sz="0" w:space="0" w:color="auto"/>
      </w:divBdr>
      <w:divsChild>
        <w:div w:id="1200387929">
          <w:marLeft w:val="0"/>
          <w:marRight w:val="0"/>
          <w:marTop w:val="0"/>
          <w:marBottom w:val="0"/>
          <w:divBdr>
            <w:top w:val="none" w:sz="0" w:space="0" w:color="auto"/>
            <w:left w:val="none" w:sz="0" w:space="0" w:color="auto"/>
            <w:bottom w:val="none" w:sz="0" w:space="0" w:color="auto"/>
            <w:right w:val="none" w:sz="0" w:space="0" w:color="auto"/>
          </w:divBdr>
          <w:divsChild>
            <w:div w:id="4902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8241">
      <w:bodyDiv w:val="1"/>
      <w:marLeft w:val="0"/>
      <w:marRight w:val="0"/>
      <w:marTop w:val="0"/>
      <w:marBottom w:val="0"/>
      <w:divBdr>
        <w:top w:val="none" w:sz="0" w:space="0" w:color="auto"/>
        <w:left w:val="none" w:sz="0" w:space="0" w:color="auto"/>
        <w:bottom w:val="none" w:sz="0" w:space="0" w:color="auto"/>
        <w:right w:val="none" w:sz="0" w:space="0" w:color="auto"/>
      </w:divBdr>
      <w:divsChild>
        <w:div w:id="1626500451">
          <w:marLeft w:val="0"/>
          <w:marRight w:val="0"/>
          <w:marTop w:val="0"/>
          <w:marBottom w:val="0"/>
          <w:divBdr>
            <w:top w:val="none" w:sz="0" w:space="0" w:color="auto"/>
            <w:left w:val="none" w:sz="0" w:space="0" w:color="auto"/>
            <w:bottom w:val="none" w:sz="0" w:space="0" w:color="auto"/>
            <w:right w:val="none" w:sz="0" w:space="0" w:color="auto"/>
          </w:divBdr>
          <w:divsChild>
            <w:div w:id="16731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445">
      <w:bodyDiv w:val="1"/>
      <w:marLeft w:val="0"/>
      <w:marRight w:val="0"/>
      <w:marTop w:val="0"/>
      <w:marBottom w:val="0"/>
      <w:divBdr>
        <w:top w:val="none" w:sz="0" w:space="0" w:color="auto"/>
        <w:left w:val="none" w:sz="0" w:space="0" w:color="auto"/>
        <w:bottom w:val="none" w:sz="0" w:space="0" w:color="auto"/>
        <w:right w:val="none" w:sz="0" w:space="0" w:color="auto"/>
      </w:divBdr>
      <w:divsChild>
        <w:div w:id="993413466">
          <w:marLeft w:val="0"/>
          <w:marRight w:val="0"/>
          <w:marTop w:val="0"/>
          <w:marBottom w:val="0"/>
          <w:divBdr>
            <w:top w:val="none" w:sz="0" w:space="0" w:color="auto"/>
            <w:left w:val="none" w:sz="0" w:space="0" w:color="auto"/>
            <w:bottom w:val="none" w:sz="0" w:space="0" w:color="auto"/>
            <w:right w:val="none" w:sz="0" w:space="0" w:color="auto"/>
          </w:divBdr>
          <w:divsChild>
            <w:div w:id="19870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91674">
      <w:bodyDiv w:val="1"/>
      <w:marLeft w:val="0"/>
      <w:marRight w:val="0"/>
      <w:marTop w:val="0"/>
      <w:marBottom w:val="0"/>
      <w:divBdr>
        <w:top w:val="none" w:sz="0" w:space="0" w:color="auto"/>
        <w:left w:val="none" w:sz="0" w:space="0" w:color="auto"/>
        <w:bottom w:val="none" w:sz="0" w:space="0" w:color="auto"/>
        <w:right w:val="none" w:sz="0" w:space="0" w:color="auto"/>
      </w:divBdr>
      <w:divsChild>
        <w:div w:id="762260617">
          <w:marLeft w:val="0"/>
          <w:marRight w:val="0"/>
          <w:marTop w:val="0"/>
          <w:marBottom w:val="0"/>
          <w:divBdr>
            <w:top w:val="none" w:sz="0" w:space="0" w:color="auto"/>
            <w:left w:val="none" w:sz="0" w:space="0" w:color="auto"/>
            <w:bottom w:val="none" w:sz="0" w:space="0" w:color="auto"/>
            <w:right w:val="none" w:sz="0" w:space="0" w:color="auto"/>
          </w:divBdr>
          <w:divsChild>
            <w:div w:id="408121263">
              <w:marLeft w:val="0"/>
              <w:marRight w:val="0"/>
              <w:marTop w:val="0"/>
              <w:marBottom w:val="0"/>
              <w:divBdr>
                <w:top w:val="none" w:sz="0" w:space="0" w:color="auto"/>
                <w:left w:val="none" w:sz="0" w:space="0" w:color="auto"/>
                <w:bottom w:val="none" w:sz="0" w:space="0" w:color="auto"/>
                <w:right w:val="none" w:sz="0" w:space="0" w:color="auto"/>
              </w:divBdr>
            </w:div>
            <w:div w:id="8945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37056">
      <w:bodyDiv w:val="1"/>
      <w:marLeft w:val="0"/>
      <w:marRight w:val="0"/>
      <w:marTop w:val="0"/>
      <w:marBottom w:val="0"/>
      <w:divBdr>
        <w:top w:val="none" w:sz="0" w:space="0" w:color="auto"/>
        <w:left w:val="none" w:sz="0" w:space="0" w:color="auto"/>
        <w:bottom w:val="none" w:sz="0" w:space="0" w:color="auto"/>
        <w:right w:val="none" w:sz="0" w:space="0" w:color="auto"/>
      </w:divBdr>
      <w:divsChild>
        <w:div w:id="1712529565">
          <w:marLeft w:val="0"/>
          <w:marRight w:val="0"/>
          <w:marTop w:val="0"/>
          <w:marBottom w:val="0"/>
          <w:divBdr>
            <w:top w:val="none" w:sz="0" w:space="0" w:color="auto"/>
            <w:left w:val="none" w:sz="0" w:space="0" w:color="auto"/>
            <w:bottom w:val="none" w:sz="0" w:space="0" w:color="auto"/>
            <w:right w:val="none" w:sz="0" w:space="0" w:color="auto"/>
          </w:divBdr>
          <w:divsChild>
            <w:div w:id="6309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9584">
      <w:bodyDiv w:val="1"/>
      <w:marLeft w:val="0"/>
      <w:marRight w:val="0"/>
      <w:marTop w:val="0"/>
      <w:marBottom w:val="0"/>
      <w:divBdr>
        <w:top w:val="none" w:sz="0" w:space="0" w:color="auto"/>
        <w:left w:val="none" w:sz="0" w:space="0" w:color="auto"/>
        <w:bottom w:val="none" w:sz="0" w:space="0" w:color="auto"/>
        <w:right w:val="none" w:sz="0" w:space="0" w:color="auto"/>
      </w:divBdr>
      <w:divsChild>
        <w:div w:id="1295015630">
          <w:marLeft w:val="0"/>
          <w:marRight w:val="0"/>
          <w:marTop w:val="0"/>
          <w:marBottom w:val="0"/>
          <w:divBdr>
            <w:top w:val="none" w:sz="0" w:space="0" w:color="auto"/>
            <w:left w:val="none" w:sz="0" w:space="0" w:color="auto"/>
            <w:bottom w:val="none" w:sz="0" w:space="0" w:color="auto"/>
            <w:right w:val="none" w:sz="0" w:space="0" w:color="auto"/>
          </w:divBdr>
          <w:divsChild>
            <w:div w:id="617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5383">
      <w:bodyDiv w:val="1"/>
      <w:marLeft w:val="0"/>
      <w:marRight w:val="0"/>
      <w:marTop w:val="0"/>
      <w:marBottom w:val="0"/>
      <w:divBdr>
        <w:top w:val="none" w:sz="0" w:space="0" w:color="auto"/>
        <w:left w:val="none" w:sz="0" w:space="0" w:color="auto"/>
        <w:bottom w:val="none" w:sz="0" w:space="0" w:color="auto"/>
        <w:right w:val="none" w:sz="0" w:space="0" w:color="auto"/>
      </w:divBdr>
      <w:divsChild>
        <w:div w:id="861749107">
          <w:marLeft w:val="0"/>
          <w:marRight w:val="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4351">
      <w:bodyDiv w:val="1"/>
      <w:marLeft w:val="0"/>
      <w:marRight w:val="0"/>
      <w:marTop w:val="0"/>
      <w:marBottom w:val="0"/>
      <w:divBdr>
        <w:top w:val="none" w:sz="0" w:space="0" w:color="auto"/>
        <w:left w:val="none" w:sz="0" w:space="0" w:color="auto"/>
        <w:bottom w:val="none" w:sz="0" w:space="0" w:color="auto"/>
        <w:right w:val="none" w:sz="0" w:space="0" w:color="auto"/>
      </w:divBdr>
      <w:divsChild>
        <w:div w:id="679159561">
          <w:marLeft w:val="0"/>
          <w:marRight w:val="0"/>
          <w:marTop w:val="0"/>
          <w:marBottom w:val="0"/>
          <w:divBdr>
            <w:top w:val="none" w:sz="0" w:space="0" w:color="auto"/>
            <w:left w:val="none" w:sz="0" w:space="0" w:color="auto"/>
            <w:bottom w:val="none" w:sz="0" w:space="0" w:color="auto"/>
            <w:right w:val="none" w:sz="0" w:space="0" w:color="auto"/>
          </w:divBdr>
          <w:divsChild>
            <w:div w:id="14052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7432">
      <w:bodyDiv w:val="1"/>
      <w:marLeft w:val="0"/>
      <w:marRight w:val="0"/>
      <w:marTop w:val="0"/>
      <w:marBottom w:val="0"/>
      <w:divBdr>
        <w:top w:val="none" w:sz="0" w:space="0" w:color="auto"/>
        <w:left w:val="none" w:sz="0" w:space="0" w:color="auto"/>
        <w:bottom w:val="none" w:sz="0" w:space="0" w:color="auto"/>
        <w:right w:val="none" w:sz="0" w:space="0" w:color="auto"/>
      </w:divBdr>
      <w:divsChild>
        <w:div w:id="72242944">
          <w:marLeft w:val="0"/>
          <w:marRight w:val="0"/>
          <w:marTop w:val="0"/>
          <w:marBottom w:val="0"/>
          <w:divBdr>
            <w:top w:val="none" w:sz="0" w:space="0" w:color="auto"/>
            <w:left w:val="none" w:sz="0" w:space="0" w:color="auto"/>
            <w:bottom w:val="none" w:sz="0" w:space="0" w:color="auto"/>
            <w:right w:val="none" w:sz="0" w:space="0" w:color="auto"/>
          </w:divBdr>
          <w:divsChild>
            <w:div w:id="9627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1837">
      <w:bodyDiv w:val="1"/>
      <w:marLeft w:val="0"/>
      <w:marRight w:val="0"/>
      <w:marTop w:val="0"/>
      <w:marBottom w:val="0"/>
      <w:divBdr>
        <w:top w:val="none" w:sz="0" w:space="0" w:color="auto"/>
        <w:left w:val="none" w:sz="0" w:space="0" w:color="auto"/>
        <w:bottom w:val="none" w:sz="0" w:space="0" w:color="auto"/>
        <w:right w:val="none" w:sz="0" w:space="0" w:color="auto"/>
      </w:divBdr>
      <w:divsChild>
        <w:div w:id="211843669">
          <w:marLeft w:val="0"/>
          <w:marRight w:val="0"/>
          <w:marTop w:val="0"/>
          <w:marBottom w:val="0"/>
          <w:divBdr>
            <w:top w:val="none" w:sz="0" w:space="0" w:color="auto"/>
            <w:left w:val="none" w:sz="0" w:space="0" w:color="auto"/>
            <w:bottom w:val="none" w:sz="0" w:space="0" w:color="auto"/>
            <w:right w:val="none" w:sz="0" w:space="0" w:color="auto"/>
          </w:divBdr>
          <w:divsChild>
            <w:div w:id="1833981487">
              <w:marLeft w:val="0"/>
              <w:marRight w:val="0"/>
              <w:marTop w:val="0"/>
              <w:marBottom w:val="0"/>
              <w:divBdr>
                <w:top w:val="none" w:sz="0" w:space="0" w:color="auto"/>
                <w:left w:val="none" w:sz="0" w:space="0" w:color="auto"/>
                <w:bottom w:val="none" w:sz="0" w:space="0" w:color="auto"/>
                <w:right w:val="none" w:sz="0" w:space="0" w:color="auto"/>
              </w:divBdr>
            </w:div>
            <w:div w:id="157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9330">
      <w:bodyDiv w:val="1"/>
      <w:marLeft w:val="0"/>
      <w:marRight w:val="0"/>
      <w:marTop w:val="0"/>
      <w:marBottom w:val="0"/>
      <w:divBdr>
        <w:top w:val="none" w:sz="0" w:space="0" w:color="auto"/>
        <w:left w:val="none" w:sz="0" w:space="0" w:color="auto"/>
        <w:bottom w:val="none" w:sz="0" w:space="0" w:color="auto"/>
        <w:right w:val="none" w:sz="0" w:space="0" w:color="auto"/>
      </w:divBdr>
      <w:divsChild>
        <w:div w:id="89085986">
          <w:marLeft w:val="0"/>
          <w:marRight w:val="0"/>
          <w:marTop w:val="0"/>
          <w:marBottom w:val="0"/>
          <w:divBdr>
            <w:top w:val="none" w:sz="0" w:space="0" w:color="auto"/>
            <w:left w:val="none" w:sz="0" w:space="0" w:color="auto"/>
            <w:bottom w:val="none" w:sz="0" w:space="0" w:color="auto"/>
            <w:right w:val="none" w:sz="0" w:space="0" w:color="auto"/>
          </w:divBdr>
          <w:divsChild>
            <w:div w:id="853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35921">
      <w:bodyDiv w:val="1"/>
      <w:marLeft w:val="0"/>
      <w:marRight w:val="0"/>
      <w:marTop w:val="0"/>
      <w:marBottom w:val="0"/>
      <w:divBdr>
        <w:top w:val="none" w:sz="0" w:space="0" w:color="auto"/>
        <w:left w:val="none" w:sz="0" w:space="0" w:color="auto"/>
        <w:bottom w:val="none" w:sz="0" w:space="0" w:color="auto"/>
        <w:right w:val="none" w:sz="0" w:space="0" w:color="auto"/>
      </w:divBdr>
      <w:divsChild>
        <w:div w:id="269094650">
          <w:marLeft w:val="0"/>
          <w:marRight w:val="0"/>
          <w:marTop w:val="0"/>
          <w:marBottom w:val="0"/>
          <w:divBdr>
            <w:top w:val="none" w:sz="0" w:space="0" w:color="auto"/>
            <w:left w:val="none" w:sz="0" w:space="0" w:color="auto"/>
            <w:bottom w:val="none" w:sz="0" w:space="0" w:color="auto"/>
            <w:right w:val="none" w:sz="0" w:space="0" w:color="auto"/>
          </w:divBdr>
          <w:divsChild>
            <w:div w:id="19983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6141">
      <w:bodyDiv w:val="1"/>
      <w:marLeft w:val="0"/>
      <w:marRight w:val="0"/>
      <w:marTop w:val="0"/>
      <w:marBottom w:val="0"/>
      <w:divBdr>
        <w:top w:val="none" w:sz="0" w:space="0" w:color="auto"/>
        <w:left w:val="none" w:sz="0" w:space="0" w:color="auto"/>
        <w:bottom w:val="none" w:sz="0" w:space="0" w:color="auto"/>
        <w:right w:val="none" w:sz="0" w:space="0" w:color="auto"/>
      </w:divBdr>
      <w:divsChild>
        <w:div w:id="2037585532">
          <w:marLeft w:val="0"/>
          <w:marRight w:val="0"/>
          <w:marTop w:val="0"/>
          <w:marBottom w:val="0"/>
          <w:divBdr>
            <w:top w:val="none" w:sz="0" w:space="0" w:color="auto"/>
            <w:left w:val="none" w:sz="0" w:space="0" w:color="auto"/>
            <w:bottom w:val="none" w:sz="0" w:space="0" w:color="auto"/>
            <w:right w:val="none" w:sz="0" w:space="0" w:color="auto"/>
          </w:divBdr>
          <w:divsChild>
            <w:div w:id="12937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83266">
      <w:bodyDiv w:val="1"/>
      <w:marLeft w:val="0"/>
      <w:marRight w:val="0"/>
      <w:marTop w:val="0"/>
      <w:marBottom w:val="0"/>
      <w:divBdr>
        <w:top w:val="none" w:sz="0" w:space="0" w:color="auto"/>
        <w:left w:val="none" w:sz="0" w:space="0" w:color="auto"/>
        <w:bottom w:val="none" w:sz="0" w:space="0" w:color="auto"/>
        <w:right w:val="none" w:sz="0" w:space="0" w:color="auto"/>
      </w:divBdr>
      <w:divsChild>
        <w:div w:id="970401719">
          <w:marLeft w:val="0"/>
          <w:marRight w:val="0"/>
          <w:marTop w:val="0"/>
          <w:marBottom w:val="0"/>
          <w:divBdr>
            <w:top w:val="none" w:sz="0" w:space="0" w:color="auto"/>
            <w:left w:val="none" w:sz="0" w:space="0" w:color="auto"/>
            <w:bottom w:val="none" w:sz="0" w:space="0" w:color="auto"/>
            <w:right w:val="none" w:sz="0" w:space="0" w:color="auto"/>
          </w:divBdr>
          <w:divsChild>
            <w:div w:id="439878778">
              <w:marLeft w:val="0"/>
              <w:marRight w:val="0"/>
              <w:marTop w:val="0"/>
              <w:marBottom w:val="0"/>
              <w:divBdr>
                <w:top w:val="none" w:sz="0" w:space="0" w:color="auto"/>
                <w:left w:val="none" w:sz="0" w:space="0" w:color="auto"/>
                <w:bottom w:val="none" w:sz="0" w:space="0" w:color="auto"/>
                <w:right w:val="none" w:sz="0" w:space="0" w:color="auto"/>
              </w:divBdr>
            </w:div>
            <w:div w:id="13842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7850">
      <w:bodyDiv w:val="1"/>
      <w:marLeft w:val="0"/>
      <w:marRight w:val="0"/>
      <w:marTop w:val="0"/>
      <w:marBottom w:val="0"/>
      <w:divBdr>
        <w:top w:val="none" w:sz="0" w:space="0" w:color="auto"/>
        <w:left w:val="none" w:sz="0" w:space="0" w:color="auto"/>
        <w:bottom w:val="none" w:sz="0" w:space="0" w:color="auto"/>
        <w:right w:val="none" w:sz="0" w:space="0" w:color="auto"/>
      </w:divBdr>
      <w:divsChild>
        <w:div w:id="2136174938">
          <w:marLeft w:val="0"/>
          <w:marRight w:val="0"/>
          <w:marTop w:val="0"/>
          <w:marBottom w:val="0"/>
          <w:divBdr>
            <w:top w:val="none" w:sz="0" w:space="0" w:color="auto"/>
            <w:left w:val="none" w:sz="0" w:space="0" w:color="auto"/>
            <w:bottom w:val="none" w:sz="0" w:space="0" w:color="auto"/>
            <w:right w:val="none" w:sz="0" w:space="0" w:color="auto"/>
          </w:divBdr>
          <w:divsChild>
            <w:div w:id="20979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3618">
      <w:bodyDiv w:val="1"/>
      <w:marLeft w:val="0"/>
      <w:marRight w:val="0"/>
      <w:marTop w:val="0"/>
      <w:marBottom w:val="0"/>
      <w:divBdr>
        <w:top w:val="none" w:sz="0" w:space="0" w:color="auto"/>
        <w:left w:val="none" w:sz="0" w:space="0" w:color="auto"/>
        <w:bottom w:val="none" w:sz="0" w:space="0" w:color="auto"/>
        <w:right w:val="none" w:sz="0" w:space="0" w:color="auto"/>
      </w:divBdr>
      <w:divsChild>
        <w:div w:id="1137842636">
          <w:marLeft w:val="0"/>
          <w:marRight w:val="0"/>
          <w:marTop w:val="0"/>
          <w:marBottom w:val="0"/>
          <w:divBdr>
            <w:top w:val="none" w:sz="0" w:space="0" w:color="auto"/>
            <w:left w:val="none" w:sz="0" w:space="0" w:color="auto"/>
            <w:bottom w:val="none" w:sz="0" w:space="0" w:color="auto"/>
            <w:right w:val="none" w:sz="0" w:space="0" w:color="auto"/>
          </w:divBdr>
          <w:divsChild>
            <w:div w:id="5161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8752">
      <w:bodyDiv w:val="1"/>
      <w:marLeft w:val="0"/>
      <w:marRight w:val="0"/>
      <w:marTop w:val="0"/>
      <w:marBottom w:val="0"/>
      <w:divBdr>
        <w:top w:val="none" w:sz="0" w:space="0" w:color="auto"/>
        <w:left w:val="none" w:sz="0" w:space="0" w:color="auto"/>
        <w:bottom w:val="none" w:sz="0" w:space="0" w:color="auto"/>
        <w:right w:val="none" w:sz="0" w:space="0" w:color="auto"/>
      </w:divBdr>
      <w:divsChild>
        <w:div w:id="20011169">
          <w:marLeft w:val="0"/>
          <w:marRight w:val="0"/>
          <w:marTop w:val="0"/>
          <w:marBottom w:val="0"/>
          <w:divBdr>
            <w:top w:val="none" w:sz="0" w:space="0" w:color="auto"/>
            <w:left w:val="none" w:sz="0" w:space="0" w:color="auto"/>
            <w:bottom w:val="none" w:sz="0" w:space="0" w:color="auto"/>
            <w:right w:val="none" w:sz="0" w:space="0" w:color="auto"/>
          </w:divBdr>
          <w:divsChild>
            <w:div w:id="3831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346">
      <w:bodyDiv w:val="1"/>
      <w:marLeft w:val="0"/>
      <w:marRight w:val="0"/>
      <w:marTop w:val="0"/>
      <w:marBottom w:val="0"/>
      <w:divBdr>
        <w:top w:val="none" w:sz="0" w:space="0" w:color="auto"/>
        <w:left w:val="none" w:sz="0" w:space="0" w:color="auto"/>
        <w:bottom w:val="none" w:sz="0" w:space="0" w:color="auto"/>
        <w:right w:val="none" w:sz="0" w:space="0" w:color="auto"/>
      </w:divBdr>
      <w:divsChild>
        <w:div w:id="630785589">
          <w:marLeft w:val="0"/>
          <w:marRight w:val="0"/>
          <w:marTop w:val="0"/>
          <w:marBottom w:val="0"/>
          <w:divBdr>
            <w:top w:val="none" w:sz="0" w:space="0" w:color="auto"/>
            <w:left w:val="none" w:sz="0" w:space="0" w:color="auto"/>
            <w:bottom w:val="none" w:sz="0" w:space="0" w:color="auto"/>
            <w:right w:val="none" w:sz="0" w:space="0" w:color="auto"/>
          </w:divBdr>
          <w:divsChild>
            <w:div w:id="7488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5094">
      <w:bodyDiv w:val="1"/>
      <w:marLeft w:val="0"/>
      <w:marRight w:val="0"/>
      <w:marTop w:val="0"/>
      <w:marBottom w:val="0"/>
      <w:divBdr>
        <w:top w:val="none" w:sz="0" w:space="0" w:color="auto"/>
        <w:left w:val="none" w:sz="0" w:space="0" w:color="auto"/>
        <w:bottom w:val="none" w:sz="0" w:space="0" w:color="auto"/>
        <w:right w:val="none" w:sz="0" w:space="0" w:color="auto"/>
      </w:divBdr>
      <w:divsChild>
        <w:div w:id="247275013">
          <w:marLeft w:val="0"/>
          <w:marRight w:val="0"/>
          <w:marTop w:val="0"/>
          <w:marBottom w:val="0"/>
          <w:divBdr>
            <w:top w:val="none" w:sz="0" w:space="0" w:color="auto"/>
            <w:left w:val="none" w:sz="0" w:space="0" w:color="auto"/>
            <w:bottom w:val="none" w:sz="0" w:space="0" w:color="auto"/>
            <w:right w:val="none" w:sz="0" w:space="0" w:color="auto"/>
          </w:divBdr>
          <w:divsChild>
            <w:div w:id="225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1532">
      <w:bodyDiv w:val="1"/>
      <w:marLeft w:val="0"/>
      <w:marRight w:val="0"/>
      <w:marTop w:val="0"/>
      <w:marBottom w:val="0"/>
      <w:divBdr>
        <w:top w:val="none" w:sz="0" w:space="0" w:color="auto"/>
        <w:left w:val="none" w:sz="0" w:space="0" w:color="auto"/>
        <w:bottom w:val="none" w:sz="0" w:space="0" w:color="auto"/>
        <w:right w:val="none" w:sz="0" w:space="0" w:color="auto"/>
      </w:divBdr>
      <w:divsChild>
        <w:div w:id="427895839">
          <w:marLeft w:val="0"/>
          <w:marRight w:val="0"/>
          <w:marTop w:val="0"/>
          <w:marBottom w:val="0"/>
          <w:divBdr>
            <w:top w:val="none" w:sz="0" w:space="0" w:color="auto"/>
            <w:left w:val="none" w:sz="0" w:space="0" w:color="auto"/>
            <w:bottom w:val="none" w:sz="0" w:space="0" w:color="auto"/>
            <w:right w:val="none" w:sz="0" w:space="0" w:color="auto"/>
          </w:divBdr>
          <w:divsChild>
            <w:div w:id="19326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2798">
      <w:bodyDiv w:val="1"/>
      <w:marLeft w:val="0"/>
      <w:marRight w:val="0"/>
      <w:marTop w:val="0"/>
      <w:marBottom w:val="0"/>
      <w:divBdr>
        <w:top w:val="none" w:sz="0" w:space="0" w:color="auto"/>
        <w:left w:val="none" w:sz="0" w:space="0" w:color="auto"/>
        <w:bottom w:val="none" w:sz="0" w:space="0" w:color="auto"/>
        <w:right w:val="none" w:sz="0" w:space="0" w:color="auto"/>
      </w:divBdr>
      <w:divsChild>
        <w:div w:id="304772903">
          <w:marLeft w:val="0"/>
          <w:marRight w:val="0"/>
          <w:marTop w:val="0"/>
          <w:marBottom w:val="0"/>
          <w:divBdr>
            <w:top w:val="none" w:sz="0" w:space="0" w:color="auto"/>
            <w:left w:val="none" w:sz="0" w:space="0" w:color="auto"/>
            <w:bottom w:val="none" w:sz="0" w:space="0" w:color="auto"/>
            <w:right w:val="none" w:sz="0" w:space="0" w:color="auto"/>
          </w:divBdr>
          <w:divsChild>
            <w:div w:id="20409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21822">
      <w:bodyDiv w:val="1"/>
      <w:marLeft w:val="0"/>
      <w:marRight w:val="0"/>
      <w:marTop w:val="0"/>
      <w:marBottom w:val="0"/>
      <w:divBdr>
        <w:top w:val="none" w:sz="0" w:space="0" w:color="auto"/>
        <w:left w:val="none" w:sz="0" w:space="0" w:color="auto"/>
        <w:bottom w:val="none" w:sz="0" w:space="0" w:color="auto"/>
        <w:right w:val="none" w:sz="0" w:space="0" w:color="auto"/>
      </w:divBdr>
      <w:divsChild>
        <w:div w:id="1249919609">
          <w:marLeft w:val="0"/>
          <w:marRight w:val="0"/>
          <w:marTop w:val="0"/>
          <w:marBottom w:val="0"/>
          <w:divBdr>
            <w:top w:val="none" w:sz="0" w:space="0" w:color="auto"/>
            <w:left w:val="none" w:sz="0" w:space="0" w:color="auto"/>
            <w:bottom w:val="none" w:sz="0" w:space="0" w:color="auto"/>
            <w:right w:val="none" w:sz="0" w:space="0" w:color="auto"/>
          </w:divBdr>
          <w:divsChild>
            <w:div w:id="15076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82501">
      <w:bodyDiv w:val="1"/>
      <w:marLeft w:val="0"/>
      <w:marRight w:val="0"/>
      <w:marTop w:val="0"/>
      <w:marBottom w:val="0"/>
      <w:divBdr>
        <w:top w:val="none" w:sz="0" w:space="0" w:color="auto"/>
        <w:left w:val="none" w:sz="0" w:space="0" w:color="auto"/>
        <w:bottom w:val="none" w:sz="0" w:space="0" w:color="auto"/>
        <w:right w:val="none" w:sz="0" w:space="0" w:color="auto"/>
      </w:divBdr>
      <w:divsChild>
        <w:div w:id="216400954">
          <w:marLeft w:val="0"/>
          <w:marRight w:val="0"/>
          <w:marTop w:val="0"/>
          <w:marBottom w:val="0"/>
          <w:divBdr>
            <w:top w:val="none" w:sz="0" w:space="0" w:color="auto"/>
            <w:left w:val="none" w:sz="0" w:space="0" w:color="auto"/>
            <w:bottom w:val="none" w:sz="0" w:space="0" w:color="auto"/>
            <w:right w:val="none" w:sz="0" w:space="0" w:color="auto"/>
          </w:divBdr>
          <w:divsChild>
            <w:div w:id="8054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0814">
      <w:bodyDiv w:val="1"/>
      <w:marLeft w:val="0"/>
      <w:marRight w:val="0"/>
      <w:marTop w:val="0"/>
      <w:marBottom w:val="0"/>
      <w:divBdr>
        <w:top w:val="none" w:sz="0" w:space="0" w:color="auto"/>
        <w:left w:val="none" w:sz="0" w:space="0" w:color="auto"/>
        <w:bottom w:val="none" w:sz="0" w:space="0" w:color="auto"/>
        <w:right w:val="none" w:sz="0" w:space="0" w:color="auto"/>
      </w:divBdr>
      <w:divsChild>
        <w:div w:id="1011227394">
          <w:marLeft w:val="0"/>
          <w:marRight w:val="0"/>
          <w:marTop w:val="0"/>
          <w:marBottom w:val="0"/>
          <w:divBdr>
            <w:top w:val="none" w:sz="0" w:space="0" w:color="auto"/>
            <w:left w:val="none" w:sz="0" w:space="0" w:color="auto"/>
            <w:bottom w:val="none" w:sz="0" w:space="0" w:color="auto"/>
            <w:right w:val="none" w:sz="0" w:space="0" w:color="auto"/>
          </w:divBdr>
          <w:divsChild>
            <w:div w:id="19369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4013">
      <w:bodyDiv w:val="1"/>
      <w:marLeft w:val="0"/>
      <w:marRight w:val="0"/>
      <w:marTop w:val="0"/>
      <w:marBottom w:val="0"/>
      <w:divBdr>
        <w:top w:val="none" w:sz="0" w:space="0" w:color="auto"/>
        <w:left w:val="none" w:sz="0" w:space="0" w:color="auto"/>
        <w:bottom w:val="none" w:sz="0" w:space="0" w:color="auto"/>
        <w:right w:val="none" w:sz="0" w:space="0" w:color="auto"/>
      </w:divBdr>
      <w:divsChild>
        <w:div w:id="95446978">
          <w:marLeft w:val="0"/>
          <w:marRight w:val="0"/>
          <w:marTop w:val="0"/>
          <w:marBottom w:val="0"/>
          <w:divBdr>
            <w:top w:val="none" w:sz="0" w:space="0" w:color="auto"/>
            <w:left w:val="none" w:sz="0" w:space="0" w:color="auto"/>
            <w:bottom w:val="none" w:sz="0" w:space="0" w:color="auto"/>
            <w:right w:val="none" w:sz="0" w:space="0" w:color="auto"/>
          </w:divBdr>
          <w:divsChild>
            <w:div w:id="6691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2146">
      <w:bodyDiv w:val="1"/>
      <w:marLeft w:val="0"/>
      <w:marRight w:val="0"/>
      <w:marTop w:val="0"/>
      <w:marBottom w:val="0"/>
      <w:divBdr>
        <w:top w:val="none" w:sz="0" w:space="0" w:color="auto"/>
        <w:left w:val="none" w:sz="0" w:space="0" w:color="auto"/>
        <w:bottom w:val="none" w:sz="0" w:space="0" w:color="auto"/>
        <w:right w:val="none" w:sz="0" w:space="0" w:color="auto"/>
      </w:divBdr>
      <w:divsChild>
        <w:div w:id="706024877">
          <w:marLeft w:val="0"/>
          <w:marRight w:val="0"/>
          <w:marTop w:val="0"/>
          <w:marBottom w:val="0"/>
          <w:divBdr>
            <w:top w:val="none" w:sz="0" w:space="0" w:color="auto"/>
            <w:left w:val="none" w:sz="0" w:space="0" w:color="auto"/>
            <w:bottom w:val="none" w:sz="0" w:space="0" w:color="auto"/>
            <w:right w:val="none" w:sz="0" w:space="0" w:color="auto"/>
          </w:divBdr>
          <w:divsChild>
            <w:div w:id="977567198">
              <w:marLeft w:val="0"/>
              <w:marRight w:val="0"/>
              <w:marTop w:val="0"/>
              <w:marBottom w:val="0"/>
              <w:divBdr>
                <w:top w:val="none" w:sz="0" w:space="0" w:color="auto"/>
                <w:left w:val="none" w:sz="0" w:space="0" w:color="auto"/>
                <w:bottom w:val="none" w:sz="0" w:space="0" w:color="auto"/>
                <w:right w:val="none" w:sz="0" w:space="0" w:color="auto"/>
              </w:divBdr>
            </w:div>
            <w:div w:id="18194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6658">
      <w:bodyDiv w:val="1"/>
      <w:marLeft w:val="0"/>
      <w:marRight w:val="0"/>
      <w:marTop w:val="0"/>
      <w:marBottom w:val="0"/>
      <w:divBdr>
        <w:top w:val="none" w:sz="0" w:space="0" w:color="auto"/>
        <w:left w:val="none" w:sz="0" w:space="0" w:color="auto"/>
        <w:bottom w:val="none" w:sz="0" w:space="0" w:color="auto"/>
        <w:right w:val="none" w:sz="0" w:space="0" w:color="auto"/>
      </w:divBdr>
      <w:divsChild>
        <w:div w:id="566115577">
          <w:marLeft w:val="0"/>
          <w:marRight w:val="0"/>
          <w:marTop w:val="0"/>
          <w:marBottom w:val="0"/>
          <w:divBdr>
            <w:top w:val="none" w:sz="0" w:space="0" w:color="auto"/>
            <w:left w:val="none" w:sz="0" w:space="0" w:color="auto"/>
            <w:bottom w:val="none" w:sz="0" w:space="0" w:color="auto"/>
            <w:right w:val="none" w:sz="0" w:space="0" w:color="auto"/>
          </w:divBdr>
          <w:divsChild>
            <w:div w:id="7954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5686">
      <w:bodyDiv w:val="1"/>
      <w:marLeft w:val="0"/>
      <w:marRight w:val="0"/>
      <w:marTop w:val="0"/>
      <w:marBottom w:val="0"/>
      <w:divBdr>
        <w:top w:val="none" w:sz="0" w:space="0" w:color="auto"/>
        <w:left w:val="none" w:sz="0" w:space="0" w:color="auto"/>
        <w:bottom w:val="none" w:sz="0" w:space="0" w:color="auto"/>
        <w:right w:val="none" w:sz="0" w:space="0" w:color="auto"/>
      </w:divBdr>
      <w:divsChild>
        <w:div w:id="970866206">
          <w:marLeft w:val="0"/>
          <w:marRight w:val="0"/>
          <w:marTop w:val="0"/>
          <w:marBottom w:val="0"/>
          <w:divBdr>
            <w:top w:val="none" w:sz="0" w:space="0" w:color="auto"/>
            <w:left w:val="none" w:sz="0" w:space="0" w:color="auto"/>
            <w:bottom w:val="none" w:sz="0" w:space="0" w:color="auto"/>
            <w:right w:val="none" w:sz="0" w:space="0" w:color="auto"/>
          </w:divBdr>
          <w:divsChild>
            <w:div w:id="8839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8593">
      <w:bodyDiv w:val="1"/>
      <w:marLeft w:val="0"/>
      <w:marRight w:val="0"/>
      <w:marTop w:val="0"/>
      <w:marBottom w:val="0"/>
      <w:divBdr>
        <w:top w:val="none" w:sz="0" w:space="0" w:color="auto"/>
        <w:left w:val="none" w:sz="0" w:space="0" w:color="auto"/>
        <w:bottom w:val="none" w:sz="0" w:space="0" w:color="auto"/>
        <w:right w:val="none" w:sz="0" w:space="0" w:color="auto"/>
      </w:divBdr>
      <w:divsChild>
        <w:div w:id="546185299">
          <w:marLeft w:val="0"/>
          <w:marRight w:val="0"/>
          <w:marTop w:val="0"/>
          <w:marBottom w:val="0"/>
          <w:divBdr>
            <w:top w:val="none" w:sz="0" w:space="0" w:color="auto"/>
            <w:left w:val="none" w:sz="0" w:space="0" w:color="auto"/>
            <w:bottom w:val="none" w:sz="0" w:space="0" w:color="auto"/>
            <w:right w:val="none" w:sz="0" w:space="0" w:color="auto"/>
          </w:divBdr>
          <w:divsChild>
            <w:div w:id="10686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5109">
      <w:bodyDiv w:val="1"/>
      <w:marLeft w:val="0"/>
      <w:marRight w:val="0"/>
      <w:marTop w:val="0"/>
      <w:marBottom w:val="0"/>
      <w:divBdr>
        <w:top w:val="none" w:sz="0" w:space="0" w:color="auto"/>
        <w:left w:val="none" w:sz="0" w:space="0" w:color="auto"/>
        <w:bottom w:val="none" w:sz="0" w:space="0" w:color="auto"/>
        <w:right w:val="none" w:sz="0" w:space="0" w:color="auto"/>
      </w:divBdr>
      <w:divsChild>
        <w:div w:id="1822691013">
          <w:marLeft w:val="0"/>
          <w:marRight w:val="0"/>
          <w:marTop w:val="0"/>
          <w:marBottom w:val="0"/>
          <w:divBdr>
            <w:top w:val="none" w:sz="0" w:space="0" w:color="auto"/>
            <w:left w:val="none" w:sz="0" w:space="0" w:color="auto"/>
            <w:bottom w:val="none" w:sz="0" w:space="0" w:color="auto"/>
            <w:right w:val="none" w:sz="0" w:space="0" w:color="auto"/>
          </w:divBdr>
          <w:divsChild>
            <w:div w:id="11122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844">
      <w:bodyDiv w:val="1"/>
      <w:marLeft w:val="0"/>
      <w:marRight w:val="0"/>
      <w:marTop w:val="0"/>
      <w:marBottom w:val="0"/>
      <w:divBdr>
        <w:top w:val="none" w:sz="0" w:space="0" w:color="auto"/>
        <w:left w:val="none" w:sz="0" w:space="0" w:color="auto"/>
        <w:bottom w:val="none" w:sz="0" w:space="0" w:color="auto"/>
        <w:right w:val="none" w:sz="0" w:space="0" w:color="auto"/>
      </w:divBdr>
      <w:divsChild>
        <w:div w:id="2128355932">
          <w:marLeft w:val="0"/>
          <w:marRight w:val="0"/>
          <w:marTop w:val="0"/>
          <w:marBottom w:val="0"/>
          <w:divBdr>
            <w:top w:val="none" w:sz="0" w:space="0" w:color="auto"/>
            <w:left w:val="none" w:sz="0" w:space="0" w:color="auto"/>
            <w:bottom w:val="none" w:sz="0" w:space="0" w:color="auto"/>
            <w:right w:val="none" w:sz="0" w:space="0" w:color="auto"/>
          </w:divBdr>
          <w:divsChild>
            <w:div w:id="12531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058">
      <w:bodyDiv w:val="1"/>
      <w:marLeft w:val="0"/>
      <w:marRight w:val="0"/>
      <w:marTop w:val="0"/>
      <w:marBottom w:val="0"/>
      <w:divBdr>
        <w:top w:val="none" w:sz="0" w:space="0" w:color="auto"/>
        <w:left w:val="none" w:sz="0" w:space="0" w:color="auto"/>
        <w:bottom w:val="none" w:sz="0" w:space="0" w:color="auto"/>
        <w:right w:val="none" w:sz="0" w:space="0" w:color="auto"/>
      </w:divBdr>
      <w:divsChild>
        <w:div w:id="890269014">
          <w:marLeft w:val="0"/>
          <w:marRight w:val="0"/>
          <w:marTop w:val="0"/>
          <w:marBottom w:val="0"/>
          <w:divBdr>
            <w:top w:val="none" w:sz="0" w:space="0" w:color="auto"/>
            <w:left w:val="none" w:sz="0" w:space="0" w:color="auto"/>
            <w:bottom w:val="none" w:sz="0" w:space="0" w:color="auto"/>
            <w:right w:val="none" w:sz="0" w:space="0" w:color="auto"/>
          </w:divBdr>
          <w:divsChild>
            <w:div w:id="7002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84413">
      <w:bodyDiv w:val="1"/>
      <w:marLeft w:val="0"/>
      <w:marRight w:val="0"/>
      <w:marTop w:val="0"/>
      <w:marBottom w:val="0"/>
      <w:divBdr>
        <w:top w:val="none" w:sz="0" w:space="0" w:color="auto"/>
        <w:left w:val="none" w:sz="0" w:space="0" w:color="auto"/>
        <w:bottom w:val="none" w:sz="0" w:space="0" w:color="auto"/>
        <w:right w:val="none" w:sz="0" w:space="0" w:color="auto"/>
      </w:divBdr>
      <w:divsChild>
        <w:div w:id="1627158628">
          <w:marLeft w:val="0"/>
          <w:marRight w:val="0"/>
          <w:marTop w:val="0"/>
          <w:marBottom w:val="0"/>
          <w:divBdr>
            <w:top w:val="none" w:sz="0" w:space="0" w:color="auto"/>
            <w:left w:val="none" w:sz="0" w:space="0" w:color="auto"/>
            <w:bottom w:val="none" w:sz="0" w:space="0" w:color="auto"/>
            <w:right w:val="none" w:sz="0" w:space="0" w:color="auto"/>
          </w:divBdr>
          <w:divsChild>
            <w:div w:id="9924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09070">
      <w:bodyDiv w:val="1"/>
      <w:marLeft w:val="0"/>
      <w:marRight w:val="0"/>
      <w:marTop w:val="0"/>
      <w:marBottom w:val="0"/>
      <w:divBdr>
        <w:top w:val="none" w:sz="0" w:space="0" w:color="auto"/>
        <w:left w:val="none" w:sz="0" w:space="0" w:color="auto"/>
        <w:bottom w:val="none" w:sz="0" w:space="0" w:color="auto"/>
        <w:right w:val="none" w:sz="0" w:space="0" w:color="auto"/>
      </w:divBdr>
      <w:divsChild>
        <w:div w:id="1937402128">
          <w:marLeft w:val="0"/>
          <w:marRight w:val="0"/>
          <w:marTop w:val="0"/>
          <w:marBottom w:val="0"/>
          <w:divBdr>
            <w:top w:val="none" w:sz="0" w:space="0" w:color="auto"/>
            <w:left w:val="none" w:sz="0" w:space="0" w:color="auto"/>
            <w:bottom w:val="none" w:sz="0" w:space="0" w:color="auto"/>
            <w:right w:val="none" w:sz="0" w:space="0" w:color="auto"/>
          </w:divBdr>
          <w:divsChild>
            <w:div w:id="7138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5644">
      <w:bodyDiv w:val="1"/>
      <w:marLeft w:val="0"/>
      <w:marRight w:val="0"/>
      <w:marTop w:val="0"/>
      <w:marBottom w:val="0"/>
      <w:divBdr>
        <w:top w:val="none" w:sz="0" w:space="0" w:color="auto"/>
        <w:left w:val="none" w:sz="0" w:space="0" w:color="auto"/>
        <w:bottom w:val="none" w:sz="0" w:space="0" w:color="auto"/>
        <w:right w:val="none" w:sz="0" w:space="0" w:color="auto"/>
      </w:divBdr>
      <w:divsChild>
        <w:div w:id="950094274">
          <w:marLeft w:val="0"/>
          <w:marRight w:val="0"/>
          <w:marTop w:val="0"/>
          <w:marBottom w:val="0"/>
          <w:divBdr>
            <w:top w:val="none" w:sz="0" w:space="0" w:color="auto"/>
            <w:left w:val="none" w:sz="0" w:space="0" w:color="auto"/>
            <w:bottom w:val="none" w:sz="0" w:space="0" w:color="auto"/>
            <w:right w:val="none" w:sz="0" w:space="0" w:color="auto"/>
          </w:divBdr>
          <w:divsChild>
            <w:div w:id="20677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3588">
      <w:bodyDiv w:val="1"/>
      <w:marLeft w:val="0"/>
      <w:marRight w:val="0"/>
      <w:marTop w:val="0"/>
      <w:marBottom w:val="0"/>
      <w:divBdr>
        <w:top w:val="none" w:sz="0" w:space="0" w:color="auto"/>
        <w:left w:val="none" w:sz="0" w:space="0" w:color="auto"/>
        <w:bottom w:val="none" w:sz="0" w:space="0" w:color="auto"/>
        <w:right w:val="none" w:sz="0" w:space="0" w:color="auto"/>
      </w:divBdr>
      <w:divsChild>
        <w:div w:id="2046782366">
          <w:marLeft w:val="0"/>
          <w:marRight w:val="0"/>
          <w:marTop w:val="0"/>
          <w:marBottom w:val="0"/>
          <w:divBdr>
            <w:top w:val="none" w:sz="0" w:space="0" w:color="auto"/>
            <w:left w:val="none" w:sz="0" w:space="0" w:color="auto"/>
            <w:bottom w:val="none" w:sz="0" w:space="0" w:color="auto"/>
            <w:right w:val="none" w:sz="0" w:space="0" w:color="auto"/>
          </w:divBdr>
          <w:divsChild>
            <w:div w:id="10794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5646">
      <w:bodyDiv w:val="1"/>
      <w:marLeft w:val="0"/>
      <w:marRight w:val="0"/>
      <w:marTop w:val="0"/>
      <w:marBottom w:val="0"/>
      <w:divBdr>
        <w:top w:val="none" w:sz="0" w:space="0" w:color="auto"/>
        <w:left w:val="none" w:sz="0" w:space="0" w:color="auto"/>
        <w:bottom w:val="none" w:sz="0" w:space="0" w:color="auto"/>
        <w:right w:val="none" w:sz="0" w:space="0" w:color="auto"/>
      </w:divBdr>
      <w:divsChild>
        <w:div w:id="1110974137">
          <w:marLeft w:val="0"/>
          <w:marRight w:val="0"/>
          <w:marTop w:val="0"/>
          <w:marBottom w:val="0"/>
          <w:divBdr>
            <w:top w:val="none" w:sz="0" w:space="0" w:color="auto"/>
            <w:left w:val="none" w:sz="0" w:space="0" w:color="auto"/>
            <w:bottom w:val="none" w:sz="0" w:space="0" w:color="auto"/>
            <w:right w:val="none" w:sz="0" w:space="0" w:color="auto"/>
          </w:divBdr>
          <w:divsChild>
            <w:div w:id="2233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6833">
      <w:bodyDiv w:val="1"/>
      <w:marLeft w:val="0"/>
      <w:marRight w:val="0"/>
      <w:marTop w:val="0"/>
      <w:marBottom w:val="0"/>
      <w:divBdr>
        <w:top w:val="none" w:sz="0" w:space="0" w:color="auto"/>
        <w:left w:val="none" w:sz="0" w:space="0" w:color="auto"/>
        <w:bottom w:val="none" w:sz="0" w:space="0" w:color="auto"/>
        <w:right w:val="none" w:sz="0" w:space="0" w:color="auto"/>
      </w:divBdr>
      <w:divsChild>
        <w:div w:id="484317674">
          <w:marLeft w:val="0"/>
          <w:marRight w:val="0"/>
          <w:marTop w:val="0"/>
          <w:marBottom w:val="0"/>
          <w:divBdr>
            <w:top w:val="none" w:sz="0" w:space="0" w:color="auto"/>
            <w:left w:val="none" w:sz="0" w:space="0" w:color="auto"/>
            <w:bottom w:val="none" w:sz="0" w:space="0" w:color="auto"/>
            <w:right w:val="none" w:sz="0" w:space="0" w:color="auto"/>
          </w:divBdr>
          <w:divsChild>
            <w:div w:id="1798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5890">
      <w:bodyDiv w:val="1"/>
      <w:marLeft w:val="0"/>
      <w:marRight w:val="0"/>
      <w:marTop w:val="0"/>
      <w:marBottom w:val="0"/>
      <w:divBdr>
        <w:top w:val="none" w:sz="0" w:space="0" w:color="auto"/>
        <w:left w:val="none" w:sz="0" w:space="0" w:color="auto"/>
        <w:bottom w:val="none" w:sz="0" w:space="0" w:color="auto"/>
        <w:right w:val="none" w:sz="0" w:space="0" w:color="auto"/>
      </w:divBdr>
      <w:divsChild>
        <w:div w:id="1174151428">
          <w:marLeft w:val="0"/>
          <w:marRight w:val="0"/>
          <w:marTop w:val="0"/>
          <w:marBottom w:val="0"/>
          <w:divBdr>
            <w:top w:val="none" w:sz="0" w:space="0" w:color="auto"/>
            <w:left w:val="none" w:sz="0" w:space="0" w:color="auto"/>
            <w:bottom w:val="none" w:sz="0" w:space="0" w:color="auto"/>
            <w:right w:val="none" w:sz="0" w:space="0" w:color="auto"/>
          </w:divBdr>
          <w:divsChild>
            <w:div w:id="229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1047">
      <w:bodyDiv w:val="1"/>
      <w:marLeft w:val="0"/>
      <w:marRight w:val="0"/>
      <w:marTop w:val="0"/>
      <w:marBottom w:val="0"/>
      <w:divBdr>
        <w:top w:val="none" w:sz="0" w:space="0" w:color="auto"/>
        <w:left w:val="none" w:sz="0" w:space="0" w:color="auto"/>
        <w:bottom w:val="none" w:sz="0" w:space="0" w:color="auto"/>
        <w:right w:val="none" w:sz="0" w:space="0" w:color="auto"/>
      </w:divBdr>
      <w:divsChild>
        <w:div w:id="650452438">
          <w:marLeft w:val="0"/>
          <w:marRight w:val="0"/>
          <w:marTop w:val="0"/>
          <w:marBottom w:val="0"/>
          <w:divBdr>
            <w:top w:val="none" w:sz="0" w:space="0" w:color="auto"/>
            <w:left w:val="none" w:sz="0" w:space="0" w:color="auto"/>
            <w:bottom w:val="none" w:sz="0" w:space="0" w:color="auto"/>
            <w:right w:val="none" w:sz="0" w:space="0" w:color="auto"/>
          </w:divBdr>
          <w:divsChild>
            <w:div w:id="8979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2329">
      <w:bodyDiv w:val="1"/>
      <w:marLeft w:val="0"/>
      <w:marRight w:val="0"/>
      <w:marTop w:val="0"/>
      <w:marBottom w:val="0"/>
      <w:divBdr>
        <w:top w:val="none" w:sz="0" w:space="0" w:color="auto"/>
        <w:left w:val="none" w:sz="0" w:space="0" w:color="auto"/>
        <w:bottom w:val="none" w:sz="0" w:space="0" w:color="auto"/>
        <w:right w:val="none" w:sz="0" w:space="0" w:color="auto"/>
      </w:divBdr>
      <w:divsChild>
        <w:div w:id="747314806">
          <w:marLeft w:val="0"/>
          <w:marRight w:val="0"/>
          <w:marTop w:val="0"/>
          <w:marBottom w:val="0"/>
          <w:divBdr>
            <w:top w:val="none" w:sz="0" w:space="0" w:color="auto"/>
            <w:left w:val="none" w:sz="0" w:space="0" w:color="auto"/>
            <w:bottom w:val="none" w:sz="0" w:space="0" w:color="auto"/>
            <w:right w:val="none" w:sz="0" w:space="0" w:color="auto"/>
          </w:divBdr>
          <w:divsChild>
            <w:div w:id="6859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6295">
      <w:bodyDiv w:val="1"/>
      <w:marLeft w:val="0"/>
      <w:marRight w:val="0"/>
      <w:marTop w:val="0"/>
      <w:marBottom w:val="0"/>
      <w:divBdr>
        <w:top w:val="none" w:sz="0" w:space="0" w:color="auto"/>
        <w:left w:val="none" w:sz="0" w:space="0" w:color="auto"/>
        <w:bottom w:val="none" w:sz="0" w:space="0" w:color="auto"/>
        <w:right w:val="none" w:sz="0" w:space="0" w:color="auto"/>
      </w:divBdr>
      <w:divsChild>
        <w:div w:id="530460566">
          <w:marLeft w:val="0"/>
          <w:marRight w:val="0"/>
          <w:marTop w:val="0"/>
          <w:marBottom w:val="0"/>
          <w:divBdr>
            <w:top w:val="none" w:sz="0" w:space="0" w:color="auto"/>
            <w:left w:val="none" w:sz="0" w:space="0" w:color="auto"/>
            <w:bottom w:val="none" w:sz="0" w:space="0" w:color="auto"/>
            <w:right w:val="none" w:sz="0" w:space="0" w:color="auto"/>
          </w:divBdr>
          <w:divsChild>
            <w:div w:id="407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2375">
      <w:bodyDiv w:val="1"/>
      <w:marLeft w:val="0"/>
      <w:marRight w:val="0"/>
      <w:marTop w:val="0"/>
      <w:marBottom w:val="0"/>
      <w:divBdr>
        <w:top w:val="none" w:sz="0" w:space="0" w:color="auto"/>
        <w:left w:val="none" w:sz="0" w:space="0" w:color="auto"/>
        <w:bottom w:val="none" w:sz="0" w:space="0" w:color="auto"/>
        <w:right w:val="none" w:sz="0" w:space="0" w:color="auto"/>
      </w:divBdr>
      <w:divsChild>
        <w:div w:id="531381927">
          <w:marLeft w:val="0"/>
          <w:marRight w:val="0"/>
          <w:marTop w:val="0"/>
          <w:marBottom w:val="0"/>
          <w:divBdr>
            <w:top w:val="none" w:sz="0" w:space="0" w:color="auto"/>
            <w:left w:val="none" w:sz="0" w:space="0" w:color="auto"/>
            <w:bottom w:val="none" w:sz="0" w:space="0" w:color="auto"/>
            <w:right w:val="none" w:sz="0" w:space="0" w:color="auto"/>
          </w:divBdr>
          <w:divsChild>
            <w:div w:id="11063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2477">
      <w:bodyDiv w:val="1"/>
      <w:marLeft w:val="0"/>
      <w:marRight w:val="0"/>
      <w:marTop w:val="0"/>
      <w:marBottom w:val="0"/>
      <w:divBdr>
        <w:top w:val="none" w:sz="0" w:space="0" w:color="auto"/>
        <w:left w:val="none" w:sz="0" w:space="0" w:color="auto"/>
        <w:bottom w:val="none" w:sz="0" w:space="0" w:color="auto"/>
        <w:right w:val="none" w:sz="0" w:space="0" w:color="auto"/>
      </w:divBdr>
      <w:divsChild>
        <w:div w:id="744188940">
          <w:marLeft w:val="0"/>
          <w:marRight w:val="0"/>
          <w:marTop w:val="0"/>
          <w:marBottom w:val="0"/>
          <w:divBdr>
            <w:top w:val="none" w:sz="0" w:space="0" w:color="auto"/>
            <w:left w:val="none" w:sz="0" w:space="0" w:color="auto"/>
            <w:bottom w:val="none" w:sz="0" w:space="0" w:color="auto"/>
            <w:right w:val="none" w:sz="0" w:space="0" w:color="auto"/>
          </w:divBdr>
          <w:divsChild>
            <w:div w:id="10632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9615">
      <w:bodyDiv w:val="1"/>
      <w:marLeft w:val="0"/>
      <w:marRight w:val="0"/>
      <w:marTop w:val="0"/>
      <w:marBottom w:val="0"/>
      <w:divBdr>
        <w:top w:val="none" w:sz="0" w:space="0" w:color="auto"/>
        <w:left w:val="none" w:sz="0" w:space="0" w:color="auto"/>
        <w:bottom w:val="none" w:sz="0" w:space="0" w:color="auto"/>
        <w:right w:val="none" w:sz="0" w:space="0" w:color="auto"/>
      </w:divBdr>
      <w:divsChild>
        <w:div w:id="1900431963">
          <w:marLeft w:val="0"/>
          <w:marRight w:val="0"/>
          <w:marTop w:val="0"/>
          <w:marBottom w:val="0"/>
          <w:divBdr>
            <w:top w:val="none" w:sz="0" w:space="0" w:color="auto"/>
            <w:left w:val="none" w:sz="0" w:space="0" w:color="auto"/>
            <w:bottom w:val="none" w:sz="0" w:space="0" w:color="auto"/>
            <w:right w:val="none" w:sz="0" w:space="0" w:color="auto"/>
          </w:divBdr>
          <w:divsChild>
            <w:div w:id="20849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279">
      <w:bodyDiv w:val="1"/>
      <w:marLeft w:val="0"/>
      <w:marRight w:val="0"/>
      <w:marTop w:val="0"/>
      <w:marBottom w:val="0"/>
      <w:divBdr>
        <w:top w:val="none" w:sz="0" w:space="0" w:color="auto"/>
        <w:left w:val="none" w:sz="0" w:space="0" w:color="auto"/>
        <w:bottom w:val="none" w:sz="0" w:space="0" w:color="auto"/>
        <w:right w:val="none" w:sz="0" w:space="0" w:color="auto"/>
      </w:divBdr>
      <w:divsChild>
        <w:div w:id="286786114">
          <w:marLeft w:val="0"/>
          <w:marRight w:val="0"/>
          <w:marTop w:val="0"/>
          <w:marBottom w:val="0"/>
          <w:divBdr>
            <w:top w:val="none" w:sz="0" w:space="0" w:color="auto"/>
            <w:left w:val="none" w:sz="0" w:space="0" w:color="auto"/>
            <w:bottom w:val="none" w:sz="0" w:space="0" w:color="auto"/>
            <w:right w:val="none" w:sz="0" w:space="0" w:color="auto"/>
          </w:divBdr>
          <w:divsChild>
            <w:div w:id="17911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4328">
      <w:bodyDiv w:val="1"/>
      <w:marLeft w:val="0"/>
      <w:marRight w:val="0"/>
      <w:marTop w:val="0"/>
      <w:marBottom w:val="0"/>
      <w:divBdr>
        <w:top w:val="none" w:sz="0" w:space="0" w:color="auto"/>
        <w:left w:val="none" w:sz="0" w:space="0" w:color="auto"/>
        <w:bottom w:val="none" w:sz="0" w:space="0" w:color="auto"/>
        <w:right w:val="none" w:sz="0" w:space="0" w:color="auto"/>
      </w:divBdr>
      <w:divsChild>
        <w:div w:id="876893565">
          <w:marLeft w:val="0"/>
          <w:marRight w:val="0"/>
          <w:marTop w:val="0"/>
          <w:marBottom w:val="0"/>
          <w:divBdr>
            <w:top w:val="none" w:sz="0" w:space="0" w:color="auto"/>
            <w:left w:val="none" w:sz="0" w:space="0" w:color="auto"/>
            <w:bottom w:val="none" w:sz="0" w:space="0" w:color="auto"/>
            <w:right w:val="none" w:sz="0" w:space="0" w:color="auto"/>
          </w:divBdr>
          <w:divsChild>
            <w:div w:id="9417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1776">
      <w:bodyDiv w:val="1"/>
      <w:marLeft w:val="0"/>
      <w:marRight w:val="0"/>
      <w:marTop w:val="0"/>
      <w:marBottom w:val="0"/>
      <w:divBdr>
        <w:top w:val="none" w:sz="0" w:space="0" w:color="auto"/>
        <w:left w:val="none" w:sz="0" w:space="0" w:color="auto"/>
        <w:bottom w:val="none" w:sz="0" w:space="0" w:color="auto"/>
        <w:right w:val="none" w:sz="0" w:space="0" w:color="auto"/>
      </w:divBdr>
      <w:divsChild>
        <w:div w:id="767846085">
          <w:marLeft w:val="0"/>
          <w:marRight w:val="0"/>
          <w:marTop w:val="0"/>
          <w:marBottom w:val="0"/>
          <w:divBdr>
            <w:top w:val="none" w:sz="0" w:space="0" w:color="auto"/>
            <w:left w:val="none" w:sz="0" w:space="0" w:color="auto"/>
            <w:bottom w:val="none" w:sz="0" w:space="0" w:color="auto"/>
            <w:right w:val="none" w:sz="0" w:space="0" w:color="auto"/>
          </w:divBdr>
          <w:divsChild>
            <w:div w:id="16162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3468">
      <w:bodyDiv w:val="1"/>
      <w:marLeft w:val="0"/>
      <w:marRight w:val="0"/>
      <w:marTop w:val="0"/>
      <w:marBottom w:val="0"/>
      <w:divBdr>
        <w:top w:val="none" w:sz="0" w:space="0" w:color="auto"/>
        <w:left w:val="none" w:sz="0" w:space="0" w:color="auto"/>
        <w:bottom w:val="none" w:sz="0" w:space="0" w:color="auto"/>
        <w:right w:val="none" w:sz="0" w:space="0" w:color="auto"/>
      </w:divBdr>
      <w:divsChild>
        <w:div w:id="379867376">
          <w:marLeft w:val="0"/>
          <w:marRight w:val="0"/>
          <w:marTop w:val="0"/>
          <w:marBottom w:val="0"/>
          <w:divBdr>
            <w:top w:val="none" w:sz="0" w:space="0" w:color="auto"/>
            <w:left w:val="none" w:sz="0" w:space="0" w:color="auto"/>
            <w:bottom w:val="none" w:sz="0" w:space="0" w:color="auto"/>
            <w:right w:val="none" w:sz="0" w:space="0" w:color="auto"/>
          </w:divBdr>
          <w:divsChild>
            <w:div w:id="5286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83213">
      <w:bodyDiv w:val="1"/>
      <w:marLeft w:val="0"/>
      <w:marRight w:val="0"/>
      <w:marTop w:val="0"/>
      <w:marBottom w:val="0"/>
      <w:divBdr>
        <w:top w:val="none" w:sz="0" w:space="0" w:color="auto"/>
        <w:left w:val="none" w:sz="0" w:space="0" w:color="auto"/>
        <w:bottom w:val="none" w:sz="0" w:space="0" w:color="auto"/>
        <w:right w:val="none" w:sz="0" w:space="0" w:color="auto"/>
      </w:divBdr>
      <w:divsChild>
        <w:div w:id="1156459087">
          <w:marLeft w:val="0"/>
          <w:marRight w:val="0"/>
          <w:marTop w:val="0"/>
          <w:marBottom w:val="0"/>
          <w:divBdr>
            <w:top w:val="none" w:sz="0" w:space="0" w:color="auto"/>
            <w:left w:val="none" w:sz="0" w:space="0" w:color="auto"/>
            <w:bottom w:val="none" w:sz="0" w:space="0" w:color="auto"/>
            <w:right w:val="none" w:sz="0" w:space="0" w:color="auto"/>
          </w:divBdr>
          <w:divsChild>
            <w:div w:id="17335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8117">
      <w:bodyDiv w:val="1"/>
      <w:marLeft w:val="0"/>
      <w:marRight w:val="0"/>
      <w:marTop w:val="0"/>
      <w:marBottom w:val="0"/>
      <w:divBdr>
        <w:top w:val="none" w:sz="0" w:space="0" w:color="auto"/>
        <w:left w:val="none" w:sz="0" w:space="0" w:color="auto"/>
        <w:bottom w:val="none" w:sz="0" w:space="0" w:color="auto"/>
        <w:right w:val="none" w:sz="0" w:space="0" w:color="auto"/>
      </w:divBdr>
      <w:divsChild>
        <w:div w:id="1426849893">
          <w:marLeft w:val="0"/>
          <w:marRight w:val="0"/>
          <w:marTop w:val="0"/>
          <w:marBottom w:val="0"/>
          <w:divBdr>
            <w:top w:val="none" w:sz="0" w:space="0" w:color="auto"/>
            <w:left w:val="none" w:sz="0" w:space="0" w:color="auto"/>
            <w:bottom w:val="none" w:sz="0" w:space="0" w:color="auto"/>
            <w:right w:val="none" w:sz="0" w:space="0" w:color="auto"/>
          </w:divBdr>
          <w:divsChild>
            <w:div w:id="7106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2907">
      <w:bodyDiv w:val="1"/>
      <w:marLeft w:val="0"/>
      <w:marRight w:val="0"/>
      <w:marTop w:val="0"/>
      <w:marBottom w:val="0"/>
      <w:divBdr>
        <w:top w:val="none" w:sz="0" w:space="0" w:color="auto"/>
        <w:left w:val="none" w:sz="0" w:space="0" w:color="auto"/>
        <w:bottom w:val="none" w:sz="0" w:space="0" w:color="auto"/>
        <w:right w:val="none" w:sz="0" w:space="0" w:color="auto"/>
      </w:divBdr>
      <w:divsChild>
        <w:div w:id="229732881">
          <w:marLeft w:val="0"/>
          <w:marRight w:val="0"/>
          <w:marTop w:val="0"/>
          <w:marBottom w:val="0"/>
          <w:divBdr>
            <w:top w:val="none" w:sz="0" w:space="0" w:color="auto"/>
            <w:left w:val="none" w:sz="0" w:space="0" w:color="auto"/>
            <w:bottom w:val="none" w:sz="0" w:space="0" w:color="auto"/>
            <w:right w:val="none" w:sz="0" w:space="0" w:color="auto"/>
          </w:divBdr>
          <w:divsChild>
            <w:div w:id="11472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5255">
      <w:bodyDiv w:val="1"/>
      <w:marLeft w:val="0"/>
      <w:marRight w:val="0"/>
      <w:marTop w:val="0"/>
      <w:marBottom w:val="0"/>
      <w:divBdr>
        <w:top w:val="none" w:sz="0" w:space="0" w:color="auto"/>
        <w:left w:val="none" w:sz="0" w:space="0" w:color="auto"/>
        <w:bottom w:val="none" w:sz="0" w:space="0" w:color="auto"/>
        <w:right w:val="none" w:sz="0" w:space="0" w:color="auto"/>
      </w:divBdr>
      <w:divsChild>
        <w:div w:id="1545217651">
          <w:marLeft w:val="0"/>
          <w:marRight w:val="0"/>
          <w:marTop w:val="0"/>
          <w:marBottom w:val="0"/>
          <w:divBdr>
            <w:top w:val="none" w:sz="0" w:space="0" w:color="auto"/>
            <w:left w:val="none" w:sz="0" w:space="0" w:color="auto"/>
            <w:bottom w:val="none" w:sz="0" w:space="0" w:color="auto"/>
            <w:right w:val="none" w:sz="0" w:space="0" w:color="auto"/>
          </w:divBdr>
          <w:divsChild>
            <w:div w:id="1099065497">
              <w:marLeft w:val="0"/>
              <w:marRight w:val="0"/>
              <w:marTop w:val="0"/>
              <w:marBottom w:val="0"/>
              <w:divBdr>
                <w:top w:val="none" w:sz="0" w:space="0" w:color="auto"/>
                <w:left w:val="none" w:sz="0" w:space="0" w:color="auto"/>
                <w:bottom w:val="none" w:sz="0" w:space="0" w:color="auto"/>
                <w:right w:val="none" w:sz="0" w:space="0" w:color="auto"/>
              </w:divBdr>
              <w:divsChild>
                <w:div w:id="337998437">
                  <w:marLeft w:val="0"/>
                  <w:marRight w:val="0"/>
                  <w:marTop w:val="0"/>
                  <w:marBottom w:val="0"/>
                  <w:divBdr>
                    <w:top w:val="none" w:sz="0" w:space="0" w:color="auto"/>
                    <w:left w:val="none" w:sz="0" w:space="0" w:color="auto"/>
                    <w:bottom w:val="none" w:sz="0" w:space="0" w:color="auto"/>
                    <w:right w:val="none" w:sz="0" w:space="0" w:color="auto"/>
                  </w:divBdr>
                  <w:divsChild>
                    <w:div w:id="428039869">
                      <w:marLeft w:val="0"/>
                      <w:marRight w:val="0"/>
                      <w:marTop w:val="0"/>
                      <w:marBottom w:val="0"/>
                      <w:divBdr>
                        <w:top w:val="none" w:sz="0" w:space="0" w:color="auto"/>
                        <w:left w:val="none" w:sz="0" w:space="0" w:color="auto"/>
                        <w:bottom w:val="none" w:sz="0" w:space="0" w:color="auto"/>
                        <w:right w:val="none" w:sz="0" w:space="0" w:color="auto"/>
                      </w:divBdr>
                      <w:divsChild>
                        <w:div w:id="1583023161">
                          <w:marLeft w:val="0"/>
                          <w:marRight w:val="0"/>
                          <w:marTop w:val="0"/>
                          <w:marBottom w:val="0"/>
                          <w:divBdr>
                            <w:top w:val="none" w:sz="0" w:space="0" w:color="auto"/>
                            <w:left w:val="none" w:sz="0" w:space="0" w:color="auto"/>
                            <w:bottom w:val="none" w:sz="0" w:space="0" w:color="auto"/>
                            <w:right w:val="none" w:sz="0" w:space="0" w:color="auto"/>
                          </w:divBdr>
                          <w:divsChild>
                            <w:div w:id="604651677">
                              <w:marLeft w:val="0"/>
                              <w:marRight w:val="0"/>
                              <w:marTop w:val="0"/>
                              <w:marBottom w:val="0"/>
                              <w:divBdr>
                                <w:top w:val="none" w:sz="0" w:space="0" w:color="auto"/>
                                <w:left w:val="none" w:sz="0" w:space="0" w:color="auto"/>
                                <w:bottom w:val="none" w:sz="0" w:space="0" w:color="auto"/>
                                <w:right w:val="none" w:sz="0" w:space="0" w:color="auto"/>
                              </w:divBdr>
                              <w:divsChild>
                                <w:div w:id="16370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758385">
      <w:bodyDiv w:val="1"/>
      <w:marLeft w:val="0"/>
      <w:marRight w:val="0"/>
      <w:marTop w:val="0"/>
      <w:marBottom w:val="0"/>
      <w:divBdr>
        <w:top w:val="none" w:sz="0" w:space="0" w:color="auto"/>
        <w:left w:val="none" w:sz="0" w:space="0" w:color="auto"/>
        <w:bottom w:val="none" w:sz="0" w:space="0" w:color="auto"/>
        <w:right w:val="none" w:sz="0" w:space="0" w:color="auto"/>
      </w:divBdr>
      <w:divsChild>
        <w:div w:id="216209895">
          <w:marLeft w:val="0"/>
          <w:marRight w:val="0"/>
          <w:marTop w:val="0"/>
          <w:marBottom w:val="0"/>
          <w:divBdr>
            <w:top w:val="none" w:sz="0" w:space="0" w:color="auto"/>
            <w:left w:val="none" w:sz="0" w:space="0" w:color="auto"/>
            <w:bottom w:val="none" w:sz="0" w:space="0" w:color="auto"/>
            <w:right w:val="none" w:sz="0" w:space="0" w:color="auto"/>
          </w:divBdr>
          <w:divsChild>
            <w:div w:id="6568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2100">
      <w:bodyDiv w:val="1"/>
      <w:marLeft w:val="0"/>
      <w:marRight w:val="0"/>
      <w:marTop w:val="0"/>
      <w:marBottom w:val="0"/>
      <w:divBdr>
        <w:top w:val="none" w:sz="0" w:space="0" w:color="auto"/>
        <w:left w:val="none" w:sz="0" w:space="0" w:color="auto"/>
        <w:bottom w:val="none" w:sz="0" w:space="0" w:color="auto"/>
        <w:right w:val="none" w:sz="0" w:space="0" w:color="auto"/>
      </w:divBdr>
      <w:divsChild>
        <w:div w:id="1625230071">
          <w:marLeft w:val="0"/>
          <w:marRight w:val="0"/>
          <w:marTop w:val="0"/>
          <w:marBottom w:val="0"/>
          <w:divBdr>
            <w:top w:val="none" w:sz="0" w:space="0" w:color="auto"/>
            <w:left w:val="none" w:sz="0" w:space="0" w:color="auto"/>
            <w:bottom w:val="none" w:sz="0" w:space="0" w:color="auto"/>
            <w:right w:val="none" w:sz="0" w:space="0" w:color="auto"/>
          </w:divBdr>
          <w:divsChild>
            <w:div w:id="906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99623">
      <w:bodyDiv w:val="1"/>
      <w:marLeft w:val="0"/>
      <w:marRight w:val="0"/>
      <w:marTop w:val="0"/>
      <w:marBottom w:val="0"/>
      <w:divBdr>
        <w:top w:val="none" w:sz="0" w:space="0" w:color="auto"/>
        <w:left w:val="none" w:sz="0" w:space="0" w:color="auto"/>
        <w:bottom w:val="none" w:sz="0" w:space="0" w:color="auto"/>
        <w:right w:val="none" w:sz="0" w:space="0" w:color="auto"/>
      </w:divBdr>
      <w:divsChild>
        <w:div w:id="1821969013">
          <w:marLeft w:val="0"/>
          <w:marRight w:val="0"/>
          <w:marTop w:val="0"/>
          <w:marBottom w:val="0"/>
          <w:divBdr>
            <w:top w:val="none" w:sz="0" w:space="0" w:color="auto"/>
            <w:left w:val="none" w:sz="0" w:space="0" w:color="auto"/>
            <w:bottom w:val="none" w:sz="0" w:space="0" w:color="auto"/>
            <w:right w:val="none" w:sz="0" w:space="0" w:color="auto"/>
          </w:divBdr>
          <w:divsChild>
            <w:div w:id="4756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867">
      <w:bodyDiv w:val="1"/>
      <w:marLeft w:val="0"/>
      <w:marRight w:val="0"/>
      <w:marTop w:val="0"/>
      <w:marBottom w:val="0"/>
      <w:divBdr>
        <w:top w:val="none" w:sz="0" w:space="0" w:color="auto"/>
        <w:left w:val="none" w:sz="0" w:space="0" w:color="auto"/>
        <w:bottom w:val="none" w:sz="0" w:space="0" w:color="auto"/>
        <w:right w:val="none" w:sz="0" w:space="0" w:color="auto"/>
      </w:divBdr>
      <w:divsChild>
        <w:div w:id="1754745182">
          <w:marLeft w:val="0"/>
          <w:marRight w:val="0"/>
          <w:marTop w:val="0"/>
          <w:marBottom w:val="0"/>
          <w:divBdr>
            <w:top w:val="none" w:sz="0" w:space="0" w:color="auto"/>
            <w:left w:val="none" w:sz="0" w:space="0" w:color="auto"/>
            <w:bottom w:val="none" w:sz="0" w:space="0" w:color="auto"/>
            <w:right w:val="none" w:sz="0" w:space="0" w:color="auto"/>
          </w:divBdr>
          <w:divsChild>
            <w:div w:id="2379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832">
      <w:bodyDiv w:val="1"/>
      <w:marLeft w:val="0"/>
      <w:marRight w:val="0"/>
      <w:marTop w:val="0"/>
      <w:marBottom w:val="0"/>
      <w:divBdr>
        <w:top w:val="none" w:sz="0" w:space="0" w:color="auto"/>
        <w:left w:val="none" w:sz="0" w:space="0" w:color="auto"/>
        <w:bottom w:val="none" w:sz="0" w:space="0" w:color="auto"/>
        <w:right w:val="none" w:sz="0" w:space="0" w:color="auto"/>
      </w:divBdr>
      <w:divsChild>
        <w:div w:id="2095930049">
          <w:marLeft w:val="0"/>
          <w:marRight w:val="0"/>
          <w:marTop w:val="0"/>
          <w:marBottom w:val="0"/>
          <w:divBdr>
            <w:top w:val="none" w:sz="0" w:space="0" w:color="auto"/>
            <w:left w:val="none" w:sz="0" w:space="0" w:color="auto"/>
            <w:bottom w:val="none" w:sz="0" w:space="0" w:color="auto"/>
            <w:right w:val="none" w:sz="0" w:space="0" w:color="auto"/>
          </w:divBdr>
          <w:divsChild>
            <w:div w:id="1270160174">
              <w:marLeft w:val="0"/>
              <w:marRight w:val="0"/>
              <w:marTop w:val="0"/>
              <w:marBottom w:val="0"/>
              <w:divBdr>
                <w:top w:val="none" w:sz="0" w:space="0" w:color="auto"/>
                <w:left w:val="none" w:sz="0" w:space="0" w:color="auto"/>
                <w:bottom w:val="none" w:sz="0" w:space="0" w:color="auto"/>
                <w:right w:val="none" w:sz="0" w:space="0" w:color="auto"/>
              </w:divBdr>
            </w:div>
            <w:div w:id="1280720503">
              <w:marLeft w:val="0"/>
              <w:marRight w:val="0"/>
              <w:marTop w:val="0"/>
              <w:marBottom w:val="0"/>
              <w:divBdr>
                <w:top w:val="none" w:sz="0" w:space="0" w:color="auto"/>
                <w:left w:val="none" w:sz="0" w:space="0" w:color="auto"/>
                <w:bottom w:val="none" w:sz="0" w:space="0" w:color="auto"/>
                <w:right w:val="none" w:sz="0" w:space="0" w:color="auto"/>
              </w:divBdr>
            </w:div>
            <w:div w:id="20349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31202">
      <w:bodyDiv w:val="1"/>
      <w:marLeft w:val="0"/>
      <w:marRight w:val="0"/>
      <w:marTop w:val="0"/>
      <w:marBottom w:val="0"/>
      <w:divBdr>
        <w:top w:val="none" w:sz="0" w:space="0" w:color="auto"/>
        <w:left w:val="none" w:sz="0" w:space="0" w:color="auto"/>
        <w:bottom w:val="none" w:sz="0" w:space="0" w:color="auto"/>
        <w:right w:val="none" w:sz="0" w:space="0" w:color="auto"/>
      </w:divBdr>
      <w:divsChild>
        <w:div w:id="1511484882">
          <w:marLeft w:val="0"/>
          <w:marRight w:val="0"/>
          <w:marTop w:val="0"/>
          <w:marBottom w:val="0"/>
          <w:divBdr>
            <w:top w:val="none" w:sz="0" w:space="0" w:color="auto"/>
            <w:left w:val="none" w:sz="0" w:space="0" w:color="auto"/>
            <w:bottom w:val="none" w:sz="0" w:space="0" w:color="auto"/>
            <w:right w:val="none" w:sz="0" w:space="0" w:color="auto"/>
          </w:divBdr>
          <w:divsChild>
            <w:div w:id="5824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17766">
      <w:bodyDiv w:val="1"/>
      <w:marLeft w:val="0"/>
      <w:marRight w:val="0"/>
      <w:marTop w:val="0"/>
      <w:marBottom w:val="0"/>
      <w:divBdr>
        <w:top w:val="none" w:sz="0" w:space="0" w:color="auto"/>
        <w:left w:val="none" w:sz="0" w:space="0" w:color="auto"/>
        <w:bottom w:val="none" w:sz="0" w:space="0" w:color="auto"/>
        <w:right w:val="none" w:sz="0" w:space="0" w:color="auto"/>
      </w:divBdr>
      <w:divsChild>
        <w:div w:id="2067291737">
          <w:marLeft w:val="0"/>
          <w:marRight w:val="0"/>
          <w:marTop w:val="0"/>
          <w:marBottom w:val="0"/>
          <w:divBdr>
            <w:top w:val="none" w:sz="0" w:space="0" w:color="auto"/>
            <w:left w:val="none" w:sz="0" w:space="0" w:color="auto"/>
            <w:bottom w:val="none" w:sz="0" w:space="0" w:color="auto"/>
            <w:right w:val="none" w:sz="0" w:space="0" w:color="auto"/>
          </w:divBdr>
          <w:divsChild>
            <w:div w:id="5863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3665">
      <w:bodyDiv w:val="1"/>
      <w:marLeft w:val="0"/>
      <w:marRight w:val="0"/>
      <w:marTop w:val="0"/>
      <w:marBottom w:val="0"/>
      <w:divBdr>
        <w:top w:val="none" w:sz="0" w:space="0" w:color="auto"/>
        <w:left w:val="none" w:sz="0" w:space="0" w:color="auto"/>
        <w:bottom w:val="none" w:sz="0" w:space="0" w:color="auto"/>
        <w:right w:val="none" w:sz="0" w:space="0" w:color="auto"/>
      </w:divBdr>
      <w:divsChild>
        <w:div w:id="187378142">
          <w:marLeft w:val="0"/>
          <w:marRight w:val="0"/>
          <w:marTop w:val="0"/>
          <w:marBottom w:val="0"/>
          <w:divBdr>
            <w:top w:val="none" w:sz="0" w:space="0" w:color="auto"/>
            <w:left w:val="none" w:sz="0" w:space="0" w:color="auto"/>
            <w:bottom w:val="none" w:sz="0" w:space="0" w:color="auto"/>
            <w:right w:val="none" w:sz="0" w:space="0" w:color="auto"/>
          </w:divBdr>
          <w:divsChild>
            <w:div w:id="2619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7698">
      <w:bodyDiv w:val="1"/>
      <w:marLeft w:val="0"/>
      <w:marRight w:val="0"/>
      <w:marTop w:val="0"/>
      <w:marBottom w:val="0"/>
      <w:divBdr>
        <w:top w:val="none" w:sz="0" w:space="0" w:color="auto"/>
        <w:left w:val="none" w:sz="0" w:space="0" w:color="auto"/>
        <w:bottom w:val="none" w:sz="0" w:space="0" w:color="auto"/>
        <w:right w:val="none" w:sz="0" w:space="0" w:color="auto"/>
      </w:divBdr>
      <w:divsChild>
        <w:div w:id="555554785">
          <w:marLeft w:val="0"/>
          <w:marRight w:val="0"/>
          <w:marTop w:val="0"/>
          <w:marBottom w:val="0"/>
          <w:divBdr>
            <w:top w:val="none" w:sz="0" w:space="0" w:color="auto"/>
            <w:left w:val="none" w:sz="0" w:space="0" w:color="auto"/>
            <w:bottom w:val="none" w:sz="0" w:space="0" w:color="auto"/>
            <w:right w:val="none" w:sz="0" w:space="0" w:color="auto"/>
          </w:divBdr>
          <w:divsChild>
            <w:div w:id="273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61248">
      <w:bodyDiv w:val="1"/>
      <w:marLeft w:val="0"/>
      <w:marRight w:val="0"/>
      <w:marTop w:val="0"/>
      <w:marBottom w:val="0"/>
      <w:divBdr>
        <w:top w:val="none" w:sz="0" w:space="0" w:color="auto"/>
        <w:left w:val="none" w:sz="0" w:space="0" w:color="auto"/>
        <w:bottom w:val="none" w:sz="0" w:space="0" w:color="auto"/>
        <w:right w:val="none" w:sz="0" w:space="0" w:color="auto"/>
      </w:divBdr>
      <w:divsChild>
        <w:div w:id="1768306303">
          <w:marLeft w:val="0"/>
          <w:marRight w:val="0"/>
          <w:marTop w:val="0"/>
          <w:marBottom w:val="0"/>
          <w:divBdr>
            <w:top w:val="none" w:sz="0" w:space="0" w:color="auto"/>
            <w:left w:val="none" w:sz="0" w:space="0" w:color="auto"/>
            <w:bottom w:val="none" w:sz="0" w:space="0" w:color="auto"/>
            <w:right w:val="none" w:sz="0" w:space="0" w:color="auto"/>
          </w:divBdr>
          <w:divsChild>
            <w:div w:id="492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47757">
      <w:bodyDiv w:val="1"/>
      <w:marLeft w:val="0"/>
      <w:marRight w:val="0"/>
      <w:marTop w:val="0"/>
      <w:marBottom w:val="0"/>
      <w:divBdr>
        <w:top w:val="none" w:sz="0" w:space="0" w:color="auto"/>
        <w:left w:val="none" w:sz="0" w:space="0" w:color="auto"/>
        <w:bottom w:val="none" w:sz="0" w:space="0" w:color="auto"/>
        <w:right w:val="none" w:sz="0" w:space="0" w:color="auto"/>
      </w:divBdr>
      <w:divsChild>
        <w:div w:id="243535407">
          <w:marLeft w:val="0"/>
          <w:marRight w:val="0"/>
          <w:marTop w:val="0"/>
          <w:marBottom w:val="0"/>
          <w:divBdr>
            <w:top w:val="none" w:sz="0" w:space="0" w:color="auto"/>
            <w:left w:val="none" w:sz="0" w:space="0" w:color="auto"/>
            <w:bottom w:val="none" w:sz="0" w:space="0" w:color="auto"/>
            <w:right w:val="none" w:sz="0" w:space="0" w:color="auto"/>
          </w:divBdr>
          <w:divsChild>
            <w:div w:id="3484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3444">
      <w:bodyDiv w:val="1"/>
      <w:marLeft w:val="0"/>
      <w:marRight w:val="0"/>
      <w:marTop w:val="0"/>
      <w:marBottom w:val="0"/>
      <w:divBdr>
        <w:top w:val="none" w:sz="0" w:space="0" w:color="auto"/>
        <w:left w:val="none" w:sz="0" w:space="0" w:color="auto"/>
        <w:bottom w:val="none" w:sz="0" w:space="0" w:color="auto"/>
        <w:right w:val="none" w:sz="0" w:space="0" w:color="auto"/>
      </w:divBdr>
      <w:divsChild>
        <w:div w:id="728461194">
          <w:marLeft w:val="0"/>
          <w:marRight w:val="0"/>
          <w:marTop w:val="0"/>
          <w:marBottom w:val="0"/>
          <w:divBdr>
            <w:top w:val="none" w:sz="0" w:space="0" w:color="auto"/>
            <w:left w:val="none" w:sz="0" w:space="0" w:color="auto"/>
            <w:bottom w:val="none" w:sz="0" w:space="0" w:color="auto"/>
            <w:right w:val="none" w:sz="0" w:space="0" w:color="auto"/>
          </w:divBdr>
          <w:divsChild>
            <w:div w:id="7227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6331">
      <w:bodyDiv w:val="1"/>
      <w:marLeft w:val="0"/>
      <w:marRight w:val="0"/>
      <w:marTop w:val="0"/>
      <w:marBottom w:val="0"/>
      <w:divBdr>
        <w:top w:val="none" w:sz="0" w:space="0" w:color="auto"/>
        <w:left w:val="none" w:sz="0" w:space="0" w:color="auto"/>
        <w:bottom w:val="none" w:sz="0" w:space="0" w:color="auto"/>
        <w:right w:val="none" w:sz="0" w:space="0" w:color="auto"/>
      </w:divBdr>
      <w:divsChild>
        <w:div w:id="1130249378">
          <w:marLeft w:val="0"/>
          <w:marRight w:val="0"/>
          <w:marTop w:val="0"/>
          <w:marBottom w:val="0"/>
          <w:divBdr>
            <w:top w:val="none" w:sz="0" w:space="0" w:color="auto"/>
            <w:left w:val="none" w:sz="0" w:space="0" w:color="auto"/>
            <w:bottom w:val="none" w:sz="0" w:space="0" w:color="auto"/>
            <w:right w:val="none" w:sz="0" w:space="0" w:color="auto"/>
          </w:divBdr>
          <w:divsChild>
            <w:div w:id="11216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3422">
      <w:bodyDiv w:val="1"/>
      <w:marLeft w:val="0"/>
      <w:marRight w:val="0"/>
      <w:marTop w:val="0"/>
      <w:marBottom w:val="0"/>
      <w:divBdr>
        <w:top w:val="none" w:sz="0" w:space="0" w:color="auto"/>
        <w:left w:val="none" w:sz="0" w:space="0" w:color="auto"/>
        <w:bottom w:val="none" w:sz="0" w:space="0" w:color="auto"/>
        <w:right w:val="none" w:sz="0" w:space="0" w:color="auto"/>
      </w:divBdr>
      <w:divsChild>
        <w:div w:id="1312514833">
          <w:marLeft w:val="0"/>
          <w:marRight w:val="0"/>
          <w:marTop w:val="0"/>
          <w:marBottom w:val="0"/>
          <w:divBdr>
            <w:top w:val="none" w:sz="0" w:space="0" w:color="auto"/>
            <w:left w:val="none" w:sz="0" w:space="0" w:color="auto"/>
            <w:bottom w:val="none" w:sz="0" w:space="0" w:color="auto"/>
            <w:right w:val="none" w:sz="0" w:space="0" w:color="auto"/>
          </w:divBdr>
          <w:divsChild>
            <w:div w:id="16194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7566">
      <w:bodyDiv w:val="1"/>
      <w:marLeft w:val="0"/>
      <w:marRight w:val="0"/>
      <w:marTop w:val="0"/>
      <w:marBottom w:val="0"/>
      <w:divBdr>
        <w:top w:val="none" w:sz="0" w:space="0" w:color="auto"/>
        <w:left w:val="none" w:sz="0" w:space="0" w:color="auto"/>
        <w:bottom w:val="none" w:sz="0" w:space="0" w:color="auto"/>
        <w:right w:val="none" w:sz="0" w:space="0" w:color="auto"/>
      </w:divBdr>
      <w:divsChild>
        <w:div w:id="2111774163">
          <w:marLeft w:val="0"/>
          <w:marRight w:val="0"/>
          <w:marTop w:val="0"/>
          <w:marBottom w:val="0"/>
          <w:divBdr>
            <w:top w:val="none" w:sz="0" w:space="0" w:color="auto"/>
            <w:left w:val="none" w:sz="0" w:space="0" w:color="auto"/>
            <w:bottom w:val="none" w:sz="0" w:space="0" w:color="auto"/>
            <w:right w:val="none" w:sz="0" w:space="0" w:color="auto"/>
          </w:divBdr>
          <w:divsChild>
            <w:div w:id="10880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00900">
      <w:bodyDiv w:val="1"/>
      <w:marLeft w:val="0"/>
      <w:marRight w:val="0"/>
      <w:marTop w:val="0"/>
      <w:marBottom w:val="0"/>
      <w:divBdr>
        <w:top w:val="none" w:sz="0" w:space="0" w:color="auto"/>
        <w:left w:val="none" w:sz="0" w:space="0" w:color="auto"/>
        <w:bottom w:val="none" w:sz="0" w:space="0" w:color="auto"/>
        <w:right w:val="none" w:sz="0" w:space="0" w:color="auto"/>
      </w:divBdr>
      <w:divsChild>
        <w:div w:id="1306619663">
          <w:marLeft w:val="0"/>
          <w:marRight w:val="0"/>
          <w:marTop w:val="0"/>
          <w:marBottom w:val="0"/>
          <w:divBdr>
            <w:top w:val="none" w:sz="0" w:space="0" w:color="auto"/>
            <w:left w:val="none" w:sz="0" w:space="0" w:color="auto"/>
            <w:bottom w:val="none" w:sz="0" w:space="0" w:color="auto"/>
            <w:right w:val="none" w:sz="0" w:space="0" w:color="auto"/>
          </w:divBdr>
          <w:divsChild>
            <w:div w:id="15212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1823">
      <w:bodyDiv w:val="1"/>
      <w:marLeft w:val="0"/>
      <w:marRight w:val="0"/>
      <w:marTop w:val="0"/>
      <w:marBottom w:val="0"/>
      <w:divBdr>
        <w:top w:val="none" w:sz="0" w:space="0" w:color="auto"/>
        <w:left w:val="none" w:sz="0" w:space="0" w:color="auto"/>
        <w:bottom w:val="none" w:sz="0" w:space="0" w:color="auto"/>
        <w:right w:val="none" w:sz="0" w:space="0" w:color="auto"/>
      </w:divBdr>
      <w:divsChild>
        <w:div w:id="1916085782">
          <w:marLeft w:val="0"/>
          <w:marRight w:val="0"/>
          <w:marTop w:val="0"/>
          <w:marBottom w:val="0"/>
          <w:divBdr>
            <w:top w:val="none" w:sz="0" w:space="0" w:color="auto"/>
            <w:left w:val="none" w:sz="0" w:space="0" w:color="auto"/>
            <w:bottom w:val="none" w:sz="0" w:space="0" w:color="auto"/>
            <w:right w:val="none" w:sz="0" w:space="0" w:color="auto"/>
          </w:divBdr>
          <w:divsChild>
            <w:div w:id="501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86467">
      <w:bodyDiv w:val="1"/>
      <w:marLeft w:val="0"/>
      <w:marRight w:val="0"/>
      <w:marTop w:val="0"/>
      <w:marBottom w:val="0"/>
      <w:divBdr>
        <w:top w:val="none" w:sz="0" w:space="0" w:color="auto"/>
        <w:left w:val="none" w:sz="0" w:space="0" w:color="auto"/>
        <w:bottom w:val="none" w:sz="0" w:space="0" w:color="auto"/>
        <w:right w:val="none" w:sz="0" w:space="0" w:color="auto"/>
      </w:divBdr>
      <w:divsChild>
        <w:div w:id="1315333151">
          <w:marLeft w:val="0"/>
          <w:marRight w:val="0"/>
          <w:marTop w:val="0"/>
          <w:marBottom w:val="0"/>
          <w:divBdr>
            <w:top w:val="none" w:sz="0" w:space="0" w:color="auto"/>
            <w:left w:val="none" w:sz="0" w:space="0" w:color="auto"/>
            <w:bottom w:val="none" w:sz="0" w:space="0" w:color="auto"/>
            <w:right w:val="none" w:sz="0" w:space="0" w:color="auto"/>
          </w:divBdr>
          <w:divsChild>
            <w:div w:id="75682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0656">
      <w:bodyDiv w:val="1"/>
      <w:marLeft w:val="0"/>
      <w:marRight w:val="0"/>
      <w:marTop w:val="0"/>
      <w:marBottom w:val="0"/>
      <w:divBdr>
        <w:top w:val="none" w:sz="0" w:space="0" w:color="auto"/>
        <w:left w:val="none" w:sz="0" w:space="0" w:color="auto"/>
        <w:bottom w:val="none" w:sz="0" w:space="0" w:color="auto"/>
        <w:right w:val="none" w:sz="0" w:space="0" w:color="auto"/>
      </w:divBdr>
      <w:divsChild>
        <w:div w:id="2048286628">
          <w:marLeft w:val="0"/>
          <w:marRight w:val="0"/>
          <w:marTop w:val="0"/>
          <w:marBottom w:val="0"/>
          <w:divBdr>
            <w:top w:val="none" w:sz="0" w:space="0" w:color="auto"/>
            <w:left w:val="none" w:sz="0" w:space="0" w:color="auto"/>
            <w:bottom w:val="none" w:sz="0" w:space="0" w:color="auto"/>
            <w:right w:val="none" w:sz="0" w:space="0" w:color="auto"/>
          </w:divBdr>
          <w:divsChild>
            <w:div w:id="896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7672">
      <w:bodyDiv w:val="1"/>
      <w:marLeft w:val="0"/>
      <w:marRight w:val="0"/>
      <w:marTop w:val="0"/>
      <w:marBottom w:val="0"/>
      <w:divBdr>
        <w:top w:val="none" w:sz="0" w:space="0" w:color="auto"/>
        <w:left w:val="none" w:sz="0" w:space="0" w:color="auto"/>
        <w:bottom w:val="none" w:sz="0" w:space="0" w:color="auto"/>
        <w:right w:val="none" w:sz="0" w:space="0" w:color="auto"/>
      </w:divBdr>
      <w:divsChild>
        <w:div w:id="881360459">
          <w:marLeft w:val="0"/>
          <w:marRight w:val="0"/>
          <w:marTop w:val="0"/>
          <w:marBottom w:val="0"/>
          <w:divBdr>
            <w:top w:val="none" w:sz="0" w:space="0" w:color="auto"/>
            <w:left w:val="none" w:sz="0" w:space="0" w:color="auto"/>
            <w:bottom w:val="none" w:sz="0" w:space="0" w:color="auto"/>
            <w:right w:val="none" w:sz="0" w:space="0" w:color="auto"/>
          </w:divBdr>
          <w:divsChild>
            <w:div w:id="11708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7020">
      <w:bodyDiv w:val="1"/>
      <w:marLeft w:val="0"/>
      <w:marRight w:val="0"/>
      <w:marTop w:val="0"/>
      <w:marBottom w:val="0"/>
      <w:divBdr>
        <w:top w:val="none" w:sz="0" w:space="0" w:color="auto"/>
        <w:left w:val="none" w:sz="0" w:space="0" w:color="auto"/>
        <w:bottom w:val="none" w:sz="0" w:space="0" w:color="auto"/>
        <w:right w:val="none" w:sz="0" w:space="0" w:color="auto"/>
      </w:divBdr>
      <w:divsChild>
        <w:div w:id="2003506409">
          <w:marLeft w:val="0"/>
          <w:marRight w:val="0"/>
          <w:marTop w:val="0"/>
          <w:marBottom w:val="0"/>
          <w:divBdr>
            <w:top w:val="none" w:sz="0" w:space="0" w:color="auto"/>
            <w:left w:val="none" w:sz="0" w:space="0" w:color="auto"/>
            <w:bottom w:val="none" w:sz="0" w:space="0" w:color="auto"/>
            <w:right w:val="none" w:sz="0" w:space="0" w:color="auto"/>
          </w:divBdr>
          <w:divsChild>
            <w:div w:id="12764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1994">
      <w:bodyDiv w:val="1"/>
      <w:marLeft w:val="0"/>
      <w:marRight w:val="0"/>
      <w:marTop w:val="0"/>
      <w:marBottom w:val="0"/>
      <w:divBdr>
        <w:top w:val="none" w:sz="0" w:space="0" w:color="auto"/>
        <w:left w:val="none" w:sz="0" w:space="0" w:color="auto"/>
        <w:bottom w:val="none" w:sz="0" w:space="0" w:color="auto"/>
        <w:right w:val="none" w:sz="0" w:space="0" w:color="auto"/>
      </w:divBdr>
      <w:divsChild>
        <w:div w:id="1945846993">
          <w:marLeft w:val="0"/>
          <w:marRight w:val="0"/>
          <w:marTop w:val="0"/>
          <w:marBottom w:val="0"/>
          <w:divBdr>
            <w:top w:val="none" w:sz="0" w:space="0" w:color="auto"/>
            <w:left w:val="none" w:sz="0" w:space="0" w:color="auto"/>
            <w:bottom w:val="none" w:sz="0" w:space="0" w:color="auto"/>
            <w:right w:val="none" w:sz="0" w:space="0" w:color="auto"/>
          </w:divBdr>
          <w:divsChild>
            <w:div w:id="1299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0634">
      <w:bodyDiv w:val="1"/>
      <w:marLeft w:val="0"/>
      <w:marRight w:val="0"/>
      <w:marTop w:val="0"/>
      <w:marBottom w:val="0"/>
      <w:divBdr>
        <w:top w:val="none" w:sz="0" w:space="0" w:color="auto"/>
        <w:left w:val="none" w:sz="0" w:space="0" w:color="auto"/>
        <w:bottom w:val="none" w:sz="0" w:space="0" w:color="auto"/>
        <w:right w:val="none" w:sz="0" w:space="0" w:color="auto"/>
      </w:divBdr>
      <w:divsChild>
        <w:div w:id="441338176">
          <w:marLeft w:val="0"/>
          <w:marRight w:val="0"/>
          <w:marTop w:val="0"/>
          <w:marBottom w:val="0"/>
          <w:divBdr>
            <w:top w:val="none" w:sz="0" w:space="0" w:color="auto"/>
            <w:left w:val="none" w:sz="0" w:space="0" w:color="auto"/>
            <w:bottom w:val="none" w:sz="0" w:space="0" w:color="auto"/>
            <w:right w:val="none" w:sz="0" w:space="0" w:color="auto"/>
          </w:divBdr>
          <w:divsChild>
            <w:div w:id="8911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8575">
      <w:bodyDiv w:val="1"/>
      <w:marLeft w:val="0"/>
      <w:marRight w:val="0"/>
      <w:marTop w:val="0"/>
      <w:marBottom w:val="0"/>
      <w:divBdr>
        <w:top w:val="none" w:sz="0" w:space="0" w:color="auto"/>
        <w:left w:val="none" w:sz="0" w:space="0" w:color="auto"/>
        <w:bottom w:val="none" w:sz="0" w:space="0" w:color="auto"/>
        <w:right w:val="none" w:sz="0" w:space="0" w:color="auto"/>
      </w:divBdr>
      <w:divsChild>
        <w:div w:id="1396973194">
          <w:marLeft w:val="0"/>
          <w:marRight w:val="0"/>
          <w:marTop w:val="0"/>
          <w:marBottom w:val="0"/>
          <w:divBdr>
            <w:top w:val="none" w:sz="0" w:space="0" w:color="auto"/>
            <w:left w:val="none" w:sz="0" w:space="0" w:color="auto"/>
            <w:bottom w:val="none" w:sz="0" w:space="0" w:color="auto"/>
            <w:right w:val="none" w:sz="0" w:space="0" w:color="auto"/>
          </w:divBdr>
          <w:divsChild>
            <w:div w:id="5983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1023">
      <w:bodyDiv w:val="1"/>
      <w:marLeft w:val="0"/>
      <w:marRight w:val="0"/>
      <w:marTop w:val="0"/>
      <w:marBottom w:val="0"/>
      <w:divBdr>
        <w:top w:val="none" w:sz="0" w:space="0" w:color="auto"/>
        <w:left w:val="none" w:sz="0" w:space="0" w:color="auto"/>
        <w:bottom w:val="none" w:sz="0" w:space="0" w:color="auto"/>
        <w:right w:val="none" w:sz="0" w:space="0" w:color="auto"/>
      </w:divBdr>
      <w:divsChild>
        <w:div w:id="869680231">
          <w:marLeft w:val="0"/>
          <w:marRight w:val="0"/>
          <w:marTop w:val="0"/>
          <w:marBottom w:val="0"/>
          <w:divBdr>
            <w:top w:val="none" w:sz="0" w:space="0" w:color="auto"/>
            <w:left w:val="none" w:sz="0" w:space="0" w:color="auto"/>
            <w:bottom w:val="none" w:sz="0" w:space="0" w:color="auto"/>
            <w:right w:val="none" w:sz="0" w:space="0" w:color="auto"/>
          </w:divBdr>
          <w:divsChild>
            <w:div w:id="776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2837">
      <w:bodyDiv w:val="1"/>
      <w:marLeft w:val="0"/>
      <w:marRight w:val="0"/>
      <w:marTop w:val="0"/>
      <w:marBottom w:val="0"/>
      <w:divBdr>
        <w:top w:val="none" w:sz="0" w:space="0" w:color="auto"/>
        <w:left w:val="none" w:sz="0" w:space="0" w:color="auto"/>
        <w:bottom w:val="none" w:sz="0" w:space="0" w:color="auto"/>
        <w:right w:val="none" w:sz="0" w:space="0" w:color="auto"/>
      </w:divBdr>
      <w:divsChild>
        <w:div w:id="301690328">
          <w:marLeft w:val="0"/>
          <w:marRight w:val="0"/>
          <w:marTop w:val="0"/>
          <w:marBottom w:val="0"/>
          <w:divBdr>
            <w:top w:val="none" w:sz="0" w:space="0" w:color="auto"/>
            <w:left w:val="none" w:sz="0" w:space="0" w:color="auto"/>
            <w:bottom w:val="none" w:sz="0" w:space="0" w:color="auto"/>
            <w:right w:val="none" w:sz="0" w:space="0" w:color="auto"/>
          </w:divBdr>
          <w:divsChild>
            <w:div w:id="16102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61866">
      <w:bodyDiv w:val="1"/>
      <w:marLeft w:val="0"/>
      <w:marRight w:val="0"/>
      <w:marTop w:val="0"/>
      <w:marBottom w:val="0"/>
      <w:divBdr>
        <w:top w:val="none" w:sz="0" w:space="0" w:color="auto"/>
        <w:left w:val="none" w:sz="0" w:space="0" w:color="auto"/>
        <w:bottom w:val="none" w:sz="0" w:space="0" w:color="auto"/>
        <w:right w:val="none" w:sz="0" w:space="0" w:color="auto"/>
      </w:divBdr>
      <w:divsChild>
        <w:div w:id="1911575743">
          <w:marLeft w:val="0"/>
          <w:marRight w:val="0"/>
          <w:marTop w:val="0"/>
          <w:marBottom w:val="0"/>
          <w:divBdr>
            <w:top w:val="none" w:sz="0" w:space="0" w:color="auto"/>
            <w:left w:val="none" w:sz="0" w:space="0" w:color="auto"/>
            <w:bottom w:val="none" w:sz="0" w:space="0" w:color="auto"/>
            <w:right w:val="none" w:sz="0" w:space="0" w:color="auto"/>
          </w:divBdr>
          <w:divsChild>
            <w:div w:id="6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509">
      <w:bodyDiv w:val="1"/>
      <w:marLeft w:val="0"/>
      <w:marRight w:val="0"/>
      <w:marTop w:val="0"/>
      <w:marBottom w:val="0"/>
      <w:divBdr>
        <w:top w:val="none" w:sz="0" w:space="0" w:color="auto"/>
        <w:left w:val="none" w:sz="0" w:space="0" w:color="auto"/>
        <w:bottom w:val="none" w:sz="0" w:space="0" w:color="auto"/>
        <w:right w:val="none" w:sz="0" w:space="0" w:color="auto"/>
      </w:divBdr>
      <w:divsChild>
        <w:div w:id="1138298405">
          <w:marLeft w:val="0"/>
          <w:marRight w:val="0"/>
          <w:marTop w:val="0"/>
          <w:marBottom w:val="0"/>
          <w:divBdr>
            <w:top w:val="none" w:sz="0" w:space="0" w:color="auto"/>
            <w:left w:val="none" w:sz="0" w:space="0" w:color="auto"/>
            <w:bottom w:val="none" w:sz="0" w:space="0" w:color="auto"/>
            <w:right w:val="none" w:sz="0" w:space="0" w:color="auto"/>
          </w:divBdr>
          <w:divsChild>
            <w:div w:id="15422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9178">
      <w:bodyDiv w:val="1"/>
      <w:marLeft w:val="0"/>
      <w:marRight w:val="0"/>
      <w:marTop w:val="0"/>
      <w:marBottom w:val="0"/>
      <w:divBdr>
        <w:top w:val="none" w:sz="0" w:space="0" w:color="auto"/>
        <w:left w:val="none" w:sz="0" w:space="0" w:color="auto"/>
        <w:bottom w:val="none" w:sz="0" w:space="0" w:color="auto"/>
        <w:right w:val="none" w:sz="0" w:space="0" w:color="auto"/>
      </w:divBdr>
      <w:divsChild>
        <w:div w:id="730233999">
          <w:marLeft w:val="0"/>
          <w:marRight w:val="0"/>
          <w:marTop w:val="0"/>
          <w:marBottom w:val="0"/>
          <w:divBdr>
            <w:top w:val="none" w:sz="0" w:space="0" w:color="auto"/>
            <w:left w:val="none" w:sz="0" w:space="0" w:color="auto"/>
            <w:bottom w:val="none" w:sz="0" w:space="0" w:color="auto"/>
            <w:right w:val="none" w:sz="0" w:space="0" w:color="auto"/>
          </w:divBdr>
          <w:divsChild>
            <w:div w:id="5823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0190">
      <w:bodyDiv w:val="1"/>
      <w:marLeft w:val="0"/>
      <w:marRight w:val="0"/>
      <w:marTop w:val="0"/>
      <w:marBottom w:val="0"/>
      <w:divBdr>
        <w:top w:val="none" w:sz="0" w:space="0" w:color="auto"/>
        <w:left w:val="none" w:sz="0" w:space="0" w:color="auto"/>
        <w:bottom w:val="none" w:sz="0" w:space="0" w:color="auto"/>
        <w:right w:val="none" w:sz="0" w:space="0" w:color="auto"/>
      </w:divBdr>
    </w:div>
    <w:div w:id="849370544">
      <w:bodyDiv w:val="1"/>
      <w:marLeft w:val="0"/>
      <w:marRight w:val="0"/>
      <w:marTop w:val="0"/>
      <w:marBottom w:val="0"/>
      <w:divBdr>
        <w:top w:val="none" w:sz="0" w:space="0" w:color="auto"/>
        <w:left w:val="none" w:sz="0" w:space="0" w:color="auto"/>
        <w:bottom w:val="none" w:sz="0" w:space="0" w:color="auto"/>
        <w:right w:val="none" w:sz="0" w:space="0" w:color="auto"/>
      </w:divBdr>
      <w:divsChild>
        <w:div w:id="1734934929">
          <w:marLeft w:val="0"/>
          <w:marRight w:val="0"/>
          <w:marTop w:val="0"/>
          <w:marBottom w:val="0"/>
          <w:divBdr>
            <w:top w:val="none" w:sz="0" w:space="0" w:color="auto"/>
            <w:left w:val="none" w:sz="0" w:space="0" w:color="auto"/>
            <w:bottom w:val="none" w:sz="0" w:space="0" w:color="auto"/>
            <w:right w:val="none" w:sz="0" w:space="0" w:color="auto"/>
          </w:divBdr>
          <w:divsChild>
            <w:div w:id="11438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866">
      <w:bodyDiv w:val="1"/>
      <w:marLeft w:val="0"/>
      <w:marRight w:val="0"/>
      <w:marTop w:val="0"/>
      <w:marBottom w:val="0"/>
      <w:divBdr>
        <w:top w:val="none" w:sz="0" w:space="0" w:color="auto"/>
        <w:left w:val="none" w:sz="0" w:space="0" w:color="auto"/>
        <w:bottom w:val="none" w:sz="0" w:space="0" w:color="auto"/>
        <w:right w:val="none" w:sz="0" w:space="0" w:color="auto"/>
      </w:divBdr>
      <w:divsChild>
        <w:div w:id="2060474902">
          <w:marLeft w:val="0"/>
          <w:marRight w:val="0"/>
          <w:marTop w:val="0"/>
          <w:marBottom w:val="0"/>
          <w:divBdr>
            <w:top w:val="none" w:sz="0" w:space="0" w:color="auto"/>
            <w:left w:val="none" w:sz="0" w:space="0" w:color="auto"/>
            <w:bottom w:val="none" w:sz="0" w:space="0" w:color="auto"/>
            <w:right w:val="none" w:sz="0" w:space="0" w:color="auto"/>
          </w:divBdr>
          <w:divsChild>
            <w:div w:id="20172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197">
      <w:bodyDiv w:val="1"/>
      <w:marLeft w:val="0"/>
      <w:marRight w:val="0"/>
      <w:marTop w:val="0"/>
      <w:marBottom w:val="0"/>
      <w:divBdr>
        <w:top w:val="none" w:sz="0" w:space="0" w:color="auto"/>
        <w:left w:val="none" w:sz="0" w:space="0" w:color="auto"/>
        <w:bottom w:val="none" w:sz="0" w:space="0" w:color="auto"/>
        <w:right w:val="none" w:sz="0" w:space="0" w:color="auto"/>
      </w:divBdr>
      <w:divsChild>
        <w:div w:id="2018575368">
          <w:marLeft w:val="0"/>
          <w:marRight w:val="0"/>
          <w:marTop w:val="0"/>
          <w:marBottom w:val="0"/>
          <w:divBdr>
            <w:top w:val="none" w:sz="0" w:space="0" w:color="auto"/>
            <w:left w:val="none" w:sz="0" w:space="0" w:color="auto"/>
            <w:bottom w:val="none" w:sz="0" w:space="0" w:color="auto"/>
            <w:right w:val="none" w:sz="0" w:space="0" w:color="auto"/>
          </w:divBdr>
          <w:divsChild>
            <w:div w:id="966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9694">
      <w:bodyDiv w:val="1"/>
      <w:marLeft w:val="0"/>
      <w:marRight w:val="0"/>
      <w:marTop w:val="0"/>
      <w:marBottom w:val="0"/>
      <w:divBdr>
        <w:top w:val="none" w:sz="0" w:space="0" w:color="auto"/>
        <w:left w:val="none" w:sz="0" w:space="0" w:color="auto"/>
        <w:bottom w:val="none" w:sz="0" w:space="0" w:color="auto"/>
        <w:right w:val="none" w:sz="0" w:space="0" w:color="auto"/>
      </w:divBdr>
      <w:divsChild>
        <w:div w:id="735669313">
          <w:marLeft w:val="0"/>
          <w:marRight w:val="0"/>
          <w:marTop w:val="0"/>
          <w:marBottom w:val="0"/>
          <w:divBdr>
            <w:top w:val="none" w:sz="0" w:space="0" w:color="auto"/>
            <w:left w:val="none" w:sz="0" w:space="0" w:color="auto"/>
            <w:bottom w:val="none" w:sz="0" w:space="0" w:color="auto"/>
            <w:right w:val="none" w:sz="0" w:space="0" w:color="auto"/>
          </w:divBdr>
          <w:divsChild>
            <w:div w:id="20835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3855">
      <w:bodyDiv w:val="1"/>
      <w:marLeft w:val="0"/>
      <w:marRight w:val="0"/>
      <w:marTop w:val="0"/>
      <w:marBottom w:val="0"/>
      <w:divBdr>
        <w:top w:val="none" w:sz="0" w:space="0" w:color="auto"/>
        <w:left w:val="none" w:sz="0" w:space="0" w:color="auto"/>
        <w:bottom w:val="none" w:sz="0" w:space="0" w:color="auto"/>
        <w:right w:val="none" w:sz="0" w:space="0" w:color="auto"/>
      </w:divBdr>
      <w:divsChild>
        <w:div w:id="2061049009">
          <w:marLeft w:val="0"/>
          <w:marRight w:val="0"/>
          <w:marTop w:val="0"/>
          <w:marBottom w:val="0"/>
          <w:divBdr>
            <w:top w:val="none" w:sz="0" w:space="0" w:color="auto"/>
            <w:left w:val="none" w:sz="0" w:space="0" w:color="auto"/>
            <w:bottom w:val="none" w:sz="0" w:space="0" w:color="auto"/>
            <w:right w:val="none" w:sz="0" w:space="0" w:color="auto"/>
          </w:divBdr>
          <w:divsChild>
            <w:div w:id="15113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166">
      <w:bodyDiv w:val="1"/>
      <w:marLeft w:val="0"/>
      <w:marRight w:val="0"/>
      <w:marTop w:val="0"/>
      <w:marBottom w:val="0"/>
      <w:divBdr>
        <w:top w:val="none" w:sz="0" w:space="0" w:color="auto"/>
        <w:left w:val="none" w:sz="0" w:space="0" w:color="auto"/>
        <w:bottom w:val="none" w:sz="0" w:space="0" w:color="auto"/>
        <w:right w:val="none" w:sz="0" w:space="0" w:color="auto"/>
      </w:divBdr>
      <w:divsChild>
        <w:div w:id="1022390468">
          <w:marLeft w:val="0"/>
          <w:marRight w:val="0"/>
          <w:marTop w:val="0"/>
          <w:marBottom w:val="0"/>
          <w:divBdr>
            <w:top w:val="none" w:sz="0" w:space="0" w:color="auto"/>
            <w:left w:val="none" w:sz="0" w:space="0" w:color="auto"/>
            <w:bottom w:val="none" w:sz="0" w:space="0" w:color="auto"/>
            <w:right w:val="none" w:sz="0" w:space="0" w:color="auto"/>
          </w:divBdr>
          <w:divsChild>
            <w:div w:id="17064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6362">
      <w:bodyDiv w:val="1"/>
      <w:marLeft w:val="0"/>
      <w:marRight w:val="0"/>
      <w:marTop w:val="0"/>
      <w:marBottom w:val="0"/>
      <w:divBdr>
        <w:top w:val="none" w:sz="0" w:space="0" w:color="auto"/>
        <w:left w:val="none" w:sz="0" w:space="0" w:color="auto"/>
        <w:bottom w:val="none" w:sz="0" w:space="0" w:color="auto"/>
        <w:right w:val="none" w:sz="0" w:space="0" w:color="auto"/>
      </w:divBdr>
      <w:divsChild>
        <w:div w:id="116948675">
          <w:marLeft w:val="0"/>
          <w:marRight w:val="0"/>
          <w:marTop w:val="0"/>
          <w:marBottom w:val="0"/>
          <w:divBdr>
            <w:top w:val="none" w:sz="0" w:space="0" w:color="auto"/>
            <w:left w:val="none" w:sz="0" w:space="0" w:color="auto"/>
            <w:bottom w:val="none" w:sz="0" w:space="0" w:color="auto"/>
            <w:right w:val="none" w:sz="0" w:space="0" w:color="auto"/>
          </w:divBdr>
          <w:divsChild>
            <w:div w:id="109682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6738">
      <w:bodyDiv w:val="1"/>
      <w:marLeft w:val="0"/>
      <w:marRight w:val="0"/>
      <w:marTop w:val="0"/>
      <w:marBottom w:val="0"/>
      <w:divBdr>
        <w:top w:val="none" w:sz="0" w:space="0" w:color="auto"/>
        <w:left w:val="none" w:sz="0" w:space="0" w:color="auto"/>
        <w:bottom w:val="none" w:sz="0" w:space="0" w:color="auto"/>
        <w:right w:val="none" w:sz="0" w:space="0" w:color="auto"/>
      </w:divBdr>
    </w:div>
    <w:div w:id="855583495">
      <w:bodyDiv w:val="1"/>
      <w:marLeft w:val="0"/>
      <w:marRight w:val="0"/>
      <w:marTop w:val="0"/>
      <w:marBottom w:val="0"/>
      <w:divBdr>
        <w:top w:val="none" w:sz="0" w:space="0" w:color="auto"/>
        <w:left w:val="none" w:sz="0" w:space="0" w:color="auto"/>
        <w:bottom w:val="none" w:sz="0" w:space="0" w:color="auto"/>
        <w:right w:val="none" w:sz="0" w:space="0" w:color="auto"/>
      </w:divBdr>
      <w:divsChild>
        <w:div w:id="107627269">
          <w:marLeft w:val="0"/>
          <w:marRight w:val="0"/>
          <w:marTop w:val="0"/>
          <w:marBottom w:val="0"/>
          <w:divBdr>
            <w:top w:val="none" w:sz="0" w:space="0" w:color="auto"/>
            <w:left w:val="none" w:sz="0" w:space="0" w:color="auto"/>
            <w:bottom w:val="none" w:sz="0" w:space="0" w:color="auto"/>
            <w:right w:val="none" w:sz="0" w:space="0" w:color="auto"/>
          </w:divBdr>
          <w:divsChild>
            <w:div w:id="14947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7791">
      <w:bodyDiv w:val="1"/>
      <w:marLeft w:val="0"/>
      <w:marRight w:val="0"/>
      <w:marTop w:val="0"/>
      <w:marBottom w:val="0"/>
      <w:divBdr>
        <w:top w:val="none" w:sz="0" w:space="0" w:color="auto"/>
        <w:left w:val="none" w:sz="0" w:space="0" w:color="auto"/>
        <w:bottom w:val="none" w:sz="0" w:space="0" w:color="auto"/>
        <w:right w:val="none" w:sz="0" w:space="0" w:color="auto"/>
      </w:divBdr>
      <w:divsChild>
        <w:div w:id="1757242530">
          <w:marLeft w:val="0"/>
          <w:marRight w:val="0"/>
          <w:marTop w:val="0"/>
          <w:marBottom w:val="0"/>
          <w:divBdr>
            <w:top w:val="none" w:sz="0" w:space="0" w:color="auto"/>
            <w:left w:val="none" w:sz="0" w:space="0" w:color="auto"/>
            <w:bottom w:val="none" w:sz="0" w:space="0" w:color="auto"/>
            <w:right w:val="none" w:sz="0" w:space="0" w:color="auto"/>
          </w:divBdr>
          <w:divsChild>
            <w:div w:id="18162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67555">
      <w:bodyDiv w:val="1"/>
      <w:marLeft w:val="0"/>
      <w:marRight w:val="0"/>
      <w:marTop w:val="0"/>
      <w:marBottom w:val="0"/>
      <w:divBdr>
        <w:top w:val="none" w:sz="0" w:space="0" w:color="auto"/>
        <w:left w:val="none" w:sz="0" w:space="0" w:color="auto"/>
        <w:bottom w:val="none" w:sz="0" w:space="0" w:color="auto"/>
        <w:right w:val="none" w:sz="0" w:space="0" w:color="auto"/>
      </w:divBdr>
      <w:divsChild>
        <w:div w:id="1420565794">
          <w:marLeft w:val="0"/>
          <w:marRight w:val="0"/>
          <w:marTop w:val="0"/>
          <w:marBottom w:val="0"/>
          <w:divBdr>
            <w:top w:val="none" w:sz="0" w:space="0" w:color="auto"/>
            <w:left w:val="none" w:sz="0" w:space="0" w:color="auto"/>
            <w:bottom w:val="none" w:sz="0" w:space="0" w:color="auto"/>
            <w:right w:val="none" w:sz="0" w:space="0" w:color="auto"/>
          </w:divBdr>
          <w:divsChild>
            <w:div w:id="9537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0739">
      <w:bodyDiv w:val="1"/>
      <w:marLeft w:val="0"/>
      <w:marRight w:val="0"/>
      <w:marTop w:val="0"/>
      <w:marBottom w:val="0"/>
      <w:divBdr>
        <w:top w:val="none" w:sz="0" w:space="0" w:color="auto"/>
        <w:left w:val="none" w:sz="0" w:space="0" w:color="auto"/>
        <w:bottom w:val="none" w:sz="0" w:space="0" w:color="auto"/>
        <w:right w:val="none" w:sz="0" w:space="0" w:color="auto"/>
      </w:divBdr>
      <w:divsChild>
        <w:div w:id="1715034833">
          <w:marLeft w:val="0"/>
          <w:marRight w:val="0"/>
          <w:marTop w:val="0"/>
          <w:marBottom w:val="0"/>
          <w:divBdr>
            <w:top w:val="none" w:sz="0" w:space="0" w:color="auto"/>
            <w:left w:val="none" w:sz="0" w:space="0" w:color="auto"/>
            <w:bottom w:val="none" w:sz="0" w:space="0" w:color="auto"/>
            <w:right w:val="none" w:sz="0" w:space="0" w:color="auto"/>
          </w:divBdr>
          <w:divsChild>
            <w:div w:id="10470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29503">
      <w:bodyDiv w:val="1"/>
      <w:marLeft w:val="0"/>
      <w:marRight w:val="0"/>
      <w:marTop w:val="0"/>
      <w:marBottom w:val="0"/>
      <w:divBdr>
        <w:top w:val="none" w:sz="0" w:space="0" w:color="auto"/>
        <w:left w:val="none" w:sz="0" w:space="0" w:color="auto"/>
        <w:bottom w:val="none" w:sz="0" w:space="0" w:color="auto"/>
        <w:right w:val="none" w:sz="0" w:space="0" w:color="auto"/>
      </w:divBdr>
      <w:divsChild>
        <w:div w:id="1405446656">
          <w:marLeft w:val="0"/>
          <w:marRight w:val="0"/>
          <w:marTop w:val="0"/>
          <w:marBottom w:val="0"/>
          <w:divBdr>
            <w:top w:val="none" w:sz="0" w:space="0" w:color="auto"/>
            <w:left w:val="none" w:sz="0" w:space="0" w:color="auto"/>
            <w:bottom w:val="none" w:sz="0" w:space="0" w:color="auto"/>
            <w:right w:val="none" w:sz="0" w:space="0" w:color="auto"/>
          </w:divBdr>
          <w:divsChild>
            <w:div w:id="7629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5565">
      <w:bodyDiv w:val="1"/>
      <w:marLeft w:val="0"/>
      <w:marRight w:val="0"/>
      <w:marTop w:val="0"/>
      <w:marBottom w:val="0"/>
      <w:divBdr>
        <w:top w:val="none" w:sz="0" w:space="0" w:color="auto"/>
        <w:left w:val="none" w:sz="0" w:space="0" w:color="auto"/>
        <w:bottom w:val="none" w:sz="0" w:space="0" w:color="auto"/>
        <w:right w:val="none" w:sz="0" w:space="0" w:color="auto"/>
      </w:divBdr>
      <w:divsChild>
        <w:div w:id="855383473">
          <w:marLeft w:val="0"/>
          <w:marRight w:val="0"/>
          <w:marTop w:val="0"/>
          <w:marBottom w:val="0"/>
          <w:divBdr>
            <w:top w:val="none" w:sz="0" w:space="0" w:color="auto"/>
            <w:left w:val="none" w:sz="0" w:space="0" w:color="auto"/>
            <w:bottom w:val="none" w:sz="0" w:space="0" w:color="auto"/>
            <w:right w:val="none" w:sz="0" w:space="0" w:color="auto"/>
          </w:divBdr>
          <w:divsChild>
            <w:div w:id="76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75549">
      <w:bodyDiv w:val="1"/>
      <w:marLeft w:val="0"/>
      <w:marRight w:val="0"/>
      <w:marTop w:val="0"/>
      <w:marBottom w:val="0"/>
      <w:divBdr>
        <w:top w:val="none" w:sz="0" w:space="0" w:color="auto"/>
        <w:left w:val="none" w:sz="0" w:space="0" w:color="auto"/>
        <w:bottom w:val="none" w:sz="0" w:space="0" w:color="auto"/>
        <w:right w:val="none" w:sz="0" w:space="0" w:color="auto"/>
      </w:divBdr>
      <w:divsChild>
        <w:div w:id="616302360">
          <w:marLeft w:val="0"/>
          <w:marRight w:val="0"/>
          <w:marTop w:val="0"/>
          <w:marBottom w:val="0"/>
          <w:divBdr>
            <w:top w:val="none" w:sz="0" w:space="0" w:color="auto"/>
            <w:left w:val="none" w:sz="0" w:space="0" w:color="auto"/>
            <w:bottom w:val="none" w:sz="0" w:space="0" w:color="auto"/>
            <w:right w:val="none" w:sz="0" w:space="0" w:color="auto"/>
          </w:divBdr>
          <w:divsChild>
            <w:div w:id="3423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8375">
      <w:bodyDiv w:val="1"/>
      <w:marLeft w:val="0"/>
      <w:marRight w:val="0"/>
      <w:marTop w:val="0"/>
      <w:marBottom w:val="0"/>
      <w:divBdr>
        <w:top w:val="none" w:sz="0" w:space="0" w:color="auto"/>
        <w:left w:val="none" w:sz="0" w:space="0" w:color="auto"/>
        <w:bottom w:val="none" w:sz="0" w:space="0" w:color="auto"/>
        <w:right w:val="none" w:sz="0" w:space="0" w:color="auto"/>
      </w:divBdr>
      <w:divsChild>
        <w:div w:id="1469317862">
          <w:marLeft w:val="0"/>
          <w:marRight w:val="0"/>
          <w:marTop w:val="0"/>
          <w:marBottom w:val="0"/>
          <w:divBdr>
            <w:top w:val="none" w:sz="0" w:space="0" w:color="auto"/>
            <w:left w:val="none" w:sz="0" w:space="0" w:color="auto"/>
            <w:bottom w:val="none" w:sz="0" w:space="0" w:color="auto"/>
            <w:right w:val="none" w:sz="0" w:space="0" w:color="auto"/>
          </w:divBdr>
          <w:divsChild>
            <w:div w:id="8942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72060">
      <w:bodyDiv w:val="1"/>
      <w:marLeft w:val="0"/>
      <w:marRight w:val="0"/>
      <w:marTop w:val="0"/>
      <w:marBottom w:val="0"/>
      <w:divBdr>
        <w:top w:val="none" w:sz="0" w:space="0" w:color="auto"/>
        <w:left w:val="none" w:sz="0" w:space="0" w:color="auto"/>
        <w:bottom w:val="none" w:sz="0" w:space="0" w:color="auto"/>
        <w:right w:val="none" w:sz="0" w:space="0" w:color="auto"/>
      </w:divBdr>
      <w:divsChild>
        <w:div w:id="1164472372">
          <w:marLeft w:val="0"/>
          <w:marRight w:val="0"/>
          <w:marTop w:val="0"/>
          <w:marBottom w:val="0"/>
          <w:divBdr>
            <w:top w:val="none" w:sz="0" w:space="0" w:color="auto"/>
            <w:left w:val="none" w:sz="0" w:space="0" w:color="auto"/>
            <w:bottom w:val="none" w:sz="0" w:space="0" w:color="auto"/>
            <w:right w:val="none" w:sz="0" w:space="0" w:color="auto"/>
          </w:divBdr>
          <w:divsChild>
            <w:div w:id="1162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2094">
      <w:bodyDiv w:val="1"/>
      <w:marLeft w:val="0"/>
      <w:marRight w:val="0"/>
      <w:marTop w:val="0"/>
      <w:marBottom w:val="0"/>
      <w:divBdr>
        <w:top w:val="none" w:sz="0" w:space="0" w:color="auto"/>
        <w:left w:val="none" w:sz="0" w:space="0" w:color="auto"/>
        <w:bottom w:val="none" w:sz="0" w:space="0" w:color="auto"/>
        <w:right w:val="none" w:sz="0" w:space="0" w:color="auto"/>
      </w:divBdr>
      <w:divsChild>
        <w:div w:id="2104064260">
          <w:marLeft w:val="0"/>
          <w:marRight w:val="0"/>
          <w:marTop w:val="0"/>
          <w:marBottom w:val="0"/>
          <w:divBdr>
            <w:top w:val="none" w:sz="0" w:space="0" w:color="auto"/>
            <w:left w:val="none" w:sz="0" w:space="0" w:color="auto"/>
            <w:bottom w:val="none" w:sz="0" w:space="0" w:color="auto"/>
            <w:right w:val="none" w:sz="0" w:space="0" w:color="auto"/>
          </w:divBdr>
          <w:divsChild>
            <w:div w:id="20492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3209">
      <w:bodyDiv w:val="1"/>
      <w:marLeft w:val="0"/>
      <w:marRight w:val="0"/>
      <w:marTop w:val="0"/>
      <w:marBottom w:val="0"/>
      <w:divBdr>
        <w:top w:val="none" w:sz="0" w:space="0" w:color="auto"/>
        <w:left w:val="none" w:sz="0" w:space="0" w:color="auto"/>
        <w:bottom w:val="none" w:sz="0" w:space="0" w:color="auto"/>
        <w:right w:val="none" w:sz="0" w:space="0" w:color="auto"/>
      </w:divBdr>
      <w:divsChild>
        <w:div w:id="1943411508">
          <w:marLeft w:val="0"/>
          <w:marRight w:val="0"/>
          <w:marTop w:val="0"/>
          <w:marBottom w:val="0"/>
          <w:divBdr>
            <w:top w:val="none" w:sz="0" w:space="0" w:color="auto"/>
            <w:left w:val="none" w:sz="0" w:space="0" w:color="auto"/>
            <w:bottom w:val="none" w:sz="0" w:space="0" w:color="auto"/>
            <w:right w:val="none" w:sz="0" w:space="0" w:color="auto"/>
          </w:divBdr>
          <w:divsChild>
            <w:div w:id="7850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6936">
      <w:bodyDiv w:val="1"/>
      <w:marLeft w:val="0"/>
      <w:marRight w:val="0"/>
      <w:marTop w:val="0"/>
      <w:marBottom w:val="0"/>
      <w:divBdr>
        <w:top w:val="none" w:sz="0" w:space="0" w:color="auto"/>
        <w:left w:val="none" w:sz="0" w:space="0" w:color="auto"/>
        <w:bottom w:val="none" w:sz="0" w:space="0" w:color="auto"/>
        <w:right w:val="none" w:sz="0" w:space="0" w:color="auto"/>
      </w:divBdr>
      <w:divsChild>
        <w:div w:id="311910915">
          <w:marLeft w:val="0"/>
          <w:marRight w:val="0"/>
          <w:marTop w:val="0"/>
          <w:marBottom w:val="0"/>
          <w:divBdr>
            <w:top w:val="none" w:sz="0" w:space="0" w:color="auto"/>
            <w:left w:val="none" w:sz="0" w:space="0" w:color="auto"/>
            <w:bottom w:val="none" w:sz="0" w:space="0" w:color="auto"/>
            <w:right w:val="none" w:sz="0" w:space="0" w:color="auto"/>
          </w:divBdr>
          <w:divsChild>
            <w:div w:id="3784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4975">
      <w:bodyDiv w:val="1"/>
      <w:marLeft w:val="0"/>
      <w:marRight w:val="0"/>
      <w:marTop w:val="0"/>
      <w:marBottom w:val="0"/>
      <w:divBdr>
        <w:top w:val="none" w:sz="0" w:space="0" w:color="auto"/>
        <w:left w:val="none" w:sz="0" w:space="0" w:color="auto"/>
        <w:bottom w:val="none" w:sz="0" w:space="0" w:color="auto"/>
        <w:right w:val="none" w:sz="0" w:space="0" w:color="auto"/>
      </w:divBdr>
    </w:div>
    <w:div w:id="878589195">
      <w:bodyDiv w:val="1"/>
      <w:marLeft w:val="0"/>
      <w:marRight w:val="0"/>
      <w:marTop w:val="0"/>
      <w:marBottom w:val="0"/>
      <w:divBdr>
        <w:top w:val="none" w:sz="0" w:space="0" w:color="auto"/>
        <w:left w:val="none" w:sz="0" w:space="0" w:color="auto"/>
        <w:bottom w:val="none" w:sz="0" w:space="0" w:color="auto"/>
        <w:right w:val="none" w:sz="0" w:space="0" w:color="auto"/>
      </w:divBdr>
      <w:divsChild>
        <w:div w:id="885609182">
          <w:marLeft w:val="0"/>
          <w:marRight w:val="0"/>
          <w:marTop w:val="0"/>
          <w:marBottom w:val="0"/>
          <w:divBdr>
            <w:top w:val="none" w:sz="0" w:space="0" w:color="auto"/>
            <w:left w:val="none" w:sz="0" w:space="0" w:color="auto"/>
            <w:bottom w:val="none" w:sz="0" w:space="0" w:color="auto"/>
            <w:right w:val="none" w:sz="0" w:space="0" w:color="auto"/>
          </w:divBdr>
          <w:divsChild>
            <w:div w:id="12706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8465">
      <w:bodyDiv w:val="1"/>
      <w:marLeft w:val="0"/>
      <w:marRight w:val="0"/>
      <w:marTop w:val="0"/>
      <w:marBottom w:val="0"/>
      <w:divBdr>
        <w:top w:val="none" w:sz="0" w:space="0" w:color="auto"/>
        <w:left w:val="none" w:sz="0" w:space="0" w:color="auto"/>
        <w:bottom w:val="none" w:sz="0" w:space="0" w:color="auto"/>
        <w:right w:val="none" w:sz="0" w:space="0" w:color="auto"/>
      </w:divBdr>
      <w:divsChild>
        <w:div w:id="1639459934">
          <w:marLeft w:val="0"/>
          <w:marRight w:val="0"/>
          <w:marTop w:val="0"/>
          <w:marBottom w:val="0"/>
          <w:divBdr>
            <w:top w:val="none" w:sz="0" w:space="0" w:color="auto"/>
            <w:left w:val="none" w:sz="0" w:space="0" w:color="auto"/>
            <w:bottom w:val="none" w:sz="0" w:space="0" w:color="auto"/>
            <w:right w:val="none" w:sz="0" w:space="0" w:color="auto"/>
          </w:divBdr>
          <w:divsChild>
            <w:div w:id="13023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5940">
      <w:bodyDiv w:val="1"/>
      <w:marLeft w:val="0"/>
      <w:marRight w:val="0"/>
      <w:marTop w:val="0"/>
      <w:marBottom w:val="0"/>
      <w:divBdr>
        <w:top w:val="none" w:sz="0" w:space="0" w:color="auto"/>
        <w:left w:val="none" w:sz="0" w:space="0" w:color="auto"/>
        <w:bottom w:val="none" w:sz="0" w:space="0" w:color="auto"/>
        <w:right w:val="none" w:sz="0" w:space="0" w:color="auto"/>
      </w:divBdr>
      <w:divsChild>
        <w:div w:id="1066681283">
          <w:marLeft w:val="0"/>
          <w:marRight w:val="0"/>
          <w:marTop w:val="0"/>
          <w:marBottom w:val="0"/>
          <w:divBdr>
            <w:top w:val="none" w:sz="0" w:space="0" w:color="auto"/>
            <w:left w:val="none" w:sz="0" w:space="0" w:color="auto"/>
            <w:bottom w:val="none" w:sz="0" w:space="0" w:color="auto"/>
            <w:right w:val="none" w:sz="0" w:space="0" w:color="auto"/>
          </w:divBdr>
          <w:divsChild>
            <w:div w:id="9622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28760">
      <w:bodyDiv w:val="1"/>
      <w:marLeft w:val="0"/>
      <w:marRight w:val="0"/>
      <w:marTop w:val="0"/>
      <w:marBottom w:val="0"/>
      <w:divBdr>
        <w:top w:val="none" w:sz="0" w:space="0" w:color="auto"/>
        <w:left w:val="none" w:sz="0" w:space="0" w:color="auto"/>
        <w:bottom w:val="none" w:sz="0" w:space="0" w:color="auto"/>
        <w:right w:val="none" w:sz="0" w:space="0" w:color="auto"/>
      </w:divBdr>
      <w:divsChild>
        <w:div w:id="1665622518">
          <w:marLeft w:val="0"/>
          <w:marRight w:val="0"/>
          <w:marTop w:val="0"/>
          <w:marBottom w:val="0"/>
          <w:divBdr>
            <w:top w:val="none" w:sz="0" w:space="0" w:color="auto"/>
            <w:left w:val="none" w:sz="0" w:space="0" w:color="auto"/>
            <w:bottom w:val="none" w:sz="0" w:space="0" w:color="auto"/>
            <w:right w:val="none" w:sz="0" w:space="0" w:color="auto"/>
          </w:divBdr>
          <w:divsChild>
            <w:div w:id="7194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0560">
      <w:bodyDiv w:val="1"/>
      <w:marLeft w:val="0"/>
      <w:marRight w:val="0"/>
      <w:marTop w:val="0"/>
      <w:marBottom w:val="0"/>
      <w:divBdr>
        <w:top w:val="none" w:sz="0" w:space="0" w:color="auto"/>
        <w:left w:val="none" w:sz="0" w:space="0" w:color="auto"/>
        <w:bottom w:val="none" w:sz="0" w:space="0" w:color="auto"/>
        <w:right w:val="none" w:sz="0" w:space="0" w:color="auto"/>
      </w:divBdr>
    </w:div>
    <w:div w:id="889151964">
      <w:bodyDiv w:val="1"/>
      <w:marLeft w:val="0"/>
      <w:marRight w:val="0"/>
      <w:marTop w:val="0"/>
      <w:marBottom w:val="0"/>
      <w:divBdr>
        <w:top w:val="none" w:sz="0" w:space="0" w:color="auto"/>
        <w:left w:val="none" w:sz="0" w:space="0" w:color="auto"/>
        <w:bottom w:val="none" w:sz="0" w:space="0" w:color="auto"/>
        <w:right w:val="none" w:sz="0" w:space="0" w:color="auto"/>
      </w:divBdr>
      <w:divsChild>
        <w:div w:id="63452782">
          <w:marLeft w:val="0"/>
          <w:marRight w:val="0"/>
          <w:marTop w:val="0"/>
          <w:marBottom w:val="0"/>
          <w:divBdr>
            <w:top w:val="none" w:sz="0" w:space="0" w:color="auto"/>
            <w:left w:val="none" w:sz="0" w:space="0" w:color="auto"/>
            <w:bottom w:val="none" w:sz="0" w:space="0" w:color="auto"/>
            <w:right w:val="none" w:sz="0" w:space="0" w:color="auto"/>
          </w:divBdr>
          <w:divsChild>
            <w:div w:id="10212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7786">
      <w:bodyDiv w:val="1"/>
      <w:marLeft w:val="0"/>
      <w:marRight w:val="0"/>
      <w:marTop w:val="0"/>
      <w:marBottom w:val="0"/>
      <w:divBdr>
        <w:top w:val="none" w:sz="0" w:space="0" w:color="auto"/>
        <w:left w:val="none" w:sz="0" w:space="0" w:color="auto"/>
        <w:bottom w:val="none" w:sz="0" w:space="0" w:color="auto"/>
        <w:right w:val="none" w:sz="0" w:space="0" w:color="auto"/>
      </w:divBdr>
      <w:divsChild>
        <w:div w:id="7876079">
          <w:marLeft w:val="0"/>
          <w:marRight w:val="0"/>
          <w:marTop w:val="0"/>
          <w:marBottom w:val="0"/>
          <w:divBdr>
            <w:top w:val="none" w:sz="0" w:space="0" w:color="auto"/>
            <w:left w:val="none" w:sz="0" w:space="0" w:color="auto"/>
            <w:bottom w:val="none" w:sz="0" w:space="0" w:color="auto"/>
            <w:right w:val="none" w:sz="0" w:space="0" w:color="auto"/>
          </w:divBdr>
          <w:divsChild>
            <w:div w:id="1985356903">
              <w:marLeft w:val="0"/>
              <w:marRight w:val="0"/>
              <w:marTop w:val="0"/>
              <w:marBottom w:val="0"/>
              <w:divBdr>
                <w:top w:val="none" w:sz="0" w:space="0" w:color="auto"/>
                <w:left w:val="none" w:sz="0" w:space="0" w:color="auto"/>
                <w:bottom w:val="none" w:sz="0" w:space="0" w:color="auto"/>
                <w:right w:val="none" w:sz="0" w:space="0" w:color="auto"/>
              </w:divBdr>
            </w:div>
            <w:div w:id="128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4293">
      <w:bodyDiv w:val="1"/>
      <w:marLeft w:val="0"/>
      <w:marRight w:val="0"/>
      <w:marTop w:val="0"/>
      <w:marBottom w:val="0"/>
      <w:divBdr>
        <w:top w:val="none" w:sz="0" w:space="0" w:color="auto"/>
        <w:left w:val="none" w:sz="0" w:space="0" w:color="auto"/>
        <w:bottom w:val="none" w:sz="0" w:space="0" w:color="auto"/>
        <w:right w:val="none" w:sz="0" w:space="0" w:color="auto"/>
      </w:divBdr>
      <w:divsChild>
        <w:div w:id="1909801857">
          <w:marLeft w:val="0"/>
          <w:marRight w:val="0"/>
          <w:marTop w:val="0"/>
          <w:marBottom w:val="0"/>
          <w:divBdr>
            <w:top w:val="none" w:sz="0" w:space="0" w:color="auto"/>
            <w:left w:val="none" w:sz="0" w:space="0" w:color="auto"/>
            <w:bottom w:val="none" w:sz="0" w:space="0" w:color="auto"/>
            <w:right w:val="none" w:sz="0" w:space="0" w:color="auto"/>
          </w:divBdr>
          <w:divsChild>
            <w:div w:id="4085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5635">
      <w:bodyDiv w:val="1"/>
      <w:marLeft w:val="0"/>
      <w:marRight w:val="0"/>
      <w:marTop w:val="0"/>
      <w:marBottom w:val="0"/>
      <w:divBdr>
        <w:top w:val="none" w:sz="0" w:space="0" w:color="auto"/>
        <w:left w:val="none" w:sz="0" w:space="0" w:color="auto"/>
        <w:bottom w:val="none" w:sz="0" w:space="0" w:color="auto"/>
        <w:right w:val="none" w:sz="0" w:space="0" w:color="auto"/>
      </w:divBdr>
      <w:divsChild>
        <w:div w:id="628587470">
          <w:marLeft w:val="0"/>
          <w:marRight w:val="0"/>
          <w:marTop w:val="0"/>
          <w:marBottom w:val="0"/>
          <w:divBdr>
            <w:top w:val="none" w:sz="0" w:space="0" w:color="auto"/>
            <w:left w:val="none" w:sz="0" w:space="0" w:color="auto"/>
            <w:bottom w:val="none" w:sz="0" w:space="0" w:color="auto"/>
            <w:right w:val="none" w:sz="0" w:space="0" w:color="auto"/>
          </w:divBdr>
          <w:divsChild>
            <w:div w:id="13670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2158">
      <w:bodyDiv w:val="1"/>
      <w:marLeft w:val="0"/>
      <w:marRight w:val="0"/>
      <w:marTop w:val="0"/>
      <w:marBottom w:val="0"/>
      <w:divBdr>
        <w:top w:val="none" w:sz="0" w:space="0" w:color="auto"/>
        <w:left w:val="none" w:sz="0" w:space="0" w:color="auto"/>
        <w:bottom w:val="none" w:sz="0" w:space="0" w:color="auto"/>
        <w:right w:val="none" w:sz="0" w:space="0" w:color="auto"/>
      </w:divBdr>
      <w:divsChild>
        <w:div w:id="452408211">
          <w:marLeft w:val="0"/>
          <w:marRight w:val="0"/>
          <w:marTop w:val="0"/>
          <w:marBottom w:val="0"/>
          <w:divBdr>
            <w:top w:val="none" w:sz="0" w:space="0" w:color="auto"/>
            <w:left w:val="none" w:sz="0" w:space="0" w:color="auto"/>
            <w:bottom w:val="none" w:sz="0" w:space="0" w:color="auto"/>
            <w:right w:val="none" w:sz="0" w:space="0" w:color="auto"/>
          </w:divBdr>
          <w:divsChild>
            <w:div w:id="1036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1758">
      <w:bodyDiv w:val="1"/>
      <w:marLeft w:val="0"/>
      <w:marRight w:val="0"/>
      <w:marTop w:val="0"/>
      <w:marBottom w:val="0"/>
      <w:divBdr>
        <w:top w:val="none" w:sz="0" w:space="0" w:color="auto"/>
        <w:left w:val="none" w:sz="0" w:space="0" w:color="auto"/>
        <w:bottom w:val="none" w:sz="0" w:space="0" w:color="auto"/>
        <w:right w:val="none" w:sz="0" w:space="0" w:color="auto"/>
      </w:divBdr>
      <w:divsChild>
        <w:div w:id="366832569">
          <w:marLeft w:val="0"/>
          <w:marRight w:val="0"/>
          <w:marTop w:val="0"/>
          <w:marBottom w:val="0"/>
          <w:divBdr>
            <w:top w:val="none" w:sz="0" w:space="0" w:color="auto"/>
            <w:left w:val="none" w:sz="0" w:space="0" w:color="auto"/>
            <w:bottom w:val="none" w:sz="0" w:space="0" w:color="auto"/>
            <w:right w:val="none" w:sz="0" w:space="0" w:color="auto"/>
          </w:divBdr>
          <w:divsChild>
            <w:div w:id="7695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4582">
      <w:bodyDiv w:val="1"/>
      <w:marLeft w:val="0"/>
      <w:marRight w:val="0"/>
      <w:marTop w:val="0"/>
      <w:marBottom w:val="0"/>
      <w:divBdr>
        <w:top w:val="none" w:sz="0" w:space="0" w:color="auto"/>
        <w:left w:val="none" w:sz="0" w:space="0" w:color="auto"/>
        <w:bottom w:val="none" w:sz="0" w:space="0" w:color="auto"/>
        <w:right w:val="none" w:sz="0" w:space="0" w:color="auto"/>
      </w:divBdr>
      <w:divsChild>
        <w:div w:id="839582788">
          <w:marLeft w:val="0"/>
          <w:marRight w:val="0"/>
          <w:marTop w:val="0"/>
          <w:marBottom w:val="0"/>
          <w:divBdr>
            <w:top w:val="none" w:sz="0" w:space="0" w:color="auto"/>
            <w:left w:val="none" w:sz="0" w:space="0" w:color="auto"/>
            <w:bottom w:val="none" w:sz="0" w:space="0" w:color="auto"/>
            <w:right w:val="none" w:sz="0" w:space="0" w:color="auto"/>
          </w:divBdr>
          <w:divsChild>
            <w:div w:id="4256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89623">
      <w:bodyDiv w:val="1"/>
      <w:marLeft w:val="0"/>
      <w:marRight w:val="0"/>
      <w:marTop w:val="0"/>
      <w:marBottom w:val="0"/>
      <w:divBdr>
        <w:top w:val="none" w:sz="0" w:space="0" w:color="auto"/>
        <w:left w:val="none" w:sz="0" w:space="0" w:color="auto"/>
        <w:bottom w:val="none" w:sz="0" w:space="0" w:color="auto"/>
        <w:right w:val="none" w:sz="0" w:space="0" w:color="auto"/>
      </w:divBdr>
      <w:divsChild>
        <w:div w:id="938608612">
          <w:marLeft w:val="0"/>
          <w:marRight w:val="0"/>
          <w:marTop w:val="0"/>
          <w:marBottom w:val="0"/>
          <w:divBdr>
            <w:top w:val="none" w:sz="0" w:space="0" w:color="auto"/>
            <w:left w:val="none" w:sz="0" w:space="0" w:color="auto"/>
            <w:bottom w:val="none" w:sz="0" w:space="0" w:color="auto"/>
            <w:right w:val="none" w:sz="0" w:space="0" w:color="auto"/>
          </w:divBdr>
          <w:divsChild>
            <w:div w:id="2515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8440">
      <w:bodyDiv w:val="1"/>
      <w:marLeft w:val="0"/>
      <w:marRight w:val="0"/>
      <w:marTop w:val="0"/>
      <w:marBottom w:val="0"/>
      <w:divBdr>
        <w:top w:val="none" w:sz="0" w:space="0" w:color="auto"/>
        <w:left w:val="none" w:sz="0" w:space="0" w:color="auto"/>
        <w:bottom w:val="none" w:sz="0" w:space="0" w:color="auto"/>
        <w:right w:val="none" w:sz="0" w:space="0" w:color="auto"/>
      </w:divBdr>
      <w:divsChild>
        <w:div w:id="446386723">
          <w:marLeft w:val="0"/>
          <w:marRight w:val="0"/>
          <w:marTop w:val="0"/>
          <w:marBottom w:val="0"/>
          <w:divBdr>
            <w:top w:val="none" w:sz="0" w:space="0" w:color="auto"/>
            <w:left w:val="none" w:sz="0" w:space="0" w:color="auto"/>
            <w:bottom w:val="none" w:sz="0" w:space="0" w:color="auto"/>
            <w:right w:val="none" w:sz="0" w:space="0" w:color="auto"/>
          </w:divBdr>
          <w:divsChild>
            <w:div w:id="12108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2959">
      <w:bodyDiv w:val="1"/>
      <w:marLeft w:val="0"/>
      <w:marRight w:val="0"/>
      <w:marTop w:val="0"/>
      <w:marBottom w:val="0"/>
      <w:divBdr>
        <w:top w:val="none" w:sz="0" w:space="0" w:color="auto"/>
        <w:left w:val="none" w:sz="0" w:space="0" w:color="auto"/>
        <w:bottom w:val="none" w:sz="0" w:space="0" w:color="auto"/>
        <w:right w:val="none" w:sz="0" w:space="0" w:color="auto"/>
      </w:divBdr>
      <w:divsChild>
        <w:div w:id="1891191608">
          <w:marLeft w:val="0"/>
          <w:marRight w:val="0"/>
          <w:marTop w:val="0"/>
          <w:marBottom w:val="0"/>
          <w:divBdr>
            <w:top w:val="none" w:sz="0" w:space="0" w:color="auto"/>
            <w:left w:val="none" w:sz="0" w:space="0" w:color="auto"/>
            <w:bottom w:val="none" w:sz="0" w:space="0" w:color="auto"/>
            <w:right w:val="none" w:sz="0" w:space="0" w:color="auto"/>
          </w:divBdr>
          <w:divsChild>
            <w:div w:id="8981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4238">
      <w:bodyDiv w:val="1"/>
      <w:marLeft w:val="0"/>
      <w:marRight w:val="0"/>
      <w:marTop w:val="0"/>
      <w:marBottom w:val="0"/>
      <w:divBdr>
        <w:top w:val="none" w:sz="0" w:space="0" w:color="auto"/>
        <w:left w:val="none" w:sz="0" w:space="0" w:color="auto"/>
        <w:bottom w:val="none" w:sz="0" w:space="0" w:color="auto"/>
        <w:right w:val="none" w:sz="0" w:space="0" w:color="auto"/>
      </w:divBdr>
      <w:divsChild>
        <w:div w:id="1326669962">
          <w:marLeft w:val="0"/>
          <w:marRight w:val="0"/>
          <w:marTop w:val="0"/>
          <w:marBottom w:val="0"/>
          <w:divBdr>
            <w:top w:val="none" w:sz="0" w:space="0" w:color="auto"/>
            <w:left w:val="none" w:sz="0" w:space="0" w:color="auto"/>
            <w:bottom w:val="none" w:sz="0" w:space="0" w:color="auto"/>
            <w:right w:val="none" w:sz="0" w:space="0" w:color="auto"/>
          </w:divBdr>
          <w:divsChild>
            <w:div w:id="1920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4233">
      <w:bodyDiv w:val="1"/>
      <w:marLeft w:val="0"/>
      <w:marRight w:val="0"/>
      <w:marTop w:val="0"/>
      <w:marBottom w:val="0"/>
      <w:divBdr>
        <w:top w:val="none" w:sz="0" w:space="0" w:color="auto"/>
        <w:left w:val="none" w:sz="0" w:space="0" w:color="auto"/>
        <w:bottom w:val="none" w:sz="0" w:space="0" w:color="auto"/>
        <w:right w:val="none" w:sz="0" w:space="0" w:color="auto"/>
      </w:divBdr>
      <w:divsChild>
        <w:div w:id="24450431">
          <w:marLeft w:val="0"/>
          <w:marRight w:val="0"/>
          <w:marTop w:val="0"/>
          <w:marBottom w:val="0"/>
          <w:divBdr>
            <w:top w:val="none" w:sz="0" w:space="0" w:color="auto"/>
            <w:left w:val="none" w:sz="0" w:space="0" w:color="auto"/>
            <w:bottom w:val="none" w:sz="0" w:space="0" w:color="auto"/>
            <w:right w:val="none" w:sz="0" w:space="0" w:color="auto"/>
          </w:divBdr>
          <w:divsChild>
            <w:div w:id="15488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0932">
      <w:bodyDiv w:val="1"/>
      <w:marLeft w:val="0"/>
      <w:marRight w:val="0"/>
      <w:marTop w:val="0"/>
      <w:marBottom w:val="0"/>
      <w:divBdr>
        <w:top w:val="none" w:sz="0" w:space="0" w:color="auto"/>
        <w:left w:val="none" w:sz="0" w:space="0" w:color="auto"/>
        <w:bottom w:val="none" w:sz="0" w:space="0" w:color="auto"/>
        <w:right w:val="none" w:sz="0" w:space="0" w:color="auto"/>
      </w:divBdr>
      <w:divsChild>
        <w:div w:id="895120260">
          <w:marLeft w:val="0"/>
          <w:marRight w:val="0"/>
          <w:marTop w:val="0"/>
          <w:marBottom w:val="0"/>
          <w:divBdr>
            <w:top w:val="none" w:sz="0" w:space="0" w:color="auto"/>
            <w:left w:val="none" w:sz="0" w:space="0" w:color="auto"/>
            <w:bottom w:val="none" w:sz="0" w:space="0" w:color="auto"/>
            <w:right w:val="none" w:sz="0" w:space="0" w:color="auto"/>
          </w:divBdr>
          <w:divsChild>
            <w:div w:id="1753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6178">
      <w:bodyDiv w:val="1"/>
      <w:marLeft w:val="0"/>
      <w:marRight w:val="0"/>
      <w:marTop w:val="0"/>
      <w:marBottom w:val="0"/>
      <w:divBdr>
        <w:top w:val="none" w:sz="0" w:space="0" w:color="auto"/>
        <w:left w:val="none" w:sz="0" w:space="0" w:color="auto"/>
        <w:bottom w:val="none" w:sz="0" w:space="0" w:color="auto"/>
        <w:right w:val="none" w:sz="0" w:space="0" w:color="auto"/>
      </w:divBdr>
      <w:divsChild>
        <w:div w:id="707149620">
          <w:marLeft w:val="0"/>
          <w:marRight w:val="0"/>
          <w:marTop w:val="0"/>
          <w:marBottom w:val="0"/>
          <w:divBdr>
            <w:top w:val="none" w:sz="0" w:space="0" w:color="auto"/>
            <w:left w:val="none" w:sz="0" w:space="0" w:color="auto"/>
            <w:bottom w:val="none" w:sz="0" w:space="0" w:color="auto"/>
            <w:right w:val="none" w:sz="0" w:space="0" w:color="auto"/>
          </w:divBdr>
          <w:divsChild>
            <w:div w:id="14360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6621">
      <w:bodyDiv w:val="1"/>
      <w:marLeft w:val="0"/>
      <w:marRight w:val="0"/>
      <w:marTop w:val="0"/>
      <w:marBottom w:val="0"/>
      <w:divBdr>
        <w:top w:val="none" w:sz="0" w:space="0" w:color="auto"/>
        <w:left w:val="none" w:sz="0" w:space="0" w:color="auto"/>
        <w:bottom w:val="none" w:sz="0" w:space="0" w:color="auto"/>
        <w:right w:val="none" w:sz="0" w:space="0" w:color="auto"/>
      </w:divBdr>
      <w:divsChild>
        <w:div w:id="1076323456">
          <w:marLeft w:val="0"/>
          <w:marRight w:val="0"/>
          <w:marTop w:val="0"/>
          <w:marBottom w:val="0"/>
          <w:divBdr>
            <w:top w:val="none" w:sz="0" w:space="0" w:color="auto"/>
            <w:left w:val="none" w:sz="0" w:space="0" w:color="auto"/>
            <w:bottom w:val="none" w:sz="0" w:space="0" w:color="auto"/>
            <w:right w:val="none" w:sz="0" w:space="0" w:color="auto"/>
          </w:divBdr>
          <w:divsChild>
            <w:div w:id="4389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3060">
      <w:bodyDiv w:val="1"/>
      <w:marLeft w:val="0"/>
      <w:marRight w:val="0"/>
      <w:marTop w:val="0"/>
      <w:marBottom w:val="0"/>
      <w:divBdr>
        <w:top w:val="none" w:sz="0" w:space="0" w:color="auto"/>
        <w:left w:val="none" w:sz="0" w:space="0" w:color="auto"/>
        <w:bottom w:val="none" w:sz="0" w:space="0" w:color="auto"/>
        <w:right w:val="none" w:sz="0" w:space="0" w:color="auto"/>
      </w:divBdr>
      <w:divsChild>
        <w:div w:id="1278291395">
          <w:marLeft w:val="0"/>
          <w:marRight w:val="0"/>
          <w:marTop w:val="0"/>
          <w:marBottom w:val="0"/>
          <w:divBdr>
            <w:top w:val="none" w:sz="0" w:space="0" w:color="auto"/>
            <w:left w:val="none" w:sz="0" w:space="0" w:color="auto"/>
            <w:bottom w:val="none" w:sz="0" w:space="0" w:color="auto"/>
            <w:right w:val="none" w:sz="0" w:space="0" w:color="auto"/>
          </w:divBdr>
          <w:divsChild>
            <w:div w:id="4156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1660">
      <w:bodyDiv w:val="1"/>
      <w:marLeft w:val="0"/>
      <w:marRight w:val="0"/>
      <w:marTop w:val="0"/>
      <w:marBottom w:val="0"/>
      <w:divBdr>
        <w:top w:val="none" w:sz="0" w:space="0" w:color="auto"/>
        <w:left w:val="none" w:sz="0" w:space="0" w:color="auto"/>
        <w:bottom w:val="none" w:sz="0" w:space="0" w:color="auto"/>
        <w:right w:val="none" w:sz="0" w:space="0" w:color="auto"/>
      </w:divBdr>
      <w:divsChild>
        <w:div w:id="1594513249">
          <w:marLeft w:val="0"/>
          <w:marRight w:val="0"/>
          <w:marTop w:val="0"/>
          <w:marBottom w:val="0"/>
          <w:divBdr>
            <w:top w:val="none" w:sz="0" w:space="0" w:color="auto"/>
            <w:left w:val="none" w:sz="0" w:space="0" w:color="auto"/>
            <w:bottom w:val="none" w:sz="0" w:space="0" w:color="auto"/>
            <w:right w:val="none" w:sz="0" w:space="0" w:color="auto"/>
          </w:divBdr>
          <w:divsChild>
            <w:div w:id="2254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7209">
      <w:bodyDiv w:val="1"/>
      <w:marLeft w:val="0"/>
      <w:marRight w:val="0"/>
      <w:marTop w:val="0"/>
      <w:marBottom w:val="0"/>
      <w:divBdr>
        <w:top w:val="none" w:sz="0" w:space="0" w:color="auto"/>
        <w:left w:val="none" w:sz="0" w:space="0" w:color="auto"/>
        <w:bottom w:val="none" w:sz="0" w:space="0" w:color="auto"/>
        <w:right w:val="none" w:sz="0" w:space="0" w:color="auto"/>
      </w:divBdr>
      <w:divsChild>
        <w:div w:id="2146270955">
          <w:marLeft w:val="0"/>
          <w:marRight w:val="0"/>
          <w:marTop w:val="0"/>
          <w:marBottom w:val="0"/>
          <w:divBdr>
            <w:top w:val="none" w:sz="0" w:space="0" w:color="auto"/>
            <w:left w:val="none" w:sz="0" w:space="0" w:color="auto"/>
            <w:bottom w:val="none" w:sz="0" w:space="0" w:color="auto"/>
            <w:right w:val="none" w:sz="0" w:space="0" w:color="auto"/>
          </w:divBdr>
          <w:divsChild>
            <w:div w:id="220798987">
              <w:marLeft w:val="0"/>
              <w:marRight w:val="0"/>
              <w:marTop w:val="0"/>
              <w:marBottom w:val="0"/>
              <w:divBdr>
                <w:top w:val="none" w:sz="0" w:space="0" w:color="auto"/>
                <w:left w:val="none" w:sz="0" w:space="0" w:color="auto"/>
                <w:bottom w:val="none" w:sz="0" w:space="0" w:color="auto"/>
                <w:right w:val="none" w:sz="0" w:space="0" w:color="auto"/>
              </w:divBdr>
            </w:div>
            <w:div w:id="17101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1159">
      <w:bodyDiv w:val="1"/>
      <w:marLeft w:val="0"/>
      <w:marRight w:val="0"/>
      <w:marTop w:val="0"/>
      <w:marBottom w:val="0"/>
      <w:divBdr>
        <w:top w:val="none" w:sz="0" w:space="0" w:color="auto"/>
        <w:left w:val="none" w:sz="0" w:space="0" w:color="auto"/>
        <w:bottom w:val="none" w:sz="0" w:space="0" w:color="auto"/>
        <w:right w:val="none" w:sz="0" w:space="0" w:color="auto"/>
      </w:divBdr>
      <w:divsChild>
        <w:div w:id="197553691">
          <w:marLeft w:val="0"/>
          <w:marRight w:val="0"/>
          <w:marTop w:val="0"/>
          <w:marBottom w:val="0"/>
          <w:divBdr>
            <w:top w:val="none" w:sz="0" w:space="0" w:color="auto"/>
            <w:left w:val="none" w:sz="0" w:space="0" w:color="auto"/>
            <w:bottom w:val="none" w:sz="0" w:space="0" w:color="auto"/>
            <w:right w:val="none" w:sz="0" w:space="0" w:color="auto"/>
          </w:divBdr>
          <w:divsChild>
            <w:div w:id="2434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5193">
      <w:bodyDiv w:val="1"/>
      <w:marLeft w:val="0"/>
      <w:marRight w:val="0"/>
      <w:marTop w:val="0"/>
      <w:marBottom w:val="0"/>
      <w:divBdr>
        <w:top w:val="none" w:sz="0" w:space="0" w:color="auto"/>
        <w:left w:val="none" w:sz="0" w:space="0" w:color="auto"/>
        <w:bottom w:val="none" w:sz="0" w:space="0" w:color="auto"/>
        <w:right w:val="none" w:sz="0" w:space="0" w:color="auto"/>
      </w:divBdr>
      <w:divsChild>
        <w:div w:id="1048644997">
          <w:marLeft w:val="0"/>
          <w:marRight w:val="0"/>
          <w:marTop w:val="0"/>
          <w:marBottom w:val="0"/>
          <w:divBdr>
            <w:top w:val="none" w:sz="0" w:space="0" w:color="auto"/>
            <w:left w:val="none" w:sz="0" w:space="0" w:color="auto"/>
            <w:bottom w:val="none" w:sz="0" w:space="0" w:color="auto"/>
            <w:right w:val="none" w:sz="0" w:space="0" w:color="auto"/>
          </w:divBdr>
          <w:divsChild>
            <w:div w:id="10721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4989">
      <w:bodyDiv w:val="1"/>
      <w:marLeft w:val="0"/>
      <w:marRight w:val="0"/>
      <w:marTop w:val="0"/>
      <w:marBottom w:val="0"/>
      <w:divBdr>
        <w:top w:val="none" w:sz="0" w:space="0" w:color="auto"/>
        <w:left w:val="none" w:sz="0" w:space="0" w:color="auto"/>
        <w:bottom w:val="none" w:sz="0" w:space="0" w:color="auto"/>
        <w:right w:val="none" w:sz="0" w:space="0" w:color="auto"/>
      </w:divBdr>
      <w:divsChild>
        <w:div w:id="49429019">
          <w:marLeft w:val="0"/>
          <w:marRight w:val="0"/>
          <w:marTop w:val="0"/>
          <w:marBottom w:val="0"/>
          <w:divBdr>
            <w:top w:val="none" w:sz="0" w:space="0" w:color="auto"/>
            <w:left w:val="none" w:sz="0" w:space="0" w:color="auto"/>
            <w:bottom w:val="none" w:sz="0" w:space="0" w:color="auto"/>
            <w:right w:val="none" w:sz="0" w:space="0" w:color="auto"/>
          </w:divBdr>
          <w:divsChild>
            <w:div w:id="18751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2660">
      <w:bodyDiv w:val="1"/>
      <w:marLeft w:val="0"/>
      <w:marRight w:val="0"/>
      <w:marTop w:val="0"/>
      <w:marBottom w:val="0"/>
      <w:divBdr>
        <w:top w:val="none" w:sz="0" w:space="0" w:color="auto"/>
        <w:left w:val="none" w:sz="0" w:space="0" w:color="auto"/>
        <w:bottom w:val="none" w:sz="0" w:space="0" w:color="auto"/>
        <w:right w:val="none" w:sz="0" w:space="0" w:color="auto"/>
      </w:divBdr>
      <w:divsChild>
        <w:div w:id="1335494438">
          <w:marLeft w:val="0"/>
          <w:marRight w:val="0"/>
          <w:marTop w:val="0"/>
          <w:marBottom w:val="0"/>
          <w:divBdr>
            <w:top w:val="none" w:sz="0" w:space="0" w:color="auto"/>
            <w:left w:val="none" w:sz="0" w:space="0" w:color="auto"/>
            <w:bottom w:val="none" w:sz="0" w:space="0" w:color="auto"/>
            <w:right w:val="none" w:sz="0" w:space="0" w:color="auto"/>
          </w:divBdr>
          <w:divsChild>
            <w:div w:id="5050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3977">
      <w:bodyDiv w:val="1"/>
      <w:marLeft w:val="0"/>
      <w:marRight w:val="0"/>
      <w:marTop w:val="0"/>
      <w:marBottom w:val="0"/>
      <w:divBdr>
        <w:top w:val="none" w:sz="0" w:space="0" w:color="auto"/>
        <w:left w:val="none" w:sz="0" w:space="0" w:color="auto"/>
        <w:bottom w:val="none" w:sz="0" w:space="0" w:color="auto"/>
        <w:right w:val="none" w:sz="0" w:space="0" w:color="auto"/>
      </w:divBdr>
      <w:divsChild>
        <w:div w:id="946502910">
          <w:marLeft w:val="0"/>
          <w:marRight w:val="0"/>
          <w:marTop w:val="0"/>
          <w:marBottom w:val="0"/>
          <w:divBdr>
            <w:top w:val="none" w:sz="0" w:space="0" w:color="auto"/>
            <w:left w:val="none" w:sz="0" w:space="0" w:color="auto"/>
            <w:bottom w:val="none" w:sz="0" w:space="0" w:color="auto"/>
            <w:right w:val="none" w:sz="0" w:space="0" w:color="auto"/>
          </w:divBdr>
          <w:divsChild>
            <w:div w:id="634526215">
              <w:marLeft w:val="0"/>
              <w:marRight w:val="0"/>
              <w:marTop w:val="0"/>
              <w:marBottom w:val="0"/>
              <w:divBdr>
                <w:top w:val="none" w:sz="0" w:space="0" w:color="auto"/>
                <w:left w:val="none" w:sz="0" w:space="0" w:color="auto"/>
                <w:bottom w:val="none" w:sz="0" w:space="0" w:color="auto"/>
                <w:right w:val="none" w:sz="0" w:space="0" w:color="auto"/>
              </w:divBdr>
            </w:div>
            <w:div w:id="2084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2270">
      <w:bodyDiv w:val="1"/>
      <w:marLeft w:val="0"/>
      <w:marRight w:val="0"/>
      <w:marTop w:val="0"/>
      <w:marBottom w:val="0"/>
      <w:divBdr>
        <w:top w:val="none" w:sz="0" w:space="0" w:color="auto"/>
        <w:left w:val="none" w:sz="0" w:space="0" w:color="auto"/>
        <w:bottom w:val="none" w:sz="0" w:space="0" w:color="auto"/>
        <w:right w:val="none" w:sz="0" w:space="0" w:color="auto"/>
      </w:divBdr>
      <w:divsChild>
        <w:div w:id="18361192">
          <w:marLeft w:val="0"/>
          <w:marRight w:val="0"/>
          <w:marTop w:val="0"/>
          <w:marBottom w:val="0"/>
          <w:divBdr>
            <w:top w:val="none" w:sz="0" w:space="0" w:color="auto"/>
            <w:left w:val="none" w:sz="0" w:space="0" w:color="auto"/>
            <w:bottom w:val="none" w:sz="0" w:space="0" w:color="auto"/>
            <w:right w:val="none" w:sz="0" w:space="0" w:color="auto"/>
          </w:divBdr>
          <w:divsChild>
            <w:div w:id="11813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8218">
      <w:bodyDiv w:val="1"/>
      <w:marLeft w:val="0"/>
      <w:marRight w:val="0"/>
      <w:marTop w:val="0"/>
      <w:marBottom w:val="0"/>
      <w:divBdr>
        <w:top w:val="none" w:sz="0" w:space="0" w:color="auto"/>
        <w:left w:val="none" w:sz="0" w:space="0" w:color="auto"/>
        <w:bottom w:val="none" w:sz="0" w:space="0" w:color="auto"/>
        <w:right w:val="none" w:sz="0" w:space="0" w:color="auto"/>
      </w:divBdr>
      <w:divsChild>
        <w:div w:id="1596791488">
          <w:marLeft w:val="0"/>
          <w:marRight w:val="0"/>
          <w:marTop w:val="0"/>
          <w:marBottom w:val="0"/>
          <w:divBdr>
            <w:top w:val="none" w:sz="0" w:space="0" w:color="auto"/>
            <w:left w:val="none" w:sz="0" w:space="0" w:color="auto"/>
            <w:bottom w:val="none" w:sz="0" w:space="0" w:color="auto"/>
            <w:right w:val="none" w:sz="0" w:space="0" w:color="auto"/>
          </w:divBdr>
          <w:divsChild>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1786">
      <w:bodyDiv w:val="1"/>
      <w:marLeft w:val="0"/>
      <w:marRight w:val="0"/>
      <w:marTop w:val="0"/>
      <w:marBottom w:val="0"/>
      <w:divBdr>
        <w:top w:val="none" w:sz="0" w:space="0" w:color="auto"/>
        <w:left w:val="none" w:sz="0" w:space="0" w:color="auto"/>
        <w:bottom w:val="none" w:sz="0" w:space="0" w:color="auto"/>
        <w:right w:val="none" w:sz="0" w:space="0" w:color="auto"/>
      </w:divBdr>
      <w:divsChild>
        <w:div w:id="1609772397">
          <w:marLeft w:val="0"/>
          <w:marRight w:val="0"/>
          <w:marTop w:val="0"/>
          <w:marBottom w:val="0"/>
          <w:divBdr>
            <w:top w:val="none" w:sz="0" w:space="0" w:color="auto"/>
            <w:left w:val="none" w:sz="0" w:space="0" w:color="auto"/>
            <w:bottom w:val="none" w:sz="0" w:space="0" w:color="auto"/>
            <w:right w:val="none" w:sz="0" w:space="0" w:color="auto"/>
          </w:divBdr>
          <w:divsChild>
            <w:div w:id="8153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2383">
      <w:bodyDiv w:val="1"/>
      <w:marLeft w:val="0"/>
      <w:marRight w:val="0"/>
      <w:marTop w:val="0"/>
      <w:marBottom w:val="0"/>
      <w:divBdr>
        <w:top w:val="none" w:sz="0" w:space="0" w:color="auto"/>
        <w:left w:val="none" w:sz="0" w:space="0" w:color="auto"/>
        <w:bottom w:val="none" w:sz="0" w:space="0" w:color="auto"/>
        <w:right w:val="none" w:sz="0" w:space="0" w:color="auto"/>
      </w:divBdr>
    </w:div>
    <w:div w:id="943000387">
      <w:bodyDiv w:val="1"/>
      <w:marLeft w:val="0"/>
      <w:marRight w:val="0"/>
      <w:marTop w:val="0"/>
      <w:marBottom w:val="0"/>
      <w:divBdr>
        <w:top w:val="none" w:sz="0" w:space="0" w:color="auto"/>
        <w:left w:val="none" w:sz="0" w:space="0" w:color="auto"/>
        <w:bottom w:val="none" w:sz="0" w:space="0" w:color="auto"/>
        <w:right w:val="none" w:sz="0" w:space="0" w:color="auto"/>
      </w:divBdr>
      <w:divsChild>
        <w:div w:id="619185314">
          <w:marLeft w:val="0"/>
          <w:marRight w:val="0"/>
          <w:marTop w:val="0"/>
          <w:marBottom w:val="0"/>
          <w:divBdr>
            <w:top w:val="none" w:sz="0" w:space="0" w:color="auto"/>
            <w:left w:val="none" w:sz="0" w:space="0" w:color="auto"/>
            <w:bottom w:val="none" w:sz="0" w:space="0" w:color="auto"/>
            <w:right w:val="none" w:sz="0" w:space="0" w:color="auto"/>
          </w:divBdr>
          <w:divsChild>
            <w:div w:id="10826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4528">
      <w:bodyDiv w:val="1"/>
      <w:marLeft w:val="0"/>
      <w:marRight w:val="0"/>
      <w:marTop w:val="0"/>
      <w:marBottom w:val="0"/>
      <w:divBdr>
        <w:top w:val="none" w:sz="0" w:space="0" w:color="auto"/>
        <w:left w:val="none" w:sz="0" w:space="0" w:color="auto"/>
        <w:bottom w:val="none" w:sz="0" w:space="0" w:color="auto"/>
        <w:right w:val="none" w:sz="0" w:space="0" w:color="auto"/>
      </w:divBdr>
      <w:divsChild>
        <w:div w:id="875699917">
          <w:marLeft w:val="0"/>
          <w:marRight w:val="0"/>
          <w:marTop w:val="0"/>
          <w:marBottom w:val="0"/>
          <w:divBdr>
            <w:top w:val="none" w:sz="0" w:space="0" w:color="auto"/>
            <w:left w:val="none" w:sz="0" w:space="0" w:color="auto"/>
            <w:bottom w:val="none" w:sz="0" w:space="0" w:color="auto"/>
            <w:right w:val="none" w:sz="0" w:space="0" w:color="auto"/>
          </w:divBdr>
          <w:divsChild>
            <w:div w:id="8275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1228">
      <w:bodyDiv w:val="1"/>
      <w:marLeft w:val="0"/>
      <w:marRight w:val="0"/>
      <w:marTop w:val="0"/>
      <w:marBottom w:val="0"/>
      <w:divBdr>
        <w:top w:val="none" w:sz="0" w:space="0" w:color="auto"/>
        <w:left w:val="none" w:sz="0" w:space="0" w:color="auto"/>
        <w:bottom w:val="none" w:sz="0" w:space="0" w:color="auto"/>
        <w:right w:val="none" w:sz="0" w:space="0" w:color="auto"/>
      </w:divBdr>
      <w:divsChild>
        <w:div w:id="2089960077">
          <w:marLeft w:val="0"/>
          <w:marRight w:val="0"/>
          <w:marTop w:val="0"/>
          <w:marBottom w:val="0"/>
          <w:divBdr>
            <w:top w:val="none" w:sz="0" w:space="0" w:color="auto"/>
            <w:left w:val="none" w:sz="0" w:space="0" w:color="auto"/>
            <w:bottom w:val="none" w:sz="0" w:space="0" w:color="auto"/>
            <w:right w:val="none" w:sz="0" w:space="0" w:color="auto"/>
          </w:divBdr>
          <w:divsChild>
            <w:div w:id="1479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0935">
      <w:bodyDiv w:val="1"/>
      <w:marLeft w:val="0"/>
      <w:marRight w:val="0"/>
      <w:marTop w:val="0"/>
      <w:marBottom w:val="0"/>
      <w:divBdr>
        <w:top w:val="none" w:sz="0" w:space="0" w:color="auto"/>
        <w:left w:val="none" w:sz="0" w:space="0" w:color="auto"/>
        <w:bottom w:val="none" w:sz="0" w:space="0" w:color="auto"/>
        <w:right w:val="none" w:sz="0" w:space="0" w:color="auto"/>
      </w:divBdr>
      <w:divsChild>
        <w:div w:id="1410271291">
          <w:marLeft w:val="0"/>
          <w:marRight w:val="0"/>
          <w:marTop w:val="0"/>
          <w:marBottom w:val="0"/>
          <w:divBdr>
            <w:top w:val="none" w:sz="0" w:space="0" w:color="auto"/>
            <w:left w:val="none" w:sz="0" w:space="0" w:color="auto"/>
            <w:bottom w:val="none" w:sz="0" w:space="0" w:color="auto"/>
            <w:right w:val="none" w:sz="0" w:space="0" w:color="auto"/>
          </w:divBdr>
          <w:divsChild>
            <w:div w:id="7820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087">
      <w:bodyDiv w:val="1"/>
      <w:marLeft w:val="0"/>
      <w:marRight w:val="0"/>
      <w:marTop w:val="0"/>
      <w:marBottom w:val="0"/>
      <w:divBdr>
        <w:top w:val="none" w:sz="0" w:space="0" w:color="auto"/>
        <w:left w:val="none" w:sz="0" w:space="0" w:color="auto"/>
        <w:bottom w:val="none" w:sz="0" w:space="0" w:color="auto"/>
        <w:right w:val="none" w:sz="0" w:space="0" w:color="auto"/>
      </w:divBdr>
      <w:divsChild>
        <w:div w:id="1366516297">
          <w:marLeft w:val="0"/>
          <w:marRight w:val="0"/>
          <w:marTop w:val="0"/>
          <w:marBottom w:val="0"/>
          <w:divBdr>
            <w:top w:val="none" w:sz="0" w:space="0" w:color="auto"/>
            <w:left w:val="none" w:sz="0" w:space="0" w:color="auto"/>
            <w:bottom w:val="none" w:sz="0" w:space="0" w:color="auto"/>
            <w:right w:val="none" w:sz="0" w:space="0" w:color="auto"/>
          </w:divBdr>
          <w:divsChild>
            <w:div w:id="8883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3066">
      <w:bodyDiv w:val="1"/>
      <w:marLeft w:val="0"/>
      <w:marRight w:val="0"/>
      <w:marTop w:val="0"/>
      <w:marBottom w:val="0"/>
      <w:divBdr>
        <w:top w:val="none" w:sz="0" w:space="0" w:color="auto"/>
        <w:left w:val="none" w:sz="0" w:space="0" w:color="auto"/>
        <w:bottom w:val="none" w:sz="0" w:space="0" w:color="auto"/>
        <w:right w:val="none" w:sz="0" w:space="0" w:color="auto"/>
      </w:divBdr>
    </w:div>
    <w:div w:id="955336152">
      <w:bodyDiv w:val="1"/>
      <w:marLeft w:val="0"/>
      <w:marRight w:val="0"/>
      <w:marTop w:val="0"/>
      <w:marBottom w:val="0"/>
      <w:divBdr>
        <w:top w:val="none" w:sz="0" w:space="0" w:color="auto"/>
        <w:left w:val="none" w:sz="0" w:space="0" w:color="auto"/>
        <w:bottom w:val="none" w:sz="0" w:space="0" w:color="auto"/>
        <w:right w:val="none" w:sz="0" w:space="0" w:color="auto"/>
      </w:divBdr>
      <w:divsChild>
        <w:div w:id="1083644014">
          <w:marLeft w:val="0"/>
          <w:marRight w:val="0"/>
          <w:marTop w:val="0"/>
          <w:marBottom w:val="0"/>
          <w:divBdr>
            <w:top w:val="none" w:sz="0" w:space="0" w:color="auto"/>
            <w:left w:val="none" w:sz="0" w:space="0" w:color="auto"/>
            <w:bottom w:val="none" w:sz="0" w:space="0" w:color="auto"/>
            <w:right w:val="none" w:sz="0" w:space="0" w:color="auto"/>
          </w:divBdr>
          <w:divsChild>
            <w:div w:id="7402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4642">
      <w:bodyDiv w:val="1"/>
      <w:marLeft w:val="0"/>
      <w:marRight w:val="0"/>
      <w:marTop w:val="0"/>
      <w:marBottom w:val="0"/>
      <w:divBdr>
        <w:top w:val="none" w:sz="0" w:space="0" w:color="auto"/>
        <w:left w:val="none" w:sz="0" w:space="0" w:color="auto"/>
        <w:bottom w:val="none" w:sz="0" w:space="0" w:color="auto"/>
        <w:right w:val="none" w:sz="0" w:space="0" w:color="auto"/>
      </w:divBdr>
      <w:divsChild>
        <w:div w:id="816843565">
          <w:marLeft w:val="0"/>
          <w:marRight w:val="0"/>
          <w:marTop w:val="0"/>
          <w:marBottom w:val="0"/>
          <w:divBdr>
            <w:top w:val="none" w:sz="0" w:space="0" w:color="auto"/>
            <w:left w:val="none" w:sz="0" w:space="0" w:color="auto"/>
            <w:bottom w:val="none" w:sz="0" w:space="0" w:color="auto"/>
            <w:right w:val="none" w:sz="0" w:space="0" w:color="auto"/>
          </w:divBdr>
          <w:divsChild>
            <w:div w:id="4323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74">
      <w:bodyDiv w:val="1"/>
      <w:marLeft w:val="0"/>
      <w:marRight w:val="0"/>
      <w:marTop w:val="0"/>
      <w:marBottom w:val="0"/>
      <w:divBdr>
        <w:top w:val="none" w:sz="0" w:space="0" w:color="auto"/>
        <w:left w:val="none" w:sz="0" w:space="0" w:color="auto"/>
        <w:bottom w:val="none" w:sz="0" w:space="0" w:color="auto"/>
        <w:right w:val="none" w:sz="0" w:space="0" w:color="auto"/>
      </w:divBdr>
      <w:divsChild>
        <w:div w:id="539822586">
          <w:marLeft w:val="0"/>
          <w:marRight w:val="0"/>
          <w:marTop w:val="0"/>
          <w:marBottom w:val="0"/>
          <w:divBdr>
            <w:top w:val="none" w:sz="0" w:space="0" w:color="auto"/>
            <w:left w:val="none" w:sz="0" w:space="0" w:color="auto"/>
            <w:bottom w:val="none" w:sz="0" w:space="0" w:color="auto"/>
            <w:right w:val="none" w:sz="0" w:space="0" w:color="auto"/>
          </w:divBdr>
          <w:divsChild>
            <w:div w:id="660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1439">
      <w:bodyDiv w:val="1"/>
      <w:marLeft w:val="0"/>
      <w:marRight w:val="0"/>
      <w:marTop w:val="0"/>
      <w:marBottom w:val="0"/>
      <w:divBdr>
        <w:top w:val="none" w:sz="0" w:space="0" w:color="auto"/>
        <w:left w:val="none" w:sz="0" w:space="0" w:color="auto"/>
        <w:bottom w:val="none" w:sz="0" w:space="0" w:color="auto"/>
        <w:right w:val="none" w:sz="0" w:space="0" w:color="auto"/>
      </w:divBdr>
      <w:divsChild>
        <w:div w:id="798761514">
          <w:marLeft w:val="0"/>
          <w:marRight w:val="0"/>
          <w:marTop w:val="0"/>
          <w:marBottom w:val="0"/>
          <w:divBdr>
            <w:top w:val="none" w:sz="0" w:space="0" w:color="auto"/>
            <w:left w:val="none" w:sz="0" w:space="0" w:color="auto"/>
            <w:bottom w:val="none" w:sz="0" w:space="0" w:color="auto"/>
            <w:right w:val="none" w:sz="0" w:space="0" w:color="auto"/>
          </w:divBdr>
          <w:divsChild>
            <w:div w:id="1366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9565">
      <w:bodyDiv w:val="1"/>
      <w:marLeft w:val="0"/>
      <w:marRight w:val="0"/>
      <w:marTop w:val="0"/>
      <w:marBottom w:val="0"/>
      <w:divBdr>
        <w:top w:val="none" w:sz="0" w:space="0" w:color="auto"/>
        <w:left w:val="none" w:sz="0" w:space="0" w:color="auto"/>
        <w:bottom w:val="none" w:sz="0" w:space="0" w:color="auto"/>
        <w:right w:val="none" w:sz="0" w:space="0" w:color="auto"/>
      </w:divBdr>
      <w:divsChild>
        <w:div w:id="711006074">
          <w:marLeft w:val="0"/>
          <w:marRight w:val="0"/>
          <w:marTop w:val="0"/>
          <w:marBottom w:val="0"/>
          <w:divBdr>
            <w:top w:val="none" w:sz="0" w:space="0" w:color="auto"/>
            <w:left w:val="none" w:sz="0" w:space="0" w:color="auto"/>
            <w:bottom w:val="none" w:sz="0" w:space="0" w:color="auto"/>
            <w:right w:val="none" w:sz="0" w:space="0" w:color="auto"/>
          </w:divBdr>
          <w:divsChild>
            <w:div w:id="1295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40966">
      <w:bodyDiv w:val="1"/>
      <w:marLeft w:val="0"/>
      <w:marRight w:val="0"/>
      <w:marTop w:val="0"/>
      <w:marBottom w:val="0"/>
      <w:divBdr>
        <w:top w:val="none" w:sz="0" w:space="0" w:color="auto"/>
        <w:left w:val="none" w:sz="0" w:space="0" w:color="auto"/>
        <w:bottom w:val="none" w:sz="0" w:space="0" w:color="auto"/>
        <w:right w:val="none" w:sz="0" w:space="0" w:color="auto"/>
      </w:divBdr>
      <w:divsChild>
        <w:div w:id="1851025950">
          <w:marLeft w:val="0"/>
          <w:marRight w:val="0"/>
          <w:marTop w:val="0"/>
          <w:marBottom w:val="0"/>
          <w:divBdr>
            <w:top w:val="none" w:sz="0" w:space="0" w:color="auto"/>
            <w:left w:val="none" w:sz="0" w:space="0" w:color="auto"/>
            <w:bottom w:val="none" w:sz="0" w:space="0" w:color="auto"/>
            <w:right w:val="none" w:sz="0" w:space="0" w:color="auto"/>
          </w:divBdr>
          <w:divsChild>
            <w:div w:id="17151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8804">
      <w:bodyDiv w:val="1"/>
      <w:marLeft w:val="0"/>
      <w:marRight w:val="0"/>
      <w:marTop w:val="0"/>
      <w:marBottom w:val="0"/>
      <w:divBdr>
        <w:top w:val="none" w:sz="0" w:space="0" w:color="auto"/>
        <w:left w:val="none" w:sz="0" w:space="0" w:color="auto"/>
        <w:bottom w:val="none" w:sz="0" w:space="0" w:color="auto"/>
        <w:right w:val="none" w:sz="0" w:space="0" w:color="auto"/>
      </w:divBdr>
      <w:divsChild>
        <w:div w:id="1362122299">
          <w:marLeft w:val="0"/>
          <w:marRight w:val="0"/>
          <w:marTop w:val="0"/>
          <w:marBottom w:val="0"/>
          <w:divBdr>
            <w:top w:val="none" w:sz="0" w:space="0" w:color="auto"/>
            <w:left w:val="none" w:sz="0" w:space="0" w:color="auto"/>
            <w:bottom w:val="none" w:sz="0" w:space="0" w:color="auto"/>
            <w:right w:val="none" w:sz="0" w:space="0" w:color="auto"/>
          </w:divBdr>
          <w:divsChild>
            <w:div w:id="13323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8211">
      <w:bodyDiv w:val="1"/>
      <w:marLeft w:val="0"/>
      <w:marRight w:val="0"/>
      <w:marTop w:val="0"/>
      <w:marBottom w:val="0"/>
      <w:divBdr>
        <w:top w:val="none" w:sz="0" w:space="0" w:color="auto"/>
        <w:left w:val="none" w:sz="0" w:space="0" w:color="auto"/>
        <w:bottom w:val="none" w:sz="0" w:space="0" w:color="auto"/>
        <w:right w:val="none" w:sz="0" w:space="0" w:color="auto"/>
      </w:divBdr>
      <w:divsChild>
        <w:div w:id="830177037">
          <w:marLeft w:val="0"/>
          <w:marRight w:val="0"/>
          <w:marTop w:val="0"/>
          <w:marBottom w:val="0"/>
          <w:divBdr>
            <w:top w:val="none" w:sz="0" w:space="0" w:color="auto"/>
            <w:left w:val="none" w:sz="0" w:space="0" w:color="auto"/>
            <w:bottom w:val="none" w:sz="0" w:space="0" w:color="auto"/>
            <w:right w:val="none" w:sz="0" w:space="0" w:color="auto"/>
          </w:divBdr>
          <w:divsChild>
            <w:div w:id="5828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61324">
      <w:bodyDiv w:val="1"/>
      <w:marLeft w:val="0"/>
      <w:marRight w:val="0"/>
      <w:marTop w:val="0"/>
      <w:marBottom w:val="0"/>
      <w:divBdr>
        <w:top w:val="none" w:sz="0" w:space="0" w:color="auto"/>
        <w:left w:val="none" w:sz="0" w:space="0" w:color="auto"/>
        <w:bottom w:val="none" w:sz="0" w:space="0" w:color="auto"/>
        <w:right w:val="none" w:sz="0" w:space="0" w:color="auto"/>
      </w:divBdr>
      <w:divsChild>
        <w:div w:id="1796943420">
          <w:marLeft w:val="0"/>
          <w:marRight w:val="0"/>
          <w:marTop w:val="0"/>
          <w:marBottom w:val="0"/>
          <w:divBdr>
            <w:top w:val="none" w:sz="0" w:space="0" w:color="auto"/>
            <w:left w:val="none" w:sz="0" w:space="0" w:color="auto"/>
            <w:bottom w:val="none" w:sz="0" w:space="0" w:color="auto"/>
            <w:right w:val="none" w:sz="0" w:space="0" w:color="auto"/>
          </w:divBdr>
          <w:divsChild>
            <w:div w:id="415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5155">
      <w:bodyDiv w:val="1"/>
      <w:marLeft w:val="0"/>
      <w:marRight w:val="0"/>
      <w:marTop w:val="0"/>
      <w:marBottom w:val="0"/>
      <w:divBdr>
        <w:top w:val="none" w:sz="0" w:space="0" w:color="auto"/>
        <w:left w:val="none" w:sz="0" w:space="0" w:color="auto"/>
        <w:bottom w:val="none" w:sz="0" w:space="0" w:color="auto"/>
        <w:right w:val="none" w:sz="0" w:space="0" w:color="auto"/>
      </w:divBdr>
      <w:divsChild>
        <w:div w:id="1328560140">
          <w:marLeft w:val="0"/>
          <w:marRight w:val="0"/>
          <w:marTop w:val="0"/>
          <w:marBottom w:val="0"/>
          <w:divBdr>
            <w:top w:val="none" w:sz="0" w:space="0" w:color="auto"/>
            <w:left w:val="none" w:sz="0" w:space="0" w:color="auto"/>
            <w:bottom w:val="none" w:sz="0" w:space="0" w:color="auto"/>
            <w:right w:val="none" w:sz="0" w:space="0" w:color="auto"/>
          </w:divBdr>
          <w:divsChild>
            <w:div w:id="14845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8821">
      <w:bodyDiv w:val="1"/>
      <w:marLeft w:val="0"/>
      <w:marRight w:val="0"/>
      <w:marTop w:val="0"/>
      <w:marBottom w:val="0"/>
      <w:divBdr>
        <w:top w:val="none" w:sz="0" w:space="0" w:color="auto"/>
        <w:left w:val="none" w:sz="0" w:space="0" w:color="auto"/>
        <w:bottom w:val="none" w:sz="0" w:space="0" w:color="auto"/>
        <w:right w:val="none" w:sz="0" w:space="0" w:color="auto"/>
      </w:divBdr>
      <w:divsChild>
        <w:div w:id="1972398426">
          <w:marLeft w:val="0"/>
          <w:marRight w:val="0"/>
          <w:marTop w:val="0"/>
          <w:marBottom w:val="0"/>
          <w:divBdr>
            <w:top w:val="none" w:sz="0" w:space="0" w:color="auto"/>
            <w:left w:val="none" w:sz="0" w:space="0" w:color="auto"/>
            <w:bottom w:val="none" w:sz="0" w:space="0" w:color="auto"/>
            <w:right w:val="none" w:sz="0" w:space="0" w:color="auto"/>
          </w:divBdr>
          <w:divsChild>
            <w:div w:id="7456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5648">
      <w:bodyDiv w:val="1"/>
      <w:marLeft w:val="0"/>
      <w:marRight w:val="0"/>
      <w:marTop w:val="0"/>
      <w:marBottom w:val="0"/>
      <w:divBdr>
        <w:top w:val="none" w:sz="0" w:space="0" w:color="auto"/>
        <w:left w:val="none" w:sz="0" w:space="0" w:color="auto"/>
        <w:bottom w:val="none" w:sz="0" w:space="0" w:color="auto"/>
        <w:right w:val="none" w:sz="0" w:space="0" w:color="auto"/>
      </w:divBdr>
      <w:divsChild>
        <w:div w:id="542132978">
          <w:marLeft w:val="0"/>
          <w:marRight w:val="0"/>
          <w:marTop w:val="0"/>
          <w:marBottom w:val="0"/>
          <w:divBdr>
            <w:top w:val="none" w:sz="0" w:space="0" w:color="auto"/>
            <w:left w:val="none" w:sz="0" w:space="0" w:color="auto"/>
            <w:bottom w:val="none" w:sz="0" w:space="0" w:color="auto"/>
            <w:right w:val="none" w:sz="0" w:space="0" w:color="auto"/>
          </w:divBdr>
          <w:divsChild>
            <w:div w:id="1129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234">
      <w:bodyDiv w:val="1"/>
      <w:marLeft w:val="0"/>
      <w:marRight w:val="0"/>
      <w:marTop w:val="0"/>
      <w:marBottom w:val="0"/>
      <w:divBdr>
        <w:top w:val="none" w:sz="0" w:space="0" w:color="auto"/>
        <w:left w:val="none" w:sz="0" w:space="0" w:color="auto"/>
        <w:bottom w:val="none" w:sz="0" w:space="0" w:color="auto"/>
        <w:right w:val="none" w:sz="0" w:space="0" w:color="auto"/>
      </w:divBdr>
      <w:divsChild>
        <w:div w:id="481310398">
          <w:marLeft w:val="0"/>
          <w:marRight w:val="0"/>
          <w:marTop w:val="0"/>
          <w:marBottom w:val="0"/>
          <w:divBdr>
            <w:top w:val="none" w:sz="0" w:space="0" w:color="auto"/>
            <w:left w:val="none" w:sz="0" w:space="0" w:color="auto"/>
            <w:bottom w:val="none" w:sz="0" w:space="0" w:color="auto"/>
            <w:right w:val="none" w:sz="0" w:space="0" w:color="auto"/>
          </w:divBdr>
          <w:divsChild>
            <w:div w:id="6570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5345">
      <w:bodyDiv w:val="1"/>
      <w:marLeft w:val="0"/>
      <w:marRight w:val="0"/>
      <w:marTop w:val="0"/>
      <w:marBottom w:val="0"/>
      <w:divBdr>
        <w:top w:val="none" w:sz="0" w:space="0" w:color="auto"/>
        <w:left w:val="none" w:sz="0" w:space="0" w:color="auto"/>
        <w:bottom w:val="none" w:sz="0" w:space="0" w:color="auto"/>
        <w:right w:val="none" w:sz="0" w:space="0" w:color="auto"/>
      </w:divBdr>
      <w:divsChild>
        <w:div w:id="1269586915">
          <w:marLeft w:val="0"/>
          <w:marRight w:val="0"/>
          <w:marTop w:val="0"/>
          <w:marBottom w:val="0"/>
          <w:divBdr>
            <w:top w:val="none" w:sz="0" w:space="0" w:color="auto"/>
            <w:left w:val="none" w:sz="0" w:space="0" w:color="auto"/>
            <w:bottom w:val="none" w:sz="0" w:space="0" w:color="auto"/>
            <w:right w:val="none" w:sz="0" w:space="0" w:color="auto"/>
          </w:divBdr>
          <w:divsChild>
            <w:div w:id="5137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8272">
      <w:bodyDiv w:val="1"/>
      <w:marLeft w:val="0"/>
      <w:marRight w:val="0"/>
      <w:marTop w:val="0"/>
      <w:marBottom w:val="0"/>
      <w:divBdr>
        <w:top w:val="none" w:sz="0" w:space="0" w:color="auto"/>
        <w:left w:val="none" w:sz="0" w:space="0" w:color="auto"/>
        <w:bottom w:val="none" w:sz="0" w:space="0" w:color="auto"/>
        <w:right w:val="none" w:sz="0" w:space="0" w:color="auto"/>
      </w:divBdr>
      <w:divsChild>
        <w:div w:id="174812055">
          <w:marLeft w:val="0"/>
          <w:marRight w:val="0"/>
          <w:marTop w:val="0"/>
          <w:marBottom w:val="0"/>
          <w:divBdr>
            <w:top w:val="none" w:sz="0" w:space="0" w:color="auto"/>
            <w:left w:val="none" w:sz="0" w:space="0" w:color="auto"/>
            <w:bottom w:val="none" w:sz="0" w:space="0" w:color="auto"/>
            <w:right w:val="none" w:sz="0" w:space="0" w:color="auto"/>
          </w:divBdr>
          <w:divsChild>
            <w:div w:id="4693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01224">
      <w:bodyDiv w:val="1"/>
      <w:marLeft w:val="0"/>
      <w:marRight w:val="0"/>
      <w:marTop w:val="0"/>
      <w:marBottom w:val="0"/>
      <w:divBdr>
        <w:top w:val="none" w:sz="0" w:space="0" w:color="auto"/>
        <w:left w:val="none" w:sz="0" w:space="0" w:color="auto"/>
        <w:bottom w:val="none" w:sz="0" w:space="0" w:color="auto"/>
        <w:right w:val="none" w:sz="0" w:space="0" w:color="auto"/>
      </w:divBdr>
      <w:divsChild>
        <w:div w:id="247665814">
          <w:marLeft w:val="0"/>
          <w:marRight w:val="0"/>
          <w:marTop w:val="0"/>
          <w:marBottom w:val="0"/>
          <w:divBdr>
            <w:top w:val="none" w:sz="0" w:space="0" w:color="auto"/>
            <w:left w:val="none" w:sz="0" w:space="0" w:color="auto"/>
            <w:bottom w:val="none" w:sz="0" w:space="0" w:color="auto"/>
            <w:right w:val="none" w:sz="0" w:space="0" w:color="auto"/>
          </w:divBdr>
          <w:divsChild>
            <w:div w:id="9154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4759">
      <w:bodyDiv w:val="1"/>
      <w:marLeft w:val="0"/>
      <w:marRight w:val="0"/>
      <w:marTop w:val="0"/>
      <w:marBottom w:val="0"/>
      <w:divBdr>
        <w:top w:val="none" w:sz="0" w:space="0" w:color="auto"/>
        <w:left w:val="none" w:sz="0" w:space="0" w:color="auto"/>
        <w:bottom w:val="none" w:sz="0" w:space="0" w:color="auto"/>
        <w:right w:val="none" w:sz="0" w:space="0" w:color="auto"/>
      </w:divBdr>
      <w:divsChild>
        <w:div w:id="153255479">
          <w:marLeft w:val="0"/>
          <w:marRight w:val="0"/>
          <w:marTop w:val="0"/>
          <w:marBottom w:val="0"/>
          <w:divBdr>
            <w:top w:val="none" w:sz="0" w:space="0" w:color="auto"/>
            <w:left w:val="none" w:sz="0" w:space="0" w:color="auto"/>
            <w:bottom w:val="none" w:sz="0" w:space="0" w:color="auto"/>
            <w:right w:val="none" w:sz="0" w:space="0" w:color="auto"/>
          </w:divBdr>
          <w:divsChild>
            <w:div w:id="20518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80021">
      <w:bodyDiv w:val="1"/>
      <w:marLeft w:val="0"/>
      <w:marRight w:val="0"/>
      <w:marTop w:val="0"/>
      <w:marBottom w:val="0"/>
      <w:divBdr>
        <w:top w:val="none" w:sz="0" w:space="0" w:color="auto"/>
        <w:left w:val="none" w:sz="0" w:space="0" w:color="auto"/>
        <w:bottom w:val="none" w:sz="0" w:space="0" w:color="auto"/>
        <w:right w:val="none" w:sz="0" w:space="0" w:color="auto"/>
      </w:divBdr>
      <w:divsChild>
        <w:div w:id="1765611666">
          <w:marLeft w:val="0"/>
          <w:marRight w:val="0"/>
          <w:marTop w:val="0"/>
          <w:marBottom w:val="0"/>
          <w:divBdr>
            <w:top w:val="none" w:sz="0" w:space="0" w:color="auto"/>
            <w:left w:val="none" w:sz="0" w:space="0" w:color="auto"/>
            <w:bottom w:val="none" w:sz="0" w:space="0" w:color="auto"/>
            <w:right w:val="none" w:sz="0" w:space="0" w:color="auto"/>
          </w:divBdr>
          <w:divsChild>
            <w:div w:id="10319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7145">
      <w:bodyDiv w:val="1"/>
      <w:marLeft w:val="0"/>
      <w:marRight w:val="0"/>
      <w:marTop w:val="0"/>
      <w:marBottom w:val="0"/>
      <w:divBdr>
        <w:top w:val="none" w:sz="0" w:space="0" w:color="auto"/>
        <w:left w:val="none" w:sz="0" w:space="0" w:color="auto"/>
        <w:bottom w:val="none" w:sz="0" w:space="0" w:color="auto"/>
        <w:right w:val="none" w:sz="0" w:space="0" w:color="auto"/>
      </w:divBdr>
      <w:divsChild>
        <w:div w:id="474643236">
          <w:marLeft w:val="0"/>
          <w:marRight w:val="0"/>
          <w:marTop w:val="0"/>
          <w:marBottom w:val="0"/>
          <w:divBdr>
            <w:top w:val="none" w:sz="0" w:space="0" w:color="auto"/>
            <w:left w:val="none" w:sz="0" w:space="0" w:color="auto"/>
            <w:bottom w:val="none" w:sz="0" w:space="0" w:color="auto"/>
            <w:right w:val="none" w:sz="0" w:space="0" w:color="auto"/>
          </w:divBdr>
          <w:divsChild>
            <w:div w:id="2616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28308">
      <w:bodyDiv w:val="1"/>
      <w:marLeft w:val="0"/>
      <w:marRight w:val="0"/>
      <w:marTop w:val="0"/>
      <w:marBottom w:val="0"/>
      <w:divBdr>
        <w:top w:val="none" w:sz="0" w:space="0" w:color="auto"/>
        <w:left w:val="none" w:sz="0" w:space="0" w:color="auto"/>
        <w:bottom w:val="none" w:sz="0" w:space="0" w:color="auto"/>
        <w:right w:val="none" w:sz="0" w:space="0" w:color="auto"/>
      </w:divBdr>
      <w:divsChild>
        <w:div w:id="816535503">
          <w:marLeft w:val="0"/>
          <w:marRight w:val="0"/>
          <w:marTop w:val="0"/>
          <w:marBottom w:val="0"/>
          <w:divBdr>
            <w:top w:val="none" w:sz="0" w:space="0" w:color="auto"/>
            <w:left w:val="none" w:sz="0" w:space="0" w:color="auto"/>
            <w:bottom w:val="none" w:sz="0" w:space="0" w:color="auto"/>
            <w:right w:val="none" w:sz="0" w:space="0" w:color="auto"/>
          </w:divBdr>
          <w:divsChild>
            <w:div w:id="8302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9399">
      <w:bodyDiv w:val="1"/>
      <w:marLeft w:val="0"/>
      <w:marRight w:val="0"/>
      <w:marTop w:val="0"/>
      <w:marBottom w:val="0"/>
      <w:divBdr>
        <w:top w:val="none" w:sz="0" w:space="0" w:color="auto"/>
        <w:left w:val="none" w:sz="0" w:space="0" w:color="auto"/>
        <w:bottom w:val="none" w:sz="0" w:space="0" w:color="auto"/>
        <w:right w:val="none" w:sz="0" w:space="0" w:color="auto"/>
      </w:divBdr>
      <w:divsChild>
        <w:div w:id="2044548747">
          <w:marLeft w:val="0"/>
          <w:marRight w:val="0"/>
          <w:marTop w:val="0"/>
          <w:marBottom w:val="0"/>
          <w:divBdr>
            <w:top w:val="none" w:sz="0" w:space="0" w:color="auto"/>
            <w:left w:val="none" w:sz="0" w:space="0" w:color="auto"/>
            <w:bottom w:val="none" w:sz="0" w:space="0" w:color="auto"/>
            <w:right w:val="none" w:sz="0" w:space="0" w:color="auto"/>
          </w:divBdr>
          <w:divsChild>
            <w:div w:id="4334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1620">
      <w:bodyDiv w:val="1"/>
      <w:marLeft w:val="0"/>
      <w:marRight w:val="0"/>
      <w:marTop w:val="0"/>
      <w:marBottom w:val="0"/>
      <w:divBdr>
        <w:top w:val="none" w:sz="0" w:space="0" w:color="auto"/>
        <w:left w:val="none" w:sz="0" w:space="0" w:color="auto"/>
        <w:bottom w:val="none" w:sz="0" w:space="0" w:color="auto"/>
        <w:right w:val="none" w:sz="0" w:space="0" w:color="auto"/>
      </w:divBdr>
      <w:divsChild>
        <w:div w:id="140852537">
          <w:marLeft w:val="0"/>
          <w:marRight w:val="0"/>
          <w:marTop w:val="0"/>
          <w:marBottom w:val="0"/>
          <w:divBdr>
            <w:top w:val="none" w:sz="0" w:space="0" w:color="auto"/>
            <w:left w:val="none" w:sz="0" w:space="0" w:color="auto"/>
            <w:bottom w:val="none" w:sz="0" w:space="0" w:color="auto"/>
            <w:right w:val="none" w:sz="0" w:space="0" w:color="auto"/>
          </w:divBdr>
          <w:divsChild>
            <w:div w:id="8332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9547">
      <w:bodyDiv w:val="1"/>
      <w:marLeft w:val="0"/>
      <w:marRight w:val="0"/>
      <w:marTop w:val="0"/>
      <w:marBottom w:val="0"/>
      <w:divBdr>
        <w:top w:val="none" w:sz="0" w:space="0" w:color="auto"/>
        <w:left w:val="none" w:sz="0" w:space="0" w:color="auto"/>
        <w:bottom w:val="none" w:sz="0" w:space="0" w:color="auto"/>
        <w:right w:val="none" w:sz="0" w:space="0" w:color="auto"/>
      </w:divBdr>
      <w:divsChild>
        <w:div w:id="1531261200">
          <w:marLeft w:val="0"/>
          <w:marRight w:val="0"/>
          <w:marTop w:val="0"/>
          <w:marBottom w:val="0"/>
          <w:divBdr>
            <w:top w:val="none" w:sz="0" w:space="0" w:color="auto"/>
            <w:left w:val="none" w:sz="0" w:space="0" w:color="auto"/>
            <w:bottom w:val="none" w:sz="0" w:space="0" w:color="auto"/>
            <w:right w:val="none" w:sz="0" w:space="0" w:color="auto"/>
          </w:divBdr>
          <w:divsChild>
            <w:div w:id="531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6977">
      <w:bodyDiv w:val="1"/>
      <w:marLeft w:val="0"/>
      <w:marRight w:val="0"/>
      <w:marTop w:val="0"/>
      <w:marBottom w:val="0"/>
      <w:divBdr>
        <w:top w:val="none" w:sz="0" w:space="0" w:color="auto"/>
        <w:left w:val="none" w:sz="0" w:space="0" w:color="auto"/>
        <w:bottom w:val="none" w:sz="0" w:space="0" w:color="auto"/>
        <w:right w:val="none" w:sz="0" w:space="0" w:color="auto"/>
      </w:divBdr>
      <w:divsChild>
        <w:div w:id="1001272842">
          <w:marLeft w:val="0"/>
          <w:marRight w:val="0"/>
          <w:marTop w:val="0"/>
          <w:marBottom w:val="0"/>
          <w:divBdr>
            <w:top w:val="none" w:sz="0" w:space="0" w:color="auto"/>
            <w:left w:val="none" w:sz="0" w:space="0" w:color="auto"/>
            <w:bottom w:val="none" w:sz="0" w:space="0" w:color="auto"/>
            <w:right w:val="none" w:sz="0" w:space="0" w:color="auto"/>
          </w:divBdr>
          <w:divsChild>
            <w:div w:id="17807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46681">
      <w:bodyDiv w:val="1"/>
      <w:marLeft w:val="0"/>
      <w:marRight w:val="0"/>
      <w:marTop w:val="0"/>
      <w:marBottom w:val="0"/>
      <w:divBdr>
        <w:top w:val="none" w:sz="0" w:space="0" w:color="auto"/>
        <w:left w:val="none" w:sz="0" w:space="0" w:color="auto"/>
        <w:bottom w:val="none" w:sz="0" w:space="0" w:color="auto"/>
        <w:right w:val="none" w:sz="0" w:space="0" w:color="auto"/>
      </w:divBdr>
      <w:divsChild>
        <w:div w:id="251620681">
          <w:marLeft w:val="0"/>
          <w:marRight w:val="0"/>
          <w:marTop w:val="0"/>
          <w:marBottom w:val="0"/>
          <w:divBdr>
            <w:top w:val="none" w:sz="0" w:space="0" w:color="auto"/>
            <w:left w:val="none" w:sz="0" w:space="0" w:color="auto"/>
            <w:bottom w:val="none" w:sz="0" w:space="0" w:color="auto"/>
            <w:right w:val="none" w:sz="0" w:space="0" w:color="auto"/>
          </w:divBdr>
          <w:divsChild>
            <w:div w:id="18044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8312">
      <w:bodyDiv w:val="1"/>
      <w:marLeft w:val="0"/>
      <w:marRight w:val="0"/>
      <w:marTop w:val="0"/>
      <w:marBottom w:val="0"/>
      <w:divBdr>
        <w:top w:val="none" w:sz="0" w:space="0" w:color="auto"/>
        <w:left w:val="none" w:sz="0" w:space="0" w:color="auto"/>
        <w:bottom w:val="none" w:sz="0" w:space="0" w:color="auto"/>
        <w:right w:val="none" w:sz="0" w:space="0" w:color="auto"/>
      </w:divBdr>
      <w:divsChild>
        <w:div w:id="410588963">
          <w:marLeft w:val="0"/>
          <w:marRight w:val="0"/>
          <w:marTop w:val="0"/>
          <w:marBottom w:val="0"/>
          <w:divBdr>
            <w:top w:val="none" w:sz="0" w:space="0" w:color="auto"/>
            <w:left w:val="none" w:sz="0" w:space="0" w:color="auto"/>
            <w:bottom w:val="none" w:sz="0" w:space="0" w:color="auto"/>
            <w:right w:val="none" w:sz="0" w:space="0" w:color="auto"/>
          </w:divBdr>
          <w:divsChild>
            <w:div w:id="20613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0513">
      <w:bodyDiv w:val="1"/>
      <w:marLeft w:val="0"/>
      <w:marRight w:val="0"/>
      <w:marTop w:val="0"/>
      <w:marBottom w:val="0"/>
      <w:divBdr>
        <w:top w:val="none" w:sz="0" w:space="0" w:color="auto"/>
        <w:left w:val="none" w:sz="0" w:space="0" w:color="auto"/>
        <w:bottom w:val="none" w:sz="0" w:space="0" w:color="auto"/>
        <w:right w:val="none" w:sz="0" w:space="0" w:color="auto"/>
      </w:divBdr>
      <w:divsChild>
        <w:div w:id="1259557041">
          <w:marLeft w:val="0"/>
          <w:marRight w:val="0"/>
          <w:marTop w:val="0"/>
          <w:marBottom w:val="0"/>
          <w:divBdr>
            <w:top w:val="none" w:sz="0" w:space="0" w:color="auto"/>
            <w:left w:val="none" w:sz="0" w:space="0" w:color="auto"/>
            <w:bottom w:val="none" w:sz="0" w:space="0" w:color="auto"/>
            <w:right w:val="none" w:sz="0" w:space="0" w:color="auto"/>
          </w:divBdr>
          <w:divsChild>
            <w:div w:id="20438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7817">
      <w:bodyDiv w:val="1"/>
      <w:marLeft w:val="0"/>
      <w:marRight w:val="0"/>
      <w:marTop w:val="0"/>
      <w:marBottom w:val="0"/>
      <w:divBdr>
        <w:top w:val="none" w:sz="0" w:space="0" w:color="auto"/>
        <w:left w:val="none" w:sz="0" w:space="0" w:color="auto"/>
        <w:bottom w:val="none" w:sz="0" w:space="0" w:color="auto"/>
        <w:right w:val="none" w:sz="0" w:space="0" w:color="auto"/>
      </w:divBdr>
      <w:divsChild>
        <w:div w:id="1176572847">
          <w:marLeft w:val="0"/>
          <w:marRight w:val="0"/>
          <w:marTop w:val="0"/>
          <w:marBottom w:val="0"/>
          <w:divBdr>
            <w:top w:val="none" w:sz="0" w:space="0" w:color="auto"/>
            <w:left w:val="none" w:sz="0" w:space="0" w:color="auto"/>
            <w:bottom w:val="none" w:sz="0" w:space="0" w:color="auto"/>
            <w:right w:val="none" w:sz="0" w:space="0" w:color="auto"/>
          </w:divBdr>
          <w:divsChild>
            <w:div w:id="4954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58126">
      <w:bodyDiv w:val="1"/>
      <w:marLeft w:val="0"/>
      <w:marRight w:val="0"/>
      <w:marTop w:val="0"/>
      <w:marBottom w:val="0"/>
      <w:divBdr>
        <w:top w:val="none" w:sz="0" w:space="0" w:color="auto"/>
        <w:left w:val="none" w:sz="0" w:space="0" w:color="auto"/>
        <w:bottom w:val="none" w:sz="0" w:space="0" w:color="auto"/>
        <w:right w:val="none" w:sz="0" w:space="0" w:color="auto"/>
      </w:divBdr>
      <w:divsChild>
        <w:div w:id="377703214">
          <w:marLeft w:val="0"/>
          <w:marRight w:val="0"/>
          <w:marTop w:val="0"/>
          <w:marBottom w:val="0"/>
          <w:divBdr>
            <w:top w:val="none" w:sz="0" w:space="0" w:color="auto"/>
            <w:left w:val="none" w:sz="0" w:space="0" w:color="auto"/>
            <w:bottom w:val="none" w:sz="0" w:space="0" w:color="auto"/>
            <w:right w:val="none" w:sz="0" w:space="0" w:color="auto"/>
          </w:divBdr>
          <w:divsChild>
            <w:div w:id="2142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70644">
      <w:bodyDiv w:val="1"/>
      <w:marLeft w:val="0"/>
      <w:marRight w:val="0"/>
      <w:marTop w:val="0"/>
      <w:marBottom w:val="0"/>
      <w:divBdr>
        <w:top w:val="none" w:sz="0" w:space="0" w:color="auto"/>
        <w:left w:val="none" w:sz="0" w:space="0" w:color="auto"/>
        <w:bottom w:val="none" w:sz="0" w:space="0" w:color="auto"/>
        <w:right w:val="none" w:sz="0" w:space="0" w:color="auto"/>
      </w:divBdr>
    </w:div>
    <w:div w:id="1003356559">
      <w:bodyDiv w:val="1"/>
      <w:marLeft w:val="0"/>
      <w:marRight w:val="0"/>
      <w:marTop w:val="0"/>
      <w:marBottom w:val="0"/>
      <w:divBdr>
        <w:top w:val="none" w:sz="0" w:space="0" w:color="auto"/>
        <w:left w:val="none" w:sz="0" w:space="0" w:color="auto"/>
        <w:bottom w:val="none" w:sz="0" w:space="0" w:color="auto"/>
        <w:right w:val="none" w:sz="0" w:space="0" w:color="auto"/>
      </w:divBdr>
      <w:divsChild>
        <w:div w:id="883492779">
          <w:marLeft w:val="0"/>
          <w:marRight w:val="0"/>
          <w:marTop w:val="0"/>
          <w:marBottom w:val="0"/>
          <w:divBdr>
            <w:top w:val="none" w:sz="0" w:space="0" w:color="auto"/>
            <w:left w:val="none" w:sz="0" w:space="0" w:color="auto"/>
            <w:bottom w:val="none" w:sz="0" w:space="0" w:color="auto"/>
            <w:right w:val="none" w:sz="0" w:space="0" w:color="auto"/>
          </w:divBdr>
        </w:div>
      </w:divsChild>
    </w:div>
    <w:div w:id="1004355456">
      <w:bodyDiv w:val="1"/>
      <w:marLeft w:val="0"/>
      <w:marRight w:val="0"/>
      <w:marTop w:val="0"/>
      <w:marBottom w:val="0"/>
      <w:divBdr>
        <w:top w:val="none" w:sz="0" w:space="0" w:color="auto"/>
        <w:left w:val="none" w:sz="0" w:space="0" w:color="auto"/>
        <w:bottom w:val="none" w:sz="0" w:space="0" w:color="auto"/>
        <w:right w:val="none" w:sz="0" w:space="0" w:color="auto"/>
      </w:divBdr>
      <w:divsChild>
        <w:div w:id="1891530688">
          <w:marLeft w:val="0"/>
          <w:marRight w:val="0"/>
          <w:marTop w:val="0"/>
          <w:marBottom w:val="0"/>
          <w:divBdr>
            <w:top w:val="none" w:sz="0" w:space="0" w:color="auto"/>
            <w:left w:val="none" w:sz="0" w:space="0" w:color="auto"/>
            <w:bottom w:val="none" w:sz="0" w:space="0" w:color="auto"/>
            <w:right w:val="none" w:sz="0" w:space="0" w:color="auto"/>
          </w:divBdr>
          <w:divsChild>
            <w:div w:id="131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272">
      <w:bodyDiv w:val="1"/>
      <w:marLeft w:val="0"/>
      <w:marRight w:val="0"/>
      <w:marTop w:val="0"/>
      <w:marBottom w:val="0"/>
      <w:divBdr>
        <w:top w:val="none" w:sz="0" w:space="0" w:color="auto"/>
        <w:left w:val="none" w:sz="0" w:space="0" w:color="auto"/>
        <w:bottom w:val="none" w:sz="0" w:space="0" w:color="auto"/>
        <w:right w:val="none" w:sz="0" w:space="0" w:color="auto"/>
      </w:divBdr>
      <w:divsChild>
        <w:div w:id="343286167">
          <w:marLeft w:val="0"/>
          <w:marRight w:val="0"/>
          <w:marTop w:val="0"/>
          <w:marBottom w:val="0"/>
          <w:divBdr>
            <w:top w:val="none" w:sz="0" w:space="0" w:color="auto"/>
            <w:left w:val="none" w:sz="0" w:space="0" w:color="auto"/>
            <w:bottom w:val="none" w:sz="0" w:space="0" w:color="auto"/>
            <w:right w:val="none" w:sz="0" w:space="0" w:color="auto"/>
          </w:divBdr>
          <w:divsChild>
            <w:div w:id="4482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0113">
      <w:bodyDiv w:val="1"/>
      <w:marLeft w:val="0"/>
      <w:marRight w:val="0"/>
      <w:marTop w:val="0"/>
      <w:marBottom w:val="0"/>
      <w:divBdr>
        <w:top w:val="none" w:sz="0" w:space="0" w:color="auto"/>
        <w:left w:val="none" w:sz="0" w:space="0" w:color="auto"/>
        <w:bottom w:val="none" w:sz="0" w:space="0" w:color="auto"/>
        <w:right w:val="none" w:sz="0" w:space="0" w:color="auto"/>
      </w:divBdr>
      <w:divsChild>
        <w:div w:id="2105152158">
          <w:marLeft w:val="0"/>
          <w:marRight w:val="0"/>
          <w:marTop w:val="0"/>
          <w:marBottom w:val="0"/>
          <w:divBdr>
            <w:top w:val="none" w:sz="0" w:space="0" w:color="auto"/>
            <w:left w:val="none" w:sz="0" w:space="0" w:color="auto"/>
            <w:bottom w:val="none" w:sz="0" w:space="0" w:color="auto"/>
            <w:right w:val="none" w:sz="0" w:space="0" w:color="auto"/>
          </w:divBdr>
          <w:divsChild>
            <w:div w:id="1865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6135">
      <w:bodyDiv w:val="1"/>
      <w:marLeft w:val="0"/>
      <w:marRight w:val="0"/>
      <w:marTop w:val="0"/>
      <w:marBottom w:val="0"/>
      <w:divBdr>
        <w:top w:val="none" w:sz="0" w:space="0" w:color="auto"/>
        <w:left w:val="none" w:sz="0" w:space="0" w:color="auto"/>
        <w:bottom w:val="none" w:sz="0" w:space="0" w:color="auto"/>
        <w:right w:val="none" w:sz="0" w:space="0" w:color="auto"/>
      </w:divBdr>
      <w:divsChild>
        <w:div w:id="1018387858">
          <w:marLeft w:val="0"/>
          <w:marRight w:val="0"/>
          <w:marTop w:val="0"/>
          <w:marBottom w:val="0"/>
          <w:divBdr>
            <w:top w:val="none" w:sz="0" w:space="0" w:color="auto"/>
            <w:left w:val="none" w:sz="0" w:space="0" w:color="auto"/>
            <w:bottom w:val="none" w:sz="0" w:space="0" w:color="auto"/>
            <w:right w:val="none" w:sz="0" w:space="0" w:color="auto"/>
          </w:divBdr>
          <w:divsChild>
            <w:div w:id="10740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7296">
      <w:bodyDiv w:val="1"/>
      <w:marLeft w:val="0"/>
      <w:marRight w:val="0"/>
      <w:marTop w:val="0"/>
      <w:marBottom w:val="0"/>
      <w:divBdr>
        <w:top w:val="none" w:sz="0" w:space="0" w:color="auto"/>
        <w:left w:val="none" w:sz="0" w:space="0" w:color="auto"/>
        <w:bottom w:val="none" w:sz="0" w:space="0" w:color="auto"/>
        <w:right w:val="none" w:sz="0" w:space="0" w:color="auto"/>
      </w:divBdr>
      <w:divsChild>
        <w:div w:id="1312179316">
          <w:marLeft w:val="0"/>
          <w:marRight w:val="0"/>
          <w:marTop w:val="0"/>
          <w:marBottom w:val="0"/>
          <w:divBdr>
            <w:top w:val="none" w:sz="0" w:space="0" w:color="auto"/>
            <w:left w:val="none" w:sz="0" w:space="0" w:color="auto"/>
            <w:bottom w:val="none" w:sz="0" w:space="0" w:color="auto"/>
            <w:right w:val="none" w:sz="0" w:space="0" w:color="auto"/>
          </w:divBdr>
          <w:divsChild>
            <w:div w:id="18251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0399">
      <w:bodyDiv w:val="1"/>
      <w:marLeft w:val="0"/>
      <w:marRight w:val="0"/>
      <w:marTop w:val="0"/>
      <w:marBottom w:val="0"/>
      <w:divBdr>
        <w:top w:val="none" w:sz="0" w:space="0" w:color="auto"/>
        <w:left w:val="none" w:sz="0" w:space="0" w:color="auto"/>
        <w:bottom w:val="none" w:sz="0" w:space="0" w:color="auto"/>
        <w:right w:val="none" w:sz="0" w:space="0" w:color="auto"/>
      </w:divBdr>
      <w:divsChild>
        <w:div w:id="68427192">
          <w:marLeft w:val="0"/>
          <w:marRight w:val="0"/>
          <w:marTop w:val="0"/>
          <w:marBottom w:val="0"/>
          <w:divBdr>
            <w:top w:val="none" w:sz="0" w:space="0" w:color="auto"/>
            <w:left w:val="none" w:sz="0" w:space="0" w:color="auto"/>
            <w:bottom w:val="none" w:sz="0" w:space="0" w:color="auto"/>
            <w:right w:val="none" w:sz="0" w:space="0" w:color="auto"/>
          </w:divBdr>
          <w:divsChild>
            <w:div w:id="11921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6814">
      <w:bodyDiv w:val="1"/>
      <w:marLeft w:val="0"/>
      <w:marRight w:val="0"/>
      <w:marTop w:val="0"/>
      <w:marBottom w:val="0"/>
      <w:divBdr>
        <w:top w:val="none" w:sz="0" w:space="0" w:color="auto"/>
        <w:left w:val="none" w:sz="0" w:space="0" w:color="auto"/>
        <w:bottom w:val="none" w:sz="0" w:space="0" w:color="auto"/>
        <w:right w:val="none" w:sz="0" w:space="0" w:color="auto"/>
      </w:divBdr>
      <w:divsChild>
        <w:div w:id="625548405">
          <w:marLeft w:val="0"/>
          <w:marRight w:val="0"/>
          <w:marTop w:val="0"/>
          <w:marBottom w:val="0"/>
          <w:divBdr>
            <w:top w:val="none" w:sz="0" w:space="0" w:color="auto"/>
            <w:left w:val="none" w:sz="0" w:space="0" w:color="auto"/>
            <w:bottom w:val="none" w:sz="0" w:space="0" w:color="auto"/>
            <w:right w:val="none" w:sz="0" w:space="0" w:color="auto"/>
          </w:divBdr>
          <w:divsChild>
            <w:div w:id="6312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9264">
      <w:bodyDiv w:val="1"/>
      <w:marLeft w:val="0"/>
      <w:marRight w:val="0"/>
      <w:marTop w:val="0"/>
      <w:marBottom w:val="0"/>
      <w:divBdr>
        <w:top w:val="none" w:sz="0" w:space="0" w:color="auto"/>
        <w:left w:val="none" w:sz="0" w:space="0" w:color="auto"/>
        <w:bottom w:val="none" w:sz="0" w:space="0" w:color="auto"/>
        <w:right w:val="none" w:sz="0" w:space="0" w:color="auto"/>
      </w:divBdr>
      <w:divsChild>
        <w:div w:id="1068723149">
          <w:marLeft w:val="0"/>
          <w:marRight w:val="0"/>
          <w:marTop w:val="0"/>
          <w:marBottom w:val="0"/>
          <w:divBdr>
            <w:top w:val="none" w:sz="0" w:space="0" w:color="auto"/>
            <w:left w:val="none" w:sz="0" w:space="0" w:color="auto"/>
            <w:bottom w:val="none" w:sz="0" w:space="0" w:color="auto"/>
            <w:right w:val="none" w:sz="0" w:space="0" w:color="auto"/>
          </w:divBdr>
          <w:divsChild>
            <w:div w:id="1678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7375">
      <w:bodyDiv w:val="1"/>
      <w:marLeft w:val="0"/>
      <w:marRight w:val="0"/>
      <w:marTop w:val="0"/>
      <w:marBottom w:val="0"/>
      <w:divBdr>
        <w:top w:val="none" w:sz="0" w:space="0" w:color="auto"/>
        <w:left w:val="none" w:sz="0" w:space="0" w:color="auto"/>
        <w:bottom w:val="none" w:sz="0" w:space="0" w:color="auto"/>
        <w:right w:val="none" w:sz="0" w:space="0" w:color="auto"/>
      </w:divBdr>
      <w:divsChild>
        <w:div w:id="1005519740">
          <w:marLeft w:val="0"/>
          <w:marRight w:val="0"/>
          <w:marTop w:val="0"/>
          <w:marBottom w:val="0"/>
          <w:divBdr>
            <w:top w:val="none" w:sz="0" w:space="0" w:color="auto"/>
            <w:left w:val="none" w:sz="0" w:space="0" w:color="auto"/>
            <w:bottom w:val="none" w:sz="0" w:space="0" w:color="auto"/>
            <w:right w:val="none" w:sz="0" w:space="0" w:color="auto"/>
          </w:divBdr>
          <w:divsChild>
            <w:div w:id="12788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8994">
      <w:bodyDiv w:val="1"/>
      <w:marLeft w:val="0"/>
      <w:marRight w:val="0"/>
      <w:marTop w:val="0"/>
      <w:marBottom w:val="0"/>
      <w:divBdr>
        <w:top w:val="none" w:sz="0" w:space="0" w:color="auto"/>
        <w:left w:val="none" w:sz="0" w:space="0" w:color="auto"/>
        <w:bottom w:val="none" w:sz="0" w:space="0" w:color="auto"/>
        <w:right w:val="none" w:sz="0" w:space="0" w:color="auto"/>
      </w:divBdr>
      <w:divsChild>
        <w:div w:id="488785336">
          <w:marLeft w:val="0"/>
          <w:marRight w:val="0"/>
          <w:marTop w:val="0"/>
          <w:marBottom w:val="0"/>
          <w:divBdr>
            <w:top w:val="none" w:sz="0" w:space="0" w:color="auto"/>
            <w:left w:val="none" w:sz="0" w:space="0" w:color="auto"/>
            <w:bottom w:val="none" w:sz="0" w:space="0" w:color="auto"/>
            <w:right w:val="none" w:sz="0" w:space="0" w:color="auto"/>
          </w:divBdr>
          <w:divsChild>
            <w:div w:id="11500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5561">
      <w:bodyDiv w:val="1"/>
      <w:marLeft w:val="0"/>
      <w:marRight w:val="0"/>
      <w:marTop w:val="0"/>
      <w:marBottom w:val="0"/>
      <w:divBdr>
        <w:top w:val="none" w:sz="0" w:space="0" w:color="auto"/>
        <w:left w:val="none" w:sz="0" w:space="0" w:color="auto"/>
        <w:bottom w:val="none" w:sz="0" w:space="0" w:color="auto"/>
        <w:right w:val="none" w:sz="0" w:space="0" w:color="auto"/>
      </w:divBdr>
      <w:divsChild>
        <w:div w:id="619261543">
          <w:marLeft w:val="0"/>
          <w:marRight w:val="0"/>
          <w:marTop w:val="0"/>
          <w:marBottom w:val="0"/>
          <w:divBdr>
            <w:top w:val="none" w:sz="0" w:space="0" w:color="auto"/>
            <w:left w:val="none" w:sz="0" w:space="0" w:color="auto"/>
            <w:bottom w:val="none" w:sz="0" w:space="0" w:color="auto"/>
            <w:right w:val="none" w:sz="0" w:space="0" w:color="auto"/>
          </w:divBdr>
          <w:divsChild>
            <w:div w:id="16304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05461">
      <w:bodyDiv w:val="1"/>
      <w:marLeft w:val="0"/>
      <w:marRight w:val="0"/>
      <w:marTop w:val="0"/>
      <w:marBottom w:val="0"/>
      <w:divBdr>
        <w:top w:val="none" w:sz="0" w:space="0" w:color="auto"/>
        <w:left w:val="none" w:sz="0" w:space="0" w:color="auto"/>
        <w:bottom w:val="none" w:sz="0" w:space="0" w:color="auto"/>
        <w:right w:val="none" w:sz="0" w:space="0" w:color="auto"/>
      </w:divBdr>
    </w:div>
    <w:div w:id="1016032410">
      <w:bodyDiv w:val="1"/>
      <w:marLeft w:val="0"/>
      <w:marRight w:val="0"/>
      <w:marTop w:val="0"/>
      <w:marBottom w:val="0"/>
      <w:divBdr>
        <w:top w:val="none" w:sz="0" w:space="0" w:color="auto"/>
        <w:left w:val="none" w:sz="0" w:space="0" w:color="auto"/>
        <w:bottom w:val="none" w:sz="0" w:space="0" w:color="auto"/>
        <w:right w:val="none" w:sz="0" w:space="0" w:color="auto"/>
      </w:divBdr>
      <w:divsChild>
        <w:div w:id="886915832">
          <w:marLeft w:val="0"/>
          <w:marRight w:val="0"/>
          <w:marTop w:val="0"/>
          <w:marBottom w:val="0"/>
          <w:divBdr>
            <w:top w:val="none" w:sz="0" w:space="0" w:color="auto"/>
            <w:left w:val="none" w:sz="0" w:space="0" w:color="auto"/>
            <w:bottom w:val="none" w:sz="0" w:space="0" w:color="auto"/>
            <w:right w:val="none" w:sz="0" w:space="0" w:color="auto"/>
          </w:divBdr>
          <w:divsChild>
            <w:div w:id="21144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7071">
      <w:bodyDiv w:val="1"/>
      <w:marLeft w:val="0"/>
      <w:marRight w:val="0"/>
      <w:marTop w:val="0"/>
      <w:marBottom w:val="0"/>
      <w:divBdr>
        <w:top w:val="none" w:sz="0" w:space="0" w:color="auto"/>
        <w:left w:val="none" w:sz="0" w:space="0" w:color="auto"/>
        <w:bottom w:val="none" w:sz="0" w:space="0" w:color="auto"/>
        <w:right w:val="none" w:sz="0" w:space="0" w:color="auto"/>
      </w:divBdr>
      <w:divsChild>
        <w:div w:id="71052383">
          <w:marLeft w:val="0"/>
          <w:marRight w:val="0"/>
          <w:marTop w:val="0"/>
          <w:marBottom w:val="0"/>
          <w:divBdr>
            <w:top w:val="none" w:sz="0" w:space="0" w:color="auto"/>
            <w:left w:val="none" w:sz="0" w:space="0" w:color="auto"/>
            <w:bottom w:val="none" w:sz="0" w:space="0" w:color="auto"/>
            <w:right w:val="none" w:sz="0" w:space="0" w:color="auto"/>
          </w:divBdr>
          <w:divsChild>
            <w:div w:id="18828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7522">
      <w:bodyDiv w:val="1"/>
      <w:marLeft w:val="0"/>
      <w:marRight w:val="0"/>
      <w:marTop w:val="0"/>
      <w:marBottom w:val="0"/>
      <w:divBdr>
        <w:top w:val="none" w:sz="0" w:space="0" w:color="auto"/>
        <w:left w:val="none" w:sz="0" w:space="0" w:color="auto"/>
        <w:bottom w:val="none" w:sz="0" w:space="0" w:color="auto"/>
        <w:right w:val="none" w:sz="0" w:space="0" w:color="auto"/>
      </w:divBdr>
      <w:divsChild>
        <w:div w:id="877857577">
          <w:marLeft w:val="0"/>
          <w:marRight w:val="0"/>
          <w:marTop w:val="0"/>
          <w:marBottom w:val="0"/>
          <w:divBdr>
            <w:top w:val="none" w:sz="0" w:space="0" w:color="auto"/>
            <w:left w:val="none" w:sz="0" w:space="0" w:color="auto"/>
            <w:bottom w:val="none" w:sz="0" w:space="0" w:color="auto"/>
            <w:right w:val="none" w:sz="0" w:space="0" w:color="auto"/>
          </w:divBdr>
          <w:divsChild>
            <w:div w:id="1061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1061">
      <w:bodyDiv w:val="1"/>
      <w:marLeft w:val="0"/>
      <w:marRight w:val="0"/>
      <w:marTop w:val="0"/>
      <w:marBottom w:val="0"/>
      <w:divBdr>
        <w:top w:val="none" w:sz="0" w:space="0" w:color="auto"/>
        <w:left w:val="none" w:sz="0" w:space="0" w:color="auto"/>
        <w:bottom w:val="none" w:sz="0" w:space="0" w:color="auto"/>
        <w:right w:val="none" w:sz="0" w:space="0" w:color="auto"/>
      </w:divBdr>
      <w:divsChild>
        <w:div w:id="619917881">
          <w:marLeft w:val="0"/>
          <w:marRight w:val="0"/>
          <w:marTop w:val="0"/>
          <w:marBottom w:val="0"/>
          <w:divBdr>
            <w:top w:val="none" w:sz="0" w:space="0" w:color="auto"/>
            <w:left w:val="none" w:sz="0" w:space="0" w:color="auto"/>
            <w:bottom w:val="none" w:sz="0" w:space="0" w:color="auto"/>
            <w:right w:val="none" w:sz="0" w:space="0" w:color="auto"/>
          </w:divBdr>
          <w:divsChild>
            <w:div w:id="15582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8799">
      <w:bodyDiv w:val="1"/>
      <w:marLeft w:val="0"/>
      <w:marRight w:val="0"/>
      <w:marTop w:val="0"/>
      <w:marBottom w:val="0"/>
      <w:divBdr>
        <w:top w:val="none" w:sz="0" w:space="0" w:color="auto"/>
        <w:left w:val="none" w:sz="0" w:space="0" w:color="auto"/>
        <w:bottom w:val="none" w:sz="0" w:space="0" w:color="auto"/>
        <w:right w:val="none" w:sz="0" w:space="0" w:color="auto"/>
      </w:divBdr>
      <w:divsChild>
        <w:div w:id="1598516717">
          <w:marLeft w:val="0"/>
          <w:marRight w:val="0"/>
          <w:marTop w:val="0"/>
          <w:marBottom w:val="0"/>
          <w:divBdr>
            <w:top w:val="none" w:sz="0" w:space="0" w:color="auto"/>
            <w:left w:val="none" w:sz="0" w:space="0" w:color="auto"/>
            <w:bottom w:val="none" w:sz="0" w:space="0" w:color="auto"/>
            <w:right w:val="none" w:sz="0" w:space="0" w:color="auto"/>
          </w:divBdr>
          <w:divsChild>
            <w:div w:id="4419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70292">
      <w:bodyDiv w:val="1"/>
      <w:marLeft w:val="0"/>
      <w:marRight w:val="0"/>
      <w:marTop w:val="0"/>
      <w:marBottom w:val="0"/>
      <w:divBdr>
        <w:top w:val="none" w:sz="0" w:space="0" w:color="auto"/>
        <w:left w:val="none" w:sz="0" w:space="0" w:color="auto"/>
        <w:bottom w:val="none" w:sz="0" w:space="0" w:color="auto"/>
        <w:right w:val="none" w:sz="0" w:space="0" w:color="auto"/>
      </w:divBdr>
      <w:divsChild>
        <w:div w:id="742415575">
          <w:marLeft w:val="0"/>
          <w:marRight w:val="0"/>
          <w:marTop w:val="0"/>
          <w:marBottom w:val="0"/>
          <w:divBdr>
            <w:top w:val="none" w:sz="0" w:space="0" w:color="auto"/>
            <w:left w:val="none" w:sz="0" w:space="0" w:color="auto"/>
            <w:bottom w:val="none" w:sz="0" w:space="0" w:color="auto"/>
            <w:right w:val="none" w:sz="0" w:space="0" w:color="auto"/>
          </w:divBdr>
          <w:divsChild>
            <w:div w:id="11911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0317">
      <w:bodyDiv w:val="1"/>
      <w:marLeft w:val="0"/>
      <w:marRight w:val="0"/>
      <w:marTop w:val="0"/>
      <w:marBottom w:val="0"/>
      <w:divBdr>
        <w:top w:val="none" w:sz="0" w:space="0" w:color="auto"/>
        <w:left w:val="none" w:sz="0" w:space="0" w:color="auto"/>
        <w:bottom w:val="none" w:sz="0" w:space="0" w:color="auto"/>
        <w:right w:val="none" w:sz="0" w:space="0" w:color="auto"/>
      </w:divBdr>
      <w:divsChild>
        <w:div w:id="1152452797">
          <w:marLeft w:val="0"/>
          <w:marRight w:val="0"/>
          <w:marTop w:val="0"/>
          <w:marBottom w:val="0"/>
          <w:divBdr>
            <w:top w:val="none" w:sz="0" w:space="0" w:color="auto"/>
            <w:left w:val="none" w:sz="0" w:space="0" w:color="auto"/>
            <w:bottom w:val="none" w:sz="0" w:space="0" w:color="auto"/>
            <w:right w:val="none" w:sz="0" w:space="0" w:color="auto"/>
          </w:divBdr>
          <w:divsChild>
            <w:div w:id="9444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1366">
      <w:bodyDiv w:val="1"/>
      <w:marLeft w:val="0"/>
      <w:marRight w:val="0"/>
      <w:marTop w:val="0"/>
      <w:marBottom w:val="0"/>
      <w:divBdr>
        <w:top w:val="none" w:sz="0" w:space="0" w:color="auto"/>
        <w:left w:val="none" w:sz="0" w:space="0" w:color="auto"/>
        <w:bottom w:val="none" w:sz="0" w:space="0" w:color="auto"/>
        <w:right w:val="none" w:sz="0" w:space="0" w:color="auto"/>
      </w:divBdr>
      <w:divsChild>
        <w:div w:id="618413952">
          <w:marLeft w:val="0"/>
          <w:marRight w:val="0"/>
          <w:marTop w:val="0"/>
          <w:marBottom w:val="0"/>
          <w:divBdr>
            <w:top w:val="none" w:sz="0" w:space="0" w:color="auto"/>
            <w:left w:val="none" w:sz="0" w:space="0" w:color="auto"/>
            <w:bottom w:val="none" w:sz="0" w:space="0" w:color="auto"/>
            <w:right w:val="none" w:sz="0" w:space="0" w:color="auto"/>
          </w:divBdr>
          <w:divsChild>
            <w:div w:id="11748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7355">
      <w:bodyDiv w:val="1"/>
      <w:marLeft w:val="0"/>
      <w:marRight w:val="0"/>
      <w:marTop w:val="0"/>
      <w:marBottom w:val="0"/>
      <w:divBdr>
        <w:top w:val="none" w:sz="0" w:space="0" w:color="auto"/>
        <w:left w:val="none" w:sz="0" w:space="0" w:color="auto"/>
        <w:bottom w:val="none" w:sz="0" w:space="0" w:color="auto"/>
        <w:right w:val="none" w:sz="0" w:space="0" w:color="auto"/>
      </w:divBdr>
    </w:div>
    <w:div w:id="1034422450">
      <w:bodyDiv w:val="1"/>
      <w:marLeft w:val="0"/>
      <w:marRight w:val="0"/>
      <w:marTop w:val="0"/>
      <w:marBottom w:val="0"/>
      <w:divBdr>
        <w:top w:val="none" w:sz="0" w:space="0" w:color="auto"/>
        <w:left w:val="none" w:sz="0" w:space="0" w:color="auto"/>
        <w:bottom w:val="none" w:sz="0" w:space="0" w:color="auto"/>
        <w:right w:val="none" w:sz="0" w:space="0" w:color="auto"/>
      </w:divBdr>
      <w:divsChild>
        <w:div w:id="1704669936">
          <w:marLeft w:val="0"/>
          <w:marRight w:val="0"/>
          <w:marTop w:val="0"/>
          <w:marBottom w:val="0"/>
          <w:divBdr>
            <w:top w:val="none" w:sz="0" w:space="0" w:color="auto"/>
            <w:left w:val="none" w:sz="0" w:space="0" w:color="auto"/>
            <w:bottom w:val="none" w:sz="0" w:space="0" w:color="auto"/>
            <w:right w:val="none" w:sz="0" w:space="0" w:color="auto"/>
          </w:divBdr>
          <w:divsChild>
            <w:div w:id="133687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3334">
      <w:bodyDiv w:val="1"/>
      <w:marLeft w:val="0"/>
      <w:marRight w:val="0"/>
      <w:marTop w:val="0"/>
      <w:marBottom w:val="0"/>
      <w:divBdr>
        <w:top w:val="none" w:sz="0" w:space="0" w:color="auto"/>
        <w:left w:val="none" w:sz="0" w:space="0" w:color="auto"/>
        <w:bottom w:val="none" w:sz="0" w:space="0" w:color="auto"/>
        <w:right w:val="none" w:sz="0" w:space="0" w:color="auto"/>
      </w:divBdr>
      <w:divsChild>
        <w:div w:id="864904704">
          <w:marLeft w:val="0"/>
          <w:marRight w:val="0"/>
          <w:marTop w:val="0"/>
          <w:marBottom w:val="0"/>
          <w:divBdr>
            <w:top w:val="none" w:sz="0" w:space="0" w:color="auto"/>
            <w:left w:val="none" w:sz="0" w:space="0" w:color="auto"/>
            <w:bottom w:val="none" w:sz="0" w:space="0" w:color="auto"/>
            <w:right w:val="none" w:sz="0" w:space="0" w:color="auto"/>
          </w:divBdr>
          <w:divsChild>
            <w:div w:id="9575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0056">
      <w:bodyDiv w:val="1"/>
      <w:marLeft w:val="0"/>
      <w:marRight w:val="0"/>
      <w:marTop w:val="0"/>
      <w:marBottom w:val="0"/>
      <w:divBdr>
        <w:top w:val="none" w:sz="0" w:space="0" w:color="auto"/>
        <w:left w:val="none" w:sz="0" w:space="0" w:color="auto"/>
        <w:bottom w:val="none" w:sz="0" w:space="0" w:color="auto"/>
        <w:right w:val="none" w:sz="0" w:space="0" w:color="auto"/>
      </w:divBdr>
      <w:divsChild>
        <w:div w:id="61414053">
          <w:marLeft w:val="0"/>
          <w:marRight w:val="0"/>
          <w:marTop w:val="0"/>
          <w:marBottom w:val="0"/>
          <w:divBdr>
            <w:top w:val="none" w:sz="0" w:space="0" w:color="auto"/>
            <w:left w:val="none" w:sz="0" w:space="0" w:color="auto"/>
            <w:bottom w:val="none" w:sz="0" w:space="0" w:color="auto"/>
            <w:right w:val="none" w:sz="0" w:space="0" w:color="auto"/>
          </w:divBdr>
          <w:divsChild>
            <w:div w:id="13291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59796">
      <w:bodyDiv w:val="1"/>
      <w:marLeft w:val="0"/>
      <w:marRight w:val="0"/>
      <w:marTop w:val="0"/>
      <w:marBottom w:val="0"/>
      <w:divBdr>
        <w:top w:val="none" w:sz="0" w:space="0" w:color="auto"/>
        <w:left w:val="none" w:sz="0" w:space="0" w:color="auto"/>
        <w:bottom w:val="none" w:sz="0" w:space="0" w:color="auto"/>
        <w:right w:val="none" w:sz="0" w:space="0" w:color="auto"/>
      </w:divBdr>
    </w:div>
    <w:div w:id="1039163420">
      <w:bodyDiv w:val="1"/>
      <w:marLeft w:val="0"/>
      <w:marRight w:val="0"/>
      <w:marTop w:val="0"/>
      <w:marBottom w:val="0"/>
      <w:divBdr>
        <w:top w:val="none" w:sz="0" w:space="0" w:color="auto"/>
        <w:left w:val="none" w:sz="0" w:space="0" w:color="auto"/>
        <w:bottom w:val="none" w:sz="0" w:space="0" w:color="auto"/>
        <w:right w:val="none" w:sz="0" w:space="0" w:color="auto"/>
      </w:divBdr>
      <w:divsChild>
        <w:div w:id="1796287452">
          <w:marLeft w:val="0"/>
          <w:marRight w:val="0"/>
          <w:marTop w:val="0"/>
          <w:marBottom w:val="0"/>
          <w:divBdr>
            <w:top w:val="none" w:sz="0" w:space="0" w:color="auto"/>
            <w:left w:val="none" w:sz="0" w:space="0" w:color="auto"/>
            <w:bottom w:val="none" w:sz="0" w:space="0" w:color="auto"/>
            <w:right w:val="none" w:sz="0" w:space="0" w:color="auto"/>
          </w:divBdr>
          <w:divsChild>
            <w:div w:id="44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80398">
      <w:bodyDiv w:val="1"/>
      <w:marLeft w:val="0"/>
      <w:marRight w:val="0"/>
      <w:marTop w:val="0"/>
      <w:marBottom w:val="0"/>
      <w:divBdr>
        <w:top w:val="none" w:sz="0" w:space="0" w:color="auto"/>
        <w:left w:val="none" w:sz="0" w:space="0" w:color="auto"/>
        <w:bottom w:val="none" w:sz="0" w:space="0" w:color="auto"/>
        <w:right w:val="none" w:sz="0" w:space="0" w:color="auto"/>
      </w:divBdr>
    </w:div>
    <w:div w:id="1042630735">
      <w:bodyDiv w:val="1"/>
      <w:marLeft w:val="0"/>
      <w:marRight w:val="0"/>
      <w:marTop w:val="0"/>
      <w:marBottom w:val="0"/>
      <w:divBdr>
        <w:top w:val="none" w:sz="0" w:space="0" w:color="auto"/>
        <w:left w:val="none" w:sz="0" w:space="0" w:color="auto"/>
        <w:bottom w:val="none" w:sz="0" w:space="0" w:color="auto"/>
        <w:right w:val="none" w:sz="0" w:space="0" w:color="auto"/>
      </w:divBdr>
      <w:divsChild>
        <w:div w:id="239339525">
          <w:marLeft w:val="0"/>
          <w:marRight w:val="0"/>
          <w:marTop w:val="0"/>
          <w:marBottom w:val="0"/>
          <w:divBdr>
            <w:top w:val="none" w:sz="0" w:space="0" w:color="auto"/>
            <w:left w:val="none" w:sz="0" w:space="0" w:color="auto"/>
            <w:bottom w:val="none" w:sz="0" w:space="0" w:color="auto"/>
            <w:right w:val="none" w:sz="0" w:space="0" w:color="auto"/>
          </w:divBdr>
          <w:divsChild>
            <w:div w:id="10647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4028">
      <w:bodyDiv w:val="1"/>
      <w:marLeft w:val="0"/>
      <w:marRight w:val="0"/>
      <w:marTop w:val="0"/>
      <w:marBottom w:val="0"/>
      <w:divBdr>
        <w:top w:val="none" w:sz="0" w:space="0" w:color="auto"/>
        <w:left w:val="none" w:sz="0" w:space="0" w:color="auto"/>
        <w:bottom w:val="none" w:sz="0" w:space="0" w:color="auto"/>
        <w:right w:val="none" w:sz="0" w:space="0" w:color="auto"/>
      </w:divBdr>
      <w:divsChild>
        <w:div w:id="1580138684">
          <w:marLeft w:val="0"/>
          <w:marRight w:val="0"/>
          <w:marTop w:val="0"/>
          <w:marBottom w:val="0"/>
          <w:divBdr>
            <w:top w:val="none" w:sz="0" w:space="0" w:color="auto"/>
            <w:left w:val="none" w:sz="0" w:space="0" w:color="auto"/>
            <w:bottom w:val="none" w:sz="0" w:space="0" w:color="auto"/>
            <w:right w:val="none" w:sz="0" w:space="0" w:color="auto"/>
          </w:divBdr>
          <w:divsChild>
            <w:div w:id="3119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79800">
      <w:bodyDiv w:val="1"/>
      <w:marLeft w:val="0"/>
      <w:marRight w:val="0"/>
      <w:marTop w:val="0"/>
      <w:marBottom w:val="0"/>
      <w:divBdr>
        <w:top w:val="none" w:sz="0" w:space="0" w:color="auto"/>
        <w:left w:val="none" w:sz="0" w:space="0" w:color="auto"/>
        <w:bottom w:val="none" w:sz="0" w:space="0" w:color="auto"/>
        <w:right w:val="none" w:sz="0" w:space="0" w:color="auto"/>
      </w:divBdr>
      <w:divsChild>
        <w:div w:id="192422409">
          <w:marLeft w:val="0"/>
          <w:marRight w:val="0"/>
          <w:marTop w:val="0"/>
          <w:marBottom w:val="0"/>
          <w:divBdr>
            <w:top w:val="none" w:sz="0" w:space="0" w:color="auto"/>
            <w:left w:val="none" w:sz="0" w:space="0" w:color="auto"/>
            <w:bottom w:val="none" w:sz="0" w:space="0" w:color="auto"/>
            <w:right w:val="none" w:sz="0" w:space="0" w:color="auto"/>
          </w:divBdr>
          <w:divsChild>
            <w:div w:id="12147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986">
      <w:bodyDiv w:val="1"/>
      <w:marLeft w:val="0"/>
      <w:marRight w:val="0"/>
      <w:marTop w:val="0"/>
      <w:marBottom w:val="0"/>
      <w:divBdr>
        <w:top w:val="none" w:sz="0" w:space="0" w:color="auto"/>
        <w:left w:val="none" w:sz="0" w:space="0" w:color="auto"/>
        <w:bottom w:val="none" w:sz="0" w:space="0" w:color="auto"/>
        <w:right w:val="none" w:sz="0" w:space="0" w:color="auto"/>
      </w:divBdr>
      <w:divsChild>
        <w:div w:id="370806339">
          <w:marLeft w:val="0"/>
          <w:marRight w:val="0"/>
          <w:marTop w:val="0"/>
          <w:marBottom w:val="0"/>
          <w:divBdr>
            <w:top w:val="none" w:sz="0" w:space="0" w:color="auto"/>
            <w:left w:val="none" w:sz="0" w:space="0" w:color="auto"/>
            <w:bottom w:val="none" w:sz="0" w:space="0" w:color="auto"/>
            <w:right w:val="none" w:sz="0" w:space="0" w:color="auto"/>
          </w:divBdr>
          <w:divsChild>
            <w:div w:id="7845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5049">
      <w:bodyDiv w:val="1"/>
      <w:marLeft w:val="0"/>
      <w:marRight w:val="0"/>
      <w:marTop w:val="0"/>
      <w:marBottom w:val="0"/>
      <w:divBdr>
        <w:top w:val="none" w:sz="0" w:space="0" w:color="auto"/>
        <w:left w:val="none" w:sz="0" w:space="0" w:color="auto"/>
        <w:bottom w:val="none" w:sz="0" w:space="0" w:color="auto"/>
        <w:right w:val="none" w:sz="0" w:space="0" w:color="auto"/>
      </w:divBdr>
      <w:divsChild>
        <w:div w:id="1629698053">
          <w:marLeft w:val="0"/>
          <w:marRight w:val="0"/>
          <w:marTop w:val="0"/>
          <w:marBottom w:val="0"/>
          <w:divBdr>
            <w:top w:val="none" w:sz="0" w:space="0" w:color="auto"/>
            <w:left w:val="none" w:sz="0" w:space="0" w:color="auto"/>
            <w:bottom w:val="none" w:sz="0" w:space="0" w:color="auto"/>
            <w:right w:val="none" w:sz="0" w:space="0" w:color="auto"/>
          </w:divBdr>
          <w:divsChild>
            <w:div w:id="211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3689">
      <w:bodyDiv w:val="1"/>
      <w:marLeft w:val="0"/>
      <w:marRight w:val="0"/>
      <w:marTop w:val="0"/>
      <w:marBottom w:val="0"/>
      <w:divBdr>
        <w:top w:val="none" w:sz="0" w:space="0" w:color="auto"/>
        <w:left w:val="none" w:sz="0" w:space="0" w:color="auto"/>
        <w:bottom w:val="none" w:sz="0" w:space="0" w:color="auto"/>
        <w:right w:val="none" w:sz="0" w:space="0" w:color="auto"/>
      </w:divBdr>
      <w:divsChild>
        <w:div w:id="1784768671">
          <w:marLeft w:val="0"/>
          <w:marRight w:val="0"/>
          <w:marTop w:val="0"/>
          <w:marBottom w:val="0"/>
          <w:divBdr>
            <w:top w:val="none" w:sz="0" w:space="0" w:color="auto"/>
            <w:left w:val="none" w:sz="0" w:space="0" w:color="auto"/>
            <w:bottom w:val="none" w:sz="0" w:space="0" w:color="auto"/>
            <w:right w:val="none" w:sz="0" w:space="0" w:color="auto"/>
          </w:divBdr>
          <w:divsChild>
            <w:div w:id="18373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1791">
      <w:bodyDiv w:val="1"/>
      <w:marLeft w:val="0"/>
      <w:marRight w:val="0"/>
      <w:marTop w:val="0"/>
      <w:marBottom w:val="0"/>
      <w:divBdr>
        <w:top w:val="none" w:sz="0" w:space="0" w:color="auto"/>
        <w:left w:val="none" w:sz="0" w:space="0" w:color="auto"/>
        <w:bottom w:val="none" w:sz="0" w:space="0" w:color="auto"/>
        <w:right w:val="none" w:sz="0" w:space="0" w:color="auto"/>
      </w:divBdr>
      <w:divsChild>
        <w:div w:id="1971158183">
          <w:marLeft w:val="0"/>
          <w:marRight w:val="0"/>
          <w:marTop w:val="0"/>
          <w:marBottom w:val="0"/>
          <w:divBdr>
            <w:top w:val="none" w:sz="0" w:space="0" w:color="auto"/>
            <w:left w:val="none" w:sz="0" w:space="0" w:color="auto"/>
            <w:bottom w:val="none" w:sz="0" w:space="0" w:color="auto"/>
            <w:right w:val="none" w:sz="0" w:space="0" w:color="auto"/>
          </w:divBdr>
          <w:divsChild>
            <w:div w:id="15798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5738">
      <w:bodyDiv w:val="1"/>
      <w:marLeft w:val="0"/>
      <w:marRight w:val="0"/>
      <w:marTop w:val="0"/>
      <w:marBottom w:val="0"/>
      <w:divBdr>
        <w:top w:val="none" w:sz="0" w:space="0" w:color="auto"/>
        <w:left w:val="none" w:sz="0" w:space="0" w:color="auto"/>
        <w:bottom w:val="none" w:sz="0" w:space="0" w:color="auto"/>
        <w:right w:val="none" w:sz="0" w:space="0" w:color="auto"/>
      </w:divBdr>
      <w:divsChild>
        <w:div w:id="446119318">
          <w:marLeft w:val="0"/>
          <w:marRight w:val="0"/>
          <w:marTop w:val="0"/>
          <w:marBottom w:val="0"/>
          <w:divBdr>
            <w:top w:val="none" w:sz="0" w:space="0" w:color="auto"/>
            <w:left w:val="none" w:sz="0" w:space="0" w:color="auto"/>
            <w:bottom w:val="none" w:sz="0" w:space="0" w:color="auto"/>
            <w:right w:val="none" w:sz="0" w:space="0" w:color="auto"/>
          </w:divBdr>
          <w:divsChild>
            <w:div w:id="20244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8877">
      <w:bodyDiv w:val="1"/>
      <w:marLeft w:val="0"/>
      <w:marRight w:val="0"/>
      <w:marTop w:val="0"/>
      <w:marBottom w:val="0"/>
      <w:divBdr>
        <w:top w:val="none" w:sz="0" w:space="0" w:color="auto"/>
        <w:left w:val="none" w:sz="0" w:space="0" w:color="auto"/>
        <w:bottom w:val="none" w:sz="0" w:space="0" w:color="auto"/>
        <w:right w:val="none" w:sz="0" w:space="0" w:color="auto"/>
      </w:divBdr>
      <w:divsChild>
        <w:div w:id="2060932354">
          <w:marLeft w:val="0"/>
          <w:marRight w:val="0"/>
          <w:marTop w:val="0"/>
          <w:marBottom w:val="0"/>
          <w:divBdr>
            <w:top w:val="none" w:sz="0" w:space="0" w:color="auto"/>
            <w:left w:val="none" w:sz="0" w:space="0" w:color="auto"/>
            <w:bottom w:val="none" w:sz="0" w:space="0" w:color="auto"/>
            <w:right w:val="none" w:sz="0" w:space="0" w:color="auto"/>
          </w:divBdr>
          <w:divsChild>
            <w:div w:id="20748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3124">
      <w:bodyDiv w:val="1"/>
      <w:marLeft w:val="0"/>
      <w:marRight w:val="0"/>
      <w:marTop w:val="0"/>
      <w:marBottom w:val="0"/>
      <w:divBdr>
        <w:top w:val="none" w:sz="0" w:space="0" w:color="auto"/>
        <w:left w:val="none" w:sz="0" w:space="0" w:color="auto"/>
        <w:bottom w:val="none" w:sz="0" w:space="0" w:color="auto"/>
        <w:right w:val="none" w:sz="0" w:space="0" w:color="auto"/>
      </w:divBdr>
      <w:divsChild>
        <w:div w:id="1627732931">
          <w:marLeft w:val="0"/>
          <w:marRight w:val="0"/>
          <w:marTop w:val="0"/>
          <w:marBottom w:val="0"/>
          <w:divBdr>
            <w:top w:val="none" w:sz="0" w:space="0" w:color="auto"/>
            <w:left w:val="none" w:sz="0" w:space="0" w:color="auto"/>
            <w:bottom w:val="none" w:sz="0" w:space="0" w:color="auto"/>
            <w:right w:val="none" w:sz="0" w:space="0" w:color="auto"/>
          </w:divBdr>
          <w:divsChild>
            <w:div w:id="1197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082">
      <w:bodyDiv w:val="1"/>
      <w:marLeft w:val="0"/>
      <w:marRight w:val="0"/>
      <w:marTop w:val="0"/>
      <w:marBottom w:val="0"/>
      <w:divBdr>
        <w:top w:val="none" w:sz="0" w:space="0" w:color="auto"/>
        <w:left w:val="none" w:sz="0" w:space="0" w:color="auto"/>
        <w:bottom w:val="none" w:sz="0" w:space="0" w:color="auto"/>
        <w:right w:val="none" w:sz="0" w:space="0" w:color="auto"/>
      </w:divBdr>
      <w:divsChild>
        <w:div w:id="397629901">
          <w:marLeft w:val="0"/>
          <w:marRight w:val="0"/>
          <w:marTop w:val="0"/>
          <w:marBottom w:val="0"/>
          <w:divBdr>
            <w:top w:val="none" w:sz="0" w:space="0" w:color="auto"/>
            <w:left w:val="none" w:sz="0" w:space="0" w:color="auto"/>
            <w:bottom w:val="none" w:sz="0" w:space="0" w:color="auto"/>
            <w:right w:val="none" w:sz="0" w:space="0" w:color="auto"/>
          </w:divBdr>
          <w:divsChild>
            <w:div w:id="372536125">
              <w:marLeft w:val="0"/>
              <w:marRight w:val="0"/>
              <w:marTop w:val="0"/>
              <w:marBottom w:val="0"/>
              <w:divBdr>
                <w:top w:val="none" w:sz="0" w:space="0" w:color="auto"/>
                <w:left w:val="none" w:sz="0" w:space="0" w:color="auto"/>
                <w:bottom w:val="none" w:sz="0" w:space="0" w:color="auto"/>
                <w:right w:val="none" w:sz="0" w:space="0" w:color="auto"/>
              </w:divBdr>
            </w:div>
            <w:div w:id="6144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4265">
      <w:bodyDiv w:val="1"/>
      <w:marLeft w:val="0"/>
      <w:marRight w:val="0"/>
      <w:marTop w:val="0"/>
      <w:marBottom w:val="0"/>
      <w:divBdr>
        <w:top w:val="none" w:sz="0" w:space="0" w:color="auto"/>
        <w:left w:val="none" w:sz="0" w:space="0" w:color="auto"/>
        <w:bottom w:val="none" w:sz="0" w:space="0" w:color="auto"/>
        <w:right w:val="none" w:sz="0" w:space="0" w:color="auto"/>
      </w:divBdr>
      <w:divsChild>
        <w:div w:id="393624558">
          <w:marLeft w:val="0"/>
          <w:marRight w:val="0"/>
          <w:marTop w:val="0"/>
          <w:marBottom w:val="0"/>
          <w:divBdr>
            <w:top w:val="none" w:sz="0" w:space="0" w:color="auto"/>
            <w:left w:val="none" w:sz="0" w:space="0" w:color="auto"/>
            <w:bottom w:val="none" w:sz="0" w:space="0" w:color="auto"/>
            <w:right w:val="none" w:sz="0" w:space="0" w:color="auto"/>
          </w:divBdr>
          <w:divsChild>
            <w:div w:id="513954312">
              <w:marLeft w:val="0"/>
              <w:marRight w:val="0"/>
              <w:marTop w:val="0"/>
              <w:marBottom w:val="0"/>
              <w:divBdr>
                <w:top w:val="none" w:sz="0" w:space="0" w:color="auto"/>
                <w:left w:val="none" w:sz="0" w:space="0" w:color="auto"/>
                <w:bottom w:val="none" w:sz="0" w:space="0" w:color="auto"/>
                <w:right w:val="none" w:sz="0" w:space="0" w:color="auto"/>
              </w:divBdr>
            </w:div>
            <w:div w:id="3054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6901">
      <w:bodyDiv w:val="1"/>
      <w:marLeft w:val="0"/>
      <w:marRight w:val="0"/>
      <w:marTop w:val="0"/>
      <w:marBottom w:val="0"/>
      <w:divBdr>
        <w:top w:val="none" w:sz="0" w:space="0" w:color="auto"/>
        <w:left w:val="none" w:sz="0" w:space="0" w:color="auto"/>
        <w:bottom w:val="none" w:sz="0" w:space="0" w:color="auto"/>
        <w:right w:val="none" w:sz="0" w:space="0" w:color="auto"/>
      </w:divBdr>
      <w:divsChild>
        <w:div w:id="1345013543">
          <w:marLeft w:val="0"/>
          <w:marRight w:val="0"/>
          <w:marTop w:val="0"/>
          <w:marBottom w:val="0"/>
          <w:divBdr>
            <w:top w:val="none" w:sz="0" w:space="0" w:color="auto"/>
            <w:left w:val="none" w:sz="0" w:space="0" w:color="auto"/>
            <w:bottom w:val="none" w:sz="0" w:space="0" w:color="auto"/>
            <w:right w:val="none" w:sz="0" w:space="0" w:color="auto"/>
          </w:divBdr>
          <w:divsChild>
            <w:div w:id="19000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4299">
      <w:bodyDiv w:val="1"/>
      <w:marLeft w:val="0"/>
      <w:marRight w:val="0"/>
      <w:marTop w:val="0"/>
      <w:marBottom w:val="0"/>
      <w:divBdr>
        <w:top w:val="none" w:sz="0" w:space="0" w:color="auto"/>
        <w:left w:val="none" w:sz="0" w:space="0" w:color="auto"/>
        <w:bottom w:val="none" w:sz="0" w:space="0" w:color="auto"/>
        <w:right w:val="none" w:sz="0" w:space="0" w:color="auto"/>
      </w:divBdr>
      <w:divsChild>
        <w:div w:id="1751846724">
          <w:marLeft w:val="0"/>
          <w:marRight w:val="0"/>
          <w:marTop w:val="0"/>
          <w:marBottom w:val="0"/>
          <w:divBdr>
            <w:top w:val="none" w:sz="0" w:space="0" w:color="auto"/>
            <w:left w:val="none" w:sz="0" w:space="0" w:color="auto"/>
            <w:bottom w:val="none" w:sz="0" w:space="0" w:color="auto"/>
            <w:right w:val="none" w:sz="0" w:space="0" w:color="auto"/>
          </w:divBdr>
          <w:divsChild>
            <w:div w:id="5170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8909">
      <w:bodyDiv w:val="1"/>
      <w:marLeft w:val="0"/>
      <w:marRight w:val="0"/>
      <w:marTop w:val="0"/>
      <w:marBottom w:val="0"/>
      <w:divBdr>
        <w:top w:val="none" w:sz="0" w:space="0" w:color="auto"/>
        <w:left w:val="none" w:sz="0" w:space="0" w:color="auto"/>
        <w:bottom w:val="none" w:sz="0" w:space="0" w:color="auto"/>
        <w:right w:val="none" w:sz="0" w:space="0" w:color="auto"/>
      </w:divBdr>
      <w:divsChild>
        <w:div w:id="1528059011">
          <w:marLeft w:val="0"/>
          <w:marRight w:val="0"/>
          <w:marTop w:val="0"/>
          <w:marBottom w:val="0"/>
          <w:divBdr>
            <w:top w:val="none" w:sz="0" w:space="0" w:color="auto"/>
            <w:left w:val="none" w:sz="0" w:space="0" w:color="auto"/>
            <w:bottom w:val="none" w:sz="0" w:space="0" w:color="auto"/>
            <w:right w:val="none" w:sz="0" w:space="0" w:color="auto"/>
          </w:divBdr>
          <w:divsChild>
            <w:div w:id="13611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3752">
      <w:bodyDiv w:val="1"/>
      <w:marLeft w:val="0"/>
      <w:marRight w:val="0"/>
      <w:marTop w:val="0"/>
      <w:marBottom w:val="0"/>
      <w:divBdr>
        <w:top w:val="none" w:sz="0" w:space="0" w:color="auto"/>
        <w:left w:val="none" w:sz="0" w:space="0" w:color="auto"/>
        <w:bottom w:val="none" w:sz="0" w:space="0" w:color="auto"/>
        <w:right w:val="none" w:sz="0" w:space="0" w:color="auto"/>
      </w:divBdr>
      <w:divsChild>
        <w:div w:id="1479417306">
          <w:marLeft w:val="0"/>
          <w:marRight w:val="0"/>
          <w:marTop w:val="0"/>
          <w:marBottom w:val="0"/>
          <w:divBdr>
            <w:top w:val="none" w:sz="0" w:space="0" w:color="auto"/>
            <w:left w:val="none" w:sz="0" w:space="0" w:color="auto"/>
            <w:bottom w:val="none" w:sz="0" w:space="0" w:color="auto"/>
            <w:right w:val="none" w:sz="0" w:space="0" w:color="auto"/>
          </w:divBdr>
          <w:divsChild>
            <w:div w:id="15168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2605">
      <w:bodyDiv w:val="1"/>
      <w:marLeft w:val="0"/>
      <w:marRight w:val="0"/>
      <w:marTop w:val="0"/>
      <w:marBottom w:val="0"/>
      <w:divBdr>
        <w:top w:val="none" w:sz="0" w:space="0" w:color="auto"/>
        <w:left w:val="none" w:sz="0" w:space="0" w:color="auto"/>
        <w:bottom w:val="none" w:sz="0" w:space="0" w:color="auto"/>
        <w:right w:val="none" w:sz="0" w:space="0" w:color="auto"/>
      </w:divBdr>
      <w:divsChild>
        <w:div w:id="567689342">
          <w:marLeft w:val="0"/>
          <w:marRight w:val="0"/>
          <w:marTop w:val="0"/>
          <w:marBottom w:val="0"/>
          <w:divBdr>
            <w:top w:val="none" w:sz="0" w:space="0" w:color="auto"/>
            <w:left w:val="none" w:sz="0" w:space="0" w:color="auto"/>
            <w:bottom w:val="none" w:sz="0" w:space="0" w:color="auto"/>
            <w:right w:val="none" w:sz="0" w:space="0" w:color="auto"/>
          </w:divBdr>
          <w:divsChild>
            <w:div w:id="3744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7941">
      <w:bodyDiv w:val="1"/>
      <w:marLeft w:val="0"/>
      <w:marRight w:val="0"/>
      <w:marTop w:val="0"/>
      <w:marBottom w:val="0"/>
      <w:divBdr>
        <w:top w:val="none" w:sz="0" w:space="0" w:color="auto"/>
        <w:left w:val="none" w:sz="0" w:space="0" w:color="auto"/>
        <w:bottom w:val="none" w:sz="0" w:space="0" w:color="auto"/>
        <w:right w:val="none" w:sz="0" w:space="0" w:color="auto"/>
      </w:divBdr>
      <w:divsChild>
        <w:div w:id="1250970250">
          <w:marLeft w:val="0"/>
          <w:marRight w:val="0"/>
          <w:marTop w:val="0"/>
          <w:marBottom w:val="0"/>
          <w:divBdr>
            <w:top w:val="none" w:sz="0" w:space="0" w:color="auto"/>
            <w:left w:val="none" w:sz="0" w:space="0" w:color="auto"/>
            <w:bottom w:val="none" w:sz="0" w:space="0" w:color="auto"/>
            <w:right w:val="none" w:sz="0" w:space="0" w:color="auto"/>
          </w:divBdr>
          <w:divsChild>
            <w:div w:id="15045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4485">
      <w:bodyDiv w:val="1"/>
      <w:marLeft w:val="0"/>
      <w:marRight w:val="0"/>
      <w:marTop w:val="0"/>
      <w:marBottom w:val="0"/>
      <w:divBdr>
        <w:top w:val="none" w:sz="0" w:space="0" w:color="auto"/>
        <w:left w:val="none" w:sz="0" w:space="0" w:color="auto"/>
        <w:bottom w:val="none" w:sz="0" w:space="0" w:color="auto"/>
        <w:right w:val="none" w:sz="0" w:space="0" w:color="auto"/>
      </w:divBdr>
      <w:divsChild>
        <w:div w:id="269895496">
          <w:marLeft w:val="0"/>
          <w:marRight w:val="0"/>
          <w:marTop w:val="0"/>
          <w:marBottom w:val="0"/>
          <w:divBdr>
            <w:top w:val="none" w:sz="0" w:space="0" w:color="auto"/>
            <w:left w:val="none" w:sz="0" w:space="0" w:color="auto"/>
            <w:bottom w:val="none" w:sz="0" w:space="0" w:color="auto"/>
            <w:right w:val="none" w:sz="0" w:space="0" w:color="auto"/>
          </w:divBdr>
          <w:divsChild>
            <w:div w:id="244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3975">
      <w:bodyDiv w:val="1"/>
      <w:marLeft w:val="0"/>
      <w:marRight w:val="0"/>
      <w:marTop w:val="0"/>
      <w:marBottom w:val="0"/>
      <w:divBdr>
        <w:top w:val="none" w:sz="0" w:space="0" w:color="auto"/>
        <w:left w:val="none" w:sz="0" w:space="0" w:color="auto"/>
        <w:bottom w:val="none" w:sz="0" w:space="0" w:color="auto"/>
        <w:right w:val="none" w:sz="0" w:space="0" w:color="auto"/>
      </w:divBdr>
      <w:divsChild>
        <w:div w:id="1419713660">
          <w:marLeft w:val="0"/>
          <w:marRight w:val="0"/>
          <w:marTop w:val="0"/>
          <w:marBottom w:val="0"/>
          <w:divBdr>
            <w:top w:val="none" w:sz="0" w:space="0" w:color="auto"/>
            <w:left w:val="none" w:sz="0" w:space="0" w:color="auto"/>
            <w:bottom w:val="none" w:sz="0" w:space="0" w:color="auto"/>
            <w:right w:val="none" w:sz="0" w:space="0" w:color="auto"/>
          </w:divBdr>
          <w:divsChild>
            <w:div w:id="9700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7178">
      <w:bodyDiv w:val="1"/>
      <w:marLeft w:val="0"/>
      <w:marRight w:val="0"/>
      <w:marTop w:val="0"/>
      <w:marBottom w:val="0"/>
      <w:divBdr>
        <w:top w:val="none" w:sz="0" w:space="0" w:color="auto"/>
        <w:left w:val="none" w:sz="0" w:space="0" w:color="auto"/>
        <w:bottom w:val="none" w:sz="0" w:space="0" w:color="auto"/>
        <w:right w:val="none" w:sz="0" w:space="0" w:color="auto"/>
      </w:divBdr>
      <w:divsChild>
        <w:div w:id="976298305">
          <w:marLeft w:val="0"/>
          <w:marRight w:val="0"/>
          <w:marTop w:val="0"/>
          <w:marBottom w:val="0"/>
          <w:divBdr>
            <w:top w:val="none" w:sz="0" w:space="0" w:color="auto"/>
            <w:left w:val="none" w:sz="0" w:space="0" w:color="auto"/>
            <w:bottom w:val="none" w:sz="0" w:space="0" w:color="auto"/>
            <w:right w:val="none" w:sz="0" w:space="0" w:color="auto"/>
          </w:divBdr>
          <w:divsChild>
            <w:div w:id="16736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5260">
      <w:bodyDiv w:val="1"/>
      <w:marLeft w:val="0"/>
      <w:marRight w:val="0"/>
      <w:marTop w:val="0"/>
      <w:marBottom w:val="0"/>
      <w:divBdr>
        <w:top w:val="none" w:sz="0" w:space="0" w:color="auto"/>
        <w:left w:val="none" w:sz="0" w:space="0" w:color="auto"/>
        <w:bottom w:val="none" w:sz="0" w:space="0" w:color="auto"/>
        <w:right w:val="none" w:sz="0" w:space="0" w:color="auto"/>
      </w:divBdr>
      <w:divsChild>
        <w:div w:id="91636415">
          <w:marLeft w:val="0"/>
          <w:marRight w:val="0"/>
          <w:marTop w:val="0"/>
          <w:marBottom w:val="0"/>
          <w:divBdr>
            <w:top w:val="none" w:sz="0" w:space="0" w:color="auto"/>
            <w:left w:val="none" w:sz="0" w:space="0" w:color="auto"/>
            <w:bottom w:val="none" w:sz="0" w:space="0" w:color="auto"/>
            <w:right w:val="none" w:sz="0" w:space="0" w:color="auto"/>
          </w:divBdr>
          <w:divsChild>
            <w:div w:id="7614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9773">
      <w:bodyDiv w:val="1"/>
      <w:marLeft w:val="0"/>
      <w:marRight w:val="0"/>
      <w:marTop w:val="0"/>
      <w:marBottom w:val="0"/>
      <w:divBdr>
        <w:top w:val="none" w:sz="0" w:space="0" w:color="auto"/>
        <w:left w:val="none" w:sz="0" w:space="0" w:color="auto"/>
        <w:bottom w:val="none" w:sz="0" w:space="0" w:color="auto"/>
        <w:right w:val="none" w:sz="0" w:space="0" w:color="auto"/>
      </w:divBdr>
      <w:divsChild>
        <w:div w:id="2143494471">
          <w:marLeft w:val="0"/>
          <w:marRight w:val="0"/>
          <w:marTop w:val="0"/>
          <w:marBottom w:val="0"/>
          <w:divBdr>
            <w:top w:val="none" w:sz="0" w:space="0" w:color="auto"/>
            <w:left w:val="none" w:sz="0" w:space="0" w:color="auto"/>
            <w:bottom w:val="none" w:sz="0" w:space="0" w:color="auto"/>
            <w:right w:val="none" w:sz="0" w:space="0" w:color="auto"/>
          </w:divBdr>
          <w:divsChild>
            <w:div w:id="17828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9606">
      <w:bodyDiv w:val="1"/>
      <w:marLeft w:val="0"/>
      <w:marRight w:val="0"/>
      <w:marTop w:val="0"/>
      <w:marBottom w:val="0"/>
      <w:divBdr>
        <w:top w:val="none" w:sz="0" w:space="0" w:color="auto"/>
        <w:left w:val="none" w:sz="0" w:space="0" w:color="auto"/>
        <w:bottom w:val="none" w:sz="0" w:space="0" w:color="auto"/>
        <w:right w:val="none" w:sz="0" w:space="0" w:color="auto"/>
      </w:divBdr>
      <w:divsChild>
        <w:div w:id="826942228">
          <w:marLeft w:val="0"/>
          <w:marRight w:val="0"/>
          <w:marTop w:val="0"/>
          <w:marBottom w:val="0"/>
          <w:divBdr>
            <w:top w:val="none" w:sz="0" w:space="0" w:color="auto"/>
            <w:left w:val="none" w:sz="0" w:space="0" w:color="auto"/>
            <w:bottom w:val="none" w:sz="0" w:space="0" w:color="auto"/>
            <w:right w:val="none" w:sz="0" w:space="0" w:color="auto"/>
          </w:divBdr>
          <w:divsChild>
            <w:div w:id="8742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5862">
      <w:bodyDiv w:val="1"/>
      <w:marLeft w:val="0"/>
      <w:marRight w:val="0"/>
      <w:marTop w:val="0"/>
      <w:marBottom w:val="0"/>
      <w:divBdr>
        <w:top w:val="none" w:sz="0" w:space="0" w:color="auto"/>
        <w:left w:val="none" w:sz="0" w:space="0" w:color="auto"/>
        <w:bottom w:val="none" w:sz="0" w:space="0" w:color="auto"/>
        <w:right w:val="none" w:sz="0" w:space="0" w:color="auto"/>
      </w:divBdr>
      <w:divsChild>
        <w:div w:id="1490168870">
          <w:marLeft w:val="0"/>
          <w:marRight w:val="0"/>
          <w:marTop w:val="0"/>
          <w:marBottom w:val="0"/>
          <w:divBdr>
            <w:top w:val="none" w:sz="0" w:space="0" w:color="auto"/>
            <w:left w:val="none" w:sz="0" w:space="0" w:color="auto"/>
            <w:bottom w:val="none" w:sz="0" w:space="0" w:color="auto"/>
            <w:right w:val="none" w:sz="0" w:space="0" w:color="auto"/>
          </w:divBdr>
          <w:divsChild>
            <w:div w:id="4513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69550">
      <w:bodyDiv w:val="1"/>
      <w:marLeft w:val="0"/>
      <w:marRight w:val="0"/>
      <w:marTop w:val="0"/>
      <w:marBottom w:val="0"/>
      <w:divBdr>
        <w:top w:val="none" w:sz="0" w:space="0" w:color="auto"/>
        <w:left w:val="none" w:sz="0" w:space="0" w:color="auto"/>
        <w:bottom w:val="none" w:sz="0" w:space="0" w:color="auto"/>
        <w:right w:val="none" w:sz="0" w:space="0" w:color="auto"/>
      </w:divBdr>
      <w:divsChild>
        <w:div w:id="1157764946">
          <w:marLeft w:val="0"/>
          <w:marRight w:val="0"/>
          <w:marTop w:val="0"/>
          <w:marBottom w:val="0"/>
          <w:divBdr>
            <w:top w:val="none" w:sz="0" w:space="0" w:color="auto"/>
            <w:left w:val="none" w:sz="0" w:space="0" w:color="auto"/>
            <w:bottom w:val="none" w:sz="0" w:space="0" w:color="auto"/>
            <w:right w:val="none" w:sz="0" w:space="0" w:color="auto"/>
          </w:divBdr>
          <w:divsChild>
            <w:div w:id="1214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3760">
      <w:bodyDiv w:val="1"/>
      <w:marLeft w:val="0"/>
      <w:marRight w:val="0"/>
      <w:marTop w:val="0"/>
      <w:marBottom w:val="0"/>
      <w:divBdr>
        <w:top w:val="none" w:sz="0" w:space="0" w:color="auto"/>
        <w:left w:val="none" w:sz="0" w:space="0" w:color="auto"/>
        <w:bottom w:val="none" w:sz="0" w:space="0" w:color="auto"/>
        <w:right w:val="none" w:sz="0" w:space="0" w:color="auto"/>
      </w:divBdr>
    </w:div>
    <w:div w:id="1097865370">
      <w:bodyDiv w:val="1"/>
      <w:marLeft w:val="0"/>
      <w:marRight w:val="0"/>
      <w:marTop w:val="0"/>
      <w:marBottom w:val="0"/>
      <w:divBdr>
        <w:top w:val="none" w:sz="0" w:space="0" w:color="auto"/>
        <w:left w:val="none" w:sz="0" w:space="0" w:color="auto"/>
        <w:bottom w:val="none" w:sz="0" w:space="0" w:color="auto"/>
        <w:right w:val="none" w:sz="0" w:space="0" w:color="auto"/>
      </w:divBdr>
      <w:divsChild>
        <w:div w:id="352075615">
          <w:marLeft w:val="0"/>
          <w:marRight w:val="0"/>
          <w:marTop w:val="0"/>
          <w:marBottom w:val="0"/>
          <w:divBdr>
            <w:top w:val="none" w:sz="0" w:space="0" w:color="auto"/>
            <w:left w:val="none" w:sz="0" w:space="0" w:color="auto"/>
            <w:bottom w:val="none" w:sz="0" w:space="0" w:color="auto"/>
            <w:right w:val="none" w:sz="0" w:space="0" w:color="auto"/>
          </w:divBdr>
          <w:divsChild>
            <w:div w:id="13136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74">
      <w:bodyDiv w:val="1"/>
      <w:marLeft w:val="0"/>
      <w:marRight w:val="0"/>
      <w:marTop w:val="0"/>
      <w:marBottom w:val="0"/>
      <w:divBdr>
        <w:top w:val="none" w:sz="0" w:space="0" w:color="auto"/>
        <w:left w:val="none" w:sz="0" w:space="0" w:color="auto"/>
        <w:bottom w:val="none" w:sz="0" w:space="0" w:color="auto"/>
        <w:right w:val="none" w:sz="0" w:space="0" w:color="auto"/>
      </w:divBdr>
      <w:divsChild>
        <w:div w:id="45565808">
          <w:marLeft w:val="0"/>
          <w:marRight w:val="0"/>
          <w:marTop w:val="0"/>
          <w:marBottom w:val="0"/>
          <w:divBdr>
            <w:top w:val="none" w:sz="0" w:space="0" w:color="auto"/>
            <w:left w:val="none" w:sz="0" w:space="0" w:color="auto"/>
            <w:bottom w:val="none" w:sz="0" w:space="0" w:color="auto"/>
            <w:right w:val="none" w:sz="0" w:space="0" w:color="auto"/>
          </w:divBdr>
          <w:divsChild>
            <w:div w:id="11604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3552">
      <w:bodyDiv w:val="1"/>
      <w:marLeft w:val="0"/>
      <w:marRight w:val="0"/>
      <w:marTop w:val="0"/>
      <w:marBottom w:val="0"/>
      <w:divBdr>
        <w:top w:val="none" w:sz="0" w:space="0" w:color="auto"/>
        <w:left w:val="none" w:sz="0" w:space="0" w:color="auto"/>
        <w:bottom w:val="none" w:sz="0" w:space="0" w:color="auto"/>
        <w:right w:val="none" w:sz="0" w:space="0" w:color="auto"/>
      </w:divBdr>
      <w:divsChild>
        <w:div w:id="995449837">
          <w:marLeft w:val="0"/>
          <w:marRight w:val="0"/>
          <w:marTop w:val="0"/>
          <w:marBottom w:val="0"/>
          <w:divBdr>
            <w:top w:val="none" w:sz="0" w:space="0" w:color="auto"/>
            <w:left w:val="none" w:sz="0" w:space="0" w:color="auto"/>
            <w:bottom w:val="none" w:sz="0" w:space="0" w:color="auto"/>
            <w:right w:val="none" w:sz="0" w:space="0" w:color="auto"/>
          </w:divBdr>
          <w:divsChild>
            <w:div w:id="3206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606">
      <w:bodyDiv w:val="1"/>
      <w:marLeft w:val="0"/>
      <w:marRight w:val="0"/>
      <w:marTop w:val="0"/>
      <w:marBottom w:val="0"/>
      <w:divBdr>
        <w:top w:val="none" w:sz="0" w:space="0" w:color="auto"/>
        <w:left w:val="none" w:sz="0" w:space="0" w:color="auto"/>
        <w:bottom w:val="none" w:sz="0" w:space="0" w:color="auto"/>
        <w:right w:val="none" w:sz="0" w:space="0" w:color="auto"/>
      </w:divBdr>
      <w:divsChild>
        <w:div w:id="1879581820">
          <w:marLeft w:val="0"/>
          <w:marRight w:val="0"/>
          <w:marTop w:val="0"/>
          <w:marBottom w:val="0"/>
          <w:divBdr>
            <w:top w:val="none" w:sz="0" w:space="0" w:color="auto"/>
            <w:left w:val="none" w:sz="0" w:space="0" w:color="auto"/>
            <w:bottom w:val="none" w:sz="0" w:space="0" w:color="auto"/>
            <w:right w:val="none" w:sz="0" w:space="0" w:color="auto"/>
          </w:divBdr>
          <w:divsChild>
            <w:div w:id="18660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0893">
      <w:bodyDiv w:val="1"/>
      <w:marLeft w:val="0"/>
      <w:marRight w:val="0"/>
      <w:marTop w:val="0"/>
      <w:marBottom w:val="0"/>
      <w:divBdr>
        <w:top w:val="none" w:sz="0" w:space="0" w:color="auto"/>
        <w:left w:val="none" w:sz="0" w:space="0" w:color="auto"/>
        <w:bottom w:val="none" w:sz="0" w:space="0" w:color="auto"/>
        <w:right w:val="none" w:sz="0" w:space="0" w:color="auto"/>
      </w:divBdr>
      <w:divsChild>
        <w:div w:id="1738090080">
          <w:marLeft w:val="0"/>
          <w:marRight w:val="0"/>
          <w:marTop w:val="0"/>
          <w:marBottom w:val="0"/>
          <w:divBdr>
            <w:top w:val="none" w:sz="0" w:space="0" w:color="auto"/>
            <w:left w:val="none" w:sz="0" w:space="0" w:color="auto"/>
            <w:bottom w:val="none" w:sz="0" w:space="0" w:color="auto"/>
            <w:right w:val="none" w:sz="0" w:space="0" w:color="auto"/>
          </w:divBdr>
          <w:divsChild>
            <w:div w:id="6809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6330">
      <w:bodyDiv w:val="1"/>
      <w:marLeft w:val="0"/>
      <w:marRight w:val="0"/>
      <w:marTop w:val="0"/>
      <w:marBottom w:val="0"/>
      <w:divBdr>
        <w:top w:val="none" w:sz="0" w:space="0" w:color="auto"/>
        <w:left w:val="none" w:sz="0" w:space="0" w:color="auto"/>
        <w:bottom w:val="none" w:sz="0" w:space="0" w:color="auto"/>
        <w:right w:val="none" w:sz="0" w:space="0" w:color="auto"/>
      </w:divBdr>
      <w:divsChild>
        <w:div w:id="347372040">
          <w:marLeft w:val="0"/>
          <w:marRight w:val="0"/>
          <w:marTop w:val="0"/>
          <w:marBottom w:val="0"/>
          <w:divBdr>
            <w:top w:val="none" w:sz="0" w:space="0" w:color="auto"/>
            <w:left w:val="none" w:sz="0" w:space="0" w:color="auto"/>
            <w:bottom w:val="none" w:sz="0" w:space="0" w:color="auto"/>
            <w:right w:val="none" w:sz="0" w:space="0" w:color="auto"/>
          </w:divBdr>
          <w:divsChild>
            <w:div w:id="4012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0889">
      <w:bodyDiv w:val="1"/>
      <w:marLeft w:val="0"/>
      <w:marRight w:val="0"/>
      <w:marTop w:val="0"/>
      <w:marBottom w:val="0"/>
      <w:divBdr>
        <w:top w:val="none" w:sz="0" w:space="0" w:color="auto"/>
        <w:left w:val="none" w:sz="0" w:space="0" w:color="auto"/>
        <w:bottom w:val="none" w:sz="0" w:space="0" w:color="auto"/>
        <w:right w:val="none" w:sz="0" w:space="0" w:color="auto"/>
      </w:divBdr>
      <w:divsChild>
        <w:div w:id="1104420564">
          <w:marLeft w:val="0"/>
          <w:marRight w:val="0"/>
          <w:marTop w:val="0"/>
          <w:marBottom w:val="0"/>
          <w:divBdr>
            <w:top w:val="none" w:sz="0" w:space="0" w:color="auto"/>
            <w:left w:val="none" w:sz="0" w:space="0" w:color="auto"/>
            <w:bottom w:val="none" w:sz="0" w:space="0" w:color="auto"/>
            <w:right w:val="none" w:sz="0" w:space="0" w:color="auto"/>
          </w:divBdr>
          <w:divsChild>
            <w:div w:id="18186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2389">
      <w:bodyDiv w:val="1"/>
      <w:marLeft w:val="0"/>
      <w:marRight w:val="0"/>
      <w:marTop w:val="0"/>
      <w:marBottom w:val="0"/>
      <w:divBdr>
        <w:top w:val="none" w:sz="0" w:space="0" w:color="auto"/>
        <w:left w:val="none" w:sz="0" w:space="0" w:color="auto"/>
        <w:bottom w:val="none" w:sz="0" w:space="0" w:color="auto"/>
        <w:right w:val="none" w:sz="0" w:space="0" w:color="auto"/>
      </w:divBdr>
      <w:divsChild>
        <w:div w:id="419375028">
          <w:marLeft w:val="0"/>
          <w:marRight w:val="0"/>
          <w:marTop w:val="0"/>
          <w:marBottom w:val="0"/>
          <w:divBdr>
            <w:top w:val="none" w:sz="0" w:space="0" w:color="auto"/>
            <w:left w:val="none" w:sz="0" w:space="0" w:color="auto"/>
            <w:bottom w:val="none" w:sz="0" w:space="0" w:color="auto"/>
            <w:right w:val="none" w:sz="0" w:space="0" w:color="auto"/>
          </w:divBdr>
          <w:divsChild>
            <w:div w:id="830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3000">
      <w:bodyDiv w:val="1"/>
      <w:marLeft w:val="0"/>
      <w:marRight w:val="0"/>
      <w:marTop w:val="0"/>
      <w:marBottom w:val="0"/>
      <w:divBdr>
        <w:top w:val="none" w:sz="0" w:space="0" w:color="auto"/>
        <w:left w:val="none" w:sz="0" w:space="0" w:color="auto"/>
        <w:bottom w:val="none" w:sz="0" w:space="0" w:color="auto"/>
        <w:right w:val="none" w:sz="0" w:space="0" w:color="auto"/>
      </w:divBdr>
      <w:divsChild>
        <w:div w:id="1532842795">
          <w:marLeft w:val="0"/>
          <w:marRight w:val="0"/>
          <w:marTop w:val="0"/>
          <w:marBottom w:val="0"/>
          <w:divBdr>
            <w:top w:val="none" w:sz="0" w:space="0" w:color="auto"/>
            <w:left w:val="none" w:sz="0" w:space="0" w:color="auto"/>
            <w:bottom w:val="none" w:sz="0" w:space="0" w:color="auto"/>
            <w:right w:val="none" w:sz="0" w:space="0" w:color="auto"/>
          </w:divBdr>
          <w:divsChild>
            <w:div w:id="4604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2771">
      <w:bodyDiv w:val="1"/>
      <w:marLeft w:val="0"/>
      <w:marRight w:val="0"/>
      <w:marTop w:val="0"/>
      <w:marBottom w:val="0"/>
      <w:divBdr>
        <w:top w:val="none" w:sz="0" w:space="0" w:color="auto"/>
        <w:left w:val="none" w:sz="0" w:space="0" w:color="auto"/>
        <w:bottom w:val="none" w:sz="0" w:space="0" w:color="auto"/>
        <w:right w:val="none" w:sz="0" w:space="0" w:color="auto"/>
      </w:divBdr>
      <w:divsChild>
        <w:div w:id="181209240">
          <w:marLeft w:val="0"/>
          <w:marRight w:val="0"/>
          <w:marTop w:val="0"/>
          <w:marBottom w:val="0"/>
          <w:divBdr>
            <w:top w:val="none" w:sz="0" w:space="0" w:color="auto"/>
            <w:left w:val="none" w:sz="0" w:space="0" w:color="auto"/>
            <w:bottom w:val="none" w:sz="0" w:space="0" w:color="auto"/>
            <w:right w:val="none" w:sz="0" w:space="0" w:color="auto"/>
          </w:divBdr>
          <w:divsChild>
            <w:div w:id="1308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2665">
      <w:bodyDiv w:val="1"/>
      <w:marLeft w:val="0"/>
      <w:marRight w:val="0"/>
      <w:marTop w:val="0"/>
      <w:marBottom w:val="0"/>
      <w:divBdr>
        <w:top w:val="none" w:sz="0" w:space="0" w:color="auto"/>
        <w:left w:val="none" w:sz="0" w:space="0" w:color="auto"/>
        <w:bottom w:val="none" w:sz="0" w:space="0" w:color="auto"/>
        <w:right w:val="none" w:sz="0" w:space="0" w:color="auto"/>
      </w:divBdr>
      <w:divsChild>
        <w:div w:id="1286497592">
          <w:marLeft w:val="0"/>
          <w:marRight w:val="0"/>
          <w:marTop w:val="0"/>
          <w:marBottom w:val="0"/>
          <w:divBdr>
            <w:top w:val="none" w:sz="0" w:space="0" w:color="auto"/>
            <w:left w:val="none" w:sz="0" w:space="0" w:color="auto"/>
            <w:bottom w:val="none" w:sz="0" w:space="0" w:color="auto"/>
            <w:right w:val="none" w:sz="0" w:space="0" w:color="auto"/>
          </w:divBdr>
          <w:divsChild>
            <w:div w:id="17497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0311">
      <w:bodyDiv w:val="1"/>
      <w:marLeft w:val="0"/>
      <w:marRight w:val="0"/>
      <w:marTop w:val="0"/>
      <w:marBottom w:val="0"/>
      <w:divBdr>
        <w:top w:val="none" w:sz="0" w:space="0" w:color="auto"/>
        <w:left w:val="none" w:sz="0" w:space="0" w:color="auto"/>
        <w:bottom w:val="none" w:sz="0" w:space="0" w:color="auto"/>
        <w:right w:val="none" w:sz="0" w:space="0" w:color="auto"/>
      </w:divBdr>
    </w:div>
    <w:div w:id="1118522951">
      <w:bodyDiv w:val="1"/>
      <w:marLeft w:val="0"/>
      <w:marRight w:val="0"/>
      <w:marTop w:val="0"/>
      <w:marBottom w:val="0"/>
      <w:divBdr>
        <w:top w:val="none" w:sz="0" w:space="0" w:color="auto"/>
        <w:left w:val="none" w:sz="0" w:space="0" w:color="auto"/>
        <w:bottom w:val="none" w:sz="0" w:space="0" w:color="auto"/>
        <w:right w:val="none" w:sz="0" w:space="0" w:color="auto"/>
      </w:divBdr>
      <w:divsChild>
        <w:div w:id="823278414">
          <w:marLeft w:val="0"/>
          <w:marRight w:val="0"/>
          <w:marTop w:val="0"/>
          <w:marBottom w:val="0"/>
          <w:divBdr>
            <w:top w:val="none" w:sz="0" w:space="0" w:color="auto"/>
            <w:left w:val="none" w:sz="0" w:space="0" w:color="auto"/>
            <w:bottom w:val="none" w:sz="0" w:space="0" w:color="auto"/>
            <w:right w:val="none" w:sz="0" w:space="0" w:color="auto"/>
          </w:divBdr>
          <w:divsChild>
            <w:div w:id="19439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8063">
      <w:bodyDiv w:val="1"/>
      <w:marLeft w:val="0"/>
      <w:marRight w:val="0"/>
      <w:marTop w:val="0"/>
      <w:marBottom w:val="0"/>
      <w:divBdr>
        <w:top w:val="none" w:sz="0" w:space="0" w:color="auto"/>
        <w:left w:val="none" w:sz="0" w:space="0" w:color="auto"/>
        <w:bottom w:val="none" w:sz="0" w:space="0" w:color="auto"/>
        <w:right w:val="none" w:sz="0" w:space="0" w:color="auto"/>
      </w:divBdr>
      <w:divsChild>
        <w:div w:id="1012612172">
          <w:marLeft w:val="0"/>
          <w:marRight w:val="0"/>
          <w:marTop w:val="0"/>
          <w:marBottom w:val="0"/>
          <w:divBdr>
            <w:top w:val="none" w:sz="0" w:space="0" w:color="auto"/>
            <w:left w:val="none" w:sz="0" w:space="0" w:color="auto"/>
            <w:bottom w:val="none" w:sz="0" w:space="0" w:color="auto"/>
            <w:right w:val="none" w:sz="0" w:space="0" w:color="auto"/>
          </w:divBdr>
          <w:divsChild>
            <w:div w:id="9305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922">
      <w:bodyDiv w:val="1"/>
      <w:marLeft w:val="0"/>
      <w:marRight w:val="0"/>
      <w:marTop w:val="0"/>
      <w:marBottom w:val="0"/>
      <w:divBdr>
        <w:top w:val="none" w:sz="0" w:space="0" w:color="auto"/>
        <w:left w:val="none" w:sz="0" w:space="0" w:color="auto"/>
        <w:bottom w:val="none" w:sz="0" w:space="0" w:color="auto"/>
        <w:right w:val="none" w:sz="0" w:space="0" w:color="auto"/>
      </w:divBdr>
      <w:divsChild>
        <w:div w:id="776681214">
          <w:marLeft w:val="0"/>
          <w:marRight w:val="0"/>
          <w:marTop w:val="0"/>
          <w:marBottom w:val="0"/>
          <w:divBdr>
            <w:top w:val="none" w:sz="0" w:space="0" w:color="auto"/>
            <w:left w:val="none" w:sz="0" w:space="0" w:color="auto"/>
            <w:bottom w:val="none" w:sz="0" w:space="0" w:color="auto"/>
            <w:right w:val="none" w:sz="0" w:space="0" w:color="auto"/>
          </w:divBdr>
          <w:divsChild>
            <w:div w:id="6208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1924">
      <w:bodyDiv w:val="1"/>
      <w:marLeft w:val="0"/>
      <w:marRight w:val="0"/>
      <w:marTop w:val="0"/>
      <w:marBottom w:val="0"/>
      <w:divBdr>
        <w:top w:val="none" w:sz="0" w:space="0" w:color="auto"/>
        <w:left w:val="none" w:sz="0" w:space="0" w:color="auto"/>
        <w:bottom w:val="none" w:sz="0" w:space="0" w:color="auto"/>
        <w:right w:val="none" w:sz="0" w:space="0" w:color="auto"/>
      </w:divBdr>
      <w:divsChild>
        <w:div w:id="1726375094">
          <w:marLeft w:val="0"/>
          <w:marRight w:val="0"/>
          <w:marTop w:val="0"/>
          <w:marBottom w:val="0"/>
          <w:divBdr>
            <w:top w:val="none" w:sz="0" w:space="0" w:color="auto"/>
            <w:left w:val="none" w:sz="0" w:space="0" w:color="auto"/>
            <w:bottom w:val="none" w:sz="0" w:space="0" w:color="auto"/>
            <w:right w:val="none" w:sz="0" w:space="0" w:color="auto"/>
          </w:divBdr>
          <w:divsChild>
            <w:div w:id="12681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7381">
      <w:bodyDiv w:val="1"/>
      <w:marLeft w:val="0"/>
      <w:marRight w:val="0"/>
      <w:marTop w:val="0"/>
      <w:marBottom w:val="0"/>
      <w:divBdr>
        <w:top w:val="none" w:sz="0" w:space="0" w:color="auto"/>
        <w:left w:val="none" w:sz="0" w:space="0" w:color="auto"/>
        <w:bottom w:val="none" w:sz="0" w:space="0" w:color="auto"/>
        <w:right w:val="none" w:sz="0" w:space="0" w:color="auto"/>
      </w:divBdr>
      <w:divsChild>
        <w:div w:id="1890144644">
          <w:marLeft w:val="0"/>
          <w:marRight w:val="0"/>
          <w:marTop w:val="0"/>
          <w:marBottom w:val="0"/>
          <w:divBdr>
            <w:top w:val="none" w:sz="0" w:space="0" w:color="auto"/>
            <w:left w:val="none" w:sz="0" w:space="0" w:color="auto"/>
            <w:bottom w:val="none" w:sz="0" w:space="0" w:color="auto"/>
            <w:right w:val="none" w:sz="0" w:space="0" w:color="auto"/>
          </w:divBdr>
          <w:divsChild>
            <w:div w:id="12106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2530">
      <w:bodyDiv w:val="1"/>
      <w:marLeft w:val="0"/>
      <w:marRight w:val="0"/>
      <w:marTop w:val="0"/>
      <w:marBottom w:val="0"/>
      <w:divBdr>
        <w:top w:val="none" w:sz="0" w:space="0" w:color="auto"/>
        <w:left w:val="none" w:sz="0" w:space="0" w:color="auto"/>
        <w:bottom w:val="none" w:sz="0" w:space="0" w:color="auto"/>
        <w:right w:val="none" w:sz="0" w:space="0" w:color="auto"/>
      </w:divBdr>
      <w:divsChild>
        <w:div w:id="1140221607">
          <w:marLeft w:val="0"/>
          <w:marRight w:val="0"/>
          <w:marTop w:val="0"/>
          <w:marBottom w:val="0"/>
          <w:divBdr>
            <w:top w:val="none" w:sz="0" w:space="0" w:color="auto"/>
            <w:left w:val="none" w:sz="0" w:space="0" w:color="auto"/>
            <w:bottom w:val="none" w:sz="0" w:space="0" w:color="auto"/>
            <w:right w:val="none" w:sz="0" w:space="0" w:color="auto"/>
          </w:divBdr>
          <w:divsChild>
            <w:div w:id="15871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8266">
      <w:bodyDiv w:val="1"/>
      <w:marLeft w:val="0"/>
      <w:marRight w:val="0"/>
      <w:marTop w:val="0"/>
      <w:marBottom w:val="0"/>
      <w:divBdr>
        <w:top w:val="none" w:sz="0" w:space="0" w:color="auto"/>
        <w:left w:val="none" w:sz="0" w:space="0" w:color="auto"/>
        <w:bottom w:val="none" w:sz="0" w:space="0" w:color="auto"/>
        <w:right w:val="none" w:sz="0" w:space="0" w:color="auto"/>
      </w:divBdr>
      <w:divsChild>
        <w:div w:id="1359548295">
          <w:marLeft w:val="0"/>
          <w:marRight w:val="0"/>
          <w:marTop w:val="0"/>
          <w:marBottom w:val="0"/>
          <w:divBdr>
            <w:top w:val="none" w:sz="0" w:space="0" w:color="auto"/>
            <w:left w:val="none" w:sz="0" w:space="0" w:color="auto"/>
            <w:bottom w:val="none" w:sz="0" w:space="0" w:color="auto"/>
            <w:right w:val="none" w:sz="0" w:space="0" w:color="auto"/>
          </w:divBdr>
          <w:divsChild>
            <w:div w:id="750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518">
      <w:bodyDiv w:val="1"/>
      <w:marLeft w:val="0"/>
      <w:marRight w:val="0"/>
      <w:marTop w:val="0"/>
      <w:marBottom w:val="0"/>
      <w:divBdr>
        <w:top w:val="none" w:sz="0" w:space="0" w:color="auto"/>
        <w:left w:val="none" w:sz="0" w:space="0" w:color="auto"/>
        <w:bottom w:val="none" w:sz="0" w:space="0" w:color="auto"/>
        <w:right w:val="none" w:sz="0" w:space="0" w:color="auto"/>
      </w:divBdr>
      <w:divsChild>
        <w:div w:id="93980631">
          <w:marLeft w:val="0"/>
          <w:marRight w:val="0"/>
          <w:marTop w:val="0"/>
          <w:marBottom w:val="0"/>
          <w:divBdr>
            <w:top w:val="none" w:sz="0" w:space="0" w:color="auto"/>
            <w:left w:val="none" w:sz="0" w:space="0" w:color="auto"/>
            <w:bottom w:val="none" w:sz="0" w:space="0" w:color="auto"/>
            <w:right w:val="none" w:sz="0" w:space="0" w:color="auto"/>
          </w:divBdr>
          <w:divsChild>
            <w:div w:id="5977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5723">
      <w:bodyDiv w:val="1"/>
      <w:marLeft w:val="0"/>
      <w:marRight w:val="0"/>
      <w:marTop w:val="0"/>
      <w:marBottom w:val="0"/>
      <w:divBdr>
        <w:top w:val="none" w:sz="0" w:space="0" w:color="auto"/>
        <w:left w:val="none" w:sz="0" w:space="0" w:color="auto"/>
        <w:bottom w:val="none" w:sz="0" w:space="0" w:color="auto"/>
        <w:right w:val="none" w:sz="0" w:space="0" w:color="auto"/>
      </w:divBdr>
      <w:divsChild>
        <w:div w:id="226767971">
          <w:marLeft w:val="0"/>
          <w:marRight w:val="0"/>
          <w:marTop w:val="0"/>
          <w:marBottom w:val="0"/>
          <w:divBdr>
            <w:top w:val="none" w:sz="0" w:space="0" w:color="auto"/>
            <w:left w:val="none" w:sz="0" w:space="0" w:color="auto"/>
            <w:bottom w:val="none" w:sz="0" w:space="0" w:color="auto"/>
            <w:right w:val="none" w:sz="0" w:space="0" w:color="auto"/>
          </w:divBdr>
          <w:divsChild>
            <w:div w:id="3531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43956">
      <w:bodyDiv w:val="1"/>
      <w:marLeft w:val="0"/>
      <w:marRight w:val="0"/>
      <w:marTop w:val="0"/>
      <w:marBottom w:val="0"/>
      <w:divBdr>
        <w:top w:val="none" w:sz="0" w:space="0" w:color="auto"/>
        <w:left w:val="none" w:sz="0" w:space="0" w:color="auto"/>
        <w:bottom w:val="none" w:sz="0" w:space="0" w:color="auto"/>
        <w:right w:val="none" w:sz="0" w:space="0" w:color="auto"/>
      </w:divBdr>
      <w:divsChild>
        <w:div w:id="1157309337">
          <w:marLeft w:val="0"/>
          <w:marRight w:val="0"/>
          <w:marTop w:val="0"/>
          <w:marBottom w:val="0"/>
          <w:divBdr>
            <w:top w:val="none" w:sz="0" w:space="0" w:color="auto"/>
            <w:left w:val="none" w:sz="0" w:space="0" w:color="auto"/>
            <w:bottom w:val="none" w:sz="0" w:space="0" w:color="auto"/>
            <w:right w:val="none" w:sz="0" w:space="0" w:color="auto"/>
          </w:divBdr>
          <w:divsChild>
            <w:div w:id="16953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6289">
      <w:bodyDiv w:val="1"/>
      <w:marLeft w:val="0"/>
      <w:marRight w:val="0"/>
      <w:marTop w:val="0"/>
      <w:marBottom w:val="0"/>
      <w:divBdr>
        <w:top w:val="none" w:sz="0" w:space="0" w:color="auto"/>
        <w:left w:val="none" w:sz="0" w:space="0" w:color="auto"/>
        <w:bottom w:val="none" w:sz="0" w:space="0" w:color="auto"/>
        <w:right w:val="none" w:sz="0" w:space="0" w:color="auto"/>
      </w:divBdr>
      <w:divsChild>
        <w:div w:id="1582251311">
          <w:marLeft w:val="0"/>
          <w:marRight w:val="0"/>
          <w:marTop w:val="0"/>
          <w:marBottom w:val="0"/>
          <w:divBdr>
            <w:top w:val="none" w:sz="0" w:space="0" w:color="auto"/>
            <w:left w:val="none" w:sz="0" w:space="0" w:color="auto"/>
            <w:bottom w:val="none" w:sz="0" w:space="0" w:color="auto"/>
            <w:right w:val="none" w:sz="0" w:space="0" w:color="auto"/>
          </w:divBdr>
          <w:divsChild>
            <w:div w:id="7456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416">
      <w:bodyDiv w:val="1"/>
      <w:marLeft w:val="0"/>
      <w:marRight w:val="0"/>
      <w:marTop w:val="0"/>
      <w:marBottom w:val="0"/>
      <w:divBdr>
        <w:top w:val="none" w:sz="0" w:space="0" w:color="auto"/>
        <w:left w:val="none" w:sz="0" w:space="0" w:color="auto"/>
        <w:bottom w:val="none" w:sz="0" w:space="0" w:color="auto"/>
        <w:right w:val="none" w:sz="0" w:space="0" w:color="auto"/>
      </w:divBdr>
      <w:divsChild>
        <w:div w:id="717627476">
          <w:marLeft w:val="0"/>
          <w:marRight w:val="0"/>
          <w:marTop w:val="0"/>
          <w:marBottom w:val="0"/>
          <w:divBdr>
            <w:top w:val="none" w:sz="0" w:space="0" w:color="auto"/>
            <w:left w:val="none" w:sz="0" w:space="0" w:color="auto"/>
            <w:bottom w:val="none" w:sz="0" w:space="0" w:color="auto"/>
            <w:right w:val="none" w:sz="0" w:space="0" w:color="auto"/>
          </w:divBdr>
          <w:divsChild>
            <w:div w:id="1980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7942">
      <w:bodyDiv w:val="1"/>
      <w:marLeft w:val="0"/>
      <w:marRight w:val="0"/>
      <w:marTop w:val="0"/>
      <w:marBottom w:val="0"/>
      <w:divBdr>
        <w:top w:val="none" w:sz="0" w:space="0" w:color="auto"/>
        <w:left w:val="none" w:sz="0" w:space="0" w:color="auto"/>
        <w:bottom w:val="none" w:sz="0" w:space="0" w:color="auto"/>
        <w:right w:val="none" w:sz="0" w:space="0" w:color="auto"/>
      </w:divBdr>
    </w:div>
    <w:div w:id="1147239137">
      <w:bodyDiv w:val="1"/>
      <w:marLeft w:val="0"/>
      <w:marRight w:val="0"/>
      <w:marTop w:val="0"/>
      <w:marBottom w:val="0"/>
      <w:divBdr>
        <w:top w:val="none" w:sz="0" w:space="0" w:color="auto"/>
        <w:left w:val="none" w:sz="0" w:space="0" w:color="auto"/>
        <w:bottom w:val="none" w:sz="0" w:space="0" w:color="auto"/>
        <w:right w:val="none" w:sz="0" w:space="0" w:color="auto"/>
      </w:divBdr>
      <w:divsChild>
        <w:div w:id="55712848">
          <w:marLeft w:val="0"/>
          <w:marRight w:val="0"/>
          <w:marTop w:val="0"/>
          <w:marBottom w:val="0"/>
          <w:divBdr>
            <w:top w:val="none" w:sz="0" w:space="0" w:color="auto"/>
            <w:left w:val="none" w:sz="0" w:space="0" w:color="auto"/>
            <w:bottom w:val="none" w:sz="0" w:space="0" w:color="auto"/>
            <w:right w:val="none" w:sz="0" w:space="0" w:color="auto"/>
          </w:divBdr>
          <w:divsChild>
            <w:div w:id="14311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60584">
      <w:bodyDiv w:val="1"/>
      <w:marLeft w:val="0"/>
      <w:marRight w:val="0"/>
      <w:marTop w:val="0"/>
      <w:marBottom w:val="0"/>
      <w:divBdr>
        <w:top w:val="none" w:sz="0" w:space="0" w:color="auto"/>
        <w:left w:val="none" w:sz="0" w:space="0" w:color="auto"/>
        <w:bottom w:val="none" w:sz="0" w:space="0" w:color="auto"/>
        <w:right w:val="none" w:sz="0" w:space="0" w:color="auto"/>
      </w:divBdr>
      <w:divsChild>
        <w:div w:id="639924037">
          <w:marLeft w:val="0"/>
          <w:marRight w:val="0"/>
          <w:marTop w:val="0"/>
          <w:marBottom w:val="0"/>
          <w:divBdr>
            <w:top w:val="none" w:sz="0" w:space="0" w:color="auto"/>
            <w:left w:val="none" w:sz="0" w:space="0" w:color="auto"/>
            <w:bottom w:val="none" w:sz="0" w:space="0" w:color="auto"/>
            <w:right w:val="none" w:sz="0" w:space="0" w:color="auto"/>
          </w:divBdr>
          <w:divsChild>
            <w:div w:id="13359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4786">
      <w:bodyDiv w:val="1"/>
      <w:marLeft w:val="0"/>
      <w:marRight w:val="0"/>
      <w:marTop w:val="0"/>
      <w:marBottom w:val="0"/>
      <w:divBdr>
        <w:top w:val="none" w:sz="0" w:space="0" w:color="auto"/>
        <w:left w:val="none" w:sz="0" w:space="0" w:color="auto"/>
        <w:bottom w:val="none" w:sz="0" w:space="0" w:color="auto"/>
        <w:right w:val="none" w:sz="0" w:space="0" w:color="auto"/>
      </w:divBdr>
      <w:divsChild>
        <w:div w:id="624315012">
          <w:marLeft w:val="0"/>
          <w:marRight w:val="0"/>
          <w:marTop w:val="0"/>
          <w:marBottom w:val="0"/>
          <w:divBdr>
            <w:top w:val="none" w:sz="0" w:space="0" w:color="auto"/>
            <w:left w:val="none" w:sz="0" w:space="0" w:color="auto"/>
            <w:bottom w:val="none" w:sz="0" w:space="0" w:color="auto"/>
            <w:right w:val="none" w:sz="0" w:space="0" w:color="auto"/>
          </w:divBdr>
          <w:divsChild>
            <w:div w:id="5338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0347">
      <w:bodyDiv w:val="1"/>
      <w:marLeft w:val="0"/>
      <w:marRight w:val="0"/>
      <w:marTop w:val="0"/>
      <w:marBottom w:val="0"/>
      <w:divBdr>
        <w:top w:val="none" w:sz="0" w:space="0" w:color="auto"/>
        <w:left w:val="none" w:sz="0" w:space="0" w:color="auto"/>
        <w:bottom w:val="none" w:sz="0" w:space="0" w:color="auto"/>
        <w:right w:val="none" w:sz="0" w:space="0" w:color="auto"/>
      </w:divBdr>
      <w:divsChild>
        <w:div w:id="275407570">
          <w:marLeft w:val="0"/>
          <w:marRight w:val="0"/>
          <w:marTop w:val="0"/>
          <w:marBottom w:val="0"/>
          <w:divBdr>
            <w:top w:val="none" w:sz="0" w:space="0" w:color="auto"/>
            <w:left w:val="none" w:sz="0" w:space="0" w:color="auto"/>
            <w:bottom w:val="none" w:sz="0" w:space="0" w:color="auto"/>
            <w:right w:val="none" w:sz="0" w:space="0" w:color="auto"/>
          </w:divBdr>
          <w:divsChild>
            <w:div w:id="1352992036">
              <w:marLeft w:val="0"/>
              <w:marRight w:val="0"/>
              <w:marTop w:val="0"/>
              <w:marBottom w:val="0"/>
              <w:divBdr>
                <w:top w:val="none" w:sz="0" w:space="0" w:color="auto"/>
                <w:left w:val="none" w:sz="0" w:space="0" w:color="auto"/>
                <w:bottom w:val="none" w:sz="0" w:space="0" w:color="auto"/>
                <w:right w:val="none" w:sz="0" w:space="0" w:color="auto"/>
              </w:divBdr>
            </w:div>
            <w:div w:id="7904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0272">
      <w:bodyDiv w:val="1"/>
      <w:marLeft w:val="0"/>
      <w:marRight w:val="0"/>
      <w:marTop w:val="0"/>
      <w:marBottom w:val="0"/>
      <w:divBdr>
        <w:top w:val="none" w:sz="0" w:space="0" w:color="auto"/>
        <w:left w:val="none" w:sz="0" w:space="0" w:color="auto"/>
        <w:bottom w:val="none" w:sz="0" w:space="0" w:color="auto"/>
        <w:right w:val="none" w:sz="0" w:space="0" w:color="auto"/>
      </w:divBdr>
      <w:divsChild>
        <w:div w:id="1956323262">
          <w:marLeft w:val="0"/>
          <w:marRight w:val="0"/>
          <w:marTop w:val="0"/>
          <w:marBottom w:val="0"/>
          <w:divBdr>
            <w:top w:val="none" w:sz="0" w:space="0" w:color="auto"/>
            <w:left w:val="none" w:sz="0" w:space="0" w:color="auto"/>
            <w:bottom w:val="none" w:sz="0" w:space="0" w:color="auto"/>
            <w:right w:val="none" w:sz="0" w:space="0" w:color="auto"/>
          </w:divBdr>
          <w:divsChild>
            <w:div w:id="10442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1103">
      <w:bodyDiv w:val="1"/>
      <w:marLeft w:val="0"/>
      <w:marRight w:val="0"/>
      <w:marTop w:val="0"/>
      <w:marBottom w:val="0"/>
      <w:divBdr>
        <w:top w:val="none" w:sz="0" w:space="0" w:color="auto"/>
        <w:left w:val="none" w:sz="0" w:space="0" w:color="auto"/>
        <w:bottom w:val="none" w:sz="0" w:space="0" w:color="auto"/>
        <w:right w:val="none" w:sz="0" w:space="0" w:color="auto"/>
      </w:divBdr>
      <w:divsChild>
        <w:div w:id="1391998745">
          <w:marLeft w:val="0"/>
          <w:marRight w:val="0"/>
          <w:marTop w:val="0"/>
          <w:marBottom w:val="0"/>
          <w:divBdr>
            <w:top w:val="none" w:sz="0" w:space="0" w:color="auto"/>
            <w:left w:val="none" w:sz="0" w:space="0" w:color="auto"/>
            <w:bottom w:val="none" w:sz="0" w:space="0" w:color="auto"/>
            <w:right w:val="none" w:sz="0" w:space="0" w:color="auto"/>
          </w:divBdr>
          <w:divsChild>
            <w:div w:id="19980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1424">
      <w:bodyDiv w:val="1"/>
      <w:marLeft w:val="0"/>
      <w:marRight w:val="0"/>
      <w:marTop w:val="0"/>
      <w:marBottom w:val="0"/>
      <w:divBdr>
        <w:top w:val="none" w:sz="0" w:space="0" w:color="auto"/>
        <w:left w:val="none" w:sz="0" w:space="0" w:color="auto"/>
        <w:bottom w:val="none" w:sz="0" w:space="0" w:color="auto"/>
        <w:right w:val="none" w:sz="0" w:space="0" w:color="auto"/>
      </w:divBdr>
      <w:divsChild>
        <w:div w:id="1266764163">
          <w:marLeft w:val="0"/>
          <w:marRight w:val="0"/>
          <w:marTop w:val="0"/>
          <w:marBottom w:val="0"/>
          <w:divBdr>
            <w:top w:val="none" w:sz="0" w:space="0" w:color="auto"/>
            <w:left w:val="none" w:sz="0" w:space="0" w:color="auto"/>
            <w:bottom w:val="none" w:sz="0" w:space="0" w:color="auto"/>
            <w:right w:val="none" w:sz="0" w:space="0" w:color="auto"/>
          </w:divBdr>
          <w:divsChild>
            <w:div w:id="16361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7296">
      <w:bodyDiv w:val="1"/>
      <w:marLeft w:val="0"/>
      <w:marRight w:val="0"/>
      <w:marTop w:val="0"/>
      <w:marBottom w:val="0"/>
      <w:divBdr>
        <w:top w:val="none" w:sz="0" w:space="0" w:color="auto"/>
        <w:left w:val="none" w:sz="0" w:space="0" w:color="auto"/>
        <w:bottom w:val="none" w:sz="0" w:space="0" w:color="auto"/>
        <w:right w:val="none" w:sz="0" w:space="0" w:color="auto"/>
      </w:divBdr>
      <w:divsChild>
        <w:div w:id="503785176">
          <w:marLeft w:val="0"/>
          <w:marRight w:val="0"/>
          <w:marTop w:val="0"/>
          <w:marBottom w:val="0"/>
          <w:divBdr>
            <w:top w:val="none" w:sz="0" w:space="0" w:color="auto"/>
            <w:left w:val="none" w:sz="0" w:space="0" w:color="auto"/>
            <w:bottom w:val="none" w:sz="0" w:space="0" w:color="auto"/>
            <w:right w:val="none" w:sz="0" w:space="0" w:color="auto"/>
          </w:divBdr>
          <w:divsChild>
            <w:div w:id="7463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99655">
      <w:bodyDiv w:val="1"/>
      <w:marLeft w:val="0"/>
      <w:marRight w:val="0"/>
      <w:marTop w:val="0"/>
      <w:marBottom w:val="0"/>
      <w:divBdr>
        <w:top w:val="none" w:sz="0" w:space="0" w:color="auto"/>
        <w:left w:val="none" w:sz="0" w:space="0" w:color="auto"/>
        <w:bottom w:val="none" w:sz="0" w:space="0" w:color="auto"/>
        <w:right w:val="none" w:sz="0" w:space="0" w:color="auto"/>
      </w:divBdr>
      <w:divsChild>
        <w:div w:id="2035030276">
          <w:marLeft w:val="0"/>
          <w:marRight w:val="0"/>
          <w:marTop w:val="0"/>
          <w:marBottom w:val="0"/>
          <w:divBdr>
            <w:top w:val="none" w:sz="0" w:space="0" w:color="auto"/>
            <w:left w:val="none" w:sz="0" w:space="0" w:color="auto"/>
            <w:bottom w:val="none" w:sz="0" w:space="0" w:color="auto"/>
            <w:right w:val="none" w:sz="0" w:space="0" w:color="auto"/>
          </w:divBdr>
          <w:divsChild>
            <w:div w:id="1916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3523">
      <w:bodyDiv w:val="1"/>
      <w:marLeft w:val="0"/>
      <w:marRight w:val="0"/>
      <w:marTop w:val="0"/>
      <w:marBottom w:val="0"/>
      <w:divBdr>
        <w:top w:val="none" w:sz="0" w:space="0" w:color="auto"/>
        <w:left w:val="none" w:sz="0" w:space="0" w:color="auto"/>
        <w:bottom w:val="none" w:sz="0" w:space="0" w:color="auto"/>
        <w:right w:val="none" w:sz="0" w:space="0" w:color="auto"/>
      </w:divBdr>
      <w:divsChild>
        <w:div w:id="1851214395">
          <w:marLeft w:val="0"/>
          <w:marRight w:val="0"/>
          <w:marTop w:val="0"/>
          <w:marBottom w:val="0"/>
          <w:divBdr>
            <w:top w:val="none" w:sz="0" w:space="0" w:color="auto"/>
            <w:left w:val="none" w:sz="0" w:space="0" w:color="auto"/>
            <w:bottom w:val="none" w:sz="0" w:space="0" w:color="auto"/>
            <w:right w:val="none" w:sz="0" w:space="0" w:color="auto"/>
          </w:divBdr>
          <w:divsChild>
            <w:div w:id="13075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4632">
      <w:bodyDiv w:val="1"/>
      <w:marLeft w:val="0"/>
      <w:marRight w:val="0"/>
      <w:marTop w:val="0"/>
      <w:marBottom w:val="0"/>
      <w:divBdr>
        <w:top w:val="none" w:sz="0" w:space="0" w:color="auto"/>
        <w:left w:val="none" w:sz="0" w:space="0" w:color="auto"/>
        <w:bottom w:val="none" w:sz="0" w:space="0" w:color="auto"/>
        <w:right w:val="none" w:sz="0" w:space="0" w:color="auto"/>
      </w:divBdr>
      <w:divsChild>
        <w:div w:id="1904172250">
          <w:marLeft w:val="0"/>
          <w:marRight w:val="0"/>
          <w:marTop w:val="0"/>
          <w:marBottom w:val="0"/>
          <w:divBdr>
            <w:top w:val="none" w:sz="0" w:space="0" w:color="auto"/>
            <w:left w:val="none" w:sz="0" w:space="0" w:color="auto"/>
            <w:bottom w:val="none" w:sz="0" w:space="0" w:color="auto"/>
            <w:right w:val="none" w:sz="0" w:space="0" w:color="auto"/>
          </w:divBdr>
          <w:divsChild>
            <w:div w:id="774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5962">
      <w:bodyDiv w:val="1"/>
      <w:marLeft w:val="0"/>
      <w:marRight w:val="0"/>
      <w:marTop w:val="0"/>
      <w:marBottom w:val="0"/>
      <w:divBdr>
        <w:top w:val="none" w:sz="0" w:space="0" w:color="auto"/>
        <w:left w:val="none" w:sz="0" w:space="0" w:color="auto"/>
        <w:bottom w:val="none" w:sz="0" w:space="0" w:color="auto"/>
        <w:right w:val="none" w:sz="0" w:space="0" w:color="auto"/>
      </w:divBdr>
      <w:divsChild>
        <w:div w:id="916208255">
          <w:marLeft w:val="0"/>
          <w:marRight w:val="0"/>
          <w:marTop w:val="0"/>
          <w:marBottom w:val="0"/>
          <w:divBdr>
            <w:top w:val="none" w:sz="0" w:space="0" w:color="auto"/>
            <w:left w:val="none" w:sz="0" w:space="0" w:color="auto"/>
            <w:bottom w:val="none" w:sz="0" w:space="0" w:color="auto"/>
            <w:right w:val="none" w:sz="0" w:space="0" w:color="auto"/>
          </w:divBdr>
          <w:divsChild>
            <w:div w:id="1256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6118">
      <w:bodyDiv w:val="1"/>
      <w:marLeft w:val="0"/>
      <w:marRight w:val="0"/>
      <w:marTop w:val="0"/>
      <w:marBottom w:val="0"/>
      <w:divBdr>
        <w:top w:val="none" w:sz="0" w:space="0" w:color="auto"/>
        <w:left w:val="none" w:sz="0" w:space="0" w:color="auto"/>
        <w:bottom w:val="none" w:sz="0" w:space="0" w:color="auto"/>
        <w:right w:val="none" w:sz="0" w:space="0" w:color="auto"/>
      </w:divBdr>
      <w:divsChild>
        <w:div w:id="463545965">
          <w:marLeft w:val="0"/>
          <w:marRight w:val="0"/>
          <w:marTop w:val="0"/>
          <w:marBottom w:val="0"/>
          <w:divBdr>
            <w:top w:val="none" w:sz="0" w:space="0" w:color="auto"/>
            <w:left w:val="none" w:sz="0" w:space="0" w:color="auto"/>
            <w:bottom w:val="none" w:sz="0" w:space="0" w:color="auto"/>
            <w:right w:val="none" w:sz="0" w:space="0" w:color="auto"/>
          </w:divBdr>
          <w:divsChild>
            <w:div w:id="6069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81331">
      <w:bodyDiv w:val="1"/>
      <w:marLeft w:val="0"/>
      <w:marRight w:val="0"/>
      <w:marTop w:val="0"/>
      <w:marBottom w:val="0"/>
      <w:divBdr>
        <w:top w:val="none" w:sz="0" w:space="0" w:color="auto"/>
        <w:left w:val="none" w:sz="0" w:space="0" w:color="auto"/>
        <w:bottom w:val="none" w:sz="0" w:space="0" w:color="auto"/>
        <w:right w:val="none" w:sz="0" w:space="0" w:color="auto"/>
      </w:divBdr>
      <w:divsChild>
        <w:div w:id="1711373075">
          <w:marLeft w:val="0"/>
          <w:marRight w:val="0"/>
          <w:marTop w:val="0"/>
          <w:marBottom w:val="0"/>
          <w:divBdr>
            <w:top w:val="none" w:sz="0" w:space="0" w:color="auto"/>
            <w:left w:val="none" w:sz="0" w:space="0" w:color="auto"/>
            <w:bottom w:val="none" w:sz="0" w:space="0" w:color="auto"/>
            <w:right w:val="none" w:sz="0" w:space="0" w:color="auto"/>
          </w:divBdr>
          <w:divsChild>
            <w:div w:id="5314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3179">
      <w:bodyDiv w:val="1"/>
      <w:marLeft w:val="0"/>
      <w:marRight w:val="0"/>
      <w:marTop w:val="0"/>
      <w:marBottom w:val="0"/>
      <w:divBdr>
        <w:top w:val="none" w:sz="0" w:space="0" w:color="auto"/>
        <w:left w:val="none" w:sz="0" w:space="0" w:color="auto"/>
        <w:bottom w:val="none" w:sz="0" w:space="0" w:color="auto"/>
        <w:right w:val="none" w:sz="0" w:space="0" w:color="auto"/>
      </w:divBdr>
      <w:divsChild>
        <w:div w:id="2115325382">
          <w:marLeft w:val="0"/>
          <w:marRight w:val="0"/>
          <w:marTop w:val="0"/>
          <w:marBottom w:val="0"/>
          <w:divBdr>
            <w:top w:val="none" w:sz="0" w:space="0" w:color="auto"/>
            <w:left w:val="none" w:sz="0" w:space="0" w:color="auto"/>
            <w:bottom w:val="none" w:sz="0" w:space="0" w:color="auto"/>
            <w:right w:val="none" w:sz="0" w:space="0" w:color="auto"/>
          </w:divBdr>
          <w:divsChild>
            <w:div w:id="7911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2620">
      <w:bodyDiv w:val="1"/>
      <w:marLeft w:val="0"/>
      <w:marRight w:val="0"/>
      <w:marTop w:val="0"/>
      <w:marBottom w:val="0"/>
      <w:divBdr>
        <w:top w:val="none" w:sz="0" w:space="0" w:color="auto"/>
        <w:left w:val="none" w:sz="0" w:space="0" w:color="auto"/>
        <w:bottom w:val="none" w:sz="0" w:space="0" w:color="auto"/>
        <w:right w:val="none" w:sz="0" w:space="0" w:color="auto"/>
      </w:divBdr>
      <w:divsChild>
        <w:div w:id="1342009047">
          <w:marLeft w:val="0"/>
          <w:marRight w:val="0"/>
          <w:marTop w:val="0"/>
          <w:marBottom w:val="0"/>
          <w:divBdr>
            <w:top w:val="none" w:sz="0" w:space="0" w:color="auto"/>
            <w:left w:val="none" w:sz="0" w:space="0" w:color="auto"/>
            <w:bottom w:val="none" w:sz="0" w:space="0" w:color="auto"/>
            <w:right w:val="none" w:sz="0" w:space="0" w:color="auto"/>
          </w:divBdr>
          <w:divsChild>
            <w:div w:id="16204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2268">
      <w:bodyDiv w:val="1"/>
      <w:marLeft w:val="0"/>
      <w:marRight w:val="0"/>
      <w:marTop w:val="0"/>
      <w:marBottom w:val="0"/>
      <w:divBdr>
        <w:top w:val="none" w:sz="0" w:space="0" w:color="auto"/>
        <w:left w:val="none" w:sz="0" w:space="0" w:color="auto"/>
        <w:bottom w:val="none" w:sz="0" w:space="0" w:color="auto"/>
        <w:right w:val="none" w:sz="0" w:space="0" w:color="auto"/>
      </w:divBdr>
      <w:divsChild>
        <w:div w:id="998267982">
          <w:marLeft w:val="0"/>
          <w:marRight w:val="0"/>
          <w:marTop w:val="0"/>
          <w:marBottom w:val="0"/>
          <w:divBdr>
            <w:top w:val="none" w:sz="0" w:space="0" w:color="auto"/>
            <w:left w:val="none" w:sz="0" w:space="0" w:color="auto"/>
            <w:bottom w:val="none" w:sz="0" w:space="0" w:color="auto"/>
            <w:right w:val="none" w:sz="0" w:space="0" w:color="auto"/>
          </w:divBdr>
          <w:divsChild>
            <w:div w:id="1381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608">
      <w:bodyDiv w:val="1"/>
      <w:marLeft w:val="0"/>
      <w:marRight w:val="0"/>
      <w:marTop w:val="0"/>
      <w:marBottom w:val="0"/>
      <w:divBdr>
        <w:top w:val="none" w:sz="0" w:space="0" w:color="auto"/>
        <w:left w:val="none" w:sz="0" w:space="0" w:color="auto"/>
        <w:bottom w:val="none" w:sz="0" w:space="0" w:color="auto"/>
        <w:right w:val="none" w:sz="0" w:space="0" w:color="auto"/>
      </w:divBdr>
      <w:divsChild>
        <w:div w:id="145246718">
          <w:marLeft w:val="0"/>
          <w:marRight w:val="0"/>
          <w:marTop w:val="0"/>
          <w:marBottom w:val="0"/>
          <w:divBdr>
            <w:top w:val="none" w:sz="0" w:space="0" w:color="auto"/>
            <w:left w:val="none" w:sz="0" w:space="0" w:color="auto"/>
            <w:bottom w:val="none" w:sz="0" w:space="0" w:color="auto"/>
            <w:right w:val="none" w:sz="0" w:space="0" w:color="auto"/>
          </w:divBdr>
          <w:divsChild>
            <w:div w:id="17666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7823">
      <w:bodyDiv w:val="1"/>
      <w:marLeft w:val="0"/>
      <w:marRight w:val="0"/>
      <w:marTop w:val="0"/>
      <w:marBottom w:val="0"/>
      <w:divBdr>
        <w:top w:val="none" w:sz="0" w:space="0" w:color="auto"/>
        <w:left w:val="none" w:sz="0" w:space="0" w:color="auto"/>
        <w:bottom w:val="none" w:sz="0" w:space="0" w:color="auto"/>
        <w:right w:val="none" w:sz="0" w:space="0" w:color="auto"/>
      </w:divBdr>
      <w:divsChild>
        <w:div w:id="2100827523">
          <w:marLeft w:val="0"/>
          <w:marRight w:val="0"/>
          <w:marTop w:val="0"/>
          <w:marBottom w:val="0"/>
          <w:divBdr>
            <w:top w:val="none" w:sz="0" w:space="0" w:color="auto"/>
            <w:left w:val="none" w:sz="0" w:space="0" w:color="auto"/>
            <w:bottom w:val="none" w:sz="0" w:space="0" w:color="auto"/>
            <w:right w:val="none" w:sz="0" w:space="0" w:color="auto"/>
          </w:divBdr>
          <w:divsChild>
            <w:div w:id="2710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7275">
      <w:bodyDiv w:val="1"/>
      <w:marLeft w:val="0"/>
      <w:marRight w:val="0"/>
      <w:marTop w:val="0"/>
      <w:marBottom w:val="0"/>
      <w:divBdr>
        <w:top w:val="none" w:sz="0" w:space="0" w:color="auto"/>
        <w:left w:val="none" w:sz="0" w:space="0" w:color="auto"/>
        <w:bottom w:val="none" w:sz="0" w:space="0" w:color="auto"/>
        <w:right w:val="none" w:sz="0" w:space="0" w:color="auto"/>
      </w:divBdr>
      <w:divsChild>
        <w:div w:id="883564381">
          <w:marLeft w:val="0"/>
          <w:marRight w:val="0"/>
          <w:marTop w:val="0"/>
          <w:marBottom w:val="0"/>
          <w:divBdr>
            <w:top w:val="none" w:sz="0" w:space="0" w:color="auto"/>
            <w:left w:val="none" w:sz="0" w:space="0" w:color="auto"/>
            <w:bottom w:val="none" w:sz="0" w:space="0" w:color="auto"/>
            <w:right w:val="none" w:sz="0" w:space="0" w:color="auto"/>
          </w:divBdr>
          <w:divsChild>
            <w:div w:id="210214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3776">
      <w:bodyDiv w:val="1"/>
      <w:marLeft w:val="0"/>
      <w:marRight w:val="0"/>
      <w:marTop w:val="0"/>
      <w:marBottom w:val="0"/>
      <w:divBdr>
        <w:top w:val="none" w:sz="0" w:space="0" w:color="auto"/>
        <w:left w:val="none" w:sz="0" w:space="0" w:color="auto"/>
        <w:bottom w:val="none" w:sz="0" w:space="0" w:color="auto"/>
        <w:right w:val="none" w:sz="0" w:space="0" w:color="auto"/>
      </w:divBdr>
    </w:div>
    <w:div w:id="1177234151">
      <w:bodyDiv w:val="1"/>
      <w:marLeft w:val="0"/>
      <w:marRight w:val="0"/>
      <w:marTop w:val="0"/>
      <w:marBottom w:val="0"/>
      <w:divBdr>
        <w:top w:val="none" w:sz="0" w:space="0" w:color="auto"/>
        <w:left w:val="none" w:sz="0" w:space="0" w:color="auto"/>
        <w:bottom w:val="none" w:sz="0" w:space="0" w:color="auto"/>
        <w:right w:val="none" w:sz="0" w:space="0" w:color="auto"/>
      </w:divBdr>
      <w:divsChild>
        <w:div w:id="1954096836">
          <w:marLeft w:val="0"/>
          <w:marRight w:val="0"/>
          <w:marTop w:val="0"/>
          <w:marBottom w:val="0"/>
          <w:divBdr>
            <w:top w:val="none" w:sz="0" w:space="0" w:color="auto"/>
            <w:left w:val="none" w:sz="0" w:space="0" w:color="auto"/>
            <w:bottom w:val="none" w:sz="0" w:space="0" w:color="auto"/>
            <w:right w:val="none" w:sz="0" w:space="0" w:color="auto"/>
          </w:divBdr>
          <w:divsChild>
            <w:div w:id="12021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9021">
      <w:bodyDiv w:val="1"/>
      <w:marLeft w:val="0"/>
      <w:marRight w:val="0"/>
      <w:marTop w:val="0"/>
      <w:marBottom w:val="0"/>
      <w:divBdr>
        <w:top w:val="none" w:sz="0" w:space="0" w:color="auto"/>
        <w:left w:val="none" w:sz="0" w:space="0" w:color="auto"/>
        <w:bottom w:val="none" w:sz="0" w:space="0" w:color="auto"/>
        <w:right w:val="none" w:sz="0" w:space="0" w:color="auto"/>
      </w:divBdr>
      <w:divsChild>
        <w:div w:id="1205213714">
          <w:marLeft w:val="0"/>
          <w:marRight w:val="0"/>
          <w:marTop w:val="0"/>
          <w:marBottom w:val="0"/>
          <w:divBdr>
            <w:top w:val="none" w:sz="0" w:space="0" w:color="auto"/>
            <w:left w:val="none" w:sz="0" w:space="0" w:color="auto"/>
            <w:bottom w:val="none" w:sz="0" w:space="0" w:color="auto"/>
            <w:right w:val="none" w:sz="0" w:space="0" w:color="auto"/>
          </w:divBdr>
          <w:divsChild>
            <w:div w:id="12309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7608">
      <w:bodyDiv w:val="1"/>
      <w:marLeft w:val="0"/>
      <w:marRight w:val="0"/>
      <w:marTop w:val="0"/>
      <w:marBottom w:val="0"/>
      <w:divBdr>
        <w:top w:val="none" w:sz="0" w:space="0" w:color="auto"/>
        <w:left w:val="none" w:sz="0" w:space="0" w:color="auto"/>
        <w:bottom w:val="none" w:sz="0" w:space="0" w:color="auto"/>
        <w:right w:val="none" w:sz="0" w:space="0" w:color="auto"/>
      </w:divBdr>
      <w:divsChild>
        <w:div w:id="1774283745">
          <w:marLeft w:val="0"/>
          <w:marRight w:val="0"/>
          <w:marTop w:val="0"/>
          <w:marBottom w:val="0"/>
          <w:divBdr>
            <w:top w:val="none" w:sz="0" w:space="0" w:color="auto"/>
            <w:left w:val="none" w:sz="0" w:space="0" w:color="auto"/>
            <w:bottom w:val="none" w:sz="0" w:space="0" w:color="auto"/>
            <w:right w:val="none" w:sz="0" w:space="0" w:color="auto"/>
          </w:divBdr>
          <w:divsChild>
            <w:div w:id="20978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3775">
      <w:bodyDiv w:val="1"/>
      <w:marLeft w:val="0"/>
      <w:marRight w:val="0"/>
      <w:marTop w:val="0"/>
      <w:marBottom w:val="0"/>
      <w:divBdr>
        <w:top w:val="none" w:sz="0" w:space="0" w:color="auto"/>
        <w:left w:val="none" w:sz="0" w:space="0" w:color="auto"/>
        <w:bottom w:val="none" w:sz="0" w:space="0" w:color="auto"/>
        <w:right w:val="none" w:sz="0" w:space="0" w:color="auto"/>
      </w:divBdr>
      <w:divsChild>
        <w:div w:id="1091665177">
          <w:marLeft w:val="0"/>
          <w:marRight w:val="0"/>
          <w:marTop w:val="0"/>
          <w:marBottom w:val="0"/>
          <w:divBdr>
            <w:top w:val="none" w:sz="0" w:space="0" w:color="auto"/>
            <w:left w:val="none" w:sz="0" w:space="0" w:color="auto"/>
            <w:bottom w:val="none" w:sz="0" w:space="0" w:color="auto"/>
            <w:right w:val="none" w:sz="0" w:space="0" w:color="auto"/>
          </w:divBdr>
          <w:divsChild>
            <w:div w:id="12636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9185">
      <w:bodyDiv w:val="1"/>
      <w:marLeft w:val="0"/>
      <w:marRight w:val="0"/>
      <w:marTop w:val="0"/>
      <w:marBottom w:val="0"/>
      <w:divBdr>
        <w:top w:val="none" w:sz="0" w:space="0" w:color="auto"/>
        <w:left w:val="none" w:sz="0" w:space="0" w:color="auto"/>
        <w:bottom w:val="none" w:sz="0" w:space="0" w:color="auto"/>
        <w:right w:val="none" w:sz="0" w:space="0" w:color="auto"/>
      </w:divBdr>
      <w:divsChild>
        <w:div w:id="856843723">
          <w:marLeft w:val="0"/>
          <w:marRight w:val="0"/>
          <w:marTop w:val="0"/>
          <w:marBottom w:val="0"/>
          <w:divBdr>
            <w:top w:val="none" w:sz="0" w:space="0" w:color="auto"/>
            <w:left w:val="none" w:sz="0" w:space="0" w:color="auto"/>
            <w:bottom w:val="none" w:sz="0" w:space="0" w:color="auto"/>
            <w:right w:val="none" w:sz="0" w:space="0" w:color="auto"/>
          </w:divBdr>
          <w:divsChild>
            <w:div w:id="12329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7762">
      <w:bodyDiv w:val="1"/>
      <w:marLeft w:val="0"/>
      <w:marRight w:val="0"/>
      <w:marTop w:val="0"/>
      <w:marBottom w:val="0"/>
      <w:divBdr>
        <w:top w:val="none" w:sz="0" w:space="0" w:color="auto"/>
        <w:left w:val="none" w:sz="0" w:space="0" w:color="auto"/>
        <w:bottom w:val="none" w:sz="0" w:space="0" w:color="auto"/>
        <w:right w:val="none" w:sz="0" w:space="0" w:color="auto"/>
      </w:divBdr>
      <w:divsChild>
        <w:div w:id="1295597090">
          <w:marLeft w:val="0"/>
          <w:marRight w:val="0"/>
          <w:marTop w:val="0"/>
          <w:marBottom w:val="0"/>
          <w:divBdr>
            <w:top w:val="none" w:sz="0" w:space="0" w:color="auto"/>
            <w:left w:val="none" w:sz="0" w:space="0" w:color="auto"/>
            <w:bottom w:val="none" w:sz="0" w:space="0" w:color="auto"/>
            <w:right w:val="none" w:sz="0" w:space="0" w:color="auto"/>
          </w:divBdr>
          <w:divsChild>
            <w:div w:id="10588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69876">
      <w:bodyDiv w:val="1"/>
      <w:marLeft w:val="0"/>
      <w:marRight w:val="0"/>
      <w:marTop w:val="0"/>
      <w:marBottom w:val="0"/>
      <w:divBdr>
        <w:top w:val="none" w:sz="0" w:space="0" w:color="auto"/>
        <w:left w:val="none" w:sz="0" w:space="0" w:color="auto"/>
        <w:bottom w:val="none" w:sz="0" w:space="0" w:color="auto"/>
        <w:right w:val="none" w:sz="0" w:space="0" w:color="auto"/>
      </w:divBdr>
      <w:divsChild>
        <w:div w:id="1672639558">
          <w:marLeft w:val="0"/>
          <w:marRight w:val="0"/>
          <w:marTop w:val="0"/>
          <w:marBottom w:val="0"/>
          <w:divBdr>
            <w:top w:val="none" w:sz="0" w:space="0" w:color="auto"/>
            <w:left w:val="none" w:sz="0" w:space="0" w:color="auto"/>
            <w:bottom w:val="none" w:sz="0" w:space="0" w:color="auto"/>
            <w:right w:val="none" w:sz="0" w:space="0" w:color="auto"/>
          </w:divBdr>
          <w:divsChild>
            <w:div w:id="20779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7996">
      <w:bodyDiv w:val="1"/>
      <w:marLeft w:val="0"/>
      <w:marRight w:val="0"/>
      <w:marTop w:val="0"/>
      <w:marBottom w:val="0"/>
      <w:divBdr>
        <w:top w:val="none" w:sz="0" w:space="0" w:color="auto"/>
        <w:left w:val="none" w:sz="0" w:space="0" w:color="auto"/>
        <w:bottom w:val="none" w:sz="0" w:space="0" w:color="auto"/>
        <w:right w:val="none" w:sz="0" w:space="0" w:color="auto"/>
      </w:divBdr>
      <w:divsChild>
        <w:div w:id="43987703">
          <w:marLeft w:val="0"/>
          <w:marRight w:val="0"/>
          <w:marTop w:val="0"/>
          <w:marBottom w:val="0"/>
          <w:divBdr>
            <w:top w:val="none" w:sz="0" w:space="0" w:color="auto"/>
            <w:left w:val="none" w:sz="0" w:space="0" w:color="auto"/>
            <w:bottom w:val="none" w:sz="0" w:space="0" w:color="auto"/>
            <w:right w:val="none" w:sz="0" w:space="0" w:color="auto"/>
          </w:divBdr>
          <w:divsChild>
            <w:div w:id="6642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4057">
      <w:bodyDiv w:val="1"/>
      <w:marLeft w:val="0"/>
      <w:marRight w:val="0"/>
      <w:marTop w:val="0"/>
      <w:marBottom w:val="0"/>
      <w:divBdr>
        <w:top w:val="none" w:sz="0" w:space="0" w:color="auto"/>
        <w:left w:val="none" w:sz="0" w:space="0" w:color="auto"/>
        <w:bottom w:val="none" w:sz="0" w:space="0" w:color="auto"/>
        <w:right w:val="none" w:sz="0" w:space="0" w:color="auto"/>
      </w:divBdr>
      <w:divsChild>
        <w:div w:id="2068383122">
          <w:marLeft w:val="0"/>
          <w:marRight w:val="0"/>
          <w:marTop w:val="0"/>
          <w:marBottom w:val="0"/>
          <w:divBdr>
            <w:top w:val="none" w:sz="0" w:space="0" w:color="auto"/>
            <w:left w:val="none" w:sz="0" w:space="0" w:color="auto"/>
            <w:bottom w:val="none" w:sz="0" w:space="0" w:color="auto"/>
            <w:right w:val="none" w:sz="0" w:space="0" w:color="auto"/>
          </w:divBdr>
          <w:divsChild>
            <w:div w:id="4547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7496">
      <w:bodyDiv w:val="1"/>
      <w:marLeft w:val="0"/>
      <w:marRight w:val="0"/>
      <w:marTop w:val="0"/>
      <w:marBottom w:val="0"/>
      <w:divBdr>
        <w:top w:val="none" w:sz="0" w:space="0" w:color="auto"/>
        <w:left w:val="none" w:sz="0" w:space="0" w:color="auto"/>
        <w:bottom w:val="none" w:sz="0" w:space="0" w:color="auto"/>
        <w:right w:val="none" w:sz="0" w:space="0" w:color="auto"/>
      </w:divBdr>
      <w:divsChild>
        <w:div w:id="1046831763">
          <w:marLeft w:val="0"/>
          <w:marRight w:val="0"/>
          <w:marTop w:val="0"/>
          <w:marBottom w:val="0"/>
          <w:divBdr>
            <w:top w:val="none" w:sz="0" w:space="0" w:color="auto"/>
            <w:left w:val="none" w:sz="0" w:space="0" w:color="auto"/>
            <w:bottom w:val="none" w:sz="0" w:space="0" w:color="auto"/>
            <w:right w:val="none" w:sz="0" w:space="0" w:color="auto"/>
          </w:divBdr>
          <w:divsChild>
            <w:div w:id="3929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5186">
      <w:bodyDiv w:val="1"/>
      <w:marLeft w:val="0"/>
      <w:marRight w:val="0"/>
      <w:marTop w:val="0"/>
      <w:marBottom w:val="0"/>
      <w:divBdr>
        <w:top w:val="none" w:sz="0" w:space="0" w:color="auto"/>
        <w:left w:val="none" w:sz="0" w:space="0" w:color="auto"/>
        <w:bottom w:val="none" w:sz="0" w:space="0" w:color="auto"/>
        <w:right w:val="none" w:sz="0" w:space="0" w:color="auto"/>
      </w:divBdr>
      <w:divsChild>
        <w:div w:id="2135173989">
          <w:marLeft w:val="0"/>
          <w:marRight w:val="0"/>
          <w:marTop w:val="0"/>
          <w:marBottom w:val="0"/>
          <w:divBdr>
            <w:top w:val="none" w:sz="0" w:space="0" w:color="auto"/>
            <w:left w:val="none" w:sz="0" w:space="0" w:color="auto"/>
            <w:bottom w:val="none" w:sz="0" w:space="0" w:color="auto"/>
            <w:right w:val="none" w:sz="0" w:space="0" w:color="auto"/>
          </w:divBdr>
          <w:divsChild>
            <w:div w:id="20492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8167">
      <w:bodyDiv w:val="1"/>
      <w:marLeft w:val="0"/>
      <w:marRight w:val="0"/>
      <w:marTop w:val="0"/>
      <w:marBottom w:val="0"/>
      <w:divBdr>
        <w:top w:val="none" w:sz="0" w:space="0" w:color="auto"/>
        <w:left w:val="none" w:sz="0" w:space="0" w:color="auto"/>
        <w:bottom w:val="none" w:sz="0" w:space="0" w:color="auto"/>
        <w:right w:val="none" w:sz="0" w:space="0" w:color="auto"/>
      </w:divBdr>
      <w:divsChild>
        <w:div w:id="188297371">
          <w:marLeft w:val="0"/>
          <w:marRight w:val="0"/>
          <w:marTop w:val="0"/>
          <w:marBottom w:val="0"/>
          <w:divBdr>
            <w:top w:val="none" w:sz="0" w:space="0" w:color="auto"/>
            <w:left w:val="none" w:sz="0" w:space="0" w:color="auto"/>
            <w:bottom w:val="none" w:sz="0" w:space="0" w:color="auto"/>
            <w:right w:val="none" w:sz="0" w:space="0" w:color="auto"/>
          </w:divBdr>
          <w:divsChild>
            <w:div w:id="17682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0977">
      <w:bodyDiv w:val="1"/>
      <w:marLeft w:val="0"/>
      <w:marRight w:val="0"/>
      <w:marTop w:val="0"/>
      <w:marBottom w:val="0"/>
      <w:divBdr>
        <w:top w:val="none" w:sz="0" w:space="0" w:color="auto"/>
        <w:left w:val="none" w:sz="0" w:space="0" w:color="auto"/>
        <w:bottom w:val="none" w:sz="0" w:space="0" w:color="auto"/>
        <w:right w:val="none" w:sz="0" w:space="0" w:color="auto"/>
      </w:divBdr>
      <w:divsChild>
        <w:div w:id="1438713895">
          <w:marLeft w:val="0"/>
          <w:marRight w:val="0"/>
          <w:marTop w:val="0"/>
          <w:marBottom w:val="0"/>
          <w:divBdr>
            <w:top w:val="none" w:sz="0" w:space="0" w:color="auto"/>
            <w:left w:val="none" w:sz="0" w:space="0" w:color="auto"/>
            <w:bottom w:val="none" w:sz="0" w:space="0" w:color="auto"/>
            <w:right w:val="none" w:sz="0" w:space="0" w:color="auto"/>
          </w:divBdr>
          <w:divsChild>
            <w:div w:id="7192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9112">
      <w:bodyDiv w:val="1"/>
      <w:marLeft w:val="0"/>
      <w:marRight w:val="0"/>
      <w:marTop w:val="0"/>
      <w:marBottom w:val="0"/>
      <w:divBdr>
        <w:top w:val="none" w:sz="0" w:space="0" w:color="auto"/>
        <w:left w:val="none" w:sz="0" w:space="0" w:color="auto"/>
        <w:bottom w:val="none" w:sz="0" w:space="0" w:color="auto"/>
        <w:right w:val="none" w:sz="0" w:space="0" w:color="auto"/>
      </w:divBdr>
      <w:divsChild>
        <w:div w:id="939340882">
          <w:marLeft w:val="0"/>
          <w:marRight w:val="0"/>
          <w:marTop w:val="0"/>
          <w:marBottom w:val="0"/>
          <w:divBdr>
            <w:top w:val="none" w:sz="0" w:space="0" w:color="auto"/>
            <w:left w:val="none" w:sz="0" w:space="0" w:color="auto"/>
            <w:bottom w:val="none" w:sz="0" w:space="0" w:color="auto"/>
            <w:right w:val="none" w:sz="0" w:space="0" w:color="auto"/>
          </w:divBdr>
          <w:divsChild>
            <w:div w:id="5572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2738">
      <w:bodyDiv w:val="1"/>
      <w:marLeft w:val="0"/>
      <w:marRight w:val="0"/>
      <w:marTop w:val="0"/>
      <w:marBottom w:val="0"/>
      <w:divBdr>
        <w:top w:val="none" w:sz="0" w:space="0" w:color="auto"/>
        <w:left w:val="none" w:sz="0" w:space="0" w:color="auto"/>
        <w:bottom w:val="none" w:sz="0" w:space="0" w:color="auto"/>
        <w:right w:val="none" w:sz="0" w:space="0" w:color="auto"/>
      </w:divBdr>
      <w:divsChild>
        <w:div w:id="1214537857">
          <w:marLeft w:val="0"/>
          <w:marRight w:val="0"/>
          <w:marTop w:val="0"/>
          <w:marBottom w:val="0"/>
          <w:divBdr>
            <w:top w:val="none" w:sz="0" w:space="0" w:color="auto"/>
            <w:left w:val="none" w:sz="0" w:space="0" w:color="auto"/>
            <w:bottom w:val="none" w:sz="0" w:space="0" w:color="auto"/>
            <w:right w:val="none" w:sz="0" w:space="0" w:color="auto"/>
          </w:divBdr>
          <w:divsChild>
            <w:div w:id="7061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9605">
      <w:bodyDiv w:val="1"/>
      <w:marLeft w:val="0"/>
      <w:marRight w:val="0"/>
      <w:marTop w:val="0"/>
      <w:marBottom w:val="0"/>
      <w:divBdr>
        <w:top w:val="none" w:sz="0" w:space="0" w:color="auto"/>
        <w:left w:val="none" w:sz="0" w:space="0" w:color="auto"/>
        <w:bottom w:val="none" w:sz="0" w:space="0" w:color="auto"/>
        <w:right w:val="none" w:sz="0" w:space="0" w:color="auto"/>
      </w:divBdr>
      <w:divsChild>
        <w:div w:id="680856308">
          <w:marLeft w:val="0"/>
          <w:marRight w:val="0"/>
          <w:marTop w:val="0"/>
          <w:marBottom w:val="0"/>
          <w:divBdr>
            <w:top w:val="none" w:sz="0" w:space="0" w:color="auto"/>
            <w:left w:val="none" w:sz="0" w:space="0" w:color="auto"/>
            <w:bottom w:val="none" w:sz="0" w:space="0" w:color="auto"/>
            <w:right w:val="none" w:sz="0" w:space="0" w:color="auto"/>
          </w:divBdr>
          <w:divsChild>
            <w:div w:id="107585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4314">
      <w:bodyDiv w:val="1"/>
      <w:marLeft w:val="0"/>
      <w:marRight w:val="0"/>
      <w:marTop w:val="0"/>
      <w:marBottom w:val="0"/>
      <w:divBdr>
        <w:top w:val="none" w:sz="0" w:space="0" w:color="auto"/>
        <w:left w:val="none" w:sz="0" w:space="0" w:color="auto"/>
        <w:bottom w:val="none" w:sz="0" w:space="0" w:color="auto"/>
        <w:right w:val="none" w:sz="0" w:space="0" w:color="auto"/>
      </w:divBdr>
      <w:divsChild>
        <w:div w:id="986857245">
          <w:marLeft w:val="0"/>
          <w:marRight w:val="0"/>
          <w:marTop w:val="0"/>
          <w:marBottom w:val="0"/>
          <w:divBdr>
            <w:top w:val="none" w:sz="0" w:space="0" w:color="auto"/>
            <w:left w:val="none" w:sz="0" w:space="0" w:color="auto"/>
            <w:bottom w:val="none" w:sz="0" w:space="0" w:color="auto"/>
            <w:right w:val="none" w:sz="0" w:space="0" w:color="auto"/>
          </w:divBdr>
          <w:divsChild>
            <w:div w:id="21330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5129">
      <w:bodyDiv w:val="1"/>
      <w:marLeft w:val="0"/>
      <w:marRight w:val="0"/>
      <w:marTop w:val="0"/>
      <w:marBottom w:val="0"/>
      <w:divBdr>
        <w:top w:val="none" w:sz="0" w:space="0" w:color="auto"/>
        <w:left w:val="none" w:sz="0" w:space="0" w:color="auto"/>
        <w:bottom w:val="none" w:sz="0" w:space="0" w:color="auto"/>
        <w:right w:val="none" w:sz="0" w:space="0" w:color="auto"/>
      </w:divBdr>
      <w:divsChild>
        <w:div w:id="505704948">
          <w:marLeft w:val="0"/>
          <w:marRight w:val="0"/>
          <w:marTop w:val="0"/>
          <w:marBottom w:val="0"/>
          <w:divBdr>
            <w:top w:val="none" w:sz="0" w:space="0" w:color="auto"/>
            <w:left w:val="none" w:sz="0" w:space="0" w:color="auto"/>
            <w:bottom w:val="none" w:sz="0" w:space="0" w:color="auto"/>
            <w:right w:val="none" w:sz="0" w:space="0" w:color="auto"/>
          </w:divBdr>
          <w:divsChild>
            <w:div w:id="983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2075">
      <w:bodyDiv w:val="1"/>
      <w:marLeft w:val="0"/>
      <w:marRight w:val="0"/>
      <w:marTop w:val="0"/>
      <w:marBottom w:val="0"/>
      <w:divBdr>
        <w:top w:val="none" w:sz="0" w:space="0" w:color="auto"/>
        <w:left w:val="none" w:sz="0" w:space="0" w:color="auto"/>
        <w:bottom w:val="none" w:sz="0" w:space="0" w:color="auto"/>
        <w:right w:val="none" w:sz="0" w:space="0" w:color="auto"/>
      </w:divBdr>
      <w:divsChild>
        <w:div w:id="1461923081">
          <w:marLeft w:val="0"/>
          <w:marRight w:val="0"/>
          <w:marTop w:val="0"/>
          <w:marBottom w:val="0"/>
          <w:divBdr>
            <w:top w:val="none" w:sz="0" w:space="0" w:color="auto"/>
            <w:left w:val="none" w:sz="0" w:space="0" w:color="auto"/>
            <w:bottom w:val="none" w:sz="0" w:space="0" w:color="auto"/>
            <w:right w:val="none" w:sz="0" w:space="0" w:color="auto"/>
          </w:divBdr>
          <w:divsChild>
            <w:div w:id="5405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0265">
      <w:bodyDiv w:val="1"/>
      <w:marLeft w:val="0"/>
      <w:marRight w:val="0"/>
      <w:marTop w:val="0"/>
      <w:marBottom w:val="0"/>
      <w:divBdr>
        <w:top w:val="none" w:sz="0" w:space="0" w:color="auto"/>
        <w:left w:val="none" w:sz="0" w:space="0" w:color="auto"/>
        <w:bottom w:val="none" w:sz="0" w:space="0" w:color="auto"/>
        <w:right w:val="none" w:sz="0" w:space="0" w:color="auto"/>
      </w:divBdr>
      <w:divsChild>
        <w:div w:id="103158500">
          <w:marLeft w:val="0"/>
          <w:marRight w:val="0"/>
          <w:marTop w:val="0"/>
          <w:marBottom w:val="0"/>
          <w:divBdr>
            <w:top w:val="none" w:sz="0" w:space="0" w:color="auto"/>
            <w:left w:val="none" w:sz="0" w:space="0" w:color="auto"/>
            <w:bottom w:val="none" w:sz="0" w:space="0" w:color="auto"/>
            <w:right w:val="none" w:sz="0" w:space="0" w:color="auto"/>
          </w:divBdr>
          <w:divsChild>
            <w:div w:id="8635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2867">
      <w:bodyDiv w:val="1"/>
      <w:marLeft w:val="0"/>
      <w:marRight w:val="0"/>
      <w:marTop w:val="0"/>
      <w:marBottom w:val="0"/>
      <w:divBdr>
        <w:top w:val="none" w:sz="0" w:space="0" w:color="auto"/>
        <w:left w:val="none" w:sz="0" w:space="0" w:color="auto"/>
        <w:bottom w:val="none" w:sz="0" w:space="0" w:color="auto"/>
        <w:right w:val="none" w:sz="0" w:space="0" w:color="auto"/>
      </w:divBdr>
      <w:divsChild>
        <w:div w:id="338653374">
          <w:marLeft w:val="0"/>
          <w:marRight w:val="0"/>
          <w:marTop w:val="0"/>
          <w:marBottom w:val="0"/>
          <w:divBdr>
            <w:top w:val="none" w:sz="0" w:space="0" w:color="auto"/>
            <w:left w:val="none" w:sz="0" w:space="0" w:color="auto"/>
            <w:bottom w:val="none" w:sz="0" w:space="0" w:color="auto"/>
            <w:right w:val="none" w:sz="0" w:space="0" w:color="auto"/>
          </w:divBdr>
          <w:divsChild>
            <w:div w:id="8382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3724">
      <w:bodyDiv w:val="1"/>
      <w:marLeft w:val="0"/>
      <w:marRight w:val="0"/>
      <w:marTop w:val="0"/>
      <w:marBottom w:val="0"/>
      <w:divBdr>
        <w:top w:val="none" w:sz="0" w:space="0" w:color="auto"/>
        <w:left w:val="none" w:sz="0" w:space="0" w:color="auto"/>
        <w:bottom w:val="none" w:sz="0" w:space="0" w:color="auto"/>
        <w:right w:val="none" w:sz="0" w:space="0" w:color="auto"/>
      </w:divBdr>
      <w:divsChild>
        <w:div w:id="2068068041">
          <w:marLeft w:val="0"/>
          <w:marRight w:val="0"/>
          <w:marTop w:val="0"/>
          <w:marBottom w:val="0"/>
          <w:divBdr>
            <w:top w:val="none" w:sz="0" w:space="0" w:color="auto"/>
            <w:left w:val="none" w:sz="0" w:space="0" w:color="auto"/>
            <w:bottom w:val="none" w:sz="0" w:space="0" w:color="auto"/>
            <w:right w:val="none" w:sz="0" w:space="0" w:color="auto"/>
          </w:divBdr>
          <w:divsChild>
            <w:div w:id="7044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9929">
      <w:bodyDiv w:val="1"/>
      <w:marLeft w:val="0"/>
      <w:marRight w:val="0"/>
      <w:marTop w:val="0"/>
      <w:marBottom w:val="0"/>
      <w:divBdr>
        <w:top w:val="none" w:sz="0" w:space="0" w:color="auto"/>
        <w:left w:val="none" w:sz="0" w:space="0" w:color="auto"/>
        <w:bottom w:val="none" w:sz="0" w:space="0" w:color="auto"/>
        <w:right w:val="none" w:sz="0" w:space="0" w:color="auto"/>
      </w:divBdr>
      <w:divsChild>
        <w:div w:id="1632441400">
          <w:marLeft w:val="0"/>
          <w:marRight w:val="0"/>
          <w:marTop w:val="0"/>
          <w:marBottom w:val="0"/>
          <w:divBdr>
            <w:top w:val="none" w:sz="0" w:space="0" w:color="auto"/>
            <w:left w:val="none" w:sz="0" w:space="0" w:color="auto"/>
            <w:bottom w:val="none" w:sz="0" w:space="0" w:color="auto"/>
            <w:right w:val="none" w:sz="0" w:space="0" w:color="auto"/>
          </w:divBdr>
          <w:divsChild>
            <w:div w:id="9064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3299">
      <w:bodyDiv w:val="1"/>
      <w:marLeft w:val="0"/>
      <w:marRight w:val="0"/>
      <w:marTop w:val="0"/>
      <w:marBottom w:val="0"/>
      <w:divBdr>
        <w:top w:val="none" w:sz="0" w:space="0" w:color="auto"/>
        <w:left w:val="none" w:sz="0" w:space="0" w:color="auto"/>
        <w:bottom w:val="none" w:sz="0" w:space="0" w:color="auto"/>
        <w:right w:val="none" w:sz="0" w:space="0" w:color="auto"/>
      </w:divBdr>
      <w:divsChild>
        <w:div w:id="415247588">
          <w:marLeft w:val="0"/>
          <w:marRight w:val="0"/>
          <w:marTop w:val="0"/>
          <w:marBottom w:val="0"/>
          <w:divBdr>
            <w:top w:val="none" w:sz="0" w:space="0" w:color="auto"/>
            <w:left w:val="none" w:sz="0" w:space="0" w:color="auto"/>
            <w:bottom w:val="none" w:sz="0" w:space="0" w:color="auto"/>
            <w:right w:val="none" w:sz="0" w:space="0" w:color="auto"/>
          </w:divBdr>
          <w:divsChild>
            <w:div w:id="20916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87883">
      <w:bodyDiv w:val="1"/>
      <w:marLeft w:val="0"/>
      <w:marRight w:val="0"/>
      <w:marTop w:val="0"/>
      <w:marBottom w:val="0"/>
      <w:divBdr>
        <w:top w:val="none" w:sz="0" w:space="0" w:color="auto"/>
        <w:left w:val="none" w:sz="0" w:space="0" w:color="auto"/>
        <w:bottom w:val="none" w:sz="0" w:space="0" w:color="auto"/>
        <w:right w:val="none" w:sz="0" w:space="0" w:color="auto"/>
      </w:divBdr>
      <w:divsChild>
        <w:div w:id="239406833">
          <w:marLeft w:val="0"/>
          <w:marRight w:val="0"/>
          <w:marTop w:val="0"/>
          <w:marBottom w:val="0"/>
          <w:divBdr>
            <w:top w:val="none" w:sz="0" w:space="0" w:color="auto"/>
            <w:left w:val="none" w:sz="0" w:space="0" w:color="auto"/>
            <w:bottom w:val="none" w:sz="0" w:space="0" w:color="auto"/>
            <w:right w:val="none" w:sz="0" w:space="0" w:color="auto"/>
          </w:divBdr>
          <w:divsChild>
            <w:div w:id="1870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759">
      <w:bodyDiv w:val="1"/>
      <w:marLeft w:val="0"/>
      <w:marRight w:val="0"/>
      <w:marTop w:val="0"/>
      <w:marBottom w:val="0"/>
      <w:divBdr>
        <w:top w:val="none" w:sz="0" w:space="0" w:color="auto"/>
        <w:left w:val="none" w:sz="0" w:space="0" w:color="auto"/>
        <w:bottom w:val="none" w:sz="0" w:space="0" w:color="auto"/>
        <w:right w:val="none" w:sz="0" w:space="0" w:color="auto"/>
      </w:divBdr>
      <w:divsChild>
        <w:div w:id="1460881628">
          <w:marLeft w:val="0"/>
          <w:marRight w:val="0"/>
          <w:marTop w:val="0"/>
          <w:marBottom w:val="0"/>
          <w:divBdr>
            <w:top w:val="none" w:sz="0" w:space="0" w:color="auto"/>
            <w:left w:val="none" w:sz="0" w:space="0" w:color="auto"/>
            <w:bottom w:val="none" w:sz="0" w:space="0" w:color="auto"/>
            <w:right w:val="none" w:sz="0" w:space="0" w:color="auto"/>
          </w:divBdr>
          <w:divsChild>
            <w:div w:id="14367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2328">
      <w:bodyDiv w:val="1"/>
      <w:marLeft w:val="0"/>
      <w:marRight w:val="0"/>
      <w:marTop w:val="0"/>
      <w:marBottom w:val="0"/>
      <w:divBdr>
        <w:top w:val="none" w:sz="0" w:space="0" w:color="auto"/>
        <w:left w:val="none" w:sz="0" w:space="0" w:color="auto"/>
        <w:bottom w:val="none" w:sz="0" w:space="0" w:color="auto"/>
        <w:right w:val="none" w:sz="0" w:space="0" w:color="auto"/>
      </w:divBdr>
      <w:divsChild>
        <w:div w:id="300161701">
          <w:marLeft w:val="0"/>
          <w:marRight w:val="0"/>
          <w:marTop w:val="0"/>
          <w:marBottom w:val="0"/>
          <w:divBdr>
            <w:top w:val="none" w:sz="0" w:space="0" w:color="auto"/>
            <w:left w:val="none" w:sz="0" w:space="0" w:color="auto"/>
            <w:bottom w:val="none" w:sz="0" w:space="0" w:color="auto"/>
            <w:right w:val="none" w:sz="0" w:space="0" w:color="auto"/>
          </w:divBdr>
          <w:divsChild>
            <w:div w:id="2478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3495">
      <w:bodyDiv w:val="1"/>
      <w:marLeft w:val="0"/>
      <w:marRight w:val="0"/>
      <w:marTop w:val="0"/>
      <w:marBottom w:val="0"/>
      <w:divBdr>
        <w:top w:val="none" w:sz="0" w:space="0" w:color="auto"/>
        <w:left w:val="none" w:sz="0" w:space="0" w:color="auto"/>
        <w:bottom w:val="none" w:sz="0" w:space="0" w:color="auto"/>
        <w:right w:val="none" w:sz="0" w:space="0" w:color="auto"/>
      </w:divBdr>
      <w:divsChild>
        <w:div w:id="437415015">
          <w:marLeft w:val="0"/>
          <w:marRight w:val="0"/>
          <w:marTop w:val="0"/>
          <w:marBottom w:val="0"/>
          <w:divBdr>
            <w:top w:val="none" w:sz="0" w:space="0" w:color="auto"/>
            <w:left w:val="none" w:sz="0" w:space="0" w:color="auto"/>
            <w:bottom w:val="none" w:sz="0" w:space="0" w:color="auto"/>
            <w:right w:val="none" w:sz="0" w:space="0" w:color="auto"/>
          </w:divBdr>
          <w:divsChild>
            <w:div w:id="184262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6629">
      <w:bodyDiv w:val="1"/>
      <w:marLeft w:val="0"/>
      <w:marRight w:val="0"/>
      <w:marTop w:val="0"/>
      <w:marBottom w:val="0"/>
      <w:divBdr>
        <w:top w:val="none" w:sz="0" w:space="0" w:color="auto"/>
        <w:left w:val="none" w:sz="0" w:space="0" w:color="auto"/>
        <w:bottom w:val="none" w:sz="0" w:space="0" w:color="auto"/>
        <w:right w:val="none" w:sz="0" w:space="0" w:color="auto"/>
      </w:divBdr>
      <w:divsChild>
        <w:div w:id="191462634">
          <w:marLeft w:val="0"/>
          <w:marRight w:val="0"/>
          <w:marTop w:val="0"/>
          <w:marBottom w:val="0"/>
          <w:divBdr>
            <w:top w:val="none" w:sz="0" w:space="0" w:color="auto"/>
            <w:left w:val="none" w:sz="0" w:space="0" w:color="auto"/>
            <w:bottom w:val="none" w:sz="0" w:space="0" w:color="auto"/>
            <w:right w:val="none" w:sz="0" w:space="0" w:color="auto"/>
          </w:divBdr>
          <w:divsChild>
            <w:div w:id="16515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60541">
      <w:bodyDiv w:val="1"/>
      <w:marLeft w:val="0"/>
      <w:marRight w:val="0"/>
      <w:marTop w:val="0"/>
      <w:marBottom w:val="0"/>
      <w:divBdr>
        <w:top w:val="none" w:sz="0" w:space="0" w:color="auto"/>
        <w:left w:val="none" w:sz="0" w:space="0" w:color="auto"/>
        <w:bottom w:val="none" w:sz="0" w:space="0" w:color="auto"/>
        <w:right w:val="none" w:sz="0" w:space="0" w:color="auto"/>
      </w:divBdr>
      <w:divsChild>
        <w:div w:id="1436093036">
          <w:marLeft w:val="0"/>
          <w:marRight w:val="0"/>
          <w:marTop w:val="0"/>
          <w:marBottom w:val="0"/>
          <w:divBdr>
            <w:top w:val="none" w:sz="0" w:space="0" w:color="auto"/>
            <w:left w:val="none" w:sz="0" w:space="0" w:color="auto"/>
            <w:bottom w:val="none" w:sz="0" w:space="0" w:color="auto"/>
            <w:right w:val="none" w:sz="0" w:space="0" w:color="auto"/>
          </w:divBdr>
          <w:divsChild>
            <w:div w:id="16454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5172">
      <w:bodyDiv w:val="1"/>
      <w:marLeft w:val="0"/>
      <w:marRight w:val="0"/>
      <w:marTop w:val="0"/>
      <w:marBottom w:val="0"/>
      <w:divBdr>
        <w:top w:val="none" w:sz="0" w:space="0" w:color="auto"/>
        <w:left w:val="none" w:sz="0" w:space="0" w:color="auto"/>
        <w:bottom w:val="none" w:sz="0" w:space="0" w:color="auto"/>
        <w:right w:val="none" w:sz="0" w:space="0" w:color="auto"/>
      </w:divBdr>
      <w:divsChild>
        <w:div w:id="1004092349">
          <w:marLeft w:val="0"/>
          <w:marRight w:val="0"/>
          <w:marTop w:val="0"/>
          <w:marBottom w:val="0"/>
          <w:divBdr>
            <w:top w:val="none" w:sz="0" w:space="0" w:color="auto"/>
            <w:left w:val="none" w:sz="0" w:space="0" w:color="auto"/>
            <w:bottom w:val="none" w:sz="0" w:space="0" w:color="auto"/>
            <w:right w:val="none" w:sz="0" w:space="0" w:color="auto"/>
          </w:divBdr>
          <w:divsChild>
            <w:div w:id="5830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50628">
      <w:bodyDiv w:val="1"/>
      <w:marLeft w:val="0"/>
      <w:marRight w:val="0"/>
      <w:marTop w:val="0"/>
      <w:marBottom w:val="0"/>
      <w:divBdr>
        <w:top w:val="none" w:sz="0" w:space="0" w:color="auto"/>
        <w:left w:val="none" w:sz="0" w:space="0" w:color="auto"/>
        <w:bottom w:val="none" w:sz="0" w:space="0" w:color="auto"/>
        <w:right w:val="none" w:sz="0" w:space="0" w:color="auto"/>
      </w:divBdr>
      <w:divsChild>
        <w:div w:id="383866971">
          <w:marLeft w:val="0"/>
          <w:marRight w:val="0"/>
          <w:marTop w:val="0"/>
          <w:marBottom w:val="0"/>
          <w:divBdr>
            <w:top w:val="none" w:sz="0" w:space="0" w:color="auto"/>
            <w:left w:val="none" w:sz="0" w:space="0" w:color="auto"/>
            <w:bottom w:val="none" w:sz="0" w:space="0" w:color="auto"/>
            <w:right w:val="none" w:sz="0" w:space="0" w:color="auto"/>
          </w:divBdr>
          <w:divsChild>
            <w:div w:id="887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10924">
      <w:bodyDiv w:val="1"/>
      <w:marLeft w:val="0"/>
      <w:marRight w:val="0"/>
      <w:marTop w:val="0"/>
      <w:marBottom w:val="0"/>
      <w:divBdr>
        <w:top w:val="none" w:sz="0" w:space="0" w:color="auto"/>
        <w:left w:val="none" w:sz="0" w:space="0" w:color="auto"/>
        <w:bottom w:val="none" w:sz="0" w:space="0" w:color="auto"/>
        <w:right w:val="none" w:sz="0" w:space="0" w:color="auto"/>
      </w:divBdr>
      <w:divsChild>
        <w:div w:id="219295085">
          <w:marLeft w:val="0"/>
          <w:marRight w:val="0"/>
          <w:marTop w:val="0"/>
          <w:marBottom w:val="0"/>
          <w:divBdr>
            <w:top w:val="none" w:sz="0" w:space="0" w:color="auto"/>
            <w:left w:val="none" w:sz="0" w:space="0" w:color="auto"/>
            <w:bottom w:val="none" w:sz="0" w:space="0" w:color="auto"/>
            <w:right w:val="none" w:sz="0" w:space="0" w:color="auto"/>
          </w:divBdr>
          <w:divsChild>
            <w:div w:id="8058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139">
      <w:bodyDiv w:val="1"/>
      <w:marLeft w:val="0"/>
      <w:marRight w:val="0"/>
      <w:marTop w:val="0"/>
      <w:marBottom w:val="0"/>
      <w:divBdr>
        <w:top w:val="none" w:sz="0" w:space="0" w:color="auto"/>
        <w:left w:val="none" w:sz="0" w:space="0" w:color="auto"/>
        <w:bottom w:val="none" w:sz="0" w:space="0" w:color="auto"/>
        <w:right w:val="none" w:sz="0" w:space="0" w:color="auto"/>
      </w:divBdr>
    </w:div>
    <w:div w:id="1241522493">
      <w:bodyDiv w:val="1"/>
      <w:marLeft w:val="0"/>
      <w:marRight w:val="0"/>
      <w:marTop w:val="0"/>
      <w:marBottom w:val="0"/>
      <w:divBdr>
        <w:top w:val="none" w:sz="0" w:space="0" w:color="auto"/>
        <w:left w:val="none" w:sz="0" w:space="0" w:color="auto"/>
        <w:bottom w:val="none" w:sz="0" w:space="0" w:color="auto"/>
        <w:right w:val="none" w:sz="0" w:space="0" w:color="auto"/>
      </w:divBdr>
      <w:divsChild>
        <w:div w:id="1038628606">
          <w:marLeft w:val="0"/>
          <w:marRight w:val="0"/>
          <w:marTop w:val="0"/>
          <w:marBottom w:val="0"/>
          <w:divBdr>
            <w:top w:val="none" w:sz="0" w:space="0" w:color="auto"/>
            <w:left w:val="none" w:sz="0" w:space="0" w:color="auto"/>
            <w:bottom w:val="none" w:sz="0" w:space="0" w:color="auto"/>
            <w:right w:val="none" w:sz="0" w:space="0" w:color="auto"/>
          </w:divBdr>
          <w:divsChild>
            <w:div w:id="11176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2290">
      <w:bodyDiv w:val="1"/>
      <w:marLeft w:val="0"/>
      <w:marRight w:val="0"/>
      <w:marTop w:val="0"/>
      <w:marBottom w:val="0"/>
      <w:divBdr>
        <w:top w:val="none" w:sz="0" w:space="0" w:color="auto"/>
        <w:left w:val="none" w:sz="0" w:space="0" w:color="auto"/>
        <w:bottom w:val="none" w:sz="0" w:space="0" w:color="auto"/>
        <w:right w:val="none" w:sz="0" w:space="0" w:color="auto"/>
      </w:divBdr>
      <w:divsChild>
        <w:div w:id="723259018">
          <w:marLeft w:val="0"/>
          <w:marRight w:val="0"/>
          <w:marTop w:val="0"/>
          <w:marBottom w:val="0"/>
          <w:divBdr>
            <w:top w:val="none" w:sz="0" w:space="0" w:color="auto"/>
            <w:left w:val="none" w:sz="0" w:space="0" w:color="auto"/>
            <w:bottom w:val="none" w:sz="0" w:space="0" w:color="auto"/>
            <w:right w:val="none" w:sz="0" w:space="0" w:color="auto"/>
          </w:divBdr>
          <w:divsChild>
            <w:div w:id="8478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7497">
      <w:bodyDiv w:val="1"/>
      <w:marLeft w:val="0"/>
      <w:marRight w:val="0"/>
      <w:marTop w:val="0"/>
      <w:marBottom w:val="0"/>
      <w:divBdr>
        <w:top w:val="none" w:sz="0" w:space="0" w:color="auto"/>
        <w:left w:val="none" w:sz="0" w:space="0" w:color="auto"/>
        <w:bottom w:val="none" w:sz="0" w:space="0" w:color="auto"/>
        <w:right w:val="none" w:sz="0" w:space="0" w:color="auto"/>
      </w:divBdr>
      <w:divsChild>
        <w:div w:id="623653036">
          <w:marLeft w:val="0"/>
          <w:marRight w:val="0"/>
          <w:marTop w:val="0"/>
          <w:marBottom w:val="0"/>
          <w:divBdr>
            <w:top w:val="none" w:sz="0" w:space="0" w:color="auto"/>
            <w:left w:val="none" w:sz="0" w:space="0" w:color="auto"/>
            <w:bottom w:val="none" w:sz="0" w:space="0" w:color="auto"/>
            <w:right w:val="none" w:sz="0" w:space="0" w:color="auto"/>
          </w:divBdr>
          <w:divsChild>
            <w:div w:id="6817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6810">
      <w:bodyDiv w:val="1"/>
      <w:marLeft w:val="0"/>
      <w:marRight w:val="0"/>
      <w:marTop w:val="0"/>
      <w:marBottom w:val="0"/>
      <w:divBdr>
        <w:top w:val="none" w:sz="0" w:space="0" w:color="auto"/>
        <w:left w:val="none" w:sz="0" w:space="0" w:color="auto"/>
        <w:bottom w:val="none" w:sz="0" w:space="0" w:color="auto"/>
        <w:right w:val="none" w:sz="0" w:space="0" w:color="auto"/>
      </w:divBdr>
      <w:divsChild>
        <w:div w:id="930510828">
          <w:marLeft w:val="0"/>
          <w:marRight w:val="0"/>
          <w:marTop w:val="0"/>
          <w:marBottom w:val="0"/>
          <w:divBdr>
            <w:top w:val="none" w:sz="0" w:space="0" w:color="auto"/>
            <w:left w:val="none" w:sz="0" w:space="0" w:color="auto"/>
            <w:bottom w:val="none" w:sz="0" w:space="0" w:color="auto"/>
            <w:right w:val="none" w:sz="0" w:space="0" w:color="auto"/>
          </w:divBdr>
          <w:divsChild>
            <w:div w:id="15624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1524">
      <w:bodyDiv w:val="1"/>
      <w:marLeft w:val="0"/>
      <w:marRight w:val="0"/>
      <w:marTop w:val="0"/>
      <w:marBottom w:val="0"/>
      <w:divBdr>
        <w:top w:val="none" w:sz="0" w:space="0" w:color="auto"/>
        <w:left w:val="none" w:sz="0" w:space="0" w:color="auto"/>
        <w:bottom w:val="none" w:sz="0" w:space="0" w:color="auto"/>
        <w:right w:val="none" w:sz="0" w:space="0" w:color="auto"/>
      </w:divBdr>
      <w:divsChild>
        <w:div w:id="1267688487">
          <w:marLeft w:val="0"/>
          <w:marRight w:val="0"/>
          <w:marTop w:val="0"/>
          <w:marBottom w:val="0"/>
          <w:divBdr>
            <w:top w:val="none" w:sz="0" w:space="0" w:color="auto"/>
            <w:left w:val="none" w:sz="0" w:space="0" w:color="auto"/>
            <w:bottom w:val="none" w:sz="0" w:space="0" w:color="auto"/>
            <w:right w:val="none" w:sz="0" w:space="0" w:color="auto"/>
          </w:divBdr>
          <w:divsChild>
            <w:div w:id="20585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9656">
      <w:bodyDiv w:val="1"/>
      <w:marLeft w:val="0"/>
      <w:marRight w:val="0"/>
      <w:marTop w:val="0"/>
      <w:marBottom w:val="0"/>
      <w:divBdr>
        <w:top w:val="none" w:sz="0" w:space="0" w:color="auto"/>
        <w:left w:val="none" w:sz="0" w:space="0" w:color="auto"/>
        <w:bottom w:val="none" w:sz="0" w:space="0" w:color="auto"/>
        <w:right w:val="none" w:sz="0" w:space="0" w:color="auto"/>
      </w:divBdr>
      <w:divsChild>
        <w:div w:id="1166483403">
          <w:marLeft w:val="0"/>
          <w:marRight w:val="0"/>
          <w:marTop w:val="0"/>
          <w:marBottom w:val="0"/>
          <w:divBdr>
            <w:top w:val="none" w:sz="0" w:space="0" w:color="auto"/>
            <w:left w:val="none" w:sz="0" w:space="0" w:color="auto"/>
            <w:bottom w:val="none" w:sz="0" w:space="0" w:color="auto"/>
            <w:right w:val="none" w:sz="0" w:space="0" w:color="auto"/>
          </w:divBdr>
          <w:divsChild>
            <w:div w:id="18558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27070">
      <w:bodyDiv w:val="1"/>
      <w:marLeft w:val="0"/>
      <w:marRight w:val="0"/>
      <w:marTop w:val="0"/>
      <w:marBottom w:val="0"/>
      <w:divBdr>
        <w:top w:val="none" w:sz="0" w:space="0" w:color="auto"/>
        <w:left w:val="none" w:sz="0" w:space="0" w:color="auto"/>
        <w:bottom w:val="none" w:sz="0" w:space="0" w:color="auto"/>
        <w:right w:val="none" w:sz="0" w:space="0" w:color="auto"/>
      </w:divBdr>
      <w:divsChild>
        <w:div w:id="537357975">
          <w:marLeft w:val="0"/>
          <w:marRight w:val="0"/>
          <w:marTop w:val="0"/>
          <w:marBottom w:val="0"/>
          <w:divBdr>
            <w:top w:val="none" w:sz="0" w:space="0" w:color="auto"/>
            <w:left w:val="none" w:sz="0" w:space="0" w:color="auto"/>
            <w:bottom w:val="none" w:sz="0" w:space="0" w:color="auto"/>
            <w:right w:val="none" w:sz="0" w:space="0" w:color="auto"/>
          </w:divBdr>
          <w:divsChild>
            <w:div w:id="9463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701">
      <w:bodyDiv w:val="1"/>
      <w:marLeft w:val="0"/>
      <w:marRight w:val="0"/>
      <w:marTop w:val="0"/>
      <w:marBottom w:val="0"/>
      <w:divBdr>
        <w:top w:val="none" w:sz="0" w:space="0" w:color="auto"/>
        <w:left w:val="none" w:sz="0" w:space="0" w:color="auto"/>
        <w:bottom w:val="none" w:sz="0" w:space="0" w:color="auto"/>
        <w:right w:val="none" w:sz="0" w:space="0" w:color="auto"/>
      </w:divBdr>
      <w:divsChild>
        <w:div w:id="1393968522">
          <w:marLeft w:val="0"/>
          <w:marRight w:val="0"/>
          <w:marTop w:val="0"/>
          <w:marBottom w:val="0"/>
          <w:divBdr>
            <w:top w:val="none" w:sz="0" w:space="0" w:color="auto"/>
            <w:left w:val="none" w:sz="0" w:space="0" w:color="auto"/>
            <w:bottom w:val="none" w:sz="0" w:space="0" w:color="auto"/>
            <w:right w:val="none" w:sz="0" w:space="0" w:color="auto"/>
          </w:divBdr>
          <w:divsChild>
            <w:div w:id="18200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sChild>
        <w:div w:id="2037390266">
          <w:marLeft w:val="0"/>
          <w:marRight w:val="0"/>
          <w:marTop w:val="0"/>
          <w:marBottom w:val="0"/>
          <w:divBdr>
            <w:top w:val="none" w:sz="0" w:space="0" w:color="auto"/>
            <w:left w:val="none" w:sz="0" w:space="0" w:color="auto"/>
            <w:bottom w:val="none" w:sz="0" w:space="0" w:color="auto"/>
            <w:right w:val="none" w:sz="0" w:space="0" w:color="auto"/>
          </w:divBdr>
          <w:divsChild>
            <w:div w:id="8892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0334">
      <w:bodyDiv w:val="1"/>
      <w:marLeft w:val="0"/>
      <w:marRight w:val="0"/>
      <w:marTop w:val="0"/>
      <w:marBottom w:val="0"/>
      <w:divBdr>
        <w:top w:val="none" w:sz="0" w:space="0" w:color="auto"/>
        <w:left w:val="none" w:sz="0" w:space="0" w:color="auto"/>
        <w:bottom w:val="none" w:sz="0" w:space="0" w:color="auto"/>
        <w:right w:val="none" w:sz="0" w:space="0" w:color="auto"/>
      </w:divBdr>
      <w:divsChild>
        <w:div w:id="1185901798">
          <w:marLeft w:val="0"/>
          <w:marRight w:val="0"/>
          <w:marTop w:val="0"/>
          <w:marBottom w:val="0"/>
          <w:divBdr>
            <w:top w:val="none" w:sz="0" w:space="0" w:color="auto"/>
            <w:left w:val="none" w:sz="0" w:space="0" w:color="auto"/>
            <w:bottom w:val="none" w:sz="0" w:space="0" w:color="auto"/>
            <w:right w:val="none" w:sz="0" w:space="0" w:color="auto"/>
          </w:divBdr>
          <w:divsChild>
            <w:div w:id="5224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41005">
      <w:bodyDiv w:val="1"/>
      <w:marLeft w:val="0"/>
      <w:marRight w:val="0"/>
      <w:marTop w:val="0"/>
      <w:marBottom w:val="0"/>
      <w:divBdr>
        <w:top w:val="none" w:sz="0" w:space="0" w:color="auto"/>
        <w:left w:val="none" w:sz="0" w:space="0" w:color="auto"/>
        <w:bottom w:val="none" w:sz="0" w:space="0" w:color="auto"/>
        <w:right w:val="none" w:sz="0" w:space="0" w:color="auto"/>
      </w:divBdr>
      <w:divsChild>
        <w:div w:id="1467233632">
          <w:marLeft w:val="0"/>
          <w:marRight w:val="0"/>
          <w:marTop w:val="0"/>
          <w:marBottom w:val="0"/>
          <w:divBdr>
            <w:top w:val="none" w:sz="0" w:space="0" w:color="auto"/>
            <w:left w:val="none" w:sz="0" w:space="0" w:color="auto"/>
            <w:bottom w:val="none" w:sz="0" w:space="0" w:color="auto"/>
            <w:right w:val="none" w:sz="0" w:space="0" w:color="auto"/>
          </w:divBdr>
          <w:divsChild>
            <w:div w:id="37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7650">
      <w:bodyDiv w:val="1"/>
      <w:marLeft w:val="0"/>
      <w:marRight w:val="0"/>
      <w:marTop w:val="0"/>
      <w:marBottom w:val="0"/>
      <w:divBdr>
        <w:top w:val="none" w:sz="0" w:space="0" w:color="auto"/>
        <w:left w:val="none" w:sz="0" w:space="0" w:color="auto"/>
        <w:bottom w:val="none" w:sz="0" w:space="0" w:color="auto"/>
        <w:right w:val="none" w:sz="0" w:space="0" w:color="auto"/>
      </w:divBdr>
      <w:divsChild>
        <w:div w:id="1216620555">
          <w:marLeft w:val="0"/>
          <w:marRight w:val="0"/>
          <w:marTop w:val="0"/>
          <w:marBottom w:val="0"/>
          <w:divBdr>
            <w:top w:val="none" w:sz="0" w:space="0" w:color="auto"/>
            <w:left w:val="none" w:sz="0" w:space="0" w:color="auto"/>
            <w:bottom w:val="none" w:sz="0" w:space="0" w:color="auto"/>
            <w:right w:val="none" w:sz="0" w:space="0" w:color="auto"/>
          </w:divBdr>
          <w:divsChild>
            <w:div w:id="20999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4019">
      <w:bodyDiv w:val="1"/>
      <w:marLeft w:val="0"/>
      <w:marRight w:val="0"/>
      <w:marTop w:val="0"/>
      <w:marBottom w:val="0"/>
      <w:divBdr>
        <w:top w:val="none" w:sz="0" w:space="0" w:color="auto"/>
        <w:left w:val="none" w:sz="0" w:space="0" w:color="auto"/>
        <w:bottom w:val="none" w:sz="0" w:space="0" w:color="auto"/>
        <w:right w:val="none" w:sz="0" w:space="0" w:color="auto"/>
      </w:divBdr>
      <w:divsChild>
        <w:div w:id="607350527">
          <w:marLeft w:val="0"/>
          <w:marRight w:val="0"/>
          <w:marTop w:val="0"/>
          <w:marBottom w:val="0"/>
          <w:divBdr>
            <w:top w:val="none" w:sz="0" w:space="0" w:color="auto"/>
            <w:left w:val="none" w:sz="0" w:space="0" w:color="auto"/>
            <w:bottom w:val="none" w:sz="0" w:space="0" w:color="auto"/>
            <w:right w:val="none" w:sz="0" w:space="0" w:color="auto"/>
          </w:divBdr>
          <w:divsChild>
            <w:div w:id="8760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3335">
      <w:bodyDiv w:val="1"/>
      <w:marLeft w:val="0"/>
      <w:marRight w:val="0"/>
      <w:marTop w:val="0"/>
      <w:marBottom w:val="0"/>
      <w:divBdr>
        <w:top w:val="none" w:sz="0" w:space="0" w:color="auto"/>
        <w:left w:val="none" w:sz="0" w:space="0" w:color="auto"/>
        <w:bottom w:val="none" w:sz="0" w:space="0" w:color="auto"/>
        <w:right w:val="none" w:sz="0" w:space="0" w:color="auto"/>
      </w:divBdr>
      <w:divsChild>
        <w:div w:id="1257790652">
          <w:marLeft w:val="0"/>
          <w:marRight w:val="0"/>
          <w:marTop w:val="0"/>
          <w:marBottom w:val="0"/>
          <w:divBdr>
            <w:top w:val="none" w:sz="0" w:space="0" w:color="auto"/>
            <w:left w:val="none" w:sz="0" w:space="0" w:color="auto"/>
            <w:bottom w:val="none" w:sz="0" w:space="0" w:color="auto"/>
            <w:right w:val="none" w:sz="0" w:space="0" w:color="auto"/>
          </w:divBdr>
          <w:divsChild>
            <w:div w:id="14185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8940">
      <w:bodyDiv w:val="1"/>
      <w:marLeft w:val="0"/>
      <w:marRight w:val="0"/>
      <w:marTop w:val="0"/>
      <w:marBottom w:val="0"/>
      <w:divBdr>
        <w:top w:val="none" w:sz="0" w:space="0" w:color="auto"/>
        <w:left w:val="none" w:sz="0" w:space="0" w:color="auto"/>
        <w:bottom w:val="none" w:sz="0" w:space="0" w:color="auto"/>
        <w:right w:val="none" w:sz="0" w:space="0" w:color="auto"/>
      </w:divBdr>
      <w:divsChild>
        <w:div w:id="530728373">
          <w:marLeft w:val="0"/>
          <w:marRight w:val="0"/>
          <w:marTop w:val="0"/>
          <w:marBottom w:val="0"/>
          <w:divBdr>
            <w:top w:val="none" w:sz="0" w:space="0" w:color="auto"/>
            <w:left w:val="none" w:sz="0" w:space="0" w:color="auto"/>
            <w:bottom w:val="none" w:sz="0" w:space="0" w:color="auto"/>
            <w:right w:val="none" w:sz="0" w:space="0" w:color="auto"/>
          </w:divBdr>
          <w:divsChild>
            <w:div w:id="7199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89714">
      <w:bodyDiv w:val="1"/>
      <w:marLeft w:val="0"/>
      <w:marRight w:val="0"/>
      <w:marTop w:val="0"/>
      <w:marBottom w:val="0"/>
      <w:divBdr>
        <w:top w:val="none" w:sz="0" w:space="0" w:color="auto"/>
        <w:left w:val="none" w:sz="0" w:space="0" w:color="auto"/>
        <w:bottom w:val="none" w:sz="0" w:space="0" w:color="auto"/>
        <w:right w:val="none" w:sz="0" w:space="0" w:color="auto"/>
      </w:divBdr>
      <w:divsChild>
        <w:div w:id="1658535942">
          <w:marLeft w:val="0"/>
          <w:marRight w:val="0"/>
          <w:marTop w:val="0"/>
          <w:marBottom w:val="0"/>
          <w:divBdr>
            <w:top w:val="none" w:sz="0" w:space="0" w:color="auto"/>
            <w:left w:val="none" w:sz="0" w:space="0" w:color="auto"/>
            <w:bottom w:val="none" w:sz="0" w:space="0" w:color="auto"/>
            <w:right w:val="none" w:sz="0" w:space="0" w:color="auto"/>
          </w:divBdr>
          <w:divsChild>
            <w:div w:id="5666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41501">
      <w:bodyDiv w:val="1"/>
      <w:marLeft w:val="0"/>
      <w:marRight w:val="0"/>
      <w:marTop w:val="0"/>
      <w:marBottom w:val="0"/>
      <w:divBdr>
        <w:top w:val="none" w:sz="0" w:space="0" w:color="auto"/>
        <w:left w:val="none" w:sz="0" w:space="0" w:color="auto"/>
        <w:bottom w:val="none" w:sz="0" w:space="0" w:color="auto"/>
        <w:right w:val="none" w:sz="0" w:space="0" w:color="auto"/>
      </w:divBdr>
      <w:divsChild>
        <w:div w:id="947010830">
          <w:marLeft w:val="0"/>
          <w:marRight w:val="0"/>
          <w:marTop w:val="0"/>
          <w:marBottom w:val="0"/>
          <w:divBdr>
            <w:top w:val="none" w:sz="0" w:space="0" w:color="auto"/>
            <w:left w:val="none" w:sz="0" w:space="0" w:color="auto"/>
            <w:bottom w:val="none" w:sz="0" w:space="0" w:color="auto"/>
            <w:right w:val="none" w:sz="0" w:space="0" w:color="auto"/>
          </w:divBdr>
          <w:divsChild>
            <w:div w:id="8000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4872">
      <w:bodyDiv w:val="1"/>
      <w:marLeft w:val="0"/>
      <w:marRight w:val="0"/>
      <w:marTop w:val="0"/>
      <w:marBottom w:val="0"/>
      <w:divBdr>
        <w:top w:val="none" w:sz="0" w:space="0" w:color="auto"/>
        <w:left w:val="none" w:sz="0" w:space="0" w:color="auto"/>
        <w:bottom w:val="none" w:sz="0" w:space="0" w:color="auto"/>
        <w:right w:val="none" w:sz="0" w:space="0" w:color="auto"/>
      </w:divBdr>
    </w:div>
    <w:div w:id="1265111114">
      <w:bodyDiv w:val="1"/>
      <w:marLeft w:val="0"/>
      <w:marRight w:val="0"/>
      <w:marTop w:val="0"/>
      <w:marBottom w:val="0"/>
      <w:divBdr>
        <w:top w:val="none" w:sz="0" w:space="0" w:color="auto"/>
        <w:left w:val="none" w:sz="0" w:space="0" w:color="auto"/>
        <w:bottom w:val="none" w:sz="0" w:space="0" w:color="auto"/>
        <w:right w:val="none" w:sz="0" w:space="0" w:color="auto"/>
      </w:divBdr>
      <w:divsChild>
        <w:div w:id="101338152">
          <w:marLeft w:val="0"/>
          <w:marRight w:val="0"/>
          <w:marTop w:val="0"/>
          <w:marBottom w:val="0"/>
          <w:divBdr>
            <w:top w:val="none" w:sz="0" w:space="0" w:color="auto"/>
            <w:left w:val="none" w:sz="0" w:space="0" w:color="auto"/>
            <w:bottom w:val="none" w:sz="0" w:space="0" w:color="auto"/>
            <w:right w:val="none" w:sz="0" w:space="0" w:color="auto"/>
          </w:divBdr>
          <w:divsChild>
            <w:div w:id="13148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3223">
      <w:bodyDiv w:val="1"/>
      <w:marLeft w:val="0"/>
      <w:marRight w:val="0"/>
      <w:marTop w:val="0"/>
      <w:marBottom w:val="0"/>
      <w:divBdr>
        <w:top w:val="none" w:sz="0" w:space="0" w:color="auto"/>
        <w:left w:val="none" w:sz="0" w:space="0" w:color="auto"/>
        <w:bottom w:val="none" w:sz="0" w:space="0" w:color="auto"/>
        <w:right w:val="none" w:sz="0" w:space="0" w:color="auto"/>
      </w:divBdr>
      <w:divsChild>
        <w:div w:id="1876691227">
          <w:marLeft w:val="0"/>
          <w:marRight w:val="0"/>
          <w:marTop w:val="0"/>
          <w:marBottom w:val="0"/>
          <w:divBdr>
            <w:top w:val="none" w:sz="0" w:space="0" w:color="auto"/>
            <w:left w:val="none" w:sz="0" w:space="0" w:color="auto"/>
            <w:bottom w:val="none" w:sz="0" w:space="0" w:color="auto"/>
            <w:right w:val="none" w:sz="0" w:space="0" w:color="auto"/>
          </w:divBdr>
          <w:divsChild>
            <w:div w:id="12482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7065">
      <w:bodyDiv w:val="1"/>
      <w:marLeft w:val="0"/>
      <w:marRight w:val="0"/>
      <w:marTop w:val="0"/>
      <w:marBottom w:val="0"/>
      <w:divBdr>
        <w:top w:val="none" w:sz="0" w:space="0" w:color="auto"/>
        <w:left w:val="none" w:sz="0" w:space="0" w:color="auto"/>
        <w:bottom w:val="none" w:sz="0" w:space="0" w:color="auto"/>
        <w:right w:val="none" w:sz="0" w:space="0" w:color="auto"/>
      </w:divBdr>
      <w:divsChild>
        <w:div w:id="55471704">
          <w:marLeft w:val="0"/>
          <w:marRight w:val="0"/>
          <w:marTop w:val="0"/>
          <w:marBottom w:val="0"/>
          <w:divBdr>
            <w:top w:val="none" w:sz="0" w:space="0" w:color="auto"/>
            <w:left w:val="none" w:sz="0" w:space="0" w:color="auto"/>
            <w:bottom w:val="none" w:sz="0" w:space="0" w:color="auto"/>
            <w:right w:val="none" w:sz="0" w:space="0" w:color="auto"/>
          </w:divBdr>
          <w:divsChild>
            <w:div w:id="14928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2924">
      <w:bodyDiv w:val="1"/>
      <w:marLeft w:val="0"/>
      <w:marRight w:val="0"/>
      <w:marTop w:val="0"/>
      <w:marBottom w:val="0"/>
      <w:divBdr>
        <w:top w:val="none" w:sz="0" w:space="0" w:color="auto"/>
        <w:left w:val="none" w:sz="0" w:space="0" w:color="auto"/>
        <w:bottom w:val="none" w:sz="0" w:space="0" w:color="auto"/>
        <w:right w:val="none" w:sz="0" w:space="0" w:color="auto"/>
      </w:divBdr>
      <w:divsChild>
        <w:div w:id="466774896">
          <w:marLeft w:val="0"/>
          <w:marRight w:val="0"/>
          <w:marTop w:val="0"/>
          <w:marBottom w:val="0"/>
          <w:divBdr>
            <w:top w:val="none" w:sz="0" w:space="0" w:color="auto"/>
            <w:left w:val="none" w:sz="0" w:space="0" w:color="auto"/>
            <w:bottom w:val="none" w:sz="0" w:space="0" w:color="auto"/>
            <w:right w:val="none" w:sz="0" w:space="0" w:color="auto"/>
          </w:divBdr>
          <w:divsChild>
            <w:div w:id="13561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6589">
      <w:bodyDiv w:val="1"/>
      <w:marLeft w:val="0"/>
      <w:marRight w:val="0"/>
      <w:marTop w:val="0"/>
      <w:marBottom w:val="0"/>
      <w:divBdr>
        <w:top w:val="none" w:sz="0" w:space="0" w:color="auto"/>
        <w:left w:val="none" w:sz="0" w:space="0" w:color="auto"/>
        <w:bottom w:val="none" w:sz="0" w:space="0" w:color="auto"/>
        <w:right w:val="none" w:sz="0" w:space="0" w:color="auto"/>
      </w:divBdr>
      <w:divsChild>
        <w:div w:id="1586306792">
          <w:marLeft w:val="0"/>
          <w:marRight w:val="0"/>
          <w:marTop w:val="0"/>
          <w:marBottom w:val="0"/>
          <w:divBdr>
            <w:top w:val="none" w:sz="0" w:space="0" w:color="auto"/>
            <w:left w:val="none" w:sz="0" w:space="0" w:color="auto"/>
            <w:bottom w:val="none" w:sz="0" w:space="0" w:color="auto"/>
            <w:right w:val="none" w:sz="0" w:space="0" w:color="auto"/>
          </w:divBdr>
          <w:divsChild>
            <w:div w:id="6091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4674">
      <w:bodyDiv w:val="1"/>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sChild>
            <w:div w:id="1077558622">
              <w:marLeft w:val="0"/>
              <w:marRight w:val="0"/>
              <w:marTop w:val="0"/>
              <w:marBottom w:val="0"/>
              <w:divBdr>
                <w:top w:val="none" w:sz="0" w:space="0" w:color="auto"/>
                <w:left w:val="none" w:sz="0" w:space="0" w:color="auto"/>
                <w:bottom w:val="none" w:sz="0" w:space="0" w:color="auto"/>
                <w:right w:val="none" w:sz="0" w:space="0" w:color="auto"/>
              </w:divBdr>
            </w:div>
            <w:div w:id="14994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8261">
      <w:bodyDiv w:val="1"/>
      <w:marLeft w:val="0"/>
      <w:marRight w:val="0"/>
      <w:marTop w:val="0"/>
      <w:marBottom w:val="0"/>
      <w:divBdr>
        <w:top w:val="none" w:sz="0" w:space="0" w:color="auto"/>
        <w:left w:val="none" w:sz="0" w:space="0" w:color="auto"/>
        <w:bottom w:val="none" w:sz="0" w:space="0" w:color="auto"/>
        <w:right w:val="none" w:sz="0" w:space="0" w:color="auto"/>
      </w:divBdr>
      <w:divsChild>
        <w:div w:id="45690488">
          <w:marLeft w:val="0"/>
          <w:marRight w:val="0"/>
          <w:marTop w:val="0"/>
          <w:marBottom w:val="0"/>
          <w:divBdr>
            <w:top w:val="none" w:sz="0" w:space="0" w:color="auto"/>
            <w:left w:val="none" w:sz="0" w:space="0" w:color="auto"/>
            <w:bottom w:val="none" w:sz="0" w:space="0" w:color="auto"/>
            <w:right w:val="none" w:sz="0" w:space="0" w:color="auto"/>
          </w:divBdr>
          <w:divsChild>
            <w:div w:id="1064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2711">
      <w:bodyDiv w:val="1"/>
      <w:marLeft w:val="0"/>
      <w:marRight w:val="0"/>
      <w:marTop w:val="0"/>
      <w:marBottom w:val="0"/>
      <w:divBdr>
        <w:top w:val="none" w:sz="0" w:space="0" w:color="auto"/>
        <w:left w:val="none" w:sz="0" w:space="0" w:color="auto"/>
        <w:bottom w:val="none" w:sz="0" w:space="0" w:color="auto"/>
        <w:right w:val="none" w:sz="0" w:space="0" w:color="auto"/>
      </w:divBdr>
      <w:divsChild>
        <w:div w:id="864368479">
          <w:marLeft w:val="0"/>
          <w:marRight w:val="0"/>
          <w:marTop w:val="0"/>
          <w:marBottom w:val="0"/>
          <w:divBdr>
            <w:top w:val="none" w:sz="0" w:space="0" w:color="auto"/>
            <w:left w:val="none" w:sz="0" w:space="0" w:color="auto"/>
            <w:bottom w:val="none" w:sz="0" w:space="0" w:color="auto"/>
            <w:right w:val="none" w:sz="0" w:space="0" w:color="auto"/>
          </w:divBdr>
          <w:divsChild>
            <w:div w:id="7181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8161">
      <w:bodyDiv w:val="1"/>
      <w:marLeft w:val="0"/>
      <w:marRight w:val="0"/>
      <w:marTop w:val="0"/>
      <w:marBottom w:val="0"/>
      <w:divBdr>
        <w:top w:val="none" w:sz="0" w:space="0" w:color="auto"/>
        <w:left w:val="none" w:sz="0" w:space="0" w:color="auto"/>
        <w:bottom w:val="none" w:sz="0" w:space="0" w:color="auto"/>
        <w:right w:val="none" w:sz="0" w:space="0" w:color="auto"/>
      </w:divBdr>
    </w:div>
    <w:div w:id="1274362602">
      <w:bodyDiv w:val="1"/>
      <w:marLeft w:val="0"/>
      <w:marRight w:val="0"/>
      <w:marTop w:val="0"/>
      <w:marBottom w:val="0"/>
      <w:divBdr>
        <w:top w:val="none" w:sz="0" w:space="0" w:color="auto"/>
        <w:left w:val="none" w:sz="0" w:space="0" w:color="auto"/>
        <w:bottom w:val="none" w:sz="0" w:space="0" w:color="auto"/>
        <w:right w:val="none" w:sz="0" w:space="0" w:color="auto"/>
      </w:divBdr>
      <w:divsChild>
        <w:div w:id="1192844513">
          <w:marLeft w:val="0"/>
          <w:marRight w:val="0"/>
          <w:marTop w:val="0"/>
          <w:marBottom w:val="0"/>
          <w:divBdr>
            <w:top w:val="none" w:sz="0" w:space="0" w:color="auto"/>
            <w:left w:val="none" w:sz="0" w:space="0" w:color="auto"/>
            <w:bottom w:val="none" w:sz="0" w:space="0" w:color="auto"/>
            <w:right w:val="none" w:sz="0" w:space="0" w:color="auto"/>
          </w:divBdr>
          <w:divsChild>
            <w:div w:id="4708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1828">
      <w:bodyDiv w:val="1"/>
      <w:marLeft w:val="0"/>
      <w:marRight w:val="0"/>
      <w:marTop w:val="0"/>
      <w:marBottom w:val="0"/>
      <w:divBdr>
        <w:top w:val="none" w:sz="0" w:space="0" w:color="auto"/>
        <w:left w:val="none" w:sz="0" w:space="0" w:color="auto"/>
        <w:bottom w:val="none" w:sz="0" w:space="0" w:color="auto"/>
        <w:right w:val="none" w:sz="0" w:space="0" w:color="auto"/>
      </w:divBdr>
      <w:divsChild>
        <w:div w:id="1618176166">
          <w:marLeft w:val="0"/>
          <w:marRight w:val="0"/>
          <w:marTop w:val="0"/>
          <w:marBottom w:val="0"/>
          <w:divBdr>
            <w:top w:val="none" w:sz="0" w:space="0" w:color="auto"/>
            <w:left w:val="none" w:sz="0" w:space="0" w:color="auto"/>
            <w:bottom w:val="none" w:sz="0" w:space="0" w:color="auto"/>
            <w:right w:val="none" w:sz="0" w:space="0" w:color="auto"/>
          </w:divBdr>
          <w:divsChild>
            <w:div w:id="7394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3747">
      <w:bodyDiv w:val="1"/>
      <w:marLeft w:val="0"/>
      <w:marRight w:val="0"/>
      <w:marTop w:val="0"/>
      <w:marBottom w:val="0"/>
      <w:divBdr>
        <w:top w:val="none" w:sz="0" w:space="0" w:color="auto"/>
        <w:left w:val="none" w:sz="0" w:space="0" w:color="auto"/>
        <w:bottom w:val="none" w:sz="0" w:space="0" w:color="auto"/>
        <w:right w:val="none" w:sz="0" w:space="0" w:color="auto"/>
      </w:divBdr>
      <w:divsChild>
        <w:div w:id="1643655510">
          <w:marLeft w:val="0"/>
          <w:marRight w:val="0"/>
          <w:marTop w:val="0"/>
          <w:marBottom w:val="0"/>
          <w:divBdr>
            <w:top w:val="none" w:sz="0" w:space="0" w:color="auto"/>
            <w:left w:val="none" w:sz="0" w:space="0" w:color="auto"/>
            <w:bottom w:val="none" w:sz="0" w:space="0" w:color="auto"/>
            <w:right w:val="none" w:sz="0" w:space="0" w:color="auto"/>
          </w:divBdr>
          <w:divsChild>
            <w:div w:id="14802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0013">
      <w:bodyDiv w:val="1"/>
      <w:marLeft w:val="0"/>
      <w:marRight w:val="0"/>
      <w:marTop w:val="0"/>
      <w:marBottom w:val="0"/>
      <w:divBdr>
        <w:top w:val="none" w:sz="0" w:space="0" w:color="auto"/>
        <w:left w:val="none" w:sz="0" w:space="0" w:color="auto"/>
        <w:bottom w:val="none" w:sz="0" w:space="0" w:color="auto"/>
        <w:right w:val="none" w:sz="0" w:space="0" w:color="auto"/>
      </w:divBdr>
      <w:divsChild>
        <w:div w:id="1879507203">
          <w:marLeft w:val="0"/>
          <w:marRight w:val="0"/>
          <w:marTop w:val="0"/>
          <w:marBottom w:val="0"/>
          <w:divBdr>
            <w:top w:val="none" w:sz="0" w:space="0" w:color="auto"/>
            <w:left w:val="none" w:sz="0" w:space="0" w:color="auto"/>
            <w:bottom w:val="none" w:sz="0" w:space="0" w:color="auto"/>
            <w:right w:val="none" w:sz="0" w:space="0" w:color="auto"/>
          </w:divBdr>
          <w:divsChild>
            <w:div w:id="7251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60853">
      <w:bodyDiv w:val="1"/>
      <w:marLeft w:val="0"/>
      <w:marRight w:val="0"/>
      <w:marTop w:val="0"/>
      <w:marBottom w:val="0"/>
      <w:divBdr>
        <w:top w:val="none" w:sz="0" w:space="0" w:color="auto"/>
        <w:left w:val="none" w:sz="0" w:space="0" w:color="auto"/>
        <w:bottom w:val="none" w:sz="0" w:space="0" w:color="auto"/>
        <w:right w:val="none" w:sz="0" w:space="0" w:color="auto"/>
      </w:divBdr>
      <w:divsChild>
        <w:div w:id="1441412068">
          <w:marLeft w:val="0"/>
          <w:marRight w:val="0"/>
          <w:marTop w:val="0"/>
          <w:marBottom w:val="0"/>
          <w:divBdr>
            <w:top w:val="none" w:sz="0" w:space="0" w:color="auto"/>
            <w:left w:val="none" w:sz="0" w:space="0" w:color="auto"/>
            <w:bottom w:val="none" w:sz="0" w:space="0" w:color="auto"/>
            <w:right w:val="none" w:sz="0" w:space="0" w:color="auto"/>
          </w:divBdr>
          <w:divsChild>
            <w:div w:id="57609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0100">
      <w:bodyDiv w:val="1"/>
      <w:marLeft w:val="0"/>
      <w:marRight w:val="0"/>
      <w:marTop w:val="0"/>
      <w:marBottom w:val="0"/>
      <w:divBdr>
        <w:top w:val="none" w:sz="0" w:space="0" w:color="auto"/>
        <w:left w:val="none" w:sz="0" w:space="0" w:color="auto"/>
        <w:bottom w:val="none" w:sz="0" w:space="0" w:color="auto"/>
        <w:right w:val="none" w:sz="0" w:space="0" w:color="auto"/>
      </w:divBdr>
      <w:divsChild>
        <w:div w:id="919751911">
          <w:marLeft w:val="0"/>
          <w:marRight w:val="0"/>
          <w:marTop w:val="0"/>
          <w:marBottom w:val="0"/>
          <w:divBdr>
            <w:top w:val="none" w:sz="0" w:space="0" w:color="auto"/>
            <w:left w:val="none" w:sz="0" w:space="0" w:color="auto"/>
            <w:bottom w:val="none" w:sz="0" w:space="0" w:color="auto"/>
            <w:right w:val="none" w:sz="0" w:space="0" w:color="auto"/>
          </w:divBdr>
          <w:divsChild>
            <w:div w:id="1496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7762">
      <w:bodyDiv w:val="1"/>
      <w:marLeft w:val="0"/>
      <w:marRight w:val="0"/>
      <w:marTop w:val="0"/>
      <w:marBottom w:val="0"/>
      <w:divBdr>
        <w:top w:val="none" w:sz="0" w:space="0" w:color="auto"/>
        <w:left w:val="none" w:sz="0" w:space="0" w:color="auto"/>
        <w:bottom w:val="none" w:sz="0" w:space="0" w:color="auto"/>
        <w:right w:val="none" w:sz="0" w:space="0" w:color="auto"/>
      </w:divBdr>
      <w:divsChild>
        <w:div w:id="1198932288">
          <w:marLeft w:val="0"/>
          <w:marRight w:val="0"/>
          <w:marTop w:val="0"/>
          <w:marBottom w:val="0"/>
          <w:divBdr>
            <w:top w:val="none" w:sz="0" w:space="0" w:color="auto"/>
            <w:left w:val="none" w:sz="0" w:space="0" w:color="auto"/>
            <w:bottom w:val="none" w:sz="0" w:space="0" w:color="auto"/>
            <w:right w:val="none" w:sz="0" w:space="0" w:color="auto"/>
          </w:divBdr>
          <w:divsChild>
            <w:div w:id="20604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7659">
      <w:bodyDiv w:val="1"/>
      <w:marLeft w:val="0"/>
      <w:marRight w:val="0"/>
      <w:marTop w:val="0"/>
      <w:marBottom w:val="0"/>
      <w:divBdr>
        <w:top w:val="none" w:sz="0" w:space="0" w:color="auto"/>
        <w:left w:val="none" w:sz="0" w:space="0" w:color="auto"/>
        <w:bottom w:val="none" w:sz="0" w:space="0" w:color="auto"/>
        <w:right w:val="none" w:sz="0" w:space="0" w:color="auto"/>
      </w:divBdr>
      <w:divsChild>
        <w:div w:id="1399549341">
          <w:marLeft w:val="0"/>
          <w:marRight w:val="0"/>
          <w:marTop w:val="0"/>
          <w:marBottom w:val="0"/>
          <w:divBdr>
            <w:top w:val="none" w:sz="0" w:space="0" w:color="auto"/>
            <w:left w:val="none" w:sz="0" w:space="0" w:color="auto"/>
            <w:bottom w:val="none" w:sz="0" w:space="0" w:color="auto"/>
            <w:right w:val="none" w:sz="0" w:space="0" w:color="auto"/>
          </w:divBdr>
          <w:divsChild>
            <w:div w:id="20613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898">
      <w:bodyDiv w:val="1"/>
      <w:marLeft w:val="0"/>
      <w:marRight w:val="0"/>
      <w:marTop w:val="0"/>
      <w:marBottom w:val="0"/>
      <w:divBdr>
        <w:top w:val="none" w:sz="0" w:space="0" w:color="auto"/>
        <w:left w:val="none" w:sz="0" w:space="0" w:color="auto"/>
        <w:bottom w:val="none" w:sz="0" w:space="0" w:color="auto"/>
        <w:right w:val="none" w:sz="0" w:space="0" w:color="auto"/>
      </w:divBdr>
    </w:div>
    <w:div w:id="1283268025">
      <w:bodyDiv w:val="1"/>
      <w:marLeft w:val="0"/>
      <w:marRight w:val="0"/>
      <w:marTop w:val="0"/>
      <w:marBottom w:val="0"/>
      <w:divBdr>
        <w:top w:val="none" w:sz="0" w:space="0" w:color="auto"/>
        <w:left w:val="none" w:sz="0" w:space="0" w:color="auto"/>
        <w:bottom w:val="none" w:sz="0" w:space="0" w:color="auto"/>
        <w:right w:val="none" w:sz="0" w:space="0" w:color="auto"/>
      </w:divBdr>
      <w:divsChild>
        <w:div w:id="1104106117">
          <w:marLeft w:val="0"/>
          <w:marRight w:val="0"/>
          <w:marTop w:val="0"/>
          <w:marBottom w:val="0"/>
          <w:divBdr>
            <w:top w:val="none" w:sz="0" w:space="0" w:color="auto"/>
            <w:left w:val="none" w:sz="0" w:space="0" w:color="auto"/>
            <w:bottom w:val="none" w:sz="0" w:space="0" w:color="auto"/>
            <w:right w:val="none" w:sz="0" w:space="0" w:color="auto"/>
          </w:divBdr>
          <w:divsChild>
            <w:div w:id="18934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09343">
      <w:bodyDiv w:val="1"/>
      <w:marLeft w:val="0"/>
      <w:marRight w:val="0"/>
      <w:marTop w:val="0"/>
      <w:marBottom w:val="0"/>
      <w:divBdr>
        <w:top w:val="none" w:sz="0" w:space="0" w:color="auto"/>
        <w:left w:val="none" w:sz="0" w:space="0" w:color="auto"/>
        <w:bottom w:val="none" w:sz="0" w:space="0" w:color="auto"/>
        <w:right w:val="none" w:sz="0" w:space="0" w:color="auto"/>
      </w:divBdr>
      <w:divsChild>
        <w:div w:id="1293515673">
          <w:marLeft w:val="0"/>
          <w:marRight w:val="0"/>
          <w:marTop w:val="0"/>
          <w:marBottom w:val="0"/>
          <w:divBdr>
            <w:top w:val="none" w:sz="0" w:space="0" w:color="auto"/>
            <w:left w:val="none" w:sz="0" w:space="0" w:color="auto"/>
            <w:bottom w:val="none" w:sz="0" w:space="0" w:color="auto"/>
            <w:right w:val="none" w:sz="0" w:space="0" w:color="auto"/>
          </w:divBdr>
          <w:divsChild>
            <w:div w:id="785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2544">
      <w:bodyDiv w:val="1"/>
      <w:marLeft w:val="0"/>
      <w:marRight w:val="0"/>
      <w:marTop w:val="0"/>
      <w:marBottom w:val="0"/>
      <w:divBdr>
        <w:top w:val="none" w:sz="0" w:space="0" w:color="auto"/>
        <w:left w:val="none" w:sz="0" w:space="0" w:color="auto"/>
        <w:bottom w:val="none" w:sz="0" w:space="0" w:color="auto"/>
        <w:right w:val="none" w:sz="0" w:space="0" w:color="auto"/>
      </w:divBdr>
      <w:divsChild>
        <w:div w:id="664629792">
          <w:marLeft w:val="0"/>
          <w:marRight w:val="0"/>
          <w:marTop w:val="0"/>
          <w:marBottom w:val="0"/>
          <w:divBdr>
            <w:top w:val="none" w:sz="0" w:space="0" w:color="auto"/>
            <w:left w:val="none" w:sz="0" w:space="0" w:color="auto"/>
            <w:bottom w:val="none" w:sz="0" w:space="0" w:color="auto"/>
            <w:right w:val="none" w:sz="0" w:space="0" w:color="auto"/>
          </w:divBdr>
          <w:divsChild>
            <w:div w:id="19242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6052">
      <w:bodyDiv w:val="1"/>
      <w:marLeft w:val="0"/>
      <w:marRight w:val="0"/>
      <w:marTop w:val="0"/>
      <w:marBottom w:val="0"/>
      <w:divBdr>
        <w:top w:val="none" w:sz="0" w:space="0" w:color="auto"/>
        <w:left w:val="none" w:sz="0" w:space="0" w:color="auto"/>
        <w:bottom w:val="none" w:sz="0" w:space="0" w:color="auto"/>
        <w:right w:val="none" w:sz="0" w:space="0" w:color="auto"/>
      </w:divBdr>
      <w:divsChild>
        <w:div w:id="540943368">
          <w:marLeft w:val="0"/>
          <w:marRight w:val="0"/>
          <w:marTop w:val="0"/>
          <w:marBottom w:val="0"/>
          <w:divBdr>
            <w:top w:val="none" w:sz="0" w:space="0" w:color="auto"/>
            <w:left w:val="none" w:sz="0" w:space="0" w:color="auto"/>
            <w:bottom w:val="none" w:sz="0" w:space="0" w:color="auto"/>
            <w:right w:val="none" w:sz="0" w:space="0" w:color="auto"/>
          </w:divBdr>
          <w:divsChild>
            <w:div w:id="6262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2031">
      <w:bodyDiv w:val="1"/>
      <w:marLeft w:val="0"/>
      <w:marRight w:val="0"/>
      <w:marTop w:val="0"/>
      <w:marBottom w:val="0"/>
      <w:divBdr>
        <w:top w:val="none" w:sz="0" w:space="0" w:color="auto"/>
        <w:left w:val="none" w:sz="0" w:space="0" w:color="auto"/>
        <w:bottom w:val="none" w:sz="0" w:space="0" w:color="auto"/>
        <w:right w:val="none" w:sz="0" w:space="0" w:color="auto"/>
      </w:divBdr>
      <w:divsChild>
        <w:div w:id="99372656">
          <w:marLeft w:val="0"/>
          <w:marRight w:val="0"/>
          <w:marTop w:val="0"/>
          <w:marBottom w:val="0"/>
          <w:divBdr>
            <w:top w:val="none" w:sz="0" w:space="0" w:color="auto"/>
            <w:left w:val="none" w:sz="0" w:space="0" w:color="auto"/>
            <w:bottom w:val="none" w:sz="0" w:space="0" w:color="auto"/>
            <w:right w:val="none" w:sz="0" w:space="0" w:color="auto"/>
          </w:divBdr>
          <w:divsChild>
            <w:div w:id="431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6926">
      <w:bodyDiv w:val="1"/>
      <w:marLeft w:val="0"/>
      <w:marRight w:val="0"/>
      <w:marTop w:val="0"/>
      <w:marBottom w:val="0"/>
      <w:divBdr>
        <w:top w:val="none" w:sz="0" w:space="0" w:color="auto"/>
        <w:left w:val="none" w:sz="0" w:space="0" w:color="auto"/>
        <w:bottom w:val="none" w:sz="0" w:space="0" w:color="auto"/>
        <w:right w:val="none" w:sz="0" w:space="0" w:color="auto"/>
      </w:divBdr>
      <w:divsChild>
        <w:div w:id="77332715">
          <w:marLeft w:val="0"/>
          <w:marRight w:val="0"/>
          <w:marTop w:val="0"/>
          <w:marBottom w:val="0"/>
          <w:divBdr>
            <w:top w:val="none" w:sz="0" w:space="0" w:color="auto"/>
            <w:left w:val="none" w:sz="0" w:space="0" w:color="auto"/>
            <w:bottom w:val="none" w:sz="0" w:space="0" w:color="auto"/>
            <w:right w:val="none" w:sz="0" w:space="0" w:color="auto"/>
          </w:divBdr>
          <w:divsChild>
            <w:div w:id="17072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0840">
      <w:bodyDiv w:val="1"/>
      <w:marLeft w:val="0"/>
      <w:marRight w:val="0"/>
      <w:marTop w:val="0"/>
      <w:marBottom w:val="0"/>
      <w:divBdr>
        <w:top w:val="none" w:sz="0" w:space="0" w:color="auto"/>
        <w:left w:val="none" w:sz="0" w:space="0" w:color="auto"/>
        <w:bottom w:val="none" w:sz="0" w:space="0" w:color="auto"/>
        <w:right w:val="none" w:sz="0" w:space="0" w:color="auto"/>
      </w:divBdr>
      <w:divsChild>
        <w:div w:id="1472360905">
          <w:marLeft w:val="0"/>
          <w:marRight w:val="0"/>
          <w:marTop w:val="0"/>
          <w:marBottom w:val="0"/>
          <w:divBdr>
            <w:top w:val="none" w:sz="0" w:space="0" w:color="auto"/>
            <w:left w:val="none" w:sz="0" w:space="0" w:color="auto"/>
            <w:bottom w:val="none" w:sz="0" w:space="0" w:color="auto"/>
            <w:right w:val="none" w:sz="0" w:space="0" w:color="auto"/>
          </w:divBdr>
          <w:divsChild>
            <w:div w:id="19532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36709">
      <w:bodyDiv w:val="1"/>
      <w:marLeft w:val="0"/>
      <w:marRight w:val="0"/>
      <w:marTop w:val="0"/>
      <w:marBottom w:val="0"/>
      <w:divBdr>
        <w:top w:val="none" w:sz="0" w:space="0" w:color="auto"/>
        <w:left w:val="none" w:sz="0" w:space="0" w:color="auto"/>
        <w:bottom w:val="none" w:sz="0" w:space="0" w:color="auto"/>
        <w:right w:val="none" w:sz="0" w:space="0" w:color="auto"/>
      </w:divBdr>
    </w:div>
    <w:div w:id="1295720511">
      <w:bodyDiv w:val="1"/>
      <w:marLeft w:val="0"/>
      <w:marRight w:val="0"/>
      <w:marTop w:val="0"/>
      <w:marBottom w:val="0"/>
      <w:divBdr>
        <w:top w:val="none" w:sz="0" w:space="0" w:color="auto"/>
        <w:left w:val="none" w:sz="0" w:space="0" w:color="auto"/>
        <w:bottom w:val="none" w:sz="0" w:space="0" w:color="auto"/>
        <w:right w:val="none" w:sz="0" w:space="0" w:color="auto"/>
      </w:divBdr>
      <w:divsChild>
        <w:div w:id="497428531">
          <w:marLeft w:val="0"/>
          <w:marRight w:val="0"/>
          <w:marTop w:val="0"/>
          <w:marBottom w:val="0"/>
          <w:divBdr>
            <w:top w:val="none" w:sz="0" w:space="0" w:color="auto"/>
            <w:left w:val="none" w:sz="0" w:space="0" w:color="auto"/>
            <w:bottom w:val="none" w:sz="0" w:space="0" w:color="auto"/>
            <w:right w:val="none" w:sz="0" w:space="0" w:color="auto"/>
          </w:divBdr>
          <w:divsChild>
            <w:div w:id="1795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248">
      <w:bodyDiv w:val="1"/>
      <w:marLeft w:val="0"/>
      <w:marRight w:val="0"/>
      <w:marTop w:val="0"/>
      <w:marBottom w:val="0"/>
      <w:divBdr>
        <w:top w:val="none" w:sz="0" w:space="0" w:color="auto"/>
        <w:left w:val="none" w:sz="0" w:space="0" w:color="auto"/>
        <w:bottom w:val="none" w:sz="0" w:space="0" w:color="auto"/>
        <w:right w:val="none" w:sz="0" w:space="0" w:color="auto"/>
      </w:divBdr>
      <w:divsChild>
        <w:div w:id="1060979218">
          <w:marLeft w:val="0"/>
          <w:marRight w:val="0"/>
          <w:marTop w:val="0"/>
          <w:marBottom w:val="0"/>
          <w:divBdr>
            <w:top w:val="none" w:sz="0" w:space="0" w:color="auto"/>
            <w:left w:val="none" w:sz="0" w:space="0" w:color="auto"/>
            <w:bottom w:val="none" w:sz="0" w:space="0" w:color="auto"/>
            <w:right w:val="none" w:sz="0" w:space="0" w:color="auto"/>
          </w:divBdr>
          <w:divsChild>
            <w:div w:id="1600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7928">
      <w:bodyDiv w:val="1"/>
      <w:marLeft w:val="0"/>
      <w:marRight w:val="0"/>
      <w:marTop w:val="0"/>
      <w:marBottom w:val="0"/>
      <w:divBdr>
        <w:top w:val="none" w:sz="0" w:space="0" w:color="auto"/>
        <w:left w:val="none" w:sz="0" w:space="0" w:color="auto"/>
        <w:bottom w:val="none" w:sz="0" w:space="0" w:color="auto"/>
        <w:right w:val="none" w:sz="0" w:space="0" w:color="auto"/>
      </w:divBdr>
      <w:divsChild>
        <w:div w:id="1974822504">
          <w:marLeft w:val="0"/>
          <w:marRight w:val="0"/>
          <w:marTop w:val="0"/>
          <w:marBottom w:val="0"/>
          <w:divBdr>
            <w:top w:val="none" w:sz="0" w:space="0" w:color="auto"/>
            <w:left w:val="none" w:sz="0" w:space="0" w:color="auto"/>
            <w:bottom w:val="none" w:sz="0" w:space="0" w:color="auto"/>
            <w:right w:val="none" w:sz="0" w:space="0" w:color="auto"/>
          </w:divBdr>
          <w:divsChild>
            <w:div w:id="15502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92292">
      <w:bodyDiv w:val="1"/>
      <w:marLeft w:val="0"/>
      <w:marRight w:val="0"/>
      <w:marTop w:val="0"/>
      <w:marBottom w:val="0"/>
      <w:divBdr>
        <w:top w:val="none" w:sz="0" w:space="0" w:color="auto"/>
        <w:left w:val="none" w:sz="0" w:space="0" w:color="auto"/>
        <w:bottom w:val="none" w:sz="0" w:space="0" w:color="auto"/>
        <w:right w:val="none" w:sz="0" w:space="0" w:color="auto"/>
      </w:divBdr>
      <w:divsChild>
        <w:div w:id="2038965349">
          <w:marLeft w:val="0"/>
          <w:marRight w:val="0"/>
          <w:marTop w:val="0"/>
          <w:marBottom w:val="0"/>
          <w:divBdr>
            <w:top w:val="none" w:sz="0" w:space="0" w:color="auto"/>
            <w:left w:val="none" w:sz="0" w:space="0" w:color="auto"/>
            <w:bottom w:val="none" w:sz="0" w:space="0" w:color="auto"/>
            <w:right w:val="none" w:sz="0" w:space="0" w:color="auto"/>
          </w:divBdr>
          <w:divsChild>
            <w:div w:id="16554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1415">
      <w:bodyDiv w:val="1"/>
      <w:marLeft w:val="0"/>
      <w:marRight w:val="0"/>
      <w:marTop w:val="0"/>
      <w:marBottom w:val="0"/>
      <w:divBdr>
        <w:top w:val="none" w:sz="0" w:space="0" w:color="auto"/>
        <w:left w:val="none" w:sz="0" w:space="0" w:color="auto"/>
        <w:bottom w:val="none" w:sz="0" w:space="0" w:color="auto"/>
        <w:right w:val="none" w:sz="0" w:space="0" w:color="auto"/>
      </w:divBdr>
      <w:divsChild>
        <w:div w:id="742486373">
          <w:marLeft w:val="0"/>
          <w:marRight w:val="0"/>
          <w:marTop w:val="0"/>
          <w:marBottom w:val="0"/>
          <w:divBdr>
            <w:top w:val="none" w:sz="0" w:space="0" w:color="auto"/>
            <w:left w:val="none" w:sz="0" w:space="0" w:color="auto"/>
            <w:bottom w:val="none" w:sz="0" w:space="0" w:color="auto"/>
            <w:right w:val="none" w:sz="0" w:space="0" w:color="auto"/>
          </w:divBdr>
          <w:divsChild>
            <w:div w:id="1065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19711">
      <w:bodyDiv w:val="1"/>
      <w:marLeft w:val="0"/>
      <w:marRight w:val="0"/>
      <w:marTop w:val="0"/>
      <w:marBottom w:val="0"/>
      <w:divBdr>
        <w:top w:val="none" w:sz="0" w:space="0" w:color="auto"/>
        <w:left w:val="none" w:sz="0" w:space="0" w:color="auto"/>
        <w:bottom w:val="none" w:sz="0" w:space="0" w:color="auto"/>
        <w:right w:val="none" w:sz="0" w:space="0" w:color="auto"/>
      </w:divBdr>
      <w:divsChild>
        <w:div w:id="1030767926">
          <w:marLeft w:val="0"/>
          <w:marRight w:val="0"/>
          <w:marTop w:val="0"/>
          <w:marBottom w:val="0"/>
          <w:divBdr>
            <w:top w:val="none" w:sz="0" w:space="0" w:color="auto"/>
            <w:left w:val="none" w:sz="0" w:space="0" w:color="auto"/>
            <w:bottom w:val="none" w:sz="0" w:space="0" w:color="auto"/>
            <w:right w:val="none" w:sz="0" w:space="0" w:color="auto"/>
          </w:divBdr>
          <w:divsChild>
            <w:div w:id="6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5388">
      <w:bodyDiv w:val="1"/>
      <w:marLeft w:val="0"/>
      <w:marRight w:val="0"/>
      <w:marTop w:val="0"/>
      <w:marBottom w:val="0"/>
      <w:divBdr>
        <w:top w:val="none" w:sz="0" w:space="0" w:color="auto"/>
        <w:left w:val="none" w:sz="0" w:space="0" w:color="auto"/>
        <w:bottom w:val="none" w:sz="0" w:space="0" w:color="auto"/>
        <w:right w:val="none" w:sz="0" w:space="0" w:color="auto"/>
      </w:divBdr>
      <w:divsChild>
        <w:div w:id="1686403219">
          <w:marLeft w:val="0"/>
          <w:marRight w:val="0"/>
          <w:marTop w:val="0"/>
          <w:marBottom w:val="0"/>
          <w:divBdr>
            <w:top w:val="none" w:sz="0" w:space="0" w:color="auto"/>
            <w:left w:val="none" w:sz="0" w:space="0" w:color="auto"/>
            <w:bottom w:val="none" w:sz="0" w:space="0" w:color="auto"/>
            <w:right w:val="none" w:sz="0" w:space="0" w:color="auto"/>
          </w:divBdr>
          <w:divsChild>
            <w:div w:id="15666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9948">
      <w:bodyDiv w:val="1"/>
      <w:marLeft w:val="0"/>
      <w:marRight w:val="0"/>
      <w:marTop w:val="0"/>
      <w:marBottom w:val="0"/>
      <w:divBdr>
        <w:top w:val="none" w:sz="0" w:space="0" w:color="auto"/>
        <w:left w:val="none" w:sz="0" w:space="0" w:color="auto"/>
        <w:bottom w:val="none" w:sz="0" w:space="0" w:color="auto"/>
        <w:right w:val="none" w:sz="0" w:space="0" w:color="auto"/>
      </w:divBdr>
      <w:divsChild>
        <w:div w:id="933052916">
          <w:marLeft w:val="0"/>
          <w:marRight w:val="0"/>
          <w:marTop w:val="0"/>
          <w:marBottom w:val="0"/>
          <w:divBdr>
            <w:top w:val="none" w:sz="0" w:space="0" w:color="auto"/>
            <w:left w:val="none" w:sz="0" w:space="0" w:color="auto"/>
            <w:bottom w:val="none" w:sz="0" w:space="0" w:color="auto"/>
            <w:right w:val="none" w:sz="0" w:space="0" w:color="auto"/>
          </w:divBdr>
          <w:divsChild>
            <w:div w:id="10250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99675">
      <w:bodyDiv w:val="1"/>
      <w:marLeft w:val="0"/>
      <w:marRight w:val="0"/>
      <w:marTop w:val="0"/>
      <w:marBottom w:val="0"/>
      <w:divBdr>
        <w:top w:val="none" w:sz="0" w:space="0" w:color="auto"/>
        <w:left w:val="none" w:sz="0" w:space="0" w:color="auto"/>
        <w:bottom w:val="none" w:sz="0" w:space="0" w:color="auto"/>
        <w:right w:val="none" w:sz="0" w:space="0" w:color="auto"/>
      </w:divBdr>
      <w:divsChild>
        <w:div w:id="267082023">
          <w:marLeft w:val="0"/>
          <w:marRight w:val="0"/>
          <w:marTop w:val="0"/>
          <w:marBottom w:val="0"/>
          <w:divBdr>
            <w:top w:val="none" w:sz="0" w:space="0" w:color="auto"/>
            <w:left w:val="none" w:sz="0" w:space="0" w:color="auto"/>
            <w:bottom w:val="none" w:sz="0" w:space="0" w:color="auto"/>
            <w:right w:val="none" w:sz="0" w:space="0" w:color="auto"/>
          </w:divBdr>
          <w:divsChild>
            <w:div w:id="2279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8132">
      <w:bodyDiv w:val="1"/>
      <w:marLeft w:val="0"/>
      <w:marRight w:val="0"/>
      <w:marTop w:val="0"/>
      <w:marBottom w:val="0"/>
      <w:divBdr>
        <w:top w:val="none" w:sz="0" w:space="0" w:color="auto"/>
        <w:left w:val="none" w:sz="0" w:space="0" w:color="auto"/>
        <w:bottom w:val="none" w:sz="0" w:space="0" w:color="auto"/>
        <w:right w:val="none" w:sz="0" w:space="0" w:color="auto"/>
      </w:divBdr>
      <w:divsChild>
        <w:div w:id="1805347873">
          <w:marLeft w:val="0"/>
          <w:marRight w:val="0"/>
          <w:marTop w:val="0"/>
          <w:marBottom w:val="0"/>
          <w:divBdr>
            <w:top w:val="none" w:sz="0" w:space="0" w:color="auto"/>
            <w:left w:val="none" w:sz="0" w:space="0" w:color="auto"/>
            <w:bottom w:val="none" w:sz="0" w:space="0" w:color="auto"/>
            <w:right w:val="none" w:sz="0" w:space="0" w:color="auto"/>
          </w:divBdr>
          <w:divsChild>
            <w:div w:id="9684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7402">
      <w:bodyDiv w:val="1"/>
      <w:marLeft w:val="0"/>
      <w:marRight w:val="0"/>
      <w:marTop w:val="0"/>
      <w:marBottom w:val="0"/>
      <w:divBdr>
        <w:top w:val="none" w:sz="0" w:space="0" w:color="auto"/>
        <w:left w:val="none" w:sz="0" w:space="0" w:color="auto"/>
        <w:bottom w:val="none" w:sz="0" w:space="0" w:color="auto"/>
        <w:right w:val="none" w:sz="0" w:space="0" w:color="auto"/>
      </w:divBdr>
      <w:divsChild>
        <w:div w:id="1935163889">
          <w:marLeft w:val="0"/>
          <w:marRight w:val="0"/>
          <w:marTop w:val="0"/>
          <w:marBottom w:val="0"/>
          <w:divBdr>
            <w:top w:val="none" w:sz="0" w:space="0" w:color="auto"/>
            <w:left w:val="none" w:sz="0" w:space="0" w:color="auto"/>
            <w:bottom w:val="none" w:sz="0" w:space="0" w:color="auto"/>
            <w:right w:val="none" w:sz="0" w:space="0" w:color="auto"/>
          </w:divBdr>
          <w:divsChild>
            <w:div w:id="42010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586">
      <w:bodyDiv w:val="1"/>
      <w:marLeft w:val="0"/>
      <w:marRight w:val="0"/>
      <w:marTop w:val="0"/>
      <w:marBottom w:val="0"/>
      <w:divBdr>
        <w:top w:val="none" w:sz="0" w:space="0" w:color="auto"/>
        <w:left w:val="none" w:sz="0" w:space="0" w:color="auto"/>
        <w:bottom w:val="none" w:sz="0" w:space="0" w:color="auto"/>
        <w:right w:val="none" w:sz="0" w:space="0" w:color="auto"/>
      </w:divBdr>
      <w:divsChild>
        <w:div w:id="2032413978">
          <w:marLeft w:val="0"/>
          <w:marRight w:val="0"/>
          <w:marTop w:val="0"/>
          <w:marBottom w:val="0"/>
          <w:divBdr>
            <w:top w:val="none" w:sz="0" w:space="0" w:color="auto"/>
            <w:left w:val="none" w:sz="0" w:space="0" w:color="auto"/>
            <w:bottom w:val="none" w:sz="0" w:space="0" w:color="auto"/>
            <w:right w:val="none" w:sz="0" w:space="0" w:color="auto"/>
          </w:divBdr>
          <w:divsChild>
            <w:div w:id="18378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4617">
      <w:bodyDiv w:val="1"/>
      <w:marLeft w:val="0"/>
      <w:marRight w:val="0"/>
      <w:marTop w:val="0"/>
      <w:marBottom w:val="0"/>
      <w:divBdr>
        <w:top w:val="none" w:sz="0" w:space="0" w:color="auto"/>
        <w:left w:val="none" w:sz="0" w:space="0" w:color="auto"/>
        <w:bottom w:val="none" w:sz="0" w:space="0" w:color="auto"/>
        <w:right w:val="none" w:sz="0" w:space="0" w:color="auto"/>
      </w:divBdr>
    </w:div>
    <w:div w:id="1312517066">
      <w:bodyDiv w:val="1"/>
      <w:marLeft w:val="0"/>
      <w:marRight w:val="0"/>
      <w:marTop w:val="0"/>
      <w:marBottom w:val="0"/>
      <w:divBdr>
        <w:top w:val="none" w:sz="0" w:space="0" w:color="auto"/>
        <w:left w:val="none" w:sz="0" w:space="0" w:color="auto"/>
        <w:bottom w:val="none" w:sz="0" w:space="0" w:color="auto"/>
        <w:right w:val="none" w:sz="0" w:space="0" w:color="auto"/>
      </w:divBdr>
      <w:divsChild>
        <w:div w:id="1256553329">
          <w:marLeft w:val="0"/>
          <w:marRight w:val="0"/>
          <w:marTop w:val="0"/>
          <w:marBottom w:val="0"/>
          <w:divBdr>
            <w:top w:val="none" w:sz="0" w:space="0" w:color="auto"/>
            <w:left w:val="none" w:sz="0" w:space="0" w:color="auto"/>
            <w:bottom w:val="none" w:sz="0" w:space="0" w:color="auto"/>
            <w:right w:val="none" w:sz="0" w:space="0" w:color="auto"/>
          </w:divBdr>
          <w:divsChild>
            <w:div w:id="2657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0403">
      <w:bodyDiv w:val="1"/>
      <w:marLeft w:val="0"/>
      <w:marRight w:val="0"/>
      <w:marTop w:val="0"/>
      <w:marBottom w:val="0"/>
      <w:divBdr>
        <w:top w:val="none" w:sz="0" w:space="0" w:color="auto"/>
        <w:left w:val="none" w:sz="0" w:space="0" w:color="auto"/>
        <w:bottom w:val="none" w:sz="0" w:space="0" w:color="auto"/>
        <w:right w:val="none" w:sz="0" w:space="0" w:color="auto"/>
      </w:divBdr>
      <w:divsChild>
        <w:div w:id="703747427">
          <w:marLeft w:val="0"/>
          <w:marRight w:val="0"/>
          <w:marTop w:val="0"/>
          <w:marBottom w:val="0"/>
          <w:divBdr>
            <w:top w:val="none" w:sz="0" w:space="0" w:color="auto"/>
            <w:left w:val="none" w:sz="0" w:space="0" w:color="auto"/>
            <w:bottom w:val="none" w:sz="0" w:space="0" w:color="auto"/>
            <w:right w:val="none" w:sz="0" w:space="0" w:color="auto"/>
          </w:divBdr>
          <w:divsChild>
            <w:div w:id="20207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89096">
      <w:bodyDiv w:val="1"/>
      <w:marLeft w:val="0"/>
      <w:marRight w:val="0"/>
      <w:marTop w:val="0"/>
      <w:marBottom w:val="0"/>
      <w:divBdr>
        <w:top w:val="none" w:sz="0" w:space="0" w:color="auto"/>
        <w:left w:val="none" w:sz="0" w:space="0" w:color="auto"/>
        <w:bottom w:val="none" w:sz="0" w:space="0" w:color="auto"/>
        <w:right w:val="none" w:sz="0" w:space="0" w:color="auto"/>
      </w:divBdr>
      <w:divsChild>
        <w:div w:id="1428116911">
          <w:marLeft w:val="0"/>
          <w:marRight w:val="0"/>
          <w:marTop w:val="0"/>
          <w:marBottom w:val="0"/>
          <w:divBdr>
            <w:top w:val="none" w:sz="0" w:space="0" w:color="auto"/>
            <w:left w:val="none" w:sz="0" w:space="0" w:color="auto"/>
            <w:bottom w:val="none" w:sz="0" w:space="0" w:color="auto"/>
            <w:right w:val="none" w:sz="0" w:space="0" w:color="auto"/>
          </w:divBdr>
          <w:divsChild>
            <w:div w:id="1635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4573">
      <w:bodyDiv w:val="1"/>
      <w:marLeft w:val="0"/>
      <w:marRight w:val="0"/>
      <w:marTop w:val="0"/>
      <w:marBottom w:val="0"/>
      <w:divBdr>
        <w:top w:val="none" w:sz="0" w:space="0" w:color="auto"/>
        <w:left w:val="none" w:sz="0" w:space="0" w:color="auto"/>
        <w:bottom w:val="none" w:sz="0" w:space="0" w:color="auto"/>
        <w:right w:val="none" w:sz="0" w:space="0" w:color="auto"/>
      </w:divBdr>
    </w:div>
    <w:div w:id="1322583245">
      <w:bodyDiv w:val="1"/>
      <w:marLeft w:val="0"/>
      <w:marRight w:val="0"/>
      <w:marTop w:val="0"/>
      <w:marBottom w:val="0"/>
      <w:divBdr>
        <w:top w:val="none" w:sz="0" w:space="0" w:color="auto"/>
        <w:left w:val="none" w:sz="0" w:space="0" w:color="auto"/>
        <w:bottom w:val="none" w:sz="0" w:space="0" w:color="auto"/>
        <w:right w:val="none" w:sz="0" w:space="0" w:color="auto"/>
      </w:divBdr>
      <w:divsChild>
        <w:div w:id="1048988612">
          <w:marLeft w:val="0"/>
          <w:marRight w:val="0"/>
          <w:marTop w:val="0"/>
          <w:marBottom w:val="0"/>
          <w:divBdr>
            <w:top w:val="none" w:sz="0" w:space="0" w:color="auto"/>
            <w:left w:val="none" w:sz="0" w:space="0" w:color="auto"/>
            <w:bottom w:val="none" w:sz="0" w:space="0" w:color="auto"/>
            <w:right w:val="none" w:sz="0" w:space="0" w:color="auto"/>
          </w:divBdr>
          <w:divsChild>
            <w:div w:id="1603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4131">
      <w:bodyDiv w:val="1"/>
      <w:marLeft w:val="0"/>
      <w:marRight w:val="0"/>
      <w:marTop w:val="0"/>
      <w:marBottom w:val="0"/>
      <w:divBdr>
        <w:top w:val="none" w:sz="0" w:space="0" w:color="auto"/>
        <w:left w:val="none" w:sz="0" w:space="0" w:color="auto"/>
        <w:bottom w:val="none" w:sz="0" w:space="0" w:color="auto"/>
        <w:right w:val="none" w:sz="0" w:space="0" w:color="auto"/>
      </w:divBdr>
      <w:divsChild>
        <w:div w:id="1759790474">
          <w:marLeft w:val="0"/>
          <w:marRight w:val="0"/>
          <w:marTop w:val="0"/>
          <w:marBottom w:val="0"/>
          <w:divBdr>
            <w:top w:val="none" w:sz="0" w:space="0" w:color="auto"/>
            <w:left w:val="none" w:sz="0" w:space="0" w:color="auto"/>
            <w:bottom w:val="none" w:sz="0" w:space="0" w:color="auto"/>
            <w:right w:val="none" w:sz="0" w:space="0" w:color="auto"/>
          </w:divBdr>
          <w:divsChild>
            <w:div w:id="3890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18782">
      <w:bodyDiv w:val="1"/>
      <w:marLeft w:val="0"/>
      <w:marRight w:val="0"/>
      <w:marTop w:val="0"/>
      <w:marBottom w:val="0"/>
      <w:divBdr>
        <w:top w:val="none" w:sz="0" w:space="0" w:color="auto"/>
        <w:left w:val="none" w:sz="0" w:space="0" w:color="auto"/>
        <w:bottom w:val="none" w:sz="0" w:space="0" w:color="auto"/>
        <w:right w:val="none" w:sz="0" w:space="0" w:color="auto"/>
      </w:divBdr>
      <w:divsChild>
        <w:div w:id="161245590">
          <w:marLeft w:val="0"/>
          <w:marRight w:val="0"/>
          <w:marTop w:val="0"/>
          <w:marBottom w:val="0"/>
          <w:divBdr>
            <w:top w:val="none" w:sz="0" w:space="0" w:color="auto"/>
            <w:left w:val="none" w:sz="0" w:space="0" w:color="auto"/>
            <w:bottom w:val="none" w:sz="0" w:space="0" w:color="auto"/>
            <w:right w:val="none" w:sz="0" w:space="0" w:color="auto"/>
          </w:divBdr>
          <w:divsChild>
            <w:div w:id="12526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5130">
      <w:bodyDiv w:val="1"/>
      <w:marLeft w:val="0"/>
      <w:marRight w:val="0"/>
      <w:marTop w:val="0"/>
      <w:marBottom w:val="0"/>
      <w:divBdr>
        <w:top w:val="none" w:sz="0" w:space="0" w:color="auto"/>
        <w:left w:val="none" w:sz="0" w:space="0" w:color="auto"/>
        <w:bottom w:val="none" w:sz="0" w:space="0" w:color="auto"/>
        <w:right w:val="none" w:sz="0" w:space="0" w:color="auto"/>
      </w:divBdr>
      <w:divsChild>
        <w:div w:id="666134003">
          <w:marLeft w:val="0"/>
          <w:marRight w:val="0"/>
          <w:marTop w:val="0"/>
          <w:marBottom w:val="0"/>
          <w:divBdr>
            <w:top w:val="none" w:sz="0" w:space="0" w:color="auto"/>
            <w:left w:val="none" w:sz="0" w:space="0" w:color="auto"/>
            <w:bottom w:val="none" w:sz="0" w:space="0" w:color="auto"/>
            <w:right w:val="none" w:sz="0" w:space="0" w:color="auto"/>
          </w:divBdr>
          <w:divsChild>
            <w:div w:id="15130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7282">
      <w:bodyDiv w:val="1"/>
      <w:marLeft w:val="0"/>
      <w:marRight w:val="0"/>
      <w:marTop w:val="0"/>
      <w:marBottom w:val="0"/>
      <w:divBdr>
        <w:top w:val="none" w:sz="0" w:space="0" w:color="auto"/>
        <w:left w:val="none" w:sz="0" w:space="0" w:color="auto"/>
        <w:bottom w:val="none" w:sz="0" w:space="0" w:color="auto"/>
        <w:right w:val="none" w:sz="0" w:space="0" w:color="auto"/>
      </w:divBdr>
      <w:divsChild>
        <w:div w:id="1659652683">
          <w:marLeft w:val="0"/>
          <w:marRight w:val="0"/>
          <w:marTop w:val="0"/>
          <w:marBottom w:val="0"/>
          <w:divBdr>
            <w:top w:val="none" w:sz="0" w:space="0" w:color="auto"/>
            <w:left w:val="none" w:sz="0" w:space="0" w:color="auto"/>
            <w:bottom w:val="none" w:sz="0" w:space="0" w:color="auto"/>
            <w:right w:val="none" w:sz="0" w:space="0" w:color="auto"/>
          </w:divBdr>
          <w:divsChild>
            <w:div w:id="6754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66972">
      <w:bodyDiv w:val="1"/>
      <w:marLeft w:val="0"/>
      <w:marRight w:val="0"/>
      <w:marTop w:val="0"/>
      <w:marBottom w:val="0"/>
      <w:divBdr>
        <w:top w:val="none" w:sz="0" w:space="0" w:color="auto"/>
        <w:left w:val="none" w:sz="0" w:space="0" w:color="auto"/>
        <w:bottom w:val="none" w:sz="0" w:space="0" w:color="auto"/>
        <w:right w:val="none" w:sz="0" w:space="0" w:color="auto"/>
      </w:divBdr>
      <w:divsChild>
        <w:div w:id="1853639077">
          <w:marLeft w:val="0"/>
          <w:marRight w:val="0"/>
          <w:marTop w:val="0"/>
          <w:marBottom w:val="0"/>
          <w:divBdr>
            <w:top w:val="none" w:sz="0" w:space="0" w:color="auto"/>
            <w:left w:val="none" w:sz="0" w:space="0" w:color="auto"/>
            <w:bottom w:val="none" w:sz="0" w:space="0" w:color="auto"/>
            <w:right w:val="none" w:sz="0" w:space="0" w:color="auto"/>
          </w:divBdr>
          <w:divsChild>
            <w:div w:id="5475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9859">
      <w:bodyDiv w:val="1"/>
      <w:marLeft w:val="0"/>
      <w:marRight w:val="0"/>
      <w:marTop w:val="0"/>
      <w:marBottom w:val="0"/>
      <w:divBdr>
        <w:top w:val="none" w:sz="0" w:space="0" w:color="auto"/>
        <w:left w:val="none" w:sz="0" w:space="0" w:color="auto"/>
        <w:bottom w:val="none" w:sz="0" w:space="0" w:color="auto"/>
        <w:right w:val="none" w:sz="0" w:space="0" w:color="auto"/>
      </w:divBdr>
      <w:divsChild>
        <w:div w:id="1452046980">
          <w:marLeft w:val="0"/>
          <w:marRight w:val="0"/>
          <w:marTop w:val="0"/>
          <w:marBottom w:val="0"/>
          <w:divBdr>
            <w:top w:val="none" w:sz="0" w:space="0" w:color="auto"/>
            <w:left w:val="none" w:sz="0" w:space="0" w:color="auto"/>
            <w:bottom w:val="none" w:sz="0" w:space="0" w:color="auto"/>
            <w:right w:val="none" w:sz="0" w:space="0" w:color="auto"/>
          </w:divBdr>
          <w:divsChild>
            <w:div w:id="7365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101">
      <w:bodyDiv w:val="1"/>
      <w:marLeft w:val="0"/>
      <w:marRight w:val="0"/>
      <w:marTop w:val="0"/>
      <w:marBottom w:val="0"/>
      <w:divBdr>
        <w:top w:val="none" w:sz="0" w:space="0" w:color="auto"/>
        <w:left w:val="none" w:sz="0" w:space="0" w:color="auto"/>
        <w:bottom w:val="none" w:sz="0" w:space="0" w:color="auto"/>
        <w:right w:val="none" w:sz="0" w:space="0" w:color="auto"/>
      </w:divBdr>
      <w:divsChild>
        <w:div w:id="1374960356">
          <w:marLeft w:val="0"/>
          <w:marRight w:val="0"/>
          <w:marTop w:val="0"/>
          <w:marBottom w:val="0"/>
          <w:divBdr>
            <w:top w:val="none" w:sz="0" w:space="0" w:color="auto"/>
            <w:left w:val="none" w:sz="0" w:space="0" w:color="auto"/>
            <w:bottom w:val="none" w:sz="0" w:space="0" w:color="auto"/>
            <w:right w:val="none" w:sz="0" w:space="0" w:color="auto"/>
          </w:divBdr>
          <w:divsChild>
            <w:div w:id="4040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0278">
      <w:bodyDiv w:val="1"/>
      <w:marLeft w:val="0"/>
      <w:marRight w:val="0"/>
      <w:marTop w:val="0"/>
      <w:marBottom w:val="0"/>
      <w:divBdr>
        <w:top w:val="none" w:sz="0" w:space="0" w:color="auto"/>
        <w:left w:val="none" w:sz="0" w:space="0" w:color="auto"/>
        <w:bottom w:val="none" w:sz="0" w:space="0" w:color="auto"/>
        <w:right w:val="none" w:sz="0" w:space="0" w:color="auto"/>
      </w:divBdr>
      <w:divsChild>
        <w:div w:id="76827288">
          <w:marLeft w:val="0"/>
          <w:marRight w:val="0"/>
          <w:marTop w:val="0"/>
          <w:marBottom w:val="0"/>
          <w:divBdr>
            <w:top w:val="none" w:sz="0" w:space="0" w:color="auto"/>
            <w:left w:val="none" w:sz="0" w:space="0" w:color="auto"/>
            <w:bottom w:val="none" w:sz="0" w:space="0" w:color="auto"/>
            <w:right w:val="none" w:sz="0" w:space="0" w:color="auto"/>
          </w:divBdr>
          <w:divsChild>
            <w:div w:id="1460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8981">
      <w:bodyDiv w:val="1"/>
      <w:marLeft w:val="0"/>
      <w:marRight w:val="0"/>
      <w:marTop w:val="0"/>
      <w:marBottom w:val="0"/>
      <w:divBdr>
        <w:top w:val="none" w:sz="0" w:space="0" w:color="auto"/>
        <w:left w:val="none" w:sz="0" w:space="0" w:color="auto"/>
        <w:bottom w:val="none" w:sz="0" w:space="0" w:color="auto"/>
        <w:right w:val="none" w:sz="0" w:space="0" w:color="auto"/>
      </w:divBdr>
      <w:divsChild>
        <w:div w:id="1246648598">
          <w:marLeft w:val="0"/>
          <w:marRight w:val="0"/>
          <w:marTop w:val="0"/>
          <w:marBottom w:val="0"/>
          <w:divBdr>
            <w:top w:val="none" w:sz="0" w:space="0" w:color="auto"/>
            <w:left w:val="none" w:sz="0" w:space="0" w:color="auto"/>
            <w:bottom w:val="none" w:sz="0" w:space="0" w:color="auto"/>
            <w:right w:val="none" w:sz="0" w:space="0" w:color="auto"/>
          </w:divBdr>
          <w:divsChild>
            <w:div w:id="10713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6025">
      <w:bodyDiv w:val="1"/>
      <w:marLeft w:val="0"/>
      <w:marRight w:val="0"/>
      <w:marTop w:val="0"/>
      <w:marBottom w:val="0"/>
      <w:divBdr>
        <w:top w:val="none" w:sz="0" w:space="0" w:color="auto"/>
        <w:left w:val="none" w:sz="0" w:space="0" w:color="auto"/>
        <w:bottom w:val="none" w:sz="0" w:space="0" w:color="auto"/>
        <w:right w:val="none" w:sz="0" w:space="0" w:color="auto"/>
      </w:divBdr>
      <w:divsChild>
        <w:div w:id="426772849">
          <w:marLeft w:val="0"/>
          <w:marRight w:val="0"/>
          <w:marTop w:val="0"/>
          <w:marBottom w:val="0"/>
          <w:divBdr>
            <w:top w:val="none" w:sz="0" w:space="0" w:color="auto"/>
            <w:left w:val="none" w:sz="0" w:space="0" w:color="auto"/>
            <w:bottom w:val="none" w:sz="0" w:space="0" w:color="auto"/>
            <w:right w:val="none" w:sz="0" w:space="0" w:color="auto"/>
          </w:divBdr>
          <w:divsChild>
            <w:div w:id="6758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1146">
      <w:bodyDiv w:val="1"/>
      <w:marLeft w:val="0"/>
      <w:marRight w:val="0"/>
      <w:marTop w:val="0"/>
      <w:marBottom w:val="0"/>
      <w:divBdr>
        <w:top w:val="none" w:sz="0" w:space="0" w:color="auto"/>
        <w:left w:val="none" w:sz="0" w:space="0" w:color="auto"/>
        <w:bottom w:val="none" w:sz="0" w:space="0" w:color="auto"/>
        <w:right w:val="none" w:sz="0" w:space="0" w:color="auto"/>
      </w:divBdr>
    </w:div>
    <w:div w:id="1352026817">
      <w:bodyDiv w:val="1"/>
      <w:marLeft w:val="0"/>
      <w:marRight w:val="0"/>
      <w:marTop w:val="0"/>
      <w:marBottom w:val="0"/>
      <w:divBdr>
        <w:top w:val="none" w:sz="0" w:space="0" w:color="auto"/>
        <w:left w:val="none" w:sz="0" w:space="0" w:color="auto"/>
        <w:bottom w:val="none" w:sz="0" w:space="0" w:color="auto"/>
        <w:right w:val="none" w:sz="0" w:space="0" w:color="auto"/>
      </w:divBdr>
      <w:divsChild>
        <w:div w:id="1105617725">
          <w:marLeft w:val="0"/>
          <w:marRight w:val="0"/>
          <w:marTop w:val="0"/>
          <w:marBottom w:val="0"/>
          <w:divBdr>
            <w:top w:val="none" w:sz="0" w:space="0" w:color="auto"/>
            <w:left w:val="none" w:sz="0" w:space="0" w:color="auto"/>
            <w:bottom w:val="none" w:sz="0" w:space="0" w:color="auto"/>
            <w:right w:val="none" w:sz="0" w:space="0" w:color="auto"/>
          </w:divBdr>
          <w:divsChild>
            <w:div w:id="646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1964">
      <w:bodyDiv w:val="1"/>
      <w:marLeft w:val="0"/>
      <w:marRight w:val="0"/>
      <w:marTop w:val="0"/>
      <w:marBottom w:val="0"/>
      <w:divBdr>
        <w:top w:val="none" w:sz="0" w:space="0" w:color="auto"/>
        <w:left w:val="none" w:sz="0" w:space="0" w:color="auto"/>
        <w:bottom w:val="none" w:sz="0" w:space="0" w:color="auto"/>
        <w:right w:val="none" w:sz="0" w:space="0" w:color="auto"/>
      </w:divBdr>
      <w:divsChild>
        <w:div w:id="1317800499">
          <w:marLeft w:val="0"/>
          <w:marRight w:val="0"/>
          <w:marTop w:val="0"/>
          <w:marBottom w:val="0"/>
          <w:divBdr>
            <w:top w:val="none" w:sz="0" w:space="0" w:color="auto"/>
            <w:left w:val="none" w:sz="0" w:space="0" w:color="auto"/>
            <w:bottom w:val="none" w:sz="0" w:space="0" w:color="auto"/>
            <w:right w:val="none" w:sz="0" w:space="0" w:color="auto"/>
          </w:divBdr>
          <w:divsChild>
            <w:div w:id="19770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530">
      <w:bodyDiv w:val="1"/>
      <w:marLeft w:val="0"/>
      <w:marRight w:val="0"/>
      <w:marTop w:val="0"/>
      <w:marBottom w:val="0"/>
      <w:divBdr>
        <w:top w:val="none" w:sz="0" w:space="0" w:color="auto"/>
        <w:left w:val="none" w:sz="0" w:space="0" w:color="auto"/>
        <w:bottom w:val="none" w:sz="0" w:space="0" w:color="auto"/>
        <w:right w:val="none" w:sz="0" w:space="0" w:color="auto"/>
      </w:divBdr>
      <w:divsChild>
        <w:div w:id="749305723">
          <w:marLeft w:val="0"/>
          <w:marRight w:val="0"/>
          <w:marTop w:val="0"/>
          <w:marBottom w:val="0"/>
          <w:divBdr>
            <w:top w:val="none" w:sz="0" w:space="0" w:color="auto"/>
            <w:left w:val="none" w:sz="0" w:space="0" w:color="auto"/>
            <w:bottom w:val="none" w:sz="0" w:space="0" w:color="auto"/>
            <w:right w:val="none" w:sz="0" w:space="0" w:color="auto"/>
          </w:divBdr>
          <w:divsChild>
            <w:div w:id="589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08768">
      <w:bodyDiv w:val="1"/>
      <w:marLeft w:val="0"/>
      <w:marRight w:val="0"/>
      <w:marTop w:val="0"/>
      <w:marBottom w:val="0"/>
      <w:divBdr>
        <w:top w:val="none" w:sz="0" w:space="0" w:color="auto"/>
        <w:left w:val="none" w:sz="0" w:space="0" w:color="auto"/>
        <w:bottom w:val="none" w:sz="0" w:space="0" w:color="auto"/>
        <w:right w:val="none" w:sz="0" w:space="0" w:color="auto"/>
      </w:divBdr>
      <w:divsChild>
        <w:div w:id="30155220">
          <w:marLeft w:val="0"/>
          <w:marRight w:val="0"/>
          <w:marTop w:val="0"/>
          <w:marBottom w:val="0"/>
          <w:divBdr>
            <w:top w:val="none" w:sz="0" w:space="0" w:color="auto"/>
            <w:left w:val="none" w:sz="0" w:space="0" w:color="auto"/>
            <w:bottom w:val="none" w:sz="0" w:space="0" w:color="auto"/>
            <w:right w:val="none" w:sz="0" w:space="0" w:color="auto"/>
          </w:divBdr>
          <w:divsChild>
            <w:div w:id="16645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06011">
      <w:bodyDiv w:val="1"/>
      <w:marLeft w:val="0"/>
      <w:marRight w:val="0"/>
      <w:marTop w:val="0"/>
      <w:marBottom w:val="0"/>
      <w:divBdr>
        <w:top w:val="none" w:sz="0" w:space="0" w:color="auto"/>
        <w:left w:val="none" w:sz="0" w:space="0" w:color="auto"/>
        <w:bottom w:val="none" w:sz="0" w:space="0" w:color="auto"/>
        <w:right w:val="none" w:sz="0" w:space="0" w:color="auto"/>
      </w:divBdr>
      <w:divsChild>
        <w:div w:id="1828546316">
          <w:marLeft w:val="0"/>
          <w:marRight w:val="0"/>
          <w:marTop w:val="0"/>
          <w:marBottom w:val="0"/>
          <w:divBdr>
            <w:top w:val="none" w:sz="0" w:space="0" w:color="auto"/>
            <w:left w:val="none" w:sz="0" w:space="0" w:color="auto"/>
            <w:bottom w:val="none" w:sz="0" w:space="0" w:color="auto"/>
            <w:right w:val="none" w:sz="0" w:space="0" w:color="auto"/>
          </w:divBdr>
          <w:divsChild>
            <w:div w:id="16152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0698">
      <w:bodyDiv w:val="1"/>
      <w:marLeft w:val="0"/>
      <w:marRight w:val="0"/>
      <w:marTop w:val="0"/>
      <w:marBottom w:val="0"/>
      <w:divBdr>
        <w:top w:val="none" w:sz="0" w:space="0" w:color="auto"/>
        <w:left w:val="none" w:sz="0" w:space="0" w:color="auto"/>
        <w:bottom w:val="none" w:sz="0" w:space="0" w:color="auto"/>
        <w:right w:val="none" w:sz="0" w:space="0" w:color="auto"/>
      </w:divBdr>
      <w:divsChild>
        <w:div w:id="1359427203">
          <w:marLeft w:val="0"/>
          <w:marRight w:val="0"/>
          <w:marTop w:val="0"/>
          <w:marBottom w:val="0"/>
          <w:divBdr>
            <w:top w:val="none" w:sz="0" w:space="0" w:color="auto"/>
            <w:left w:val="none" w:sz="0" w:space="0" w:color="auto"/>
            <w:bottom w:val="none" w:sz="0" w:space="0" w:color="auto"/>
            <w:right w:val="none" w:sz="0" w:space="0" w:color="auto"/>
          </w:divBdr>
          <w:divsChild>
            <w:div w:id="19148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5586">
      <w:bodyDiv w:val="1"/>
      <w:marLeft w:val="0"/>
      <w:marRight w:val="0"/>
      <w:marTop w:val="0"/>
      <w:marBottom w:val="0"/>
      <w:divBdr>
        <w:top w:val="none" w:sz="0" w:space="0" w:color="auto"/>
        <w:left w:val="none" w:sz="0" w:space="0" w:color="auto"/>
        <w:bottom w:val="none" w:sz="0" w:space="0" w:color="auto"/>
        <w:right w:val="none" w:sz="0" w:space="0" w:color="auto"/>
      </w:divBdr>
      <w:divsChild>
        <w:div w:id="2006664352">
          <w:marLeft w:val="0"/>
          <w:marRight w:val="0"/>
          <w:marTop w:val="0"/>
          <w:marBottom w:val="0"/>
          <w:divBdr>
            <w:top w:val="none" w:sz="0" w:space="0" w:color="auto"/>
            <w:left w:val="none" w:sz="0" w:space="0" w:color="auto"/>
            <w:bottom w:val="none" w:sz="0" w:space="0" w:color="auto"/>
            <w:right w:val="none" w:sz="0" w:space="0" w:color="auto"/>
          </w:divBdr>
          <w:divsChild>
            <w:div w:id="5508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497">
      <w:bodyDiv w:val="1"/>
      <w:marLeft w:val="0"/>
      <w:marRight w:val="0"/>
      <w:marTop w:val="0"/>
      <w:marBottom w:val="0"/>
      <w:divBdr>
        <w:top w:val="none" w:sz="0" w:space="0" w:color="auto"/>
        <w:left w:val="none" w:sz="0" w:space="0" w:color="auto"/>
        <w:bottom w:val="none" w:sz="0" w:space="0" w:color="auto"/>
        <w:right w:val="none" w:sz="0" w:space="0" w:color="auto"/>
      </w:divBdr>
      <w:divsChild>
        <w:div w:id="1824464944">
          <w:marLeft w:val="0"/>
          <w:marRight w:val="0"/>
          <w:marTop w:val="0"/>
          <w:marBottom w:val="0"/>
          <w:divBdr>
            <w:top w:val="none" w:sz="0" w:space="0" w:color="auto"/>
            <w:left w:val="none" w:sz="0" w:space="0" w:color="auto"/>
            <w:bottom w:val="none" w:sz="0" w:space="0" w:color="auto"/>
            <w:right w:val="none" w:sz="0" w:space="0" w:color="auto"/>
          </w:divBdr>
          <w:divsChild>
            <w:div w:id="1987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2276">
      <w:bodyDiv w:val="1"/>
      <w:marLeft w:val="0"/>
      <w:marRight w:val="0"/>
      <w:marTop w:val="0"/>
      <w:marBottom w:val="0"/>
      <w:divBdr>
        <w:top w:val="none" w:sz="0" w:space="0" w:color="auto"/>
        <w:left w:val="none" w:sz="0" w:space="0" w:color="auto"/>
        <w:bottom w:val="none" w:sz="0" w:space="0" w:color="auto"/>
        <w:right w:val="none" w:sz="0" w:space="0" w:color="auto"/>
      </w:divBdr>
      <w:divsChild>
        <w:div w:id="1616671083">
          <w:marLeft w:val="0"/>
          <w:marRight w:val="0"/>
          <w:marTop w:val="0"/>
          <w:marBottom w:val="0"/>
          <w:divBdr>
            <w:top w:val="none" w:sz="0" w:space="0" w:color="auto"/>
            <w:left w:val="none" w:sz="0" w:space="0" w:color="auto"/>
            <w:bottom w:val="none" w:sz="0" w:space="0" w:color="auto"/>
            <w:right w:val="none" w:sz="0" w:space="0" w:color="auto"/>
          </w:divBdr>
          <w:divsChild>
            <w:div w:id="4881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9617">
      <w:bodyDiv w:val="1"/>
      <w:marLeft w:val="0"/>
      <w:marRight w:val="0"/>
      <w:marTop w:val="0"/>
      <w:marBottom w:val="0"/>
      <w:divBdr>
        <w:top w:val="none" w:sz="0" w:space="0" w:color="auto"/>
        <w:left w:val="none" w:sz="0" w:space="0" w:color="auto"/>
        <w:bottom w:val="none" w:sz="0" w:space="0" w:color="auto"/>
        <w:right w:val="none" w:sz="0" w:space="0" w:color="auto"/>
      </w:divBdr>
      <w:divsChild>
        <w:div w:id="1667592856">
          <w:marLeft w:val="0"/>
          <w:marRight w:val="0"/>
          <w:marTop w:val="0"/>
          <w:marBottom w:val="0"/>
          <w:divBdr>
            <w:top w:val="none" w:sz="0" w:space="0" w:color="auto"/>
            <w:left w:val="none" w:sz="0" w:space="0" w:color="auto"/>
            <w:bottom w:val="none" w:sz="0" w:space="0" w:color="auto"/>
            <w:right w:val="none" w:sz="0" w:space="0" w:color="auto"/>
          </w:divBdr>
          <w:divsChild>
            <w:div w:id="935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0409">
      <w:bodyDiv w:val="1"/>
      <w:marLeft w:val="0"/>
      <w:marRight w:val="0"/>
      <w:marTop w:val="0"/>
      <w:marBottom w:val="0"/>
      <w:divBdr>
        <w:top w:val="none" w:sz="0" w:space="0" w:color="auto"/>
        <w:left w:val="none" w:sz="0" w:space="0" w:color="auto"/>
        <w:bottom w:val="none" w:sz="0" w:space="0" w:color="auto"/>
        <w:right w:val="none" w:sz="0" w:space="0" w:color="auto"/>
      </w:divBdr>
      <w:divsChild>
        <w:div w:id="877086150">
          <w:marLeft w:val="0"/>
          <w:marRight w:val="0"/>
          <w:marTop w:val="0"/>
          <w:marBottom w:val="0"/>
          <w:divBdr>
            <w:top w:val="none" w:sz="0" w:space="0" w:color="auto"/>
            <w:left w:val="none" w:sz="0" w:space="0" w:color="auto"/>
            <w:bottom w:val="none" w:sz="0" w:space="0" w:color="auto"/>
            <w:right w:val="none" w:sz="0" w:space="0" w:color="auto"/>
          </w:divBdr>
          <w:divsChild>
            <w:div w:id="14597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4967">
      <w:bodyDiv w:val="1"/>
      <w:marLeft w:val="0"/>
      <w:marRight w:val="0"/>
      <w:marTop w:val="0"/>
      <w:marBottom w:val="0"/>
      <w:divBdr>
        <w:top w:val="none" w:sz="0" w:space="0" w:color="auto"/>
        <w:left w:val="none" w:sz="0" w:space="0" w:color="auto"/>
        <w:bottom w:val="none" w:sz="0" w:space="0" w:color="auto"/>
        <w:right w:val="none" w:sz="0" w:space="0" w:color="auto"/>
      </w:divBdr>
      <w:divsChild>
        <w:div w:id="692999803">
          <w:marLeft w:val="0"/>
          <w:marRight w:val="0"/>
          <w:marTop w:val="0"/>
          <w:marBottom w:val="0"/>
          <w:divBdr>
            <w:top w:val="none" w:sz="0" w:space="0" w:color="auto"/>
            <w:left w:val="none" w:sz="0" w:space="0" w:color="auto"/>
            <w:bottom w:val="none" w:sz="0" w:space="0" w:color="auto"/>
            <w:right w:val="none" w:sz="0" w:space="0" w:color="auto"/>
          </w:divBdr>
          <w:divsChild>
            <w:div w:id="4646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20970">
      <w:bodyDiv w:val="1"/>
      <w:marLeft w:val="0"/>
      <w:marRight w:val="0"/>
      <w:marTop w:val="0"/>
      <w:marBottom w:val="0"/>
      <w:divBdr>
        <w:top w:val="none" w:sz="0" w:space="0" w:color="auto"/>
        <w:left w:val="none" w:sz="0" w:space="0" w:color="auto"/>
        <w:bottom w:val="none" w:sz="0" w:space="0" w:color="auto"/>
        <w:right w:val="none" w:sz="0" w:space="0" w:color="auto"/>
      </w:divBdr>
      <w:divsChild>
        <w:div w:id="1130051500">
          <w:marLeft w:val="0"/>
          <w:marRight w:val="0"/>
          <w:marTop w:val="0"/>
          <w:marBottom w:val="0"/>
          <w:divBdr>
            <w:top w:val="none" w:sz="0" w:space="0" w:color="auto"/>
            <w:left w:val="none" w:sz="0" w:space="0" w:color="auto"/>
            <w:bottom w:val="none" w:sz="0" w:space="0" w:color="auto"/>
            <w:right w:val="none" w:sz="0" w:space="0" w:color="auto"/>
          </w:divBdr>
          <w:divsChild>
            <w:div w:id="15234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0894">
      <w:bodyDiv w:val="1"/>
      <w:marLeft w:val="0"/>
      <w:marRight w:val="0"/>
      <w:marTop w:val="0"/>
      <w:marBottom w:val="0"/>
      <w:divBdr>
        <w:top w:val="none" w:sz="0" w:space="0" w:color="auto"/>
        <w:left w:val="none" w:sz="0" w:space="0" w:color="auto"/>
        <w:bottom w:val="none" w:sz="0" w:space="0" w:color="auto"/>
        <w:right w:val="none" w:sz="0" w:space="0" w:color="auto"/>
      </w:divBdr>
      <w:divsChild>
        <w:div w:id="1379352916">
          <w:marLeft w:val="0"/>
          <w:marRight w:val="0"/>
          <w:marTop w:val="0"/>
          <w:marBottom w:val="0"/>
          <w:divBdr>
            <w:top w:val="none" w:sz="0" w:space="0" w:color="auto"/>
            <w:left w:val="none" w:sz="0" w:space="0" w:color="auto"/>
            <w:bottom w:val="none" w:sz="0" w:space="0" w:color="auto"/>
            <w:right w:val="none" w:sz="0" w:space="0" w:color="auto"/>
          </w:divBdr>
          <w:divsChild>
            <w:div w:id="3841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4398">
      <w:bodyDiv w:val="1"/>
      <w:marLeft w:val="0"/>
      <w:marRight w:val="0"/>
      <w:marTop w:val="0"/>
      <w:marBottom w:val="0"/>
      <w:divBdr>
        <w:top w:val="none" w:sz="0" w:space="0" w:color="auto"/>
        <w:left w:val="none" w:sz="0" w:space="0" w:color="auto"/>
        <w:bottom w:val="none" w:sz="0" w:space="0" w:color="auto"/>
        <w:right w:val="none" w:sz="0" w:space="0" w:color="auto"/>
      </w:divBdr>
      <w:divsChild>
        <w:div w:id="730927698">
          <w:marLeft w:val="0"/>
          <w:marRight w:val="0"/>
          <w:marTop w:val="0"/>
          <w:marBottom w:val="0"/>
          <w:divBdr>
            <w:top w:val="none" w:sz="0" w:space="0" w:color="auto"/>
            <w:left w:val="none" w:sz="0" w:space="0" w:color="auto"/>
            <w:bottom w:val="none" w:sz="0" w:space="0" w:color="auto"/>
            <w:right w:val="none" w:sz="0" w:space="0" w:color="auto"/>
          </w:divBdr>
          <w:divsChild>
            <w:div w:id="521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2644">
      <w:bodyDiv w:val="1"/>
      <w:marLeft w:val="0"/>
      <w:marRight w:val="0"/>
      <w:marTop w:val="0"/>
      <w:marBottom w:val="0"/>
      <w:divBdr>
        <w:top w:val="none" w:sz="0" w:space="0" w:color="auto"/>
        <w:left w:val="none" w:sz="0" w:space="0" w:color="auto"/>
        <w:bottom w:val="none" w:sz="0" w:space="0" w:color="auto"/>
        <w:right w:val="none" w:sz="0" w:space="0" w:color="auto"/>
      </w:divBdr>
      <w:divsChild>
        <w:div w:id="1939438079">
          <w:marLeft w:val="0"/>
          <w:marRight w:val="0"/>
          <w:marTop w:val="0"/>
          <w:marBottom w:val="0"/>
          <w:divBdr>
            <w:top w:val="none" w:sz="0" w:space="0" w:color="auto"/>
            <w:left w:val="none" w:sz="0" w:space="0" w:color="auto"/>
            <w:bottom w:val="none" w:sz="0" w:space="0" w:color="auto"/>
            <w:right w:val="none" w:sz="0" w:space="0" w:color="auto"/>
          </w:divBdr>
          <w:divsChild>
            <w:div w:id="15133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1265">
      <w:bodyDiv w:val="1"/>
      <w:marLeft w:val="0"/>
      <w:marRight w:val="0"/>
      <w:marTop w:val="0"/>
      <w:marBottom w:val="0"/>
      <w:divBdr>
        <w:top w:val="none" w:sz="0" w:space="0" w:color="auto"/>
        <w:left w:val="none" w:sz="0" w:space="0" w:color="auto"/>
        <w:bottom w:val="none" w:sz="0" w:space="0" w:color="auto"/>
        <w:right w:val="none" w:sz="0" w:space="0" w:color="auto"/>
      </w:divBdr>
      <w:divsChild>
        <w:div w:id="605501229">
          <w:marLeft w:val="0"/>
          <w:marRight w:val="0"/>
          <w:marTop w:val="0"/>
          <w:marBottom w:val="0"/>
          <w:divBdr>
            <w:top w:val="none" w:sz="0" w:space="0" w:color="auto"/>
            <w:left w:val="none" w:sz="0" w:space="0" w:color="auto"/>
            <w:bottom w:val="none" w:sz="0" w:space="0" w:color="auto"/>
            <w:right w:val="none" w:sz="0" w:space="0" w:color="auto"/>
          </w:divBdr>
          <w:divsChild>
            <w:div w:id="10398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1389">
      <w:bodyDiv w:val="1"/>
      <w:marLeft w:val="0"/>
      <w:marRight w:val="0"/>
      <w:marTop w:val="0"/>
      <w:marBottom w:val="0"/>
      <w:divBdr>
        <w:top w:val="none" w:sz="0" w:space="0" w:color="auto"/>
        <w:left w:val="none" w:sz="0" w:space="0" w:color="auto"/>
        <w:bottom w:val="none" w:sz="0" w:space="0" w:color="auto"/>
        <w:right w:val="none" w:sz="0" w:space="0" w:color="auto"/>
      </w:divBdr>
      <w:divsChild>
        <w:div w:id="649746257">
          <w:marLeft w:val="0"/>
          <w:marRight w:val="0"/>
          <w:marTop w:val="0"/>
          <w:marBottom w:val="0"/>
          <w:divBdr>
            <w:top w:val="none" w:sz="0" w:space="0" w:color="auto"/>
            <w:left w:val="none" w:sz="0" w:space="0" w:color="auto"/>
            <w:bottom w:val="none" w:sz="0" w:space="0" w:color="auto"/>
            <w:right w:val="none" w:sz="0" w:space="0" w:color="auto"/>
          </w:divBdr>
          <w:divsChild>
            <w:div w:id="20968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7216">
      <w:bodyDiv w:val="1"/>
      <w:marLeft w:val="0"/>
      <w:marRight w:val="0"/>
      <w:marTop w:val="0"/>
      <w:marBottom w:val="0"/>
      <w:divBdr>
        <w:top w:val="none" w:sz="0" w:space="0" w:color="auto"/>
        <w:left w:val="none" w:sz="0" w:space="0" w:color="auto"/>
        <w:bottom w:val="none" w:sz="0" w:space="0" w:color="auto"/>
        <w:right w:val="none" w:sz="0" w:space="0" w:color="auto"/>
      </w:divBdr>
      <w:divsChild>
        <w:div w:id="1752041188">
          <w:marLeft w:val="0"/>
          <w:marRight w:val="0"/>
          <w:marTop w:val="0"/>
          <w:marBottom w:val="0"/>
          <w:divBdr>
            <w:top w:val="none" w:sz="0" w:space="0" w:color="auto"/>
            <w:left w:val="none" w:sz="0" w:space="0" w:color="auto"/>
            <w:bottom w:val="none" w:sz="0" w:space="0" w:color="auto"/>
            <w:right w:val="none" w:sz="0" w:space="0" w:color="auto"/>
          </w:divBdr>
          <w:divsChild>
            <w:div w:id="6892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51569">
      <w:bodyDiv w:val="1"/>
      <w:marLeft w:val="0"/>
      <w:marRight w:val="0"/>
      <w:marTop w:val="0"/>
      <w:marBottom w:val="0"/>
      <w:divBdr>
        <w:top w:val="none" w:sz="0" w:space="0" w:color="auto"/>
        <w:left w:val="none" w:sz="0" w:space="0" w:color="auto"/>
        <w:bottom w:val="none" w:sz="0" w:space="0" w:color="auto"/>
        <w:right w:val="none" w:sz="0" w:space="0" w:color="auto"/>
      </w:divBdr>
      <w:divsChild>
        <w:div w:id="1701054737">
          <w:marLeft w:val="0"/>
          <w:marRight w:val="0"/>
          <w:marTop w:val="0"/>
          <w:marBottom w:val="0"/>
          <w:divBdr>
            <w:top w:val="none" w:sz="0" w:space="0" w:color="auto"/>
            <w:left w:val="none" w:sz="0" w:space="0" w:color="auto"/>
            <w:bottom w:val="none" w:sz="0" w:space="0" w:color="auto"/>
            <w:right w:val="none" w:sz="0" w:space="0" w:color="auto"/>
          </w:divBdr>
          <w:divsChild>
            <w:div w:id="20176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6486">
      <w:bodyDiv w:val="1"/>
      <w:marLeft w:val="0"/>
      <w:marRight w:val="0"/>
      <w:marTop w:val="0"/>
      <w:marBottom w:val="0"/>
      <w:divBdr>
        <w:top w:val="none" w:sz="0" w:space="0" w:color="auto"/>
        <w:left w:val="none" w:sz="0" w:space="0" w:color="auto"/>
        <w:bottom w:val="none" w:sz="0" w:space="0" w:color="auto"/>
        <w:right w:val="none" w:sz="0" w:space="0" w:color="auto"/>
      </w:divBdr>
      <w:divsChild>
        <w:div w:id="628974024">
          <w:marLeft w:val="0"/>
          <w:marRight w:val="0"/>
          <w:marTop w:val="0"/>
          <w:marBottom w:val="0"/>
          <w:divBdr>
            <w:top w:val="none" w:sz="0" w:space="0" w:color="auto"/>
            <w:left w:val="none" w:sz="0" w:space="0" w:color="auto"/>
            <w:bottom w:val="none" w:sz="0" w:space="0" w:color="auto"/>
            <w:right w:val="none" w:sz="0" w:space="0" w:color="auto"/>
          </w:divBdr>
          <w:divsChild>
            <w:div w:id="19293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7565">
      <w:bodyDiv w:val="1"/>
      <w:marLeft w:val="0"/>
      <w:marRight w:val="0"/>
      <w:marTop w:val="0"/>
      <w:marBottom w:val="0"/>
      <w:divBdr>
        <w:top w:val="none" w:sz="0" w:space="0" w:color="auto"/>
        <w:left w:val="none" w:sz="0" w:space="0" w:color="auto"/>
        <w:bottom w:val="none" w:sz="0" w:space="0" w:color="auto"/>
        <w:right w:val="none" w:sz="0" w:space="0" w:color="auto"/>
      </w:divBdr>
      <w:divsChild>
        <w:div w:id="1170759278">
          <w:marLeft w:val="0"/>
          <w:marRight w:val="0"/>
          <w:marTop w:val="0"/>
          <w:marBottom w:val="0"/>
          <w:divBdr>
            <w:top w:val="none" w:sz="0" w:space="0" w:color="auto"/>
            <w:left w:val="none" w:sz="0" w:space="0" w:color="auto"/>
            <w:bottom w:val="none" w:sz="0" w:space="0" w:color="auto"/>
            <w:right w:val="none" w:sz="0" w:space="0" w:color="auto"/>
          </w:divBdr>
          <w:divsChild>
            <w:div w:id="13118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8033">
      <w:bodyDiv w:val="1"/>
      <w:marLeft w:val="0"/>
      <w:marRight w:val="0"/>
      <w:marTop w:val="0"/>
      <w:marBottom w:val="0"/>
      <w:divBdr>
        <w:top w:val="none" w:sz="0" w:space="0" w:color="auto"/>
        <w:left w:val="none" w:sz="0" w:space="0" w:color="auto"/>
        <w:bottom w:val="none" w:sz="0" w:space="0" w:color="auto"/>
        <w:right w:val="none" w:sz="0" w:space="0" w:color="auto"/>
      </w:divBdr>
      <w:divsChild>
        <w:div w:id="1804158496">
          <w:marLeft w:val="0"/>
          <w:marRight w:val="0"/>
          <w:marTop w:val="0"/>
          <w:marBottom w:val="0"/>
          <w:divBdr>
            <w:top w:val="none" w:sz="0" w:space="0" w:color="auto"/>
            <w:left w:val="none" w:sz="0" w:space="0" w:color="auto"/>
            <w:bottom w:val="none" w:sz="0" w:space="0" w:color="auto"/>
            <w:right w:val="none" w:sz="0" w:space="0" w:color="auto"/>
          </w:divBdr>
          <w:divsChild>
            <w:div w:id="10535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742">
      <w:bodyDiv w:val="1"/>
      <w:marLeft w:val="0"/>
      <w:marRight w:val="0"/>
      <w:marTop w:val="0"/>
      <w:marBottom w:val="0"/>
      <w:divBdr>
        <w:top w:val="none" w:sz="0" w:space="0" w:color="auto"/>
        <w:left w:val="none" w:sz="0" w:space="0" w:color="auto"/>
        <w:bottom w:val="none" w:sz="0" w:space="0" w:color="auto"/>
        <w:right w:val="none" w:sz="0" w:space="0" w:color="auto"/>
      </w:divBdr>
      <w:divsChild>
        <w:div w:id="1646354351">
          <w:marLeft w:val="0"/>
          <w:marRight w:val="0"/>
          <w:marTop w:val="0"/>
          <w:marBottom w:val="0"/>
          <w:divBdr>
            <w:top w:val="none" w:sz="0" w:space="0" w:color="auto"/>
            <w:left w:val="none" w:sz="0" w:space="0" w:color="auto"/>
            <w:bottom w:val="none" w:sz="0" w:space="0" w:color="auto"/>
            <w:right w:val="none" w:sz="0" w:space="0" w:color="auto"/>
          </w:divBdr>
          <w:divsChild>
            <w:div w:id="15886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9417">
      <w:bodyDiv w:val="1"/>
      <w:marLeft w:val="0"/>
      <w:marRight w:val="0"/>
      <w:marTop w:val="0"/>
      <w:marBottom w:val="0"/>
      <w:divBdr>
        <w:top w:val="none" w:sz="0" w:space="0" w:color="auto"/>
        <w:left w:val="none" w:sz="0" w:space="0" w:color="auto"/>
        <w:bottom w:val="none" w:sz="0" w:space="0" w:color="auto"/>
        <w:right w:val="none" w:sz="0" w:space="0" w:color="auto"/>
      </w:divBdr>
      <w:divsChild>
        <w:div w:id="50153402">
          <w:marLeft w:val="0"/>
          <w:marRight w:val="0"/>
          <w:marTop w:val="0"/>
          <w:marBottom w:val="0"/>
          <w:divBdr>
            <w:top w:val="none" w:sz="0" w:space="0" w:color="auto"/>
            <w:left w:val="none" w:sz="0" w:space="0" w:color="auto"/>
            <w:bottom w:val="none" w:sz="0" w:space="0" w:color="auto"/>
            <w:right w:val="none" w:sz="0" w:space="0" w:color="auto"/>
          </w:divBdr>
          <w:divsChild>
            <w:div w:id="16445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5032">
      <w:bodyDiv w:val="1"/>
      <w:marLeft w:val="0"/>
      <w:marRight w:val="0"/>
      <w:marTop w:val="0"/>
      <w:marBottom w:val="0"/>
      <w:divBdr>
        <w:top w:val="none" w:sz="0" w:space="0" w:color="auto"/>
        <w:left w:val="none" w:sz="0" w:space="0" w:color="auto"/>
        <w:bottom w:val="none" w:sz="0" w:space="0" w:color="auto"/>
        <w:right w:val="none" w:sz="0" w:space="0" w:color="auto"/>
      </w:divBdr>
      <w:divsChild>
        <w:div w:id="1265764264">
          <w:marLeft w:val="0"/>
          <w:marRight w:val="0"/>
          <w:marTop w:val="0"/>
          <w:marBottom w:val="0"/>
          <w:divBdr>
            <w:top w:val="none" w:sz="0" w:space="0" w:color="auto"/>
            <w:left w:val="none" w:sz="0" w:space="0" w:color="auto"/>
            <w:bottom w:val="none" w:sz="0" w:space="0" w:color="auto"/>
            <w:right w:val="none" w:sz="0" w:space="0" w:color="auto"/>
          </w:divBdr>
          <w:divsChild>
            <w:div w:id="11486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3780">
      <w:bodyDiv w:val="1"/>
      <w:marLeft w:val="0"/>
      <w:marRight w:val="0"/>
      <w:marTop w:val="0"/>
      <w:marBottom w:val="0"/>
      <w:divBdr>
        <w:top w:val="none" w:sz="0" w:space="0" w:color="auto"/>
        <w:left w:val="none" w:sz="0" w:space="0" w:color="auto"/>
        <w:bottom w:val="none" w:sz="0" w:space="0" w:color="auto"/>
        <w:right w:val="none" w:sz="0" w:space="0" w:color="auto"/>
      </w:divBdr>
      <w:divsChild>
        <w:div w:id="1692609401">
          <w:marLeft w:val="0"/>
          <w:marRight w:val="0"/>
          <w:marTop w:val="0"/>
          <w:marBottom w:val="0"/>
          <w:divBdr>
            <w:top w:val="none" w:sz="0" w:space="0" w:color="auto"/>
            <w:left w:val="none" w:sz="0" w:space="0" w:color="auto"/>
            <w:bottom w:val="none" w:sz="0" w:space="0" w:color="auto"/>
            <w:right w:val="none" w:sz="0" w:space="0" w:color="auto"/>
          </w:divBdr>
          <w:divsChild>
            <w:div w:id="21098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56398">
      <w:bodyDiv w:val="1"/>
      <w:marLeft w:val="0"/>
      <w:marRight w:val="0"/>
      <w:marTop w:val="0"/>
      <w:marBottom w:val="0"/>
      <w:divBdr>
        <w:top w:val="none" w:sz="0" w:space="0" w:color="auto"/>
        <w:left w:val="none" w:sz="0" w:space="0" w:color="auto"/>
        <w:bottom w:val="none" w:sz="0" w:space="0" w:color="auto"/>
        <w:right w:val="none" w:sz="0" w:space="0" w:color="auto"/>
      </w:divBdr>
      <w:divsChild>
        <w:div w:id="1319923195">
          <w:marLeft w:val="0"/>
          <w:marRight w:val="0"/>
          <w:marTop w:val="0"/>
          <w:marBottom w:val="0"/>
          <w:divBdr>
            <w:top w:val="none" w:sz="0" w:space="0" w:color="auto"/>
            <w:left w:val="none" w:sz="0" w:space="0" w:color="auto"/>
            <w:bottom w:val="none" w:sz="0" w:space="0" w:color="auto"/>
            <w:right w:val="none" w:sz="0" w:space="0" w:color="auto"/>
          </w:divBdr>
          <w:divsChild>
            <w:div w:id="17388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4399">
      <w:bodyDiv w:val="1"/>
      <w:marLeft w:val="0"/>
      <w:marRight w:val="0"/>
      <w:marTop w:val="0"/>
      <w:marBottom w:val="0"/>
      <w:divBdr>
        <w:top w:val="none" w:sz="0" w:space="0" w:color="auto"/>
        <w:left w:val="none" w:sz="0" w:space="0" w:color="auto"/>
        <w:bottom w:val="none" w:sz="0" w:space="0" w:color="auto"/>
        <w:right w:val="none" w:sz="0" w:space="0" w:color="auto"/>
      </w:divBdr>
      <w:divsChild>
        <w:div w:id="995307392">
          <w:marLeft w:val="0"/>
          <w:marRight w:val="0"/>
          <w:marTop w:val="0"/>
          <w:marBottom w:val="0"/>
          <w:divBdr>
            <w:top w:val="none" w:sz="0" w:space="0" w:color="auto"/>
            <w:left w:val="none" w:sz="0" w:space="0" w:color="auto"/>
            <w:bottom w:val="none" w:sz="0" w:space="0" w:color="auto"/>
            <w:right w:val="none" w:sz="0" w:space="0" w:color="auto"/>
          </w:divBdr>
          <w:divsChild>
            <w:div w:id="12930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15212">
      <w:bodyDiv w:val="1"/>
      <w:marLeft w:val="0"/>
      <w:marRight w:val="0"/>
      <w:marTop w:val="0"/>
      <w:marBottom w:val="0"/>
      <w:divBdr>
        <w:top w:val="none" w:sz="0" w:space="0" w:color="auto"/>
        <w:left w:val="none" w:sz="0" w:space="0" w:color="auto"/>
        <w:bottom w:val="none" w:sz="0" w:space="0" w:color="auto"/>
        <w:right w:val="none" w:sz="0" w:space="0" w:color="auto"/>
      </w:divBdr>
      <w:divsChild>
        <w:div w:id="116879453">
          <w:marLeft w:val="0"/>
          <w:marRight w:val="0"/>
          <w:marTop w:val="0"/>
          <w:marBottom w:val="0"/>
          <w:divBdr>
            <w:top w:val="none" w:sz="0" w:space="0" w:color="auto"/>
            <w:left w:val="none" w:sz="0" w:space="0" w:color="auto"/>
            <w:bottom w:val="none" w:sz="0" w:space="0" w:color="auto"/>
            <w:right w:val="none" w:sz="0" w:space="0" w:color="auto"/>
          </w:divBdr>
          <w:divsChild>
            <w:div w:id="11919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9633">
      <w:bodyDiv w:val="1"/>
      <w:marLeft w:val="0"/>
      <w:marRight w:val="0"/>
      <w:marTop w:val="0"/>
      <w:marBottom w:val="0"/>
      <w:divBdr>
        <w:top w:val="none" w:sz="0" w:space="0" w:color="auto"/>
        <w:left w:val="none" w:sz="0" w:space="0" w:color="auto"/>
        <w:bottom w:val="none" w:sz="0" w:space="0" w:color="auto"/>
        <w:right w:val="none" w:sz="0" w:space="0" w:color="auto"/>
      </w:divBdr>
      <w:divsChild>
        <w:div w:id="1220482812">
          <w:marLeft w:val="0"/>
          <w:marRight w:val="0"/>
          <w:marTop w:val="0"/>
          <w:marBottom w:val="0"/>
          <w:divBdr>
            <w:top w:val="none" w:sz="0" w:space="0" w:color="auto"/>
            <w:left w:val="none" w:sz="0" w:space="0" w:color="auto"/>
            <w:bottom w:val="none" w:sz="0" w:space="0" w:color="auto"/>
            <w:right w:val="none" w:sz="0" w:space="0" w:color="auto"/>
          </w:divBdr>
          <w:divsChild>
            <w:div w:id="2900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11273">
      <w:bodyDiv w:val="1"/>
      <w:marLeft w:val="0"/>
      <w:marRight w:val="0"/>
      <w:marTop w:val="0"/>
      <w:marBottom w:val="0"/>
      <w:divBdr>
        <w:top w:val="none" w:sz="0" w:space="0" w:color="auto"/>
        <w:left w:val="none" w:sz="0" w:space="0" w:color="auto"/>
        <w:bottom w:val="none" w:sz="0" w:space="0" w:color="auto"/>
        <w:right w:val="none" w:sz="0" w:space="0" w:color="auto"/>
      </w:divBdr>
    </w:div>
    <w:div w:id="1393039207">
      <w:bodyDiv w:val="1"/>
      <w:marLeft w:val="0"/>
      <w:marRight w:val="0"/>
      <w:marTop w:val="0"/>
      <w:marBottom w:val="0"/>
      <w:divBdr>
        <w:top w:val="none" w:sz="0" w:space="0" w:color="auto"/>
        <w:left w:val="none" w:sz="0" w:space="0" w:color="auto"/>
        <w:bottom w:val="none" w:sz="0" w:space="0" w:color="auto"/>
        <w:right w:val="none" w:sz="0" w:space="0" w:color="auto"/>
      </w:divBdr>
      <w:divsChild>
        <w:div w:id="1001541226">
          <w:marLeft w:val="0"/>
          <w:marRight w:val="0"/>
          <w:marTop w:val="0"/>
          <w:marBottom w:val="0"/>
          <w:divBdr>
            <w:top w:val="none" w:sz="0" w:space="0" w:color="auto"/>
            <w:left w:val="none" w:sz="0" w:space="0" w:color="auto"/>
            <w:bottom w:val="none" w:sz="0" w:space="0" w:color="auto"/>
            <w:right w:val="none" w:sz="0" w:space="0" w:color="auto"/>
          </w:divBdr>
          <w:divsChild>
            <w:div w:id="4975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6950">
      <w:bodyDiv w:val="1"/>
      <w:marLeft w:val="0"/>
      <w:marRight w:val="0"/>
      <w:marTop w:val="0"/>
      <w:marBottom w:val="0"/>
      <w:divBdr>
        <w:top w:val="none" w:sz="0" w:space="0" w:color="auto"/>
        <w:left w:val="none" w:sz="0" w:space="0" w:color="auto"/>
        <w:bottom w:val="none" w:sz="0" w:space="0" w:color="auto"/>
        <w:right w:val="none" w:sz="0" w:space="0" w:color="auto"/>
      </w:divBdr>
      <w:divsChild>
        <w:div w:id="391395157">
          <w:marLeft w:val="0"/>
          <w:marRight w:val="0"/>
          <w:marTop w:val="0"/>
          <w:marBottom w:val="0"/>
          <w:divBdr>
            <w:top w:val="none" w:sz="0" w:space="0" w:color="auto"/>
            <w:left w:val="none" w:sz="0" w:space="0" w:color="auto"/>
            <w:bottom w:val="none" w:sz="0" w:space="0" w:color="auto"/>
            <w:right w:val="none" w:sz="0" w:space="0" w:color="auto"/>
          </w:divBdr>
          <w:divsChild>
            <w:div w:id="6975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5222">
      <w:bodyDiv w:val="1"/>
      <w:marLeft w:val="0"/>
      <w:marRight w:val="0"/>
      <w:marTop w:val="0"/>
      <w:marBottom w:val="0"/>
      <w:divBdr>
        <w:top w:val="none" w:sz="0" w:space="0" w:color="auto"/>
        <w:left w:val="none" w:sz="0" w:space="0" w:color="auto"/>
        <w:bottom w:val="none" w:sz="0" w:space="0" w:color="auto"/>
        <w:right w:val="none" w:sz="0" w:space="0" w:color="auto"/>
      </w:divBdr>
      <w:divsChild>
        <w:div w:id="771391099">
          <w:marLeft w:val="0"/>
          <w:marRight w:val="0"/>
          <w:marTop w:val="0"/>
          <w:marBottom w:val="0"/>
          <w:divBdr>
            <w:top w:val="none" w:sz="0" w:space="0" w:color="auto"/>
            <w:left w:val="none" w:sz="0" w:space="0" w:color="auto"/>
            <w:bottom w:val="none" w:sz="0" w:space="0" w:color="auto"/>
            <w:right w:val="none" w:sz="0" w:space="0" w:color="auto"/>
          </w:divBdr>
          <w:divsChild>
            <w:div w:id="3871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1537">
      <w:bodyDiv w:val="1"/>
      <w:marLeft w:val="0"/>
      <w:marRight w:val="0"/>
      <w:marTop w:val="0"/>
      <w:marBottom w:val="0"/>
      <w:divBdr>
        <w:top w:val="none" w:sz="0" w:space="0" w:color="auto"/>
        <w:left w:val="none" w:sz="0" w:space="0" w:color="auto"/>
        <w:bottom w:val="none" w:sz="0" w:space="0" w:color="auto"/>
        <w:right w:val="none" w:sz="0" w:space="0" w:color="auto"/>
      </w:divBdr>
      <w:divsChild>
        <w:div w:id="1900166247">
          <w:marLeft w:val="0"/>
          <w:marRight w:val="0"/>
          <w:marTop w:val="0"/>
          <w:marBottom w:val="0"/>
          <w:divBdr>
            <w:top w:val="none" w:sz="0" w:space="0" w:color="auto"/>
            <w:left w:val="none" w:sz="0" w:space="0" w:color="auto"/>
            <w:bottom w:val="none" w:sz="0" w:space="0" w:color="auto"/>
            <w:right w:val="none" w:sz="0" w:space="0" w:color="auto"/>
          </w:divBdr>
          <w:divsChild>
            <w:div w:id="15058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1432">
      <w:bodyDiv w:val="1"/>
      <w:marLeft w:val="0"/>
      <w:marRight w:val="0"/>
      <w:marTop w:val="0"/>
      <w:marBottom w:val="0"/>
      <w:divBdr>
        <w:top w:val="none" w:sz="0" w:space="0" w:color="auto"/>
        <w:left w:val="none" w:sz="0" w:space="0" w:color="auto"/>
        <w:bottom w:val="none" w:sz="0" w:space="0" w:color="auto"/>
        <w:right w:val="none" w:sz="0" w:space="0" w:color="auto"/>
      </w:divBdr>
      <w:divsChild>
        <w:div w:id="359740408">
          <w:marLeft w:val="0"/>
          <w:marRight w:val="0"/>
          <w:marTop w:val="0"/>
          <w:marBottom w:val="0"/>
          <w:divBdr>
            <w:top w:val="none" w:sz="0" w:space="0" w:color="auto"/>
            <w:left w:val="none" w:sz="0" w:space="0" w:color="auto"/>
            <w:bottom w:val="none" w:sz="0" w:space="0" w:color="auto"/>
            <w:right w:val="none" w:sz="0" w:space="0" w:color="auto"/>
          </w:divBdr>
          <w:divsChild>
            <w:div w:id="19302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5677">
      <w:bodyDiv w:val="1"/>
      <w:marLeft w:val="0"/>
      <w:marRight w:val="0"/>
      <w:marTop w:val="0"/>
      <w:marBottom w:val="0"/>
      <w:divBdr>
        <w:top w:val="none" w:sz="0" w:space="0" w:color="auto"/>
        <w:left w:val="none" w:sz="0" w:space="0" w:color="auto"/>
        <w:bottom w:val="none" w:sz="0" w:space="0" w:color="auto"/>
        <w:right w:val="none" w:sz="0" w:space="0" w:color="auto"/>
      </w:divBdr>
      <w:divsChild>
        <w:div w:id="1290746890">
          <w:marLeft w:val="0"/>
          <w:marRight w:val="0"/>
          <w:marTop w:val="0"/>
          <w:marBottom w:val="0"/>
          <w:divBdr>
            <w:top w:val="none" w:sz="0" w:space="0" w:color="auto"/>
            <w:left w:val="none" w:sz="0" w:space="0" w:color="auto"/>
            <w:bottom w:val="none" w:sz="0" w:space="0" w:color="auto"/>
            <w:right w:val="none" w:sz="0" w:space="0" w:color="auto"/>
          </w:divBdr>
          <w:divsChild>
            <w:div w:id="374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7566">
      <w:bodyDiv w:val="1"/>
      <w:marLeft w:val="0"/>
      <w:marRight w:val="0"/>
      <w:marTop w:val="0"/>
      <w:marBottom w:val="0"/>
      <w:divBdr>
        <w:top w:val="none" w:sz="0" w:space="0" w:color="auto"/>
        <w:left w:val="none" w:sz="0" w:space="0" w:color="auto"/>
        <w:bottom w:val="none" w:sz="0" w:space="0" w:color="auto"/>
        <w:right w:val="none" w:sz="0" w:space="0" w:color="auto"/>
      </w:divBdr>
      <w:divsChild>
        <w:div w:id="1818066868">
          <w:marLeft w:val="0"/>
          <w:marRight w:val="0"/>
          <w:marTop w:val="0"/>
          <w:marBottom w:val="0"/>
          <w:divBdr>
            <w:top w:val="none" w:sz="0" w:space="0" w:color="auto"/>
            <w:left w:val="none" w:sz="0" w:space="0" w:color="auto"/>
            <w:bottom w:val="none" w:sz="0" w:space="0" w:color="auto"/>
            <w:right w:val="none" w:sz="0" w:space="0" w:color="auto"/>
          </w:divBdr>
          <w:divsChild>
            <w:div w:id="1627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8734">
      <w:bodyDiv w:val="1"/>
      <w:marLeft w:val="0"/>
      <w:marRight w:val="0"/>
      <w:marTop w:val="0"/>
      <w:marBottom w:val="0"/>
      <w:divBdr>
        <w:top w:val="none" w:sz="0" w:space="0" w:color="auto"/>
        <w:left w:val="none" w:sz="0" w:space="0" w:color="auto"/>
        <w:bottom w:val="none" w:sz="0" w:space="0" w:color="auto"/>
        <w:right w:val="none" w:sz="0" w:space="0" w:color="auto"/>
      </w:divBdr>
      <w:divsChild>
        <w:div w:id="210927237">
          <w:marLeft w:val="0"/>
          <w:marRight w:val="0"/>
          <w:marTop w:val="0"/>
          <w:marBottom w:val="0"/>
          <w:divBdr>
            <w:top w:val="none" w:sz="0" w:space="0" w:color="auto"/>
            <w:left w:val="none" w:sz="0" w:space="0" w:color="auto"/>
            <w:bottom w:val="none" w:sz="0" w:space="0" w:color="auto"/>
            <w:right w:val="none" w:sz="0" w:space="0" w:color="auto"/>
          </w:divBdr>
          <w:divsChild>
            <w:div w:id="2495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3483">
      <w:bodyDiv w:val="1"/>
      <w:marLeft w:val="0"/>
      <w:marRight w:val="0"/>
      <w:marTop w:val="0"/>
      <w:marBottom w:val="0"/>
      <w:divBdr>
        <w:top w:val="none" w:sz="0" w:space="0" w:color="auto"/>
        <w:left w:val="none" w:sz="0" w:space="0" w:color="auto"/>
        <w:bottom w:val="none" w:sz="0" w:space="0" w:color="auto"/>
        <w:right w:val="none" w:sz="0" w:space="0" w:color="auto"/>
      </w:divBdr>
      <w:divsChild>
        <w:div w:id="456727226">
          <w:marLeft w:val="0"/>
          <w:marRight w:val="0"/>
          <w:marTop w:val="0"/>
          <w:marBottom w:val="0"/>
          <w:divBdr>
            <w:top w:val="none" w:sz="0" w:space="0" w:color="auto"/>
            <w:left w:val="none" w:sz="0" w:space="0" w:color="auto"/>
            <w:bottom w:val="none" w:sz="0" w:space="0" w:color="auto"/>
            <w:right w:val="none" w:sz="0" w:space="0" w:color="auto"/>
          </w:divBdr>
          <w:divsChild>
            <w:div w:id="7953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394">
      <w:bodyDiv w:val="1"/>
      <w:marLeft w:val="0"/>
      <w:marRight w:val="0"/>
      <w:marTop w:val="0"/>
      <w:marBottom w:val="0"/>
      <w:divBdr>
        <w:top w:val="none" w:sz="0" w:space="0" w:color="auto"/>
        <w:left w:val="none" w:sz="0" w:space="0" w:color="auto"/>
        <w:bottom w:val="none" w:sz="0" w:space="0" w:color="auto"/>
        <w:right w:val="none" w:sz="0" w:space="0" w:color="auto"/>
      </w:divBdr>
      <w:divsChild>
        <w:div w:id="1938709386">
          <w:marLeft w:val="0"/>
          <w:marRight w:val="0"/>
          <w:marTop w:val="0"/>
          <w:marBottom w:val="0"/>
          <w:divBdr>
            <w:top w:val="none" w:sz="0" w:space="0" w:color="auto"/>
            <w:left w:val="none" w:sz="0" w:space="0" w:color="auto"/>
            <w:bottom w:val="none" w:sz="0" w:space="0" w:color="auto"/>
            <w:right w:val="none" w:sz="0" w:space="0" w:color="auto"/>
          </w:divBdr>
          <w:divsChild>
            <w:div w:id="16034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4237">
      <w:bodyDiv w:val="1"/>
      <w:marLeft w:val="0"/>
      <w:marRight w:val="0"/>
      <w:marTop w:val="0"/>
      <w:marBottom w:val="0"/>
      <w:divBdr>
        <w:top w:val="none" w:sz="0" w:space="0" w:color="auto"/>
        <w:left w:val="none" w:sz="0" w:space="0" w:color="auto"/>
        <w:bottom w:val="none" w:sz="0" w:space="0" w:color="auto"/>
        <w:right w:val="none" w:sz="0" w:space="0" w:color="auto"/>
      </w:divBdr>
      <w:divsChild>
        <w:div w:id="1115175105">
          <w:marLeft w:val="0"/>
          <w:marRight w:val="0"/>
          <w:marTop w:val="0"/>
          <w:marBottom w:val="0"/>
          <w:divBdr>
            <w:top w:val="none" w:sz="0" w:space="0" w:color="auto"/>
            <w:left w:val="none" w:sz="0" w:space="0" w:color="auto"/>
            <w:bottom w:val="none" w:sz="0" w:space="0" w:color="auto"/>
            <w:right w:val="none" w:sz="0" w:space="0" w:color="auto"/>
          </w:divBdr>
          <w:divsChild>
            <w:div w:id="2098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1538">
      <w:bodyDiv w:val="1"/>
      <w:marLeft w:val="0"/>
      <w:marRight w:val="0"/>
      <w:marTop w:val="0"/>
      <w:marBottom w:val="0"/>
      <w:divBdr>
        <w:top w:val="none" w:sz="0" w:space="0" w:color="auto"/>
        <w:left w:val="none" w:sz="0" w:space="0" w:color="auto"/>
        <w:bottom w:val="none" w:sz="0" w:space="0" w:color="auto"/>
        <w:right w:val="none" w:sz="0" w:space="0" w:color="auto"/>
      </w:divBdr>
      <w:divsChild>
        <w:div w:id="1761024060">
          <w:marLeft w:val="0"/>
          <w:marRight w:val="0"/>
          <w:marTop w:val="0"/>
          <w:marBottom w:val="0"/>
          <w:divBdr>
            <w:top w:val="none" w:sz="0" w:space="0" w:color="auto"/>
            <w:left w:val="none" w:sz="0" w:space="0" w:color="auto"/>
            <w:bottom w:val="none" w:sz="0" w:space="0" w:color="auto"/>
            <w:right w:val="none" w:sz="0" w:space="0" w:color="auto"/>
          </w:divBdr>
          <w:divsChild>
            <w:div w:id="545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077">
      <w:bodyDiv w:val="1"/>
      <w:marLeft w:val="0"/>
      <w:marRight w:val="0"/>
      <w:marTop w:val="0"/>
      <w:marBottom w:val="0"/>
      <w:divBdr>
        <w:top w:val="none" w:sz="0" w:space="0" w:color="auto"/>
        <w:left w:val="none" w:sz="0" w:space="0" w:color="auto"/>
        <w:bottom w:val="none" w:sz="0" w:space="0" w:color="auto"/>
        <w:right w:val="none" w:sz="0" w:space="0" w:color="auto"/>
      </w:divBdr>
      <w:divsChild>
        <w:div w:id="1080910400">
          <w:marLeft w:val="0"/>
          <w:marRight w:val="0"/>
          <w:marTop w:val="0"/>
          <w:marBottom w:val="0"/>
          <w:divBdr>
            <w:top w:val="none" w:sz="0" w:space="0" w:color="auto"/>
            <w:left w:val="none" w:sz="0" w:space="0" w:color="auto"/>
            <w:bottom w:val="none" w:sz="0" w:space="0" w:color="auto"/>
            <w:right w:val="none" w:sz="0" w:space="0" w:color="auto"/>
          </w:divBdr>
          <w:divsChild>
            <w:div w:id="2126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1302">
      <w:bodyDiv w:val="1"/>
      <w:marLeft w:val="0"/>
      <w:marRight w:val="0"/>
      <w:marTop w:val="0"/>
      <w:marBottom w:val="0"/>
      <w:divBdr>
        <w:top w:val="none" w:sz="0" w:space="0" w:color="auto"/>
        <w:left w:val="none" w:sz="0" w:space="0" w:color="auto"/>
        <w:bottom w:val="none" w:sz="0" w:space="0" w:color="auto"/>
        <w:right w:val="none" w:sz="0" w:space="0" w:color="auto"/>
      </w:divBdr>
      <w:divsChild>
        <w:div w:id="25452690">
          <w:marLeft w:val="0"/>
          <w:marRight w:val="0"/>
          <w:marTop w:val="0"/>
          <w:marBottom w:val="0"/>
          <w:divBdr>
            <w:top w:val="none" w:sz="0" w:space="0" w:color="auto"/>
            <w:left w:val="none" w:sz="0" w:space="0" w:color="auto"/>
            <w:bottom w:val="none" w:sz="0" w:space="0" w:color="auto"/>
            <w:right w:val="none" w:sz="0" w:space="0" w:color="auto"/>
          </w:divBdr>
          <w:divsChild>
            <w:div w:id="9981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20431">
      <w:bodyDiv w:val="1"/>
      <w:marLeft w:val="0"/>
      <w:marRight w:val="0"/>
      <w:marTop w:val="0"/>
      <w:marBottom w:val="0"/>
      <w:divBdr>
        <w:top w:val="none" w:sz="0" w:space="0" w:color="auto"/>
        <w:left w:val="none" w:sz="0" w:space="0" w:color="auto"/>
        <w:bottom w:val="none" w:sz="0" w:space="0" w:color="auto"/>
        <w:right w:val="none" w:sz="0" w:space="0" w:color="auto"/>
      </w:divBdr>
      <w:divsChild>
        <w:div w:id="1653674641">
          <w:marLeft w:val="0"/>
          <w:marRight w:val="0"/>
          <w:marTop w:val="0"/>
          <w:marBottom w:val="0"/>
          <w:divBdr>
            <w:top w:val="none" w:sz="0" w:space="0" w:color="auto"/>
            <w:left w:val="none" w:sz="0" w:space="0" w:color="auto"/>
            <w:bottom w:val="none" w:sz="0" w:space="0" w:color="auto"/>
            <w:right w:val="none" w:sz="0" w:space="0" w:color="auto"/>
          </w:divBdr>
          <w:divsChild>
            <w:div w:id="4756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126">
      <w:bodyDiv w:val="1"/>
      <w:marLeft w:val="0"/>
      <w:marRight w:val="0"/>
      <w:marTop w:val="0"/>
      <w:marBottom w:val="0"/>
      <w:divBdr>
        <w:top w:val="none" w:sz="0" w:space="0" w:color="auto"/>
        <w:left w:val="none" w:sz="0" w:space="0" w:color="auto"/>
        <w:bottom w:val="none" w:sz="0" w:space="0" w:color="auto"/>
        <w:right w:val="none" w:sz="0" w:space="0" w:color="auto"/>
      </w:divBdr>
      <w:divsChild>
        <w:div w:id="866983670">
          <w:marLeft w:val="0"/>
          <w:marRight w:val="0"/>
          <w:marTop w:val="0"/>
          <w:marBottom w:val="0"/>
          <w:divBdr>
            <w:top w:val="none" w:sz="0" w:space="0" w:color="auto"/>
            <w:left w:val="none" w:sz="0" w:space="0" w:color="auto"/>
            <w:bottom w:val="none" w:sz="0" w:space="0" w:color="auto"/>
            <w:right w:val="none" w:sz="0" w:space="0" w:color="auto"/>
          </w:divBdr>
          <w:divsChild>
            <w:div w:id="16818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4634">
      <w:bodyDiv w:val="1"/>
      <w:marLeft w:val="0"/>
      <w:marRight w:val="0"/>
      <w:marTop w:val="0"/>
      <w:marBottom w:val="0"/>
      <w:divBdr>
        <w:top w:val="none" w:sz="0" w:space="0" w:color="auto"/>
        <w:left w:val="none" w:sz="0" w:space="0" w:color="auto"/>
        <w:bottom w:val="none" w:sz="0" w:space="0" w:color="auto"/>
        <w:right w:val="none" w:sz="0" w:space="0" w:color="auto"/>
      </w:divBdr>
      <w:divsChild>
        <w:div w:id="1040016123">
          <w:marLeft w:val="0"/>
          <w:marRight w:val="0"/>
          <w:marTop w:val="0"/>
          <w:marBottom w:val="0"/>
          <w:divBdr>
            <w:top w:val="none" w:sz="0" w:space="0" w:color="auto"/>
            <w:left w:val="none" w:sz="0" w:space="0" w:color="auto"/>
            <w:bottom w:val="none" w:sz="0" w:space="0" w:color="auto"/>
            <w:right w:val="none" w:sz="0" w:space="0" w:color="auto"/>
          </w:divBdr>
          <w:divsChild>
            <w:div w:id="2268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3489">
      <w:bodyDiv w:val="1"/>
      <w:marLeft w:val="0"/>
      <w:marRight w:val="0"/>
      <w:marTop w:val="0"/>
      <w:marBottom w:val="0"/>
      <w:divBdr>
        <w:top w:val="none" w:sz="0" w:space="0" w:color="auto"/>
        <w:left w:val="none" w:sz="0" w:space="0" w:color="auto"/>
        <w:bottom w:val="none" w:sz="0" w:space="0" w:color="auto"/>
        <w:right w:val="none" w:sz="0" w:space="0" w:color="auto"/>
      </w:divBdr>
      <w:divsChild>
        <w:div w:id="1867518439">
          <w:marLeft w:val="0"/>
          <w:marRight w:val="0"/>
          <w:marTop w:val="0"/>
          <w:marBottom w:val="0"/>
          <w:divBdr>
            <w:top w:val="none" w:sz="0" w:space="0" w:color="auto"/>
            <w:left w:val="none" w:sz="0" w:space="0" w:color="auto"/>
            <w:bottom w:val="none" w:sz="0" w:space="0" w:color="auto"/>
            <w:right w:val="none" w:sz="0" w:space="0" w:color="auto"/>
          </w:divBdr>
          <w:divsChild>
            <w:div w:id="10541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1887">
      <w:bodyDiv w:val="1"/>
      <w:marLeft w:val="0"/>
      <w:marRight w:val="0"/>
      <w:marTop w:val="0"/>
      <w:marBottom w:val="0"/>
      <w:divBdr>
        <w:top w:val="none" w:sz="0" w:space="0" w:color="auto"/>
        <w:left w:val="none" w:sz="0" w:space="0" w:color="auto"/>
        <w:bottom w:val="none" w:sz="0" w:space="0" w:color="auto"/>
        <w:right w:val="none" w:sz="0" w:space="0" w:color="auto"/>
      </w:divBdr>
      <w:divsChild>
        <w:div w:id="1482889046">
          <w:marLeft w:val="0"/>
          <w:marRight w:val="0"/>
          <w:marTop w:val="0"/>
          <w:marBottom w:val="0"/>
          <w:divBdr>
            <w:top w:val="none" w:sz="0" w:space="0" w:color="auto"/>
            <w:left w:val="none" w:sz="0" w:space="0" w:color="auto"/>
            <w:bottom w:val="none" w:sz="0" w:space="0" w:color="auto"/>
            <w:right w:val="none" w:sz="0" w:space="0" w:color="auto"/>
          </w:divBdr>
          <w:divsChild>
            <w:div w:id="15209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5161">
      <w:bodyDiv w:val="1"/>
      <w:marLeft w:val="0"/>
      <w:marRight w:val="0"/>
      <w:marTop w:val="0"/>
      <w:marBottom w:val="0"/>
      <w:divBdr>
        <w:top w:val="none" w:sz="0" w:space="0" w:color="auto"/>
        <w:left w:val="none" w:sz="0" w:space="0" w:color="auto"/>
        <w:bottom w:val="none" w:sz="0" w:space="0" w:color="auto"/>
        <w:right w:val="none" w:sz="0" w:space="0" w:color="auto"/>
      </w:divBdr>
      <w:divsChild>
        <w:div w:id="1717703086">
          <w:marLeft w:val="0"/>
          <w:marRight w:val="0"/>
          <w:marTop w:val="0"/>
          <w:marBottom w:val="0"/>
          <w:divBdr>
            <w:top w:val="none" w:sz="0" w:space="0" w:color="auto"/>
            <w:left w:val="none" w:sz="0" w:space="0" w:color="auto"/>
            <w:bottom w:val="none" w:sz="0" w:space="0" w:color="auto"/>
            <w:right w:val="none" w:sz="0" w:space="0" w:color="auto"/>
          </w:divBdr>
          <w:divsChild>
            <w:div w:id="20762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42082">
      <w:bodyDiv w:val="1"/>
      <w:marLeft w:val="0"/>
      <w:marRight w:val="0"/>
      <w:marTop w:val="0"/>
      <w:marBottom w:val="0"/>
      <w:divBdr>
        <w:top w:val="none" w:sz="0" w:space="0" w:color="auto"/>
        <w:left w:val="none" w:sz="0" w:space="0" w:color="auto"/>
        <w:bottom w:val="none" w:sz="0" w:space="0" w:color="auto"/>
        <w:right w:val="none" w:sz="0" w:space="0" w:color="auto"/>
      </w:divBdr>
      <w:divsChild>
        <w:div w:id="487525379">
          <w:marLeft w:val="0"/>
          <w:marRight w:val="0"/>
          <w:marTop w:val="0"/>
          <w:marBottom w:val="0"/>
          <w:divBdr>
            <w:top w:val="none" w:sz="0" w:space="0" w:color="auto"/>
            <w:left w:val="none" w:sz="0" w:space="0" w:color="auto"/>
            <w:bottom w:val="none" w:sz="0" w:space="0" w:color="auto"/>
            <w:right w:val="none" w:sz="0" w:space="0" w:color="auto"/>
          </w:divBdr>
          <w:divsChild>
            <w:div w:id="19940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7456">
      <w:bodyDiv w:val="1"/>
      <w:marLeft w:val="0"/>
      <w:marRight w:val="0"/>
      <w:marTop w:val="0"/>
      <w:marBottom w:val="0"/>
      <w:divBdr>
        <w:top w:val="none" w:sz="0" w:space="0" w:color="auto"/>
        <w:left w:val="none" w:sz="0" w:space="0" w:color="auto"/>
        <w:bottom w:val="none" w:sz="0" w:space="0" w:color="auto"/>
        <w:right w:val="none" w:sz="0" w:space="0" w:color="auto"/>
      </w:divBdr>
      <w:divsChild>
        <w:div w:id="1174687828">
          <w:marLeft w:val="0"/>
          <w:marRight w:val="0"/>
          <w:marTop w:val="0"/>
          <w:marBottom w:val="0"/>
          <w:divBdr>
            <w:top w:val="none" w:sz="0" w:space="0" w:color="auto"/>
            <w:left w:val="none" w:sz="0" w:space="0" w:color="auto"/>
            <w:bottom w:val="none" w:sz="0" w:space="0" w:color="auto"/>
            <w:right w:val="none" w:sz="0" w:space="0" w:color="auto"/>
          </w:divBdr>
          <w:divsChild>
            <w:div w:id="21453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0168">
      <w:bodyDiv w:val="1"/>
      <w:marLeft w:val="0"/>
      <w:marRight w:val="0"/>
      <w:marTop w:val="0"/>
      <w:marBottom w:val="0"/>
      <w:divBdr>
        <w:top w:val="none" w:sz="0" w:space="0" w:color="auto"/>
        <w:left w:val="none" w:sz="0" w:space="0" w:color="auto"/>
        <w:bottom w:val="none" w:sz="0" w:space="0" w:color="auto"/>
        <w:right w:val="none" w:sz="0" w:space="0" w:color="auto"/>
      </w:divBdr>
      <w:divsChild>
        <w:div w:id="2079471782">
          <w:marLeft w:val="0"/>
          <w:marRight w:val="0"/>
          <w:marTop w:val="0"/>
          <w:marBottom w:val="0"/>
          <w:divBdr>
            <w:top w:val="none" w:sz="0" w:space="0" w:color="auto"/>
            <w:left w:val="none" w:sz="0" w:space="0" w:color="auto"/>
            <w:bottom w:val="none" w:sz="0" w:space="0" w:color="auto"/>
            <w:right w:val="none" w:sz="0" w:space="0" w:color="auto"/>
          </w:divBdr>
          <w:divsChild>
            <w:div w:id="1109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4891">
      <w:bodyDiv w:val="1"/>
      <w:marLeft w:val="0"/>
      <w:marRight w:val="0"/>
      <w:marTop w:val="0"/>
      <w:marBottom w:val="0"/>
      <w:divBdr>
        <w:top w:val="none" w:sz="0" w:space="0" w:color="auto"/>
        <w:left w:val="none" w:sz="0" w:space="0" w:color="auto"/>
        <w:bottom w:val="none" w:sz="0" w:space="0" w:color="auto"/>
        <w:right w:val="none" w:sz="0" w:space="0" w:color="auto"/>
      </w:divBdr>
      <w:divsChild>
        <w:div w:id="1602882316">
          <w:marLeft w:val="0"/>
          <w:marRight w:val="0"/>
          <w:marTop w:val="0"/>
          <w:marBottom w:val="0"/>
          <w:divBdr>
            <w:top w:val="none" w:sz="0" w:space="0" w:color="auto"/>
            <w:left w:val="none" w:sz="0" w:space="0" w:color="auto"/>
            <w:bottom w:val="none" w:sz="0" w:space="0" w:color="auto"/>
            <w:right w:val="none" w:sz="0" w:space="0" w:color="auto"/>
          </w:divBdr>
          <w:divsChild>
            <w:div w:id="14484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7055">
      <w:bodyDiv w:val="1"/>
      <w:marLeft w:val="0"/>
      <w:marRight w:val="0"/>
      <w:marTop w:val="0"/>
      <w:marBottom w:val="0"/>
      <w:divBdr>
        <w:top w:val="none" w:sz="0" w:space="0" w:color="auto"/>
        <w:left w:val="none" w:sz="0" w:space="0" w:color="auto"/>
        <w:bottom w:val="none" w:sz="0" w:space="0" w:color="auto"/>
        <w:right w:val="none" w:sz="0" w:space="0" w:color="auto"/>
      </w:divBdr>
      <w:divsChild>
        <w:div w:id="1267730495">
          <w:marLeft w:val="0"/>
          <w:marRight w:val="0"/>
          <w:marTop w:val="0"/>
          <w:marBottom w:val="0"/>
          <w:divBdr>
            <w:top w:val="none" w:sz="0" w:space="0" w:color="auto"/>
            <w:left w:val="none" w:sz="0" w:space="0" w:color="auto"/>
            <w:bottom w:val="none" w:sz="0" w:space="0" w:color="auto"/>
            <w:right w:val="none" w:sz="0" w:space="0" w:color="auto"/>
          </w:divBdr>
          <w:divsChild>
            <w:div w:id="5203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7472">
      <w:bodyDiv w:val="1"/>
      <w:marLeft w:val="0"/>
      <w:marRight w:val="0"/>
      <w:marTop w:val="0"/>
      <w:marBottom w:val="0"/>
      <w:divBdr>
        <w:top w:val="none" w:sz="0" w:space="0" w:color="auto"/>
        <w:left w:val="none" w:sz="0" w:space="0" w:color="auto"/>
        <w:bottom w:val="none" w:sz="0" w:space="0" w:color="auto"/>
        <w:right w:val="none" w:sz="0" w:space="0" w:color="auto"/>
      </w:divBdr>
      <w:divsChild>
        <w:div w:id="1259870048">
          <w:marLeft w:val="0"/>
          <w:marRight w:val="0"/>
          <w:marTop w:val="0"/>
          <w:marBottom w:val="0"/>
          <w:divBdr>
            <w:top w:val="none" w:sz="0" w:space="0" w:color="auto"/>
            <w:left w:val="none" w:sz="0" w:space="0" w:color="auto"/>
            <w:bottom w:val="none" w:sz="0" w:space="0" w:color="auto"/>
            <w:right w:val="none" w:sz="0" w:space="0" w:color="auto"/>
          </w:divBdr>
          <w:divsChild>
            <w:div w:id="1558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7146">
      <w:bodyDiv w:val="1"/>
      <w:marLeft w:val="0"/>
      <w:marRight w:val="0"/>
      <w:marTop w:val="0"/>
      <w:marBottom w:val="0"/>
      <w:divBdr>
        <w:top w:val="none" w:sz="0" w:space="0" w:color="auto"/>
        <w:left w:val="none" w:sz="0" w:space="0" w:color="auto"/>
        <w:bottom w:val="none" w:sz="0" w:space="0" w:color="auto"/>
        <w:right w:val="none" w:sz="0" w:space="0" w:color="auto"/>
      </w:divBdr>
      <w:divsChild>
        <w:div w:id="68431284">
          <w:marLeft w:val="0"/>
          <w:marRight w:val="0"/>
          <w:marTop w:val="0"/>
          <w:marBottom w:val="0"/>
          <w:divBdr>
            <w:top w:val="none" w:sz="0" w:space="0" w:color="auto"/>
            <w:left w:val="none" w:sz="0" w:space="0" w:color="auto"/>
            <w:bottom w:val="none" w:sz="0" w:space="0" w:color="auto"/>
            <w:right w:val="none" w:sz="0" w:space="0" w:color="auto"/>
          </w:divBdr>
          <w:divsChild>
            <w:div w:id="2803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012">
      <w:bodyDiv w:val="1"/>
      <w:marLeft w:val="0"/>
      <w:marRight w:val="0"/>
      <w:marTop w:val="0"/>
      <w:marBottom w:val="0"/>
      <w:divBdr>
        <w:top w:val="none" w:sz="0" w:space="0" w:color="auto"/>
        <w:left w:val="none" w:sz="0" w:space="0" w:color="auto"/>
        <w:bottom w:val="none" w:sz="0" w:space="0" w:color="auto"/>
        <w:right w:val="none" w:sz="0" w:space="0" w:color="auto"/>
      </w:divBdr>
      <w:divsChild>
        <w:div w:id="2024283921">
          <w:marLeft w:val="0"/>
          <w:marRight w:val="0"/>
          <w:marTop w:val="0"/>
          <w:marBottom w:val="0"/>
          <w:divBdr>
            <w:top w:val="none" w:sz="0" w:space="0" w:color="auto"/>
            <w:left w:val="none" w:sz="0" w:space="0" w:color="auto"/>
            <w:bottom w:val="none" w:sz="0" w:space="0" w:color="auto"/>
            <w:right w:val="none" w:sz="0" w:space="0" w:color="auto"/>
          </w:divBdr>
          <w:divsChild>
            <w:div w:id="12947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4062">
      <w:bodyDiv w:val="1"/>
      <w:marLeft w:val="0"/>
      <w:marRight w:val="0"/>
      <w:marTop w:val="0"/>
      <w:marBottom w:val="0"/>
      <w:divBdr>
        <w:top w:val="none" w:sz="0" w:space="0" w:color="auto"/>
        <w:left w:val="none" w:sz="0" w:space="0" w:color="auto"/>
        <w:bottom w:val="none" w:sz="0" w:space="0" w:color="auto"/>
        <w:right w:val="none" w:sz="0" w:space="0" w:color="auto"/>
      </w:divBdr>
      <w:divsChild>
        <w:div w:id="322975997">
          <w:marLeft w:val="0"/>
          <w:marRight w:val="0"/>
          <w:marTop w:val="0"/>
          <w:marBottom w:val="0"/>
          <w:divBdr>
            <w:top w:val="none" w:sz="0" w:space="0" w:color="auto"/>
            <w:left w:val="none" w:sz="0" w:space="0" w:color="auto"/>
            <w:bottom w:val="none" w:sz="0" w:space="0" w:color="auto"/>
            <w:right w:val="none" w:sz="0" w:space="0" w:color="auto"/>
          </w:divBdr>
          <w:divsChild>
            <w:div w:id="18389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5684">
      <w:bodyDiv w:val="1"/>
      <w:marLeft w:val="0"/>
      <w:marRight w:val="0"/>
      <w:marTop w:val="0"/>
      <w:marBottom w:val="0"/>
      <w:divBdr>
        <w:top w:val="none" w:sz="0" w:space="0" w:color="auto"/>
        <w:left w:val="none" w:sz="0" w:space="0" w:color="auto"/>
        <w:bottom w:val="none" w:sz="0" w:space="0" w:color="auto"/>
        <w:right w:val="none" w:sz="0" w:space="0" w:color="auto"/>
      </w:divBdr>
      <w:divsChild>
        <w:div w:id="952319369">
          <w:marLeft w:val="0"/>
          <w:marRight w:val="0"/>
          <w:marTop w:val="0"/>
          <w:marBottom w:val="0"/>
          <w:divBdr>
            <w:top w:val="none" w:sz="0" w:space="0" w:color="auto"/>
            <w:left w:val="none" w:sz="0" w:space="0" w:color="auto"/>
            <w:bottom w:val="none" w:sz="0" w:space="0" w:color="auto"/>
            <w:right w:val="none" w:sz="0" w:space="0" w:color="auto"/>
          </w:divBdr>
          <w:divsChild>
            <w:div w:id="18280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8041">
      <w:bodyDiv w:val="1"/>
      <w:marLeft w:val="0"/>
      <w:marRight w:val="0"/>
      <w:marTop w:val="0"/>
      <w:marBottom w:val="0"/>
      <w:divBdr>
        <w:top w:val="none" w:sz="0" w:space="0" w:color="auto"/>
        <w:left w:val="none" w:sz="0" w:space="0" w:color="auto"/>
        <w:bottom w:val="none" w:sz="0" w:space="0" w:color="auto"/>
        <w:right w:val="none" w:sz="0" w:space="0" w:color="auto"/>
      </w:divBdr>
      <w:divsChild>
        <w:div w:id="286012589">
          <w:marLeft w:val="0"/>
          <w:marRight w:val="0"/>
          <w:marTop w:val="0"/>
          <w:marBottom w:val="0"/>
          <w:divBdr>
            <w:top w:val="none" w:sz="0" w:space="0" w:color="auto"/>
            <w:left w:val="none" w:sz="0" w:space="0" w:color="auto"/>
            <w:bottom w:val="none" w:sz="0" w:space="0" w:color="auto"/>
            <w:right w:val="none" w:sz="0" w:space="0" w:color="auto"/>
          </w:divBdr>
          <w:divsChild>
            <w:div w:id="15474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18448">
      <w:bodyDiv w:val="1"/>
      <w:marLeft w:val="0"/>
      <w:marRight w:val="0"/>
      <w:marTop w:val="0"/>
      <w:marBottom w:val="0"/>
      <w:divBdr>
        <w:top w:val="none" w:sz="0" w:space="0" w:color="auto"/>
        <w:left w:val="none" w:sz="0" w:space="0" w:color="auto"/>
        <w:bottom w:val="none" w:sz="0" w:space="0" w:color="auto"/>
        <w:right w:val="none" w:sz="0" w:space="0" w:color="auto"/>
      </w:divBdr>
      <w:divsChild>
        <w:div w:id="1880166537">
          <w:marLeft w:val="0"/>
          <w:marRight w:val="0"/>
          <w:marTop w:val="0"/>
          <w:marBottom w:val="0"/>
          <w:divBdr>
            <w:top w:val="none" w:sz="0" w:space="0" w:color="auto"/>
            <w:left w:val="none" w:sz="0" w:space="0" w:color="auto"/>
            <w:bottom w:val="none" w:sz="0" w:space="0" w:color="auto"/>
            <w:right w:val="none" w:sz="0" w:space="0" w:color="auto"/>
          </w:divBdr>
          <w:divsChild>
            <w:div w:id="16405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972">
      <w:bodyDiv w:val="1"/>
      <w:marLeft w:val="0"/>
      <w:marRight w:val="0"/>
      <w:marTop w:val="0"/>
      <w:marBottom w:val="0"/>
      <w:divBdr>
        <w:top w:val="none" w:sz="0" w:space="0" w:color="auto"/>
        <w:left w:val="none" w:sz="0" w:space="0" w:color="auto"/>
        <w:bottom w:val="none" w:sz="0" w:space="0" w:color="auto"/>
        <w:right w:val="none" w:sz="0" w:space="0" w:color="auto"/>
      </w:divBdr>
      <w:divsChild>
        <w:div w:id="267155253">
          <w:marLeft w:val="0"/>
          <w:marRight w:val="0"/>
          <w:marTop w:val="0"/>
          <w:marBottom w:val="0"/>
          <w:divBdr>
            <w:top w:val="none" w:sz="0" w:space="0" w:color="auto"/>
            <w:left w:val="none" w:sz="0" w:space="0" w:color="auto"/>
            <w:bottom w:val="none" w:sz="0" w:space="0" w:color="auto"/>
            <w:right w:val="none" w:sz="0" w:space="0" w:color="auto"/>
          </w:divBdr>
          <w:divsChild>
            <w:div w:id="1571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3971">
      <w:bodyDiv w:val="1"/>
      <w:marLeft w:val="0"/>
      <w:marRight w:val="0"/>
      <w:marTop w:val="0"/>
      <w:marBottom w:val="0"/>
      <w:divBdr>
        <w:top w:val="none" w:sz="0" w:space="0" w:color="auto"/>
        <w:left w:val="none" w:sz="0" w:space="0" w:color="auto"/>
        <w:bottom w:val="none" w:sz="0" w:space="0" w:color="auto"/>
        <w:right w:val="none" w:sz="0" w:space="0" w:color="auto"/>
      </w:divBdr>
      <w:divsChild>
        <w:div w:id="2140685332">
          <w:marLeft w:val="0"/>
          <w:marRight w:val="0"/>
          <w:marTop w:val="0"/>
          <w:marBottom w:val="0"/>
          <w:divBdr>
            <w:top w:val="none" w:sz="0" w:space="0" w:color="auto"/>
            <w:left w:val="none" w:sz="0" w:space="0" w:color="auto"/>
            <w:bottom w:val="none" w:sz="0" w:space="0" w:color="auto"/>
            <w:right w:val="none" w:sz="0" w:space="0" w:color="auto"/>
          </w:divBdr>
          <w:divsChild>
            <w:div w:id="984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74971">
      <w:bodyDiv w:val="1"/>
      <w:marLeft w:val="0"/>
      <w:marRight w:val="0"/>
      <w:marTop w:val="0"/>
      <w:marBottom w:val="0"/>
      <w:divBdr>
        <w:top w:val="none" w:sz="0" w:space="0" w:color="auto"/>
        <w:left w:val="none" w:sz="0" w:space="0" w:color="auto"/>
        <w:bottom w:val="none" w:sz="0" w:space="0" w:color="auto"/>
        <w:right w:val="none" w:sz="0" w:space="0" w:color="auto"/>
      </w:divBdr>
      <w:divsChild>
        <w:div w:id="1837575030">
          <w:marLeft w:val="0"/>
          <w:marRight w:val="0"/>
          <w:marTop w:val="0"/>
          <w:marBottom w:val="0"/>
          <w:divBdr>
            <w:top w:val="none" w:sz="0" w:space="0" w:color="auto"/>
            <w:left w:val="none" w:sz="0" w:space="0" w:color="auto"/>
            <w:bottom w:val="none" w:sz="0" w:space="0" w:color="auto"/>
            <w:right w:val="none" w:sz="0" w:space="0" w:color="auto"/>
          </w:divBdr>
          <w:divsChild>
            <w:div w:id="13295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8080">
      <w:bodyDiv w:val="1"/>
      <w:marLeft w:val="0"/>
      <w:marRight w:val="0"/>
      <w:marTop w:val="0"/>
      <w:marBottom w:val="0"/>
      <w:divBdr>
        <w:top w:val="none" w:sz="0" w:space="0" w:color="auto"/>
        <w:left w:val="none" w:sz="0" w:space="0" w:color="auto"/>
        <w:bottom w:val="none" w:sz="0" w:space="0" w:color="auto"/>
        <w:right w:val="none" w:sz="0" w:space="0" w:color="auto"/>
      </w:divBdr>
      <w:divsChild>
        <w:div w:id="242103770">
          <w:marLeft w:val="0"/>
          <w:marRight w:val="0"/>
          <w:marTop w:val="0"/>
          <w:marBottom w:val="0"/>
          <w:divBdr>
            <w:top w:val="none" w:sz="0" w:space="0" w:color="auto"/>
            <w:left w:val="none" w:sz="0" w:space="0" w:color="auto"/>
            <w:bottom w:val="none" w:sz="0" w:space="0" w:color="auto"/>
            <w:right w:val="none" w:sz="0" w:space="0" w:color="auto"/>
          </w:divBdr>
          <w:divsChild>
            <w:div w:id="15334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8007">
      <w:bodyDiv w:val="1"/>
      <w:marLeft w:val="0"/>
      <w:marRight w:val="0"/>
      <w:marTop w:val="0"/>
      <w:marBottom w:val="0"/>
      <w:divBdr>
        <w:top w:val="none" w:sz="0" w:space="0" w:color="auto"/>
        <w:left w:val="none" w:sz="0" w:space="0" w:color="auto"/>
        <w:bottom w:val="none" w:sz="0" w:space="0" w:color="auto"/>
        <w:right w:val="none" w:sz="0" w:space="0" w:color="auto"/>
      </w:divBdr>
      <w:divsChild>
        <w:div w:id="1924607315">
          <w:marLeft w:val="0"/>
          <w:marRight w:val="0"/>
          <w:marTop w:val="0"/>
          <w:marBottom w:val="0"/>
          <w:divBdr>
            <w:top w:val="none" w:sz="0" w:space="0" w:color="auto"/>
            <w:left w:val="none" w:sz="0" w:space="0" w:color="auto"/>
            <w:bottom w:val="none" w:sz="0" w:space="0" w:color="auto"/>
            <w:right w:val="none" w:sz="0" w:space="0" w:color="auto"/>
          </w:divBdr>
          <w:divsChild>
            <w:div w:id="9251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1241">
      <w:bodyDiv w:val="1"/>
      <w:marLeft w:val="0"/>
      <w:marRight w:val="0"/>
      <w:marTop w:val="0"/>
      <w:marBottom w:val="0"/>
      <w:divBdr>
        <w:top w:val="none" w:sz="0" w:space="0" w:color="auto"/>
        <w:left w:val="none" w:sz="0" w:space="0" w:color="auto"/>
        <w:bottom w:val="none" w:sz="0" w:space="0" w:color="auto"/>
        <w:right w:val="none" w:sz="0" w:space="0" w:color="auto"/>
      </w:divBdr>
      <w:divsChild>
        <w:div w:id="778917616">
          <w:marLeft w:val="0"/>
          <w:marRight w:val="0"/>
          <w:marTop w:val="0"/>
          <w:marBottom w:val="0"/>
          <w:divBdr>
            <w:top w:val="none" w:sz="0" w:space="0" w:color="auto"/>
            <w:left w:val="none" w:sz="0" w:space="0" w:color="auto"/>
            <w:bottom w:val="none" w:sz="0" w:space="0" w:color="auto"/>
            <w:right w:val="none" w:sz="0" w:space="0" w:color="auto"/>
          </w:divBdr>
          <w:divsChild>
            <w:div w:id="11520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3137">
      <w:bodyDiv w:val="1"/>
      <w:marLeft w:val="0"/>
      <w:marRight w:val="0"/>
      <w:marTop w:val="0"/>
      <w:marBottom w:val="0"/>
      <w:divBdr>
        <w:top w:val="none" w:sz="0" w:space="0" w:color="auto"/>
        <w:left w:val="none" w:sz="0" w:space="0" w:color="auto"/>
        <w:bottom w:val="none" w:sz="0" w:space="0" w:color="auto"/>
        <w:right w:val="none" w:sz="0" w:space="0" w:color="auto"/>
      </w:divBdr>
    </w:div>
    <w:div w:id="1454665263">
      <w:bodyDiv w:val="1"/>
      <w:marLeft w:val="0"/>
      <w:marRight w:val="0"/>
      <w:marTop w:val="0"/>
      <w:marBottom w:val="0"/>
      <w:divBdr>
        <w:top w:val="none" w:sz="0" w:space="0" w:color="auto"/>
        <w:left w:val="none" w:sz="0" w:space="0" w:color="auto"/>
        <w:bottom w:val="none" w:sz="0" w:space="0" w:color="auto"/>
        <w:right w:val="none" w:sz="0" w:space="0" w:color="auto"/>
      </w:divBdr>
      <w:divsChild>
        <w:div w:id="325132322">
          <w:marLeft w:val="0"/>
          <w:marRight w:val="0"/>
          <w:marTop w:val="0"/>
          <w:marBottom w:val="0"/>
          <w:divBdr>
            <w:top w:val="none" w:sz="0" w:space="0" w:color="auto"/>
            <w:left w:val="none" w:sz="0" w:space="0" w:color="auto"/>
            <w:bottom w:val="none" w:sz="0" w:space="0" w:color="auto"/>
            <w:right w:val="none" w:sz="0" w:space="0" w:color="auto"/>
          </w:divBdr>
          <w:divsChild>
            <w:div w:id="3580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7178">
      <w:bodyDiv w:val="1"/>
      <w:marLeft w:val="0"/>
      <w:marRight w:val="0"/>
      <w:marTop w:val="0"/>
      <w:marBottom w:val="0"/>
      <w:divBdr>
        <w:top w:val="none" w:sz="0" w:space="0" w:color="auto"/>
        <w:left w:val="none" w:sz="0" w:space="0" w:color="auto"/>
        <w:bottom w:val="none" w:sz="0" w:space="0" w:color="auto"/>
        <w:right w:val="none" w:sz="0" w:space="0" w:color="auto"/>
      </w:divBdr>
    </w:div>
    <w:div w:id="1457798518">
      <w:bodyDiv w:val="1"/>
      <w:marLeft w:val="0"/>
      <w:marRight w:val="0"/>
      <w:marTop w:val="0"/>
      <w:marBottom w:val="0"/>
      <w:divBdr>
        <w:top w:val="none" w:sz="0" w:space="0" w:color="auto"/>
        <w:left w:val="none" w:sz="0" w:space="0" w:color="auto"/>
        <w:bottom w:val="none" w:sz="0" w:space="0" w:color="auto"/>
        <w:right w:val="none" w:sz="0" w:space="0" w:color="auto"/>
      </w:divBdr>
      <w:divsChild>
        <w:div w:id="1998654584">
          <w:marLeft w:val="0"/>
          <w:marRight w:val="0"/>
          <w:marTop w:val="0"/>
          <w:marBottom w:val="0"/>
          <w:divBdr>
            <w:top w:val="none" w:sz="0" w:space="0" w:color="auto"/>
            <w:left w:val="none" w:sz="0" w:space="0" w:color="auto"/>
            <w:bottom w:val="none" w:sz="0" w:space="0" w:color="auto"/>
            <w:right w:val="none" w:sz="0" w:space="0" w:color="auto"/>
          </w:divBdr>
          <w:divsChild>
            <w:div w:id="17300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3417">
      <w:bodyDiv w:val="1"/>
      <w:marLeft w:val="0"/>
      <w:marRight w:val="0"/>
      <w:marTop w:val="0"/>
      <w:marBottom w:val="0"/>
      <w:divBdr>
        <w:top w:val="none" w:sz="0" w:space="0" w:color="auto"/>
        <w:left w:val="none" w:sz="0" w:space="0" w:color="auto"/>
        <w:bottom w:val="none" w:sz="0" w:space="0" w:color="auto"/>
        <w:right w:val="none" w:sz="0" w:space="0" w:color="auto"/>
      </w:divBdr>
      <w:divsChild>
        <w:div w:id="32116229">
          <w:marLeft w:val="0"/>
          <w:marRight w:val="0"/>
          <w:marTop w:val="0"/>
          <w:marBottom w:val="0"/>
          <w:divBdr>
            <w:top w:val="none" w:sz="0" w:space="0" w:color="auto"/>
            <w:left w:val="none" w:sz="0" w:space="0" w:color="auto"/>
            <w:bottom w:val="none" w:sz="0" w:space="0" w:color="auto"/>
            <w:right w:val="none" w:sz="0" w:space="0" w:color="auto"/>
          </w:divBdr>
          <w:divsChild>
            <w:div w:id="14246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7535">
      <w:bodyDiv w:val="1"/>
      <w:marLeft w:val="0"/>
      <w:marRight w:val="0"/>
      <w:marTop w:val="0"/>
      <w:marBottom w:val="0"/>
      <w:divBdr>
        <w:top w:val="none" w:sz="0" w:space="0" w:color="auto"/>
        <w:left w:val="none" w:sz="0" w:space="0" w:color="auto"/>
        <w:bottom w:val="none" w:sz="0" w:space="0" w:color="auto"/>
        <w:right w:val="none" w:sz="0" w:space="0" w:color="auto"/>
      </w:divBdr>
      <w:divsChild>
        <w:div w:id="1931348101">
          <w:marLeft w:val="0"/>
          <w:marRight w:val="0"/>
          <w:marTop w:val="0"/>
          <w:marBottom w:val="0"/>
          <w:divBdr>
            <w:top w:val="none" w:sz="0" w:space="0" w:color="auto"/>
            <w:left w:val="none" w:sz="0" w:space="0" w:color="auto"/>
            <w:bottom w:val="none" w:sz="0" w:space="0" w:color="auto"/>
            <w:right w:val="none" w:sz="0" w:space="0" w:color="auto"/>
          </w:divBdr>
          <w:divsChild>
            <w:div w:id="2442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7488">
      <w:bodyDiv w:val="1"/>
      <w:marLeft w:val="0"/>
      <w:marRight w:val="0"/>
      <w:marTop w:val="0"/>
      <w:marBottom w:val="0"/>
      <w:divBdr>
        <w:top w:val="none" w:sz="0" w:space="0" w:color="auto"/>
        <w:left w:val="none" w:sz="0" w:space="0" w:color="auto"/>
        <w:bottom w:val="none" w:sz="0" w:space="0" w:color="auto"/>
        <w:right w:val="none" w:sz="0" w:space="0" w:color="auto"/>
      </w:divBdr>
      <w:divsChild>
        <w:div w:id="1484202906">
          <w:marLeft w:val="0"/>
          <w:marRight w:val="0"/>
          <w:marTop w:val="0"/>
          <w:marBottom w:val="0"/>
          <w:divBdr>
            <w:top w:val="none" w:sz="0" w:space="0" w:color="auto"/>
            <w:left w:val="none" w:sz="0" w:space="0" w:color="auto"/>
            <w:bottom w:val="none" w:sz="0" w:space="0" w:color="auto"/>
            <w:right w:val="none" w:sz="0" w:space="0" w:color="auto"/>
          </w:divBdr>
          <w:divsChild>
            <w:div w:id="1796755320">
              <w:marLeft w:val="0"/>
              <w:marRight w:val="0"/>
              <w:marTop w:val="0"/>
              <w:marBottom w:val="0"/>
              <w:divBdr>
                <w:top w:val="none" w:sz="0" w:space="0" w:color="auto"/>
                <w:left w:val="none" w:sz="0" w:space="0" w:color="auto"/>
                <w:bottom w:val="none" w:sz="0" w:space="0" w:color="auto"/>
                <w:right w:val="none" w:sz="0" w:space="0" w:color="auto"/>
              </w:divBdr>
            </w:div>
            <w:div w:id="146473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3828">
      <w:bodyDiv w:val="1"/>
      <w:marLeft w:val="0"/>
      <w:marRight w:val="0"/>
      <w:marTop w:val="0"/>
      <w:marBottom w:val="0"/>
      <w:divBdr>
        <w:top w:val="none" w:sz="0" w:space="0" w:color="auto"/>
        <w:left w:val="none" w:sz="0" w:space="0" w:color="auto"/>
        <w:bottom w:val="none" w:sz="0" w:space="0" w:color="auto"/>
        <w:right w:val="none" w:sz="0" w:space="0" w:color="auto"/>
      </w:divBdr>
    </w:div>
    <w:div w:id="1470244870">
      <w:bodyDiv w:val="1"/>
      <w:marLeft w:val="0"/>
      <w:marRight w:val="0"/>
      <w:marTop w:val="0"/>
      <w:marBottom w:val="0"/>
      <w:divBdr>
        <w:top w:val="none" w:sz="0" w:space="0" w:color="auto"/>
        <w:left w:val="none" w:sz="0" w:space="0" w:color="auto"/>
        <w:bottom w:val="none" w:sz="0" w:space="0" w:color="auto"/>
        <w:right w:val="none" w:sz="0" w:space="0" w:color="auto"/>
      </w:divBdr>
      <w:divsChild>
        <w:div w:id="213858103">
          <w:marLeft w:val="0"/>
          <w:marRight w:val="0"/>
          <w:marTop w:val="0"/>
          <w:marBottom w:val="0"/>
          <w:divBdr>
            <w:top w:val="none" w:sz="0" w:space="0" w:color="auto"/>
            <w:left w:val="none" w:sz="0" w:space="0" w:color="auto"/>
            <w:bottom w:val="none" w:sz="0" w:space="0" w:color="auto"/>
            <w:right w:val="none" w:sz="0" w:space="0" w:color="auto"/>
          </w:divBdr>
          <w:divsChild>
            <w:div w:id="18195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3781">
      <w:bodyDiv w:val="1"/>
      <w:marLeft w:val="0"/>
      <w:marRight w:val="0"/>
      <w:marTop w:val="0"/>
      <w:marBottom w:val="0"/>
      <w:divBdr>
        <w:top w:val="none" w:sz="0" w:space="0" w:color="auto"/>
        <w:left w:val="none" w:sz="0" w:space="0" w:color="auto"/>
        <w:bottom w:val="none" w:sz="0" w:space="0" w:color="auto"/>
        <w:right w:val="none" w:sz="0" w:space="0" w:color="auto"/>
      </w:divBdr>
      <w:divsChild>
        <w:div w:id="271057205">
          <w:marLeft w:val="0"/>
          <w:marRight w:val="0"/>
          <w:marTop w:val="0"/>
          <w:marBottom w:val="0"/>
          <w:divBdr>
            <w:top w:val="none" w:sz="0" w:space="0" w:color="auto"/>
            <w:left w:val="none" w:sz="0" w:space="0" w:color="auto"/>
            <w:bottom w:val="none" w:sz="0" w:space="0" w:color="auto"/>
            <w:right w:val="none" w:sz="0" w:space="0" w:color="auto"/>
          </w:divBdr>
          <w:divsChild>
            <w:div w:id="204455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0698">
      <w:bodyDiv w:val="1"/>
      <w:marLeft w:val="0"/>
      <w:marRight w:val="0"/>
      <w:marTop w:val="0"/>
      <w:marBottom w:val="0"/>
      <w:divBdr>
        <w:top w:val="none" w:sz="0" w:space="0" w:color="auto"/>
        <w:left w:val="none" w:sz="0" w:space="0" w:color="auto"/>
        <w:bottom w:val="none" w:sz="0" w:space="0" w:color="auto"/>
        <w:right w:val="none" w:sz="0" w:space="0" w:color="auto"/>
      </w:divBdr>
      <w:divsChild>
        <w:div w:id="209846945">
          <w:marLeft w:val="0"/>
          <w:marRight w:val="0"/>
          <w:marTop w:val="0"/>
          <w:marBottom w:val="0"/>
          <w:divBdr>
            <w:top w:val="none" w:sz="0" w:space="0" w:color="auto"/>
            <w:left w:val="none" w:sz="0" w:space="0" w:color="auto"/>
            <w:bottom w:val="none" w:sz="0" w:space="0" w:color="auto"/>
            <w:right w:val="none" w:sz="0" w:space="0" w:color="auto"/>
          </w:divBdr>
          <w:divsChild>
            <w:div w:id="3580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2400">
      <w:bodyDiv w:val="1"/>
      <w:marLeft w:val="0"/>
      <w:marRight w:val="0"/>
      <w:marTop w:val="0"/>
      <w:marBottom w:val="0"/>
      <w:divBdr>
        <w:top w:val="none" w:sz="0" w:space="0" w:color="auto"/>
        <w:left w:val="none" w:sz="0" w:space="0" w:color="auto"/>
        <w:bottom w:val="none" w:sz="0" w:space="0" w:color="auto"/>
        <w:right w:val="none" w:sz="0" w:space="0" w:color="auto"/>
      </w:divBdr>
      <w:divsChild>
        <w:div w:id="53310091">
          <w:marLeft w:val="0"/>
          <w:marRight w:val="0"/>
          <w:marTop w:val="0"/>
          <w:marBottom w:val="0"/>
          <w:divBdr>
            <w:top w:val="none" w:sz="0" w:space="0" w:color="auto"/>
            <w:left w:val="none" w:sz="0" w:space="0" w:color="auto"/>
            <w:bottom w:val="none" w:sz="0" w:space="0" w:color="auto"/>
            <w:right w:val="none" w:sz="0" w:space="0" w:color="auto"/>
          </w:divBdr>
          <w:divsChild>
            <w:div w:id="17518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48043">
      <w:bodyDiv w:val="1"/>
      <w:marLeft w:val="0"/>
      <w:marRight w:val="0"/>
      <w:marTop w:val="0"/>
      <w:marBottom w:val="0"/>
      <w:divBdr>
        <w:top w:val="none" w:sz="0" w:space="0" w:color="auto"/>
        <w:left w:val="none" w:sz="0" w:space="0" w:color="auto"/>
        <w:bottom w:val="none" w:sz="0" w:space="0" w:color="auto"/>
        <w:right w:val="none" w:sz="0" w:space="0" w:color="auto"/>
      </w:divBdr>
      <w:divsChild>
        <w:div w:id="566719742">
          <w:marLeft w:val="0"/>
          <w:marRight w:val="0"/>
          <w:marTop w:val="0"/>
          <w:marBottom w:val="0"/>
          <w:divBdr>
            <w:top w:val="none" w:sz="0" w:space="0" w:color="auto"/>
            <w:left w:val="none" w:sz="0" w:space="0" w:color="auto"/>
            <w:bottom w:val="none" w:sz="0" w:space="0" w:color="auto"/>
            <w:right w:val="none" w:sz="0" w:space="0" w:color="auto"/>
          </w:divBdr>
          <w:divsChild>
            <w:div w:id="12491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7033">
      <w:bodyDiv w:val="1"/>
      <w:marLeft w:val="0"/>
      <w:marRight w:val="0"/>
      <w:marTop w:val="0"/>
      <w:marBottom w:val="0"/>
      <w:divBdr>
        <w:top w:val="none" w:sz="0" w:space="0" w:color="auto"/>
        <w:left w:val="none" w:sz="0" w:space="0" w:color="auto"/>
        <w:bottom w:val="none" w:sz="0" w:space="0" w:color="auto"/>
        <w:right w:val="none" w:sz="0" w:space="0" w:color="auto"/>
      </w:divBdr>
      <w:divsChild>
        <w:div w:id="767047096">
          <w:marLeft w:val="0"/>
          <w:marRight w:val="0"/>
          <w:marTop w:val="0"/>
          <w:marBottom w:val="0"/>
          <w:divBdr>
            <w:top w:val="none" w:sz="0" w:space="0" w:color="auto"/>
            <w:left w:val="none" w:sz="0" w:space="0" w:color="auto"/>
            <w:bottom w:val="none" w:sz="0" w:space="0" w:color="auto"/>
            <w:right w:val="none" w:sz="0" w:space="0" w:color="auto"/>
          </w:divBdr>
          <w:divsChild>
            <w:div w:id="1784224782">
              <w:marLeft w:val="0"/>
              <w:marRight w:val="0"/>
              <w:marTop w:val="0"/>
              <w:marBottom w:val="0"/>
              <w:divBdr>
                <w:top w:val="none" w:sz="0" w:space="0" w:color="auto"/>
                <w:left w:val="none" w:sz="0" w:space="0" w:color="auto"/>
                <w:bottom w:val="none" w:sz="0" w:space="0" w:color="auto"/>
                <w:right w:val="none" w:sz="0" w:space="0" w:color="auto"/>
              </w:divBdr>
            </w:div>
            <w:div w:id="17393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8090">
      <w:bodyDiv w:val="1"/>
      <w:marLeft w:val="0"/>
      <w:marRight w:val="0"/>
      <w:marTop w:val="0"/>
      <w:marBottom w:val="0"/>
      <w:divBdr>
        <w:top w:val="none" w:sz="0" w:space="0" w:color="auto"/>
        <w:left w:val="none" w:sz="0" w:space="0" w:color="auto"/>
        <w:bottom w:val="none" w:sz="0" w:space="0" w:color="auto"/>
        <w:right w:val="none" w:sz="0" w:space="0" w:color="auto"/>
      </w:divBdr>
      <w:divsChild>
        <w:div w:id="98111061">
          <w:marLeft w:val="0"/>
          <w:marRight w:val="0"/>
          <w:marTop w:val="0"/>
          <w:marBottom w:val="0"/>
          <w:divBdr>
            <w:top w:val="none" w:sz="0" w:space="0" w:color="auto"/>
            <w:left w:val="none" w:sz="0" w:space="0" w:color="auto"/>
            <w:bottom w:val="none" w:sz="0" w:space="0" w:color="auto"/>
            <w:right w:val="none" w:sz="0" w:space="0" w:color="auto"/>
          </w:divBdr>
          <w:divsChild>
            <w:div w:id="6633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83220">
      <w:bodyDiv w:val="1"/>
      <w:marLeft w:val="0"/>
      <w:marRight w:val="0"/>
      <w:marTop w:val="0"/>
      <w:marBottom w:val="0"/>
      <w:divBdr>
        <w:top w:val="none" w:sz="0" w:space="0" w:color="auto"/>
        <w:left w:val="none" w:sz="0" w:space="0" w:color="auto"/>
        <w:bottom w:val="none" w:sz="0" w:space="0" w:color="auto"/>
        <w:right w:val="none" w:sz="0" w:space="0" w:color="auto"/>
      </w:divBdr>
      <w:divsChild>
        <w:div w:id="1676807465">
          <w:marLeft w:val="0"/>
          <w:marRight w:val="0"/>
          <w:marTop w:val="0"/>
          <w:marBottom w:val="0"/>
          <w:divBdr>
            <w:top w:val="none" w:sz="0" w:space="0" w:color="auto"/>
            <w:left w:val="none" w:sz="0" w:space="0" w:color="auto"/>
            <w:bottom w:val="none" w:sz="0" w:space="0" w:color="auto"/>
            <w:right w:val="none" w:sz="0" w:space="0" w:color="auto"/>
          </w:divBdr>
          <w:divsChild>
            <w:div w:id="18312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1257">
      <w:bodyDiv w:val="1"/>
      <w:marLeft w:val="0"/>
      <w:marRight w:val="0"/>
      <w:marTop w:val="0"/>
      <w:marBottom w:val="0"/>
      <w:divBdr>
        <w:top w:val="none" w:sz="0" w:space="0" w:color="auto"/>
        <w:left w:val="none" w:sz="0" w:space="0" w:color="auto"/>
        <w:bottom w:val="none" w:sz="0" w:space="0" w:color="auto"/>
        <w:right w:val="none" w:sz="0" w:space="0" w:color="auto"/>
      </w:divBdr>
      <w:divsChild>
        <w:div w:id="31852100">
          <w:marLeft w:val="0"/>
          <w:marRight w:val="0"/>
          <w:marTop w:val="0"/>
          <w:marBottom w:val="0"/>
          <w:divBdr>
            <w:top w:val="none" w:sz="0" w:space="0" w:color="auto"/>
            <w:left w:val="none" w:sz="0" w:space="0" w:color="auto"/>
            <w:bottom w:val="none" w:sz="0" w:space="0" w:color="auto"/>
            <w:right w:val="none" w:sz="0" w:space="0" w:color="auto"/>
          </w:divBdr>
          <w:divsChild>
            <w:div w:id="1571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9809">
      <w:bodyDiv w:val="1"/>
      <w:marLeft w:val="0"/>
      <w:marRight w:val="0"/>
      <w:marTop w:val="0"/>
      <w:marBottom w:val="0"/>
      <w:divBdr>
        <w:top w:val="none" w:sz="0" w:space="0" w:color="auto"/>
        <w:left w:val="none" w:sz="0" w:space="0" w:color="auto"/>
        <w:bottom w:val="none" w:sz="0" w:space="0" w:color="auto"/>
        <w:right w:val="none" w:sz="0" w:space="0" w:color="auto"/>
      </w:divBdr>
      <w:divsChild>
        <w:div w:id="122579087">
          <w:marLeft w:val="0"/>
          <w:marRight w:val="0"/>
          <w:marTop w:val="0"/>
          <w:marBottom w:val="0"/>
          <w:divBdr>
            <w:top w:val="none" w:sz="0" w:space="0" w:color="auto"/>
            <w:left w:val="none" w:sz="0" w:space="0" w:color="auto"/>
            <w:bottom w:val="none" w:sz="0" w:space="0" w:color="auto"/>
            <w:right w:val="none" w:sz="0" w:space="0" w:color="auto"/>
          </w:divBdr>
          <w:divsChild>
            <w:div w:id="14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59832">
      <w:bodyDiv w:val="1"/>
      <w:marLeft w:val="0"/>
      <w:marRight w:val="0"/>
      <w:marTop w:val="0"/>
      <w:marBottom w:val="0"/>
      <w:divBdr>
        <w:top w:val="none" w:sz="0" w:space="0" w:color="auto"/>
        <w:left w:val="none" w:sz="0" w:space="0" w:color="auto"/>
        <w:bottom w:val="none" w:sz="0" w:space="0" w:color="auto"/>
        <w:right w:val="none" w:sz="0" w:space="0" w:color="auto"/>
      </w:divBdr>
      <w:divsChild>
        <w:div w:id="277183916">
          <w:marLeft w:val="0"/>
          <w:marRight w:val="0"/>
          <w:marTop w:val="0"/>
          <w:marBottom w:val="0"/>
          <w:divBdr>
            <w:top w:val="none" w:sz="0" w:space="0" w:color="auto"/>
            <w:left w:val="none" w:sz="0" w:space="0" w:color="auto"/>
            <w:bottom w:val="none" w:sz="0" w:space="0" w:color="auto"/>
            <w:right w:val="none" w:sz="0" w:space="0" w:color="auto"/>
          </w:divBdr>
          <w:divsChild>
            <w:div w:id="14466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2113">
      <w:bodyDiv w:val="1"/>
      <w:marLeft w:val="0"/>
      <w:marRight w:val="0"/>
      <w:marTop w:val="0"/>
      <w:marBottom w:val="0"/>
      <w:divBdr>
        <w:top w:val="none" w:sz="0" w:space="0" w:color="auto"/>
        <w:left w:val="none" w:sz="0" w:space="0" w:color="auto"/>
        <w:bottom w:val="none" w:sz="0" w:space="0" w:color="auto"/>
        <w:right w:val="none" w:sz="0" w:space="0" w:color="auto"/>
      </w:divBdr>
      <w:divsChild>
        <w:div w:id="2099784199">
          <w:marLeft w:val="0"/>
          <w:marRight w:val="0"/>
          <w:marTop w:val="0"/>
          <w:marBottom w:val="0"/>
          <w:divBdr>
            <w:top w:val="none" w:sz="0" w:space="0" w:color="auto"/>
            <w:left w:val="none" w:sz="0" w:space="0" w:color="auto"/>
            <w:bottom w:val="none" w:sz="0" w:space="0" w:color="auto"/>
            <w:right w:val="none" w:sz="0" w:space="0" w:color="auto"/>
          </w:divBdr>
          <w:divsChild>
            <w:div w:id="3826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16171">
      <w:bodyDiv w:val="1"/>
      <w:marLeft w:val="0"/>
      <w:marRight w:val="0"/>
      <w:marTop w:val="0"/>
      <w:marBottom w:val="0"/>
      <w:divBdr>
        <w:top w:val="none" w:sz="0" w:space="0" w:color="auto"/>
        <w:left w:val="none" w:sz="0" w:space="0" w:color="auto"/>
        <w:bottom w:val="none" w:sz="0" w:space="0" w:color="auto"/>
        <w:right w:val="none" w:sz="0" w:space="0" w:color="auto"/>
      </w:divBdr>
      <w:divsChild>
        <w:div w:id="915287572">
          <w:marLeft w:val="0"/>
          <w:marRight w:val="0"/>
          <w:marTop w:val="0"/>
          <w:marBottom w:val="0"/>
          <w:divBdr>
            <w:top w:val="none" w:sz="0" w:space="0" w:color="auto"/>
            <w:left w:val="none" w:sz="0" w:space="0" w:color="auto"/>
            <w:bottom w:val="none" w:sz="0" w:space="0" w:color="auto"/>
            <w:right w:val="none" w:sz="0" w:space="0" w:color="auto"/>
          </w:divBdr>
          <w:divsChild>
            <w:div w:id="2366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2019">
      <w:bodyDiv w:val="1"/>
      <w:marLeft w:val="0"/>
      <w:marRight w:val="0"/>
      <w:marTop w:val="0"/>
      <w:marBottom w:val="0"/>
      <w:divBdr>
        <w:top w:val="none" w:sz="0" w:space="0" w:color="auto"/>
        <w:left w:val="none" w:sz="0" w:space="0" w:color="auto"/>
        <w:bottom w:val="none" w:sz="0" w:space="0" w:color="auto"/>
        <w:right w:val="none" w:sz="0" w:space="0" w:color="auto"/>
      </w:divBdr>
      <w:divsChild>
        <w:div w:id="1925067308">
          <w:marLeft w:val="0"/>
          <w:marRight w:val="0"/>
          <w:marTop w:val="0"/>
          <w:marBottom w:val="0"/>
          <w:divBdr>
            <w:top w:val="none" w:sz="0" w:space="0" w:color="auto"/>
            <w:left w:val="none" w:sz="0" w:space="0" w:color="auto"/>
            <w:bottom w:val="none" w:sz="0" w:space="0" w:color="auto"/>
            <w:right w:val="none" w:sz="0" w:space="0" w:color="auto"/>
          </w:divBdr>
          <w:divsChild>
            <w:div w:id="538859154">
              <w:marLeft w:val="0"/>
              <w:marRight w:val="0"/>
              <w:marTop w:val="0"/>
              <w:marBottom w:val="0"/>
              <w:divBdr>
                <w:top w:val="none" w:sz="0" w:space="0" w:color="auto"/>
                <w:left w:val="none" w:sz="0" w:space="0" w:color="auto"/>
                <w:bottom w:val="none" w:sz="0" w:space="0" w:color="auto"/>
                <w:right w:val="none" w:sz="0" w:space="0" w:color="auto"/>
              </w:divBdr>
            </w:div>
            <w:div w:id="10901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1370">
      <w:bodyDiv w:val="1"/>
      <w:marLeft w:val="0"/>
      <w:marRight w:val="0"/>
      <w:marTop w:val="0"/>
      <w:marBottom w:val="0"/>
      <w:divBdr>
        <w:top w:val="none" w:sz="0" w:space="0" w:color="auto"/>
        <w:left w:val="none" w:sz="0" w:space="0" w:color="auto"/>
        <w:bottom w:val="none" w:sz="0" w:space="0" w:color="auto"/>
        <w:right w:val="none" w:sz="0" w:space="0" w:color="auto"/>
      </w:divBdr>
      <w:divsChild>
        <w:div w:id="1933127816">
          <w:marLeft w:val="0"/>
          <w:marRight w:val="0"/>
          <w:marTop w:val="0"/>
          <w:marBottom w:val="0"/>
          <w:divBdr>
            <w:top w:val="none" w:sz="0" w:space="0" w:color="auto"/>
            <w:left w:val="none" w:sz="0" w:space="0" w:color="auto"/>
            <w:bottom w:val="none" w:sz="0" w:space="0" w:color="auto"/>
            <w:right w:val="none" w:sz="0" w:space="0" w:color="auto"/>
          </w:divBdr>
          <w:divsChild>
            <w:div w:id="16721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6063">
      <w:bodyDiv w:val="1"/>
      <w:marLeft w:val="0"/>
      <w:marRight w:val="0"/>
      <w:marTop w:val="0"/>
      <w:marBottom w:val="0"/>
      <w:divBdr>
        <w:top w:val="none" w:sz="0" w:space="0" w:color="auto"/>
        <w:left w:val="none" w:sz="0" w:space="0" w:color="auto"/>
        <w:bottom w:val="none" w:sz="0" w:space="0" w:color="auto"/>
        <w:right w:val="none" w:sz="0" w:space="0" w:color="auto"/>
      </w:divBdr>
      <w:divsChild>
        <w:div w:id="817260547">
          <w:marLeft w:val="0"/>
          <w:marRight w:val="0"/>
          <w:marTop w:val="0"/>
          <w:marBottom w:val="0"/>
          <w:divBdr>
            <w:top w:val="none" w:sz="0" w:space="0" w:color="auto"/>
            <w:left w:val="none" w:sz="0" w:space="0" w:color="auto"/>
            <w:bottom w:val="none" w:sz="0" w:space="0" w:color="auto"/>
            <w:right w:val="none" w:sz="0" w:space="0" w:color="auto"/>
          </w:divBdr>
          <w:divsChild>
            <w:div w:id="8491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9871">
      <w:bodyDiv w:val="1"/>
      <w:marLeft w:val="0"/>
      <w:marRight w:val="0"/>
      <w:marTop w:val="0"/>
      <w:marBottom w:val="0"/>
      <w:divBdr>
        <w:top w:val="none" w:sz="0" w:space="0" w:color="auto"/>
        <w:left w:val="none" w:sz="0" w:space="0" w:color="auto"/>
        <w:bottom w:val="none" w:sz="0" w:space="0" w:color="auto"/>
        <w:right w:val="none" w:sz="0" w:space="0" w:color="auto"/>
      </w:divBdr>
      <w:divsChild>
        <w:div w:id="1074624239">
          <w:marLeft w:val="0"/>
          <w:marRight w:val="0"/>
          <w:marTop w:val="0"/>
          <w:marBottom w:val="0"/>
          <w:divBdr>
            <w:top w:val="none" w:sz="0" w:space="0" w:color="auto"/>
            <w:left w:val="none" w:sz="0" w:space="0" w:color="auto"/>
            <w:bottom w:val="none" w:sz="0" w:space="0" w:color="auto"/>
            <w:right w:val="none" w:sz="0" w:space="0" w:color="auto"/>
          </w:divBdr>
          <w:divsChild>
            <w:div w:id="3311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089">
      <w:bodyDiv w:val="1"/>
      <w:marLeft w:val="0"/>
      <w:marRight w:val="0"/>
      <w:marTop w:val="0"/>
      <w:marBottom w:val="0"/>
      <w:divBdr>
        <w:top w:val="none" w:sz="0" w:space="0" w:color="auto"/>
        <w:left w:val="none" w:sz="0" w:space="0" w:color="auto"/>
        <w:bottom w:val="none" w:sz="0" w:space="0" w:color="auto"/>
        <w:right w:val="none" w:sz="0" w:space="0" w:color="auto"/>
      </w:divBdr>
      <w:divsChild>
        <w:div w:id="936208817">
          <w:marLeft w:val="0"/>
          <w:marRight w:val="0"/>
          <w:marTop w:val="0"/>
          <w:marBottom w:val="0"/>
          <w:divBdr>
            <w:top w:val="none" w:sz="0" w:space="0" w:color="auto"/>
            <w:left w:val="none" w:sz="0" w:space="0" w:color="auto"/>
            <w:bottom w:val="none" w:sz="0" w:space="0" w:color="auto"/>
            <w:right w:val="none" w:sz="0" w:space="0" w:color="auto"/>
          </w:divBdr>
          <w:divsChild>
            <w:div w:id="1472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2092">
      <w:bodyDiv w:val="1"/>
      <w:marLeft w:val="0"/>
      <w:marRight w:val="0"/>
      <w:marTop w:val="0"/>
      <w:marBottom w:val="0"/>
      <w:divBdr>
        <w:top w:val="none" w:sz="0" w:space="0" w:color="auto"/>
        <w:left w:val="none" w:sz="0" w:space="0" w:color="auto"/>
        <w:bottom w:val="none" w:sz="0" w:space="0" w:color="auto"/>
        <w:right w:val="none" w:sz="0" w:space="0" w:color="auto"/>
      </w:divBdr>
      <w:divsChild>
        <w:div w:id="1344744440">
          <w:marLeft w:val="0"/>
          <w:marRight w:val="0"/>
          <w:marTop w:val="0"/>
          <w:marBottom w:val="0"/>
          <w:divBdr>
            <w:top w:val="none" w:sz="0" w:space="0" w:color="auto"/>
            <w:left w:val="none" w:sz="0" w:space="0" w:color="auto"/>
            <w:bottom w:val="none" w:sz="0" w:space="0" w:color="auto"/>
            <w:right w:val="none" w:sz="0" w:space="0" w:color="auto"/>
          </w:divBdr>
          <w:divsChild>
            <w:div w:id="14464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4576">
      <w:bodyDiv w:val="1"/>
      <w:marLeft w:val="0"/>
      <w:marRight w:val="0"/>
      <w:marTop w:val="0"/>
      <w:marBottom w:val="0"/>
      <w:divBdr>
        <w:top w:val="none" w:sz="0" w:space="0" w:color="auto"/>
        <w:left w:val="none" w:sz="0" w:space="0" w:color="auto"/>
        <w:bottom w:val="none" w:sz="0" w:space="0" w:color="auto"/>
        <w:right w:val="none" w:sz="0" w:space="0" w:color="auto"/>
      </w:divBdr>
      <w:divsChild>
        <w:div w:id="1386103718">
          <w:marLeft w:val="0"/>
          <w:marRight w:val="0"/>
          <w:marTop w:val="0"/>
          <w:marBottom w:val="0"/>
          <w:divBdr>
            <w:top w:val="none" w:sz="0" w:space="0" w:color="auto"/>
            <w:left w:val="none" w:sz="0" w:space="0" w:color="auto"/>
            <w:bottom w:val="none" w:sz="0" w:space="0" w:color="auto"/>
            <w:right w:val="none" w:sz="0" w:space="0" w:color="auto"/>
          </w:divBdr>
          <w:divsChild>
            <w:div w:id="8319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3311">
      <w:bodyDiv w:val="1"/>
      <w:marLeft w:val="0"/>
      <w:marRight w:val="0"/>
      <w:marTop w:val="0"/>
      <w:marBottom w:val="0"/>
      <w:divBdr>
        <w:top w:val="none" w:sz="0" w:space="0" w:color="auto"/>
        <w:left w:val="none" w:sz="0" w:space="0" w:color="auto"/>
        <w:bottom w:val="none" w:sz="0" w:space="0" w:color="auto"/>
        <w:right w:val="none" w:sz="0" w:space="0" w:color="auto"/>
      </w:divBdr>
      <w:divsChild>
        <w:div w:id="797380628">
          <w:marLeft w:val="0"/>
          <w:marRight w:val="0"/>
          <w:marTop w:val="0"/>
          <w:marBottom w:val="0"/>
          <w:divBdr>
            <w:top w:val="none" w:sz="0" w:space="0" w:color="auto"/>
            <w:left w:val="none" w:sz="0" w:space="0" w:color="auto"/>
            <w:bottom w:val="none" w:sz="0" w:space="0" w:color="auto"/>
            <w:right w:val="none" w:sz="0" w:space="0" w:color="auto"/>
          </w:divBdr>
          <w:divsChild>
            <w:div w:id="8092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9922">
      <w:bodyDiv w:val="1"/>
      <w:marLeft w:val="0"/>
      <w:marRight w:val="0"/>
      <w:marTop w:val="0"/>
      <w:marBottom w:val="0"/>
      <w:divBdr>
        <w:top w:val="none" w:sz="0" w:space="0" w:color="auto"/>
        <w:left w:val="none" w:sz="0" w:space="0" w:color="auto"/>
        <w:bottom w:val="none" w:sz="0" w:space="0" w:color="auto"/>
        <w:right w:val="none" w:sz="0" w:space="0" w:color="auto"/>
      </w:divBdr>
      <w:divsChild>
        <w:div w:id="543911329">
          <w:marLeft w:val="0"/>
          <w:marRight w:val="0"/>
          <w:marTop w:val="0"/>
          <w:marBottom w:val="0"/>
          <w:divBdr>
            <w:top w:val="none" w:sz="0" w:space="0" w:color="auto"/>
            <w:left w:val="none" w:sz="0" w:space="0" w:color="auto"/>
            <w:bottom w:val="none" w:sz="0" w:space="0" w:color="auto"/>
            <w:right w:val="none" w:sz="0" w:space="0" w:color="auto"/>
          </w:divBdr>
          <w:divsChild>
            <w:div w:id="4682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555">
      <w:bodyDiv w:val="1"/>
      <w:marLeft w:val="0"/>
      <w:marRight w:val="0"/>
      <w:marTop w:val="0"/>
      <w:marBottom w:val="0"/>
      <w:divBdr>
        <w:top w:val="none" w:sz="0" w:space="0" w:color="auto"/>
        <w:left w:val="none" w:sz="0" w:space="0" w:color="auto"/>
        <w:bottom w:val="none" w:sz="0" w:space="0" w:color="auto"/>
        <w:right w:val="none" w:sz="0" w:space="0" w:color="auto"/>
      </w:divBdr>
      <w:divsChild>
        <w:div w:id="1059552347">
          <w:marLeft w:val="0"/>
          <w:marRight w:val="0"/>
          <w:marTop w:val="0"/>
          <w:marBottom w:val="0"/>
          <w:divBdr>
            <w:top w:val="none" w:sz="0" w:space="0" w:color="auto"/>
            <w:left w:val="none" w:sz="0" w:space="0" w:color="auto"/>
            <w:bottom w:val="none" w:sz="0" w:space="0" w:color="auto"/>
            <w:right w:val="none" w:sz="0" w:space="0" w:color="auto"/>
          </w:divBdr>
          <w:divsChild>
            <w:div w:id="17259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6920">
      <w:bodyDiv w:val="1"/>
      <w:marLeft w:val="0"/>
      <w:marRight w:val="0"/>
      <w:marTop w:val="0"/>
      <w:marBottom w:val="0"/>
      <w:divBdr>
        <w:top w:val="none" w:sz="0" w:space="0" w:color="auto"/>
        <w:left w:val="none" w:sz="0" w:space="0" w:color="auto"/>
        <w:bottom w:val="none" w:sz="0" w:space="0" w:color="auto"/>
        <w:right w:val="none" w:sz="0" w:space="0" w:color="auto"/>
      </w:divBdr>
      <w:divsChild>
        <w:div w:id="1313825978">
          <w:marLeft w:val="0"/>
          <w:marRight w:val="0"/>
          <w:marTop w:val="0"/>
          <w:marBottom w:val="0"/>
          <w:divBdr>
            <w:top w:val="none" w:sz="0" w:space="0" w:color="auto"/>
            <w:left w:val="none" w:sz="0" w:space="0" w:color="auto"/>
            <w:bottom w:val="none" w:sz="0" w:space="0" w:color="auto"/>
            <w:right w:val="none" w:sz="0" w:space="0" w:color="auto"/>
          </w:divBdr>
          <w:divsChild>
            <w:div w:id="143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21147">
      <w:bodyDiv w:val="1"/>
      <w:marLeft w:val="0"/>
      <w:marRight w:val="0"/>
      <w:marTop w:val="0"/>
      <w:marBottom w:val="0"/>
      <w:divBdr>
        <w:top w:val="none" w:sz="0" w:space="0" w:color="auto"/>
        <w:left w:val="none" w:sz="0" w:space="0" w:color="auto"/>
        <w:bottom w:val="none" w:sz="0" w:space="0" w:color="auto"/>
        <w:right w:val="none" w:sz="0" w:space="0" w:color="auto"/>
      </w:divBdr>
      <w:divsChild>
        <w:div w:id="240724790">
          <w:marLeft w:val="0"/>
          <w:marRight w:val="0"/>
          <w:marTop w:val="0"/>
          <w:marBottom w:val="0"/>
          <w:divBdr>
            <w:top w:val="none" w:sz="0" w:space="0" w:color="auto"/>
            <w:left w:val="none" w:sz="0" w:space="0" w:color="auto"/>
            <w:bottom w:val="none" w:sz="0" w:space="0" w:color="auto"/>
            <w:right w:val="none" w:sz="0" w:space="0" w:color="auto"/>
          </w:divBdr>
          <w:divsChild>
            <w:div w:id="5899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721">
      <w:bodyDiv w:val="1"/>
      <w:marLeft w:val="0"/>
      <w:marRight w:val="0"/>
      <w:marTop w:val="0"/>
      <w:marBottom w:val="0"/>
      <w:divBdr>
        <w:top w:val="none" w:sz="0" w:space="0" w:color="auto"/>
        <w:left w:val="none" w:sz="0" w:space="0" w:color="auto"/>
        <w:bottom w:val="none" w:sz="0" w:space="0" w:color="auto"/>
        <w:right w:val="none" w:sz="0" w:space="0" w:color="auto"/>
      </w:divBdr>
      <w:divsChild>
        <w:div w:id="2077118228">
          <w:marLeft w:val="0"/>
          <w:marRight w:val="0"/>
          <w:marTop w:val="0"/>
          <w:marBottom w:val="0"/>
          <w:divBdr>
            <w:top w:val="none" w:sz="0" w:space="0" w:color="auto"/>
            <w:left w:val="none" w:sz="0" w:space="0" w:color="auto"/>
            <w:bottom w:val="none" w:sz="0" w:space="0" w:color="auto"/>
            <w:right w:val="none" w:sz="0" w:space="0" w:color="auto"/>
          </w:divBdr>
          <w:divsChild>
            <w:div w:id="489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3033">
      <w:bodyDiv w:val="1"/>
      <w:marLeft w:val="0"/>
      <w:marRight w:val="0"/>
      <w:marTop w:val="0"/>
      <w:marBottom w:val="0"/>
      <w:divBdr>
        <w:top w:val="none" w:sz="0" w:space="0" w:color="auto"/>
        <w:left w:val="none" w:sz="0" w:space="0" w:color="auto"/>
        <w:bottom w:val="none" w:sz="0" w:space="0" w:color="auto"/>
        <w:right w:val="none" w:sz="0" w:space="0" w:color="auto"/>
      </w:divBdr>
      <w:divsChild>
        <w:div w:id="1197235853">
          <w:marLeft w:val="0"/>
          <w:marRight w:val="0"/>
          <w:marTop w:val="0"/>
          <w:marBottom w:val="0"/>
          <w:divBdr>
            <w:top w:val="none" w:sz="0" w:space="0" w:color="auto"/>
            <w:left w:val="none" w:sz="0" w:space="0" w:color="auto"/>
            <w:bottom w:val="none" w:sz="0" w:space="0" w:color="auto"/>
            <w:right w:val="none" w:sz="0" w:space="0" w:color="auto"/>
          </w:divBdr>
          <w:divsChild>
            <w:div w:id="523710721">
              <w:marLeft w:val="0"/>
              <w:marRight w:val="0"/>
              <w:marTop w:val="0"/>
              <w:marBottom w:val="0"/>
              <w:divBdr>
                <w:top w:val="none" w:sz="0" w:space="0" w:color="auto"/>
                <w:left w:val="none" w:sz="0" w:space="0" w:color="auto"/>
                <w:bottom w:val="none" w:sz="0" w:space="0" w:color="auto"/>
                <w:right w:val="none" w:sz="0" w:space="0" w:color="auto"/>
              </w:divBdr>
            </w:div>
            <w:div w:id="19972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5903">
      <w:bodyDiv w:val="1"/>
      <w:marLeft w:val="0"/>
      <w:marRight w:val="0"/>
      <w:marTop w:val="0"/>
      <w:marBottom w:val="0"/>
      <w:divBdr>
        <w:top w:val="none" w:sz="0" w:space="0" w:color="auto"/>
        <w:left w:val="none" w:sz="0" w:space="0" w:color="auto"/>
        <w:bottom w:val="none" w:sz="0" w:space="0" w:color="auto"/>
        <w:right w:val="none" w:sz="0" w:space="0" w:color="auto"/>
      </w:divBdr>
      <w:divsChild>
        <w:div w:id="1441416102">
          <w:marLeft w:val="0"/>
          <w:marRight w:val="0"/>
          <w:marTop w:val="0"/>
          <w:marBottom w:val="0"/>
          <w:divBdr>
            <w:top w:val="none" w:sz="0" w:space="0" w:color="auto"/>
            <w:left w:val="none" w:sz="0" w:space="0" w:color="auto"/>
            <w:bottom w:val="none" w:sz="0" w:space="0" w:color="auto"/>
            <w:right w:val="none" w:sz="0" w:space="0" w:color="auto"/>
          </w:divBdr>
          <w:divsChild>
            <w:div w:id="5616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7291">
      <w:bodyDiv w:val="1"/>
      <w:marLeft w:val="0"/>
      <w:marRight w:val="0"/>
      <w:marTop w:val="0"/>
      <w:marBottom w:val="0"/>
      <w:divBdr>
        <w:top w:val="none" w:sz="0" w:space="0" w:color="auto"/>
        <w:left w:val="none" w:sz="0" w:space="0" w:color="auto"/>
        <w:bottom w:val="none" w:sz="0" w:space="0" w:color="auto"/>
        <w:right w:val="none" w:sz="0" w:space="0" w:color="auto"/>
      </w:divBdr>
      <w:divsChild>
        <w:div w:id="139006963">
          <w:marLeft w:val="0"/>
          <w:marRight w:val="0"/>
          <w:marTop w:val="0"/>
          <w:marBottom w:val="0"/>
          <w:divBdr>
            <w:top w:val="none" w:sz="0" w:space="0" w:color="auto"/>
            <w:left w:val="none" w:sz="0" w:space="0" w:color="auto"/>
            <w:bottom w:val="none" w:sz="0" w:space="0" w:color="auto"/>
            <w:right w:val="none" w:sz="0" w:space="0" w:color="auto"/>
          </w:divBdr>
          <w:divsChild>
            <w:div w:id="7590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12282">
      <w:bodyDiv w:val="1"/>
      <w:marLeft w:val="0"/>
      <w:marRight w:val="0"/>
      <w:marTop w:val="0"/>
      <w:marBottom w:val="0"/>
      <w:divBdr>
        <w:top w:val="none" w:sz="0" w:space="0" w:color="auto"/>
        <w:left w:val="none" w:sz="0" w:space="0" w:color="auto"/>
        <w:bottom w:val="none" w:sz="0" w:space="0" w:color="auto"/>
        <w:right w:val="none" w:sz="0" w:space="0" w:color="auto"/>
      </w:divBdr>
      <w:divsChild>
        <w:div w:id="229000793">
          <w:marLeft w:val="0"/>
          <w:marRight w:val="0"/>
          <w:marTop w:val="0"/>
          <w:marBottom w:val="0"/>
          <w:divBdr>
            <w:top w:val="none" w:sz="0" w:space="0" w:color="auto"/>
            <w:left w:val="none" w:sz="0" w:space="0" w:color="auto"/>
            <w:bottom w:val="none" w:sz="0" w:space="0" w:color="auto"/>
            <w:right w:val="none" w:sz="0" w:space="0" w:color="auto"/>
          </w:divBdr>
          <w:divsChild>
            <w:div w:id="645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23755">
      <w:bodyDiv w:val="1"/>
      <w:marLeft w:val="0"/>
      <w:marRight w:val="0"/>
      <w:marTop w:val="0"/>
      <w:marBottom w:val="0"/>
      <w:divBdr>
        <w:top w:val="none" w:sz="0" w:space="0" w:color="auto"/>
        <w:left w:val="none" w:sz="0" w:space="0" w:color="auto"/>
        <w:bottom w:val="none" w:sz="0" w:space="0" w:color="auto"/>
        <w:right w:val="none" w:sz="0" w:space="0" w:color="auto"/>
      </w:divBdr>
      <w:divsChild>
        <w:div w:id="1456829170">
          <w:marLeft w:val="0"/>
          <w:marRight w:val="0"/>
          <w:marTop w:val="0"/>
          <w:marBottom w:val="0"/>
          <w:divBdr>
            <w:top w:val="none" w:sz="0" w:space="0" w:color="auto"/>
            <w:left w:val="none" w:sz="0" w:space="0" w:color="auto"/>
            <w:bottom w:val="none" w:sz="0" w:space="0" w:color="auto"/>
            <w:right w:val="none" w:sz="0" w:space="0" w:color="auto"/>
          </w:divBdr>
          <w:divsChild>
            <w:div w:id="4833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2854">
      <w:bodyDiv w:val="1"/>
      <w:marLeft w:val="0"/>
      <w:marRight w:val="0"/>
      <w:marTop w:val="0"/>
      <w:marBottom w:val="0"/>
      <w:divBdr>
        <w:top w:val="none" w:sz="0" w:space="0" w:color="auto"/>
        <w:left w:val="none" w:sz="0" w:space="0" w:color="auto"/>
        <w:bottom w:val="none" w:sz="0" w:space="0" w:color="auto"/>
        <w:right w:val="none" w:sz="0" w:space="0" w:color="auto"/>
      </w:divBdr>
    </w:div>
    <w:div w:id="1527669502">
      <w:bodyDiv w:val="1"/>
      <w:marLeft w:val="0"/>
      <w:marRight w:val="0"/>
      <w:marTop w:val="0"/>
      <w:marBottom w:val="0"/>
      <w:divBdr>
        <w:top w:val="none" w:sz="0" w:space="0" w:color="auto"/>
        <w:left w:val="none" w:sz="0" w:space="0" w:color="auto"/>
        <w:bottom w:val="none" w:sz="0" w:space="0" w:color="auto"/>
        <w:right w:val="none" w:sz="0" w:space="0" w:color="auto"/>
      </w:divBdr>
    </w:div>
    <w:div w:id="1528448753">
      <w:bodyDiv w:val="1"/>
      <w:marLeft w:val="0"/>
      <w:marRight w:val="0"/>
      <w:marTop w:val="0"/>
      <w:marBottom w:val="0"/>
      <w:divBdr>
        <w:top w:val="none" w:sz="0" w:space="0" w:color="auto"/>
        <w:left w:val="none" w:sz="0" w:space="0" w:color="auto"/>
        <w:bottom w:val="none" w:sz="0" w:space="0" w:color="auto"/>
        <w:right w:val="none" w:sz="0" w:space="0" w:color="auto"/>
      </w:divBdr>
      <w:divsChild>
        <w:div w:id="1551529621">
          <w:marLeft w:val="0"/>
          <w:marRight w:val="0"/>
          <w:marTop w:val="0"/>
          <w:marBottom w:val="0"/>
          <w:divBdr>
            <w:top w:val="none" w:sz="0" w:space="0" w:color="auto"/>
            <w:left w:val="none" w:sz="0" w:space="0" w:color="auto"/>
            <w:bottom w:val="none" w:sz="0" w:space="0" w:color="auto"/>
            <w:right w:val="none" w:sz="0" w:space="0" w:color="auto"/>
          </w:divBdr>
          <w:divsChild>
            <w:div w:id="13297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64655">
      <w:bodyDiv w:val="1"/>
      <w:marLeft w:val="0"/>
      <w:marRight w:val="0"/>
      <w:marTop w:val="0"/>
      <w:marBottom w:val="0"/>
      <w:divBdr>
        <w:top w:val="none" w:sz="0" w:space="0" w:color="auto"/>
        <w:left w:val="none" w:sz="0" w:space="0" w:color="auto"/>
        <w:bottom w:val="none" w:sz="0" w:space="0" w:color="auto"/>
        <w:right w:val="none" w:sz="0" w:space="0" w:color="auto"/>
      </w:divBdr>
      <w:divsChild>
        <w:div w:id="1368529951">
          <w:marLeft w:val="0"/>
          <w:marRight w:val="0"/>
          <w:marTop w:val="0"/>
          <w:marBottom w:val="0"/>
          <w:divBdr>
            <w:top w:val="none" w:sz="0" w:space="0" w:color="auto"/>
            <w:left w:val="none" w:sz="0" w:space="0" w:color="auto"/>
            <w:bottom w:val="none" w:sz="0" w:space="0" w:color="auto"/>
            <w:right w:val="none" w:sz="0" w:space="0" w:color="auto"/>
          </w:divBdr>
          <w:divsChild>
            <w:div w:id="12520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5831">
      <w:bodyDiv w:val="1"/>
      <w:marLeft w:val="0"/>
      <w:marRight w:val="0"/>
      <w:marTop w:val="0"/>
      <w:marBottom w:val="0"/>
      <w:divBdr>
        <w:top w:val="none" w:sz="0" w:space="0" w:color="auto"/>
        <w:left w:val="none" w:sz="0" w:space="0" w:color="auto"/>
        <w:bottom w:val="none" w:sz="0" w:space="0" w:color="auto"/>
        <w:right w:val="none" w:sz="0" w:space="0" w:color="auto"/>
      </w:divBdr>
      <w:divsChild>
        <w:div w:id="190924727">
          <w:marLeft w:val="0"/>
          <w:marRight w:val="0"/>
          <w:marTop w:val="0"/>
          <w:marBottom w:val="0"/>
          <w:divBdr>
            <w:top w:val="none" w:sz="0" w:space="0" w:color="auto"/>
            <w:left w:val="none" w:sz="0" w:space="0" w:color="auto"/>
            <w:bottom w:val="none" w:sz="0" w:space="0" w:color="auto"/>
            <w:right w:val="none" w:sz="0" w:space="0" w:color="auto"/>
          </w:divBdr>
          <w:divsChild>
            <w:div w:id="330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1623">
      <w:bodyDiv w:val="1"/>
      <w:marLeft w:val="0"/>
      <w:marRight w:val="0"/>
      <w:marTop w:val="0"/>
      <w:marBottom w:val="0"/>
      <w:divBdr>
        <w:top w:val="none" w:sz="0" w:space="0" w:color="auto"/>
        <w:left w:val="none" w:sz="0" w:space="0" w:color="auto"/>
        <w:bottom w:val="none" w:sz="0" w:space="0" w:color="auto"/>
        <w:right w:val="none" w:sz="0" w:space="0" w:color="auto"/>
      </w:divBdr>
      <w:divsChild>
        <w:div w:id="1064327957">
          <w:marLeft w:val="0"/>
          <w:marRight w:val="0"/>
          <w:marTop w:val="0"/>
          <w:marBottom w:val="0"/>
          <w:divBdr>
            <w:top w:val="none" w:sz="0" w:space="0" w:color="auto"/>
            <w:left w:val="none" w:sz="0" w:space="0" w:color="auto"/>
            <w:bottom w:val="none" w:sz="0" w:space="0" w:color="auto"/>
            <w:right w:val="none" w:sz="0" w:space="0" w:color="auto"/>
          </w:divBdr>
          <w:divsChild>
            <w:div w:id="1431243388">
              <w:marLeft w:val="0"/>
              <w:marRight w:val="0"/>
              <w:marTop w:val="0"/>
              <w:marBottom w:val="0"/>
              <w:divBdr>
                <w:top w:val="none" w:sz="0" w:space="0" w:color="auto"/>
                <w:left w:val="none" w:sz="0" w:space="0" w:color="auto"/>
                <w:bottom w:val="none" w:sz="0" w:space="0" w:color="auto"/>
                <w:right w:val="none" w:sz="0" w:space="0" w:color="auto"/>
              </w:divBdr>
            </w:div>
            <w:div w:id="8491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6132">
      <w:bodyDiv w:val="1"/>
      <w:marLeft w:val="0"/>
      <w:marRight w:val="0"/>
      <w:marTop w:val="0"/>
      <w:marBottom w:val="0"/>
      <w:divBdr>
        <w:top w:val="none" w:sz="0" w:space="0" w:color="auto"/>
        <w:left w:val="none" w:sz="0" w:space="0" w:color="auto"/>
        <w:bottom w:val="none" w:sz="0" w:space="0" w:color="auto"/>
        <w:right w:val="none" w:sz="0" w:space="0" w:color="auto"/>
      </w:divBdr>
      <w:divsChild>
        <w:div w:id="1784302977">
          <w:marLeft w:val="0"/>
          <w:marRight w:val="0"/>
          <w:marTop w:val="0"/>
          <w:marBottom w:val="0"/>
          <w:divBdr>
            <w:top w:val="none" w:sz="0" w:space="0" w:color="auto"/>
            <w:left w:val="none" w:sz="0" w:space="0" w:color="auto"/>
            <w:bottom w:val="none" w:sz="0" w:space="0" w:color="auto"/>
            <w:right w:val="none" w:sz="0" w:space="0" w:color="auto"/>
          </w:divBdr>
          <w:divsChild>
            <w:div w:id="15967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6817">
      <w:bodyDiv w:val="1"/>
      <w:marLeft w:val="0"/>
      <w:marRight w:val="0"/>
      <w:marTop w:val="0"/>
      <w:marBottom w:val="0"/>
      <w:divBdr>
        <w:top w:val="none" w:sz="0" w:space="0" w:color="auto"/>
        <w:left w:val="none" w:sz="0" w:space="0" w:color="auto"/>
        <w:bottom w:val="none" w:sz="0" w:space="0" w:color="auto"/>
        <w:right w:val="none" w:sz="0" w:space="0" w:color="auto"/>
      </w:divBdr>
      <w:divsChild>
        <w:div w:id="610475543">
          <w:marLeft w:val="0"/>
          <w:marRight w:val="0"/>
          <w:marTop w:val="0"/>
          <w:marBottom w:val="0"/>
          <w:divBdr>
            <w:top w:val="none" w:sz="0" w:space="0" w:color="auto"/>
            <w:left w:val="none" w:sz="0" w:space="0" w:color="auto"/>
            <w:bottom w:val="none" w:sz="0" w:space="0" w:color="auto"/>
            <w:right w:val="none" w:sz="0" w:space="0" w:color="auto"/>
          </w:divBdr>
          <w:divsChild>
            <w:div w:id="10560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78005">
      <w:bodyDiv w:val="1"/>
      <w:marLeft w:val="0"/>
      <w:marRight w:val="0"/>
      <w:marTop w:val="0"/>
      <w:marBottom w:val="0"/>
      <w:divBdr>
        <w:top w:val="none" w:sz="0" w:space="0" w:color="auto"/>
        <w:left w:val="none" w:sz="0" w:space="0" w:color="auto"/>
        <w:bottom w:val="none" w:sz="0" w:space="0" w:color="auto"/>
        <w:right w:val="none" w:sz="0" w:space="0" w:color="auto"/>
      </w:divBdr>
      <w:divsChild>
        <w:div w:id="764614103">
          <w:marLeft w:val="0"/>
          <w:marRight w:val="0"/>
          <w:marTop w:val="0"/>
          <w:marBottom w:val="0"/>
          <w:divBdr>
            <w:top w:val="none" w:sz="0" w:space="0" w:color="auto"/>
            <w:left w:val="none" w:sz="0" w:space="0" w:color="auto"/>
            <w:bottom w:val="none" w:sz="0" w:space="0" w:color="auto"/>
            <w:right w:val="none" w:sz="0" w:space="0" w:color="auto"/>
          </w:divBdr>
          <w:divsChild>
            <w:div w:id="2783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41118">
      <w:bodyDiv w:val="1"/>
      <w:marLeft w:val="0"/>
      <w:marRight w:val="0"/>
      <w:marTop w:val="0"/>
      <w:marBottom w:val="0"/>
      <w:divBdr>
        <w:top w:val="none" w:sz="0" w:space="0" w:color="auto"/>
        <w:left w:val="none" w:sz="0" w:space="0" w:color="auto"/>
        <w:bottom w:val="none" w:sz="0" w:space="0" w:color="auto"/>
        <w:right w:val="none" w:sz="0" w:space="0" w:color="auto"/>
      </w:divBdr>
      <w:divsChild>
        <w:div w:id="2114933001">
          <w:marLeft w:val="0"/>
          <w:marRight w:val="0"/>
          <w:marTop w:val="0"/>
          <w:marBottom w:val="0"/>
          <w:divBdr>
            <w:top w:val="none" w:sz="0" w:space="0" w:color="auto"/>
            <w:left w:val="none" w:sz="0" w:space="0" w:color="auto"/>
            <w:bottom w:val="none" w:sz="0" w:space="0" w:color="auto"/>
            <w:right w:val="none" w:sz="0" w:space="0" w:color="auto"/>
          </w:divBdr>
          <w:divsChild>
            <w:div w:id="4125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4474">
      <w:bodyDiv w:val="1"/>
      <w:marLeft w:val="0"/>
      <w:marRight w:val="0"/>
      <w:marTop w:val="0"/>
      <w:marBottom w:val="0"/>
      <w:divBdr>
        <w:top w:val="none" w:sz="0" w:space="0" w:color="auto"/>
        <w:left w:val="none" w:sz="0" w:space="0" w:color="auto"/>
        <w:bottom w:val="none" w:sz="0" w:space="0" w:color="auto"/>
        <w:right w:val="none" w:sz="0" w:space="0" w:color="auto"/>
      </w:divBdr>
      <w:divsChild>
        <w:div w:id="1851210708">
          <w:marLeft w:val="0"/>
          <w:marRight w:val="0"/>
          <w:marTop w:val="0"/>
          <w:marBottom w:val="0"/>
          <w:divBdr>
            <w:top w:val="none" w:sz="0" w:space="0" w:color="auto"/>
            <w:left w:val="none" w:sz="0" w:space="0" w:color="auto"/>
            <w:bottom w:val="none" w:sz="0" w:space="0" w:color="auto"/>
            <w:right w:val="none" w:sz="0" w:space="0" w:color="auto"/>
          </w:divBdr>
          <w:divsChild>
            <w:div w:id="12993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4271">
      <w:bodyDiv w:val="1"/>
      <w:marLeft w:val="0"/>
      <w:marRight w:val="0"/>
      <w:marTop w:val="0"/>
      <w:marBottom w:val="0"/>
      <w:divBdr>
        <w:top w:val="none" w:sz="0" w:space="0" w:color="auto"/>
        <w:left w:val="none" w:sz="0" w:space="0" w:color="auto"/>
        <w:bottom w:val="none" w:sz="0" w:space="0" w:color="auto"/>
        <w:right w:val="none" w:sz="0" w:space="0" w:color="auto"/>
      </w:divBdr>
      <w:divsChild>
        <w:div w:id="88475084">
          <w:marLeft w:val="0"/>
          <w:marRight w:val="0"/>
          <w:marTop w:val="0"/>
          <w:marBottom w:val="0"/>
          <w:divBdr>
            <w:top w:val="none" w:sz="0" w:space="0" w:color="auto"/>
            <w:left w:val="none" w:sz="0" w:space="0" w:color="auto"/>
            <w:bottom w:val="none" w:sz="0" w:space="0" w:color="auto"/>
            <w:right w:val="none" w:sz="0" w:space="0" w:color="auto"/>
          </w:divBdr>
          <w:divsChild>
            <w:div w:id="10897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4523">
      <w:bodyDiv w:val="1"/>
      <w:marLeft w:val="0"/>
      <w:marRight w:val="0"/>
      <w:marTop w:val="0"/>
      <w:marBottom w:val="0"/>
      <w:divBdr>
        <w:top w:val="none" w:sz="0" w:space="0" w:color="auto"/>
        <w:left w:val="none" w:sz="0" w:space="0" w:color="auto"/>
        <w:bottom w:val="none" w:sz="0" w:space="0" w:color="auto"/>
        <w:right w:val="none" w:sz="0" w:space="0" w:color="auto"/>
      </w:divBdr>
      <w:divsChild>
        <w:div w:id="1906455518">
          <w:marLeft w:val="0"/>
          <w:marRight w:val="0"/>
          <w:marTop w:val="0"/>
          <w:marBottom w:val="0"/>
          <w:divBdr>
            <w:top w:val="none" w:sz="0" w:space="0" w:color="auto"/>
            <w:left w:val="none" w:sz="0" w:space="0" w:color="auto"/>
            <w:bottom w:val="none" w:sz="0" w:space="0" w:color="auto"/>
            <w:right w:val="none" w:sz="0" w:space="0" w:color="auto"/>
          </w:divBdr>
          <w:divsChild>
            <w:div w:id="16456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2848">
      <w:bodyDiv w:val="1"/>
      <w:marLeft w:val="0"/>
      <w:marRight w:val="0"/>
      <w:marTop w:val="0"/>
      <w:marBottom w:val="0"/>
      <w:divBdr>
        <w:top w:val="none" w:sz="0" w:space="0" w:color="auto"/>
        <w:left w:val="none" w:sz="0" w:space="0" w:color="auto"/>
        <w:bottom w:val="none" w:sz="0" w:space="0" w:color="auto"/>
        <w:right w:val="none" w:sz="0" w:space="0" w:color="auto"/>
      </w:divBdr>
      <w:divsChild>
        <w:div w:id="1691758975">
          <w:marLeft w:val="0"/>
          <w:marRight w:val="0"/>
          <w:marTop w:val="0"/>
          <w:marBottom w:val="0"/>
          <w:divBdr>
            <w:top w:val="none" w:sz="0" w:space="0" w:color="auto"/>
            <w:left w:val="none" w:sz="0" w:space="0" w:color="auto"/>
            <w:bottom w:val="none" w:sz="0" w:space="0" w:color="auto"/>
            <w:right w:val="none" w:sz="0" w:space="0" w:color="auto"/>
          </w:divBdr>
          <w:divsChild>
            <w:div w:id="171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16719">
      <w:bodyDiv w:val="1"/>
      <w:marLeft w:val="0"/>
      <w:marRight w:val="0"/>
      <w:marTop w:val="0"/>
      <w:marBottom w:val="0"/>
      <w:divBdr>
        <w:top w:val="none" w:sz="0" w:space="0" w:color="auto"/>
        <w:left w:val="none" w:sz="0" w:space="0" w:color="auto"/>
        <w:bottom w:val="none" w:sz="0" w:space="0" w:color="auto"/>
        <w:right w:val="none" w:sz="0" w:space="0" w:color="auto"/>
      </w:divBdr>
      <w:divsChild>
        <w:div w:id="1758743856">
          <w:marLeft w:val="0"/>
          <w:marRight w:val="0"/>
          <w:marTop w:val="0"/>
          <w:marBottom w:val="0"/>
          <w:divBdr>
            <w:top w:val="none" w:sz="0" w:space="0" w:color="auto"/>
            <w:left w:val="none" w:sz="0" w:space="0" w:color="auto"/>
            <w:bottom w:val="none" w:sz="0" w:space="0" w:color="auto"/>
            <w:right w:val="none" w:sz="0" w:space="0" w:color="auto"/>
          </w:divBdr>
          <w:divsChild>
            <w:div w:id="5452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4725">
      <w:bodyDiv w:val="1"/>
      <w:marLeft w:val="0"/>
      <w:marRight w:val="0"/>
      <w:marTop w:val="0"/>
      <w:marBottom w:val="0"/>
      <w:divBdr>
        <w:top w:val="none" w:sz="0" w:space="0" w:color="auto"/>
        <w:left w:val="none" w:sz="0" w:space="0" w:color="auto"/>
        <w:bottom w:val="none" w:sz="0" w:space="0" w:color="auto"/>
        <w:right w:val="none" w:sz="0" w:space="0" w:color="auto"/>
      </w:divBdr>
      <w:divsChild>
        <w:div w:id="2023125286">
          <w:marLeft w:val="0"/>
          <w:marRight w:val="0"/>
          <w:marTop w:val="0"/>
          <w:marBottom w:val="0"/>
          <w:divBdr>
            <w:top w:val="none" w:sz="0" w:space="0" w:color="auto"/>
            <w:left w:val="none" w:sz="0" w:space="0" w:color="auto"/>
            <w:bottom w:val="none" w:sz="0" w:space="0" w:color="auto"/>
            <w:right w:val="none" w:sz="0" w:space="0" w:color="auto"/>
          </w:divBdr>
          <w:divsChild>
            <w:div w:id="17536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9283">
      <w:bodyDiv w:val="1"/>
      <w:marLeft w:val="0"/>
      <w:marRight w:val="0"/>
      <w:marTop w:val="0"/>
      <w:marBottom w:val="0"/>
      <w:divBdr>
        <w:top w:val="none" w:sz="0" w:space="0" w:color="auto"/>
        <w:left w:val="none" w:sz="0" w:space="0" w:color="auto"/>
        <w:bottom w:val="none" w:sz="0" w:space="0" w:color="auto"/>
        <w:right w:val="none" w:sz="0" w:space="0" w:color="auto"/>
      </w:divBdr>
      <w:divsChild>
        <w:div w:id="1639217750">
          <w:marLeft w:val="0"/>
          <w:marRight w:val="0"/>
          <w:marTop w:val="0"/>
          <w:marBottom w:val="0"/>
          <w:divBdr>
            <w:top w:val="none" w:sz="0" w:space="0" w:color="auto"/>
            <w:left w:val="none" w:sz="0" w:space="0" w:color="auto"/>
            <w:bottom w:val="none" w:sz="0" w:space="0" w:color="auto"/>
            <w:right w:val="none" w:sz="0" w:space="0" w:color="auto"/>
          </w:divBdr>
          <w:divsChild>
            <w:div w:id="18480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4994">
      <w:bodyDiv w:val="1"/>
      <w:marLeft w:val="0"/>
      <w:marRight w:val="0"/>
      <w:marTop w:val="0"/>
      <w:marBottom w:val="0"/>
      <w:divBdr>
        <w:top w:val="none" w:sz="0" w:space="0" w:color="auto"/>
        <w:left w:val="none" w:sz="0" w:space="0" w:color="auto"/>
        <w:bottom w:val="none" w:sz="0" w:space="0" w:color="auto"/>
        <w:right w:val="none" w:sz="0" w:space="0" w:color="auto"/>
      </w:divBdr>
      <w:divsChild>
        <w:div w:id="959342078">
          <w:marLeft w:val="0"/>
          <w:marRight w:val="0"/>
          <w:marTop w:val="0"/>
          <w:marBottom w:val="0"/>
          <w:divBdr>
            <w:top w:val="none" w:sz="0" w:space="0" w:color="auto"/>
            <w:left w:val="none" w:sz="0" w:space="0" w:color="auto"/>
            <w:bottom w:val="none" w:sz="0" w:space="0" w:color="auto"/>
            <w:right w:val="none" w:sz="0" w:space="0" w:color="auto"/>
          </w:divBdr>
          <w:divsChild>
            <w:div w:id="921530142">
              <w:marLeft w:val="0"/>
              <w:marRight w:val="0"/>
              <w:marTop w:val="0"/>
              <w:marBottom w:val="0"/>
              <w:divBdr>
                <w:top w:val="none" w:sz="0" w:space="0" w:color="auto"/>
                <w:left w:val="none" w:sz="0" w:space="0" w:color="auto"/>
                <w:bottom w:val="none" w:sz="0" w:space="0" w:color="auto"/>
                <w:right w:val="none" w:sz="0" w:space="0" w:color="auto"/>
              </w:divBdr>
            </w:div>
            <w:div w:id="18978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2827">
      <w:bodyDiv w:val="1"/>
      <w:marLeft w:val="0"/>
      <w:marRight w:val="0"/>
      <w:marTop w:val="0"/>
      <w:marBottom w:val="0"/>
      <w:divBdr>
        <w:top w:val="none" w:sz="0" w:space="0" w:color="auto"/>
        <w:left w:val="none" w:sz="0" w:space="0" w:color="auto"/>
        <w:bottom w:val="none" w:sz="0" w:space="0" w:color="auto"/>
        <w:right w:val="none" w:sz="0" w:space="0" w:color="auto"/>
      </w:divBdr>
      <w:divsChild>
        <w:div w:id="673999912">
          <w:marLeft w:val="0"/>
          <w:marRight w:val="0"/>
          <w:marTop w:val="0"/>
          <w:marBottom w:val="0"/>
          <w:divBdr>
            <w:top w:val="none" w:sz="0" w:space="0" w:color="auto"/>
            <w:left w:val="none" w:sz="0" w:space="0" w:color="auto"/>
            <w:bottom w:val="none" w:sz="0" w:space="0" w:color="auto"/>
            <w:right w:val="none" w:sz="0" w:space="0" w:color="auto"/>
          </w:divBdr>
          <w:divsChild>
            <w:div w:id="681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4669">
      <w:bodyDiv w:val="1"/>
      <w:marLeft w:val="0"/>
      <w:marRight w:val="0"/>
      <w:marTop w:val="0"/>
      <w:marBottom w:val="0"/>
      <w:divBdr>
        <w:top w:val="none" w:sz="0" w:space="0" w:color="auto"/>
        <w:left w:val="none" w:sz="0" w:space="0" w:color="auto"/>
        <w:bottom w:val="none" w:sz="0" w:space="0" w:color="auto"/>
        <w:right w:val="none" w:sz="0" w:space="0" w:color="auto"/>
      </w:divBdr>
      <w:divsChild>
        <w:div w:id="58867065">
          <w:marLeft w:val="0"/>
          <w:marRight w:val="0"/>
          <w:marTop w:val="0"/>
          <w:marBottom w:val="0"/>
          <w:divBdr>
            <w:top w:val="none" w:sz="0" w:space="0" w:color="auto"/>
            <w:left w:val="none" w:sz="0" w:space="0" w:color="auto"/>
            <w:bottom w:val="none" w:sz="0" w:space="0" w:color="auto"/>
            <w:right w:val="none" w:sz="0" w:space="0" w:color="auto"/>
          </w:divBdr>
          <w:divsChild>
            <w:div w:id="12762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3946">
      <w:bodyDiv w:val="1"/>
      <w:marLeft w:val="0"/>
      <w:marRight w:val="0"/>
      <w:marTop w:val="0"/>
      <w:marBottom w:val="0"/>
      <w:divBdr>
        <w:top w:val="none" w:sz="0" w:space="0" w:color="auto"/>
        <w:left w:val="none" w:sz="0" w:space="0" w:color="auto"/>
        <w:bottom w:val="none" w:sz="0" w:space="0" w:color="auto"/>
        <w:right w:val="none" w:sz="0" w:space="0" w:color="auto"/>
      </w:divBdr>
      <w:divsChild>
        <w:div w:id="2067680123">
          <w:marLeft w:val="0"/>
          <w:marRight w:val="0"/>
          <w:marTop w:val="0"/>
          <w:marBottom w:val="0"/>
          <w:divBdr>
            <w:top w:val="none" w:sz="0" w:space="0" w:color="auto"/>
            <w:left w:val="none" w:sz="0" w:space="0" w:color="auto"/>
            <w:bottom w:val="none" w:sz="0" w:space="0" w:color="auto"/>
            <w:right w:val="none" w:sz="0" w:space="0" w:color="auto"/>
          </w:divBdr>
          <w:divsChild>
            <w:div w:id="9266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6210">
      <w:bodyDiv w:val="1"/>
      <w:marLeft w:val="0"/>
      <w:marRight w:val="0"/>
      <w:marTop w:val="0"/>
      <w:marBottom w:val="0"/>
      <w:divBdr>
        <w:top w:val="none" w:sz="0" w:space="0" w:color="auto"/>
        <w:left w:val="none" w:sz="0" w:space="0" w:color="auto"/>
        <w:bottom w:val="none" w:sz="0" w:space="0" w:color="auto"/>
        <w:right w:val="none" w:sz="0" w:space="0" w:color="auto"/>
      </w:divBdr>
      <w:divsChild>
        <w:div w:id="1436096172">
          <w:marLeft w:val="0"/>
          <w:marRight w:val="0"/>
          <w:marTop w:val="0"/>
          <w:marBottom w:val="0"/>
          <w:divBdr>
            <w:top w:val="none" w:sz="0" w:space="0" w:color="auto"/>
            <w:left w:val="none" w:sz="0" w:space="0" w:color="auto"/>
            <w:bottom w:val="none" w:sz="0" w:space="0" w:color="auto"/>
            <w:right w:val="none" w:sz="0" w:space="0" w:color="auto"/>
          </w:divBdr>
          <w:divsChild>
            <w:div w:id="4613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85035">
      <w:bodyDiv w:val="1"/>
      <w:marLeft w:val="0"/>
      <w:marRight w:val="0"/>
      <w:marTop w:val="0"/>
      <w:marBottom w:val="0"/>
      <w:divBdr>
        <w:top w:val="none" w:sz="0" w:space="0" w:color="auto"/>
        <w:left w:val="none" w:sz="0" w:space="0" w:color="auto"/>
        <w:bottom w:val="none" w:sz="0" w:space="0" w:color="auto"/>
        <w:right w:val="none" w:sz="0" w:space="0" w:color="auto"/>
      </w:divBdr>
      <w:divsChild>
        <w:div w:id="1360425677">
          <w:marLeft w:val="0"/>
          <w:marRight w:val="0"/>
          <w:marTop w:val="0"/>
          <w:marBottom w:val="0"/>
          <w:divBdr>
            <w:top w:val="none" w:sz="0" w:space="0" w:color="auto"/>
            <w:left w:val="none" w:sz="0" w:space="0" w:color="auto"/>
            <w:bottom w:val="none" w:sz="0" w:space="0" w:color="auto"/>
            <w:right w:val="none" w:sz="0" w:space="0" w:color="auto"/>
          </w:divBdr>
          <w:divsChild>
            <w:div w:id="15459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2013">
      <w:bodyDiv w:val="1"/>
      <w:marLeft w:val="0"/>
      <w:marRight w:val="0"/>
      <w:marTop w:val="0"/>
      <w:marBottom w:val="0"/>
      <w:divBdr>
        <w:top w:val="none" w:sz="0" w:space="0" w:color="auto"/>
        <w:left w:val="none" w:sz="0" w:space="0" w:color="auto"/>
        <w:bottom w:val="none" w:sz="0" w:space="0" w:color="auto"/>
        <w:right w:val="none" w:sz="0" w:space="0" w:color="auto"/>
      </w:divBdr>
      <w:divsChild>
        <w:div w:id="948857462">
          <w:marLeft w:val="0"/>
          <w:marRight w:val="0"/>
          <w:marTop w:val="0"/>
          <w:marBottom w:val="0"/>
          <w:divBdr>
            <w:top w:val="none" w:sz="0" w:space="0" w:color="auto"/>
            <w:left w:val="none" w:sz="0" w:space="0" w:color="auto"/>
            <w:bottom w:val="none" w:sz="0" w:space="0" w:color="auto"/>
            <w:right w:val="none" w:sz="0" w:space="0" w:color="auto"/>
          </w:divBdr>
          <w:divsChild>
            <w:div w:id="16026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5143">
      <w:bodyDiv w:val="1"/>
      <w:marLeft w:val="0"/>
      <w:marRight w:val="0"/>
      <w:marTop w:val="0"/>
      <w:marBottom w:val="0"/>
      <w:divBdr>
        <w:top w:val="none" w:sz="0" w:space="0" w:color="auto"/>
        <w:left w:val="none" w:sz="0" w:space="0" w:color="auto"/>
        <w:bottom w:val="none" w:sz="0" w:space="0" w:color="auto"/>
        <w:right w:val="none" w:sz="0" w:space="0" w:color="auto"/>
      </w:divBdr>
      <w:divsChild>
        <w:div w:id="129715665">
          <w:marLeft w:val="0"/>
          <w:marRight w:val="0"/>
          <w:marTop w:val="0"/>
          <w:marBottom w:val="0"/>
          <w:divBdr>
            <w:top w:val="none" w:sz="0" w:space="0" w:color="auto"/>
            <w:left w:val="none" w:sz="0" w:space="0" w:color="auto"/>
            <w:bottom w:val="none" w:sz="0" w:space="0" w:color="auto"/>
            <w:right w:val="none" w:sz="0" w:space="0" w:color="auto"/>
          </w:divBdr>
          <w:divsChild>
            <w:div w:id="5952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5800">
      <w:bodyDiv w:val="1"/>
      <w:marLeft w:val="0"/>
      <w:marRight w:val="0"/>
      <w:marTop w:val="0"/>
      <w:marBottom w:val="0"/>
      <w:divBdr>
        <w:top w:val="none" w:sz="0" w:space="0" w:color="auto"/>
        <w:left w:val="none" w:sz="0" w:space="0" w:color="auto"/>
        <w:bottom w:val="none" w:sz="0" w:space="0" w:color="auto"/>
        <w:right w:val="none" w:sz="0" w:space="0" w:color="auto"/>
      </w:divBdr>
      <w:divsChild>
        <w:div w:id="265694123">
          <w:marLeft w:val="0"/>
          <w:marRight w:val="0"/>
          <w:marTop w:val="0"/>
          <w:marBottom w:val="0"/>
          <w:divBdr>
            <w:top w:val="none" w:sz="0" w:space="0" w:color="auto"/>
            <w:left w:val="none" w:sz="0" w:space="0" w:color="auto"/>
            <w:bottom w:val="none" w:sz="0" w:space="0" w:color="auto"/>
            <w:right w:val="none" w:sz="0" w:space="0" w:color="auto"/>
          </w:divBdr>
          <w:divsChild>
            <w:div w:id="7082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80351">
      <w:bodyDiv w:val="1"/>
      <w:marLeft w:val="0"/>
      <w:marRight w:val="0"/>
      <w:marTop w:val="0"/>
      <w:marBottom w:val="0"/>
      <w:divBdr>
        <w:top w:val="none" w:sz="0" w:space="0" w:color="auto"/>
        <w:left w:val="none" w:sz="0" w:space="0" w:color="auto"/>
        <w:bottom w:val="none" w:sz="0" w:space="0" w:color="auto"/>
        <w:right w:val="none" w:sz="0" w:space="0" w:color="auto"/>
      </w:divBdr>
      <w:divsChild>
        <w:div w:id="709040305">
          <w:marLeft w:val="0"/>
          <w:marRight w:val="0"/>
          <w:marTop w:val="0"/>
          <w:marBottom w:val="0"/>
          <w:divBdr>
            <w:top w:val="none" w:sz="0" w:space="0" w:color="auto"/>
            <w:left w:val="none" w:sz="0" w:space="0" w:color="auto"/>
            <w:bottom w:val="none" w:sz="0" w:space="0" w:color="auto"/>
            <w:right w:val="none" w:sz="0" w:space="0" w:color="auto"/>
          </w:divBdr>
          <w:divsChild>
            <w:div w:id="7809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01987">
      <w:bodyDiv w:val="1"/>
      <w:marLeft w:val="0"/>
      <w:marRight w:val="0"/>
      <w:marTop w:val="0"/>
      <w:marBottom w:val="0"/>
      <w:divBdr>
        <w:top w:val="none" w:sz="0" w:space="0" w:color="auto"/>
        <w:left w:val="none" w:sz="0" w:space="0" w:color="auto"/>
        <w:bottom w:val="none" w:sz="0" w:space="0" w:color="auto"/>
        <w:right w:val="none" w:sz="0" w:space="0" w:color="auto"/>
      </w:divBdr>
      <w:divsChild>
        <w:div w:id="649945651">
          <w:marLeft w:val="0"/>
          <w:marRight w:val="0"/>
          <w:marTop w:val="0"/>
          <w:marBottom w:val="0"/>
          <w:divBdr>
            <w:top w:val="none" w:sz="0" w:space="0" w:color="auto"/>
            <w:left w:val="none" w:sz="0" w:space="0" w:color="auto"/>
            <w:bottom w:val="none" w:sz="0" w:space="0" w:color="auto"/>
            <w:right w:val="none" w:sz="0" w:space="0" w:color="auto"/>
          </w:divBdr>
          <w:divsChild>
            <w:div w:id="8565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7959">
      <w:bodyDiv w:val="1"/>
      <w:marLeft w:val="0"/>
      <w:marRight w:val="0"/>
      <w:marTop w:val="0"/>
      <w:marBottom w:val="0"/>
      <w:divBdr>
        <w:top w:val="none" w:sz="0" w:space="0" w:color="auto"/>
        <w:left w:val="none" w:sz="0" w:space="0" w:color="auto"/>
        <w:bottom w:val="none" w:sz="0" w:space="0" w:color="auto"/>
        <w:right w:val="none" w:sz="0" w:space="0" w:color="auto"/>
      </w:divBdr>
      <w:divsChild>
        <w:div w:id="1635481457">
          <w:marLeft w:val="0"/>
          <w:marRight w:val="0"/>
          <w:marTop w:val="0"/>
          <w:marBottom w:val="0"/>
          <w:divBdr>
            <w:top w:val="none" w:sz="0" w:space="0" w:color="auto"/>
            <w:left w:val="none" w:sz="0" w:space="0" w:color="auto"/>
            <w:bottom w:val="none" w:sz="0" w:space="0" w:color="auto"/>
            <w:right w:val="none" w:sz="0" w:space="0" w:color="auto"/>
          </w:divBdr>
          <w:divsChild>
            <w:div w:id="673610818">
              <w:marLeft w:val="0"/>
              <w:marRight w:val="0"/>
              <w:marTop w:val="0"/>
              <w:marBottom w:val="0"/>
              <w:divBdr>
                <w:top w:val="none" w:sz="0" w:space="0" w:color="auto"/>
                <w:left w:val="none" w:sz="0" w:space="0" w:color="auto"/>
                <w:bottom w:val="none" w:sz="0" w:space="0" w:color="auto"/>
                <w:right w:val="none" w:sz="0" w:space="0" w:color="auto"/>
              </w:divBdr>
            </w:div>
            <w:div w:id="7385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087">
      <w:bodyDiv w:val="1"/>
      <w:marLeft w:val="0"/>
      <w:marRight w:val="0"/>
      <w:marTop w:val="0"/>
      <w:marBottom w:val="0"/>
      <w:divBdr>
        <w:top w:val="none" w:sz="0" w:space="0" w:color="auto"/>
        <w:left w:val="none" w:sz="0" w:space="0" w:color="auto"/>
        <w:bottom w:val="none" w:sz="0" w:space="0" w:color="auto"/>
        <w:right w:val="none" w:sz="0" w:space="0" w:color="auto"/>
      </w:divBdr>
      <w:divsChild>
        <w:div w:id="760877780">
          <w:marLeft w:val="0"/>
          <w:marRight w:val="0"/>
          <w:marTop w:val="0"/>
          <w:marBottom w:val="0"/>
          <w:divBdr>
            <w:top w:val="none" w:sz="0" w:space="0" w:color="auto"/>
            <w:left w:val="none" w:sz="0" w:space="0" w:color="auto"/>
            <w:bottom w:val="none" w:sz="0" w:space="0" w:color="auto"/>
            <w:right w:val="none" w:sz="0" w:space="0" w:color="auto"/>
          </w:divBdr>
          <w:divsChild>
            <w:div w:id="9029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3375">
      <w:bodyDiv w:val="1"/>
      <w:marLeft w:val="0"/>
      <w:marRight w:val="0"/>
      <w:marTop w:val="0"/>
      <w:marBottom w:val="0"/>
      <w:divBdr>
        <w:top w:val="none" w:sz="0" w:space="0" w:color="auto"/>
        <w:left w:val="none" w:sz="0" w:space="0" w:color="auto"/>
        <w:bottom w:val="none" w:sz="0" w:space="0" w:color="auto"/>
        <w:right w:val="none" w:sz="0" w:space="0" w:color="auto"/>
      </w:divBdr>
      <w:divsChild>
        <w:div w:id="1460882757">
          <w:marLeft w:val="0"/>
          <w:marRight w:val="0"/>
          <w:marTop w:val="0"/>
          <w:marBottom w:val="0"/>
          <w:divBdr>
            <w:top w:val="none" w:sz="0" w:space="0" w:color="auto"/>
            <w:left w:val="none" w:sz="0" w:space="0" w:color="auto"/>
            <w:bottom w:val="none" w:sz="0" w:space="0" w:color="auto"/>
            <w:right w:val="none" w:sz="0" w:space="0" w:color="auto"/>
          </w:divBdr>
          <w:divsChild>
            <w:div w:id="5251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0881">
      <w:bodyDiv w:val="1"/>
      <w:marLeft w:val="0"/>
      <w:marRight w:val="0"/>
      <w:marTop w:val="0"/>
      <w:marBottom w:val="0"/>
      <w:divBdr>
        <w:top w:val="none" w:sz="0" w:space="0" w:color="auto"/>
        <w:left w:val="none" w:sz="0" w:space="0" w:color="auto"/>
        <w:bottom w:val="none" w:sz="0" w:space="0" w:color="auto"/>
        <w:right w:val="none" w:sz="0" w:space="0" w:color="auto"/>
      </w:divBdr>
      <w:divsChild>
        <w:div w:id="1234586048">
          <w:marLeft w:val="0"/>
          <w:marRight w:val="0"/>
          <w:marTop w:val="0"/>
          <w:marBottom w:val="0"/>
          <w:divBdr>
            <w:top w:val="none" w:sz="0" w:space="0" w:color="auto"/>
            <w:left w:val="none" w:sz="0" w:space="0" w:color="auto"/>
            <w:bottom w:val="none" w:sz="0" w:space="0" w:color="auto"/>
            <w:right w:val="none" w:sz="0" w:space="0" w:color="auto"/>
          </w:divBdr>
          <w:divsChild>
            <w:div w:id="19394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213">
      <w:bodyDiv w:val="1"/>
      <w:marLeft w:val="0"/>
      <w:marRight w:val="0"/>
      <w:marTop w:val="0"/>
      <w:marBottom w:val="0"/>
      <w:divBdr>
        <w:top w:val="none" w:sz="0" w:space="0" w:color="auto"/>
        <w:left w:val="none" w:sz="0" w:space="0" w:color="auto"/>
        <w:bottom w:val="none" w:sz="0" w:space="0" w:color="auto"/>
        <w:right w:val="none" w:sz="0" w:space="0" w:color="auto"/>
      </w:divBdr>
      <w:divsChild>
        <w:div w:id="1809929314">
          <w:marLeft w:val="0"/>
          <w:marRight w:val="0"/>
          <w:marTop w:val="0"/>
          <w:marBottom w:val="0"/>
          <w:divBdr>
            <w:top w:val="none" w:sz="0" w:space="0" w:color="auto"/>
            <w:left w:val="none" w:sz="0" w:space="0" w:color="auto"/>
            <w:bottom w:val="none" w:sz="0" w:space="0" w:color="auto"/>
            <w:right w:val="none" w:sz="0" w:space="0" w:color="auto"/>
          </w:divBdr>
          <w:divsChild>
            <w:div w:id="63880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2152">
      <w:bodyDiv w:val="1"/>
      <w:marLeft w:val="0"/>
      <w:marRight w:val="0"/>
      <w:marTop w:val="0"/>
      <w:marBottom w:val="0"/>
      <w:divBdr>
        <w:top w:val="none" w:sz="0" w:space="0" w:color="auto"/>
        <w:left w:val="none" w:sz="0" w:space="0" w:color="auto"/>
        <w:bottom w:val="none" w:sz="0" w:space="0" w:color="auto"/>
        <w:right w:val="none" w:sz="0" w:space="0" w:color="auto"/>
      </w:divBdr>
      <w:divsChild>
        <w:div w:id="1734430344">
          <w:marLeft w:val="0"/>
          <w:marRight w:val="0"/>
          <w:marTop w:val="0"/>
          <w:marBottom w:val="0"/>
          <w:divBdr>
            <w:top w:val="none" w:sz="0" w:space="0" w:color="auto"/>
            <w:left w:val="none" w:sz="0" w:space="0" w:color="auto"/>
            <w:bottom w:val="none" w:sz="0" w:space="0" w:color="auto"/>
            <w:right w:val="none" w:sz="0" w:space="0" w:color="auto"/>
          </w:divBdr>
          <w:divsChild>
            <w:div w:id="12820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6317">
      <w:bodyDiv w:val="1"/>
      <w:marLeft w:val="0"/>
      <w:marRight w:val="0"/>
      <w:marTop w:val="0"/>
      <w:marBottom w:val="0"/>
      <w:divBdr>
        <w:top w:val="none" w:sz="0" w:space="0" w:color="auto"/>
        <w:left w:val="none" w:sz="0" w:space="0" w:color="auto"/>
        <w:bottom w:val="none" w:sz="0" w:space="0" w:color="auto"/>
        <w:right w:val="none" w:sz="0" w:space="0" w:color="auto"/>
      </w:divBdr>
      <w:divsChild>
        <w:div w:id="571307035">
          <w:marLeft w:val="0"/>
          <w:marRight w:val="0"/>
          <w:marTop w:val="0"/>
          <w:marBottom w:val="0"/>
          <w:divBdr>
            <w:top w:val="none" w:sz="0" w:space="0" w:color="auto"/>
            <w:left w:val="none" w:sz="0" w:space="0" w:color="auto"/>
            <w:bottom w:val="none" w:sz="0" w:space="0" w:color="auto"/>
            <w:right w:val="none" w:sz="0" w:space="0" w:color="auto"/>
          </w:divBdr>
          <w:divsChild>
            <w:div w:id="14978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1526">
      <w:bodyDiv w:val="1"/>
      <w:marLeft w:val="0"/>
      <w:marRight w:val="0"/>
      <w:marTop w:val="0"/>
      <w:marBottom w:val="0"/>
      <w:divBdr>
        <w:top w:val="none" w:sz="0" w:space="0" w:color="auto"/>
        <w:left w:val="none" w:sz="0" w:space="0" w:color="auto"/>
        <w:bottom w:val="none" w:sz="0" w:space="0" w:color="auto"/>
        <w:right w:val="none" w:sz="0" w:space="0" w:color="auto"/>
      </w:divBdr>
      <w:divsChild>
        <w:div w:id="1295409678">
          <w:marLeft w:val="0"/>
          <w:marRight w:val="0"/>
          <w:marTop w:val="0"/>
          <w:marBottom w:val="0"/>
          <w:divBdr>
            <w:top w:val="none" w:sz="0" w:space="0" w:color="auto"/>
            <w:left w:val="none" w:sz="0" w:space="0" w:color="auto"/>
            <w:bottom w:val="none" w:sz="0" w:space="0" w:color="auto"/>
            <w:right w:val="none" w:sz="0" w:space="0" w:color="auto"/>
          </w:divBdr>
          <w:divsChild>
            <w:div w:id="16572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9104">
      <w:bodyDiv w:val="1"/>
      <w:marLeft w:val="0"/>
      <w:marRight w:val="0"/>
      <w:marTop w:val="0"/>
      <w:marBottom w:val="0"/>
      <w:divBdr>
        <w:top w:val="none" w:sz="0" w:space="0" w:color="auto"/>
        <w:left w:val="none" w:sz="0" w:space="0" w:color="auto"/>
        <w:bottom w:val="none" w:sz="0" w:space="0" w:color="auto"/>
        <w:right w:val="none" w:sz="0" w:space="0" w:color="auto"/>
      </w:divBdr>
      <w:divsChild>
        <w:div w:id="2109080732">
          <w:marLeft w:val="0"/>
          <w:marRight w:val="0"/>
          <w:marTop w:val="0"/>
          <w:marBottom w:val="0"/>
          <w:divBdr>
            <w:top w:val="none" w:sz="0" w:space="0" w:color="auto"/>
            <w:left w:val="none" w:sz="0" w:space="0" w:color="auto"/>
            <w:bottom w:val="none" w:sz="0" w:space="0" w:color="auto"/>
            <w:right w:val="none" w:sz="0" w:space="0" w:color="auto"/>
          </w:divBdr>
          <w:divsChild>
            <w:div w:id="7280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91049">
      <w:bodyDiv w:val="1"/>
      <w:marLeft w:val="0"/>
      <w:marRight w:val="0"/>
      <w:marTop w:val="0"/>
      <w:marBottom w:val="0"/>
      <w:divBdr>
        <w:top w:val="none" w:sz="0" w:space="0" w:color="auto"/>
        <w:left w:val="none" w:sz="0" w:space="0" w:color="auto"/>
        <w:bottom w:val="none" w:sz="0" w:space="0" w:color="auto"/>
        <w:right w:val="none" w:sz="0" w:space="0" w:color="auto"/>
      </w:divBdr>
      <w:divsChild>
        <w:div w:id="633407864">
          <w:marLeft w:val="0"/>
          <w:marRight w:val="0"/>
          <w:marTop w:val="0"/>
          <w:marBottom w:val="0"/>
          <w:divBdr>
            <w:top w:val="none" w:sz="0" w:space="0" w:color="auto"/>
            <w:left w:val="none" w:sz="0" w:space="0" w:color="auto"/>
            <w:bottom w:val="none" w:sz="0" w:space="0" w:color="auto"/>
            <w:right w:val="none" w:sz="0" w:space="0" w:color="auto"/>
          </w:divBdr>
          <w:divsChild>
            <w:div w:id="11813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5198">
      <w:bodyDiv w:val="1"/>
      <w:marLeft w:val="0"/>
      <w:marRight w:val="0"/>
      <w:marTop w:val="0"/>
      <w:marBottom w:val="0"/>
      <w:divBdr>
        <w:top w:val="none" w:sz="0" w:space="0" w:color="auto"/>
        <w:left w:val="none" w:sz="0" w:space="0" w:color="auto"/>
        <w:bottom w:val="none" w:sz="0" w:space="0" w:color="auto"/>
        <w:right w:val="none" w:sz="0" w:space="0" w:color="auto"/>
      </w:divBdr>
      <w:divsChild>
        <w:div w:id="525824998">
          <w:marLeft w:val="0"/>
          <w:marRight w:val="0"/>
          <w:marTop w:val="0"/>
          <w:marBottom w:val="0"/>
          <w:divBdr>
            <w:top w:val="none" w:sz="0" w:space="0" w:color="auto"/>
            <w:left w:val="none" w:sz="0" w:space="0" w:color="auto"/>
            <w:bottom w:val="none" w:sz="0" w:space="0" w:color="auto"/>
            <w:right w:val="none" w:sz="0" w:space="0" w:color="auto"/>
          </w:divBdr>
          <w:divsChild>
            <w:div w:id="2248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6146">
      <w:bodyDiv w:val="1"/>
      <w:marLeft w:val="0"/>
      <w:marRight w:val="0"/>
      <w:marTop w:val="0"/>
      <w:marBottom w:val="0"/>
      <w:divBdr>
        <w:top w:val="none" w:sz="0" w:space="0" w:color="auto"/>
        <w:left w:val="none" w:sz="0" w:space="0" w:color="auto"/>
        <w:bottom w:val="none" w:sz="0" w:space="0" w:color="auto"/>
        <w:right w:val="none" w:sz="0" w:space="0" w:color="auto"/>
      </w:divBdr>
      <w:divsChild>
        <w:div w:id="2071492152">
          <w:marLeft w:val="0"/>
          <w:marRight w:val="0"/>
          <w:marTop w:val="0"/>
          <w:marBottom w:val="0"/>
          <w:divBdr>
            <w:top w:val="none" w:sz="0" w:space="0" w:color="auto"/>
            <w:left w:val="none" w:sz="0" w:space="0" w:color="auto"/>
            <w:bottom w:val="none" w:sz="0" w:space="0" w:color="auto"/>
            <w:right w:val="none" w:sz="0" w:space="0" w:color="auto"/>
          </w:divBdr>
          <w:divsChild>
            <w:div w:id="16605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922">
      <w:bodyDiv w:val="1"/>
      <w:marLeft w:val="0"/>
      <w:marRight w:val="0"/>
      <w:marTop w:val="0"/>
      <w:marBottom w:val="0"/>
      <w:divBdr>
        <w:top w:val="none" w:sz="0" w:space="0" w:color="auto"/>
        <w:left w:val="none" w:sz="0" w:space="0" w:color="auto"/>
        <w:bottom w:val="none" w:sz="0" w:space="0" w:color="auto"/>
        <w:right w:val="none" w:sz="0" w:space="0" w:color="auto"/>
      </w:divBdr>
      <w:divsChild>
        <w:div w:id="1503818692">
          <w:marLeft w:val="0"/>
          <w:marRight w:val="0"/>
          <w:marTop w:val="0"/>
          <w:marBottom w:val="0"/>
          <w:divBdr>
            <w:top w:val="none" w:sz="0" w:space="0" w:color="auto"/>
            <w:left w:val="none" w:sz="0" w:space="0" w:color="auto"/>
            <w:bottom w:val="none" w:sz="0" w:space="0" w:color="auto"/>
            <w:right w:val="none" w:sz="0" w:space="0" w:color="auto"/>
          </w:divBdr>
          <w:divsChild>
            <w:div w:id="11387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2171">
      <w:bodyDiv w:val="1"/>
      <w:marLeft w:val="0"/>
      <w:marRight w:val="0"/>
      <w:marTop w:val="0"/>
      <w:marBottom w:val="0"/>
      <w:divBdr>
        <w:top w:val="none" w:sz="0" w:space="0" w:color="auto"/>
        <w:left w:val="none" w:sz="0" w:space="0" w:color="auto"/>
        <w:bottom w:val="none" w:sz="0" w:space="0" w:color="auto"/>
        <w:right w:val="none" w:sz="0" w:space="0" w:color="auto"/>
      </w:divBdr>
      <w:divsChild>
        <w:div w:id="1722048631">
          <w:marLeft w:val="0"/>
          <w:marRight w:val="0"/>
          <w:marTop w:val="0"/>
          <w:marBottom w:val="0"/>
          <w:divBdr>
            <w:top w:val="none" w:sz="0" w:space="0" w:color="auto"/>
            <w:left w:val="none" w:sz="0" w:space="0" w:color="auto"/>
            <w:bottom w:val="none" w:sz="0" w:space="0" w:color="auto"/>
            <w:right w:val="none" w:sz="0" w:space="0" w:color="auto"/>
          </w:divBdr>
          <w:divsChild>
            <w:div w:id="2987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0385">
      <w:bodyDiv w:val="1"/>
      <w:marLeft w:val="0"/>
      <w:marRight w:val="0"/>
      <w:marTop w:val="0"/>
      <w:marBottom w:val="0"/>
      <w:divBdr>
        <w:top w:val="none" w:sz="0" w:space="0" w:color="auto"/>
        <w:left w:val="none" w:sz="0" w:space="0" w:color="auto"/>
        <w:bottom w:val="none" w:sz="0" w:space="0" w:color="auto"/>
        <w:right w:val="none" w:sz="0" w:space="0" w:color="auto"/>
      </w:divBdr>
      <w:divsChild>
        <w:div w:id="816610699">
          <w:marLeft w:val="0"/>
          <w:marRight w:val="0"/>
          <w:marTop w:val="0"/>
          <w:marBottom w:val="0"/>
          <w:divBdr>
            <w:top w:val="none" w:sz="0" w:space="0" w:color="auto"/>
            <w:left w:val="none" w:sz="0" w:space="0" w:color="auto"/>
            <w:bottom w:val="none" w:sz="0" w:space="0" w:color="auto"/>
            <w:right w:val="none" w:sz="0" w:space="0" w:color="auto"/>
          </w:divBdr>
          <w:divsChild>
            <w:div w:id="4529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8763">
      <w:bodyDiv w:val="1"/>
      <w:marLeft w:val="0"/>
      <w:marRight w:val="0"/>
      <w:marTop w:val="0"/>
      <w:marBottom w:val="0"/>
      <w:divBdr>
        <w:top w:val="none" w:sz="0" w:space="0" w:color="auto"/>
        <w:left w:val="none" w:sz="0" w:space="0" w:color="auto"/>
        <w:bottom w:val="none" w:sz="0" w:space="0" w:color="auto"/>
        <w:right w:val="none" w:sz="0" w:space="0" w:color="auto"/>
      </w:divBdr>
    </w:div>
    <w:div w:id="1587348387">
      <w:bodyDiv w:val="1"/>
      <w:marLeft w:val="0"/>
      <w:marRight w:val="0"/>
      <w:marTop w:val="0"/>
      <w:marBottom w:val="0"/>
      <w:divBdr>
        <w:top w:val="none" w:sz="0" w:space="0" w:color="auto"/>
        <w:left w:val="none" w:sz="0" w:space="0" w:color="auto"/>
        <w:bottom w:val="none" w:sz="0" w:space="0" w:color="auto"/>
        <w:right w:val="none" w:sz="0" w:space="0" w:color="auto"/>
      </w:divBdr>
      <w:divsChild>
        <w:div w:id="1681350675">
          <w:marLeft w:val="0"/>
          <w:marRight w:val="0"/>
          <w:marTop w:val="0"/>
          <w:marBottom w:val="0"/>
          <w:divBdr>
            <w:top w:val="none" w:sz="0" w:space="0" w:color="auto"/>
            <w:left w:val="none" w:sz="0" w:space="0" w:color="auto"/>
            <w:bottom w:val="none" w:sz="0" w:space="0" w:color="auto"/>
            <w:right w:val="none" w:sz="0" w:space="0" w:color="auto"/>
          </w:divBdr>
          <w:divsChild>
            <w:div w:id="10732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775">
      <w:bodyDiv w:val="1"/>
      <w:marLeft w:val="0"/>
      <w:marRight w:val="0"/>
      <w:marTop w:val="0"/>
      <w:marBottom w:val="0"/>
      <w:divBdr>
        <w:top w:val="none" w:sz="0" w:space="0" w:color="auto"/>
        <w:left w:val="none" w:sz="0" w:space="0" w:color="auto"/>
        <w:bottom w:val="none" w:sz="0" w:space="0" w:color="auto"/>
        <w:right w:val="none" w:sz="0" w:space="0" w:color="auto"/>
      </w:divBdr>
    </w:div>
    <w:div w:id="1591311001">
      <w:bodyDiv w:val="1"/>
      <w:marLeft w:val="0"/>
      <w:marRight w:val="0"/>
      <w:marTop w:val="0"/>
      <w:marBottom w:val="0"/>
      <w:divBdr>
        <w:top w:val="none" w:sz="0" w:space="0" w:color="auto"/>
        <w:left w:val="none" w:sz="0" w:space="0" w:color="auto"/>
        <w:bottom w:val="none" w:sz="0" w:space="0" w:color="auto"/>
        <w:right w:val="none" w:sz="0" w:space="0" w:color="auto"/>
      </w:divBdr>
      <w:divsChild>
        <w:div w:id="274096154">
          <w:marLeft w:val="0"/>
          <w:marRight w:val="0"/>
          <w:marTop w:val="0"/>
          <w:marBottom w:val="0"/>
          <w:divBdr>
            <w:top w:val="none" w:sz="0" w:space="0" w:color="auto"/>
            <w:left w:val="none" w:sz="0" w:space="0" w:color="auto"/>
            <w:bottom w:val="none" w:sz="0" w:space="0" w:color="auto"/>
            <w:right w:val="none" w:sz="0" w:space="0" w:color="auto"/>
          </w:divBdr>
          <w:divsChild>
            <w:div w:id="14345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7379">
      <w:bodyDiv w:val="1"/>
      <w:marLeft w:val="0"/>
      <w:marRight w:val="0"/>
      <w:marTop w:val="0"/>
      <w:marBottom w:val="0"/>
      <w:divBdr>
        <w:top w:val="none" w:sz="0" w:space="0" w:color="auto"/>
        <w:left w:val="none" w:sz="0" w:space="0" w:color="auto"/>
        <w:bottom w:val="none" w:sz="0" w:space="0" w:color="auto"/>
        <w:right w:val="none" w:sz="0" w:space="0" w:color="auto"/>
      </w:divBdr>
      <w:divsChild>
        <w:div w:id="974915323">
          <w:marLeft w:val="0"/>
          <w:marRight w:val="0"/>
          <w:marTop w:val="0"/>
          <w:marBottom w:val="0"/>
          <w:divBdr>
            <w:top w:val="none" w:sz="0" w:space="0" w:color="auto"/>
            <w:left w:val="none" w:sz="0" w:space="0" w:color="auto"/>
            <w:bottom w:val="none" w:sz="0" w:space="0" w:color="auto"/>
            <w:right w:val="none" w:sz="0" w:space="0" w:color="auto"/>
          </w:divBdr>
          <w:divsChild>
            <w:div w:id="967051308">
              <w:marLeft w:val="0"/>
              <w:marRight w:val="0"/>
              <w:marTop w:val="0"/>
              <w:marBottom w:val="0"/>
              <w:divBdr>
                <w:top w:val="none" w:sz="0" w:space="0" w:color="auto"/>
                <w:left w:val="none" w:sz="0" w:space="0" w:color="auto"/>
                <w:bottom w:val="none" w:sz="0" w:space="0" w:color="auto"/>
                <w:right w:val="none" w:sz="0" w:space="0" w:color="auto"/>
              </w:divBdr>
            </w:div>
            <w:div w:id="1682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8629">
      <w:bodyDiv w:val="1"/>
      <w:marLeft w:val="0"/>
      <w:marRight w:val="0"/>
      <w:marTop w:val="0"/>
      <w:marBottom w:val="0"/>
      <w:divBdr>
        <w:top w:val="none" w:sz="0" w:space="0" w:color="auto"/>
        <w:left w:val="none" w:sz="0" w:space="0" w:color="auto"/>
        <w:bottom w:val="none" w:sz="0" w:space="0" w:color="auto"/>
        <w:right w:val="none" w:sz="0" w:space="0" w:color="auto"/>
      </w:divBdr>
      <w:divsChild>
        <w:div w:id="821117255">
          <w:marLeft w:val="0"/>
          <w:marRight w:val="0"/>
          <w:marTop w:val="0"/>
          <w:marBottom w:val="0"/>
          <w:divBdr>
            <w:top w:val="none" w:sz="0" w:space="0" w:color="auto"/>
            <w:left w:val="none" w:sz="0" w:space="0" w:color="auto"/>
            <w:bottom w:val="none" w:sz="0" w:space="0" w:color="auto"/>
            <w:right w:val="none" w:sz="0" w:space="0" w:color="auto"/>
          </w:divBdr>
          <w:divsChild>
            <w:div w:id="6779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2579">
      <w:bodyDiv w:val="1"/>
      <w:marLeft w:val="0"/>
      <w:marRight w:val="0"/>
      <w:marTop w:val="0"/>
      <w:marBottom w:val="0"/>
      <w:divBdr>
        <w:top w:val="none" w:sz="0" w:space="0" w:color="auto"/>
        <w:left w:val="none" w:sz="0" w:space="0" w:color="auto"/>
        <w:bottom w:val="none" w:sz="0" w:space="0" w:color="auto"/>
        <w:right w:val="none" w:sz="0" w:space="0" w:color="auto"/>
      </w:divBdr>
      <w:divsChild>
        <w:div w:id="1140419300">
          <w:marLeft w:val="0"/>
          <w:marRight w:val="0"/>
          <w:marTop w:val="0"/>
          <w:marBottom w:val="0"/>
          <w:divBdr>
            <w:top w:val="none" w:sz="0" w:space="0" w:color="auto"/>
            <w:left w:val="none" w:sz="0" w:space="0" w:color="auto"/>
            <w:bottom w:val="none" w:sz="0" w:space="0" w:color="auto"/>
            <w:right w:val="none" w:sz="0" w:space="0" w:color="auto"/>
          </w:divBdr>
          <w:divsChild>
            <w:div w:id="1840656561">
              <w:marLeft w:val="0"/>
              <w:marRight w:val="0"/>
              <w:marTop w:val="0"/>
              <w:marBottom w:val="0"/>
              <w:divBdr>
                <w:top w:val="none" w:sz="0" w:space="0" w:color="auto"/>
                <w:left w:val="none" w:sz="0" w:space="0" w:color="auto"/>
                <w:bottom w:val="none" w:sz="0" w:space="0" w:color="auto"/>
                <w:right w:val="none" w:sz="0" w:space="0" w:color="auto"/>
              </w:divBdr>
            </w:div>
            <w:div w:id="21064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12008">
      <w:bodyDiv w:val="1"/>
      <w:marLeft w:val="0"/>
      <w:marRight w:val="0"/>
      <w:marTop w:val="0"/>
      <w:marBottom w:val="0"/>
      <w:divBdr>
        <w:top w:val="none" w:sz="0" w:space="0" w:color="auto"/>
        <w:left w:val="none" w:sz="0" w:space="0" w:color="auto"/>
        <w:bottom w:val="none" w:sz="0" w:space="0" w:color="auto"/>
        <w:right w:val="none" w:sz="0" w:space="0" w:color="auto"/>
      </w:divBdr>
      <w:divsChild>
        <w:div w:id="194848276">
          <w:marLeft w:val="0"/>
          <w:marRight w:val="0"/>
          <w:marTop w:val="0"/>
          <w:marBottom w:val="0"/>
          <w:divBdr>
            <w:top w:val="none" w:sz="0" w:space="0" w:color="auto"/>
            <w:left w:val="none" w:sz="0" w:space="0" w:color="auto"/>
            <w:bottom w:val="none" w:sz="0" w:space="0" w:color="auto"/>
            <w:right w:val="none" w:sz="0" w:space="0" w:color="auto"/>
          </w:divBdr>
          <w:divsChild>
            <w:div w:id="5745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80882">
      <w:bodyDiv w:val="1"/>
      <w:marLeft w:val="0"/>
      <w:marRight w:val="0"/>
      <w:marTop w:val="0"/>
      <w:marBottom w:val="0"/>
      <w:divBdr>
        <w:top w:val="none" w:sz="0" w:space="0" w:color="auto"/>
        <w:left w:val="none" w:sz="0" w:space="0" w:color="auto"/>
        <w:bottom w:val="none" w:sz="0" w:space="0" w:color="auto"/>
        <w:right w:val="none" w:sz="0" w:space="0" w:color="auto"/>
      </w:divBdr>
      <w:divsChild>
        <w:div w:id="987438398">
          <w:marLeft w:val="0"/>
          <w:marRight w:val="0"/>
          <w:marTop w:val="0"/>
          <w:marBottom w:val="0"/>
          <w:divBdr>
            <w:top w:val="none" w:sz="0" w:space="0" w:color="auto"/>
            <w:left w:val="none" w:sz="0" w:space="0" w:color="auto"/>
            <w:bottom w:val="none" w:sz="0" w:space="0" w:color="auto"/>
            <w:right w:val="none" w:sz="0" w:space="0" w:color="auto"/>
          </w:divBdr>
          <w:divsChild>
            <w:div w:id="18738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6940">
      <w:bodyDiv w:val="1"/>
      <w:marLeft w:val="0"/>
      <w:marRight w:val="0"/>
      <w:marTop w:val="0"/>
      <w:marBottom w:val="0"/>
      <w:divBdr>
        <w:top w:val="none" w:sz="0" w:space="0" w:color="auto"/>
        <w:left w:val="none" w:sz="0" w:space="0" w:color="auto"/>
        <w:bottom w:val="none" w:sz="0" w:space="0" w:color="auto"/>
        <w:right w:val="none" w:sz="0" w:space="0" w:color="auto"/>
      </w:divBdr>
      <w:divsChild>
        <w:div w:id="95563124">
          <w:marLeft w:val="0"/>
          <w:marRight w:val="0"/>
          <w:marTop w:val="0"/>
          <w:marBottom w:val="0"/>
          <w:divBdr>
            <w:top w:val="none" w:sz="0" w:space="0" w:color="auto"/>
            <w:left w:val="none" w:sz="0" w:space="0" w:color="auto"/>
            <w:bottom w:val="none" w:sz="0" w:space="0" w:color="auto"/>
            <w:right w:val="none" w:sz="0" w:space="0" w:color="auto"/>
          </w:divBdr>
          <w:divsChild>
            <w:div w:id="20285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8279">
      <w:bodyDiv w:val="1"/>
      <w:marLeft w:val="0"/>
      <w:marRight w:val="0"/>
      <w:marTop w:val="0"/>
      <w:marBottom w:val="0"/>
      <w:divBdr>
        <w:top w:val="none" w:sz="0" w:space="0" w:color="auto"/>
        <w:left w:val="none" w:sz="0" w:space="0" w:color="auto"/>
        <w:bottom w:val="none" w:sz="0" w:space="0" w:color="auto"/>
        <w:right w:val="none" w:sz="0" w:space="0" w:color="auto"/>
      </w:divBdr>
      <w:divsChild>
        <w:div w:id="1772816557">
          <w:marLeft w:val="0"/>
          <w:marRight w:val="0"/>
          <w:marTop w:val="0"/>
          <w:marBottom w:val="0"/>
          <w:divBdr>
            <w:top w:val="none" w:sz="0" w:space="0" w:color="auto"/>
            <w:left w:val="none" w:sz="0" w:space="0" w:color="auto"/>
            <w:bottom w:val="none" w:sz="0" w:space="0" w:color="auto"/>
            <w:right w:val="none" w:sz="0" w:space="0" w:color="auto"/>
          </w:divBdr>
          <w:divsChild>
            <w:div w:id="14692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0891">
      <w:bodyDiv w:val="1"/>
      <w:marLeft w:val="0"/>
      <w:marRight w:val="0"/>
      <w:marTop w:val="0"/>
      <w:marBottom w:val="0"/>
      <w:divBdr>
        <w:top w:val="none" w:sz="0" w:space="0" w:color="auto"/>
        <w:left w:val="none" w:sz="0" w:space="0" w:color="auto"/>
        <w:bottom w:val="none" w:sz="0" w:space="0" w:color="auto"/>
        <w:right w:val="none" w:sz="0" w:space="0" w:color="auto"/>
      </w:divBdr>
      <w:divsChild>
        <w:div w:id="1180389484">
          <w:marLeft w:val="0"/>
          <w:marRight w:val="0"/>
          <w:marTop w:val="0"/>
          <w:marBottom w:val="0"/>
          <w:divBdr>
            <w:top w:val="none" w:sz="0" w:space="0" w:color="auto"/>
            <w:left w:val="none" w:sz="0" w:space="0" w:color="auto"/>
            <w:bottom w:val="none" w:sz="0" w:space="0" w:color="auto"/>
            <w:right w:val="none" w:sz="0" w:space="0" w:color="auto"/>
          </w:divBdr>
          <w:divsChild>
            <w:div w:id="13781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8838">
      <w:bodyDiv w:val="1"/>
      <w:marLeft w:val="0"/>
      <w:marRight w:val="0"/>
      <w:marTop w:val="0"/>
      <w:marBottom w:val="0"/>
      <w:divBdr>
        <w:top w:val="none" w:sz="0" w:space="0" w:color="auto"/>
        <w:left w:val="none" w:sz="0" w:space="0" w:color="auto"/>
        <w:bottom w:val="none" w:sz="0" w:space="0" w:color="auto"/>
        <w:right w:val="none" w:sz="0" w:space="0" w:color="auto"/>
      </w:divBdr>
      <w:divsChild>
        <w:div w:id="824976526">
          <w:marLeft w:val="0"/>
          <w:marRight w:val="0"/>
          <w:marTop w:val="0"/>
          <w:marBottom w:val="0"/>
          <w:divBdr>
            <w:top w:val="none" w:sz="0" w:space="0" w:color="auto"/>
            <w:left w:val="none" w:sz="0" w:space="0" w:color="auto"/>
            <w:bottom w:val="none" w:sz="0" w:space="0" w:color="auto"/>
            <w:right w:val="none" w:sz="0" w:space="0" w:color="auto"/>
          </w:divBdr>
          <w:divsChild>
            <w:div w:id="8522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53198">
      <w:bodyDiv w:val="1"/>
      <w:marLeft w:val="0"/>
      <w:marRight w:val="0"/>
      <w:marTop w:val="0"/>
      <w:marBottom w:val="0"/>
      <w:divBdr>
        <w:top w:val="none" w:sz="0" w:space="0" w:color="auto"/>
        <w:left w:val="none" w:sz="0" w:space="0" w:color="auto"/>
        <w:bottom w:val="none" w:sz="0" w:space="0" w:color="auto"/>
        <w:right w:val="none" w:sz="0" w:space="0" w:color="auto"/>
      </w:divBdr>
      <w:divsChild>
        <w:div w:id="823088647">
          <w:marLeft w:val="0"/>
          <w:marRight w:val="0"/>
          <w:marTop w:val="0"/>
          <w:marBottom w:val="0"/>
          <w:divBdr>
            <w:top w:val="none" w:sz="0" w:space="0" w:color="auto"/>
            <w:left w:val="none" w:sz="0" w:space="0" w:color="auto"/>
            <w:bottom w:val="none" w:sz="0" w:space="0" w:color="auto"/>
            <w:right w:val="none" w:sz="0" w:space="0" w:color="auto"/>
          </w:divBdr>
          <w:divsChild>
            <w:div w:id="337974961">
              <w:marLeft w:val="0"/>
              <w:marRight w:val="0"/>
              <w:marTop w:val="0"/>
              <w:marBottom w:val="0"/>
              <w:divBdr>
                <w:top w:val="none" w:sz="0" w:space="0" w:color="auto"/>
                <w:left w:val="none" w:sz="0" w:space="0" w:color="auto"/>
                <w:bottom w:val="none" w:sz="0" w:space="0" w:color="auto"/>
                <w:right w:val="none" w:sz="0" w:space="0" w:color="auto"/>
              </w:divBdr>
            </w:div>
            <w:div w:id="3190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4371">
      <w:bodyDiv w:val="1"/>
      <w:marLeft w:val="0"/>
      <w:marRight w:val="0"/>
      <w:marTop w:val="0"/>
      <w:marBottom w:val="0"/>
      <w:divBdr>
        <w:top w:val="none" w:sz="0" w:space="0" w:color="auto"/>
        <w:left w:val="none" w:sz="0" w:space="0" w:color="auto"/>
        <w:bottom w:val="none" w:sz="0" w:space="0" w:color="auto"/>
        <w:right w:val="none" w:sz="0" w:space="0" w:color="auto"/>
      </w:divBdr>
      <w:divsChild>
        <w:div w:id="308024908">
          <w:marLeft w:val="0"/>
          <w:marRight w:val="0"/>
          <w:marTop w:val="0"/>
          <w:marBottom w:val="0"/>
          <w:divBdr>
            <w:top w:val="none" w:sz="0" w:space="0" w:color="auto"/>
            <w:left w:val="none" w:sz="0" w:space="0" w:color="auto"/>
            <w:bottom w:val="none" w:sz="0" w:space="0" w:color="auto"/>
            <w:right w:val="none" w:sz="0" w:space="0" w:color="auto"/>
          </w:divBdr>
          <w:divsChild>
            <w:div w:id="14896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68292">
      <w:bodyDiv w:val="1"/>
      <w:marLeft w:val="0"/>
      <w:marRight w:val="0"/>
      <w:marTop w:val="0"/>
      <w:marBottom w:val="0"/>
      <w:divBdr>
        <w:top w:val="none" w:sz="0" w:space="0" w:color="auto"/>
        <w:left w:val="none" w:sz="0" w:space="0" w:color="auto"/>
        <w:bottom w:val="none" w:sz="0" w:space="0" w:color="auto"/>
        <w:right w:val="none" w:sz="0" w:space="0" w:color="auto"/>
      </w:divBdr>
      <w:divsChild>
        <w:div w:id="1020621888">
          <w:marLeft w:val="0"/>
          <w:marRight w:val="0"/>
          <w:marTop w:val="0"/>
          <w:marBottom w:val="0"/>
          <w:divBdr>
            <w:top w:val="none" w:sz="0" w:space="0" w:color="auto"/>
            <w:left w:val="none" w:sz="0" w:space="0" w:color="auto"/>
            <w:bottom w:val="none" w:sz="0" w:space="0" w:color="auto"/>
            <w:right w:val="none" w:sz="0" w:space="0" w:color="auto"/>
          </w:divBdr>
          <w:divsChild>
            <w:div w:id="6633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09374">
      <w:bodyDiv w:val="1"/>
      <w:marLeft w:val="0"/>
      <w:marRight w:val="0"/>
      <w:marTop w:val="0"/>
      <w:marBottom w:val="0"/>
      <w:divBdr>
        <w:top w:val="none" w:sz="0" w:space="0" w:color="auto"/>
        <w:left w:val="none" w:sz="0" w:space="0" w:color="auto"/>
        <w:bottom w:val="none" w:sz="0" w:space="0" w:color="auto"/>
        <w:right w:val="none" w:sz="0" w:space="0" w:color="auto"/>
      </w:divBdr>
      <w:divsChild>
        <w:div w:id="791945451">
          <w:marLeft w:val="0"/>
          <w:marRight w:val="0"/>
          <w:marTop w:val="0"/>
          <w:marBottom w:val="0"/>
          <w:divBdr>
            <w:top w:val="none" w:sz="0" w:space="0" w:color="auto"/>
            <w:left w:val="none" w:sz="0" w:space="0" w:color="auto"/>
            <w:bottom w:val="none" w:sz="0" w:space="0" w:color="auto"/>
            <w:right w:val="none" w:sz="0" w:space="0" w:color="auto"/>
          </w:divBdr>
          <w:divsChild>
            <w:div w:id="1900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5762">
      <w:bodyDiv w:val="1"/>
      <w:marLeft w:val="0"/>
      <w:marRight w:val="0"/>
      <w:marTop w:val="0"/>
      <w:marBottom w:val="0"/>
      <w:divBdr>
        <w:top w:val="none" w:sz="0" w:space="0" w:color="auto"/>
        <w:left w:val="none" w:sz="0" w:space="0" w:color="auto"/>
        <w:bottom w:val="none" w:sz="0" w:space="0" w:color="auto"/>
        <w:right w:val="none" w:sz="0" w:space="0" w:color="auto"/>
      </w:divBdr>
    </w:div>
    <w:div w:id="1616060455">
      <w:bodyDiv w:val="1"/>
      <w:marLeft w:val="0"/>
      <w:marRight w:val="0"/>
      <w:marTop w:val="0"/>
      <w:marBottom w:val="0"/>
      <w:divBdr>
        <w:top w:val="none" w:sz="0" w:space="0" w:color="auto"/>
        <w:left w:val="none" w:sz="0" w:space="0" w:color="auto"/>
        <w:bottom w:val="none" w:sz="0" w:space="0" w:color="auto"/>
        <w:right w:val="none" w:sz="0" w:space="0" w:color="auto"/>
      </w:divBdr>
      <w:divsChild>
        <w:div w:id="939678212">
          <w:marLeft w:val="0"/>
          <w:marRight w:val="0"/>
          <w:marTop w:val="0"/>
          <w:marBottom w:val="0"/>
          <w:divBdr>
            <w:top w:val="none" w:sz="0" w:space="0" w:color="auto"/>
            <w:left w:val="none" w:sz="0" w:space="0" w:color="auto"/>
            <w:bottom w:val="none" w:sz="0" w:space="0" w:color="auto"/>
            <w:right w:val="none" w:sz="0" w:space="0" w:color="auto"/>
          </w:divBdr>
          <w:divsChild>
            <w:div w:id="2999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941">
      <w:bodyDiv w:val="1"/>
      <w:marLeft w:val="0"/>
      <w:marRight w:val="0"/>
      <w:marTop w:val="0"/>
      <w:marBottom w:val="0"/>
      <w:divBdr>
        <w:top w:val="none" w:sz="0" w:space="0" w:color="auto"/>
        <w:left w:val="none" w:sz="0" w:space="0" w:color="auto"/>
        <w:bottom w:val="none" w:sz="0" w:space="0" w:color="auto"/>
        <w:right w:val="none" w:sz="0" w:space="0" w:color="auto"/>
      </w:divBdr>
      <w:divsChild>
        <w:div w:id="1964532889">
          <w:marLeft w:val="0"/>
          <w:marRight w:val="0"/>
          <w:marTop w:val="0"/>
          <w:marBottom w:val="0"/>
          <w:divBdr>
            <w:top w:val="none" w:sz="0" w:space="0" w:color="auto"/>
            <w:left w:val="none" w:sz="0" w:space="0" w:color="auto"/>
            <w:bottom w:val="none" w:sz="0" w:space="0" w:color="auto"/>
            <w:right w:val="none" w:sz="0" w:space="0" w:color="auto"/>
          </w:divBdr>
          <w:divsChild>
            <w:div w:id="3654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1504">
      <w:bodyDiv w:val="1"/>
      <w:marLeft w:val="0"/>
      <w:marRight w:val="0"/>
      <w:marTop w:val="0"/>
      <w:marBottom w:val="0"/>
      <w:divBdr>
        <w:top w:val="none" w:sz="0" w:space="0" w:color="auto"/>
        <w:left w:val="none" w:sz="0" w:space="0" w:color="auto"/>
        <w:bottom w:val="none" w:sz="0" w:space="0" w:color="auto"/>
        <w:right w:val="none" w:sz="0" w:space="0" w:color="auto"/>
      </w:divBdr>
      <w:divsChild>
        <w:div w:id="1363048836">
          <w:marLeft w:val="0"/>
          <w:marRight w:val="0"/>
          <w:marTop w:val="0"/>
          <w:marBottom w:val="0"/>
          <w:divBdr>
            <w:top w:val="none" w:sz="0" w:space="0" w:color="auto"/>
            <w:left w:val="none" w:sz="0" w:space="0" w:color="auto"/>
            <w:bottom w:val="none" w:sz="0" w:space="0" w:color="auto"/>
            <w:right w:val="none" w:sz="0" w:space="0" w:color="auto"/>
          </w:divBdr>
          <w:divsChild>
            <w:div w:id="10966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1312">
      <w:bodyDiv w:val="1"/>
      <w:marLeft w:val="0"/>
      <w:marRight w:val="0"/>
      <w:marTop w:val="0"/>
      <w:marBottom w:val="0"/>
      <w:divBdr>
        <w:top w:val="none" w:sz="0" w:space="0" w:color="auto"/>
        <w:left w:val="none" w:sz="0" w:space="0" w:color="auto"/>
        <w:bottom w:val="none" w:sz="0" w:space="0" w:color="auto"/>
        <w:right w:val="none" w:sz="0" w:space="0" w:color="auto"/>
      </w:divBdr>
      <w:divsChild>
        <w:div w:id="959843822">
          <w:marLeft w:val="0"/>
          <w:marRight w:val="0"/>
          <w:marTop w:val="0"/>
          <w:marBottom w:val="0"/>
          <w:divBdr>
            <w:top w:val="none" w:sz="0" w:space="0" w:color="auto"/>
            <w:left w:val="none" w:sz="0" w:space="0" w:color="auto"/>
            <w:bottom w:val="none" w:sz="0" w:space="0" w:color="auto"/>
            <w:right w:val="none" w:sz="0" w:space="0" w:color="auto"/>
          </w:divBdr>
          <w:divsChild>
            <w:div w:id="72168399">
              <w:marLeft w:val="0"/>
              <w:marRight w:val="0"/>
              <w:marTop w:val="0"/>
              <w:marBottom w:val="0"/>
              <w:divBdr>
                <w:top w:val="none" w:sz="0" w:space="0" w:color="auto"/>
                <w:left w:val="none" w:sz="0" w:space="0" w:color="auto"/>
                <w:bottom w:val="none" w:sz="0" w:space="0" w:color="auto"/>
                <w:right w:val="none" w:sz="0" w:space="0" w:color="auto"/>
              </w:divBdr>
            </w:div>
            <w:div w:id="3638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3577">
      <w:bodyDiv w:val="1"/>
      <w:marLeft w:val="0"/>
      <w:marRight w:val="0"/>
      <w:marTop w:val="0"/>
      <w:marBottom w:val="0"/>
      <w:divBdr>
        <w:top w:val="none" w:sz="0" w:space="0" w:color="auto"/>
        <w:left w:val="none" w:sz="0" w:space="0" w:color="auto"/>
        <w:bottom w:val="none" w:sz="0" w:space="0" w:color="auto"/>
        <w:right w:val="none" w:sz="0" w:space="0" w:color="auto"/>
      </w:divBdr>
      <w:divsChild>
        <w:div w:id="611547057">
          <w:marLeft w:val="0"/>
          <w:marRight w:val="0"/>
          <w:marTop w:val="0"/>
          <w:marBottom w:val="0"/>
          <w:divBdr>
            <w:top w:val="none" w:sz="0" w:space="0" w:color="auto"/>
            <w:left w:val="none" w:sz="0" w:space="0" w:color="auto"/>
            <w:bottom w:val="none" w:sz="0" w:space="0" w:color="auto"/>
            <w:right w:val="none" w:sz="0" w:space="0" w:color="auto"/>
          </w:divBdr>
          <w:divsChild>
            <w:div w:id="2107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6002">
      <w:bodyDiv w:val="1"/>
      <w:marLeft w:val="0"/>
      <w:marRight w:val="0"/>
      <w:marTop w:val="0"/>
      <w:marBottom w:val="0"/>
      <w:divBdr>
        <w:top w:val="none" w:sz="0" w:space="0" w:color="auto"/>
        <w:left w:val="none" w:sz="0" w:space="0" w:color="auto"/>
        <w:bottom w:val="none" w:sz="0" w:space="0" w:color="auto"/>
        <w:right w:val="none" w:sz="0" w:space="0" w:color="auto"/>
      </w:divBdr>
      <w:divsChild>
        <w:div w:id="1796606699">
          <w:marLeft w:val="0"/>
          <w:marRight w:val="0"/>
          <w:marTop w:val="0"/>
          <w:marBottom w:val="0"/>
          <w:divBdr>
            <w:top w:val="none" w:sz="0" w:space="0" w:color="auto"/>
            <w:left w:val="none" w:sz="0" w:space="0" w:color="auto"/>
            <w:bottom w:val="none" w:sz="0" w:space="0" w:color="auto"/>
            <w:right w:val="none" w:sz="0" w:space="0" w:color="auto"/>
          </w:divBdr>
          <w:divsChild>
            <w:div w:id="10560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7075">
      <w:bodyDiv w:val="1"/>
      <w:marLeft w:val="0"/>
      <w:marRight w:val="0"/>
      <w:marTop w:val="0"/>
      <w:marBottom w:val="0"/>
      <w:divBdr>
        <w:top w:val="none" w:sz="0" w:space="0" w:color="auto"/>
        <w:left w:val="none" w:sz="0" w:space="0" w:color="auto"/>
        <w:bottom w:val="none" w:sz="0" w:space="0" w:color="auto"/>
        <w:right w:val="none" w:sz="0" w:space="0" w:color="auto"/>
      </w:divBdr>
      <w:divsChild>
        <w:div w:id="1224683612">
          <w:marLeft w:val="0"/>
          <w:marRight w:val="0"/>
          <w:marTop w:val="0"/>
          <w:marBottom w:val="0"/>
          <w:divBdr>
            <w:top w:val="none" w:sz="0" w:space="0" w:color="auto"/>
            <w:left w:val="none" w:sz="0" w:space="0" w:color="auto"/>
            <w:bottom w:val="none" w:sz="0" w:space="0" w:color="auto"/>
            <w:right w:val="none" w:sz="0" w:space="0" w:color="auto"/>
          </w:divBdr>
          <w:divsChild>
            <w:div w:id="50721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8097">
      <w:bodyDiv w:val="1"/>
      <w:marLeft w:val="0"/>
      <w:marRight w:val="0"/>
      <w:marTop w:val="0"/>
      <w:marBottom w:val="0"/>
      <w:divBdr>
        <w:top w:val="none" w:sz="0" w:space="0" w:color="auto"/>
        <w:left w:val="none" w:sz="0" w:space="0" w:color="auto"/>
        <w:bottom w:val="none" w:sz="0" w:space="0" w:color="auto"/>
        <w:right w:val="none" w:sz="0" w:space="0" w:color="auto"/>
      </w:divBdr>
      <w:divsChild>
        <w:div w:id="232083124">
          <w:marLeft w:val="0"/>
          <w:marRight w:val="0"/>
          <w:marTop w:val="0"/>
          <w:marBottom w:val="0"/>
          <w:divBdr>
            <w:top w:val="none" w:sz="0" w:space="0" w:color="auto"/>
            <w:left w:val="none" w:sz="0" w:space="0" w:color="auto"/>
            <w:bottom w:val="none" w:sz="0" w:space="0" w:color="auto"/>
            <w:right w:val="none" w:sz="0" w:space="0" w:color="auto"/>
          </w:divBdr>
          <w:divsChild>
            <w:div w:id="9980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3399">
      <w:bodyDiv w:val="1"/>
      <w:marLeft w:val="0"/>
      <w:marRight w:val="0"/>
      <w:marTop w:val="0"/>
      <w:marBottom w:val="0"/>
      <w:divBdr>
        <w:top w:val="none" w:sz="0" w:space="0" w:color="auto"/>
        <w:left w:val="none" w:sz="0" w:space="0" w:color="auto"/>
        <w:bottom w:val="none" w:sz="0" w:space="0" w:color="auto"/>
        <w:right w:val="none" w:sz="0" w:space="0" w:color="auto"/>
      </w:divBdr>
      <w:divsChild>
        <w:div w:id="382103149">
          <w:marLeft w:val="0"/>
          <w:marRight w:val="0"/>
          <w:marTop w:val="0"/>
          <w:marBottom w:val="0"/>
          <w:divBdr>
            <w:top w:val="none" w:sz="0" w:space="0" w:color="auto"/>
            <w:left w:val="none" w:sz="0" w:space="0" w:color="auto"/>
            <w:bottom w:val="none" w:sz="0" w:space="0" w:color="auto"/>
            <w:right w:val="none" w:sz="0" w:space="0" w:color="auto"/>
          </w:divBdr>
          <w:divsChild>
            <w:div w:id="4739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1381">
      <w:bodyDiv w:val="1"/>
      <w:marLeft w:val="0"/>
      <w:marRight w:val="0"/>
      <w:marTop w:val="0"/>
      <w:marBottom w:val="0"/>
      <w:divBdr>
        <w:top w:val="none" w:sz="0" w:space="0" w:color="auto"/>
        <w:left w:val="none" w:sz="0" w:space="0" w:color="auto"/>
        <w:bottom w:val="none" w:sz="0" w:space="0" w:color="auto"/>
        <w:right w:val="none" w:sz="0" w:space="0" w:color="auto"/>
      </w:divBdr>
      <w:divsChild>
        <w:div w:id="1286741657">
          <w:marLeft w:val="0"/>
          <w:marRight w:val="0"/>
          <w:marTop w:val="0"/>
          <w:marBottom w:val="0"/>
          <w:divBdr>
            <w:top w:val="none" w:sz="0" w:space="0" w:color="auto"/>
            <w:left w:val="none" w:sz="0" w:space="0" w:color="auto"/>
            <w:bottom w:val="none" w:sz="0" w:space="0" w:color="auto"/>
            <w:right w:val="none" w:sz="0" w:space="0" w:color="auto"/>
          </w:divBdr>
          <w:divsChild>
            <w:div w:id="19390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45299">
      <w:bodyDiv w:val="1"/>
      <w:marLeft w:val="0"/>
      <w:marRight w:val="0"/>
      <w:marTop w:val="0"/>
      <w:marBottom w:val="0"/>
      <w:divBdr>
        <w:top w:val="none" w:sz="0" w:space="0" w:color="auto"/>
        <w:left w:val="none" w:sz="0" w:space="0" w:color="auto"/>
        <w:bottom w:val="none" w:sz="0" w:space="0" w:color="auto"/>
        <w:right w:val="none" w:sz="0" w:space="0" w:color="auto"/>
      </w:divBdr>
      <w:divsChild>
        <w:div w:id="213780289">
          <w:marLeft w:val="0"/>
          <w:marRight w:val="0"/>
          <w:marTop w:val="0"/>
          <w:marBottom w:val="0"/>
          <w:divBdr>
            <w:top w:val="none" w:sz="0" w:space="0" w:color="auto"/>
            <w:left w:val="none" w:sz="0" w:space="0" w:color="auto"/>
            <w:bottom w:val="none" w:sz="0" w:space="0" w:color="auto"/>
            <w:right w:val="none" w:sz="0" w:space="0" w:color="auto"/>
          </w:divBdr>
          <w:divsChild>
            <w:div w:id="2449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8260">
      <w:bodyDiv w:val="1"/>
      <w:marLeft w:val="0"/>
      <w:marRight w:val="0"/>
      <w:marTop w:val="0"/>
      <w:marBottom w:val="0"/>
      <w:divBdr>
        <w:top w:val="none" w:sz="0" w:space="0" w:color="auto"/>
        <w:left w:val="none" w:sz="0" w:space="0" w:color="auto"/>
        <w:bottom w:val="none" w:sz="0" w:space="0" w:color="auto"/>
        <w:right w:val="none" w:sz="0" w:space="0" w:color="auto"/>
      </w:divBdr>
      <w:divsChild>
        <w:div w:id="646133323">
          <w:marLeft w:val="0"/>
          <w:marRight w:val="0"/>
          <w:marTop w:val="0"/>
          <w:marBottom w:val="0"/>
          <w:divBdr>
            <w:top w:val="none" w:sz="0" w:space="0" w:color="auto"/>
            <w:left w:val="none" w:sz="0" w:space="0" w:color="auto"/>
            <w:bottom w:val="none" w:sz="0" w:space="0" w:color="auto"/>
            <w:right w:val="none" w:sz="0" w:space="0" w:color="auto"/>
          </w:divBdr>
          <w:divsChild>
            <w:div w:id="5057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90306">
      <w:bodyDiv w:val="1"/>
      <w:marLeft w:val="0"/>
      <w:marRight w:val="0"/>
      <w:marTop w:val="0"/>
      <w:marBottom w:val="0"/>
      <w:divBdr>
        <w:top w:val="none" w:sz="0" w:space="0" w:color="auto"/>
        <w:left w:val="none" w:sz="0" w:space="0" w:color="auto"/>
        <w:bottom w:val="none" w:sz="0" w:space="0" w:color="auto"/>
        <w:right w:val="none" w:sz="0" w:space="0" w:color="auto"/>
      </w:divBdr>
      <w:divsChild>
        <w:div w:id="1981688524">
          <w:marLeft w:val="0"/>
          <w:marRight w:val="0"/>
          <w:marTop w:val="0"/>
          <w:marBottom w:val="0"/>
          <w:divBdr>
            <w:top w:val="none" w:sz="0" w:space="0" w:color="auto"/>
            <w:left w:val="none" w:sz="0" w:space="0" w:color="auto"/>
            <w:bottom w:val="none" w:sz="0" w:space="0" w:color="auto"/>
            <w:right w:val="none" w:sz="0" w:space="0" w:color="auto"/>
          </w:divBdr>
          <w:divsChild>
            <w:div w:id="137453417">
              <w:marLeft w:val="0"/>
              <w:marRight w:val="0"/>
              <w:marTop w:val="0"/>
              <w:marBottom w:val="0"/>
              <w:divBdr>
                <w:top w:val="none" w:sz="0" w:space="0" w:color="auto"/>
                <w:left w:val="none" w:sz="0" w:space="0" w:color="auto"/>
                <w:bottom w:val="none" w:sz="0" w:space="0" w:color="auto"/>
                <w:right w:val="none" w:sz="0" w:space="0" w:color="auto"/>
              </w:divBdr>
            </w:div>
            <w:div w:id="15340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5973">
      <w:bodyDiv w:val="1"/>
      <w:marLeft w:val="0"/>
      <w:marRight w:val="0"/>
      <w:marTop w:val="0"/>
      <w:marBottom w:val="0"/>
      <w:divBdr>
        <w:top w:val="none" w:sz="0" w:space="0" w:color="auto"/>
        <w:left w:val="none" w:sz="0" w:space="0" w:color="auto"/>
        <w:bottom w:val="none" w:sz="0" w:space="0" w:color="auto"/>
        <w:right w:val="none" w:sz="0" w:space="0" w:color="auto"/>
      </w:divBdr>
      <w:divsChild>
        <w:div w:id="1201897340">
          <w:marLeft w:val="0"/>
          <w:marRight w:val="0"/>
          <w:marTop w:val="0"/>
          <w:marBottom w:val="0"/>
          <w:divBdr>
            <w:top w:val="none" w:sz="0" w:space="0" w:color="auto"/>
            <w:left w:val="none" w:sz="0" w:space="0" w:color="auto"/>
            <w:bottom w:val="none" w:sz="0" w:space="0" w:color="auto"/>
            <w:right w:val="none" w:sz="0" w:space="0" w:color="auto"/>
          </w:divBdr>
          <w:divsChild>
            <w:div w:id="13065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6229">
      <w:bodyDiv w:val="1"/>
      <w:marLeft w:val="0"/>
      <w:marRight w:val="0"/>
      <w:marTop w:val="0"/>
      <w:marBottom w:val="0"/>
      <w:divBdr>
        <w:top w:val="none" w:sz="0" w:space="0" w:color="auto"/>
        <w:left w:val="none" w:sz="0" w:space="0" w:color="auto"/>
        <w:bottom w:val="none" w:sz="0" w:space="0" w:color="auto"/>
        <w:right w:val="none" w:sz="0" w:space="0" w:color="auto"/>
      </w:divBdr>
      <w:divsChild>
        <w:div w:id="1314219768">
          <w:marLeft w:val="0"/>
          <w:marRight w:val="0"/>
          <w:marTop w:val="0"/>
          <w:marBottom w:val="0"/>
          <w:divBdr>
            <w:top w:val="none" w:sz="0" w:space="0" w:color="auto"/>
            <w:left w:val="none" w:sz="0" w:space="0" w:color="auto"/>
            <w:bottom w:val="none" w:sz="0" w:space="0" w:color="auto"/>
            <w:right w:val="none" w:sz="0" w:space="0" w:color="auto"/>
          </w:divBdr>
          <w:divsChild>
            <w:div w:id="13201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1227">
      <w:bodyDiv w:val="1"/>
      <w:marLeft w:val="0"/>
      <w:marRight w:val="0"/>
      <w:marTop w:val="0"/>
      <w:marBottom w:val="0"/>
      <w:divBdr>
        <w:top w:val="none" w:sz="0" w:space="0" w:color="auto"/>
        <w:left w:val="none" w:sz="0" w:space="0" w:color="auto"/>
        <w:bottom w:val="none" w:sz="0" w:space="0" w:color="auto"/>
        <w:right w:val="none" w:sz="0" w:space="0" w:color="auto"/>
      </w:divBdr>
    </w:div>
    <w:div w:id="1648971188">
      <w:bodyDiv w:val="1"/>
      <w:marLeft w:val="0"/>
      <w:marRight w:val="0"/>
      <w:marTop w:val="0"/>
      <w:marBottom w:val="0"/>
      <w:divBdr>
        <w:top w:val="none" w:sz="0" w:space="0" w:color="auto"/>
        <w:left w:val="none" w:sz="0" w:space="0" w:color="auto"/>
        <w:bottom w:val="none" w:sz="0" w:space="0" w:color="auto"/>
        <w:right w:val="none" w:sz="0" w:space="0" w:color="auto"/>
      </w:divBdr>
      <w:divsChild>
        <w:div w:id="1074552571">
          <w:marLeft w:val="0"/>
          <w:marRight w:val="0"/>
          <w:marTop w:val="0"/>
          <w:marBottom w:val="0"/>
          <w:divBdr>
            <w:top w:val="none" w:sz="0" w:space="0" w:color="auto"/>
            <w:left w:val="none" w:sz="0" w:space="0" w:color="auto"/>
            <w:bottom w:val="none" w:sz="0" w:space="0" w:color="auto"/>
            <w:right w:val="none" w:sz="0" w:space="0" w:color="auto"/>
          </w:divBdr>
          <w:divsChild>
            <w:div w:id="4434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7349">
      <w:bodyDiv w:val="1"/>
      <w:marLeft w:val="0"/>
      <w:marRight w:val="0"/>
      <w:marTop w:val="0"/>
      <w:marBottom w:val="0"/>
      <w:divBdr>
        <w:top w:val="none" w:sz="0" w:space="0" w:color="auto"/>
        <w:left w:val="none" w:sz="0" w:space="0" w:color="auto"/>
        <w:bottom w:val="none" w:sz="0" w:space="0" w:color="auto"/>
        <w:right w:val="none" w:sz="0" w:space="0" w:color="auto"/>
      </w:divBdr>
      <w:divsChild>
        <w:div w:id="2059737019">
          <w:marLeft w:val="0"/>
          <w:marRight w:val="0"/>
          <w:marTop w:val="0"/>
          <w:marBottom w:val="0"/>
          <w:divBdr>
            <w:top w:val="none" w:sz="0" w:space="0" w:color="auto"/>
            <w:left w:val="none" w:sz="0" w:space="0" w:color="auto"/>
            <w:bottom w:val="none" w:sz="0" w:space="0" w:color="auto"/>
            <w:right w:val="none" w:sz="0" w:space="0" w:color="auto"/>
          </w:divBdr>
          <w:divsChild>
            <w:div w:id="4322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03">
      <w:bodyDiv w:val="1"/>
      <w:marLeft w:val="0"/>
      <w:marRight w:val="0"/>
      <w:marTop w:val="0"/>
      <w:marBottom w:val="0"/>
      <w:divBdr>
        <w:top w:val="none" w:sz="0" w:space="0" w:color="auto"/>
        <w:left w:val="none" w:sz="0" w:space="0" w:color="auto"/>
        <w:bottom w:val="none" w:sz="0" w:space="0" w:color="auto"/>
        <w:right w:val="none" w:sz="0" w:space="0" w:color="auto"/>
      </w:divBdr>
      <w:divsChild>
        <w:div w:id="1403135918">
          <w:marLeft w:val="0"/>
          <w:marRight w:val="0"/>
          <w:marTop w:val="0"/>
          <w:marBottom w:val="0"/>
          <w:divBdr>
            <w:top w:val="none" w:sz="0" w:space="0" w:color="auto"/>
            <w:left w:val="none" w:sz="0" w:space="0" w:color="auto"/>
            <w:bottom w:val="none" w:sz="0" w:space="0" w:color="auto"/>
            <w:right w:val="none" w:sz="0" w:space="0" w:color="auto"/>
          </w:divBdr>
          <w:divsChild>
            <w:div w:id="9130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8669">
      <w:bodyDiv w:val="1"/>
      <w:marLeft w:val="0"/>
      <w:marRight w:val="0"/>
      <w:marTop w:val="0"/>
      <w:marBottom w:val="0"/>
      <w:divBdr>
        <w:top w:val="none" w:sz="0" w:space="0" w:color="auto"/>
        <w:left w:val="none" w:sz="0" w:space="0" w:color="auto"/>
        <w:bottom w:val="none" w:sz="0" w:space="0" w:color="auto"/>
        <w:right w:val="none" w:sz="0" w:space="0" w:color="auto"/>
      </w:divBdr>
      <w:divsChild>
        <w:div w:id="15860662">
          <w:marLeft w:val="0"/>
          <w:marRight w:val="0"/>
          <w:marTop w:val="0"/>
          <w:marBottom w:val="0"/>
          <w:divBdr>
            <w:top w:val="none" w:sz="0" w:space="0" w:color="auto"/>
            <w:left w:val="none" w:sz="0" w:space="0" w:color="auto"/>
            <w:bottom w:val="none" w:sz="0" w:space="0" w:color="auto"/>
            <w:right w:val="none" w:sz="0" w:space="0" w:color="auto"/>
          </w:divBdr>
          <w:divsChild>
            <w:div w:id="15393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9411">
      <w:bodyDiv w:val="1"/>
      <w:marLeft w:val="0"/>
      <w:marRight w:val="0"/>
      <w:marTop w:val="0"/>
      <w:marBottom w:val="0"/>
      <w:divBdr>
        <w:top w:val="none" w:sz="0" w:space="0" w:color="auto"/>
        <w:left w:val="none" w:sz="0" w:space="0" w:color="auto"/>
        <w:bottom w:val="none" w:sz="0" w:space="0" w:color="auto"/>
        <w:right w:val="none" w:sz="0" w:space="0" w:color="auto"/>
      </w:divBdr>
      <w:divsChild>
        <w:div w:id="403649629">
          <w:marLeft w:val="0"/>
          <w:marRight w:val="0"/>
          <w:marTop w:val="0"/>
          <w:marBottom w:val="0"/>
          <w:divBdr>
            <w:top w:val="none" w:sz="0" w:space="0" w:color="auto"/>
            <w:left w:val="none" w:sz="0" w:space="0" w:color="auto"/>
            <w:bottom w:val="none" w:sz="0" w:space="0" w:color="auto"/>
            <w:right w:val="none" w:sz="0" w:space="0" w:color="auto"/>
          </w:divBdr>
          <w:divsChild>
            <w:div w:id="14798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3108">
      <w:bodyDiv w:val="1"/>
      <w:marLeft w:val="0"/>
      <w:marRight w:val="0"/>
      <w:marTop w:val="0"/>
      <w:marBottom w:val="0"/>
      <w:divBdr>
        <w:top w:val="none" w:sz="0" w:space="0" w:color="auto"/>
        <w:left w:val="none" w:sz="0" w:space="0" w:color="auto"/>
        <w:bottom w:val="none" w:sz="0" w:space="0" w:color="auto"/>
        <w:right w:val="none" w:sz="0" w:space="0" w:color="auto"/>
      </w:divBdr>
      <w:divsChild>
        <w:div w:id="1358114395">
          <w:marLeft w:val="0"/>
          <w:marRight w:val="0"/>
          <w:marTop w:val="0"/>
          <w:marBottom w:val="0"/>
          <w:divBdr>
            <w:top w:val="none" w:sz="0" w:space="0" w:color="auto"/>
            <w:left w:val="none" w:sz="0" w:space="0" w:color="auto"/>
            <w:bottom w:val="none" w:sz="0" w:space="0" w:color="auto"/>
            <w:right w:val="none" w:sz="0" w:space="0" w:color="auto"/>
          </w:divBdr>
          <w:divsChild>
            <w:div w:id="14181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8772">
      <w:bodyDiv w:val="1"/>
      <w:marLeft w:val="0"/>
      <w:marRight w:val="0"/>
      <w:marTop w:val="0"/>
      <w:marBottom w:val="0"/>
      <w:divBdr>
        <w:top w:val="none" w:sz="0" w:space="0" w:color="auto"/>
        <w:left w:val="none" w:sz="0" w:space="0" w:color="auto"/>
        <w:bottom w:val="none" w:sz="0" w:space="0" w:color="auto"/>
        <w:right w:val="none" w:sz="0" w:space="0" w:color="auto"/>
      </w:divBdr>
      <w:divsChild>
        <w:div w:id="879319162">
          <w:marLeft w:val="0"/>
          <w:marRight w:val="0"/>
          <w:marTop w:val="0"/>
          <w:marBottom w:val="0"/>
          <w:divBdr>
            <w:top w:val="none" w:sz="0" w:space="0" w:color="auto"/>
            <w:left w:val="none" w:sz="0" w:space="0" w:color="auto"/>
            <w:bottom w:val="none" w:sz="0" w:space="0" w:color="auto"/>
            <w:right w:val="none" w:sz="0" w:space="0" w:color="auto"/>
          </w:divBdr>
          <w:divsChild>
            <w:div w:id="21414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9918">
      <w:bodyDiv w:val="1"/>
      <w:marLeft w:val="0"/>
      <w:marRight w:val="0"/>
      <w:marTop w:val="0"/>
      <w:marBottom w:val="0"/>
      <w:divBdr>
        <w:top w:val="none" w:sz="0" w:space="0" w:color="auto"/>
        <w:left w:val="none" w:sz="0" w:space="0" w:color="auto"/>
        <w:bottom w:val="none" w:sz="0" w:space="0" w:color="auto"/>
        <w:right w:val="none" w:sz="0" w:space="0" w:color="auto"/>
      </w:divBdr>
      <w:divsChild>
        <w:div w:id="653996895">
          <w:marLeft w:val="0"/>
          <w:marRight w:val="0"/>
          <w:marTop w:val="0"/>
          <w:marBottom w:val="0"/>
          <w:divBdr>
            <w:top w:val="none" w:sz="0" w:space="0" w:color="auto"/>
            <w:left w:val="none" w:sz="0" w:space="0" w:color="auto"/>
            <w:bottom w:val="none" w:sz="0" w:space="0" w:color="auto"/>
            <w:right w:val="none" w:sz="0" w:space="0" w:color="auto"/>
          </w:divBdr>
          <w:divsChild>
            <w:div w:id="242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1373">
      <w:bodyDiv w:val="1"/>
      <w:marLeft w:val="0"/>
      <w:marRight w:val="0"/>
      <w:marTop w:val="0"/>
      <w:marBottom w:val="0"/>
      <w:divBdr>
        <w:top w:val="none" w:sz="0" w:space="0" w:color="auto"/>
        <w:left w:val="none" w:sz="0" w:space="0" w:color="auto"/>
        <w:bottom w:val="none" w:sz="0" w:space="0" w:color="auto"/>
        <w:right w:val="none" w:sz="0" w:space="0" w:color="auto"/>
      </w:divBdr>
      <w:divsChild>
        <w:div w:id="1108114987">
          <w:marLeft w:val="0"/>
          <w:marRight w:val="0"/>
          <w:marTop w:val="0"/>
          <w:marBottom w:val="0"/>
          <w:divBdr>
            <w:top w:val="none" w:sz="0" w:space="0" w:color="auto"/>
            <w:left w:val="none" w:sz="0" w:space="0" w:color="auto"/>
            <w:bottom w:val="none" w:sz="0" w:space="0" w:color="auto"/>
            <w:right w:val="none" w:sz="0" w:space="0" w:color="auto"/>
          </w:divBdr>
          <w:divsChild>
            <w:div w:id="2276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52657">
      <w:bodyDiv w:val="1"/>
      <w:marLeft w:val="0"/>
      <w:marRight w:val="0"/>
      <w:marTop w:val="0"/>
      <w:marBottom w:val="0"/>
      <w:divBdr>
        <w:top w:val="none" w:sz="0" w:space="0" w:color="auto"/>
        <w:left w:val="none" w:sz="0" w:space="0" w:color="auto"/>
        <w:bottom w:val="none" w:sz="0" w:space="0" w:color="auto"/>
        <w:right w:val="none" w:sz="0" w:space="0" w:color="auto"/>
      </w:divBdr>
      <w:divsChild>
        <w:div w:id="2030524558">
          <w:marLeft w:val="0"/>
          <w:marRight w:val="0"/>
          <w:marTop w:val="0"/>
          <w:marBottom w:val="0"/>
          <w:divBdr>
            <w:top w:val="none" w:sz="0" w:space="0" w:color="auto"/>
            <w:left w:val="none" w:sz="0" w:space="0" w:color="auto"/>
            <w:bottom w:val="none" w:sz="0" w:space="0" w:color="auto"/>
            <w:right w:val="none" w:sz="0" w:space="0" w:color="auto"/>
          </w:divBdr>
          <w:divsChild>
            <w:div w:id="18046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8511">
      <w:bodyDiv w:val="1"/>
      <w:marLeft w:val="0"/>
      <w:marRight w:val="0"/>
      <w:marTop w:val="0"/>
      <w:marBottom w:val="0"/>
      <w:divBdr>
        <w:top w:val="none" w:sz="0" w:space="0" w:color="auto"/>
        <w:left w:val="none" w:sz="0" w:space="0" w:color="auto"/>
        <w:bottom w:val="none" w:sz="0" w:space="0" w:color="auto"/>
        <w:right w:val="none" w:sz="0" w:space="0" w:color="auto"/>
      </w:divBdr>
      <w:divsChild>
        <w:div w:id="1462649229">
          <w:marLeft w:val="0"/>
          <w:marRight w:val="0"/>
          <w:marTop w:val="0"/>
          <w:marBottom w:val="0"/>
          <w:divBdr>
            <w:top w:val="none" w:sz="0" w:space="0" w:color="auto"/>
            <w:left w:val="none" w:sz="0" w:space="0" w:color="auto"/>
            <w:bottom w:val="none" w:sz="0" w:space="0" w:color="auto"/>
            <w:right w:val="none" w:sz="0" w:space="0" w:color="auto"/>
          </w:divBdr>
          <w:divsChild>
            <w:div w:id="13274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3440">
      <w:bodyDiv w:val="1"/>
      <w:marLeft w:val="0"/>
      <w:marRight w:val="0"/>
      <w:marTop w:val="0"/>
      <w:marBottom w:val="0"/>
      <w:divBdr>
        <w:top w:val="none" w:sz="0" w:space="0" w:color="auto"/>
        <w:left w:val="none" w:sz="0" w:space="0" w:color="auto"/>
        <w:bottom w:val="none" w:sz="0" w:space="0" w:color="auto"/>
        <w:right w:val="none" w:sz="0" w:space="0" w:color="auto"/>
      </w:divBdr>
      <w:divsChild>
        <w:div w:id="1641611477">
          <w:marLeft w:val="0"/>
          <w:marRight w:val="0"/>
          <w:marTop w:val="0"/>
          <w:marBottom w:val="0"/>
          <w:divBdr>
            <w:top w:val="none" w:sz="0" w:space="0" w:color="auto"/>
            <w:left w:val="none" w:sz="0" w:space="0" w:color="auto"/>
            <w:bottom w:val="none" w:sz="0" w:space="0" w:color="auto"/>
            <w:right w:val="none" w:sz="0" w:space="0" w:color="auto"/>
          </w:divBdr>
          <w:divsChild>
            <w:div w:id="20885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7484">
      <w:bodyDiv w:val="1"/>
      <w:marLeft w:val="0"/>
      <w:marRight w:val="0"/>
      <w:marTop w:val="0"/>
      <w:marBottom w:val="0"/>
      <w:divBdr>
        <w:top w:val="none" w:sz="0" w:space="0" w:color="auto"/>
        <w:left w:val="none" w:sz="0" w:space="0" w:color="auto"/>
        <w:bottom w:val="none" w:sz="0" w:space="0" w:color="auto"/>
        <w:right w:val="none" w:sz="0" w:space="0" w:color="auto"/>
      </w:divBdr>
      <w:divsChild>
        <w:div w:id="1587573674">
          <w:marLeft w:val="0"/>
          <w:marRight w:val="0"/>
          <w:marTop w:val="0"/>
          <w:marBottom w:val="0"/>
          <w:divBdr>
            <w:top w:val="none" w:sz="0" w:space="0" w:color="auto"/>
            <w:left w:val="none" w:sz="0" w:space="0" w:color="auto"/>
            <w:bottom w:val="none" w:sz="0" w:space="0" w:color="auto"/>
            <w:right w:val="none" w:sz="0" w:space="0" w:color="auto"/>
          </w:divBdr>
          <w:divsChild>
            <w:div w:id="16378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6723">
      <w:bodyDiv w:val="1"/>
      <w:marLeft w:val="0"/>
      <w:marRight w:val="0"/>
      <w:marTop w:val="0"/>
      <w:marBottom w:val="0"/>
      <w:divBdr>
        <w:top w:val="none" w:sz="0" w:space="0" w:color="auto"/>
        <w:left w:val="none" w:sz="0" w:space="0" w:color="auto"/>
        <w:bottom w:val="none" w:sz="0" w:space="0" w:color="auto"/>
        <w:right w:val="none" w:sz="0" w:space="0" w:color="auto"/>
      </w:divBdr>
      <w:divsChild>
        <w:div w:id="360666461">
          <w:marLeft w:val="0"/>
          <w:marRight w:val="0"/>
          <w:marTop w:val="0"/>
          <w:marBottom w:val="0"/>
          <w:divBdr>
            <w:top w:val="none" w:sz="0" w:space="0" w:color="auto"/>
            <w:left w:val="none" w:sz="0" w:space="0" w:color="auto"/>
            <w:bottom w:val="none" w:sz="0" w:space="0" w:color="auto"/>
            <w:right w:val="none" w:sz="0" w:space="0" w:color="auto"/>
          </w:divBdr>
          <w:divsChild>
            <w:div w:id="18340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3914">
      <w:bodyDiv w:val="1"/>
      <w:marLeft w:val="0"/>
      <w:marRight w:val="0"/>
      <w:marTop w:val="0"/>
      <w:marBottom w:val="0"/>
      <w:divBdr>
        <w:top w:val="none" w:sz="0" w:space="0" w:color="auto"/>
        <w:left w:val="none" w:sz="0" w:space="0" w:color="auto"/>
        <w:bottom w:val="none" w:sz="0" w:space="0" w:color="auto"/>
        <w:right w:val="none" w:sz="0" w:space="0" w:color="auto"/>
      </w:divBdr>
      <w:divsChild>
        <w:div w:id="722680705">
          <w:marLeft w:val="0"/>
          <w:marRight w:val="0"/>
          <w:marTop w:val="0"/>
          <w:marBottom w:val="0"/>
          <w:divBdr>
            <w:top w:val="none" w:sz="0" w:space="0" w:color="auto"/>
            <w:left w:val="none" w:sz="0" w:space="0" w:color="auto"/>
            <w:bottom w:val="none" w:sz="0" w:space="0" w:color="auto"/>
            <w:right w:val="none" w:sz="0" w:space="0" w:color="auto"/>
          </w:divBdr>
          <w:divsChild>
            <w:div w:id="4919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863">
      <w:bodyDiv w:val="1"/>
      <w:marLeft w:val="0"/>
      <w:marRight w:val="0"/>
      <w:marTop w:val="0"/>
      <w:marBottom w:val="0"/>
      <w:divBdr>
        <w:top w:val="none" w:sz="0" w:space="0" w:color="auto"/>
        <w:left w:val="none" w:sz="0" w:space="0" w:color="auto"/>
        <w:bottom w:val="none" w:sz="0" w:space="0" w:color="auto"/>
        <w:right w:val="none" w:sz="0" w:space="0" w:color="auto"/>
      </w:divBdr>
      <w:divsChild>
        <w:div w:id="150298046">
          <w:marLeft w:val="0"/>
          <w:marRight w:val="0"/>
          <w:marTop w:val="0"/>
          <w:marBottom w:val="0"/>
          <w:divBdr>
            <w:top w:val="none" w:sz="0" w:space="0" w:color="auto"/>
            <w:left w:val="none" w:sz="0" w:space="0" w:color="auto"/>
            <w:bottom w:val="none" w:sz="0" w:space="0" w:color="auto"/>
            <w:right w:val="none" w:sz="0" w:space="0" w:color="auto"/>
          </w:divBdr>
          <w:divsChild>
            <w:div w:id="16021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29239">
      <w:bodyDiv w:val="1"/>
      <w:marLeft w:val="0"/>
      <w:marRight w:val="0"/>
      <w:marTop w:val="0"/>
      <w:marBottom w:val="0"/>
      <w:divBdr>
        <w:top w:val="none" w:sz="0" w:space="0" w:color="auto"/>
        <w:left w:val="none" w:sz="0" w:space="0" w:color="auto"/>
        <w:bottom w:val="none" w:sz="0" w:space="0" w:color="auto"/>
        <w:right w:val="none" w:sz="0" w:space="0" w:color="auto"/>
      </w:divBdr>
      <w:divsChild>
        <w:div w:id="454492553">
          <w:marLeft w:val="0"/>
          <w:marRight w:val="0"/>
          <w:marTop w:val="0"/>
          <w:marBottom w:val="0"/>
          <w:divBdr>
            <w:top w:val="none" w:sz="0" w:space="0" w:color="auto"/>
            <w:left w:val="none" w:sz="0" w:space="0" w:color="auto"/>
            <w:bottom w:val="none" w:sz="0" w:space="0" w:color="auto"/>
            <w:right w:val="none" w:sz="0" w:space="0" w:color="auto"/>
          </w:divBdr>
          <w:divsChild>
            <w:div w:id="1455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9413">
      <w:bodyDiv w:val="1"/>
      <w:marLeft w:val="0"/>
      <w:marRight w:val="0"/>
      <w:marTop w:val="0"/>
      <w:marBottom w:val="0"/>
      <w:divBdr>
        <w:top w:val="none" w:sz="0" w:space="0" w:color="auto"/>
        <w:left w:val="none" w:sz="0" w:space="0" w:color="auto"/>
        <w:bottom w:val="none" w:sz="0" w:space="0" w:color="auto"/>
        <w:right w:val="none" w:sz="0" w:space="0" w:color="auto"/>
      </w:divBdr>
      <w:divsChild>
        <w:div w:id="449975003">
          <w:marLeft w:val="0"/>
          <w:marRight w:val="0"/>
          <w:marTop w:val="0"/>
          <w:marBottom w:val="0"/>
          <w:divBdr>
            <w:top w:val="none" w:sz="0" w:space="0" w:color="auto"/>
            <w:left w:val="none" w:sz="0" w:space="0" w:color="auto"/>
            <w:bottom w:val="none" w:sz="0" w:space="0" w:color="auto"/>
            <w:right w:val="none" w:sz="0" w:space="0" w:color="auto"/>
          </w:divBdr>
          <w:divsChild>
            <w:div w:id="14610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3902">
      <w:bodyDiv w:val="1"/>
      <w:marLeft w:val="0"/>
      <w:marRight w:val="0"/>
      <w:marTop w:val="0"/>
      <w:marBottom w:val="0"/>
      <w:divBdr>
        <w:top w:val="none" w:sz="0" w:space="0" w:color="auto"/>
        <w:left w:val="none" w:sz="0" w:space="0" w:color="auto"/>
        <w:bottom w:val="none" w:sz="0" w:space="0" w:color="auto"/>
        <w:right w:val="none" w:sz="0" w:space="0" w:color="auto"/>
      </w:divBdr>
    </w:div>
    <w:div w:id="1682776161">
      <w:bodyDiv w:val="1"/>
      <w:marLeft w:val="0"/>
      <w:marRight w:val="0"/>
      <w:marTop w:val="0"/>
      <w:marBottom w:val="0"/>
      <w:divBdr>
        <w:top w:val="none" w:sz="0" w:space="0" w:color="auto"/>
        <w:left w:val="none" w:sz="0" w:space="0" w:color="auto"/>
        <w:bottom w:val="none" w:sz="0" w:space="0" w:color="auto"/>
        <w:right w:val="none" w:sz="0" w:space="0" w:color="auto"/>
      </w:divBdr>
      <w:divsChild>
        <w:div w:id="1480805037">
          <w:marLeft w:val="0"/>
          <w:marRight w:val="0"/>
          <w:marTop w:val="0"/>
          <w:marBottom w:val="0"/>
          <w:divBdr>
            <w:top w:val="none" w:sz="0" w:space="0" w:color="auto"/>
            <w:left w:val="none" w:sz="0" w:space="0" w:color="auto"/>
            <w:bottom w:val="none" w:sz="0" w:space="0" w:color="auto"/>
            <w:right w:val="none" w:sz="0" w:space="0" w:color="auto"/>
          </w:divBdr>
          <w:divsChild>
            <w:div w:id="18014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9164">
      <w:bodyDiv w:val="1"/>
      <w:marLeft w:val="0"/>
      <w:marRight w:val="0"/>
      <w:marTop w:val="0"/>
      <w:marBottom w:val="0"/>
      <w:divBdr>
        <w:top w:val="none" w:sz="0" w:space="0" w:color="auto"/>
        <w:left w:val="none" w:sz="0" w:space="0" w:color="auto"/>
        <w:bottom w:val="none" w:sz="0" w:space="0" w:color="auto"/>
        <w:right w:val="none" w:sz="0" w:space="0" w:color="auto"/>
      </w:divBdr>
      <w:divsChild>
        <w:div w:id="1589073391">
          <w:marLeft w:val="0"/>
          <w:marRight w:val="0"/>
          <w:marTop w:val="0"/>
          <w:marBottom w:val="0"/>
          <w:divBdr>
            <w:top w:val="none" w:sz="0" w:space="0" w:color="auto"/>
            <w:left w:val="none" w:sz="0" w:space="0" w:color="auto"/>
            <w:bottom w:val="none" w:sz="0" w:space="0" w:color="auto"/>
            <w:right w:val="none" w:sz="0" w:space="0" w:color="auto"/>
          </w:divBdr>
          <w:divsChild>
            <w:div w:id="21203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4334">
      <w:bodyDiv w:val="1"/>
      <w:marLeft w:val="0"/>
      <w:marRight w:val="0"/>
      <w:marTop w:val="0"/>
      <w:marBottom w:val="0"/>
      <w:divBdr>
        <w:top w:val="none" w:sz="0" w:space="0" w:color="auto"/>
        <w:left w:val="none" w:sz="0" w:space="0" w:color="auto"/>
        <w:bottom w:val="none" w:sz="0" w:space="0" w:color="auto"/>
        <w:right w:val="none" w:sz="0" w:space="0" w:color="auto"/>
      </w:divBdr>
      <w:divsChild>
        <w:div w:id="1743329281">
          <w:marLeft w:val="0"/>
          <w:marRight w:val="0"/>
          <w:marTop w:val="0"/>
          <w:marBottom w:val="0"/>
          <w:divBdr>
            <w:top w:val="none" w:sz="0" w:space="0" w:color="auto"/>
            <w:left w:val="none" w:sz="0" w:space="0" w:color="auto"/>
            <w:bottom w:val="none" w:sz="0" w:space="0" w:color="auto"/>
            <w:right w:val="none" w:sz="0" w:space="0" w:color="auto"/>
          </w:divBdr>
          <w:divsChild>
            <w:div w:id="20467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7345">
      <w:bodyDiv w:val="1"/>
      <w:marLeft w:val="0"/>
      <w:marRight w:val="0"/>
      <w:marTop w:val="0"/>
      <w:marBottom w:val="0"/>
      <w:divBdr>
        <w:top w:val="none" w:sz="0" w:space="0" w:color="auto"/>
        <w:left w:val="none" w:sz="0" w:space="0" w:color="auto"/>
        <w:bottom w:val="none" w:sz="0" w:space="0" w:color="auto"/>
        <w:right w:val="none" w:sz="0" w:space="0" w:color="auto"/>
      </w:divBdr>
      <w:divsChild>
        <w:div w:id="1172070186">
          <w:marLeft w:val="0"/>
          <w:marRight w:val="0"/>
          <w:marTop w:val="0"/>
          <w:marBottom w:val="0"/>
          <w:divBdr>
            <w:top w:val="none" w:sz="0" w:space="0" w:color="auto"/>
            <w:left w:val="none" w:sz="0" w:space="0" w:color="auto"/>
            <w:bottom w:val="none" w:sz="0" w:space="0" w:color="auto"/>
            <w:right w:val="none" w:sz="0" w:space="0" w:color="auto"/>
          </w:divBdr>
          <w:divsChild>
            <w:div w:id="3198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6186">
      <w:bodyDiv w:val="1"/>
      <w:marLeft w:val="0"/>
      <w:marRight w:val="0"/>
      <w:marTop w:val="0"/>
      <w:marBottom w:val="0"/>
      <w:divBdr>
        <w:top w:val="none" w:sz="0" w:space="0" w:color="auto"/>
        <w:left w:val="none" w:sz="0" w:space="0" w:color="auto"/>
        <w:bottom w:val="none" w:sz="0" w:space="0" w:color="auto"/>
        <w:right w:val="none" w:sz="0" w:space="0" w:color="auto"/>
      </w:divBdr>
    </w:div>
    <w:div w:id="1692100853">
      <w:bodyDiv w:val="1"/>
      <w:marLeft w:val="0"/>
      <w:marRight w:val="0"/>
      <w:marTop w:val="0"/>
      <w:marBottom w:val="0"/>
      <w:divBdr>
        <w:top w:val="none" w:sz="0" w:space="0" w:color="auto"/>
        <w:left w:val="none" w:sz="0" w:space="0" w:color="auto"/>
        <w:bottom w:val="none" w:sz="0" w:space="0" w:color="auto"/>
        <w:right w:val="none" w:sz="0" w:space="0" w:color="auto"/>
      </w:divBdr>
      <w:divsChild>
        <w:div w:id="531381004">
          <w:marLeft w:val="0"/>
          <w:marRight w:val="0"/>
          <w:marTop w:val="0"/>
          <w:marBottom w:val="0"/>
          <w:divBdr>
            <w:top w:val="none" w:sz="0" w:space="0" w:color="auto"/>
            <w:left w:val="none" w:sz="0" w:space="0" w:color="auto"/>
            <w:bottom w:val="none" w:sz="0" w:space="0" w:color="auto"/>
            <w:right w:val="none" w:sz="0" w:space="0" w:color="auto"/>
          </w:divBdr>
          <w:divsChild>
            <w:div w:id="563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6206">
      <w:bodyDiv w:val="1"/>
      <w:marLeft w:val="0"/>
      <w:marRight w:val="0"/>
      <w:marTop w:val="0"/>
      <w:marBottom w:val="0"/>
      <w:divBdr>
        <w:top w:val="none" w:sz="0" w:space="0" w:color="auto"/>
        <w:left w:val="none" w:sz="0" w:space="0" w:color="auto"/>
        <w:bottom w:val="none" w:sz="0" w:space="0" w:color="auto"/>
        <w:right w:val="none" w:sz="0" w:space="0" w:color="auto"/>
      </w:divBdr>
      <w:divsChild>
        <w:div w:id="796728291">
          <w:marLeft w:val="0"/>
          <w:marRight w:val="0"/>
          <w:marTop w:val="0"/>
          <w:marBottom w:val="0"/>
          <w:divBdr>
            <w:top w:val="none" w:sz="0" w:space="0" w:color="auto"/>
            <w:left w:val="none" w:sz="0" w:space="0" w:color="auto"/>
            <w:bottom w:val="none" w:sz="0" w:space="0" w:color="auto"/>
            <w:right w:val="none" w:sz="0" w:space="0" w:color="auto"/>
          </w:divBdr>
          <w:divsChild>
            <w:div w:id="16247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1129">
      <w:bodyDiv w:val="1"/>
      <w:marLeft w:val="0"/>
      <w:marRight w:val="0"/>
      <w:marTop w:val="0"/>
      <w:marBottom w:val="0"/>
      <w:divBdr>
        <w:top w:val="none" w:sz="0" w:space="0" w:color="auto"/>
        <w:left w:val="none" w:sz="0" w:space="0" w:color="auto"/>
        <w:bottom w:val="none" w:sz="0" w:space="0" w:color="auto"/>
        <w:right w:val="none" w:sz="0" w:space="0" w:color="auto"/>
      </w:divBdr>
      <w:divsChild>
        <w:div w:id="631060153">
          <w:marLeft w:val="0"/>
          <w:marRight w:val="0"/>
          <w:marTop w:val="0"/>
          <w:marBottom w:val="0"/>
          <w:divBdr>
            <w:top w:val="none" w:sz="0" w:space="0" w:color="auto"/>
            <w:left w:val="none" w:sz="0" w:space="0" w:color="auto"/>
            <w:bottom w:val="none" w:sz="0" w:space="0" w:color="auto"/>
            <w:right w:val="none" w:sz="0" w:space="0" w:color="auto"/>
          </w:divBdr>
          <w:divsChild>
            <w:div w:id="6420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8223">
      <w:bodyDiv w:val="1"/>
      <w:marLeft w:val="0"/>
      <w:marRight w:val="0"/>
      <w:marTop w:val="0"/>
      <w:marBottom w:val="0"/>
      <w:divBdr>
        <w:top w:val="none" w:sz="0" w:space="0" w:color="auto"/>
        <w:left w:val="none" w:sz="0" w:space="0" w:color="auto"/>
        <w:bottom w:val="none" w:sz="0" w:space="0" w:color="auto"/>
        <w:right w:val="none" w:sz="0" w:space="0" w:color="auto"/>
      </w:divBdr>
      <w:divsChild>
        <w:div w:id="2105028964">
          <w:marLeft w:val="0"/>
          <w:marRight w:val="0"/>
          <w:marTop w:val="0"/>
          <w:marBottom w:val="0"/>
          <w:divBdr>
            <w:top w:val="none" w:sz="0" w:space="0" w:color="auto"/>
            <w:left w:val="none" w:sz="0" w:space="0" w:color="auto"/>
            <w:bottom w:val="none" w:sz="0" w:space="0" w:color="auto"/>
            <w:right w:val="none" w:sz="0" w:space="0" w:color="auto"/>
          </w:divBdr>
          <w:divsChild>
            <w:div w:id="3659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1432">
      <w:bodyDiv w:val="1"/>
      <w:marLeft w:val="0"/>
      <w:marRight w:val="0"/>
      <w:marTop w:val="0"/>
      <w:marBottom w:val="0"/>
      <w:divBdr>
        <w:top w:val="none" w:sz="0" w:space="0" w:color="auto"/>
        <w:left w:val="none" w:sz="0" w:space="0" w:color="auto"/>
        <w:bottom w:val="none" w:sz="0" w:space="0" w:color="auto"/>
        <w:right w:val="none" w:sz="0" w:space="0" w:color="auto"/>
      </w:divBdr>
      <w:divsChild>
        <w:div w:id="2104569268">
          <w:marLeft w:val="0"/>
          <w:marRight w:val="0"/>
          <w:marTop w:val="0"/>
          <w:marBottom w:val="0"/>
          <w:divBdr>
            <w:top w:val="none" w:sz="0" w:space="0" w:color="auto"/>
            <w:left w:val="none" w:sz="0" w:space="0" w:color="auto"/>
            <w:bottom w:val="none" w:sz="0" w:space="0" w:color="auto"/>
            <w:right w:val="none" w:sz="0" w:space="0" w:color="auto"/>
          </w:divBdr>
          <w:divsChild>
            <w:div w:id="6567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7911">
      <w:bodyDiv w:val="1"/>
      <w:marLeft w:val="0"/>
      <w:marRight w:val="0"/>
      <w:marTop w:val="0"/>
      <w:marBottom w:val="0"/>
      <w:divBdr>
        <w:top w:val="none" w:sz="0" w:space="0" w:color="auto"/>
        <w:left w:val="none" w:sz="0" w:space="0" w:color="auto"/>
        <w:bottom w:val="none" w:sz="0" w:space="0" w:color="auto"/>
        <w:right w:val="none" w:sz="0" w:space="0" w:color="auto"/>
      </w:divBdr>
      <w:divsChild>
        <w:div w:id="998079209">
          <w:marLeft w:val="0"/>
          <w:marRight w:val="0"/>
          <w:marTop w:val="0"/>
          <w:marBottom w:val="0"/>
          <w:divBdr>
            <w:top w:val="none" w:sz="0" w:space="0" w:color="auto"/>
            <w:left w:val="none" w:sz="0" w:space="0" w:color="auto"/>
            <w:bottom w:val="none" w:sz="0" w:space="0" w:color="auto"/>
            <w:right w:val="none" w:sz="0" w:space="0" w:color="auto"/>
          </w:divBdr>
          <w:divsChild>
            <w:div w:id="14367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6933">
      <w:bodyDiv w:val="1"/>
      <w:marLeft w:val="0"/>
      <w:marRight w:val="0"/>
      <w:marTop w:val="0"/>
      <w:marBottom w:val="0"/>
      <w:divBdr>
        <w:top w:val="none" w:sz="0" w:space="0" w:color="auto"/>
        <w:left w:val="none" w:sz="0" w:space="0" w:color="auto"/>
        <w:bottom w:val="none" w:sz="0" w:space="0" w:color="auto"/>
        <w:right w:val="none" w:sz="0" w:space="0" w:color="auto"/>
      </w:divBdr>
      <w:divsChild>
        <w:div w:id="661012233">
          <w:marLeft w:val="0"/>
          <w:marRight w:val="0"/>
          <w:marTop w:val="0"/>
          <w:marBottom w:val="0"/>
          <w:divBdr>
            <w:top w:val="none" w:sz="0" w:space="0" w:color="auto"/>
            <w:left w:val="none" w:sz="0" w:space="0" w:color="auto"/>
            <w:bottom w:val="none" w:sz="0" w:space="0" w:color="auto"/>
            <w:right w:val="none" w:sz="0" w:space="0" w:color="auto"/>
          </w:divBdr>
          <w:divsChild>
            <w:div w:id="7083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0650">
      <w:bodyDiv w:val="1"/>
      <w:marLeft w:val="0"/>
      <w:marRight w:val="0"/>
      <w:marTop w:val="0"/>
      <w:marBottom w:val="0"/>
      <w:divBdr>
        <w:top w:val="none" w:sz="0" w:space="0" w:color="auto"/>
        <w:left w:val="none" w:sz="0" w:space="0" w:color="auto"/>
        <w:bottom w:val="none" w:sz="0" w:space="0" w:color="auto"/>
        <w:right w:val="none" w:sz="0" w:space="0" w:color="auto"/>
      </w:divBdr>
      <w:divsChild>
        <w:div w:id="540023028">
          <w:marLeft w:val="0"/>
          <w:marRight w:val="0"/>
          <w:marTop w:val="0"/>
          <w:marBottom w:val="0"/>
          <w:divBdr>
            <w:top w:val="none" w:sz="0" w:space="0" w:color="auto"/>
            <w:left w:val="none" w:sz="0" w:space="0" w:color="auto"/>
            <w:bottom w:val="none" w:sz="0" w:space="0" w:color="auto"/>
            <w:right w:val="none" w:sz="0" w:space="0" w:color="auto"/>
          </w:divBdr>
          <w:divsChild>
            <w:div w:id="2100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70237">
      <w:bodyDiv w:val="1"/>
      <w:marLeft w:val="0"/>
      <w:marRight w:val="0"/>
      <w:marTop w:val="0"/>
      <w:marBottom w:val="0"/>
      <w:divBdr>
        <w:top w:val="none" w:sz="0" w:space="0" w:color="auto"/>
        <w:left w:val="none" w:sz="0" w:space="0" w:color="auto"/>
        <w:bottom w:val="none" w:sz="0" w:space="0" w:color="auto"/>
        <w:right w:val="none" w:sz="0" w:space="0" w:color="auto"/>
      </w:divBdr>
      <w:divsChild>
        <w:div w:id="1248342439">
          <w:marLeft w:val="0"/>
          <w:marRight w:val="0"/>
          <w:marTop w:val="0"/>
          <w:marBottom w:val="0"/>
          <w:divBdr>
            <w:top w:val="none" w:sz="0" w:space="0" w:color="auto"/>
            <w:left w:val="none" w:sz="0" w:space="0" w:color="auto"/>
            <w:bottom w:val="none" w:sz="0" w:space="0" w:color="auto"/>
            <w:right w:val="none" w:sz="0" w:space="0" w:color="auto"/>
          </w:divBdr>
          <w:divsChild>
            <w:div w:id="417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5265">
      <w:bodyDiv w:val="1"/>
      <w:marLeft w:val="0"/>
      <w:marRight w:val="0"/>
      <w:marTop w:val="0"/>
      <w:marBottom w:val="0"/>
      <w:divBdr>
        <w:top w:val="none" w:sz="0" w:space="0" w:color="auto"/>
        <w:left w:val="none" w:sz="0" w:space="0" w:color="auto"/>
        <w:bottom w:val="none" w:sz="0" w:space="0" w:color="auto"/>
        <w:right w:val="none" w:sz="0" w:space="0" w:color="auto"/>
      </w:divBdr>
      <w:divsChild>
        <w:div w:id="530996720">
          <w:marLeft w:val="0"/>
          <w:marRight w:val="0"/>
          <w:marTop w:val="0"/>
          <w:marBottom w:val="0"/>
          <w:divBdr>
            <w:top w:val="none" w:sz="0" w:space="0" w:color="auto"/>
            <w:left w:val="none" w:sz="0" w:space="0" w:color="auto"/>
            <w:bottom w:val="none" w:sz="0" w:space="0" w:color="auto"/>
            <w:right w:val="none" w:sz="0" w:space="0" w:color="auto"/>
          </w:divBdr>
          <w:divsChild>
            <w:div w:id="1077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7645">
      <w:bodyDiv w:val="1"/>
      <w:marLeft w:val="0"/>
      <w:marRight w:val="0"/>
      <w:marTop w:val="0"/>
      <w:marBottom w:val="0"/>
      <w:divBdr>
        <w:top w:val="none" w:sz="0" w:space="0" w:color="auto"/>
        <w:left w:val="none" w:sz="0" w:space="0" w:color="auto"/>
        <w:bottom w:val="none" w:sz="0" w:space="0" w:color="auto"/>
        <w:right w:val="none" w:sz="0" w:space="0" w:color="auto"/>
      </w:divBdr>
      <w:divsChild>
        <w:div w:id="286469382">
          <w:marLeft w:val="0"/>
          <w:marRight w:val="0"/>
          <w:marTop w:val="0"/>
          <w:marBottom w:val="0"/>
          <w:divBdr>
            <w:top w:val="none" w:sz="0" w:space="0" w:color="auto"/>
            <w:left w:val="none" w:sz="0" w:space="0" w:color="auto"/>
            <w:bottom w:val="none" w:sz="0" w:space="0" w:color="auto"/>
            <w:right w:val="none" w:sz="0" w:space="0" w:color="auto"/>
          </w:divBdr>
          <w:divsChild>
            <w:div w:id="191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0234">
      <w:bodyDiv w:val="1"/>
      <w:marLeft w:val="0"/>
      <w:marRight w:val="0"/>
      <w:marTop w:val="0"/>
      <w:marBottom w:val="0"/>
      <w:divBdr>
        <w:top w:val="none" w:sz="0" w:space="0" w:color="auto"/>
        <w:left w:val="none" w:sz="0" w:space="0" w:color="auto"/>
        <w:bottom w:val="none" w:sz="0" w:space="0" w:color="auto"/>
        <w:right w:val="none" w:sz="0" w:space="0" w:color="auto"/>
      </w:divBdr>
      <w:divsChild>
        <w:div w:id="1155344383">
          <w:marLeft w:val="0"/>
          <w:marRight w:val="0"/>
          <w:marTop w:val="0"/>
          <w:marBottom w:val="0"/>
          <w:divBdr>
            <w:top w:val="none" w:sz="0" w:space="0" w:color="auto"/>
            <w:left w:val="none" w:sz="0" w:space="0" w:color="auto"/>
            <w:bottom w:val="none" w:sz="0" w:space="0" w:color="auto"/>
            <w:right w:val="none" w:sz="0" w:space="0" w:color="auto"/>
          </w:divBdr>
          <w:divsChild>
            <w:div w:id="18212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5927">
      <w:bodyDiv w:val="1"/>
      <w:marLeft w:val="0"/>
      <w:marRight w:val="0"/>
      <w:marTop w:val="0"/>
      <w:marBottom w:val="0"/>
      <w:divBdr>
        <w:top w:val="none" w:sz="0" w:space="0" w:color="auto"/>
        <w:left w:val="none" w:sz="0" w:space="0" w:color="auto"/>
        <w:bottom w:val="none" w:sz="0" w:space="0" w:color="auto"/>
        <w:right w:val="none" w:sz="0" w:space="0" w:color="auto"/>
      </w:divBdr>
      <w:divsChild>
        <w:div w:id="761996230">
          <w:marLeft w:val="0"/>
          <w:marRight w:val="0"/>
          <w:marTop w:val="0"/>
          <w:marBottom w:val="0"/>
          <w:divBdr>
            <w:top w:val="none" w:sz="0" w:space="0" w:color="auto"/>
            <w:left w:val="none" w:sz="0" w:space="0" w:color="auto"/>
            <w:bottom w:val="none" w:sz="0" w:space="0" w:color="auto"/>
            <w:right w:val="none" w:sz="0" w:space="0" w:color="auto"/>
          </w:divBdr>
          <w:divsChild>
            <w:div w:id="18580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7293">
      <w:bodyDiv w:val="1"/>
      <w:marLeft w:val="0"/>
      <w:marRight w:val="0"/>
      <w:marTop w:val="0"/>
      <w:marBottom w:val="0"/>
      <w:divBdr>
        <w:top w:val="none" w:sz="0" w:space="0" w:color="auto"/>
        <w:left w:val="none" w:sz="0" w:space="0" w:color="auto"/>
        <w:bottom w:val="none" w:sz="0" w:space="0" w:color="auto"/>
        <w:right w:val="none" w:sz="0" w:space="0" w:color="auto"/>
      </w:divBdr>
      <w:divsChild>
        <w:div w:id="241570810">
          <w:marLeft w:val="0"/>
          <w:marRight w:val="0"/>
          <w:marTop w:val="0"/>
          <w:marBottom w:val="0"/>
          <w:divBdr>
            <w:top w:val="none" w:sz="0" w:space="0" w:color="auto"/>
            <w:left w:val="none" w:sz="0" w:space="0" w:color="auto"/>
            <w:bottom w:val="none" w:sz="0" w:space="0" w:color="auto"/>
            <w:right w:val="none" w:sz="0" w:space="0" w:color="auto"/>
          </w:divBdr>
          <w:divsChild>
            <w:div w:id="12012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0792">
      <w:bodyDiv w:val="1"/>
      <w:marLeft w:val="0"/>
      <w:marRight w:val="0"/>
      <w:marTop w:val="0"/>
      <w:marBottom w:val="0"/>
      <w:divBdr>
        <w:top w:val="none" w:sz="0" w:space="0" w:color="auto"/>
        <w:left w:val="none" w:sz="0" w:space="0" w:color="auto"/>
        <w:bottom w:val="none" w:sz="0" w:space="0" w:color="auto"/>
        <w:right w:val="none" w:sz="0" w:space="0" w:color="auto"/>
      </w:divBdr>
    </w:div>
    <w:div w:id="1713579413">
      <w:bodyDiv w:val="1"/>
      <w:marLeft w:val="0"/>
      <w:marRight w:val="0"/>
      <w:marTop w:val="0"/>
      <w:marBottom w:val="0"/>
      <w:divBdr>
        <w:top w:val="none" w:sz="0" w:space="0" w:color="auto"/>
        <w:left w:val="none" w:sz="0" w:space="0" w:color="auto"/>
        <w:bottom w:val="none" w:sz="0" w:space="0" w:color="auto"/>
        <w:right w:val="none" w:sz="0" w:space="0" w:color="auto"/>
      </w:divBdr>
    </w:div>
    <w:div w:id="1713917371">
      <w:bodyDiv w:val="1"/>
      <w:marLeft w:val="0"/>
      <w:marRight w:val="0"/>
      <w:marTop w:val="0"/>
      <w:marBottom w:val="0"/>
      <w:divBdr>
        <w:top w:val="none" w:sz="0" w:space="0" w:color="auto"/>
        <w:left w:val="none" w:sz="0" w:space="0" w:color="auto"/>
        <w:bottom w:val="none" w:sz="0" w:space="0" w:color="auto"/>
        <w:right w:val="none" w:sz="0" w:space="0" w:color="auto"/>
      </w:divBdr>
      <w:divsChild>
        <w:div w:id="1552233615">
          <w:marLeft w:val="0"/>
          <w:marRight w:val="0"/>
          <w:marTop w:val="0"/>
          <w:marBottom w:val="0"/>
          <w:divBdr>
            <w:top w:val="none" w:sz="0" w:space="0" w:color="auto"/>
            <w:left w:val="none" w:sz="0" w:space="0" w:color="auto"/>
            <w:bottom w:val="none" w:sz="0" w:space="0" w:color="auto"/>
            <w:right w:val="none" w:sz="0" w:space="0" w:color="auto"/>
          </w:divBdr>
          <w:divsChild>
            <w:div w:id="9193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5317">
      <w:bodyDiv w:val="1"/>
      <w:marLeft w:val="0"/>
      <w:marRight w:val="0"/>
      <w:marTop w:val="0"/>
      <w:marBottom w:val="0"/>
      <w:divBdr>
        <w:top w:val="none" w:sz="0" w:space="0" w:color="auto"/>
        <w:left w:val="none" w:sz="0" w:space="0" w:color="auto"/>
        <w:bottom w:val="none" w:sz="0" w:space="0" w:color="auto"/>
        <w:right w:val="none" w:sz="0" w:space="0" w:color="auto"/>
      </w:divBdr>
      <w:divsChild>
        <w:div w:id="2042243654">
          <w:marLeft w:val="0"/>
          <w:marRight w:val="0"/>
          <w:marTop w:val="0"/>
          <w:marBottom w:val="0"/>
          <w:divBdr>
            <w:top w:val="none" w:sz="0" w:space="0" w:color="auto"/>
            <w:left w:val="none" w:sz="0" w:space="0" w:color="auto"/>
            <w:bottom w:val="none" w:sz="0" w:space="0" w:color="auto"/>
            <w:right w:val="none" w:sz="0" w:space="0" w:color="auto"/>
          </w:divBdr>
          <w:divsChild>
            <w:div w:id="1240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5875">
      <w:bodyDiv w:val="1"/>
      <w:marLeft w:val="0"/>
      <w:marRight w:val="0"/>
      <w:marTop w:val="0"/>
      <w:marBottom w:val="0"/>
      <w:divBdr>
        <w:top w:val="none" w:sz="0" w:space="0" w:color="auto"/>
        <w:left w:val="none" w:sz="0" w:space="0" w:color="auto"/>
        <w:bottom w:val="none" w:sz="0" w:space="0" w:color="auto"/>
        <w:right w:val="none" w:sz="0" w:space="0" w:color="auto"/>
      </w:divBdr>
      <w:divsChild>
        <w:div w:id="487597832">
          <w:marLeft w:val="0"/>
          <w:marRight w:val="0"/>
          <w:marTop w:val="0"/>
          <w:marBottom w:val="0"/>
          <w:divBdr>
            <w:top w:val="none" w:sz="0" w:space="0" w:color="auto"/>
            <w:left w:val="none" w:sz="0" w:space="0" w:color="auto"/>
            <w:bottom w:val="none" w:sz="0" w:space="0" w:color="auto"/>
            <w:right w:val="none" w:sz="0" w:space="0" w:color="auto"/>
          </w:divBdr>
          <w:divsChild>
            <w:div w:id="11547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4763">
      <w:bodyDiv w:val="1"/>
      <w:marLeft w:val="0"/>
      <w:marRight w:val="0"/>
      <w:marTop w:val="0"/>
      <w:marBottom w:val="0"/>
      <w:divBdr>
        <w:top w:val="none" w:sz="0" w:space="0" w:color="auto"/>
        <w:left w:val="none" w:sz="0" w:space="0" w:color="auto"/>
        <w:bottom w:val="none" w:sz="0" w:space="0" w:color="auto"/>
        <w:right w:val="none" w:sz="0" w:space="0" w:color="auto"/>
      </w:divBdr>
      <w:divsChild>
        <w:div w:id="1579830053">
          <w:marLeft w:val="0"/>
          <w:marRight w:val="0"/>
          <w:marTop w:val="0"/>
          <w:marBottom w:val="0"/>
          <w:divBdr>
            <w:top w:val="none" w:sz="0" w:space="0" w:color="auto"/>
            <w:left w:val="none" w:sz="0" w:space="0" w:color="auto"/>
            <w:bottom w:val="none" w:sz="0" w:space="0" w:color="auto"/>
            <w:right w:val="none" w:sz="0" w:space="0" w:color="auto"/>
          </w:divBdr>
          <w:divsChild>
            <w:div w:id="21398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69902">
      <w:bodyDiv w:val="1"/>
      <w:marLeft w:val="0"/>
      <w:marRight w:val="0"/>
      <w:marTop w:val="0"/>
      <w:marBottom w:val="0"/>
      <w:divBdr>
        <w:top w:val="none" w:sz="0" w:space="0" w:color="auto"/>
        <w:left w:val="none" w:sz="0" w:space="0" w:color="auto"/>
        <w:bottom w:val="none" w:sz="0" w:space="0" w:color="auto"/>
        <w:right w:val="none" w:sz="0" w:space="0" w:color="auto"/>
      </w:divBdr>
    </w:div>
    <w:div w:id="1724208723">
      <w:bodyDiv w:val="1"/>
      <w:marLeft w:val="0"/>
      <w:marRight w:val="0"/>
      <w:marTop w:val="0"/>
      <w:marBottom w:val="0"/>
      <w:divBdr>
        <w:top w:val="none" w:sz="0" w:space="0" w:color="auto"/>
        <w:left w:val="none" w:sz="0" w:space="0" w:color="auto"/>
        <w:bottom w:val="none" w:sz="0" w:space="0" w:color="auto"/>
        <w:right w:val="none" w:sz="0" w:space="0" w:color="auto"/>
      </w:divBdr>
      <w:divsChild>
        <w:div w:id="1542128783">
          <w:marLeft w:val="0"/>
          <w:marRight w:val="0"/>
          <w:marTop w:val="0"/>
          <w:marBottom w:val="0"/>
          <w:divBdr>
            <w:top w:val="none" w:sz="0" w:space="0" w:color="auto"/>
            <w:left w:val="none" w:sz="0" w:space="0" w:color="auto"/>
            <w:bottom w:val="none" w:sz="0" w:space="0" w:color="auto"/>
            <w:right w:val="none" w:sz="0" w:space="0" w:color="auto"/>
          </w:divBdr>
          <w:divsChild>
            <w:div w:id="15070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6286">
      <w:bodyDiv w:val="1"/>
      <w:marLeft w:val="0"/>
      <w:marRight w:val="0"/>
      <w:marTop w:val="0"/>
      <w:marBottom w:val="0"/>
      <w:divBdr>
        <w:top w:val="none" w:sz="0" w:space="0" w:color="auto"/>
        <w:left w:val="none" w:sz="0" w:space="0" w:color="auto"/>
        <w:bottom w:val="none" w:sz="0" w:space="0" w:color="auto"/>
        <w:right w:val="none" w:sz="0" w:space="0" w:color="auto"/>
      </w:divBdr>
      <w:divsChild>
        <w:div w:id="415367801">
          <w:marLeft w:val="0"/>
          <w:marRight w:val="0"/>
          <w:marTop w:val="0"/>
          <w:marBottom w:val="0"/>
          <w:divBdr>
            <w:top w:val="none" w:sz="0" w:space="0" w:color="auto"/>
            <w:left w:val="none" w:sz="0" w:space="0" w:color="auto"/>
            <w:bottom w:val="none" w:sz="0" w:space="0" w:color="auto"/>
            <w:right w:val="none" w:sz="0" w:space="0" w:color="auto"/>
          </w:divBdr>
          <w:divsChild>
            <w:div w:id="1266957502">
              <w:marLeft w:val="0"/>
              <w:marRight w:val="0"/>
              <w:marTop w:val="0"/>
              <w:marBottom w:val="0"/>
              <w:divBdr>
                <w:top w:val="none" w:sz="0" w:space="0" w:color="auto"/>
                <w:left w:val="none" w:sz="0" w:space="0" w:color="auto"/>
                <w:bottom w:val="none" w:sz="0" w:space="0" w:color="auto"/>
                <w:right w:val="none" w:sz="0" w:space="0" w:color="auto"/>
              </w:divBdr>
            </w:div>
            <w:div w:id="14167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5666">
      <w:bodyDiv w:val="1"/>
      <w:marLeft w:val="0"/>
      <w:marRight w:val="0"/>
      <w:marTop w:val="0"/>
      <w:marBottom w:val="0"/>
      <w:divBdr>
        <w:top w:val="none" w:sz="0" w:space="0" w:color="auto"/>
        <w:left w:val="none" w:sz="0" w:space="0" w:color="auto"/>
        <w:bottom w:val="none" w:sz="0" w:space="0" w:color="auto"/>
        <w:right w:val="none" w:sz="0" w:space="0" w:color="auto"/>
      </w:divBdr>
      <w:divsChild>
        <w:div w:id="960842393">
          <w:marLeft w:val="0"/>
          <w:marRight w:val="0"/>
          <w:marTop w:val="0"/>
          <w:marBottom w:val="0"/>
          <w:divBdr>
            <w:top w:val="none" w:sz="0" w:space="0" w:color="auto"/>
            <w:left w:val="none" w:sz="0" w:space="0" w:color="auto"/>
            <w:bottom w:val="none" w:sz="0" w:space="0" w:color="auto"/>
            <w:right w:val="none" w:sz="0" w:space="0" w:color="auto"/>
          </w:divBdr>
          <w:divsChild>
            <w:div w:id="1692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43912">
      <w:bodyDiv w:val="1"/>
      <w:marLeft w:val="0"/>
      <w:marRight w:val="0"/>
      <w:marTop w:val="0"/>
      <w:marBottom w:val="0"/>
      <w:divBdr>
        <w:top w:val="none" w:sz="0" w:space="0" w:color="auto"/>
        <w:left w:val="none" w:sz="0" w:space="0" w:color="auto"/>
        <w:bottom w:val="none" w:sz="0" w:space="0" w:color="auto"/>
        <w:right w:val="none" w:sz="0" w:space="0" w:color="auto"/>
      </w:divBdr>
      <w:divsChild>
        <w:div w:id="1491211071">
          <w:marLeft w:val="0"/>
          <w:marRight w:val="0"/>
          <w:marTop w:val="0"/>
          <w:marBottom w:val="0"/>
          <w:divBdr>
            <w:top w:val="none" w:sz="0" w:space="0" w:color="auto"/>
            <w:left w:val="none" w:sz="0" w:space="0" w:color="auto"/>
            <w:bottom w:val="none" w:sz="0" w:space="0" w:color="auto"/>
            <w:right w:val="none" w:sz="0" w:space="0" w:color="auto"/>
          </w:divBdr>
          <w:divsChild>
            <w:div w:id="20037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46885">
      <w:bodyDiv w:val="1"/>
      <w:marLeft w:val="0"/>
      <w:marRight w:val="0"/>
      <w:marTop w:val="0"/>
      <w:marBottom w:val="0"/>
      <w:divBdr>
        <w:top w:val="none" w:sz="0" w:space="0" w:color="auto"/>
        <w:left w:val="none" w:sz="0" w:space="0" w:color="auto"/>
        <w:bottom w:val="none" w:sz="0" w:space="0" w:color="auto"/>
        <w:right w:val="none" w:sz="0" w:space="0" w:color="auto"/>
      </w:divBdr>
      <w:divsChild>
        <w:div w:id="2011903406">
          <w:marLeft w:val="0"/>
          <w:marRight w:val="0"/>
          <w:marTop w:val="0"/>
          <w:marBottom w:val="0"/>
          <w:divBdr>
            <w:top w:val="none" w:sz="0" w:space="0" w:color="auto"/>
            <w:left w:val="none" w:sz="0" w:space="0" w:color="auto"/>
            <w:bottom w:val="none" w:sz="0" w:space="0" w:color="auto"/>
            <w:right w:val="none" w:sz="0" w:space="0" w:color="auto"/>
          </w:divBdr>
          <w:divsChild>
            <w:div w:id="7595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1498">
      <w:bodyDiv w:val="1"/>
      <w:marLeft w:val="0"/>
      <w:marRight w:val="0"/>
      <w:marTop w:val="0"/>
      <w:marBottom w:val="0"/>
      <w:divBdr>
        <w:top w:val="none" w:sz="0" w:space="0" w:color="auto"/>
        <w:left w:val="none" w:sz="0" w:space="0" w:color="auto"/>
        <w:bottom w:val="none" w:sz="0" w:space="0" w:color="auto"/>
        <w:right w:val="none" w:sz="0" w:space="0" w:color="auto"/>
      </w:divBdr>
      <w:divsChild>
        <w:div w:id="1792631878">
          <w:marLeft w:val="0"/>
          <w:marRight w:val="0"/>
          <w:marTop w:val="0"/>
          <w:marBottom w:val="0"/>
          <w:divBdr>
            <w:top w:val="none" w:sz="0" w:space="0" w:color="auto"/>
            <w:left w:val="none" w:sz="0" w:space="0" w:color="auto"/>
            <w:bottom w:val="none" w:sz="0" w:space="0" w:color="auto"/>
            <w:right w:val="none" w:sz="0" w:space="0" w:color="auto"/>
          </w:divBdr>
          <w:divsChild>
            <w:div w:id="6251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39758">
      <w:bodyDiv w:val="1"/>
      <w:marLeft w:val="0"/>
      <w:marRight w:val="0"/>
      <w:marTop w:val="0"/>
      <w:marBottom w:val="0"/>
      <w:divBdr>
        <w:top w:val="none" w:sz="0" w:space="0" w:color="auto"/>
        <w:left w:val="none" w:sz="0" w:space="0" w:color="auto"/>
        <w:bottom w:val="none" w:sz="0" w:space="0" w:color="auto"/>
        <w:right w:val="none" w:sz="0" w:space="0" w:color="auto"/>
      </w:divBdr>
      <w:divsChild>
        <w:div w:id="12464608">
          <w:marLeft w:val="0"/>
          <w:marRight w:val="0"/>
          <w:marTop w:val="0"/>
          <w:marBottom w:val="0"/>
          <w:divBdr>
            <w:top w:val="none" w:sz="0" w:space="0" w:color="auto"/>
            <w:left w:val="none" w:sz="0" w:space="0" w:color="auto"/>
            <w:bottom w:val="none" w:sz="0" w:space="0" w:color="auto"/>
            <w:right w:val="none" w:sz="0" w:space="0" w:color="auto"/>
          </w:divBdr>
          <w:divsChild>
            <w:div w:id="1861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1382">
      <w:bodyDiv w:val="1"/>
      <w:marLeft w:val="0"/>
      <w:marRight w:val="0"/>
      <w:marTop w:val="0"/>
      <w:marBottom w:val="0"/>
      <w:divBdr>
        <w:top w:val="none" w:sz="0" w:space="0" w:color="auto"/>
        <w:left w:val="none" w:sz="0" w:space="0" w:color="auto"/>
        <w:bottom w:val="none" w:sz="0" w:space="0" w:color="auto"/>
        <w:right w:val="none" w:sz="0" w:space="0" w:color="auto"/>
      </w:divBdr>
      <w:divsChild>
        <w:div w:id="659311597">
          <w:marLeft w:val="0"/>
          <w:marRight w:val="0"/>
          <w:marTop w:val="0"/>
          <w:marBottom w:val="0"/>
          <w:divBdr>
            <w:top w:val="none" w:sz="0" w:space="0" w:color="auto"/>
            <w:left w:val="none" w:sz="0" w:space="0" w:color="auto"/>
            <w:bottom w:val="none" w:sz="0" w:space="0" w:color="auto"/>
            <w:right w:val="none" w:sz="0" w:space="0" w:color="auto"/>
          </w:divBdr>
          <w:divsChild>
            <w:div w:id="11154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9695">
      <w:bodyDiv w:val="1"/>
      <w:marLeft w:val="0"/>
      <w:marRight w:val="0"/>
      <w:marTop w:val="0"/>
      <w:marBottom w:val="0"/>
      <w:divBdr>
        <w:top w:val="none" w:sz="0" w:space="0" w:color="auto"/>
        <w:left w:val="none" w:sz="0" w:space="0" w:color="auto"/>
        <w:bottom w:val="none" w:sz="0" w:space="0" w:color="auto"/>
        <w:right w:val="none" w:sz="0" w:space="0" w:color="auto"/>
      </w:divBdr>
      <w:divsChild>
        <w:div w:id="229466658">
          <w:marLeft w:val="0"/>
          <w:marRight w:val="0"/>
          <w:marTop w:val="0"/>
          <w:marBottom w:val="0"/>
          <w:divBdr>
            <w:top w:val="none" w:sz="0" w:space="0" w:color="auto"/>
            <w:left w:val="none" w:sz="0" w:space="0" w:color="auto"/>
            <w:bottom w:val="none" w:sz="0" w:space="0" w:color="auto"/>
            <w:right w:val="none" w:sz="0" w:space="0" w:color="auto"/>
          </w:divBdr>
          <w:divsChild>
            <w:div w:id="3299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9941">
      <w:bodyDiv w:val="1"/>
      <w:marLeft w:val="0"/>
      <w:marRight w:val="0"/>
      <w:marTop w:val="0"/>
      <w:marBottom w:val="0"/>
      <w:divBdr>
        <w:top w:val="none" w:sz="0" w:space="0" w:color="auto"/>
        <w:left w:val="none" w:sz="0" w:space="0" w:color="auto"/>
        <w:bottom w:val="none" w:sz="0" w:space="0" w:color="auto"/>
        <w:right w:val="none" w:sz="0" w:space="0" w:color="auto"/>
      </w:divBdr>
      <w:divsChild>
        <w:div w:id="1765688427">
          <w:marLeft w:val="0"/>
          <w:marRight w:val="0"/>
          <w:marTop w:val="0"/>
          <w:marBottom w:val="0"/>
          <w:divBdr>
            <w:top w:val="none" w:sz="0" w:space="0" w:color="auto"/>
            <w:left w:val="none" w:sz="0" w:space="0" w:color="auto"/>
            <w:bottom w:val="none" w:sz="0" w:space="0" w:color="auto"/>
            <w:right w:val="none" w:sz="0" w:space="0" w:color="auto"/>
          </w:divBdr>
          <w:divsChild>
            <w:div w:id="16149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9898">
      <w:bodyDiv w:val="1"/>
      <w:marLeft w:val="0"/>
      <w:marRight w:val="0"/>
      <w:marTop w:val="0"/>
      <w:marBottom w:val="0"/>
      <w:divBdr>
        <w:top w:val="none" w:sz="0" w:space="0" w:color="auto"/>
        <w:left w:val="none" w:sz="0" w:space="0" w:color="auto"/>
        <w:bottom w:val="none" w:sz="0" w:space="0" w:color="auto"/>
        <w:right w:val="none" w:sz="0" w:space="0" w:color="auto"/>
      </w:divBdr>
      <w:divsChild>
        <w:div w:id="1666933656">
          <w:marLeft w:val="0"/>
          <w:marRight w:val="0"/>
          <w:marTop w:val="0"/>
          <w:marBottom w:val="0"/>
          <w:divBdr>
            <w:top w:val="none" w:sz="0" w:space="0" w:color="auto"/>
            <w:left w:val="none" w:sz="0" w:space="0" w:color="auto"/>
            <w:bottom w:val="none" w:sz="0" w:space="0" w:color="auto"/>
            <w:right w:val="none" w:sz="0" w:space="0" w:color="auto"/>
          </w:divBdr>
          <w:divsChild>
            <w:div w:id="7897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0898">
      <w:bodyDiv w:val="1"/>
      <w:marLeft w:val="0"/>
      <w:marRight w:val="0"/>
      <w:marTop w:val="0"/>
      <w:marBottom w:val="0"/>
      <w:divBdr>
        <w:top w:val="none" w:sz="0" w:space="0" w:color="auto"/>
        <w:left w:val="none" w:sz="0" w:space="0" w:color="auto"/>
        <w:bottom w:val="none" w:sz="0" w:space="0" w:color="auto"/>
        <w:right w:val="none" w:sz="0" w:space="0" w:color="auto"/>
      </w:divBdr>
      <w:divsChild>
        <w:div w:id="1673756176">
          <w:marLeft w:val="0"/>
          <w:marRight w:val="0"/>
          <w:marTop w:val="0"/>
          <w:marBottom w:val="0"/>
          <w:divBdr>
            <w:top w:val="none" w:sz="0" w:space="0" w:color="auto"/>
            <w:left w:val="none" w:sz="0" w:space="0" w:color="auto"/>
            <w:bottom w:val="none" w:sz="0" w:space="0" w:color="auto"/>
            <w:right w:val="none" w:sz="0" w:space="0" w:color="auto"/>
          </w:divBdr>
          <w:divsChild>
            <w:div w:id="14638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4831">
      <w:bodyDiv w:val="1"/>
      <w:marLeft w:val="0"/>
      <w:marRight w:val="0"/>
      <w:marTop w:val="0"/>
      <w:marBottom w:val="0"/>
      <w:divBdr>
        <w:top w:val="none" w:sz="0" w:space="0" w:color="auto"/>
        <w:left w:val="none" w:sz="0" w:space="0" w:color="auto"/>
        <w:bottom w:val="none" w:sz="0" w:space="0" w:color="auto"/>
        <w:right w:val="none" w:sz="0" w:space="0" w:color="auto"/>
      </w:divBdr>
      <w:divsChild>
        <w:div w:id="1072848889">
          <w:marLeft w:val="0"/>
          <w:marRight w:val="0"/>
          <w:marTop w:val="0"/>
          <w:marBottom w:val="0"/>
          <w:divBdr>
            <w:top w:val="none" w:sz="0" w:space="0" w:color="auto"/>
            <w:left w:val="none" w:sz="0" w:space="0" w:color="auto"/>
            <w:bottom w:val="none" w:sz="0" w:space="0" w:color="auto"/>
            <w:right w:val="none" w:sz="0" w:space="0" w:color="auto"/>
          </w:divBdr>
          <w:divsChild>
            <w:div w:id="20132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1228">
      <w:bodyDiv w:val="1"/>
      <w:marLeft w:val="0"/>
      <w:marRight w:val="0"/>
      <w:marTop w:val="0"/>
      <w:marBottom w:val="0"/>
      <w:divBdr>
        <w:top w:val="none" w:sz="0" w:space="0" w:color="auto"/>
        <w:left w:val="none" w:sz="0" w:space="0" w:color="auto"/>
        <w:bottom w:val="none" w:sz="0" w:space="0" w:color="auto"/>
        <w:right w:val="none" w:sz="0" w:space="0" w:color="auto"/>
      </w:divBdr>
      <w:divsChild>
        <w:div w:id="1293444129">
          <w:marLeft w:val="0"/>
          <w:marRight w:val="0"/>
          <w:marTop w:val="0"/>
          <w:marBottom w:val="0"/>
          <w:divBdr>
            <w:top w:val="none" w:sz="0" w:space="0" w:color="auto"/>
            <w:left w:val="none" w:sz="0" w:space="0" w:color="auto"/>
            <w:bottom w:val="none" w:sz="0" w:space="0" w:color="auto"/>
            <w:right w:val="none" w:sz="0" w:space="0" w:color="auto"/>
          </w:divBdr>
          <w:divsChild>
            <w:div w:id="5549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3977">
      <w:bodyDiv w:val="1"/>
      <w:marLeft w:val="0"/>
      <w:marRight w:val="0"/>
      <w:marTop w:val="0"/>
      <w:marBottom w:val="0"/>
      <w:divBdr>
        <w:top w:val="none" w:sz="0" w:space="0" w:color="auto"/>
        <w:left w:val="none" w:sz="0" w:space="0" w:color="auto"/>
        <w:bottom w:val="none" w:sz="0" w:space="0" w:color="auto"/>
        <w:right w:val="none" w:sz="0" w:space="0" w:color="auto"/>
      </w:divBdr>
      <w:divsChild>
        <w:div w:id="552548779">
          <w:marLeft w:val="0"/>
          <w:marRight w:val="0"/>
          <w:marTop w:val="0"/>
          <w:marBottom w:val="0"/>
          <w:divBdr>
            <w:top w:val="none" w:sz="0" w:space="0" w:color="auto"/>
            <w:left w:val="none" w:sz="0" w:space="0" w:color="auto"/>
            <w:bottom w:val="none" w:sz="0" w:space="0" w:color="auto"/>
            <w:right w:val="none" w:sz="0" w:space="0" w:color="auto"/>
          </w:divBdr>
          <w:divsChild>
            <w:div w:id="149621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5753">
      <w:bodyDiv w:val="1"/>
      <w:marLeft w:val="0"/>
      <w:marRight w:val="0"/>
      <w:marTop w:val="0"/>
      <w:marBottom w:val="0"/>
      <w:divBdr>
        <w:top w:val="none" w:sz="0" w:space="0" w:color="auto"/>
        <w:left w:val="none" w:sz="0" w:space="0" w:color="auto"/>
        <w:bottom w:val="none" w:sz="0" w:space="0" w:color="auto"/>
        <w:right w:val="none" w:sz="0" w:space="0" w:color="auto"/>
      </w:divBdr>
      <w:divsChild>
        <w:div w:id="1109736848">
          <w:marLeft w:val="0"/>
          <w:marRight w:val="0"/>
          <w:marTop w:val="0"/>
          <w:marBottom w:val="0"/>
          <w:divBdr>
            <w:top w:val="none" w:sz="0" w:space="0" w:color="auto"/>
            <w:left w:val="none" w:sz="0" w:space="0" w:color="auto"/>
            <w:bottom w:val="none" w:sz="0" w:space="0" w:color="auto"/>
            <w:right w:val="none" w:sz="0" w:space="0" w:color="auto"/>
          </w:divBdr>
          <w:divsChild>
            <w:div w:id="21156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0260">
      <w:bodyDiv w:val="1"/>
      <w:marLeft w:val="0"/>
      <w:marRight w:val="0"/>
      <w:marTop w:val="0"/>
      <w:marBottom w:val="0"/>
      <w:divBdr>
        <w:top w:val="none" w:sz="0" w:space="0" w:color="auto"/>
        <w:left w:val="none" w:sz="0" w:space="0" w:color="auto"/>
        <w:bottom w:val="none" w:sz="0" w:space="0" w:color="auto"/>
        <w:right w:val="none" w:sz="0" w:space="0" w:color="auto"/>
      </w:divBdr>
      <w:divsChild>
        <w:div w:id="1356617967">
          <w:marLeft w:val="0"/>
          <w:marRight w:val="0"/>
          <w:marTop w:val="0"/>
          <w:marBottom w:val="0"/>
          <w:divBdr>
            <w:top w:val="none" w:sz="0" w:space="0" w:color="auto"/>
            <w:left w:val="none" w:sz="0" w:space="0" w:color="auto"/>
            <w:bottom w:val="none" w:sz="0" w:space="0" w:color="auto"/>
            <w:right w:val="none" w:sz="0" w:space="0" w:color="auto"/>
          </w:divBdr>
          <w:divsChild>
            <w:div w:id="1476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617">
      <w:bodyDiv w:val="1"/>
      <w:marLeft w:val="0"/>
      <w:marRight w:val="0"/>
      <w:marTop w:val="0"/>
      <w:marBottom w:val="0"/>
      <w:divBdr>
        <w:top w:val="none" w:sz="0" w:space="0" w:color="auto"/>
        <w:left w:val="none" w:sz="0" w:space="0" w:color="auto"/>
        <w:bottom w:val="none" w:sz="0" w:space="0" w:color="auto"/>
        <w:right w:val="none" w:sz="0" w:space="0" w:color="auto"/>
      </w:divBdr>
      <w:divsChild>
        <w:div w:id="1573853358">
          <w:marLeft w:val="0"/>
          <w:marRight w:val="0"/>
          <w:marTop w:val="0"/>
          <w:marBottom w:val="0"/>
          <w:divBdr>
            <w:top w:val="none" w:sz="0" w:space="0" w:color="auto"/>
            <w:left w:val="none" w:sz="0" w:space="0" w:color="auto"/>
            <w:bottom w:val="none" w:sz="0" w:space="0" w:color="auto"/>
            <w:right w:val="none" w:sz="0" w:space="0" w:color="auto"/>
          </w:divBdr>
          <w:divsChild>
            <w:div w:id="2599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9499">
      <w:bodyDiv w:val="1"/>
      <w:marLeft w:val="0"/>
      <w:marRight w:val="0"/>
      <w:marTop w:val="0"/>
      <w:marBottom w:val="0"/>
      <w:divBdr>
        <w:top w:val="none" w:sz="0" w:space="0" w:color="auto"/>
        <w:left w:val="none" w:sz="0" w:space="0" w:color="auto"/>
        <w:bottom w:val="none" w:sz="0" w:space="0" w:color="auto"/>
        <w:right w:val="none" w:sz="0" w:space="0" w:color="auto"/>
      </w:divBdr>
      <w:divsChild>
        <w:div w:id="1647471926">
          <w:marLeft w:val="0"/>
          <w:marRight w:val="0"/>
          <w:marTop w:val="0"/>
          <w:marBottom w:val="0"/>
          <w:divBdr>
            <w:top w:val="none" w:sz="0" w:space="0" w:color="auto"/>
            <w:left w:val="none" w:sz="0" w:space="0" w:color="auto"/>
            <w:bottom w:val="none" w:sz="0" w:space="0" w:color="auto"/>
            <w:right w:val="none" w:sz="0" w:space="0" w:color="auto"/>
          </w:divBdr>
          <w:divsChild>
            <w:div w:id="2052029646">
              <w:marLeft w:val="0"/>
              <w:marRight w:val="0"/>
              <w:marTop w:val="0"/>
              <w:marBottom w:val="0"/>
              <w:divBdr>
                <w:top w:val="none" w:sz="0" w:space="0" w:color="auto"/>
                <w:left w:val="none" w:sz="0" w:space="0" w:color="auto"/>
                <w:bottom w:val="none" w:sz="0" w:space="0" w:color="auto"/>
                <w:right w:val="none" w:sz="0" w:space="0" w:color="auto"/>
              </w:divBdr>
            </w:div>
            <w:div w:id="5112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902">
      <w:bodyDiv w:val="1"/>
      <w:marLeft w:val="0"/>
      <w:marRight w:val="0"/>
      <w:marTop w:val="0"/>
      <w:marBottom w:val="0"/>
      <w:divBdr>
        <w:top w:val="none" w:sz="0" w:space="0" w:color="auto"/>
        <w:left w:val="none" w:sz="0" w:space="0" w:color="auto"/>
        <w:bottom w:val="none" w:sz="0" w:space="0" w:color="auto"/>
        <w:right w:val="none" w:sz="0" w:space="0" w:color="auto"/>
      </w:divBdr>
      <w:divsChild>
        <w:div w:id="1307930681">
          <w:marLeft w:val="0"/>
          <w:marRight w:val="0"/>
          <w:marTop w:val="0"/>
          <w:marBottom w:val="0"/>
          <w:divBdr>
            <w:top w:val="none" w:sz="0" w:space="0" w:color="auto"/>
            <w:left w:val="none" w:sz="0" w:space="0" w:color="auto"/>
            <w:bottom w:val="none" w:sz="0" w:space="0" w:color="auto"/>
            <w:right w:val="none" w:sz="0" w:space="0" w:color="auto"/>
          </w:divBdr>
          <w:divsChild>
            <w:div w:id="1475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7613">
      <w:bodyDiv w:val="1"/>
      <w:marLeft w:val="0"/>
      <w:marRight w:val="0"/>
      <w:marTop w:val="0"/>
      <w:marBottom w:val="0"/>
      <w:divBdr>
        <w:top w:val="none" w:sz="0" w:space="0" w:color="auto"/>
        <w:left w:val="none" w:sz="0" w:space="0" w:color="auto"/>
        <w:bottom w:val="none" w:sz="0" w:space="0" w:color="auto"/>
        <w:right w:val="none" w:sz="0" w:space="0" w:color="auto"/>
      </w:divBdr>
      <w:divsChild>
        <w:div w:id="1531065867">
          <w:marLeft w:val="0"/>
          <w:marRight w:val="0"/>
          <w:marTop w:val="0"/>
          <w:marBottom w:val="0"/>
          <w:divBdr>
            <w:top w:val="none" w:sz="0" w:space="0" w:color="auto"/>
            <w:left w:val="none" w:sz="0" w:space="0" w:color="auto"/>
            <w:bottom w:val="none" w:sz="0" w:space="0" w:color="auto"/>
            <w:right w:val="none" w:sz="0" w:space="0" w:color="auto"/>
          </w:divBdr>
          <w:divsChild>
            <w:div w:id="16519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00839">
      <w:bodyDiv w:val="1"/>
      <w:marLeft w:val="0"/>
      <w:marRight w:val="0"/>
      <w:marTop w:val="0"/>
      <w:marBottom w:val="0"/>
      <w:divBdr>
        <w:top w:val="none" w:sz="0" w:space="0" w:color="auto"/>
        <w:left w:val="none" w:sz="0" w:space="0" w:color="auto"/>
        <w:bottom w:val="none" w:sz="0" w:space="0" w:color="auto"/>
        <w:right w:val="none" w:sz="0" w:space="0" w:color="auto"/>
      </w:divBdr>
      <w:divsChild>
        <w:div w:id="1362047926">
          <w:marLeft w:val="0"/>
          <w:marRight w:val="0"/>
          <w:marTop w:val="0"/>
          <w:marBottom w:val="0"/>
          <w:divBdr>
            <w:top w:val="none" w:sz="0" w:space="0" w:color="auto"/>
            <w:left w:val="none" w:sz="0" w:space="0" w:color="auto"/>
            <w:bottom w:val="none" w:sz="0" w:space="0" w:color="auto"/>
            <w:right w:val="none" w:sz="0" w:space="0" w:color="auto"/>
          </w:divBdr>
          <w:divsChild>
            <w:div w:id="18268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10773">
      <w:bodyDiv w:val="1"/>
      <w:marLeft w:val="0"/>
      <w:marRight w:val="0"/>
      <w:marTop w:val="0"/>
      <w:marBottom w:val="0"/>
      <w:divBdr>
        <w:top w:val="none" w:sz="0" w:space="0" w:color="auto"/>
        <w:left w:val="none" w:sz="0" w:space="0" w:color="auto"/>
        <w:bottom w:val="none" w:sz="0" w:space="0" w:color="auto"/>
        <w:right w:val="none" w:sz="0" w:space="0" w:color="auto"/>
      </w:divBdr>
    </w:div>
    <w:div w:id="1758014381">
      <w:bodyDiv w:val="1"/>
      <w:marLeft w:val="0"/>
      <w:marRight w:val="0"/>
      <w:marTop w:val="0"/>
      <w:marBottom w:val="0"/>
      <w:divBdr>
        <w:top w:val="none" w:sz="0" w:space="0" w:color="auto"/>
        <w:left w:val="none" w:sz="0" w:space="0" w:color="auto"/>
        <w:bottom w:val="none" w:sz="0" w:space="0" w:color="auto"/>
        <w:right w:val="none" w:sz="0" w:space="0" w:color="auto"/>
      </w:divBdr>
      <w:divsChild>
        <w:div w:id="446048625">
          <w:marLeft w:val="0"/>
          <w:marRight w:val="0"/>
          <w:marTop w:val="0"/>
          <w:marBottom w:val="0"/>
          <w:divBdr>
            <w:top w:val="none" w:sz="0" w:space="0" w:color="auto"/>
            <w:left w:val="none" w:sz="0" w:space="0" w:color="auto"/>
            <w:bottom w:val="none" w:sz="0" w:space="0" w:color="auto"/>
            <w:right w:val="none" w:sz="0" w:space="0" w:color="auto"/>
          </w:divBdr>
          <w:divsChild>
            <w:div w:id="13670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1745">
      <w:bodyDiv w:val="1"/>
      <w:marLeft w:val="0"/>
      <w:marRight w:val="0"/>
      <w:marTop w:val="0"/>
      <w:marBottom w:val="0"/>
      <w:divBdr>
        <w:top w:val="none" w:sz="0" w:space="0" w:color="auto"/>
        <w:left w:val="none" w:sz="0" w:space="0" w:color="auto"/>
        <w:bottom w:val="none" w:sz="0" w:space="0" w:color="auto"/>
        <w:right w:val="none" w:sz="0" w:space="0" w:color="auto"/>
      </w:divBdr>
      <w:divsChild>
        <w:div w:id="831290946">
          <w:marLeft w:val="0"/>
          <w:marRight w:val="0"/>
          <w:marTop w:val="0"/>
          <w:marBottom w:val="0"/>
          <w:divBdr>
            <w:top w:val="none" w:sz="0" w:space="0" w:color="auto"/>
            <w:left w:val="none" w:sz="0" w:space="0" w:color="auto"/>
            <w:bottom w:val="none" w:sz="0" w:space="0" w:color="auto"/>
            <w:right w:val="none" w:sz="0" w:space="0" w:color="auto"/>
          </w:divBdr>
          <w:divsChild>
            <w:div w:id="5428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7531">
      <w:bodyDiv w:val="1"/>
      <w:marLeft w:val="0"/>
      <w:marRight w:val="0"/>
      <w:marTop w:val="0"/>
      <w:marBottom w:val="0"/>
      <w:divBdr>
        <w:top w:val="none" w:sz="0" w:space="0" w:color="auto"/>
        <w:left w:val="none" w:sz="0" w:space="0" w:color="auto"/>
        <w:bottom w:val="none" w:sz="0" w:space="0" w:color="auto"/>
        <w:right w:val="none" w:sz="0" w:space="0" w:color="auto"/>
      </w:divBdr>
      <w:divsChild>
        <w:div w:id="931275728">
          <w:marLeft w:val="0"/>
          <w:marRight w:val="0"/>
          <w:marTop w:val="0"/>
          <w:marBottom w:val="0"/>
          <w:divBdr>
            <w:top w:val="none" w:sz="0" w:space="0" w:color="auto"/>
            <w:left w:val="none" w:sz="0" w:space="0" w:color="auto"/>
            <w:bottom w:val="none" w:sz="0" w:space="0" w:color="auto"/>
            <w:right w:val="none" w:sz="0" w:space="0" w:color="auto"/>
          </w:divBdr>
          <w:divsChild>
            <w:div w:id="14652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2901">
      <w:bodyDiv w:val="1"/>
      <w:marLeft w:val="0"/>
      <w:marRight w:val="0"/>
      <w:marTop w:val="0"/>
      <w:marBottom w:val="0"/>
      <w:divBdr>
        <w:top w:val="none" w:sz="0" w:space="0" w:color="auto"/>
        <w:left w:val="none" w:sz="0" w:space="0" w:color="auto"/>
        <w:bottom w:val="none" w:sz="0" w:space="0" w:color="auto"/>
        <w:right w:val="none" w:sz="0" w:space="0" w:color="auto"/>
      </w:divBdr>
      <w:divsChild>
        <w:div w:id="1888255928">
          <w:marLeft w:val="0"/>
          <w:marRight w:val="0"/>
          <w:marTop w:val="0"/>
          <w:marBottom w:val="0"/>
          <w:divBdr>
            <w:top w:val="none" w:sz="0" w:space="0" w:color="auto"/>
            <w:left w:val="none" w:sz="0" w:space="0" w:color="auto"/>
            <w:bottom w:val="none" w:sz="0" w:space="0" w:color="auto"/>
            <w:right w:val="none" w:sz="0" w:space="0" w:color="auto"/>
          </w:divBdr>
          <w:divsChild>
            <w:div w:id="18791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896">
      <w:bodyDiv w:val="1"/>
      <w:marLeft w:val="0"/>
      <w:marRight w:val="0"/>
      <w:marTop w:val="0"/>
      <w:marBottom w:val="0"/>
      <w:divBdr>
        <w:top w:val="none" w:sz="0" w:space="0" w:color="auto"/>
        <w:left w:val="none" w:sz="0" w:space="0" w:color="auto"/>
        <w:bottom w:val="none" w:sz="0" w:space="0" w:color="auto"/>
        <w:right w:val="none" w:sz="0" w:space="0" w:color="auto"/>
      </w:divBdr>
      <w:divsChild>
        <w:div w:id="890117578">
          <w:marLeft w:val="0"/>
          <w:marRight w:val="0"/>
          <w:marTop w:val="0"/>
          <w:marBottom w:val="0"/>
          <w:divBdr>
            <w:top w:val="none" w:sz="0" w:space="0" w:color="auto"/>
            <w:left w:val="none" w:sz="0" w:space="0" w:color="auto"/>
            <w:bottom w:val="none" w:sz="0" w:space="0" w:color="auto"/>
            <w:right w:val="none" w:sz="0" w:space="0" w:color="auto"/>
          </w:divBdr>
          <w:divsChild>
            <w:div w:id="1769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7674">
      <w:bodyDiv w:val="1"/>
      <w:marLeft w:val="0"/>
      <w:marRight w:val="0"/>
      <w:marTop w:val="0"/>
      <w:marBottom w:val="0"/>
      <w:divBdr>
        <w:top w:val="none" w:sz="0" w:space="0" w:color="auto"/>
        <w:left w:val="none" w:sz="0" w:space="0" w:color="auto"/>
        <w:bottom w:val="none" w:sz="0" w:space="0" w:color="auto"/>
        <w:right w:val="none" w:sz="0" w:space="0" w:color="auto"/>
      </w:divBdr>
      <w:divsChild>
        <w:div w:id="963778784">
          <w:marLeft w:val="0"/>
          <w:marRight w:val="0"/>
          <w:marTop w:val="0"/>
          <w:marBottom w:val="0"/>
          <w:divBdr>
            <w:top w:val="none" w:sz="0" w:space="0" w:color="auto"/>
            <w:left w:val="none" w:sz="0" w:space="0" w:color="auto"/>
            <w:bottom w:val="none" w:sz="0" w:space="0" w:color="auto"/>
            <w:right w:val="none" w:sz="0" w:space="0" w:color="auto"/>
          </w:divBdr>
          <w:divsChild>
            <w:div w:id="340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5011">
      <w:bodyDiv w:val="1"/>
      <w:marLeft w:val="0"/>
      <w:marRight w:val="0"/>
      <w:marTop w:val="0"/>
      <w:marBottom w:val="0"/>
      <w:divBdr>
        <w:top w:val="none" w:sz="0" w:space="0" w:color="auto"/>
        <w:left w:val="none" w:sz="0" w:space="0" w:color="auto"/>
        <w:bottom w:val="none" w:sz="0" w:space="0" w:color="auto"/>
        <w:right w:val="none" w:sz="0" w:space="0" w:color="auto"/>
      </w:divBdr>
      <w:divsChild>
        <w:div w:id="317729144">
          <w:marLeft w:val="0"/>
          <w:marRight w:val="0"/>
          <w:marTop w:val="0"/>
          <w:marBottom w:val="0"/>
          <w:divBdr>
            <w:top w:val="none" w:sz="0" w:space="0" w:color="auto"/>
            <w:left w:val="none" w:sz="0" w:space="0" w:color="auto"/>
            <w:bottom w:val="none" w:sz="0" w:space="0" w:color="auto"/>
            <w:right w:val="none" w:sz="0" w:space="0" w:color="auto"/>
          </w:divBdr>
          <w:divsChild>
            <w:div w:id="17558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3745">
      <w:bodyDiv w:val="1"/>
      <w:marLeft w:val="0"/>
      <w:marRight w:val="0"/>
      <w:marTop w:val="0"/>
      <w:marBottom w:val="0"/>
      <w:divBdr>
        <w:top w:val="none" w:sz="0" w:space="0" w:color="auto"/>
        <w:left w:val="none" w:sz="0" w:space="0" w:color="auto"/>
        <w:bottom w:val="none" w:sz="0" w:space="0" w:color="auto"/>
        <w:right w:val="none" w:sz="0" w:space="0" w:color="auto"/>
      </w:divBdr>
      <w:divsChild>
        <w:div w:id="28922658">
          <w:marLeft w:val="0"/>
          <w:marRight w:val="0"/>
          <w:marTop w:val="0"/>
          <w:marBottom w:val="0"/>
          <w:divBdr>
            <w:top w:val="none" w:sz="0" w:space="0" w:color="auto"/>
            <w:left w:val="none" w:sz="0" w:space="0" w:color="auto"/>
            <w:bottom w:val="none" w:sz="0" w:space="0" w:color="auto"/>
            <w:right w:val="none" w:sz="0" w:space="0" w:color="auto"/>
          </w:divBdr>
          <w:divsChild>
            <w:div w:id="5893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8934">
      <w:bodyDiv w:val="1"/>
      <w:marLeft w:val="0"/>
      <w:marRight w:val="0"/>
      <w:marTop w:val="0"/>
      <w:marBottom w:val="0"/>
      <w:divBdr>
        <w:top w:val="none" w:sz="0" w:space="0" w:color="auto"/>
        <w:left w:val="none" w:sz="0" w:space="0" w:color="auto"/>
        <w:bottom w:val="none" w:sz="0" w:space="0" w:color="auto"/>
        <w:right w:val="none" w:sz="0" w:space="0" w:color="auto"/>
      </w:divBdr>
      <w:divsChild>
        <w:div w:id="1889762075">
          <w:marLeft w:val="0"/>
          <w:marRight w:val="0"/>
          <w:marTop w:val="0"/>
          <w:marBottom w:val="0"/>
          <w:divBdr>
            <w:top w:val="none" w:sz="0" w:space="0" w:color="auto"/>
            <w:left w:val="none" w:sz="0" w:space="0" w:color="auto"/>
            <w:bottom w:val="none" w:sz="0" w:space="0" w:color="auto"/>
            <w:right w:val="none" w:sz="0" w:space="0" w:color="auto"/>
          </w:divBdr>
          <w:divsChild>
            <w:div w:id="13269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5472">
      <w:bodyDiv w:val="1"/>
      <w:marLeft w:val="0"/>
      <w:marRight w:val="0"/>
      <w:marTop w:val="0"/>
      <w:marBottom w:val="0"/>
      <w:divBdr>
        <w:top w:val="none" w:sz="0" w:space="0" w:color="auto"/>
        <w:left w:val="none" w:sz="0" w:space="0" w:color="auto"/>
        <w:bottom w:val="none" w:sz="0" w:space="0" w:color="auto"/>
        <w:right w:val="none" w:sz="0" w:space="0" w:color="auto"/>
      </w:divBdr>
      <w:divsChild>
        <w:div w:id="358970566">
          <w:marLeft w:val="0"/>
          <w:marRight w:val="0"/>
          <w:marTop w:val="0"/>
          <w:marBottom w:val="0"/>
          <w:divBdr>
            <w:top w:val="none" w:sz="0" w:space="0" w:color="auto"/>
            <w:left w:val="none" w:sz="0" w:space="0" w:color="auto"/>
            <w:bottom w:val="none" w:sz="0" w:space="0" w:color="auto"/>
            <w:right w:val="none" w:sz="0" w:space="0" w:color="auto"/>
          </w:divBdr>
          <w:divsChild>
            <w:div w:id="16621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1471">
      <w:bodyDiv w:val="1"/>
      <w:marLeft w:val="0"/>
      <w:marRight w:val="0"/>
      <w:marTop w:val="0"/>
      <w:marBottom w:val="0"/>
      <w:divBdr>
        <w:top w:val="none" w:sz="0" w:space="0" w:color="auto"/>
        <w:left w:val="none" w:sz="0" w:space="0" w:color="auto"/>
        <w:bottom w:val="none" w:sz="0" w:space="0" w:color="auto"/>
        <w:right w:val="none" w:sz="0" w:space="0" w:color="auto"/>
      </w:divBdr>
      <w:divsChild>
        <w:div w:id="1712070971">
          <w:marLeft w:val="0"/>
          <w:marRight w:val="0"/>
          <w:marTop w:val="0"/>
          <w:marBottom w:val="0"/>
          <w:divBdr>
            <w:top w:val="none" w:sz="0" w:space="0" w:color="auto"/>
            <w:left w:val="none" w:sz="0" w:space="0" w:color="auto"/>
            <w:bottom w:val="none" w:sz="0" w:space="0" w:color="auto"/>
            <w:right w:val="none" w:sz="0" w:space="0" w:color="auto"/>
          </w:divBdr>
          <w:divsChild>
            <w:div w:id="3488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2631">
      <w:bodyDiv w:val="1"/>
      <w:marLeft w:val="0"/>
      <w:marRight w:val="0"/>
      <w:marTop w:val="0"/>
      <w:marBottom w:val="0"/>
      <w:divBdr>
        <w:top w:val="none" w:sz="0" w:space="0" w:color="auto"/>
        <w:left w:val="none" w:sz="0" w:space="0" w:color="auto"/>
        <w:bottom w:val="none" w:sz="0" w:space="0" w:color="auto"/>
        <w:right w:val="none" w:sz="0" w:space="0" w:color="auto"/>
      </w:divBdr>
      <w:divsChild>
        <w:div w:id="1165196516">
          <w:marLeft w:val="0"/>
          <w:marRight w:val="0"/>
          <w:marTop w:val="0"/>
          <w:marBottom w:val="0"/>
          <w:divBdr>
            <w:top w:val="none" w:sz="0" w:space="0" w:color="auto"/>
            <w:left w:val="none" w:sz="0" w:space="0" w:color="auto"/>
            <w:bottom w:val="none" w:sz="0" w:space="0" w:color="auto"/>
            <w:right w:val="none" w:sz="0" w:space="0" w:color="auto"/>
          </w:divBdr>
          <w:divsChild>
            <w:div w:id="9767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0224">
      <w:bodyDiv w:val="1"/>
      <w:marLeft w:val="0"/>
      <w:marRight w:val="0"/>
      <w:marTop w:val="0"/>
      <w:marBottom w:val="0"/>
      <w:divBdr>
        <w:top w:val="none" w:sz="0" w:space="0" w:color="auto"/>
        <w:left w:val="none" w:sz="0" w:space="0" w:color="auto"/>
        <w:bottom w:val="none" w:sz="0" w:space="0" w:color="auto"/>
        <w:right w:val="none" w:sz="0" w:space="0" w:color="auto"/>
      </w:divBdr>
      <w:divsChild>
        <w:div w:id="1581330178">
          <w:marLeft w:val="0"/>
          <w:marRight w:val="0"/>
          <w:marTop w:val="0"/>
          <w:marBottom w:val="0"/>
          <w:divBdr>
            <w:top w:val="none" w:sz="0" w:space="0" w:color="auto"/>
            <w:left w:val="none" w:sz="0" w:space="0" w:color="auto"/>
            <w:bottom w:val="none" w:sz="0" w:space="0" w:color="auto"/>
            <w:right w:val="none" w:sz="0" w:space="0" w:color="auto"/>
          </w:divBdr>
          <w:divsChild>
            <w:div w:id="77556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8196">
      <w:bodyDiv w:val="1"/>
      <w:marLeft w:val="0"/>
      <w:marRight w:val="0"/>
      <w:marTop w:val="0"/>
      <w:marBottom w:val="0"/>
      <w:divBdr>
        <w:top w:val="none" w:sz="0" w:space="0" w:color="auto"/>
        <w:left w:val="none" w:sz="0" w:space="0" w:color="auto"/>
        <w:bottom w:val="none" w:sz="0" w:space="0" w:color="auto"/>
        <w:right w:val="none" w:sz="0" w:space="0" w:color="auto"/>
      </w:divBdr>
      <w:divsChild>
        <w:div w:id="168444969">
          <w:marLeft w:val="0"/>
          <w:marRight w:val="0"/>
          <w:marTop w:val="0"/>
          <w:marBottom w:val="0"/>
          <w:divBdr>
            <w:top w:val="none" w:sz="0" w:space="0" w:color="auto"/>
            <w:left w:val="none" w:sz="0" w:space="0" w:color="auto"/>
            <w:bottom w:val="none" w:sz="0" w:space="0" w:color="auto"/>
            <w:right w:val="none" w:sz="0" w:space="0" w:color="auto"/>
          </w:divBdr>
          <w:divsChild>
            <w:div w:id="10028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40349">
      <w:bodyDiv w:val="1"/>
      <w:marLeft w:val="0"/>
      <w:marRight w:val="0"/>
      <w:marTop w:val="0"/>
      <w:marBottom w:val="0"/>
      <w:divBdr>
        <w:top w:val="none" w:sz="0" w:space="0" w:color="auto"/>
        <w:left w:val="none" w:sz="0" w:space="0" w:color="auto"/>
        <w:bottom w:val="none" w:sz="0" w:space="0" w:color="auto"/>
        <w:right w:val="none" w:sz="0" w:space="0" w:color="auto"/>
      </w:divBdr>
      <w:divsChild>
        <w:div w:id="1887984926">
          <w:marLeft w:val="0"/>
          <w:marRight w:val="0"/>
          <w:marTop w:val="0"/>
          <w:marBottom w:val="0"/>
          <w:divBdr>
            <w:top w:val="none" w:sz="0" w:space="0" w:color="auto"/>
            <w:left w:val="none" w:sz="0" w:space="0" w:color="auto"/>
            <w:bottom w:val="none" w:sz="0" w:space="0" w:color="auto"/>
            <w:right w:val="none" w:sz="0" w:space="0" w:color="auto"/>
          </w:divBdr>
          <w:divsChild>
            <w:div w:id="11305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7718">
      <w:bodyDiv w:val="1"/>
      <w:marLeft w:val="0"/>
      <w:marRight w:val="0"/>
      <w:marTop w:val="0"/>
      <w:marBottom w:val="0"/>
      <w:divBdr>
        <w:top w:val="none" w:sz="0" w:space="0" w:color="auto"/>
        <w:left w:val="none" w:sz="0" w:space="0" w:color="auto"/>
        <w:bottom w:val="none" w:sz="0" w:space="0" w:color="auto"/>
        <w:right w:val="none" w:sz="0" w:space="0" w:color="auto"/>
      </w:divBdr>
      <w:divsChild>
        <w:div w:id="1519926165">
          <w:marLeft w:val="0"/>
          <w:marRight w:val="0"/>
          <w:marTop w:val="0"/>
          <w:marBottom w:val="0"/>
          <w:divBdr>
            <w:top w:val="none" w:sz="0" w:space="0" w:color="auto"/>
            <w:left w:val="none" w:sz="0" w:space="0" w:color="auto"/>
            <w:bottom w:val="none" w:sz="0" w:space="0" w:color="auto"/>
            <w:right w:val="none" w:sz="0" w:space="0" w:color="auto"/>
          </w:divBdr>
          <w:divsChild>
            <w:div w:id="2511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5384">
      <w:bodyDiv w:val="1"/>
      <w:marLeft w:val="0"/>
      <w:marRight w:val="0"/>
      <w:marTop w:val="0"/>
      <w:marBottom w:val="0"/>
      <w:divBdr>
        <w:top w:val="none" w:sz="0" w:space="0" w:color="auto"/>
        <w:left w:val="none" w:sz="0" w:space="0" w:color="auto"/>
        <w:bottom w:val="none" w:sz="0" w:space="0" w:color="auto"/>
        <w:right w:val="none" w:sz="0" w:space="0" w:color="auto"/>
      </w:divBdr>
      <w:divsChild>
        <w:div w:id="161092779">
          <w:marLeft w:val="0"/>
          <w:marRight w:val="0"/>
          <w:marTop w:val="0"/>
          <w:marBottom w:val="0"/>
          <w:divBdr>
            <w:top w:val="none" w:sz="0" w:space="0" w:color="auto"/>
            <w:left w:val="none" w:sz="0" w:space="0" w:color="auto"/>
            <w:bottom w:val="none" w:sz="0" w:space="0" w:color="auto"/>
            <w:right w:val="none" w:sz="0" w:space="0" w:color="auto"/>
          </w:divBdr>
          <w:divsChild>
            <w:div w:id="12806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1428">
      <w:bodyDiv w:val="1"/>
      <w:marLeft w:val="0"/>
      <w:marRight w:val="0"/>
      <w:marTop w:val="0"/>
      <w:marBottom w:val="0"/>
      <w:divBdr>
        <w:top w:val="none" w:sz="0" w:space="0" w:color="auto"/>
        <w:left w:val="none" w:sz="0" w:space="0" w:color="auto"/>
        <w:bottom w:val="none" w:sz="0" w:space="0" w:color="auto"/>
        <w:right w:val="none" w:sz="0" w:space="0" w:color="auto"/>
      </w:divBdr>
      <w:divsChild>
        <w:div w:id="1136725769">
          <w:marLeft w:val="0"/>
          <w:marRight w:val="0"/>
          <w:marTop w:val="0"/>
          <w:marBottom w:val="0"/>
          <w:divBdr>
            <w:top w:val="none" w:sz="0" w:space="0" w:color="auto"/>
            <w:left w:val="none" w:sz="0" w:space="0" w:color="auto"/>
            <w:bottom w:val="none" w:sz="0" w:space="0" w:color="auto"/>
            <w:right w:val="none" w:sz="0" w:space="0" w:color="auto"/>
          </w:divBdr>
          <w:divsChild>
            <w:div w:id="721488963">
              <w:marLeft w:val="0"/>
              <w:marRight w:val="0"/>
              <w:marTop w:val="0"/>
              <w:marBottom w:val="0"/>
              <w:divBdr>
                <w:top w:val="none" w:sz="0" w:space="0" w:color="auto"/>
                <w:left w:val="none" w:sz="0" w:space="0" w:color="auto"/>
                <w:bottom w:val="none" w:sz="0" w:space="0" w:color="auto"/>
                <w:right w:val="none" w:sz="0" w:space="0" w:color="auto"/>
              </w:divBdr>
            </w:div>
            <w:div w:id="15895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2647">
      <w:bodyDiv w:val="1"/>
      <w:marLeft w:val="0"/>
      <w:marRight w:val="0"/>
      <w:marTop w:val="0"/>
      <w:marBottom w:val="0"/>
      <w:divBdr>
        <w:top w:val="none" w:sz="0" w:space="0" w:color="auto"/>
        <w:left w:val="none" w:sz="0" w:space="0" w:color="auto"/>
        <w:bottom w:val="none" w:sz="0" w:space="0" w:color="auto"/>
        <w:right w:val="none" w:sz="0" w:space="0" w:color="auto"/>
      </w:divBdr>
      <w:divsChild>
        <w:div w:id="474566114">
          <w:marLeft w:val="0"/>
          <w:marRight w:val="0"/>
          <w:marTop w:val="0"/>
          <w:marBottom w:val="0"/>
          <w:divBdr>
            <w:top w:val="none" w:sz="0" w:space="0" w:color="auto"/>
            <w:left w:val="none" w:sz="0" w:space="0" w:color="auto"/>
            <w:bottom w:val="none" w:sz="0" w:space="0" w:color="auto"/>
            <w:right w:val="none" w:sz="0" w:space="0" w:color="auto"/>
          </w:divBdr>
          <w:divsChild>
            <w:div w:id="5163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2707">
      <w:bodyDiv w:val="1"/>
      <w:marLeft w:val="0"/>
      <w:marRight w:val="0"/>
      <w:marTop w:val="0"/>
      <w:marBottom w:val="0"/>
      <w:divBdr>
        <w:top w:val="none" w:sz="0" w:space="0" w:color="auto"/>
        <w:left w:val="none" w:sz="0" w:space="0" w:color="auto"/>
        <w:bottom w:val="none" w:sz="0" w:space="0" w:color="auto"/>
        <w:right w:val="none" w:sz="0" w:space="0" w:color="auto"/>
      </w:divBdr>
      <w:divsChild>
        <w:div w:id="1022635517">
          <w:marLeft w:val="0"/>
          <w:marRight w:val="0"/>
          <w:marTop w:val="0"/>
          <w:marBottom w:val="0"/>
          <w:divBdr>
            <w:top w:val="none" w:sz="0" w:space="0" w:color="auto"/>
            <w:left w:val="none" w:sz="0" w:space="0" w:color="auto"/>
            <w:bottom w:val="none" w:sz="0" w:space="0" w:color="auto"/>
            <w:right w:val="none" w:sz="0" w:space="0" w:color="auto"/>
          </w:divBdr>
          <w:divsChild>
            <w:div w:id="13804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2838">
      <w:bodyDiv w:val="1"/>
      <w:marLeft w:val="0"/>
      <w:marRight w:val="0"/>
      <w:marTop w:val="0"/>
      <w:marBottom w:val="0"/>
      <w:divBdr>
        <w:top w:val="none" w:sz="0" w:space="0" w:color="auto"/>
        <w:left w:val="none" w:sz="0" w:space="0" w:color="auto"/>
        <w:bottom w:val="none" w:sz="0" w:space="0" w:color="auto"/>
        <w:right w:val="none" w:sz="0" w:space="0" w:color="auto"/>
      </w:divBdr>
      <w:divsChild>
        <w:div w:id="839268989">
          <w:marLeft w:val="0"/>
          <w:marRight w:val="0"/>
          <w:marTop w:val="0"/>
          <w:marBottom w:val="0"/>
          <w:divBdr>
            <w:top w:val="none" w:sz="0" w:space="0" w:color="auto"/>
            <w:left w:val="none" w:sz="0" w:space="0" w:color="auto"/>
            <w:bottom w:val="none" w:sz="0" w:space="0" w:color="auto"/>
            <w:right w:val="none" w:sz="0" w:space="0" w:color="auto"/>
          </w:divBdr>
          <w:divsChild>
            <w:div w:id="18598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7917">
      <w:bodyDiv w:val="1"/>
      <w:marLeft w:val="0"/>
      <w:marRight w:val="0"/>
      <w:marTop w:val="0"/>
      <w:marBottom w:val="0"/>
      <w:divBdr>
        <w:top w:val="none" w:sz="0" w:space="0" w:color="auto"/>
        <w:left w:val="none" w:sz="0" w:space="0" w:color="auto"/>
        <w:bottom w:val="none" w:sz="0" w:space="0" w:color="auto"/>
        <w:right w:val="none" w:sz="0" w:space="0" w:color="auto"/>
      </w:divBdr>
      <w:divsChild>
        <w:div w:id="2022857810">
          <w:marLeft w:val="0"/>
          <w:marRight w:val="0"/>
          <w:marTop w:val="0"/>
          <w:marBottom w:val="0"/>
          <w:divBdr>
            <w:top w:val="none" w:sz="0" w:space="0" w:color="auto"/>
            <w:left w:val="none" w:sz="0" w:space="0" w:color="auto"/>
            <w:bottom w:val="none" w:sz="0" w:space="0" w:color="auto"/>
            <w:right w:val="none" w:sz="0" w:space="0" w:color="auto"/>
          </w:divBdr>
          <w:divsChild>
            <w:div w:id="155492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2098">
      <w:bodyDiv w:val="1"/>
      <w:marLeft w:val="0"/>
      <w:marRight w:val="0"/>
      <w:marTop w:val="0"/>
      <w:marBottom w:val="0"/>
      <w:divBdr>
        <w:top w:val="none" w:sz="0" w:space="0" w:color="auto"/>
        <w:left w:val="none" w:sz="0" w:space="0" w:color="auto"/>
        <w:bottom w:val="none" w:sz="0" w:space="0" w:color="auto"/>
        <w:right w:val="none" w:sz="0" w:space="0" w:color="auto"/>
      </w:divBdr>
      <w:divsChild>
        <w:div w:id="73167059">
          <w:marLeft w:val="0"/>
          <w:marRight w:val="0"/>
          <w:marTop w:val="0"/>
          <w:marBottom w:val="0"/>
          <w:divBdr>
            <w:top w:val="none" w:sz="0" w:space="0" w:color="auto"/>
            <w:left w:val="none" w:sz="0" w:space="0" w:color="auto"/>
            <w:bottom w:val="none" w:sz="0" w:space="0" w:color="auto"/>
            <w:right w:val="none" w:sz="0" w:space="0" w:color="auto"/>
          </w:divBdr>
          <w:divsChild>
            <w:div w:id="13868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6817">
      <w:bodyDiv w:val="1"/>
      <w:marLeft w:val="0"/>
      <w:marRight w:val="0"/>
      <w:marTop w:val="0"/>
      <w:marBottom w:val="0"/>
      <w:divBdr>
        <w:top w:val="none" w:sz="0" w:space="0" w:color="auto"/>
        <w:left w:val="none" w:sz="0" w:space="0" w:color="auto"/>
        <w:bottom w:val="none" w:sz="0" w:space="0" w:color="auto"/>
        <w:right w:val="none" w:sz="0" w:space="0" w:color="auto"/>
      </w:divBdr>
      <w:divsChild>
        <w:div w:id="1439712504">
          <w:marLeft w:val="0"/>
          <w:marRight w:val="0"/>
          <w:marTop w:val="0"/>
          <w:marBottom w:val="0"/>
          <w:divBdr>
            <w:top w:val="none" w:sz="0" w:space="0" w:color="auto"/>
            <w:left w:val="none" w:sz="0" w:space="0" w:color="auto"/>
            <w:bottom w:val="none" w:sz="0" w:space="0" w:color="auto"/>
            <w:right w:val="none" w:sz="0" w:space="0" w:color="auto"/>
          </w:divBdr>
          <w:divsChild>
            <w:div w:id="6730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5491">
      <w:bodyDiv w:val="1"/>
      <w:marLeft w:val="0"/>
      <w:marRight w:val="0"/>
      <w:marTop w:val="0"/>
      <w:marBottom w:val="0"/>
      <w:divBdr>
        <w:top w:val="none" w:sz="0" w:space="0" w:color="auto"/>
        <w:left w:val="none" w:sz="0" w:space="0" w:color="auto"/>
        <w:bottom w:val="none" w:sz="0" w:space="0" w:color="auto"/>
        <w:right w:val="none" w:sz="0" w:space="0" w:color="auto"/>
      </w:divBdr>
      <w:divsChild>
        <w:div w:id="1500803666">
          <w:marLeft w:val="0"/>
          <w:marRight w:val="0"/>
          <w:marTop w:val="0"/>
          <w:marBottom w:val="0"/>
          <w:divBdr>
            <w:top w:val="none" w:sz="0" w:space="0" w:color="auto"/>
            <w:left w:val="none" w:sz="0" w:space="0" w:color="auto"/>
            <w:bottom w:val="none" w:sz="0" w:space="0" w:color="auto"/>
            <w:right w:val="none" w:sz="0" w:space="0" w:color="auto"/>
          </w:divBdr>
          <w:divsChild>
            <w:div w:id="615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2760">
      <w:bodyDiv w:val="1"/>
      <w:marLeft w:val="0"/>
      <w:marRight w:val="0"/>
      <w:marTop w:val="0"/>
      <w:marBottom w:val="0"/>
      <w:divBdr>
        <w:top w:val="none" w:sz="0" w:space="0" w:color="auto"/>
        <w:left w:val="none" w:sz="0" w:space="0" w:color="auto"/>
        <w:bottom w:val="none" w:sz="0" w:space="0" w:color="auto"/>
        <w:right w:val="none" w:sz="0" w:space="0" w:color="auto"/>
      </w:divBdr>
      <w:divsChild>
        <w:div w:id="1503013647">
          <w:marLeft w:val="0"/>
          <w:marRight w:val="0"/>
          <w:marTop w:val="0"/>
          <w:marBottom w:val="0"/>
          <w:divBdr>
            <w:top w:val="none" w:sz="0" w:space="0" w:color="auto"/>
            <w:left w:val="none" w:sz="0" w:space="0" w:color="auto"/>
            <w:bottom w:val="none" w:sz="0" w:space="0" w:color="auto"/>
            <w:right w:val="none" w:sz="0" w:space="0" w:color="auto"/>
          </w:divBdr>
          <w:divsChild>
            <w:div w:id="19407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0267">
      <w:bodyDiv w:val="1"/>
      <w:marLeft w:val="0"/>
      <w:marRight w:val="0"/>
      <w:marTop w:val="0"/>
      <w:marBottom w:val="0"/>
      <w:divBdr>
        <w:top w:val="none" w:sz="0" w:space="0" w:color="auto"/>
        <w:left w:val="none" w:sz="0" w:space="0" w:color="auto"/>
        <w:bottom w:val="none" w:sz="0" w:space="0" w:color="auto"/>
        <w:right w:val="none" w:sz="0" w:space="0" w:color="auto"/>
      </w:divBdr>
      <w:divsChild>
        <w:div w:id="2146199418">
          <w:marLeft w:val="0"/>
          <w:marRight w:val="0"/>
          <w:marTop w:val="0"/>
          <w:marBottom w:val="0"/>
          <w:divBdr>
            <w:top w:val="none" w:sz="0" w:space="0" w:color="auto"/>
            <w:left w:val="none" w:sz="0" w:space="0" w:color="auto"/>
            <w:bottom w:val="none" w:sz="0" w:space="0" w:color="auto"/>
            <w:right w:val="none" w:sz="0" w:space="0" w:color="auto"/>
          </w:divBdr>
          <w:divsChild>
            <w:div w:id="1983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2600">
      <w:bodyDiv w:val="1"/>
      <w:marLeft w:val="0"/>
      <w:marRight w:val="0"/>
      <w:marTop w:val="0"/>
      <w:marBottom w:val="0"/>
      <w:divBdr>
        <w:top w:val="none" w:sz="0" w:space="0" w:color="auto"/>
        <w:left w:val="none" w:sz="0" w:space="0" w:color="auto"/>
        <w:bottom w:val="none" w:sz="0" w:space="0" w:color="auto"/>
        <w:right w:val="none" w:sz="0" w:space="0" w:color="auto"/>
      </w:divBdr>
      <w:divsChild>
        <w:div w:id="538587212">
          <w:marLeft w:val="0"/>
          <w:marRight w:val="0"/>
          <w:marTop w:val="0"/>
          <w:marBottom w:val="0"/>
          <w:divBdr>
            <w:top w:val="none" w:sz="0" w:space="0" w:color="auto"/>
            <w:left w:val="none" w:sz="0" w:space="0" w:color="auto"/>
            <w:bottom w:val="none" w:sz="0" w:space="0" w:color="auto"/>
            <w:right w:val="none" w:sz="0" w:space="0" w:color="auto"/>
          </w:divBdr>
          <w:divsChild>
            <w:div w:id="854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20877">
      <w:bodyDiv w:val="1"/>
      <w:marLeft w:val="0"/>
      <w:marRight w:val="0"/>
      <w:marTop w:val="0"/>
      <w:marBottom w:val="0"/>
      <w:divBdr>
        <w:top w:val="none" w:sz="0" w:space="0" w:color="auto"/>
        <w:left w:val="none" w:sz="0" w:space="0" w:color="auto"/>
        <w:bottom w:val="none" w:sz="0" w:space="0" w:color="auto"/>
        <w:right w:val="none" w:sz="0" w:space="0" w:color="auto"/>
      </w:divBdr>
      <w:divsChild>
        <w:div w:id="286399663">
          <w:marLeft w:val="0"/>
          <w:marRight w:val="0"/>
          <w:marTop w:val="0"/>
          <w:marBottom w:val="0"/>
          <w:divBdr>
            <w:top w:val="none" w:sz="0" w:space="0" w:color="auto"/>
            <w:left w:val="none" w:sz="0" w:space="0" w:color="auto"/>
            <w:bottom w:val="none" w:sz="0" w:space="0" w:color="auto"/>
            <w:right w:val="none" w:sz="0" w:space="0" w:color="auto"/>
          </w:divBdr>
          <w:divsChild>
            <w:div w:id="15334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3808">
      <w:bodyDiv w:val="1"/>
      <w:marLeft w:val="0"/>
      <w:marRight w:val="0"/>
      <w:marTop w:val="0"/>
      <w:marBottom w:val="0"/>
      <w:divBdr>
        <w:top w:val="none" w:sz="0" w:space="0" w:color="auto"/>
        <w:left w:val="none" w:sz="0" w:space="0" w:color="auto"/>
        <w:bottom w:val="none" w:sz="0" w:space="0" w:color="auto"/>
        <w:right w:val="none" w:sz="0" w:space="0" w:color="auto"/>
      </w:divBdr>
      <w:divsChild>
        <w:div w:id="761488394">
          <w:marLeft w:val="0"/>
          <w:marRight w:val="0"/>
          <w:marTop w:val="0"/>
          <w:marBottom w:val="0"/>
          <w:divBdr>
            <w:top w:val="none" w:sz="0" w:space="0" w:color="auto"/>
            <w:left w:val="none" w:sz="0" w:space="0" w:color="auto"/>
            <w:bottom w:val="none" w:sz="0" w:space="0" w:color="auto"/>
            <w:right w:val="none" w:sz="0" w:space="0" w:color="auto"/>
          </w:divBdr>
          <w:divsChild>
            <w:div w:id="20544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3540">
      <w:bodyDiv w:val="1"/>
      <w:marLeft w:val="0"/>
      <w:marRight w:val="0"/>
      <w:marTop w:val="0"/>
      <w:marBottom w:val="0"/>
      <w:divBdr>
        <w:top w:val="none" w:sz="0" w:space="0" w:color="auto"/>
        <w:left w:val="none" w:sz="0" w:space="0" w:color="auto"/>
        <w:bottom w:val="none" w:sz="0" w:space="0" w:color="auto"/>
        <w:right w:val="none" w:sz="0" w:space="0" w:color="auto"/>
      </w:divBdr>
      <w:divsChild>
        <w:div w:id="673454571">
          <w:marLeft w:val="0"/>
          <w:marRight w:val="0"/>
          <w:marTop w:val="0"/>
          <w:marBottom w:val="0"/>
          <w:divBdr>
            <w:top w:val="none" w:sz="0" w:space="0" w:color="auto"/>
            <w:left w:val="none" w:sz="0" w:space="0" w:color="auto"/>
            <w:bottom w:val="none" w:sz="0" w:space="0" w:color="auto"/>
            <w:right w:val="none" w:sz="0" w:space="0" w:color="auto"/>
          </w:divBdr>
          <w:divsChild>
            <w:div w:id="11391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8278">
      <w:bodyDiv w:val="1"/>
      <w:marLeft w:val="0"/>
      <w:marRight w:val="0"/>
      <w:marTop w:val="0"/>
      <w:marBottom w:val="0"/>
      <w:divBdr>
        <w:top w:val="none" w:sz="0" w:space="0" w:color="auto"/>
        <w:left w:val="none" w:sz="0" w:space="0" w:color="auto"/>
        <w:bottom w:val="none" w:sz="0" w:space="0" w:color="auto"/>
        <w:right w:val="none" w:sz="0" w:space="0" w:color="auto"/>
      </w:divBdr>
      <w:divsChild>
        <w:div w:id="20715858">
          <w:marLeft w:val="0"/>
          <w:marRight w:val="0"/>
          <w:marTop w:val="0"/>
          <w:marBottom w:val="0"/>
          <w:divBdr>
            <w:top w:val="none" w:sz="0" w:space="0" w:color="auto"/>
            <w:left w:val="none" w:sz="0" w:space="0" w:color="auto"/>
            <w:bottom w:val="none" w:sz="0" w:space="0" w:color="auto"/>
            <w:right w:val="none" w:sz="0" w:space="0" w:color="auto"/>
          </w:divBdr>
          <w:divsChild>
            <w:div w:id="12001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30403">
          <w:marLeft w:val="0"/>
          <w:marRight w:val="0"/>
          <w:marTop w:val="0"/>
          <w:marBottom w:val="0"/>
          <w:divBdr>
            <w:top w:val="none" w:sz="0" w:space="0" w:color="auto"/>
            <w:left w:val="none" w:sz="0" w:space="0" w:color="auto"/>
            <w:bottom w:val="none" w:sz="0" w:space="0" w:color="auto"/>
            <w:right w:val="none" w:sz="0" w:space="0" w:color="auto"/>
          </w:divBdr>
          <w:divsChild>
            <w:div w:id="1139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3806">
      <w:bodyDiv w:val="1"/>
      <w:marLeft w:val="0"/>
      <w:marRight w:val="0"/>
      <w:marTop w:val="0"/>
      <w:marBottom w:val="0"/>
      <w:divBdr>
        <w:top w:val="none" w:sz="0" w:space="0" w:color="auto"/>
        <w:left w:val="none" w:sz="0" w:space="0" w:color="auto"/>
        <w:bottom w:val="none" w:sz="0" w:space="0" w:color="auto"/>
        <w:right w:val="none" w:sz="0" w:space="0" w:color="auto"/>
      </w:divBdr>
      <w:divsChild>
        <w:div w:id="1423835345">
          <w:marLeft w:val="0"/>
          <w:marRight w:val="0"/>
          <w:marTop w:val="0"/>
          <w:marBottom w:val="0"/>
          <w:divBdr>
            <w:top w:val="none" w:sz="0" w:space="0" w:color="auto"/>
            <w:left w:val="none" w:sz="0" w:space="0" w:color="auto"/>
            <w:bottom w:val="none" w:sz="0" w:space="0" w:color="auto"/>
            <w:right w:val="none" w:sz="0" w:space="0" w:color="auto"/>
          </w:divBdr>
          <w:divsChild>
            <w:div w:id="15831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05380">
      <w:bodyDiv w:val="1"/>
      <w:marLeft w:val="0"/>
      <w:marRight w:val="0"/>
      <w:marTop w:val="0"/>
      <w:marBottom w:val="0"/>
      <w:divBdr>
        <w:top w:val="none" w:sz="0" w:space="0" w:color="auto"/>
        <w:left w:val="none" w:sz="0" w:space="0" w:color="auto"/>
        <w:bottom w:val="none" w:sz="0" w:space="0" w:color="auto"/>
        <w:right w:val="none" w:sz="0" w:space="0" w:color="auto"/>
      </w:divBdr>
      <w:divsChild>
        <w:div w:id="1849327331">
          <w:marLeft w:val="0"/>
          <w:marRight w:val="0"/>
          <w:marTop w:val="0"/>
          <w:marBottom w:val="0"/>
          <w:divBdr>
            <w:top w:val="none" w:sz="0" w:space="0" w:color="auto"/>
            <w:left w:val="none" w:sz="0" w:space="0" w:color="auto"/>
            <w:bottom w:val="none" w:sz="0" w:space="0" w:color="auto"/>
            <w:right w:val="none" w:sz="0" w:space="0" w:color="auto"/>
          </w:divBdr>
          <w:divsChild>
            <w:div w:id="20831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6616">
      <w:bodyDiv w:val="1"/>
      <w:marLeft w:val="0"/>
      <w:marRight w:val="0"/>
      <w:marTop w:val="0"/>
      <w:marBottom w:val="0"/>
      <w:divBdr>
        <w:top w:val="none" w:sz="0" w:space="0" w:color="auto"/>
        <w:left w:val="none" w:sz="0" w:space="0" w:color="auto"/>
        <w:bottom w:val="none" w:sz="0" w:space="0" w:color="auto"/>
        <w:right w:val="none" w:sz="0" w:space="0" w:color="auto"/>
      </w:divBdr>
      <w:divsChild>
        <w:div w:id="513617436">
          <w:marLeft w:val="0"/>
          <w:marRight w:val="0"/>
          <w:marTop w:val="0"/>
          <w:marBottom w:val="0"/>
          <w:divBdr>
            <w:top w:val="none" w:sz="0" w:space="0" w:color="auto"/>
            <w:left w:val="none" w:sz="0" w:space="0" w:color="auto"/>
            <w:bottom w:val="none" w:sz="0" w:space="0" w:color="auto"/>
            <w:right w:val="none" w:sz="0" w:space="0" w:color="auto"/>
          </w:divBdr>
          <w:divsChild>
            <w:div w:id="6553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7871">
      <w:bodyDiv w:val="1"/>
      <w:marLeft w:val="0"/>
      <w:marRight w:val="0"/>
      <w:marTop w:val="0"/>
      <w:marBottom w:val="0"/>
      <w:divBdr>
        <w:top w:val="none" w:sz="0" w:space="0" w:color="auto"/>
        <w:left w:val="none" w:sz="0" w:space="0" w:color="auto"/>
        <w:bottom w:val="none" w:sz="0" w:space="0" w:color="auto"/>
        <w:right w:val="none" w:sz="0" w:space="0" w:color="auto"/>
      </w:divBdr>
      <w:divsChild>
        <w:div w:id="677200049">
          <w:marLeft w:val="0"/>
          <w:marRight w:val="0"/>
          <w:marTop w:val="0"/>
          <w:marBottom w:val="0"/>
          <w:divBdr>
            <w:top w:val="none" w:sz="0" w:space="0" w:color="auto"/>
            <w:left w:val="none" w:sz="0" w:space="0" w:color="auto"/>
            <w:bottom w:val="none" w:sz="0" w:space="0" w:color="auto"/>
            <w:right w:val="none" w:sz="0" w:space="0" w:color="auto"/>
          </w:divBdr>
          <w:divsChild>
            <w:div w:id="5614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7139">
      <w:bodyDiv w:val="1"/>
      <w:marLeft w:val="0"/>
      <w:marRight w:val="0"/>
      <w:marTop w:val="0"/>
      <w:marBottom w:val="0"/>
      <w:divBdr>
        <w:top w:val="none" w:sz="0" w:space="0" w:color="auto"/>
        <w:left w:val="none" w:sz="0" w:space="0" w:color="auto"/>
        <w:bottom w:val="none" w:sz="0" w:space="0" w:color="auto"/>
        <w:right w:val="none" w:sz="0" w:space="0" w:color="auto"/>
      </w:divBdr>
      <w:divsChild>
        <w:div w:id="1437166729">
          <w:marLeft w:val="0"/>
          <w:marRight w:val="0"/>
          <w:marTop w:val="0"/>
          <w:marBottom w:val="0"/>
          <w:divBdr>
            <w:top w:val="none" w:sz="0" w:space="0" w:color="auto"/>
            <w:left w:val="none" w:sz="0" w:space="0" w:color="auto"/>
            <w:bottom w:val="none" w:sz="0" w:space="0" w:color="auto"/>
            <w:right w:val="none" w:sz="0" w:space="0" w:color="auto"/>
          </w:divBdr>
          <w:divsChild>
            <w:div w:id="3805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6136">
      <w:bodyDiv w:val="1"/>
      <w:marLeft w:val="0"/>
      <w:marRight w:val="0"/>
      <w:marTop w:val="0"/>
      <w:marBottom w:val="0"/>
      <w:divBdr>
        <w:top w:val="none" w:sz="0" w:space="0" w:color="auto"/>
        <w:left w:val="none" w:sz="0" w:space="0" w:color="auto"/>
        <w:bottom w:val="none" w:sz="0" w:space="0" w:color="auto"/>
        <w:right w:val="none" w:sz="0" w:space="0" w:color="auto"/>
      </w:divBdr>
      <w:divsChild>
        <w:div w:id="2056544225">
          <w:marLeft w:val="0"/>
          <w:marRight w:val="0"/>
          <w:marTop w:val="0"/>
          <w:marBottom w:val="0"/>
          <w:divBdr>
            <w:top w:val="none" w:sz="0" w:space="0" w:color="auto"/>
            <w:left w:val="none" w:sz="0" w:space="0" w:color="auto"/>
            <w:bottom w:val="none" w:sz="0" w:space="0" w:color="auto"/>
            <w:right w:val="none" w:sz="0" w:space="0" w:color="auto"/>
          </w:divBdr>
          <w:divsChild>
            <w:div w:id="19896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5824">
      <w:bodyDiv w:val="1"/>
      <w:marLeft w:val="0"/>
      <w:marRight w:val="0"/>
      <w:marTop w:val="0"/>
      <w:marBottom w:val="0"/>
      <w:divBdr>
        <w:top w:val="none" w:sz="0" w:space="0" w:color="auto"/>
        <w:left w:val="none" w:sz="0" w:space="0" w:color="auto"/>
        <w:bottom w:val="none" w:sz="0" w:space="0" w:color="auto"/>
        <w:right w:val="none" w:sz="0" w:space="0" w:color="auto"/>
      </w:divBdr>
      <w:divsChild>
        <w:div w:id="1605260170">
          <w:marLeft w:val="0"/>
          <w:marRight w:val="0"/>
          <w:marTop w:val="0"/>
          <w:marBottom w:val="0"/>
          <w:divBdr>
            <w:top w:val="none" w:sz="0" w:space="0" w:color="auto"/>
            <w:left w:val="none" w:sz="0" w:space="0" w:color="auto"/>
            <w:bottom w:val="none" w:sz="0" w:space="0" w:color="auto"/>
            <w:right w:val="none" w:sz="0" w:space="0" w:color="auto"/>
          </w:divBdr>
          <w:divsChild>
            <w:div w:id="13818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5679">
      <w:bodyDiv w:val="1"/>
      <w:marLeft w:val="0"/>
      <w:marRight w:val="0"/>
      <w:marTop w:val="0"/>
      <w:marBottom w:val="0"/>
      <w:divBdr>
        <w:top w:val="none" w:sz="0" w:space="0" w:color="auto"/>
        <w:left w:val="none" w:sz="0" w:space="0" w:color="auto"/>
        <w:bottom w:val="none" w:sz="0" w:space="0" w:color="auto"/>
        <w:right w:val="none" w:sz="0" w:space="0" w:color="auto"/>
      </w:divBdr>
      <w:divsChild>
        <w:div w:id="1214579438">
          <w:marLeft w:val="0"/>
          <w:marRight w:val="0"/>
          <w:marTop w:val="0"/>
          <w:marBottom w:val="0"/>
          <w:divBdr>
            <w:top w:val="none" w:sz="0" w:space="0" w:color="auto"/>
            <w:left w:val="none" w:sz="0" w:space="0" w:color="auto"/>
            <w:bottom w:val="none" w:sz="0" w:space="0" w:color="auto"/>
            <w:right w:val="none" w:sz="0" w:space="0" w:color="auto"/>
          </w:divBdr>
          <w:divsChild>
            <w:div w:id="1888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4422">
      <w:bodyDiv w:val="1"/>
      <w:marLeft w:val="0"/>
      <w:marRight w:val="0"/>
      <w:marTop w:val="0"/>
      <w:marBottom w:val="0"/>
      <w:divBdr>
        <w:top w:val="none" w:sz="0" w:space="0" w:color="auto"/>
        <w:left w:val="none" w:sz="0" w:space="0" w:color="auto"/>
        <w:bottom w:val="none" w:sz="0" w:space="0" w:color="auto"/>
        <w:right w:val="none" w:sz="0" w:space="0" w:color="auto"/>
      </w:divBdr>
      <w:divsChild>
        <w:div w:id="354036642">
          <w:marLeft w:val="0"/>
          <w:marRight w:val="0"/>
          <w:marTop w:val="0"/>
          <w:marBottom w:val="0"/>
          <w:divBdr>
            <w:top w:val="none" w:sz="0" w:space="0" w:color="auto"/>
            <w:left w:val="none" w:sz="0" w:space="0" w:color="auto"/>
            <w:bottom w:val="none" w:sz="0" w:space="0" w:color="auto"/>
            <w:right w:val="none" w:sz="0" w:space="0" w:color="auto"/>
          </w:divBdr>
          <w:divsChild>
            <w:div w:id="7114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39032">
      <w:bodyDiv w:val="1"/>
      <w:marLeft w:val="0"/>
      <w:marRight w:val="0"/>
      <w:marTop w:val="0"/>
      <w:marBottom w:val="0"/>
      <w:divBdr>
        <w:top w:val="none" w:sz="0" w:space="0" w:color="auto"/>
        <w:left w:val="none" w:sz="0" w:space="0" w:color="auto"/>
        <w:bottom w:val="none" w:sz="0" w:space="0" w:color="auto"/>
        <w:right w:val="none" w:sz="0" w:space="0" w:color="auto"/>
      </w:divBdr>
      <w:divsChild>
        <w:div w:id="1910266889">
          <w:marLeft w:val="0"/>
          <w:marRight w:val="0"/>
          <w:marTop w:val="0"/>
          <w:marBottom w:val="0"/>
          <w:divBdr>
            <w:top w:val="none" w:sz="0" w:space="0" w:color="auto"/>
            <w:left w:val="none" w:sz="0" w:space="0" w:color="auto"/>
            <w:bottom w:val="none" w:sz="0" w:space="0" w:color="auto"/>
            <w:right w:val="none" w:sz="0" w:space="0" w:color="auto"/>
          </w:divBdr>
          <w:divsChild>
            <w:div w:id="135492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0357">
      <w:bodyDiv w:val="1"/>
      <w:marLeft w:val="0"/>
      <w:marRight w:val="0"/>
      <w:marTop w:val="0"/>
      <w:marBottom w:val="0"/>
      <w:divBdr>
        <w:top w:val="none" w:sz="0" w:space="0" w:color="auto"/>
        <w:left w:val="none" w:sz="0" w:space="0" w:color="auto"/>
        <w:bottom w:val="none" w:sz="0" w:space="0" w:color="auto"/>
        <w:right w:val="none" w:sz="0" w:space="0" w:color="auto"/>
      </w:divBdr>
      <w:divsChild>
        <w:div w:id="1092237045">
          <w:marLeft w:val="0"/>
          <w:marRight w:val="0"/>
          <w:marTop w:val="0"/>
          <w:marBottom w:val="0"/>
          <w:divBdr>
            <w:top w:val="none" w:sz="0" w:space="0" w:color="auto"/>
            <w:left w:val="none" w:sz="0" w:space="0" w:color="auto"/>
            <w:bottom w:val="none" w:sz="0" w:space="0" w:color="auto"/>
            <w:right w:val="none" w:sz="0" w:space="0" w:color="auto"/>
          </w:divBdr>
          <w:divsChild>
            <w:div w:id="7286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4705">
      <w:bodyDiv w:val="1"/>
      <w:marLeft w:val="0"/>
      <w:marRight w:val="0"/>
      <w:marTop w:val="0"/>
      <w:marBottom w:val="0"/>
      <w:divBdr>
        <w:top w:val="none" w:sz="0" w:space="0" w:color="auto"/>
        <w:left w:val="none" w:sz="0" w:space="0" w:color="auto"/>
        <w:bottom w:val="none" w:sz="0" w:space="0" w:color="auto"/>
        <w:right w:val="none" w:sz="0" w:space="0" w:color="auto"/>
      </w:divBdr>
      <w:divsChild>
        <w:div w:id="1085490437">
          <w:marLeft w:val="0"/>
          <w:marRight w:val="0"/>
          <w:marTop w:val="0"/>
          <w:marBottom w:val="0"/>
          <w:divBdr>
            <w:top w:val="none" w:sz="0" w:space="0" w:color="auto"/>
            <w:left w:val="none" w:sz="0" w:space="0" w:color="auto"/>
            <w:bottom w:val="none" w:sz="0" w:space="0" w:color="auto"/>
            <w:right w:val="none" w:sz="0" w:space="0" w:color="auto"/>
          </w:divBdr>
          <w:divsChild>
            <w:div w:id="21313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0007">
      <w:bodyDiv w:val="1"/>
      <w:marLeft w:val="0"/>
      <w:marRight w:val="0"/>
      <w:marTop w:val="0"/>
      <w:marBottom w:val="0"/>
      <w:divBdr>
        <w:top w:val="none" w:sz="0" w:space="0" w:color="auto"/>
        <w:left w:val="none" w:sz="0" w:space="0" w:color="auto"/>
        <w:bottom w:val="none" w:sz="0" w:space="0" w:color="auto"/>
        <w:right w:val="none" w:sz="0" w:space="0" w:color="auto"/>
      </w:divBdr>
      <w:divsChild>
        <w:div w:id="605622583">
          <w:marLeft w:val="0"/>
          <w:marRight w:val="0"/>
          <w:marTop w:val="0"/>
          <w:marBottom w:val="0"/>
          <w:divBdr>
            <w:top w:val="none" w:sz="0" w:space="0" w:color="auto"/>
            <w:left w:val="none" w:sz="0" w:space="0" w:color="auto"/>
            <w:bottom w:val="none" w:sz="0" w:space="0" w:color="auto"/>
            <w:right w:val="none" w:sz="0" w:space="0" w:color="auto"/>
          </w:divBdr>
          <w:divsChild>
            <w:div w:id="6359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09625">
      <w:bodyDiv w:val="1"/>
      <w:marLeft w:val="0"/>
      <w:marRight w:val="0"/>
      <w:marTop w:val="0"/>
      <w:marBottom w:val="0"/>
      <w:divBdr>
        <w:top w:val="none" w:sz="0" w:space="0" w:color="auto"/>
        <w:left w:val="none" w:sz="0" w:space="0" w:color="auto"/>
        <w:bottom w:val="none" w:sz="0" w:space="0" w:color="auto"/>
        <w:right w:val="none" w:sz="0" w:space="0" w:color="auto"/>
      </w:divBdr>
      <w:divsChild>
        <w:div w:id="1865709606">
          <w:marLeft w:val="0"/>
          <w:marRight w:val="0"/>
          <w:marTop w:val="0"/>
          <w:marBottom w:val="0"/>
          <w:divBdr>
            <w:top w:val="none" w:sz="0" w:space="0" w:color="auto"/>
            <w:left w:val="none" w:sz="0" w:space="0" w:color="auto"/>
            <w:bottom w:val="none" w:sz="0" w:space="0" w:color="auto"/>
            <w:right w:val="none" w:sz="0" w:space="0" w:color="auto"/>
          </w:divBdr>
          <w:divsChild>
            <w:div w:id="14568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234">
      <w:bodyDiv w:val="1"/>
      <w:marLeft w:val="0"/>
      <w:marRight w:val="0"/>
      <w:marTop w:val="0"/>
      <w:marBottom w:val="0"/>
      <w:divBdr>
        <w:top w:val="none" w:sz="0" w:space="0" w:color="auto"/>
        <w:left w:val="none" w:sz="0" w:space="0" w:color="auto"/>
        <w:bottom w:val="none" w:sz="0" w:space="0" w:color="auto"/>
        <w:right w:val="none" w:sz="0" w:space="0" w:color="auto"/>
      </w:divBdr>
      <w:divsChild>
        <w:div w:id="674457550">
          <w:marLeft w:val="0"/>
          <w:marRight w:val="0"/>
          <w:marTop w:val="0"/>
          <w:marBottom w:val="0"/>
          <w:divBdr>
            <w:top w:val="none" w:sz="0" w:space="0" w:color="auto"/>
            <w:left w:val="none" w:sz="0" w:space="0" w:color="auto"/>
            <w:bottom w:val="none" w:sz="0" w:space="0" w:color="auto"/>
            <w:right w:val="none" w:sz="0" w:space="0" w:color="auto"/>
          </w:divBdr>
          <w:divsChild>
            <w:div w:id="17665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7407">
      <w:bodyDiv w:val="1"/>
      <w:marLeft w:val="0"/>
      <w:marRight w:val="0"/>
      <w:marTop w:val="0"/>
      <w:marBottom w:val="0"/>
      <w:divBdr>
        <w:top w:val="none" w:sz="0" w:space="0" w:color="auto"/>
        <w:left w:val="none" w:sz="0" w:space="0" w:color="auto"/>
        <w:bottom w:val="none" w:sz="0" w:space="0" w:color="auto"/>
        <w:right w:val="none" w:sz="0" w:space="0" w:color="auto"/>
      </w:divBdr>
      <w:divsChild>
        <w:div w:id="25372968">
          <w:marLeft w:val="0"/>
          <w:marRight w:val="0"/>
          <w:marTop w:val="0"/>
          <w:marBottom w:val="0"/>
          <w:divBdr>
            <w:top w:val="none" w:sz="0" w:space="0" w:color="auto"/>
            <w:left w:val="none" w:sz="0" w:space="0" w:color="auto"/>
            <w:bottom w:val="none" w:sz="0" w:space="0" w:color="auto"/>
            <w:right w:val="none" w:sz="0" w:space="0" w:color="auto"/>
          </w:divBdr>
          <w:divsChild>
            <w:div w:id="15090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6542">
      <w:bodyDiv w:val="1"/>
      <w:marLeft w:val="0"/>
      <w:marRight w:val="0"/>
      <w:marTop w:val="0"/>
      <w:marBottom w:val="0"/>
      <w:divBdr>
        <w:top w:val="none" w:sz="0" w:space="0" w:color="auto"/>
        <w:left w:val="none" w:sz="0" w:space="0" w:color="auto"/>
        <w:bottom w:val="none" w:sz="0" w:space="0" w:color="auto"/>
        <w:right w:val="none" w:sz="0" w:space="0" w:color="auto"/>
      </w:divBdr>
      <w:divsChild>
        <w:div w:id="1618413855">
          <w:marLeft w:val="0"/>
          <w:marRight w:val="0"/>
          <w:marTop w:val="0"/>
          <w:marBottom w:val="0"/>
          <w:divBdr>
            <w:top w:val="none" w:sz="0" w:space="0" w:color="auto"/>
            <w:left w:val="none" w:sz="0" w:space="0" w:color="auto"/>
            <w:bottom w:val="none" w:sz="0" w:space="0" w:color="auto"/>
            <w:right w:val="none" w:sz="0" w:space="0" w:color="auto"/>
          </w:divBdr>
          <w:divsChild>
            <w:div w:id="19748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4959">
      <w:bodyDiv w:val="1"/>
      <w:marLeft w:val="0"/>
      <w:marRight w:val="0"/>
      <w:marTop w:val="0"/>
      <w:marBottom w:val="0"/>
      <w:divBdr>
        <w:top w:val="none" w:sz="0" w:space="0" w:color="auto"/>
        <w:left w:val="none" w:sz="0" w:space="0" w:color="auto"/>
        <w:bottom w:val="none" w:sz="0" w:space="0" w:color="auto"/>
        <w:right w:val="none" w:sz="0" w:space="0" w:color="auto"/>
      </w:divBdr>
      <w:divsChild>
        <w:div w:id="2065565092">
          <w:marLeft w:val="0"/>
          <w:marRight w:val="0"/>
          <w:marTop w:val="0"/>
          <w:marBottom w:val="0"/>
          <w:divBdr>
            <w:top w:val="none" w:sz="0" w:space="0" w:color="auto"/>
            <w:left w:val="none" w:sz="0" w:space="0" w:color="auto"/>
            <w:bottom w:val="none" w:sz="0" w:space="0" w:color="auto"/>
            <w:right w:val="none" w:sz="0" w:space="0" w:color="auto"/>
          </w:divBdr>
          <w:divsChild>
            <w:div w:id="9310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10344">
      <w:bodyDiv w:val="1"/>
      <w:marLeft w:val="0"/>
      <w:marRight w:val="0"/>
      <w:marTop w:val="0"/>
      <w:marBottom w:val="0"/>
      <w:divBdr>
        <w:top w:val="none" w:sz="0" w:space="0" w:color="auto"/>
        <w:left w:val="none" w:sz="0" w:space="0" w:color="auto"/>
        <w:bottom w:val="none" w:sz="0" w:space="0" w:color="auto"/>
        <w:right w:val="none" w:sz="0" w:space="0" w:color="auto"/>
      </w:divBdr>
      <w:divsChild>
        <w:div w:id="389773266">
          <w:marLeft w:val="0"/>
          <w:marRight w:val="0"/>
          <w:marTop w:val="0"/>
          <w:marBottom w:val="0"/>
          <w:divBdr>
            <w:top w:val="none" w:sz="0" w:space="0" w:color="auto"/>
            <w:left w:val="none" w:sz="0" w:space="0" w:color="auto"/>
            <w:bottom w:val="none" w:sz="0" w:space="0" w:color="auto"/>
            <w:right w:val="none" w:sz="0" w:space="0" w:color="auto"/>
          </w:divBdr>
          <w:divsChild>
            <w:div w:id="6016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6918">
      <w:bodyDiv w:val="1"/>
      <w:marLeft w:val="0"/>
      <w:marRight w:val="0"/>
      <w:marTop w:val="0"/>
      <w:marBottom w:val="0"/>
      <w:divBdr>
        <w:top w:val="none" w:sz="0" w:space="0" w:color="auto"/>
        <w:left w:val="none" w:sz="0" w:space="0" w:color="auto"/>
        <w:bottom w:val="none" w:sz="0" w:space="0" w:color="auto"/>
        <w:right w:val="none" w:sz="0" w:space="0" w:color="auto"/>
      </w:divBdr>
      <w:divsChild>
        <w:div w:id="68043793">
          <w:marLeft w:val="0"/>
          <w:marRight w:val="0"/>
          <w:marTop w:val="0"/>
          <w:marBottom w:val="0"/>
          <w:divBdr>
            <w:top w:val="none" w:sz="0" w:space="0" w:color="auto"/>
            <w:left w:val="none" w:sz="0" w:space="0" w:color="auto"/>
            <w:bottom w:val="none" w:sz="0" w:space="0" w:color="auto"/>
            <w:right w:val="none" w:sz="0" w:space="0" w:color="auto"/>
          </w:divBdr>
          <w:divsChild>
            <w:div w:id="10806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8343">
      <w:bodyDiv w:val="1"/>
      <w:marLeft w:val="0"/>
      <w:marRight w:val="0"/>
      <w:marTop w:val="0"/>
      <w:marBottom w:val="0"/>
      <w:divBdr>
        <w:top w:val="none" w:sz="0" w:space="0" w:color="auto"/>
        <w:left w:val="none" w:sz="0" w:space="0" w:color="auto"/>
        <w:bottom w:val="none" w:sz="0" w:space="0" w:color="auto"/>
        <w:right w:val="none" w:sz="0" w:space="0" w:color="auto"/>
      </w:divBdr>
    </w:div>
    <w:div w:id="1846630549">
      <w:bodyDiv w:val="1"/>
      <w:marLeft w:val="0"/>
      <w:marRight w:val="0"/>
      <w:marTop w:val="0"/>
      <w:marBottom w:val="0"/>
      <w:divBdr>
        <w:top w:val="none" w:sz="0" w:space="0" w:color="auto"/>
        <w:left w:val="none" w:sz="0" w:space="0" w:color="auto"/>
        <w:bottom w:val="none" w:sz="0" w:space="0" w:color="auto"/>
        <w:right w:val="none" w:sz="0" w:space="0" w:color="auto"/>
      </w:divBdr>
      <w:divsChild>
        <w:div w:id="1991128547">
          <w:marLeft w:val="0"/>
          <w:marRight w:val="0"/>
          <w:marTop w:val="0"/>
          <w:marBottom w:val="0"/>
          <w:divBdr>
            <w:top w:val="none" w:sz="0" w:space="0" w:color="auto"/>
            <w:left w:val="none" w:sz="0" w:space="0" w:color="auto"/>
            <w:bottom w:val="none" w:sz="0" w:space="0" w:color="auto"/>
            <w:right w:val="none" w:sz="0" w:space="0" w:color="auto"/>
          </w:divBdr>
          <w:divsChild>
            <w:div w:id="7961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5889">
      <w:bodyDiv w:val="1"/>
      <w:marLeft w:val="0"/>
      <w:marRight w:val="0"/>
      <w:marTop w:val="0"/>
      <w:marBottom w:val="0"/>
      <w:divBdr>
        <w:top w:val="none" w:sz="0" w:space="0" w:color="auto"/>
        <w:left w:val="none" w:sz="0" w:space="0" w:color="auto"/>
        <w:bottom w:val="none" w:sz="0" w:space="0" w:color="auto"/>
        <w:right w:val="none" w:sz="0" w:space="0" w:color="auto"/>
      </w:divBdr>
      <w:divsChild>
        <w:div w:id="1543596459">
          <w:marLeft w:val="0"/>
          <w:marRight w:val="0"/>
          <w:marTop w:val="0"/>
          <w:marBottom w:val="0"/>
          <w:divBdr>
            <w:top w:val="none" w:sz="0" w:space="0" w:color="auto"/>
            <w:left w:val="none" w:sz="0" w:space="0" w:color="auto"/>
            <w:bottom w:val="none" w:sz="0" w:space="0" w:color="auto"/>
            <w:right w:val="none" w:sz="0" w:space="0" w:color="auto"/>
          </w:divBdr>
          <w:divsChild>
            <w:div w:id="369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7020">
      <w:bodyDiv w:val="1"/>
      <w:marLeft w:val="0"/>
      <w:marRight w:val="0"/>
      <w:marTop w:val="0"/>
      <w:marBottom w:val="0"/>
      <w:divBdr>
        <w:top w:val="none" w:sz="0" w:space="0" w:color="auto"/>
        <w:left w:val="none" w:sz="0" w:space="0" w:color="auto"/>
        <w:bottom w:val="none" w:sz="0" w:space="0" w:color="auto"/>
        <w:right w:val="none" w:sz="0" w:space="0" w:color="auto"/>
      </w:divBdr>
      <w:divsChild>
        <w:div w:id="325670704">
          <w:marLeft w:val="0"/>
          <w:marRight w:val="0"/>
          <w:marTop w:val="0"/>
          <w:marBottom w:val="0"/>
          <w:divBdr>
            <w:top w:val="none" w:sz="0" w:space="0" w:color="auto"/>
            <w:left w:val="none" w:sz="0" w:space="0" w:color="auto"/>
            <w:bottom w:val="none" w:sz="0" w:space="0" w:color="auto"/>
            <w:right w:val="none" w:sz="0" w:space="0" w:color="auto"/>
          </w:divBdr>
          <w:divsChild>
            <w:div w:id="8066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7276">
      <w:bodyDiv w:val="1"/>
      <w:marLeft w:val="0"/>
      <w:marRight w:val="0"/>
      <w:marTop w:val="0"/>
      <w:marBottom w:val="0"/>
      <w:divBdr>
        <w:top w:val="none" w:sz="0" w:space="0" w:color="auto"/>
        <w:left w:val="none" w:sz="0" w:space="0" w:color="auto"/>
        <w:bottom w:val="none" w:sz="0" w:space="0" w:color="auto"/>
        <w:right w:val="none" w:sz="0" w:space="0" w:color="auto"/>
      </w:divBdr>
      <w:divsChild>
        <w:div w:id="1719082312">
          <w:marLeft w:val="0"/>
          <w:marRight w:val="0"/>
          <w:marTop w:val="0"/>
          <w:marBottom w:val="0"/>
          <w:divBdr>
            <w:top w:val="none" w:sz="0" w:space="0" w:color="auto"/>
            <w:left w:val="none" w:sz="0" w:space="0" w:color="auto"/>
            <w:bottom w:val="none" w:sz="0" w:space="0" w:color="auto"/>
            <w:right w:val="none" w:sz="0" w:space="0" w:color="auto"/>
          </w:divBdr>
          <w:divsChild>
            <w:div w:id="11299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6187">
      <w:bodyDiv w:val="1"/>
      <w:marLeft w:val="0"/>
      <w:marRight w:val="0"/>
      <w:marTop w:val="0"/>
      <w:marBottom w:val="0"/>
      <w:divBdr>
        <w:top w:val="none" w:sz="0" w:space="0" w:color="auto"/>
        <w:left w:val="none" w:sz="0" w:space="0" w:color="auto"/>
        <w:bottom w:val="none" w:sz="0" w:space="0" w:color="auto"/>
        <w:right w:val="none" w:sz="0" w:space="0" w:color="auto"/>
      </w:divBdr>
      <w:divsChild>
        <w:div w:id="307784184">
          <w:marLeft w:val="0"/>
          <w:marRight w:val="0"/>
          <w:marTop w:val="0"/>
          <w:marBottom w:val="0"/>
          <w:divBdr>
            <w:top w:val="none" w:sz="0" w:space="0" w:color="auto"/>
            <w:left w:val="none" w:sz="0" w:space="0" w:color="auto"/>
            <w:bottom w:val="none" w:sz="0" w:space="0" w:color="auto"/>
            <w:right w:val="none" w:sz="0" w:space="0" w:color="auto"/>
          </w:divBdr>
          <w:divsChild>
            <w:div w:id="2594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8155">
      <w:bodyDiv w:val="1"/>
      <w:marLeft w:val="0"/>
      <w:marRight w:val="0"/>
      <w:marTop w:val="0"/>
      <w:marBottom w:val="0"/>
      <w:divBdr>
        <w:top w:val="none" w:sz="0" w:space="0" w:color="auto"/>
        <w:left w:val="none" w:sz="0" w:space="0" w:color="auto"/>
        <w:bottom w:val="none" w:sz="0" w:space="0" w:color="auto"/>
        <w:right w:val="none" w:sz="0" w:space="0" w:color="auto"/>
      </w:divBdr>
      <w:divsChild>
        <w:div w:id="1280991935">
          <w:marLeft w:val="0"/>
          <w:marRight w:val="0"/>
          <w:marTop w:val="0"/>
          <w:marBottom w:val="0"/>
          <w:divBdr>
            <w:top w:val="none" w:sz="0" w:space="0" w:color="auto"/>
            <w:left w:val="none" w:sz="0" w:space="0" w:color="auto"/>
            <w:bottom w:val="none" w:sz="0" w:space="0" w:color="auto"/>
            <w:right w:val="none" w:sz="0" w:space="0" w:color="auto"/>
          </w:divBdr>
          <w:divsChild>
            <w:div w:id="10266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5116">
      <w:bodyDiv w:val="1"/>
      <w:marLeft w:val="0"/>
      <w:marRight w:val="0"/>
      <w:marTop w:val="0"/>
      <w:marBottom w:val="0"/>
      <w:divBdr>
        <w:top w:val="none" w:sz="0" w:space="0" w:color="auto"/>
        <w:left w:val="none" w:sz="0" w:space="0" w:color="auto"/>
        <w:bottom w:val="none" w:sz="0" w:space="0" w:color="auto"/>
        <w:right w:val="none" w:sz="0" w:space="0" w:color="auto"/>
      </w:divBdr>
      <w:divsChild>
        <w:div w:id="163397452">
          <w:marLeft w:val="0"/>
          <w:marRight w:val="0"/>
          <w:marTop w:val="0"/>
          <w:marBottom w:val="0"/>
          <w:divBdr>
            <w:top w:val="none" w:sz="0" w:space="0" w:color="auto"/>
            <w:left w:val="none" w:sz="0" w:space="0" w:color="auto"/>
            <w:bottom w:val="none" w:sz="0" w:space="0" w:color="auto"/>
            <w:right w:val="none" w:sz="0" w:space="0" w:color="auto"/>
          </w:divBdr>
          <w:divsChild>
            <w:div w:id="794636356">
              <w:marLeft w:val="0"/>
              <w:marRight w:val="0"/>
              <w:marTop w:val="0"/>
              <w:marBottom w:val="0"/>
              <w:divBdr>
                <w:top w:val="none" w:sz="0" w:space="0" w:color="auto"/>
                <w:left w:val="none" w:sz="0" w:space="0" w:color="auto"/>
                <w:bottom w:val="none" w:sz="0" w:space="0" w:color="auto"/>
                <w:right w:val="none" w:sz="0" w:space="0" w:color="auto"/>
              </w:divBdr>
            </w:div>
            <w:div w:id="9787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5309">
      <w:bodyDiv w:val="1"/>
      <w:marLeft w:val="0"/>
      <w:marRight w:val="0"/>
      <w:marTop w:val="0"/>
      <w:marBottom w:val="0"/>
      <w:divBdr>
        <w:top w:val="none" w:sz="0" w:space="0" w:color="auto"/>
        <w:left w:val="none" w:sz="0" w:space="0" w:color="auto"/>
        <w:bottom w:val="none" w:sz="0" w:space="0" w:color="auto"/>
        <w:right w:val="none" w:sz="0" w:space="0" w:color="auto"/>
      </w:divBdr>
      <w:divsChild>
        <w:div w:id="1649437936">
          <w:marLeft w:val="0"/>
          <w:marRight w:val="0"/>
          <w:marTop w:val="0"/>
          <w:marBottom w:val="0"/>
          <w:divBdr>
            <w:top w:val="none" w:sz="0" w:space="0" w:color="auto"/>
            <w:left w:val="none" w:sz="0" w:space="0" w:color="auto"/>
            <w:bottom w:val="none" w:sz="0" w:space="0" w:color="auto"/>
            <w:right w:val="none" w:sz="0" w:space="0" w:color="auto"/>
          </w:divBdr>
          <w:divsChild>
            <w:div w:id="1145777944">
              <w:marLeft w:val="0"/>
              <w:marRight w:val="0"/>
              <w:marTop w:val="0"/>
              <w:marBottom w:val="0"/>
              <w:divBdr>
                <w:top w:val="none" w:sz="0" w:space="0" w:color="auto"/>
                <w:left w:val="none" w:sz="0" w:space="0" w:color="auto"/>
                <w:bottom w:val="none" w:sz="0" w:space="0" w:color="auto"/>
                <w:right w:val="none" w:sz="0" w:space="0" w:color="auto"/>
              </w:divBdr>
            </w:div>
            <w:div w:id="13369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5806">
      <w:bodyDiv w:val="1"/>
      <w:marLeft w:val="0"/>
      <w:marRight w:val="0"/>
      <w:marTop w:val="0"/>
      <w:marBottom w:val="0"/>
      <w:divBdr>
        <w:top w:val="none" w:sz="0" w:space="0" w:color="auto"/>
        <w:left w:val="none" w:sz="0" w:space="0" w:color="auto"/>
        <w:bottom w:val="none" w:sz="0" w:space="0" w:color="auto"/>
        <w:right w:val="none" w:sz="0" w:space="0" w:color="auto"/>
      </w:divBdr>
      <w:divsChild>
        <w:div w:id="1360013464">
          <w:marLeft w:val="0"/>
          <w:marRight w:val="0"/>
          <w:marTop w:val="0"/>
          <w:marBottom w:val="0"/>
          <w:divBdr>
            <w:top w:val="none" w:sz="0" w:space="0" w:color="auto"/>
            <w:left w:val="none" w:sz="0" w:space="0" w:color="auto"/>
            <w:bottom w:val="none" w:sz="0" w:space="0" w:color="auto"/>
            <w:right w:val="none" w:sz="0" w:space="0" w:color="auto"/>
          </w:divBdr>
          <w:divsChild>
            <w:div w:id="16139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9541">
      <w:bodyDiv w:val="1"/>
      <w:marLeft w:val="0"/>
      <w:marRight w:val="0"/>
      <w:marTop w:val="0"/>
      <w:marBottom w:val="0"/>
      <w:divBdr>
        <w:top w:val="none" w:sz="0" w:space="0" w:color="auto"/>
        <w:left w:val="none" w:sz="0" w:space="0" w:color="auto"/>
        <w:bottom w:val="none" w:sz="0" w:space="0" w:color="auto"/>
        <w:right w:val="none" w:sz="0" w:space="0" w:color="auto"/>
      </w:divBdr>
      <w:divsChild>
        <w:div w:id="210777101">
          <w:marLeft w:val="0"/>
          <w:marRight w:val="0"/>
          <w:marTop w:val="0"/>
          <w:marBottom w:val="0"/>
          <w:divBdr>
            <w:top w:val="none" w:sz="0" w:space="0" w:color="auto"/>
            <w:left w:val="none" w:sz="0" w:space="0" w:color="auto"/>
            <w:bottom w:val="none" w:sz="0" w:space="0" w:color="auto"/>
            <w:right w:val="none" w:sz="0" w:space="0" w:color="auto"/>
          </w:divBdr>
          <w:divsChild>
            <w:div w:id="2642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1726">
      <w:bodyDiv w:val="1"/>
      <w:marLeft w:val="0"/>
      <w:marRight w:val="0"/>
      <w:marTop w:val="0"/>
      <w:marBottom w:val="0"/>
      <w:divBdr>
        <w:top w:val="none" w:sz="0" w:space="0" w:color="auto"/>
        <w:left w:val="none" w:sz="0" w:space="0" w:color="auto"/>
        <w:bottom w:val="none" w:sz="0" w:space="0" w:color="auto"/>
        <w:right w:val="none" w:sz="0" w:space="0" w:color="auto"/>
      </w:divBdr>
      <w:divsChild>
        <w:div w:id="928122440">
          <w:marLeft w:val="0"/>
          <w:marRight w:val="0"/>
          <w:marTop w:val="0"/>
          <w:marBottom w:val="0"/>
          <w:divBdr>
            <w:top w:val="none" w:sz="0" w:space="0" w:color="auto"/>
            <w:left w:val="none" w:sz="0" w:space="0" w:color="auto"/>
            <w:bottom w:val="none" w:sz="0" w:space="0" w:color="auto"/>
            <w:right w:val="none" w:sz="0" w:space="0" w:color="auto"/>
          </w:divBdr>
          <w:divsChild>
            <w:div w:id="7385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4021">
      <w:bodyDiv w:val="1"/>
      <w:marLeft w:val="0"/>
      <w:marRight w:val="0"/>
      <w:marTop w:val="0"/>
      <w:marBottom w:val="0"/>
      <w:divBdr>
        <w:top w:val="none" w:sz="0" w:space="0" w:color="auto"/>
        <w:left w:val="none" w:sz="0" w:space="0" w:color="auto"/>
        <w:bottom w:val="none" w:sz="0" w:space="0" w:color="auto"/>
        <w:right w:val="none" w:sz="0" w:space="0" w:color="auto"/>
      </w:divBdr>
      <w:divsChild>
        <w:div w:id="240408054">
          <w:marLeft w:val="0"/>
          <w:marRight w:val="0"/>
          <w:marTop w:val="0"/>
          <w:marBottom w:val="0"/>
          <w:divBdr>
            <w:top w:val="none" w:sz="0" w:space="0" w:color="auto"/>
            <w:left w:val="none" w:sz="0" w:space="0" w:color="auto"/>
            <w:bottom w:val="none" w:sz="0" w:space="0" w:color="auto"/>
            <w:right w:val="none" w:sz="0" w:space="0" w:color="auto"/>
          </w:divBdr>
          <w:divsChild>
            <w:div w:id="18588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7410">
      <w:bodyDiv w:val="1"/>
      <w:marLeft w:val="0"/>
      <w:marRight w:val="0"/>
      <w:marTop w:val="0"/>
      <w:marBottom w:val="0"/>
      <w:divBdr>
        <w:top w:val="none" w:sz="0" w:space="0" w:color="auto"/>
        <w:left w:val="none" w:sz="0" w:space="0" w:color="auto"/>
        <w:bottom w:val="none" w:sz="0" w:space="0" w:color="auto"/>
        <w:right w:val="none" w:sz="0" w:space="0" w:color="auto"/>
      </w:divBdr>
      <w:divsChild>
        <w:div w:id="1876384574">
          <w:marLeft w:val="0"/>
          <w:marRight w:val="0"/>
          <w:marTop w:val="0"/>
          <w:marBottom w:val="0"/>
          <w:divBdr>
            <w:top w:val="none" w:sz="0" w:space="0" w:color="auto"/>
            <w:left w:val="none" w:sz="0" w:space="0" w:color="auto"/>
            <w:bottom w:val="none" w:sz="0" w:space="0" w:color="auto"/>
            <w:right w:val="none" w:sz="0" w:space="0" w:color="auto"/>
          </w:divBdr>
          <w:divsChild>
            <w:div w:id="1751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5826">
      <w:bodyDiv w:val="1"/>
      <w:marLeft w:val="0"/>
      <w:marRight w:val="0"/>
      <w:marTop w:val="0"/>
      <w:marBottom w:val="0"/>
      <w:divBdr>
        <w:top w:val="none" w:sz="0" w:space="0" w:color="auto"/>
        <w:left w:val="none" w:sz="0" w:space="0" w:color="auto"/>
        <w:bottom w:val="none" w:sz="0" w:space="0" w:color="auto"/>
        <w:right w:val="none" w:sz="0" w:space="0" w:color="auto"/>
      </w:divBdr>
      <w:divsChild>
        <w:div w:id="255210669">
          <w:marLeft w:val="0"/>
          <w:marRight w:val="0"/>
          <w:marTop w:val="0"/>
          <w:marBottom w:val="0"/>
          <w:divBdr>
            <w:top w:val="none" w:sz="0" w:space="0" w:color="auto"/>
            <w:left w:val="none" w:sz="0" w:space="0" w:color="auto"/>
            <w:bottom w:val="none" w:sz="0" w:space="0" w:color="auto"/>
            <w:right w:val="none" w:sz="0" w:space="0" w:color="auto"/>
          </w:divBdr>
          <w:divsChild>
            <w:div w:id="12530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6570">
      <w:bodyDiv w:val="1"/>
      <w:marLeft w:val="0"/>
      <w:marRight w:val="0"/>
      <w:marTop w:val="0"/>
      <w:marBottom w:val="0"/>
      <w:divBdr>
        <w:top w:val="none" w:sz="0" w:space="0" w:color="auto"/>
        <w:left w:val="none" w:sz="0" w:space="0" w:color="auto"/>
        <w:bottom w:val="none" w:sz="0" w:space="0" w:color="auto"/>
        <w:right w:val="none" w:sz="0" w:space="0" w:color="auto"/>
      </w:divBdr>
      <w:divsChild>
        <w:div w:id="1734308655">
          <w:marLeft w:val="0"/>
          <w:marRight w:val="0"/>
          <w:marTop w:val="0"/>
          <w:marBottom w:val="0"/>
          <w:divBdr>
            <w:top w:val="none" w:sz="0" w:space="0" w:color="auto"/>
            <w:left w:val="none" w:sz="0" w:space="0" w:color="auto"/>
            <w:bottom w:val="none" w:sz="0" w:space="0" w:color="auto"/>
            <w:right w:val="none" w:sz="0" w:space="0" w:color="auto"/>
          </w:divBdr>
          <w:divsChild>
            <w:div w:id="12064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7465">
      <w:bodyDiv w:val="1"/>
      <w:marLeft w:val="0"/>
      <w:marRight w:val="0"/>
      <w:marTop w:val="0"/>
      <w:marBottom w:val="0"/>
      <w:divBdr>
        <w:top w:val="none" w:sz="0" w:space="0" w:color="auto"/>
        <w:left w:val="none" w:sz="0" w:space="0" w:color="auto"/>
        <w:bottom w:val="none" w:sz="0" w:space="0" w:color="auto"/>
        <w:right w:val="none" w:sz="0" w:space="0" w:color="auto"/>
      </w:divBdr>
      <w:divsChild>
        <w:div w:id="861213760">
          <w:marLeft w:val="0"/>
          <w:marRight w:val="0"/>
          <w:marTop w:val="0"/>
          <w:marBottom w:val="0"/>
          <w:divBdr>
            <w:top w:val="none" w:sz="0" w:space="0" w:color="auto"/>
            <w:left w:val="none" w:sz="0" w:space="0" w:color="auto"/>
            <w:bottom w:val="none" w:sz="0" w:space="0" w:color="auto"/>
            <w:right w:val="none" w:sz="0" w:space="0" w:color="auto"/>
          </w:divBdr>
          <w:divsChild>
            <w:div w:id="12741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0413">
      <w:bodyDiv w:val="1"/>
      <w:marLeft w:val="0"/>
      <w:marRight w:val="0"/>
      <w:marTop w:val="0"/>
      <w:marBottom w:val="0"/>
      <w:divBdr>
        <w:top w:val="none" w:sz="0" w:space="0" w:color="auto"/>
        <w:left w:val="none" w:sz="0" w:space="0" w:color="auto"/>
        <w:bottom w:val="none" w:sz="0" w:space="0" w:color="auto"/>
        <w:right w:val="none" w:sz="0" w:space="0" w:color="auto"/>
      </w:divBdr>
      <w:divsChild>
        <w:div w:id="1420911462">
          <w:marLeft w:val="0"/>
          <w:marRight w:val="0"/>
          <w:marTop w:val="0"/>
          <w:marBottom w:val="0"/>
          <w:divBdr>
            <w:top w:val="none" w:sz="0" w:space="0" w:color="auto"/>
            <w:left w:val="none" w:sz="0" w:space="0" w:color="auto"/>
            <w:bottom w:val="none" w:sz="0" w:space="0" w:color="auto"/>
            <w:right w:val="none" w:sz="0" w:space="0" w:color="auto"/>
          </w:divBdr>
          <w:divsChild>
            <w:div w:id="450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145">
      <w:bodyDiv w:val="1"/>
      <w:marLeft w:val="0"/>
      <w:marRight w:val="0"/>
      <w:marTop w:val="0"/>
      <w:marBottom w:val="0"/>
      <w:divBdr>
        <w:top w:val="none" w:sz="0" w:space="0" w:color="auto"/>
        <w:left w:val="none" w:sz="0" w:space="0" w:color="auto"/>
        <w:bottom w:val="none" w:sz="0" w:space="0" w:color="auto"/>
        <w:right w:val="none" w:sz="0" w:space="0" w:color="auto"/>
      </w:divBdr>
      <w:divsChild>
        <w:div w:id="1103765786">
          <w:marLeft w:val="0"/>
          <w:marRight w:val="0"/>
          <w:marTop w:val="0"/>
          <w:marBottom w:val="0"/>
          <w:divBdr>
            <w:top w:val="none" w:sz="0" w:space="0" w:color="auto"/>
            <w:left w:val="none" w:sz="0" w:space="0" w:color="auto"/>
            <w:bottom w:val="none" w:sz="0" w:space="0" w:color="auto"/>
            <w:right w:val="none" w:sz="0" w:space="0" w:color="auto"/>
          </w:divBdr>
          <w:divsChild>
            <w:div w:id="4548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3107">
      <w:bodyDiv w:val="1"/>
      <w:marLeft w:val="0"/>
      <w:marRight w:val="0"/>
      <w:marTop w:val="0"/>
      <w:marBottom w:val="0"/>
      <w:divBdr>
        <w:top w:val="none" w:sz="0" w:space="0" w:color="auto"/>
        <w:left w:val="none" w:sz="0" w:space="0" w:color="auto"/>
        <w:bottom w:val="none" w:sz="0" w:space="0" w:color="auto"/>
        <w:right w:val="none" w:sz="0" w:space="0" w:color="auto"/>
      </w:divBdr>
      <w:divsChild>
        <w:div w:id="1833568613">
          <w:marLeft w:val="0"/>
          <w:marRight w:val="0"/>
          <w:marTop w:val="0"/>
          <w:marBottom w:val="0"/>
          <w:divBdr>
            <w:top w:val="none" w:sz="0" w:space="0" w:color="auto"/>
            <w:left w:val="none" w:sz="0" w:space="0" w:color="auto"/>
            <w:bottom w:val="none" w:sz="0" w:space="0" w:color="auto"/>
            <w:right w:val="none" w:sz="0" w:space="0" w:color="auto"/>
          </w:divBdr>
          <w:divsChild>
            <w:div w:id="20752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87115">
      <w:bodyDiv w:val="1"/>
      <w:marLeft w:val="0"/>
      <w:marRight w:val="0"/>
      <w:marTop w:val="0"/>
      <w:marBottom w:val="0"/>
      <w:divBdr>
        <w:top w:val="none" w:sz="0" w:space="0" w:color="auto"/>
        <w:left w:val="none" w:sz="0" w:space="0" w:color="auto"/>
        <w:bottom w:val="none" w:sz="0" w:space="0" w:color="auto"/>
        <w:right w:val="none" w:sz="0" w:space="0" w:color="auto"/>
      </w:divBdr>
    </w:div>
    <w:div w:id="1881433165">
      <w:bodyDiv w:val="1"/>
      <w:marLeft w:val="0"/>
      <w:marRight w:val="0"/>
      <w:marTop w:val="0"/>
      <w:marBottom w:val="0"/>
      <w:divBdr>
        <w:top w:val="none" w:sz="0" w:space="0" w:color="auto"/>
        <w:left w:val="none" w:sz="0" w:space="0" w:color="auto"/>
        <w:bottom w:val="none" w:sz="0" w:space="0" w:color="auto"/>
        <w:right w:val="none" w:sz="0" w:space="0" w:color="auto"/>
      </w:divBdr>
      <w:divsChild>
        <w:div w:id="614098447">
          <w:marLeft w:val="0"/>
          <w:marRight w:val="0"/>
          <w:marTop w:val="0"/>
          <w:marBottom w:val="0"/>
          <w:divBdr>
            <w:top w:val="none" w:sz="0" w:space="0" w:color="auto"/>
            <w:left w:val="none" w:sz="0" w:space="0" w:color="auto"/>
            <w:bottom w:val="none" w:sz="0" w:space="0" w:color="auto"/>
            <w:right w:val="none" w:sz="0" w:space="0" w:color="auto"/>
          </w:divBdr>
          <w:divsChild>
            <w:div w:id="2515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9737">
      <w:bodyDiv w:val="1"/>
      <w:marLeft w:val="0"/>
      <w:marRight w:val="0"/>
      <w:marTop w:val="0"/>
      <w:marBottom w:val="0"/>
      <w:divBdr>
        <w:top w:val="none" w:sz="0" w:space="0" w:color="auto"/>
        <w:left w:val="none" w:sz="0" w:space="0" w:color="auto"/>
        <w:bottom w:val="none" w:sz="0" w:space="0" w:color="auto"/>
        <w:right w:val="none" w:sz="0" w:space="0" w:color="auto"/>
      </w:divBdr>
      <w:divsChild>
        <w:div w:id="1575314952">
          <w:marLeft w:val="0"/>
          <w:marRight w:val="0"/>
          <w:marTop w:val="0"/>
          <w:marBottom w:val="0"/>
          <w:divBdr>
            <w:top w:val="none" w:sz="0" w:space="0" w:color="auto"/>
            <w:left w:val="none" w:sz="0" w:space="0" w:color="auto"/>
            <w:bottom w:val="none" w:sz="0" w:space="0" w:color="auto"/>
            <w:right w:val="none" w:sz="0" w:space="0" w:color="auto"/>
          </w:divBdr>
          <w:divsChild>
            <w:div w:id="10274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32253">
      <w:bodyDiv w:val="1"/>
      <w:marLeft w:val="0"/>
      <w:marRight w:val="0"/>
      <w:marTop w:val="0"/>
      <w:marBottom w:val="0"/>
      <w:divBdr>
        <w:top w:val="none" w:sz="0" w:space="0" w:color="auto"/>
        <w:left w:val="none" w:sz="0" w:space="0" w:color="auto"/>
        <w:bottom w:val="none" w:sz="0" w:space="0" w:color="auto"/>
        <w:right w:val="none" w:sz="0" w:space="0" w:color="auto"/>
      </w:divBdr>
      <w:divsChild>
        <w:div w:id="558712256">
          <w:marLeft w:val="0"/>
          <w:marRight w:val="0"/>
          <w:marTop w:val="0"/>
          <w:marBottom w:val="0"/>
          <w:divBdr>
            <w:top w:val="none" w:sz="0" w:space="0" w:color="auto"/>
            <w:left w:val="none" w:sz="0" w:space="0" w:color="auto"/>
            <w:bottom w:val="none" w:sz="0" w:space="0" w:color="auto"/>
            <w:right w:val="none" w:sz="0" w:space="0" w:color="auto"/>
          </w:divBdr>
          <w:divsChild>
            <w:div w:id="18582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517">
      <w:bodyDiv w:val="1"/>
      <w:marLeft w:val="0"/>
      <w:marRight w:val="0"/>
      <w:marTop w:val="0"/>
      <w:marBottom w:val="0"/>
      <w:divBdr>
        <w:top w:val="none" w:sz="0" w:space="0" w:color="auto"/>
        <w:left w:val="none" w:sz="0" w:space="0" w:color="auto"/>
        <w:bottom w:val="none" w:sz="0" w:space="0" w:color="auto"/>
        <w:right w:val="none" w:sz="0" w:space="0" w:color="auto"/>
      </w:divBdr>
      <w:divsChild>
        <w:div w:id="597367959">
          <w:marLeft w:val="0"/>
          <w:marRight w:val="0"/>
          <w:marTop w:val="0"/>
          <w:marBottom w:val="0"/>
          <w:divBdr>
            <w:top w:val="none" w:sz="0" w:space="0" w:color="auto"/>
            <w:left w:val="none" w:sz="0" w:space="0" w:color="auto"/>
            <w:bottom w:val="none" w:sz="0" w:space="0" w:color="auto"/>
            <w:right w:val="none" w:sz="0" w:space="0" w:color="auto"/>
          </w:divBdr>
          <w:divsChild>
            <w:div w:id="15007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5860">
      <w:bodyDiv w:val="1"/>
      <w:marLeft w:val="0"/>
      <w:marRight w:val="0"/>
      <w:marTop w:val="0"/>
      <w:marBottom w:val="0"/>
      <w:divBdr>
        <w:top w:val="none" w:sz="0" w:space="0" w:color="auto"/>
        <w:left w:val="none" w:sz="0" w:space="0" w:color="auto"/>
        <w:bottom w:val="none" w:sz="0" w:space="0" w:color="auto"/>
        <w:right w:val="none" w:sz="0" w:space="0" w:color="auto"/>
      </w:divBdr>
      <w:divsChild>
        <w:div w:id="893849671">
          <w:marLeft w:val="0"/>
          <w:marRight w:val="0"/>
          <w:marTop w:val="0"/>
          <w:marBottom w:val="0"/>
          <w:divBdr>
            <w:top w:val="none" w:sz="0" w:space="0" w:color="auto"/>
            <w:left w:val="none" w:sz="0" w:space="0" w:color="auto"/>
            <w:bottom w:val="none" w:sz="0" w:space="0" w:color="auto"/>
            <w:right w:val="none" w:sz="0" w:space="0" w:color="auto"/>
          </w:divBdr>
          <w:divsChild>
            <w:div w:id="16993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0446">
      <w:bodyDiv w:val="1"/>
      <w:marLeft w:val="0"/>
      <w:marRight w:val="0"/>
      <w:marTop w:val="0"/>
      <w:marBottom w:val="0"/>
      <w:divBdr>
        <w:top w:val="none" w:sz="0" w:space="0" w:color="auto"/>
        <w:left w:val="none" w:sz="0" w:space="0" w:color="auto"/>
        <w:bottom w:val="none" w:sz="0" w:space="0" w:color="auto"/>
        <w:right w:val="none" w:sz="0" w:space="0" w:color="auto"/>
      </w:divBdr>
      <w:divsChild>
        <w:div w:id="1056589792">
          <w:marLeft w:val="0"/>
          <w:marRight w:val="0"/>
          <w:marTop w:val="0"/>
          <w:marBottom w:val="0"/>
          <w:divBdr>
            <w:top w:val="none" w:sz="0" w:space="0" w:color="auto"/>
            <w:left w:val="none" w:sz="0" w:space="0" w:color="auto"/>
            <w:bottom w:val="none" w:sz="0" w:space="0" w:color="auto"/>
            <w:right w:val="none" w:sz="0" w:space="0" w:color="auto"/>
          </w:divBdr>
          <w:divsChild>
            <w:div w:id="9590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4362">
      <w:bodyDiv w:val="1"/>
      <w:marLeft w:val="0"/>
      <w:marRight w:val="0"/>
      <w:marTop w:val="0"/>
      <w:marBottom w:val="0"/>
      <w:divBdr>
        <w:top w:val="none" w:sz="0" w:space="0" w:color="auto"/>
        <w:left w:val="none" w:sz="0" w:space="0" w:color="auto"/>
        <w:bottom w:val="none" w:sz="0" w:space="0" w:color="auto"/>
        <w:right w:val="none" w:sz="0" w:space="0" w:color="auto"/>
      </w:divBdr>
      <w:divsChild>
        <w:div w:id="1291978055">
          <w:marLeft w:val="0"/>
          <w:marRight w:val="0"/>
          <w:marTop w:val="0"/>
          <w:marBottom w:val="0"/>
          <w:divBdr>
            <w:top w:val="none" w:sz="0" w:space="0" w:color="auto"/>
            <w:left w:val="none" w:sz="0" w:space="0" w:color="auto"/>
            <w:bottom w:val="none" w:sz="0" w:space="0" w:color="auto"/>
            <w:right w:val="none" w:sz="0" w:space="0" w:color="auto"/>
          </w:divBdr>
          <w:divsChild>
            <w:div w:id="11844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45">
      <w:bodyDiv w:val="1"/>
      <w:marLeft w:val="0"/>
      <w:marRight w:val="0"/>
      <w:marTop w:val="0"/>
      <w:marBottom w:val="0"/>
      <w:divBdr>
        <w:top w:val="none" w:sz="0" w:space="0" w:color="auto"/>
        <w:left w:val="none" w:sz="0" w:space="0" w:color="auto"/>
        <w:bottom w:val="none" w:sz="0" w:space="0" w:color="auto"/>
        <w:right w:val="none" w:sz="0" w:space="0" w:color="auto"/>
      </w:divBdr>
      <w:divsChild>
        <w:div w:id="1500383506">
          <w:marLeft w:val="0"/>
          <w:marRight w:val="0"/>
          <w:marTop w:val="0"/>
          <w:marBottom w:val="0"/>
          <w:divBdr>
            <w:top w:val="none" w:sz="0" w:space="0" w:color="auto"/>
            <w:left w:val="none" w:sz="0" w:space="0" w:color="auto"/>
            <w:bottom w:val="none" w:sz="0" w:space="0" w:color="auto"/>
            <w:right w:val="none" w:sz="0" w:space="0" w:color="auto"/>
          </w:divBdr>
          <w:divsChild>
            <w:div w:id="4711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6076">
      <w:bodyDiv w:val="1"/>
      <w:marLeft w:val="0"/>
      <w:marRight w:val="0"/>
      <w:marTop w:val="0"/>
      <w:marBottom w:val="0"/>
      <w:divBdr>
        <w:top w:val="none" w:sz="0" w:space="0" w:color="auto"/>
        <w:left w:val="none" w:sz="0" w:space="0" w:color="auto"/>
        <w:bottom w:val="none" w:sz="0" w:space="0" w:color="auto"/>
        <w:right w:val="none" w:sz="0" w:space="0" w:color="auto"/>
      </w:divBdr>
      <w:divsChild>
        <w:div w:id="1404795125">
          <w:marLeft w:val="0"/>
          <w:marRight w:val="0"/>
          <w:marTop w:val="0"/>
          <w:marBottom w:val="0"/>
          <w:divBdr>
            <w:top w:val="none" w:sz="0" w:space="0" w:color="auto"/>
            <w:left w:val="none" w:sz="0" w:space="0" w:color="auto"/>
            <w:bottom w:val="none" w:sz="0" w:space="0" w:color="auto"/>
            <w:right w:val="none" w:sz="0" w:space="0" w:color="auto"/>
          </w:divBdr>
          <w:divsChild>
            <w:div w:id="9542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4536">
      <w:bodyDiv w:val="1"/>
      <w:marLeft w:val="0"/>
      <w:marRight w:val="0"/>
      <w:marTop w:val="0"/>
      <w:marBottom w:val="0"/>
      <w:divBdr>
        <w:top w:val="none" w:sz="0" w:space="0" w:color="auto"/>
        <w:left w:val="none" w:sz="0" w:space="0" w:color="auto"/>
        <w:bottom w:val="none" w:sz="0" w:space="0" w:color="auto"/>
        <w:right w:val="none" w:sz="0" w:space="0" w:color="auto"/>
      </w:divBdr>
      <w:divsChild>
        <w:div w:id="646477802">
          <w:marLeft w:val="0"/>
          <w:marRight w:val="0"/>
          <w:marTop w:val="0"/>
          <w:marBottom w:val="0"/>
          <w:divBdr>
            <w:top w:val="none" w:sz="0" w:space="0" w:color="auto"/>
            <w:left w:val="none" w:sz="0" w:space="0" w:color="auto"/>
            <w:bottom w:val="none" w:sz="0" w:space="0" w:color="auto"/>
            <w:right w:val="none" w:sz="0" w:space="0" w:color="auto"/>
          </w:divBdr>
          <w:divsChild>
            <w:div w:id="15136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1021">
      <w:bodyDiv w:val="1"/>
      <w:marLeft w:val="0"/>
      <w:marRight w:val="0"/>
      <w:marTop w:val="0"/>
      <w:marBottom w:val="0"/>
      <w:divBdr>
        <w:top w:val="none" w:sz="0" w:space="0" w:color="auto"/>
        <w:left w:val="none" w:sz="0" w:space="0" w:color="auto"/>
        <w:bottom w:val="none" w:sz="0" w:space="0" w:color="auto"/>
        <w:right w:val="none" w:sz="0" w:space="0" w:color="auto"/>
      </w:divBdr>
      <w:divsChild>
        <w:div w:id="219096643">
          <w:marLeft w:val="0"/>
          <w:marRight w:val="0"/>
          <w:marTop w:val="0"/>
          <w:marBottom w:val="0"/>
          <w:divBdr>
            <w:top w:val="none" w:sz="0" w:space="0" w:color="auto"/>
            <w:left w:val="none" w:sz="0" w:space="0" w:color="auto"/>
            <w:bottom w:val="none" w:sz="0" w:space="0" w:color="auto"/>
            <w:right w:val="none" w:sz="0" w:space="0" w:color="auto"/>
          </w:divBdr>
          <w:divsChild>
            <w:div w:id="6933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876">
      <w:bodyDiv w:val="1"/>
      <w:marLeft w:val="0"/>
      <w:marRight w:val="0"/>
      <w:marTop w:val="0"/>
      <w:marBottom w:val="0"/>
      <w:divBdr>
        <w:top w:val="none" w:sz="0" w:space="0" w:color="auto"/>
        <w:left w:val="none" w:sz="0" w:space="0" w:color="auto"/>
        <w:bottom w:val="none" w:sz="0" w:space="0" w:color="auto"/>
        <w:right w:val="none" w:sz="0" w:space="0" w:color="auto"/>
      </w:divBdr>
      <w:divsChild>
        <w:div w:id="2025475470">
          <w:marLeft w:val="0"/>
          <w:marRight w:val="0"/>
          <w:marTop w:val="0"/>
          <w:marBottom w:val="0"/>
          <w:divBdr>
            <w:top w:val="none" w:sz="0" w:space="0" w:color="auto"/>
            <w:left w:val="none" w:sz="0" w:space="0" w:color="auto"/>
            <w:bottom w:val="none" w:sz="0" w:space="0" w:color="auto"/>
            <w:right w:val="none" w:sz="0" w:space="0" w:color="auto"/>
          </w:divBdr>
          <w:divsChild>
            <w:div w:id="7517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06688">
      <w:bodyDiv w:val="1"/>
      <w:marLeft w:val="0"/>
      <w:marRight w:val="0"/>
      <w:marTop w:val="0"/>
      <w:marBottom w:val="0"/>
      <w:divBdr>
        <w:top w:val="none" w:sz="0" w:space="0" w:color="auto"/>
        <w:left w:val="none" w:sz="0" w:space="0" w:color="auto"/>
        <w:bottom w:val="none" w:sz="0" w:space="0" w:color="auto"/>
        <w:right w:val="none" w:sz="0" w:space="0" w:color="auto"/>
      </w:divBdr>
      <w:divsChild>
        <w:div w:id="574440696">
          <w:marLeft w:val="0"/>
          <w:marRight w:val="0"/>
          <w:marTop w:val="0"/>
          <w:marBottom w:val="0"/>
          <w:divBdr>
            <w:top w:val="none" w:sz="0" w:space="0" w:color="auto"/>
            <w:left w:val="none" w:sz="0" w:space="0" w:color="auto"/>
            <w:bottom w:val="none" w:sz="0" w:space="0" w:color="auto"/>
            <w:right w:val="none" w:sz="0" w:space="0" w:color="auto"/>
          </w:divBdr>
          <w:divsChild>
            <w:div w:id="605891568">
              <w:marLeft w:val="0"/>
              <w:marRight w:val="0"/>
              <w:marTop w:val="0"/>
              <w:marBottom w:val="0"/>
              <w:divBdr>
                <w:top w:val="none" w:sz="0" w:space="0" w:color="auto"/>
                <w:left w:val="none" w:sz="0" w:space="0" w:color="auto"/>
                <w:bottom w:val="none" w:sz="0" w:space="0" w:color="auto"/>
                <w:right w:val="none" w:sz="0" w:space="0" w:color="auto"/>
              </w:divBdr>
            </w:div>
            <w:div w:id="8422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2296">
      <w:bodyDiv w:val="1"/>
      <w:marLeft w:val="0"/>
      <w:marRight w:val="0"/>
      <w:marTop w:val="0"/>
      <w:marBottom w:val="0"/>
      <w:divBdr>
        <w:top w:val="none" w:sz="0" w:space="0" w:color="auto"/>
        <w:left w:val="none" w:sz="0" w:space="0" w:color="auto"/>
        <w:bottom w:val="none" w:sz="0" w:space="0" w:color="auto"/>
        <w:right w:val="none" w:sz="0" w:space="0" w:color="auto"/>
      </w:divBdr>
      <w:divsChild>
        <w:div w:id="6292263">
          <w:marLeft w:val="0"/>
          <w:marRight w:val="0"/>
          <w:marTop w:val="0"/>
          <w:marBottom w:val="0"/>
          <w:divBdr>
            <w:top w:val="none" w:sz="0" w:space="0" w:color="auto"/>
            <w:left w:val="none" w:sz="0" w:space="0" w:color="auto"/>
            <w:bottom w:val="none" w:sz="0" w:space="0" w:color="auto"/>
            <w:right w:val="none" w:sz="0" w:space="0" w:color="auto"/>
          </w:divBdr>
          <w:divsChild>
            <w:div w:id="9589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70935">
      <w:bodyDiv w:val="1"/>
      <w:marLeft w:val="0"/>
      <w:marRight w:val="0"/>
      <w:marTop w:val="0"/>
      <w:marBottom w:val="0"/>
      <w:divBdr>
        <w:top w:val="none" w:sz="0" w:space="0" w:color="auto"/>
        <w:left w:val="none" w:sz="0" w:space="0" w:color="auto"/>
        <w:bottom w:val="none" w:sz="0" w:space="0" w:color="auto"/>
        <w:right w:val="none" w:sz="0" w:space="0" w:color="auto"/>
      </w:divBdr>
      <w:divsChild>
        <w:div w:id="1654135736">
          <w:marLeft w:val="0"/>
          <w:marRight w:val="0"/>
          <w:marTop w:val="0"/>
          <w:marBottom w:val="0"/>
          <w:divBdr>
            <w:top w:val="none" w:sz="0" w:space="0" w:color="auto"/>
            <w:left w:val="none" w:sz="0" w:space="0" w:color="auto"/>
            <w:bottom w:val="none" w:sz="0" w:space="0" w:color="auto"/>
            <w:right w:val="none" w:sz="0" w:space="0" w:color="auto"/>
          </w:divBdr>
          <w:divsChild>
            <w:div w:id="18838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504">
      <w:bodyDiv w:val="1"/>
      <w:marLeft w:val="0"/>
      <w:marRight w:val="0"/>
      <w:marTop w:val="0"/>
      <w:marBottom w:val="0"/>
      <w:divBdr>
        <w:top w:val="none" w:sz="0" w:space="0" w:color="auto"/>
        <w:left w:val="none" w:sz="0" w:space="0" w:color="auto"/>
        <w:bottom w:val="none" w:sz="0" w:space="0" w:color="auto"/>
        <w:right w:val="none" w:sz="0" w:space="0" w:color="auto"/>
      </w:divBdr>
      <w:divsChild>
        <w:div w:id="1662583828">
          <w:marLeft w:val="0"/>
          <w:marRight w:val="0"/>
          <w:marTop w:val="0"/>
          <w:marBottom w:val="0"/>
          <w:divBdr>
            <w:top w:val="none" w:sz="0" w:space="0" w:color="auto"/>
            <w:left w:val="none" w:sz="0" w:space="0" w:color="auto"/>
            <w:bottom w:val="none" w:sz="0" w:space="0" w:color="auto"/>
            <w:right w:val="none" w:sz="0" w:space="0" w:color="auto"/>
          </w:divBdr>
          <w:divsChild>
            <w:div w:id="13420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98177">
      <w:bodyDiv w:val="1"/>
      <w:marLeft w:val="0"/>
      <w:marRight w:val="0"/>
      <w:marTop w:val="0"/>
      <w:marBottom w:val="0"/>
      <w:divBdr>
        <w:top w:val="none" w:sz="0" w:space="0" w:color="auto"/>
        <w:left w:val="none" w:sz="0" w:space="0" w:color="auto"/>
        <w:bottom w:val="none" w:sz="0" w:space="0" w:color="auto"/>
        <w:right w:val="none" w:sz="0" w:space="0" w:color="auto"/>
      </w:divBdr>
      <w:divsChild>
        <w:div w:id="1987082745">
          <w:marLeft w:val="0"/>
          <w:marRight w:val="0"/>
          <w:marTop w:val="0"/>
          <w:marBottom w:val="0"/>
          <w:divBdr>
            <w:top w:val="none" w:sz="0" w:space="0" w:color="auto"/>
            <w:left w:val="none" w:sz="0" w:space="0" w:color="auto"/>
            <w:bottom w:val="none" w:sz="0" w:space="0" w:color="auto"/>
            <w:right w:val="none" w:sz="0" w:space="0" w:color="auto"/>
          </w:divBdr>
          <w:divsChild>
            <w:div w:id="4726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8194">
      <w:bodyDiv w:val="1"/>
      <w:marLeft w:val="0"/>
      <w:marRight w:val="0"/>
      <w:marTop w:val="0"/>
      <w:marBottom w:val="0"/>
      <w:divBdr>
        <w:top w:val="none" w:sz="0" w:space="0" w:color="auto"/>
        <w:left w:val="none" w:sz="0" w:space="0" w:color="auto"/>
        <w:bottom w:val="none" w:sz="0" w:space="0" w:color="auto"/>
        <w:right w:val="none" w:sz="0" w:space="0" w:color="auto"/>
      </w:divBdr>
      <w:divsChild>
        <w:div w:id="1293556407">
          <w:marLeft w:val="0"/>
          <w:marRight w:val="0"/>
          <w:marTop w:val="0"/>
          <w:marBottom w:val="0"/>
          <w:divBdr>
            <w:top w:val="none" w:sz="0" w:space="0" w:color="auto"/>
            <w:left w:val="none" w:sz="0" w:space="0" w:color="auto"/>
            <w:bottom w:val="none" w:sz="0" w:space="0" w:color="auto"/>
            <w:right w:val="none" w:sz="0" w:space="0" w:color="auto"/>
          </w:divBdr>
          <w:divsChild>
            <w:div w:id="12190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4667">
      <w:bodyDiv w:val="1"/>
      <w:marLeft w:val="0"/>
      <w:marRight w:val="0"/>
      <w:marTop w:val="0"/>
      <w:marBottom w:val="0"/>
      <w:divBdr>
        <w:top w:val="none" w:sz="0" w:space="0" w:color="auto"/>
        <w:left w:val="none" w:sz="0" w:space="0" w:color="auto"/>
        <w:bottom w:val="none" w:sz="0" w:space="0" w:color="auto"/>
        <w:right w:val="none" w:sz="0" w:space="0" w:color="auto"/>
      </w:divBdr>
      <w:divsChild>
        <w:div w:id="280847780">
          <w:marLeft w:val="0"/>
          <w:marRight w:val="0"/>
          <w:marTop w:val="0"/>
          <w:marBottom w:val="0"/>
          <w:divBdr>
            <w:top w:val="none" w:sz="0" w:space="0" w:color="auto"/>
            <w:left w:val="none" w:sz="0" w:space="0" w:color="auto"/>
            <w:bottom w:val="none" w:sz="0" w:space="0" w:color="auto"/>
            <w:right w:val="none" w:sz="0" w:space="0" w:color="auto"/>
          </w:divBdr>
          <w:divsChild>
            <w:div w:id="11747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9380">
      <w:bodyDiv w:val="1"/>
      <w:marLeft w:val="0"/>
      <w:marRight w:val="0"/>
      <w:marTop w:val="0"/>
      <w:marBottom w:val="0"/>
      <w:divBdr>
        <w:top w:val="none" w:sz="0" w:space="0" w:color="auto"/>
        <w:left w:val="none" w:sz="0" w:space="0" w:color="auto"/>
        <w:bottom w:val="none" w:sz="0" w:space="0" w:color="auto"/>
        <w:right w:val="none" w:sz="0" w:space="0" w:color="auto"/>
      </w:divBdr>
      <w:divsChild>
        <w:div w:id="1966815449">
          <w:marLeft w:val="0"/>
          <w:marRight w:val="0"/>
          <w:marTop w:val="0"/>
          <w:marBottom w:val="0"/>
          <w:divBdr>
            <w:top w:val="none" w:sz="0" w:space="0" w:color="auto"/>
            <w:left w:val="none" w:sz="0" w:space="0" w:color="auto"/>
            <w:bottom w:val="none" w:sz="0" w:space="0" w:color="auto"/>
            <w:right w:val="none" w:sz="0" w:space="0" w:color="auto"/>
          </w:divBdr>
          <w:divsChild>
            <w:div w:id="20798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8375">
      <w:bodyDiv w:val="1"/>
      <w:marLeft w:val="0"/>
      <w:marRight w:val="0"/>
      <w:marTop w:val="0"/>
      <w:marBottom w:val="0"/>
      <w:divBdr>
        <w:top w:val="none" w:sz="0" w:space="0" w:color="auto"/>
        <w:left w:val="none" w:sz="0" w:space="0" w:color="auto"/>
        <w:bottom w:val="none" w:sz="0" w:space="0" w:color="auto"/>
        <w:right w:val="none" w:sz="0" w:space="0" w:color="auto"/>
      </w:divBdr>
      <w:divsChild>
        <w:div w:id="650334186">
          <w:marLeft w:val="0"/>
          <w:marRight w:val="0"/>
          <w:marTop w:val="0"/>
          <w:marBottom w:val="0"/>
          <w:divBdr>
            <w:top w:val="none" w:sz="0" w:space="0" w:color="auto"/>
            <w:left w:val="none" w:sz="0" w:space="0" w:color="auto"/>
            <w:bottom w:val="none" w:sz="0" w:space="0" w:color="auto"/>
            <w:right w:val="none" w:sz="0" w:space="0" w:color="auto"/>
          </w:divBdr>
          <w:divsChild>
            <w:div w:id="17273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8911">
      <w:bodyDiv w:val="1"/>
      <w:marLeft w:val="0"/>
      <w:marRight w:val="0"/>
      <w:marTop w:val="0"/>
      <w:marBottom w:val="0"/>
      <w:divBdr>
        <w:top w:val="none" w:sz="0" w:space="0" w:color="auto"/>
        <w:left w:val="none" w:sz="0" w:space="0" w:color="auto"/>
        <w:bottom w:val="none" w:sz="0" w:space="0" w:color="auto"/>
        <w:right w:val="none" w:sz="0" w:space="0" w:color="auto"/>
      </w:divBdr>
      <w:divsChild>
        <w:div w:id="1183474591">
          <w:marLeft w:val="0"/>
          <w:marRight w:val="0"/>
          <w:marTop w:val="0"/>
          <w:marBottom w:val="0"/>
          <w:divBdr>
            <w:top w:val="none" w:sz="0" w:space="0" w:color="auto"/>
            <w:left w:val="none" w:sz="0" w:space="0" w:color="auto"/>
            <w:bottom w:val="none" w:sz="0" w:space="0" w:color="auto"/>
            <w:right w:val="none" w:sz="0" w:space="0" w:color="auto"/>
          </w:divBdr>
          <w:divsChild>
            <w:div w:id="18445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4243">
      <w:bodyDiv w:val="1"/>
      <w:marLeft w:val="0"/>
      <w:marRight w:val="0"/>
      <w:marTop w:val="0"/>
      <w:marBottom w:val="0"/>
      <w:divBdr>
        <w:top w:val="none" w:sz="0" w:space="0" w:color="auto"/>
        <w:left w:val="none" w:sz="0" w:space="0" w:color="auto"/>
        <w:bottom w:val="none" w:sz="0" w:space="0" w:color="auto"/>
        <w:right w:val="none" w:sz="0" w:space="0" w:color="auto"/>
      </w:divBdr>
      <w:divsChild>
        <w:div w:id="154147001">
          <w:marLeft w:val="0"/>
          <w:marRight w:val="0"/>
          <w:marTop w:val="0"/>
          <w:marBottom w:val="0"/>
          <w:divBdr>
            <w:top w:val="none" w:sz="0" w:space="0" w:color="auto"/>
            <w:left w:val="none" w:sz="0" w:space="0" w:color="auto"/>
            <w:bottom w:val="none" w:sz="0" w:space="0" w:color="auto"/>
            <w:right w:val="none" w:sz="0" w:space="0" w:color="auto"/>
          </w:divBdr>
          <w:divsChild>
            <w:div w:id="15283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2302">
      <w:bodyDiv w:val="1"/>
      <w:marLeft w:val="0"/>
      <w:marRight w:val="0"/>
      <w:marTop w:val="0"/>
      <w:marBottom w:val="0"/>
      <w:divBdr>
        <w:top w:val="none" w:sz="0" w:space="0" w:color="auto"/>
        <w:left w:val="none" w:sz="0" w:space="0" w:color="auto"/>
        <w:bottom w:val="none" w:sz="0" w:space="0" w:color="auto"/>
        <w:right w:val="none" w:sz="0" w:space="0" w:color="auto"/>
      </w:divBdr>
      <w:divsChild>
        <w:div w:id="1585338254">
          <w:marLeft w:val="0"/>
          <w:marRight w:val="0"/>
          <w:marTop w:val="0"/>
          <w:marBottom w:val="0"/>
          <w:divBdr>
            <w:top w:val="none" w:sz="0" w:space="0" w:color="auto"/>
            <w:left w:val="none" w:sz="0" w:space="0" w:color="auto"/>
            <w:bottom w:val="none" w:sz="0" w:space="0" w:color="auto"/>
            <w:right w:val="none" w:sz="0" w:space="0" w:color="auto"/>
          </w:divBdr>
          <w:divsChild>
            <w:div w:id="908687526">
              <w:marLeft w:val="0"/>
              <w:marRight w:val="0"/>
              <w:marTop w:val="0"/>
              <w:marBottom w:val="0"/>
              <w:divBdr>
                <w:top w:val="none" w:sz="0" w:space="0" w:color="auto"/>
                <w:left w:val="none" w:sz="0" w:space="0" w:color="auto"/>
                <w:bottom w:val="none" w:sz="0" w:space="0" w:color="auto"/>
                <w:right w:val="none" w:sz="0" w:space="0" w:color="auto"/>
              </w:divBdr>
            </w:div>
            <w:div w:id="4508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4305">
      <w:bodyDiv w:val="1"/>
      <w:marLeft w:val="0"/>
      <w:marRight w:val="0"/>
      <w:marTop w:val="0"/>
      <w:marBottom w:val="0"/>
      <w:divBdr>
        <w:top w:val="none" w:sz="0" w:space="0" w:color="auto"/>
        <w:left w:val="none" w:sz="0" w:space="0" w:color="auto"/>
        <w:bottom w:val="none" w:sz="0" w:space="0" w:color="auto"/>
        <w:right w:val="none" w:sz="0" w:space="0" w:color="auto"/>
      </w:divBdr>
      <w:divsChild>
        <w:div w:id="1109659905">
          <w:marLeft w:val="0"/>
          <w:marRight w:val="0"/>
          <w:marTop w:val="0"/>
          <w:marBottom w:val="0"/>
          <w:divBdr>
            <w:top w:val="none" w:sz="0" w:space="0" w:color="auto"/>
            <w:left w:val="none" w:sz="0" w:space="0" w:color="auto"/>
            <w:bottom w:val="none" w:sz="0" w:space="0" w:color="auto"/>
            <w:right w:val="none" w:sz="0" w:space="0" w:color="auto"/>
          </w:divBdr>
          <w:divsChild>
            <w:div w:id="10216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4028">
      <w:bodyDiv w:val="1"/>
      <w:marLeft w:val="0"/>
      <w:marRight w:val="0"/>
      <w:marTop w:val="0"/>
      <w:marBottom w:val="0"/>
      <w:divBdr>
        <w:top w:val="none" w:sz="0" w:space="0" w:color="auto"/>
        <w:left w:val="none" w:sz="0" w:space="0" w:color="auto"/>
        <w:bottom w:val="none" w:sz="0" w:space="0" w:color="auto"/>
        <w:right w:val="none" w:sz="0" w:space="0" w:color="auto"/>
      </w:divBdr>
      <w:divsChild>
        <w:div w:id="258222393">
          <w:marLeft w:val="0"/>
          <w:marRight w:val="0"/>
          <w:marTop w:val="0"/>
          <w:marBottom w:val="0"/>
          <w:divBdr>
            <w:top w:val="none" w:sz="0" w:space="0" w:color="auto"/>
            <w:left w:val="none" w:sz="0" w:space="0" w:color="auto"/>
            <w:bottom w:val="none" w:sz="0" w:space="0" w:color="auto"/>
            <w:right w:val="none" w:sz="0" w:space="0" w:color="auto"/>
          </w:divBdr>
          <w:divsChild>
            <w:div w:id="8515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7907">
      <w:bodyDiv w:val="1"/>
      <w:marLeft w:val="0"/>
      <w:marRight w:val="0"/>
      <w:marTop w:val="0"/>
      <w:marBottom w:val="0"/>
      <w:divBdr>
        <w:top w:val="none" w:sz="0" w:space="0" w:color="auto"/>
        <w:left w:val="none" w:sz="0" w:space="0" w:color="auto"/>
        <w:bottom w:val="none" w:sz="0" w:space="0" w:color="auto"/>
        <w:right w:val="none" w:sz="0" w:space="0" w:color="auto"/>
      </w:divBdr>
      <w:divsChild>
        <w:div w:id="18051833">
          <w:marLeft w:val="0"/>
          <w:marRight w:val="0"/>
          <w:marTop w:val="0"/>
          <w:marBottom w:val="0"/>
          <w:divBdr>
            <w:top w:val="none" w:sz="0" w:space="0" w:color="auto"/>
            <w:left w:val="none" w:sz="0" w:space="0" w:color="auto"/>
            <w:bottom w:val="none" w:sz="0" w:space="0" w:color="auto"/>
            <w:right w:val="none" w:sz="0" w:space="0" w:color="auto"/>
          </w:divBdr>
          <w:divsChild>
            <w:div w:id="7777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2369">
      <w:bodyDiv w:val="1"/>
      <w:marLeft w:val="0"/>
      <w:marRight w:val="0"/>
      <w:marTop w:val="0"/>
      <w:marBottom w:val="0"/>
      <w:divBdr>
        <w:top w:val="none" w:sz="0" w:space="0" w:color="auto"/>
        <w:left w:val="none" w:sz="0" w:space="0" w:color="auto"/>
        <w:bottom w:val="none" w:sz="0" w:space="0" w:color="auto"/>
        <w:right w:val="none" w:sz="0" w:space="0" w:color="auto"/>
      </w:divBdr>
    </w:div>
    <w:div w:id="1929077532">
      <w:bodyDiv w:val="1"/>
      <w:marLeft w:val="0"/>
      <w:marRight w:val="0"/>
      <w:marTop w:val="0"/>
      <w:marBottom w:val="0"/>
      <w:divBdr>
        <w:top w:val="none" w:sz="0" w:space="0" w:color="auto"/>
        <w:left w:val="none" w:sz="0" w:space="0" w:color="auto"/>
        <w:bottom w:val="none" w:sz="0" w:space="0" w:color="auto"/>
        <w:right w:val="none" w:sz="0" w:space="0" w:color="auto"/>
      </w:divBdr>
      <w:divsChild>
        <w:div w:id="1394113571">
          <w:marLeft w:val="0"/>
          <w:marRight w:val="0"/>
          <w:marTop w:val="0"/>
          <w:marBottom w:val="0"/>
          <w:divBdr>
            <w:top w:val="none" w:sz="0" w:space="0" w:color="auto"/>
            <w:left w:val="none" w:sz="0" w:space="0" w:color="auto"/>
            <w:bottom w:val="none" w:sz="0" w:space="0" w:color="auto"/>
            <w:right w:val="none" w:sz="0" w:space="0" w:color="auto"/>
          </w:divBdr>
          <w:divsChild>
            <w:div w:id="2037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4657">
      <w:bodyDiv w:val="1"/>
      <w:marLeft w:val="0"/>
      <w:marRight w:val="0"/>
      <w:marTop w:val="0"/>
      <w:marBottom w:val="0"/>
      <w:divBdr>
        <w:top w:val="none" w:sz="0" w:space="0" w:color="auto"/>
        <w:left w:val="none" w:sz="0" w:space="0" w:color="auto"/>
        <w:bottom w:val="none" w:sz="0" w:space="0" w:color="auto"/>
        <w:right w:val="none" w:sz="0" w:space="0" w:color="auto"/>
      </w:divBdr>
      <w:divsChild>
        <w:div w:id="63184631">
          <w:marLeft w:val="0"/>
          <w:marRight w:val="0"/>
          <w:marTop w:val="0"/>
          <w:marBottom w:val="0"/>
          <w:divBdr>
            <w:top w:val="none" w:sz="0" w:space="0" w:color="auto"/>
            <w:left w:val="none" w:sz="0" w:space="0" w:color="auto"/>
            <w:bottom w:val="none" w:sz="0" w:space="0" w:color="auto"/>
            <w:right w:val="none" w:sz="0" w:space="0" w:color="auto"/>
          </w:divBdr>
          <w:divsChild>
            <w:div w:id="436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8944">
      <w:bodyDiv w:val="1"/>
      <w:marLeft w:val="0"/>
      <w:marRight w:val="0"/>
      <w:marTop w:val="0"/>
      <w:marBottom w:val="0"/>
      <w:divBdr>
        <w:top w:val="none" w:sz="0" w:space="0" w:color="auto"/>
        <w:left w:val="none" w:sz="0" w:space="0" w:color="auto"/>
        <w:bottom w:val="none" w:sz="0" w:space="0" w:color="auto"/>
        <w:right w:val="none" w:sz="0" w:space="0" w:color="auto"/>
      </w:divBdr>
      <w:divsChild>
        <w:div w:id="1583635739">
          <w:marLeft w:val="0"/>
          <w:marRight w:val="0"/>
          <w:marTop w:val="0"/>
          <w:marBottom w:val="0"/>
          <w:divBdr>
            <w:top w:val="none" w:sz="0" w:space="0" w:color="auto"/>
            <w:left w:val="none" w:sz="0" w:space="0" w:color="auto"/>
            <w:bottom w:val="none" w:sz="0" w:space="0" w:color="auto"/>
            <w:right w:val="none" w:sz="0" w:space="0" w:color="auto"/>
          </w:divBdr>
          <w:divsChild>
            <w:div w:id="11975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78151">
      <w:bodyDiv w:val="1"/>
      <w:marLeft w:val="0"/>
      <w:marRight w:val="0"/>
      <w:marTop w:val="0"/>
      <w:marBottom w:val="0"/>
      <w:divBdr>
        <w:top w:val="none" w:sz="0" w:space="0" w:color="auto"/>
        <w:left w:val="none" w:sz="0" w:space="0" w:color="auto"/>
        <w:bottom w:val="none" w:sz="0" w:space="0" w:color="auto"/>
        <w:right w:val="none" w:sz="0" w:space="0" w:color="auto"/>
      </w:divBdr>
      <w:divsChild>
        <w:div w:id="933783772">
          <w:marLeft w:val="0"/>
          <w:marRight w:val="0"/>
          <w:marTop w:val="0"/>
          <w:marBottom w:val="0"/>
          <w:divBdr>
            <w:top w:val="none" w:sz="0" w:space="0" w:color="auto"/>
            <w:left w:val="none" w:sz="0" w:space="0" w:color="auto"/>
            <w:bottom w:val="none" w:sz="0" w:space="0" w:color="auto"/>
            <w:right w:val="none" w:sz="0" w:space="0" w:color="auto"/>
          </w:divBdr>
          <w:divsChild>
            <w:div w:id="11284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04445">
      <w:bodyDiv w:val="1"/>
      <w:marLeft w:val="0"/>
      <w:marRight w:val="0"/>
      <w:marTop w:val="0"/>
      <w:marBottom w:val="0"/>
      <w:divBdr>
        <w:top w:val="none" w:sz="0" w:space="0" w:color="auto"/>
        <w:left w:val="none" w:sz="0" w:space="0" w:color="auto"/>
        <w:bottom w:val="none" w:sz="0" w:space="0" w:color="auto"/>
        <w:right w:val="none" w:sz="0" w:space="0" w:color="auto"/>
      </w:divBdr>
      <w:divsChild>
        <w:div w:id="219219531">
          <w:marLeft w:val="0"/>
          <w:marRight w:val="0"/>
          <w:marTop w:val="0"/>
          <w:marBottom w:val="0"/>
          <w:divBdr>
            <w:top w:val="none" w:sz="0" w:space="0" w:color="auto"/>
            <w:left w:val="none" w:sz="0" w:space="0" w:color="auto"/>
            <w:bottom w:val="none" w:sz="0" w:space="0" w:color="auto"/>
            <w:right w:val="none" w:sz="0" w:space="0" w:color="auto"/>
          </w:divBdr>
          <w:divsChild>
            <w:div w:id="1907720012">
              <w:marLeft w:val="0"/>
              <w:marRight w:val="0"/>
              <w:marTop w:val="0"/>
              <w:marBottom w:val="0"/>
              <w:divBdr>
                <w:top w:val="none" w:sz="0" w:space="0" w:color="auto"/>
                <w:left w:val="none" w:sz="0" w:space="0" w:color="auto"/>
                <w:bottom w:val="none" w:sz="0" w:space="0" w:color="auto"/>
                <w:right w:val="none" w:sz="0" w:space="0" w:color="auto"/>
              </w:divBdr>
            </w:div>
            <w:div w:id="68887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7454">
      <w:bodyDiv w:val="1"/>
      <w:marLeft w:val="0"/>
      <w:marRight w:val="0"/>
      <w:marTop w:val="0"/>
      <w:marBottom w:val="0"/>
      <w:divBdr>
        <w:top w:val="none" w:sz="0" w:space="0" w:color="auto"/>
        <w:left w:val="none" w:sz="0" w:space="0" w:color="auto"/>
        <w:bottom w:val="none" w:sz="0" w:space="0" w:color="auto"/>
        <w:right w:val="none" w:sz="0" w:space="0" w:color="auto"/>
      </w:divBdr>
      <w:divsChild>
        <w:div w:id="1280644184">
          <w:marLeft w:val="0"/>
          <w:marRight w:val="0"/>
          <w:marTop w:val="0"/>
          <w:marBottom w:val="0"/>
          <w:divBdr>
            <w:top w:val="none" w:sz="0" w:space="0" w:color="auto"/>
            <w:left w:val="none" w:sz="0" w:space="0" w:color="auto"/>
            <w:bottom w:val="none" w:sz="0" w:space="0" w:color="auto"/>
            <w:right w:val="none" w:sz="0" w:space="0" w:color="auto"/>
          </w:divBdr>
          <w:divsChild>
            <w:div w:id="10916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6561">
      <w:bodyDiv w:val="1"/>
      <w:marLeft w:val="0"/>
      <w:marRight w:val="0"/>
      <w:marTop w:val="0"/>
      <w:marBottom w:val="0"/>
      <w:divBdr>
        <w:top w:val="none" w:sz="0" w:space="0" w:color="auto"/>
        <w:left w:val="none" w:sz="0" w:space="0" w:color="auto"/>
        <w:bottom w:val="none" w:sz="0" w:space="0" w:color="auto"/>
        <w:right w:val="none" w:sz="0" w:space="0" w:color="auto"/>
      </w:divBdr>
      <w:divsChild>
        <w:div w:id="1634554552">
          <w:marLeft w:val="0"/>
          <w:marRight w:val="0"/>
          <w:marTop w:val="0"/>
          <w:marBottom w:val="0"/>
          <w:divBdr>
            <w:top w:val="none" w:sz="0" w:space="0" w:color="auto"/>
            <w:left w:val="none" w:sz="0" w:space="0" w:color="auto"/>
            <w:bottom w:val="none" w:sz="0" w:space="0" w:color="auto"/>
            <w:right w:val="none" w:sz="0" w:space="0" w:color="auto"/>
          </w:divBdr>
          <w:divsChild>
            <w:div w:id="8635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9081">
      <w:bodyDiv w:val="1"/>
      <w:marLeft w:val="0"/>
      <w:marRight w:val="0"/>
      <w:marTop w:val="0"/>
      <w:marBottom w:val="0"/>
      <w:divBdr>
        <w:top w:val="none" w:sz="0" w:space="0" w:color="auto"/>
        <w:left w:val="none" w:sz="0" w:space="0" w:color="auto"/>
        <w:bottom w:val="none" w:sz="0" w:space="0" w:color="auto"/>
        <w:right w:val="none" w:sz="0" w:space="0" w:color="auto"/>
      </w:divBdr>
      <w:divsChild>
        <w:div w:id="2039577855">
          <w:marLeft w:val="0"/>
          <w:marRight w:val="0"/>
          <w:marTop w:val="0"/>
          <w:marBottom w:val="0"/>
          <w:divBdr>
            <w:top w:val="none" w:sz="0" w:space="0" w:color="auto"/>
            <w:left w:val="none" w:sz="0" w:space="0" w:color="auto"/>
            <w:bottom w:val="none" w:sz="0" w:space="0" w:color="auto"/>
            <w:right w:val="none" w:sz="0" w:space="0" w:color="auto"/>
          </w:divBdr>
          <w:divsChild>
            <w:div w:id="13050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8430">
      <w:bodyDiv w:val="1"/>
      <w:marLeft w:val="0"/>
      <w:marRight w:val="0"/>
      <w:marTop w:val="0"/>
      <w:marBottom w:val="0"/>
      <w:divBdr>
        <w:top w:val="none" w:sz="0" w:space="0" w:color="auto"/>
        <w:left w:val="none" w:sz="0" w:space="0" w:color="auto"/>
        <w:bottom w:val="none" w:sz="0" w:space="0" w:color="auto"/>
        <w:right w:val="none" w:sz="0" w:space="0" w:color="auto"/>
      </w:divBdr>
      <w:divsChild>
        <w:div w:id="380597729">
          <w:marLeft w:val="0"/>
          <w:marRight w:val="0"/>
          <w:marTop w:val="0"/>
          <w:marBottom w:val="0"/>
          <w:divBdr>
            <w:top w:val="none" w:sz="0" w:space="0" w:color="auto"/>
            <w:left w:val="none" w:sz="0" w:space="0" w:color="auto"/>
            <w:bottom w:val="none" w:sz="0" w:space="0" w:color="auto"/>
            <w:right w:val="none" w:sz="0" w:space="0" w:color="auto"/>
          </w:divBdr>
          <w:divsChild>
            <w:div w:id="5826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80277">
      <w:bodyDiv w:val="1"/>
      <w:marLeft w:val="0"/>
      <w:marRight w:val="0"/>
      <w:marTop w:val="0"/>
      <w:marBottom w:val="0"/>
      <w:divBdr>
        <w:top w:val="none" w:sz="0" w:space="0" w:color="auto"/>
        <w:left w:val="none" w:sz="0" w:space="0" w:color="auto"/>
        <w:bottom w:val="none" w:sz="0" w:space="0" w:color="auto"/>
        <w:right w:val="none" w:sz="0" w:space="0" w:color="auto"/>
      </w:divBdr>
      <w:divsChild>
        <w:div w:id="1087964664">
          <w:marLeft w:val="0"/>
          <w:marRight w:val="0"/>
          <w:marTop w:val="0"/>
          <w:marBottom w:val="0"/>
          <w:divBdr>
            <w:top w:val="none" w:sz="0" w:space="0" w:color="auto"/>
            <w:left w:val="none" w:sz="0" w:space="0" w:color="auto"/>
            <w:bottom w:val="none" w:sz="0" w:space="0" w:color="auto"/>
            <w:right w:val="none" w:sz="0" w:space="0" w:color="auto"/>
          </w:divBdr>
          <w:divsChild>
            <w:div w:id="8000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8550">
      <w:bodyDiv w:val="1"/>
      <w:marLeft w:val="0"/>
      <w:marRight w:val="0"/>
      <w:marTop w:val="0"/>
      <w:marBottom w:val="0"/>
      <w:divBdr>
        <w:top w:val="none" w:sz="0" w:space="0" w:color="auto"/>
        <w:left w:val="none" w:sz="0" w:space="0" w:color="auto"/>
        <w:bottom w:val="none" w:sz="0" w:space="0" w:color="auto"/>
        <w:right w:val="none" w:sz="0" w:space="0" w:color="auto"/>
      </w:divBdr>
      <w:divsChild>
        <w:div w:id="1650478649">
          <w:marLeft w:val="0"/>
          <w:marRight w:val="0"/>
          <w:marTop w:val="0"/>
          <w:marBottom w:val="0"/>
          <w:divBdr>
            <w:top w:val="none" w:sz="0" w:space="0" w:color="auto"/>
            <w:left w:val="none" w:sz="0" w:space="0" w:color="auto"/>
            <w:bottom w:val="none" w:sz="0" w:space="0" w:color="auto"/>
            <w:right w:val="none" w:sz="0" w:space="0" w:color="auto"/>
          </w:divBdr>
          <w:divsChild>
            <w:div w:id="694964662">
              <w:marLeft w:val="0"/>
              <w:marRight w:val="0"/>
              <w:marTop w:val="0"/>
              <w:marBottom w:val="0"/>
              <w:divBdr>
                <w:top w:val="none" w:sz="0" w:space="0" w:color="auto"/>
                <w:left w:val="none" w:sz="0" w:space="0" w:color="auto"/>
                <w:bottom w:val="none" w:sz="0" w:space="0" w:color="auto"/>
                <w:right w:val="none" w:sz="0" w:space="0" w:color="auto"/>
              </w:divBdr>
            </w:div>
            <w:div w:id="12893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163">
      <w:bodyDiv w:val="1"/>
      <w:marLeft w:val="0"/>
      <w:marRight w:val="0"/>
      <w:marTop w:val="0"/>
      <w:marBottom w:val="0"/>
      <w:divBdr>
        <w:top w:val="none" w:sz="0" w:space="0" w:color="auto"/>
        <w:left w:val="none" w:sz="0" w:space="0" w:color="auto"/>
        <w:bottom w:val="none" w:sz="0" w:space="0" w:color="auto"/>
        <w:right w:val="none" w:sz="0" w:space="0" w:color="auto"/>
      </w:divBdr>
      <w:divsChild>
        <w:div w:id="47724044">
          <w:marLeft w:val="0"/>
          <w:marRight w:val="0"/>
          <w:marTop w:val="0"/>
          <w:marBottom w:val="0"/>
          <w:divBdr>
            <w:top w:val="none" w:sz="0" w:space="0" w:color="auto"/>
            <w:left w:val="none" w:sz="0" w:space="0" w:color="auto"/>
            <w:bottom w:val="none" w:sz="0" w:space="0" w:color="auto"/>
            <w:right w:val="none" w:sz="0" w:space="0" w:color="auto"/>
          </w:divBdr>
          <w:divsChild>
            <w:div w:id="911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0974">
      <w:bodyDiv w:val="1"/>
      <w:marLeft w:val="0"/>
      <w:marRight w:val="0"/>
      <w:marTop w:val="0"/>
      <w:marBottom w:val="0"/>
      <w:divBdr>
        <w:top w:val="none" w:sz="0" w:space="0" w:color="auto"/>
        <w:left w:val="none" w:sz="0" w:space="0" w:color="auto"/>
        <w:bottom w:val="none" w:sz="0" w:space="0" w:color="auto"/>
        <w:right w:val="none" w:sz="0" w:space="0" w:color="auto"/>
      </w:divBdr>
      <w:divsChild>
        <w:div w:id="1772385992">
          <w:marLeft w:val="0"/>
          <w:marRight w:val="0"/>
          <w:marTop w:val="0"/>
          <w:marBottom w:val="0"/>
          <w:divBdr>
            <w:top w:val="none" w:sz="0" w:space="0" w:color="auto"/>
            <w:left w:val="none" w:sz="0" w:space="0" w:color="auto"/>
            <w:bottom w:val="none" w:sz="0" w:space="0" w:color="auto"/>
            <w:right w:val="none" w:sz="0" w:space="0" w:color="auto"/>
          </w:divBdr>
          <w:divsChild>
            <w:div w:id="582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22781">
      <w:bodyDiv w:val="1"/>
      <w:marLeft w:val="0"/>
      <w:marRight w:val="0"/>
      <w:marTop w:val="0"/>
      <w:marBottom w:val="0"/>
      <w:divBdr>
        <w:top w:val="none" w:sz="0" w:space="0" w:color="auto"/>
        <w:left w:val="none" w:sz="0" w:space="0" w:color="auto"/>
        <w:bottom w:val="none" w:sz="0" w:space="0" w:color="auto"/>
        <w:right w:val="none" w:sz="0" w:space="0" w:color="auto"/>
      </w:divBdr>
    </w:div>
    <w:div w:id="1942561844">
      <w:bodyDiv w:val="1"/>
      <w:marLeft w:val="0"/>
      <w:marRight w:val="0"/>
      <w:marTop w:val="0"/>
      <w:marBottom w:val="0"/>
      <w:divBdr>
        <w:top w:val="none" w:sz="0" w:space="0" w:color="auto"/>
        <w:left w:val="none" w:sz="0" w:space="0" w:color="auto"/>
        <w:bottom w:val="none" w:sz="0" w:space="0" w:color="auto"/>
        <w:right w:val="none" w:sz="0" w:space="0" w:color="auto"/>
      </w:divBdr>
      <w:divsChild>
        <w:div w:id="1364669630">
          <w:marLeft w:val="0"/>
          <w:marRight w:val="0"/>
          <w:marTop w:val="0"/>
          <w:marBottom w:val="0"/>
          <w:divBdr>
            <w:top w:val="none" w:sz="0" w:space="0" w:color="auto"/>
            <w:left w:val="none" w:sz="0" w:space="0" w:color="auto"/>
            <w:bottom w:val="none" w:sz="0" w:space="0" w:color="auto"/>
            <w:right w:val="none" w:sz="0" w:space="0" w:color="auto"/>
          </w:divBdr>
          <w:divsChild>
            <w:div w:id="1428697992">
              <w:marLeft w:val="0"/>
              <w:marRight w:val="0"/>
              <w:marTop w:val="0"/>
              <w:marBottom w:val="0"/>
              <w:divBdr>
                <w:top w:val="none" w:sz="0" w:space="0" w:color="auto"/>
                <w:left w:val="none" w:sz="0" w:space="0" w:color="auto"/>
                <w:bottom w:val="none" w:sz="0" w:space="0" w:color="auto"/>
                <w:right w:val="none" w:sz="0" w:space="0" w:color="auto"/>
              </w:divBdr>
            </w:div>
            <w:div w:id="19357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883">
      <w:bodyDiv w:val="1"/>
      <w:marLeft w:val="0"/>
      <w:marRight w:val="0"/>
      <w:marTop w:val="0"/>
      <w:marBottom w:val="0"/>
      <w:divBdr>
        <w:top w:val="none" w:sz="0" w:space="0" w:color="auto"/>
        <w:left w:val="none" w:sz="0" w:space="0" w:color="auto"/>
        <w:bottom w:val="none" w:sz="0" w:space="0" w:color="auto"/>
        <w:right w:val="none" w:sz="0" w:space="0" w:color="auto"/>
      </w:divBdr>
      <w:divsChild>
        <w:div w:id="261382234">
          <w:marLeft w:val="0"/>
          <w:marRight w:val="0"/>
          <w:marTop w:val="0"/>
          <w:marBottom w:val="0"/>
          <w:divBdr>
            <w:top w:val="none" w:sz="0" w:space="0" w:color="auto"/>
            <w:left w:val="none" w:sz="0" w:space="0" w:color="auto"/>
            <w:bottom w:val="none" w:sz="0" w:space="0" w:color="auto"/>
            <w:right w:val="none" w:sz="0" w:space="0" w:color="auto"/>
          </w:divBdr>
          <w:divsChild>
            <w:div w:id="13468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494">
      <w:bodyDiv w:val="1"/>
      <w:marLeft w:val="0"/>
      <w:marRight w:val="0"/>
      <w:marTop w:val="0"/>
      <w:marBottom w:val="0"/>
      <w:divBdr>
        <w:top w:val="none" w:sz="0" w:space="0" w:color="auto"/>
        <w:left w:val="none" w:sz="0" w:space="0" w:color="auto"/>
        <w:bottom w:val="none" w:sz="0" w:space="0" w:color="auto"/>
        <w:right w:val="none" w:sz="0" w:space="0" w:color="auto"/>
      </w:divBdr>
    </w:div>
    <w:div w:id="1945962460">
      <w:bodyDiv w:val="1"/>
      <w:marLeft w:val="0"/>
      <w:marRight w:val="0"/>
      <w:marTop w:val="0"/>
      <w:marBottom w:val="0"/>
      <w:divBdr>
        <w:top w:val="none" w:sz="0" w:space="0" w:color="auto"/>
        <w:left w:val="none" w:sz="0" w:space="0" w:color="auto"/>
        <w:bottom w:val="none" w:sz="0" w:space="0" w:color="auto"/>
        <w:right w:val="none" w:sz="0" w:space="0" w:color="auto"/>
      </w:divBdr>
      <w:divsChild>
        <w:div w:id="1134636822">
          <w:marLeft w:val="0"/>
          <w:marRight w:val="0"/>
          <w:marTop w:val="0"/>
          <w:marBottom w:val="0"/>
          <w:divBdr>
            <w:top w:val="none" w:sz="0" w:space="0" w:color="auto"/>
            <w:left w:val="none" w:sz="0" w:space="0" w:color="auto"/>
            <w:bottom w:val="none" w:sz="0" w:space="0" w:color="auto"/>
            <w:right w:val="none" w:sz="0" w:space="0" w:color="auto"/>
          </w:divBdr>
          <w:divsChild>
            <w:div w:id="8451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6963">
      <w:bodyDiv w:val="1"/>
      <w:marLeft w:val="0"/>
      <w:marRight w:val="0"/>
      <w:marTop w:val="0"/>
      <w:marBottom w:val="0"/>
      <w:divBdr>
        <w:top w:val="none" w:sz="0" w:space="0" w:color="auto"/>
        <w:left w:val="none" w:sz="0" w:space="0" w:color="auto"/>
        <w:bottom w:val="none" w:sz="0" w:space="0" w:color="auto"/>
        <w:right w:val="none" w:sz="0" w:space="0" w:color="auto"/>
      </w:divBdr>
      <w:divsChild>
        <w:div w:id="1421759830">
          <w:marLeft w:val="0"/>
          <w:marRight w:val="0"/>
          <w:marTop w:val="0"/>
          <w:marBottom w:val="0"/>
          <w:divBdr>
            <w:top w:val="none" w:sz="0" w:space="0" w:color="auto"/>
            <w:left w:val="none" w:sz="0" w:space="0" w:color="auto"/>
            <w:bottom w:val="none" w:sz="0" w:space="0" w:color="auto"/>
            <w:right w:val="none" w:sz="0" w:space="0" w:color="auto"/>
          </w:divBdr>
          <w:divsChild>
            <w:div w:id="13541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0980">
      <w:bodyDiv w:val="1"/>
      <w:marLeft w:val="0"/>
      <w:marRight w:val="0"/>
      <w:marTop w:val="0"/>
      <w:marBottom w:val="0"/>
      <w:divBdr>
        <w:top w:val="none" w:sz="0" w:space="0" w:color="auto"/>
        <w:left w:val="none" w:sz="0" w:space="0" w:color="auto"/>
        <w:bottom w:val="none" w:sz="0" w:space="0" w:color="auto"/>
        <w:right w:val="none" w:sz="0" w:space="0" w:color="auto"/>
      </w:divBdr>
      <w:divsChild>
        <w:div w:id="1293251872">
          <w:marLeft w:val="0"/>
          <w:marRight w:val="0"/>
          <w:marTop w:val="0"/>
          <w:marBottom w:val="0"/>
          <w:divBdr>
            <w:top w:val="none" w:sz="0" w:space="0" w:color="auto"/>
            <w:left w:val="none" w:sz="0" w:space="0" w:color="auto"/>
            <w:bottom w:val="none" w:sz="0" w:space="0" w:color="auto"/>
            <w:right w:val="none" w:sz="0" w:space="0" w:color="auto"/>
          </w:divBdr>
          <w:divsChild>
            <w:div w:id="515846417">
              <w:marLeft w:val="0"/>
              <w:marRight w:val="0"/>
              <w:marTop w:val="0"/>
              <w:marBottom w:val="0"/>
              <w:divBdr>
                <w:top w:val="none" w:sz="0" w:space="0" w:color="auto"/>
                <w:left w:val="none" w:sz="0" w:space="0" w:color="auto"/>
                <w:bottom w:val="none" w:sz="0" w:space="0" w:color="auto"/>
                <w:right w:val="none" w:sz="0" w:space="0" w:color="auto"/>
              </w:divBdr>
            </w:div>
            <w:div w:id="15550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5457">
      <w:bodyDiv w:val="1"/>
      <w:marLeft w:val="0"/>
      <w:marRight w:val="0"/>
      <w:marTop w:val="0"/>
      <w:marBottom w:val="0"/>
      <w:divBdr>
        <w:top w:val="none" w:sz="0" w:space="0" w:color="auto"/>
        <w:left w:val="none" w:sz="0" w:space="0" w:color="auto"/>
        <w:bottom w:val="none" w:sz="0" w:space="0" w:color="auto"/>
        <w:right w:val="none" w:sz="0" w:space="0" w:color="auto"/>
      </w:divBdr>
      <w:divsChild>
        <w:div w:id="233244789">
          <w:marLeft w:val="0"/>
          <w:marRight w:val="0"/>
          <w:marTop w:val="0"/>
          <w:marBottom w:val="0"/>
          <w:divBdr>
            <w:top w:val="none" w:sz="0" w:space="0" w:color="auto"/>
            <w:left w:val="none" w:sz="0" w:space="0" w:color="auto"/>
            <w:bottom w:val="none" w:sz="0" w:space="0" w:color="auto"/>
            <w:right w:val="none" w:sz="0" w:space="0" w:color="auto"/>
          </w:divBdr>
          <w:divsChild>
            <w:div w:id="13471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7516">
      <w:bodyDiv w:val="1"/>
      <w:marLeft w:val="0"/>
      <w:marRight w:val="0"/>
      <w:marTop w:val="0"/>
      <w:marBottom w:val="0"/>
      <w:divBdr>
        <w:top w:val="none" w:sz="0" w:space="0" w:color="auto"/>
        <w:left w:val="none" w:sz="0" w:space="0" w:color="auto"/>
        <w:bottom w:val="none" w:sz="0" w:space="0" w:color="auto"/>
        <w:right w:val="none" w:sz="0" w:space="0" w:color="auto"/>
      </w:divBdr>
      <w:divsChild>
        <w:div w:id="2086955642">
          <w:marLeft w:val="0"/>
          <w:marRight w:val="0"/>
          <w:marTop w:val="0"/>
          <w:marBottom w:val="0"/>
          <w:divBdr>
            <w:top w:val="none" w:sz="0" w:space="0" w:color="auto"/>
            <w:left w:val="none" w:sz="0" w:space="0" w:color="auto"/>
            <w:bottom w:val="none" w:sz="0" w:space="0" w:color="auto"/>
            <w:right w:val="none" w:sz="0" w:space="0" w:color="auto"/>
          </w:divBdr>
          <w:divsChild>
            <w:div w:id="8686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3080">
      <w:bodyDiv w:val="1"/>
      <w:marLeft w:val="0"/>
      <w:marRight w:val="0"/>
      <w:marTop w:val="0"/>
      <w:marBottom w:val="0"/>
      <w:divBdr>
        <w:top w:val="none" w:sz="0" w:space="0" w:color="auto"/>
        <w:left w:val="none" w:sz="0" w:space="0" w:color="auto"/>
        <w:bottom w:val="none" w:sz="0" w:space="0" w:color="auto"/>
        <w:right w:val="none" w:sz="0" w:space="0" w:color="auto"/>
      </w:divBdr>
      <w:divsChild>
        <w:div w:id="413474888">
          <w:marLeft w:val="0"/>
          <w:marRight w:val="0"/>
          <w:marTop w:val="0"/>
          <w:marBottom w:val="0"/>
          <w:divBdr>
            <w:top w:val="none" w:sz="0" w:space="0" w:color="auto"/>
            <w:left w:val="none" w:sz="0" w:space="0" w:color="auto"/>
            <w:bottom w:val="none" w:sz="0" w:space="0" w:color="auto"/>
            <w:right w:val="none" w:sz="0" w:space="0" w:color="auto"/>
          </w:divBdr>
          <w:divsChild>
            <w:div w:id="8780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30320">
      <w:bodyDiv w:val="1"/>
      <w:marLeft w:val="0"/>
      <w:marRight w:val="0"/>
      <w:marTop w:val="0"/>
      <w:marBottom w:val="0"/>
      <w:divBdr>
        <w:top w:val="none" w:sz="0" w:space="0" w:color="auto"/>
        <w:left w:val="none" w:sz="0" w:space="0" w:color="auto"/>
        <w:bottom w:val="none" w:sz="0" w:space="0" w:color="auto"/>
        <w:right w:val="none" w:sz="0" w:space="0" w:color="auto"/>
      </w:divBdr>
      <w:divsChild>
        <w:div w:id="1408115160">
          <w:marLeft w:val="0"/>
          <w:marRight w:val="0"/>
          <w:marTop w:val="0"/>
          <w:marBottom w:val="0"/>
          <w:divBdr>
            <w:top w:val="none" w:sz="0" w:space="0" w:color="auto"/>
            <w:left w:val="none" w:sz="0" w:space="0" w:color="auto"/>
            <w:bottom w:val="none" w:sz="0" w:space="0" w:color="auto"/>
            <w:right w:val="none" w:sz="0" w:space="0" w:color="auto"/>
          </w:divBdr>
          <w:divsChild>
            <w:div w:id="11646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437037">
      <w:bodyDiv w:val="1"/>
      <w:marLeft w:val="0"/>
      <w:marRight w:val="0"/>
      <w:marTop w:val="0"/>
      <w:marBottom w:val="0"/>
      <w:divBdr>
        <w:top w:val="none" w:sz="0" w:space="0" w:color="auto"/>
        <w:left w:val="none" w:sz="0" w:space="0" w:color="auto"/>
        <w:bottom w:val="none" w:sz="0" w:space="0" w:color="auto"/>
        <w:right w:val="none" w:sz="0" w:space="0" w:color="auto"/>
      </w:divBdr>
      <w:divsChild>
        <w:div w:id="1094519448">
          <w:marLeft w:val="0"/>
          <w:marRight w:val="0"/>
          <w:marTop w:val="0"/>
          <w:marBottom w:val="0"/>
          <w:divBdr>
            <w:top w:val="none" w:sz="0" w:space="0" w:color="auto"/>
            <w:left w:val="none" w:sz="0" w:space="0" w:color="auto"/>
            <w:bottom w:val="none" w:sz="0" w:space="0" w:color="auto"/>
            <w:right w:val="none" w:sz="0" w:space="0" w:color="auto"/>
          </w:divBdr>
          <w:divsChild>
            <w:div w:id="80369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421">
      <w:bodyDiv w:val="1"/>
      <w:marLeft w:val="0"/>
      <w:marRight w:val="0"/>
      <w:marTop w:val="0"/>
      <w:marBottom w:val="0"/>
      <w:divBdr>
        <w:top w:val="none" w:sz="0" w:space="0" w:color="auto"/>
        <w:left w:val="none" w:sz="0" w:space="0" w:color="auto"/>
        <w:bottom w:val="none" w:sz="0" w:space="0" w:color="auto"/>
        <w:right w:val="none" w:sz="0" w:space="0" w:color="auto"/>
      </w:divBdr>
      <w:divsChild>
        <w:div w:id="170686926">
          <w:marLeft w:val="0"/>
          <w:marRight w:val="0"/>
          <w:marTop w:val="0"/>
          <w:marBottom w:val="0"/>
          <w:divBdr>
            <w:top w:val="none" w:sz="0" w:space="0" w:color="auto"/>
            <w:left w:val="none" w:sz="0" w:space="0" w:color="auto"/>
            <w:bottom w:val="none" w:sz="0" w:space="0" w:color="auto"/>
            <w:right w:val="none" w:sz="0" w:space="0" w:color="auto"/>
          </w:divBdr>
          <w:divsChild>
            <w:div w:id="11988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6352">
      <w:bodyDiv w:val="1"/>
      <w:marLeft w:val="0"/>
      <w:marRight w:val="0"/>
      <w:marTop w:val="0"/>
      <w:marBottom w:val="0"/>
      <w:divBdr>
        <w:top w:val="none" w:sz="0" w:space="0" w:color="auto"/>
        <w:left w:val="none" w:sz="0" w:space="0" w:color="auto"/>
        <w:bottom w:val="none" w:sz="0" w:space="0" w:color="auto"/>
        <w:right w:val="none" w:sz="0" w:space="0" w:color="auto"/>
      </w:divBdr>
      <w:divsChild>
        <w:div w:id="700283735">
          <w:marLeft w:val="0"/>
          <w:marRight w:val="0"/>
          <w:marTop w:val="0"/>
          <w:marBottom w:val="0"/>
          <w:divBdr>
            <w:top w:val="none" w:sz="0" w:space="0" w:color="auto"/>
            <w:left w:val="none" w:sz="0" w:space="0" w:color="auto"/>
            <w:bottom w:val="none" w:sz="0" w:space="0" w:color="auto"/>
            <w:right w:val="none" w:sz="0" w:space="0" w:color="auto"/>
          </w:divBdr>
          <w:divsChild>
            <w:div w:id="1681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8209">
      <w:bodyDiv w:val="1"/>
      <w:marLeft w:val="0"/>
      <w:marRight w:val="0"/>
      <w:marTop w:val="0"/>
      <w:marBottom w:val="0"/>
      <w:divBdr>
        <w:top w:val="none" w:sz="0" w:space="0" w:color="auto"/>
        <w:left w:val="none" w:sz="0" w:space="0" w:color="auto"/>
        <w:bottom w:val="none" w:sz="0" w:space="0" w:color="auto"/>
        <w:right w:val="none" w:sz="0" w:space="0" w:color="auto"/>
      </w:divBdr>
      <w:divsChild>
        <w:div w:id="1788040491">
          <w:marLeft w:val="0"/>
          <w:marRight w:val="0"/>
          <w:marTop w:val="0"/>
          <w:marBottom w:val="0"/>
          <w:divBdr>
            <w:top w:val="none" w:sz="0" w:space="0" w:color="auto"/>
            <w:left w:val="none" w:sz="0" w:space="0" w:color="auto"/>
            <w:bottom w:val="none" w:sz="0" w:space="0" w:color="auto"/>
            <w:right w:val="none" w:sz="0" w:space="0" w:color="auto"/>
          </w:divBdr>
          <w:divsChild>
            <w:div w:id="17276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1182">
      <w:bodyDiv w:val="1"/>
      <w:marLeft w:val="0"/>
      <w:marRight w:val="0"/>
      <w:marTop w:val="0"/>
      <w:marBottom w:val="0"/>
      <w:divBdr>
        <w:top w:val="none" w:sz="0" w:space="0" w:color="auto"/>
        <w:left w:val="none" w:sz="0" w:space="0" w:color="auto"/>
        <w:bottom w:val="none" w:sz="0" w:space="0" w:color="auto"/>
        <w:right w:val="none" w:sz="0" w:space="0" w:color="auto"/>
      </w:divBdr>
      <w:divsChild>
        <w:div w:id="1505123377">
          <w:marLeft w:val="0"/>
          <w:marRight w:val="0"/>
          <w:marTop w:val="0"/>
          <w:marBottom w:val="0"/>
          <w:divBdr>
            <w:top w:val="none" w:sz="0" w:space="0" w:color="auto"/>
            <w:left w:val="none" w:sz="0" w:space="0" w:color="auto"/>
            <w:bottom w:val="none" w:sz="0" w:space="0" w:color="auto"/>
            <w:right w:val="none" w:sz="0" w:space="0" w:color="auto"/>
          </w:divBdr>
          <w:divsChild>
            <w:div w:id="6869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1271">
      <w:bodyDiv w:val="1"/>
      <w:marLeft w:val="0"/>
      <w:marRight w:val="0"/>
      <w:marTop w:val="0"/>
      <w:marBottom w:val="0"/>
      <w:divBdr>
        <w:top w:val="none" w:sz="0" w:space="0" w:color="auto"/>
        <w:left w:val="none" w:sz="0" w:space="0" w:color="auto"/>
        <w:bottom w:val="none" w:sz="0" w:space="0" w:color="auto"/>
        <w:right w:val="none" w:sz="0" w:space="0" w:color="auto"/>
      </w:divBdr>
      <w:divsChild>
        <w:div w:id="260651405">
          <w:marLeft w:val="0"/>
          <w:marRight w:val="0"/>
          <w:marTop w:val="0"/>
          <w:marBottom w:val="0"/>
          <w:divBdr>
            <w:top w:val="none" w:sz="0" w:space="0" w:color="auto"/>
            <w:left w:val="none" w:sz="0" w:space="0" w:color="auto"/>
            <w:bottom w:val="none" w:sz="0" w:space="0" w:color="auto"/>
            <w:right w:val="none" w:sz="0" w:space="0" w:color="auto"/>
          </w:divBdr>
          <w:divsChild>
            <w:div w:id="12445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6098">
      <w:bodyDiv w:val="1"/>
      <w:marLeft w:val="0"/>
      <w:marRight w:val="0"/>
      <w:marTop w:val="0"/>
      <w:marBottom w:val="0"/>
      <w:divBdr>
        <w:top w:val="none" w:sz="0" w:space="0" w:color="auto"/>
        <w:left w:val="none" w:sz="0" w:space="0" w:color="auto"/>
        <w:bottom w:val="none" w:sz="0" w:space="0" w:color="auto"/>
        <w:right w:val="none" w:sz="0" w:space="0" w:color="auto"/>
      </w:divBdr>
      <w:divsChild>
        <w:div w:id="2048262210">
          <w:marLeft w:val="0"/>
          <w:marRight w:val="0"/>
          <w:marTop w:val="0"/>
          <w:marBottom w:val="0"/>
          <w:divBdr>
            <w:top w:val="none" w:sz="0" w:space="0" w:color="auto"/>
            <w:left w:val="none" w:sz="0" w:space="0" w:color="auto"/>
            <w:bottom w:val="none" w:sz="0" w:space="0" w:color="auto"/>
            <w:right w:val="none" w:sz="0" w:space="0" w:color="auto"/>
          </w:divBdr>
          <w:divsChild>
            <w:div w:id="13323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00103">
      <w:bodyDiv w:val="1"/>
      <w:marLeft w:val="0"/>
      <w:marRight w:val="0"/>
      <w:marTop w:val="0"/>
      <w:marBottom w:val="0"/>
      <w:divBdr>
        <w:top w:val="none" w:sz="0" w:space="0" w:color="auto"/>
        <w:left w:val="none" w:sz="0" w:space="0" w:color="auto"/>
        <w:bottom w:val="none" w:sz="0" w:space="0" w:color="auto"/>
        <w:right w:val="none" w:sz="0" w:space="0" w:color="auto"/>
      </w:divBdr>
      <w:divsChild>
        <w:div w:id="1538472744">
          <w:marLeft w:val="0"/>
          <w:marRight w:val="0"/>
          <w:marTop w:val="0"/>
          <w:marBottom w:val="0"/>
          <w:divBdr>
            <w:top w:val="none" w:sz="0" w:space="0" w:color="auto"/>
            <w:left w:val="none" w:sz="0" w:space="0" w:color="auto"/>
            <w:bottom w:val="none" w:sz="0" w:space="0" w:color="auto"/>
            <w:right w:val="none" w:sz="0" w:space="0" w:color="auto"/>
          </w:divBdr>
          <w:divsChild>
            <w:div w:id="13888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4022">
      <w:bodyDiv w:val="1"/>
      <w:marLeft w:val="0"/>
      <w:marRight w:val="0"/>
      <w:marTop w:val="0"/>
      <w:marBottom w:val="0"/>
      <w:divBdr>
        <w:top w:val="none" w:sz="0" w:space="0" w:color="auto"/>
        <w:left w:val="none" w:sz="0" w:space="0" w:color="auto"/>
        <w:bottom w:val="none" w:sz="0" w:space="0" w:color="auto"/>
        <w:right w:val="none" w:sz="0" w:space="0" w:color="auto"/>
      </w:divBdr>
      <w:divsChild>
        <w:div w:id="1552692604">
          <w:marLeft w:val="0"/>
          <w:marRight w:val="0"/>
          <w:marTop w:val="0"/>
          <w:marBottom w:val="0"/>
          <w:divBdr>
            <w:top w:val="none" w:sz="0" w:space="0" w:color="auto"/>
            <w:left w:val="none" w:sz="0" w:space="0" w:color="auto"/>
            <w:bottom w:val="none" w:sz="0" w:space="0" w:color="auto"/>
            <w:right w:val="none" w:sz="0" w:space="0" w:color="auto"/>
          </w:divBdr>
          <w:divsChild>
            <w:div w:id="17091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10858">
      <w:bodyDiv w:val="1"/>
      <w:marLeft w:val="0"/>
      <w:marRight w:val="0"/>
      <w:marTop w:val="0"/>
      <w:marBottom w:val="0"/>
      <w:divBdr>
        <w:top w:val="none" w:sz="0" w:space="0" w:color="auto"/>
        <w:left w:val="none" w:sz="0" w:space="0" w:color="auto"/>
        <w:bottom w:val="none" w:sz="0" w:space="0" w:color="auto"/>
        <w:right w:val="none" w:sz="0" w:space="0" w:color="auto"/>
      </w:divBdr>
      <w:divsChild>
        <w:div w:id="230626929">
          <w:marLeft w:val="0"/>
          <w:marRight w:val="0"/>
          <w:marTop w:val="0"/>
          <w:marBottom w:val="0"/>
          <w:divBdr>
            <w:top w:val="none" w:sz="0" w:space="0" w:color="auto"/>
            <w:left w:val="none" w:sz="0" w:space="0" w:color="auto"/>
            <w:bottom w:val="none" w:sz="0" w:space="0" w:color="auto"/>
            <w:right w:val="none" w:sz="0" w:space="0" w:color="auto"/>
          </w:divBdr>
          <w:divsChild>
            <w:div w:id="4705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5777">
      <w:bodyDiv w:val="1"/>
      <w:marLeft w:val="0"/>
      <w:marRight w:val="0"/>
      <w:marTop w:val="0"/>
      <w:marBottom w:val="0"/>
      <w:divBdr>
        <w:top w:val="none" w:sz="0" w:space="0" w:color="auto"/>
        <w:left w:val="none" w:sz="0" w:space="0" w:color="auto"/>
        <w:bottom w:val="none" w:sz="0" w:space="0" w:color="auto"/>
        <w:right w:val="none" w:sz="0" w:space="0" w:color="auto"/>
      </w:divBdr>
    </w:div>
    <w:div w:id="1962690334">
      <w:bodyDiv w:val="1"/>
      <w:marLeft w:val="0"/>
      <w:marRight w:val="0"/>
      <w:marTop w:val="0"/>
      <w:marBottom w:val="0"/>
      <w:divBdr>
        <w:top w:val="none" w:sz="0" w:space="0" w:color="auto"/>
        <w:left w:val="none" w:sz="0" w:space="0" w:color="auto"/>
        <w:bottom w:val="none" w:sz="0" w:space="0" w:color="auto"/>
        <w:right w:val="none" w:sz="0" w:space="0" w:color="auto"/>
      </w:divBdr>
      <w:divsChild>
        <w:div w:id="1035958924">
          <w:marLeft w:val="0"/>
          <w:marRight w:val="0"/>
          <w:marTop w:val="0"/>
          <w:marBottom w:val="0"/>
          <w:divBdr>
            <w:top w:val="none" w:sz="0" w:space="0" w:color="auto"/>
            <w:left w:val="none" w:sz="0" w:space="0" w:color="auto"/>
            <w:bottom w:val="none" w:sz="0" w:space="0" w:color="auto"/>
            <w:right w:val="none" w:sz="0" w:space="0" w:color="auto"/>
          </w:divBdr>
          <w:divsChild>
            <w:div w:id="2786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60642">
      <w:bodyDiv w:val="1"/>
      <w:marLeft w:val="0"/>
      <w:marRight w:val="0"/>
      <w:marTop w:val="0"/>
      <w:marBottom w:val="0"/>
      <w:divBdr>
        <w:top w:val="none" w:sz="0" w:space="0" w:color="auto"/>
        <w:left w:val="none" w:sz="0" w:space="0" w:color="auto"/>
        <w:bottom w:val="none" w:sz="0" w:space="0" w:color="auto"/>
        <w:right w:val="none" w:sz="0" w:space="0" w:color="auto"/>
      </w:divBdr>
      <w:divsChild>
        <w:div w:id="637688775">
          <w:marLeft w:val="0"/>
          <w:marRight w:val="0"/>
          <w:marTop w:val="0"/>
          <w:marBottom w:val="0"/>
          <w:divBdr>
            <w:top w:val="none" w:sz="0" w:space="0" w:color="auto"/>
            <w:left w:val="none" w:sz="0" w:space="0" w:color="auto"/>
            <w:bottom w:val="none" w:sz="0" w:space="0" w:color="auto"/>
            <w:right w:val="none" w:sz="0" w:space="0" w:color="auto"/>
          </w:divBdr>
          <w:divsChild>
            <w:div w:id="13229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5623">
      <w:bodyDiv w:val="1"/>
      <w:marLeft w:val="0"/>
      <w:marRight w:val="0"/>
      <w:marTop w:val="0"/>
      <w:marBottom w:val="0"/>
      <w:divBdr>
        <w:top w:val="none" w:sz="0" w:space="0" w:color="auto"/>
        <w:left w:val="none" w:sz="0" w:space="0" w:color="auto"/>
        <w:bottom w:val="none" w:sz="0" w:space="0" w:color="auto"/>
        <w:right w:val="none" w:sz="0" w:space="0" w:color="auto"/>
      </w:divBdr>
      <w:divsChild>
        <w:div w:id="2147234479">
          <w:marLeft w:val="0"/>
          <w:marRight w:val="0"/>
          <w:marTop w:val="0"/>
          <w:marBottom w:val="0"/>
          <w:divBdr>
            <w:top w:val="none" w:sz="0" w:space="0" w:color="auto"/>
            <w:left w:val="none" w:sz="0" w:space="0" w:color="auto"/>
            <w:bottom w:val="none" w:sz="0" w:space="0" w:color="auto"/>
            <w:right w:val="none" w:sz="0" w:space="0" w:color="auto"/>
          </w:divBdr>
          <w:divsChild>
            <w:div w:id="2557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6888">
      <w:bodyDiv w:val="1"/>
      <w:marLeft w:val="0"/>
      <w:marRight w:val="0"/>
      <w:marTop w:val="0"/>
      <w:marBottom w:val="0"/>
      <w:divBdr>
        <w:top w:val="none" w:sz="0" w:space="0" w:color="auto"/>
        <w:left w:val="none" w:sz="0" w:space="0" w:color="auto"/>
        <w:bottom w:val="none" w:sz="0" w:space="0" w:color="auto"/>
        <w:right w:val="none" w:sz="0" w:space="0" w:color="auto"/>
      </w:divBdr>
      <w:divsChild>
        <w:div w:id="1945334478">
          <w:marLeft w:val="0"/>
          <w:marRight w:val="0"/>
          <w:marTop w:val="0"/>
          <w:marBottom w:val="0"/>
          <w:divBdr>
            <w:top w:val="none" w:sz="0" w:space="0" w:color="auto"/>
            <w:left w:val="none" w:sz="0" w:space="0" w:color="auto"/>
            <w:bottom w:val="none" w:sz="0" w:space="0" w:color="auto"/>
            <w:right w:val="none" w:sz="0" w:space="0" w:color="auto"/>
          </w:divBdr>
          <w:divsChild>
            <w:div w:id="15557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3212">
      <w:bodyDiv w:val="1"/>
      <w:marLeft w:val="0"/>
      <w:marRight w:val="0"/>
      <w:marTop w:val="0"/>
      <w:marBottom w:val="0"/>
      <w:divBdr>
        <w:top w:val="none" w:sz="0" w:space="0" w:color="auto"/>
        <w:left w:val="none" w:sz="0" w:space="0" w:color="auto"/>
        <w:bottom w:val="none" w:sz="0" w:space="0" w:color="auto"/>
        <w:right w:val="none" w:sz="0" w:space="0" w:color="auto"/>
      </w:divBdr>
      <w:divsChild>
        <w:div w:id="664674956">
          <w:marLeft w:val="0"/>
          <w:marRight w:val="0"/>
          <w:marTop w:val="0"/>
          <w:marBottom w:val="0"/>
          <w:divBdr>
            <w:top w:val="none" w:sz="0" w:space="0" w:color="auto"/>
            <w:left w:val="none" w:sz="0" w:space="0" w:color="auto"/>
            <w:bottom w:val="none" w:sz="0" w:space="0" w:color="auto"/>
            <w:right w:val="none" w:sz="0" w:space="0" w:color="auto"/>
          </w:divBdr>
          <w:divsChild>
            <w:div w:id="17975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3205">
      <w:bodyDiv w:val="1"/>
      <w:marLeft w:val="0"/>
      <w:marRight w:val="0"/>
      <w:marTop w:val="0"/>
      <w:marBottom w:val="0"/>
      <w:divBdr>
        <w:top w:val="none" w:sz="0" w:space="0" w:color="auto"/>
        <w:left w:val="none" w:sz="0" w:space="0" w:color="auto"/>
        <w:bottom w:val="none" w:sz="0" w:space="0" w:color="auto"/>
        <w:right w:val="none" w:sz="0" w:space="0" w:color="auto"/>
      </w:divBdr>
      <w:divsChild>
        <w:div w:id="821653878">
          <w:marLeft w:val="0"/>
          <w:marRight w:val="0"/>
          <w:marTop w:val="0"/>
          <w:marBottom w:val="0"/>
          <w:divBdr>
            <w:top w:val="none" w:sz="0" w:space="0" w:color="auto"/>
            <w:left w:val="none" w:sz="0" w:space="0" w:color="auto"/>
            <w:bottom w:val="none" w:sz="0" w:space="0" w:color="auto"/>
            <w:right w:val="none" w:sz="0" w:space="0" w:color="auto"/>
          </w:divBdr>
          <w:divsChild>
            <w:div w:id="12249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9211">
      <w:bodyDiv w:val="1"/>
      <w:marLeft w:val="0"/>
      <w:marRight w:val="0"/>
      <w:marTop w:val="0"/>
      <w:marBottom w:val="0"/>
      <w:divBdr>
        <w:top w:val="none" w:sz="0" w:space="0" w:color="auto"/>
        <w:left w:val="none" w:sz="0" w:space="0" w:color="auto"/>
        <w:bottom w:val="none" w:sz="0" w:space="0" w:color="auto"/>
        <w:right w:val="none" w:sz="0" w:space="0" w:color="auto"/>
      </w:divBdr>
      <w:divsChild>
        <w:div w:id="2013874421">
          <w:marLeft w:val="0"/>
          <w:marRight w:val="0"/>
          <w:marTop w:val="0"/>
          <w:marBottom w:val="0"/>
          <w:divBdr>
            <w:top w:val="none" w:sz="0" w:space="0" w:color="auto"/>
            <w:left w:val="none" w:sz="0" w:space="0" w:color="auto"/>
            <w:bottom w:val="none" w:sz="0" w:space="0" w:color="auto"/>
            <w:right w:val="none" w:sz="0" w:space="0" w:color="auto"/>
          </w:divBdr>
          <w:divsChild>
            <w:div w:id="8264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4464">
      <w:bodyDiv w:val="1"/>
      <w:marLeft w:val="0"/>
      <w:marRight w:val="0"/>
      <w:marTop w:val="0"/>
      <w:marBottom w:val="0"/>
      <w:divBdr>
        <w:top w:val="none" w:sz="0" w:space="0" w:color="auto"/>
        <w:left w:val="none" w:sz="0" w:space="0" w:color="auto"/>
        <w:bottom w:val="none" w:sz="0" w:space="0" w:color="auto"/>
        <w:right w:val="none" w:sz="0" w:space="0" w:color="auto"/>
      </w:divBdr>
      <w:divsChild>
        <w:div w:id="1579441061">
          <w:marLeft w:val="0"/>
          <w:marRight w:val="0"/>
          <w:marTop w:val="0"/>
          <w:marBottom w:val="0"/>
          <w:divBdr>
            <w:top w:val="none" w:sz="0" w:space="0" w:color="auto"/>
            <w:left w:val="none" w:sz="0" w:space="0" w:color="auto"/>
            <w:bottom w:val="none" w:sz="0" w:space="0" w:color="auto"/>
            <w:right w:val="none" w:sz="0" w:space="0" w:color="auto"/>
          </w:divBdr>
          <w:divsChild>
            <w:div w:id="21465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9597">
      <w:bodyDiv w:val="1"/>
      <w:marLeft w:val="0"/>
      <w:marRight w:val="0"/>
      <w:marTop w:val="0"/>
      <w:marBottom w:val="0"/>
      <w:divBdr>
        <w:top w:val="none" w:sz="0" w:space="0" w:color="auto"/>
        <w:left w:val="none" w:sz="0" w:space="0" w:color="auto"/>
        <w:bottom w:val="none" w:sz="0" w:space="0" w:color="auto"/>
        <w:right w:val="none" w:sz="0" w:space="0" w:color="auto"/>
      </w:divBdr>
      <w:divsChild>
        <w:div w:id="1003316324">
          <w:marLeft w:val="0"/>
          <w:marRight w:val="0"/>
          <w:marTop w:val="0"/>
          <w:marBottom w:val="0"/>
          <w:divBdr>
            <w:top w:val="none" w:sz="0" w:space="0" w:color="auto"/>
            <w:left w:val="none" w:sz="0" w:space="0" w:color="auto"/>
            <w:bottom w:val="none" w:sz="0" w:space="0" w:color="auto"/>
            <w:right w:val="none" w:sz="0" w:space="0" w:color="auto"/>
          </w:divBdr>
          <w:divsChild>
            <w:div w:id="78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70532">
      <w:bodyDiv w:val="1"/>
      <w:marLeft w:val="0"/>
      <w:marRight w:val="0"/>
      <w:marTop w:val="0"/>
      <w:marBottom w:val="0"/>
      <w:divBdr>
        <w:top w:val="none" w:sz="0" w:space="0" w:color="auto"/>
        <w:left w:val="none" w:sz="0" w:space="0" w:color="auto"/>
        <w:bottom w:val="none" w:sz="0" w:space="0" w:color="auto"/>
        <w:right w:val="none" w:sz="0" w:space="0" w:color="auto"/>
      </w:divBdr>
      <w:divsChild>
        <w:div w:id="1735738239">
          <w:marLeft w:val="0"/>
          <w:marRight w:val="0"/>
          <w:marTop w:val="0"/>
          <w:marBottom w:val="0"/>
          <w:divBdr>
            <w:top w:val="none" w:sz="0" w:space="0" w:color="auto"/>
            <w:left w:val="none" w:sz="0" w:space="0" w:color="auto"/>
            <w:bottom w:val="none" w:sz="0" w:space="0" w:color="auto"/>
            <w:right w:val="none" w:sz="0" w:space="0" w:color="auto"/>
          </w:divBdr>
          <w:divsChild>
            <w:div w:id="13910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1687">
      <w:bodyDiv w:val="1"/>
      <w:marLeft w:val="0"/>
      <w:marRight w:val="0"/>
      <w:marTop w:val="0"/>
      <w:marBottom w:val="0"/>
      <w:divBdr>
        <w:top w:val="none" w:sz="0" w:space="0" w:color="auto"/>
        <w:left w:val="none" w:sz="0" w:space="0" w:color="auto"/>
        <w:bottom w:val="none" w:sz="0" w:space="0" w:color="auto"/>
        <w:right w:val="none" w:sz="0" w:space="0" w:color="auto"/>
      </w:divBdr>
      <w:divsChild>
        <w:div w:id="1250700007">
          <w:marLeft w:val="0"/>
          <w:marRight w:val="0"/>
          <w:marTop w:val="0"/>
          <w:marBottom w:val="0"/>
          <w:divBdr>
            <w:top w:val="none" w:sz="0" w:space="0" w:color="auto"/>
            <w:left w:val="none" w:sz="0" w:space="0" w:color="auto"/>
            <w:bottom w:val="none" w:sz="0" w:space="0" w:color="auto"/>
            <w:right w:val="none" w:sz="0" w:space="0" w:color="auto"/>
          </w:divBdr>
          <w:divsChild>
            <w:div w:id="1482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5153">
      <w:bodyDiv w:val="1"/>
      <w:marLeft w:val="0"/>
      <w:marRight w:val="0"/>
      <w:marTop w:val="0"/>
      <w:marBottom w:val="0"/>
      <w:divBdr>
        <w:top w:val="none" w:sz="0" w:space="0" w:color="auto"/>
        <w:left w:val="none" w:sz="0" w:space="0" w:color="auto"/>
        <w:bottom w:val="none" w:sz="0" w:space="0" w:color="auto"/>
        <w:right w:val="none" w:sz="0" w:space="0" w:color="auto"/>
      </w:divBdr>
      <w:divsChild>
        <w:div w:id="331760478">
          <w:marLeft w:val="0"/>
          <w:marRight w:val="0"/>
          <w:marTop w:val="0"/>
          <w:marBottom w:val="0"/>
          <w:divBdr>
            <w:top w:val="none" w:sz="0" w:space="0" w:color="auto"/>
            <w:left w:val="none" w:sz="0" w:space="0" w:color="auto"/>
            <w:bottom w:val="none" w:sz="0" w:space="0" w:color="auto"/>
            <w:right w:val="none" w:sz="0" w:space="0" w:color="auto"/>
          </w:divBdr>
          <w:divsChild>
            <w:div w:id="19589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9857">
      <w:bodyDiv w:val="1"/>
      <w:marLeft w:val="0"/>
      <w:marRight w:val="0"/>
      <w:marTop w:val="0"/>
      <w:marBottom w:val="0"/>
      <w:divBdr>
        <w:top w:val="none" w:sz="0" w:space="0" w:color="auto"/>
        <w:left w:val="none" w:sz="0" w:space="0" w:color="auto"/>
        <w:bottom w:val="none" w:sz="0" w:space="0" w:color="auto"/>
        <w:right w:val="none" w:sz="0" w:space="0" w:color="auto"/>
      </w:divBdr>
      <w:divsChild>
        <w:div w:id="201593960">
          <w:marLeft w:val="0"/>
          <w:marRight w:val="0"/>
          <w:marTop w:val="0"/>
          <w:marBottom w:val="0"/>
          <w:divBdr>
            <w:top w:val="none" w:sz="0" w:space="0" w:color="auto"/>
            <w:left w:val="none" w:sz="0" w:space="0" w:color="auto"/>
            <w:bottom w:val="none" w:sz="0" w:space="0" w:color="auto"/>
            <w:right w:val="none" w:sz="0" w:space="0" w:color="auto"/>
          </w:divBdr>
          <w:divsChild>
            <w:div w:id="20137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1107">
      <w:bodyDiv w:val="1"/>
      <w:marLeft w:val="0"/>
      <w:marRight w:val="0"/>
      <w:marTop w:val="0"/>
      <w:marBottom w:val="0"/>
      <w:divBdr>
        <w:top w:val="none" w:sz="0" w:space="0" w:color="auto"/>
        <w:left w:val="none" w:sz="0" w:space="0" w:color="auto"/>
        <w:bottom w:val="none" w:sz="0" w:space="0" w:color="auto"/>
        <w:right w:val="none" w:sz="0" w:space="0" w:color="auto"/>
      </w:divBdr>
      <w:divsChild>
        <w:div w:id="1200584562">
          <w:marLeft w:val="0"/>
          <w:marRight w:val="0"/>
          <w:marTop w:val="0"/>
          <w:marBottom w:val="0"/>
          <w:divBdr>
            <w:top w:val="none" w:sz="0" w:space="0" w:color="auto"/>
            <w:left w:val="none" w:sz="0" w:space="0" w:color="auto"/>
            <w:bottom w:val="none" w:sz="0" w:space="0" w:color="auto"/>
            <w:right w:val="none" w:sz="0" w:space="0" w:color="auto"/>
          </w:divBdr>
          <w:divsChild>
            <w:div w:id="16564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9339">
      <w:bodyDiv w:val="1"/>
      <w:marLeft w:val="0"/>
      <w:marRight w:val="0"/>
      <w:marTop w:val="0"/>
      <w:marBottom w:val="0"/>
      <w:divBdr>
        <w:top w:val="none" w:sz="0" w:space="0" w:color="auto"/>
        <w:left w:val="none" w:sz="0" w:space="0" w:color="auto"/>
        <w:bottom w:val="none" w:sz="0" w:space="0" w:color="auto"/>
        <w:right w:val="none" w:sz="0" w:space="0" w:color="auto"/>
      </w:divBdr>
      <w:divsChild>
        <w:div w:id="1366635210">
          <w:marLeft w:val="0"/>
          <w:marRight w:val="0"/>
          <w:marTop w:val="0"/>
          <w:marBottom w:val="0"/>
          <w:divBdr>
            <w:top w:val="none" w:sz="0" w:space="0" w:color="auto"/>
            <w:left w:val="none" w:sz="0" w:space="0" w:color="auto"/>
            <w:bottom w:val="none" w:sz="0" w:space="0" w:color="auto"/>
            <w:right w:val="none" w:sz="0" w:space="0" w:color="auto"/>
          </w:divBdr>
          <w:divsChild>
            <w:div w:id="187792998">
              <w:marLeft w:val="0"/>
              <w:marRight w:val="0"/>
              <w:marTop w:val="0"/>
              <w:marBottom w:val="0"/>
              <w:divBdr>
                <w:top w:val="none" w:sz="0" w:space="0" w:color="auto"/>
                <w:left w:val="none" w:sz="0" w:space="0" w:color="auto"/>
                <w:bottom w:val="none" w:sz="0" w:space="0" w:color="auto"/>
                <w:right w:val="none" w:sz="0" w:space="0" w:color="auto"/>
              </w:divBdr>
            </w:div>
            <w:div w:id="1161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8545">
      <w:bodyDiv w:val="1"/>
      <w:marLeft w:val="0"/>
      <w:marRight w:val="0"/>
      <w:marTop w:val="0"/>
      <w:marBottom w:val="0"/>
      <w:divBdr>
        <w:top w:val="none" w:sz="0" w:space="0" w:color="auto"/>
        <w:left w:val="none" w:sz="0" w:space="0" w:color="auto"/>
        <w:bottom w:val="none" w:sz="0" w:space="0" w:color="auto"/>
        <w:right w:val="none" w:sz="0" w:space="0" w:color="auto"/>
      </w:divBdr>
      <w:divsChild>
        <w:div w:id="2030570600">
          <w:marLeft w:val="0"/>
          <w:marRight w:val="0"/>
          <w:marTop w:val="0"/>
          <w:marBottom w:val="0"/>
          <w:divBdr>
            <w:top w:val="none" w:sz="0" w:space="0" w:color="auto"/>
            <w:left w:val="none" w:sz="0" w:space="0" w:color="auto"/>
            <w:bottom w:val="none" w:sz="0" w:space="0" w:color="auto"/>
            <w:right w:val="none" w:sz="0" w:space="0" w:color="auto"/>
          </w:divBdr>
          <w:divsChild>
            <w:div w:id="16949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2068">
      <w:bodyDiv w:val="1"/>
      <w:marLeft w:val="0"/>
      <w:marRight w:val="0"/>
      <w:marTop w:val="0"/>
      <w:marBottom w:val="0"/>
      <w:divBdr>
        <w:top w:val="none" w:sz="0" w:space="0" w:color="auto"/>
        <w:left w:val="none" w:sz="0" w:space="0" w:color="auto"/>
        <w:bottom w:val="none" w:sz="0" w:space="0" w:color="auto"/>
        <w:right w:val="none" w:sz="0" w:space="0" w:color="auto"/>
      </w:divBdr>
    </w:div>
    <w:div w:id="1991248216">
      <w:bodyDiv w:val="1"/>
      <w:marLeft w:val="0"/>
      <w:marRight w:val="0"/>
      <w:marTop w:val="0"/>
      <w:marBottom w:val="0"/>
      <w:divBdr>
        <w:top w:val="none" w:sz="0" w:space="0" w:color="auto"/>
        <w:left w:val="none" w:sz="0" w:space="0" w:color="auto"/>
        <w:bottom w:val="none" w:sz="0" w:space="0" w:color="auto"/>
        <w:right w:val="none" w:sz="0" w:space="0" w:color="auto"/>
      </w:divBdr>
    </w:div>
    <w:div w:id="1993243702">
      <w:bodyDiv w:val="1"/>
      <w:marLeft w:val="0"/>
      <w:marRight w:val="0"/>
      <w:marTop w:val="0"/>
      <w:marBottom w:val="0"/>
      <w:divBdr>
        <w:top w:val="none" w:sz="0" w:space="0" w:color="auto"/>
        <w:left w:val="none" w:sz="0" w:space="0" w:color="auto"/>
        <w:bottom w:val="none" w:sz="0" w:space="0" w:color="auto"/>
        <w:right w:val="none" w:sz="0" w:space="0" w:color="auto"/>
      </w:divBdr>
    </w:div>
    <w:div w:id="1995791944">
      <w:bodyDiv w:val="1"/>
      <w:marLeft w:val="0"/>
      <w:marRight w:val="0"/>
      <w:marTop w:val="0"/>
      <w:marBottom w:val="0"/>
      <w:divBdr>
        <w:top w:val="none" w:sz="0" w:space="0" w:color="auto"/>
        <w:left w:val="none" w:sz="0" w:space="0" w:color="auto"/>
        <w:bottom w:val="none" w:sz="0" w:space="0" w:color="auto"/>
        <w:right w:val="none" w:sz="0" w:space="0" w:color="auto"/>
      </w:divBdr>
      <w:divsChild>
        <w:div w:id="465856589">
          <w:marLeft w:val="0"/>
          <w:marRight w:val="0"/>
          <w:marTop w:val="0"/>
          <w:marBottom w:val="0"/>
          <w:divBdr>
            <w:top w:val="none" w:sz="0" w:space="0" w:color="auto"/>
            <w:left w:val="none" w:sz="0" w:space="0" w:color="auto"/>
            <w:bottom w:val="none" w:sz="0" w:space="0" w:color="auto"/>
            <w:right w:val="none" w:sz="0" w:space="0" w:color="auto"/>
          </w:divBdr>
          <w:divsChild>
            <w:div w:id="16288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9129">
      <w:bodyDiv w:val="1"/>
      <w:marLeft w:val="0"/>
      <w:marRight w:val="0"/>
      <w:marTop w:val="0"/>
      <w:marBottom w:val="0"/>
      <w:divBdr>
        <w:top w:val="none" w:sz="0" w:space="0" w:color="auto"/>
        <w:left w:val="none" w:sz="0" w:space="0" w:color="auto"/>
        <w:bottom w:val="none" w:sz="0" w:space="0" w:color="auto"/>
        <w:right w:val="none" w:sz="0" w:space="0" w:color="auto"/>
      </w:divBdr>
      <w:divsChild>
        <w:div w:id="769085522">
          <w:marLeft w:val="0"/>
          <w:marRight w:val="0"/>
          <w:marTop w:val="0"/>
          <w:marBottom w:val="0"/>
          <w:divBdr>
            <w:top w:val="none" w:sz="0" w:space="0" w:color="auto"/>
            <w:left w:val="none" w:sz="0" w:space="0" w:color="auto"/>
            <w:bottom w:val="none" w:sz="0" w:space="0" w:color="auto"/>
            <w:right w:val="none" w:sz="0" w:space="0" w:color="auto"/>
          </w:divBdr>
          <w:divsChild>
            <w:div w:id="13045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2560">
      <w:bodyDiv w:val="1"/>
      <w:marLeft w:val="0"/>
      <w:marRight w:val="0"/>
      <w:marTop w:val="0"/>
      <w:marBottom w:val="0"/>
      <w:divBdr>
        <w:top w:val="none" w:sz="0" w:space="0" w:color="auto"/>
        <w:left w:val="none" w:sz="0" w:space="0" w:color="auto"/>
        <w:bottom w:val="none" w:sz="0" w:space="0" w:color="auto"/>
        <w:right w:val="none" w:sz="0" w:space="0" w:color="auto"/>
      </w:divBdr>
      <w:divsChild>
        <w:div w:id="1158107108">
          <w:marLeft w:val="0"/>
          <w:marRight w:val="0"/>
          <w:marTop w:val="0"/>
          <w:marBottom w:val="0"/>
          <w:divBdr>
            <w:top w:val="none" w:sz="0" w:space="0" w:color="auto"/>
            <w:left w:val="none" w:sz="0" w:space="0" w:color="auto"/>
            <w:bottom w:val="none" w:sz="0" w:space="0" w:color="auto"/>
            <w:right w:val="none" w:sz="0" w:space="0" w:color="auto"/>
          </w:divBdr>
          <w:divsChild>
            <w:div w:id="13817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892">
      <w:bodyDiv w:val="1"/>
      <w:marLeft w:val="0"/>
      <w:marRight w:val="0"/>
      <w:marTop w:val="0"/>
      <w:marBottom w:val="0"/>
      <w:divBdr>
        <w:top w:val="none" w:sz="0" w:space="0" w:color="auto"/>
        <w:left w:val="none" w:sz="0" w:space="0" w:color="auto"/>
        <w:bottom w:val="none" w:sz="0" w:space="0" w:color="auto"/>
        <w:right w:val="none" w:sz="0" w:space="0" w:color="auto"/>
      </w:divBdr>
      <w:divsChild>
        <w:div w:id="1425686065">
          <w:marLeft w:val="0"/>
          <w:marRight w:val="0"/>
          <w:marTop w:val="0"/>
          <w:marBottom w:val="0"/>
          <w:divBdr>
            <w:top w:val="none" w:sz="0" w:space="0" w:color="auto"/>
            <w:left w:val="none" w:sz="0" w:space="0" w:color="auto"/>
            <w:bottom w:val="none" w:sz="0" w:space="0" w:color="auto"/>
            <w:right w:val="none" w:sz="0" w:space="0" w:color="auto"/>
          </w:divBdr>
          <w:divsChild>
            <w:div w:id="498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452858">
      <w:bodyDiv w:val="1"/>
      <w:marLeft w:val="0"/>
      <w:marRight w:val="0"/>
      <w:marTop w:val="0"/>
      <w:marBottom w:val="0"/>
      <w:divBdr>
        <w:top w:val="none" w:sz="0" w:space="0" w:color="auto"/>
        <w:left w:val="none" w:sz="0" w:space="0" w:color="auto"/>
        <w:bottom w:val="none" w:sz="0" w:space="0" w:color="auto"/>
        <w:right w:val="none" w:sz="0" w:space="0" w:color="auto"/>
      </w:divBdr>
      <w:divsChild>
        <w:div w:id="740327349">
          <w:marLeft w:val="0"/>
          <w:marRight w:val="0"/>
          <w:marTop w:val="0"/>
          <w:marBottom w:val="0"/>
          <w:divBdr>
            <w:top w:val="none" w:sz="0" w:space="0" w:color="auto"/>
            <w:left w:val="none" w:sz="0" w:space="0" w:color="auto"/>
            <w:bottom w:val="none" w:sz="0" w:space="0" w:color="auto"/>
            <w:right w:val="none" w:sz="0" w:space="0" w:color="auto"/>
          </w:divBdr>
          <w:divsChild>
            <w:div w:id="13731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4107">
      <w:bodyDiv w:val="1"/>
      <w:marLeft w:val="0"/>
      <w:marRight w:val="0"/>
      <w:marTop w:val="0"/>
      <w:marBottom w:val="0"/>
      <w:divBdr>
        <w:top w:val="none" w:sz="0" w:space="0" w:color="auto"/>
        <w:left w:val="none" w:sz="0" w:space="0" w:color="auto"/>
        <w:bottom w:val="none" w:sz="0" w:space="0" w:color="auto"/>
        <w:right w:val="none" w:sz="0" w:space="0" w:color="auto"/>
      </w:divBdr>
      <w:divsChild>
        <w:div w:id="1957712498">
          <w:marLeft w:val="0"/>
          <w:marRight w:val="0"/>
          <w:marTop w:val="0"/>
          <w:marBottom w:val="0"/>
          <w:divBdr>
            <w:top w:val="none" w:sz="0" w:space="0" w:color="auto"/>
            <w:left w:val="none" w:sz="0" w:space="0" w:color="auto"/>
            <w:bottom w:val="none" w:sz="0" w:space="0" w:color="auto"/>
            <w:right w:val="none" w:sz="0" w:space="0" w:color="auto"/>
          </w:divBdr>
          <w:divsChild>
            <w:div w:id="10984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5145">
      <w:bodyDiv w:val="1"/>
      <w:marLeft w:val="0"/>
      <w:marRight w:val="0"/>
      <w:marTop w:val="0"/>
      <w:marBottom w:val="0"/>
      <w:divBdr>
        <w:top w:val="none" w:sz="0" w:space="0" w:color="auto"/>
        <w:left w:val="none" w:sz="0" w:space="0" w:color="auto"/>
        <w:bottom w:val="none" w:sz="0" w:space="0" w:color="auto"/>
        <w:right w:val="none" w:sz="0" w:space="0" w:color="auto"/>
      </w:divBdr>
      <w:divsChild>
        <w:div w:id="585191876">
          <w:marLeft w:val="0"/>
          <w:marRight w:val="0"/>
          <w:marTop w:val="0"/>
          <w:marBottom w:val="0"/>
          <w:divBdr>
            <w:top w:val="none" w:sz="0" w:space="0" w:color="auto"/>
            <w:left w:val="none" w:sz="0" w:space="0" w:color="auto"/>
            <w:bottom w:val="none" w:sz="0" w:space="0" w:color="auto"/>
            <w:right w:val="none" w:sz="0" w:space="0" w:color="auto"/>
          </w:divBdr>
          <w:divsChild>
            <w:div w:id="9144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3951">
      <w:bodyDiv w:val="1"/>
      <w:marLeft w:val="0"/>
      <w:marRight w:val="0"/>
      <w:marTop w:val="0"/>
      <w:marBottom w:val="0"/>
      <w:divBdr>
        <w:top w:val="none" w:sz="0" w:space="0" w:color="auto"/>
        <w:left w:val="none" w:sz="0" w:space="0" w:color="auto"/>
        <w:bottom w:val="none" w:sz="0" w:space="0" w:color="auto"/>
        <w:right w:val="none" w:sz="0" w:space="0" w:color="auto"/>
      </w:divBdr>
      <w:divsChild>
        <w:div w:id="2013871251">
          <w:marLeft w:val="0"/>
          <w:marRight w:val="0"/>
          <w:marTop w:val="0"/>
          <w:marBottom w:val="0"/>
          <w:divBdr>
            <w:top w:val="none" w:sz="0" w:space="0" w:color="auto"/>
            <w:left w:val="none" w:sz="0" w:space="0" w:color="auto"/>
            <w:bottom w:val="none" w:sz="0" w:space="0" w:color="auto"/>
            <w:right w:val="none" w:sz="0" w:space="0" w:color="auto"/>
          </w:divBdr>
          <w:divsChild>
            <w:div w:id="8198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3333">
      <w:bodyDiv w:val="1"/>
      <w:marLeft w:val="0"/>
      <w:marRight w:val="0"/>
      <w:marTop w:val="0"/>
      <w:marBottom w:val="0"/>
      <w:divBdr>
        <w:top w:val="none" w:sz="0" w:space="0" w:color="auto"/>
        <w:left w:val="none" w:sz="0" w:space="0" w:color="auto"/>
        <w:bottom w:val="none" w:sz="0" w:space="0" w:color="auto"/>
        <w:right w:val="none" w:sz="0" w:space="0" w:color="auto"/>
      </w:divBdr>
      <w:divsChild>
        <w:div w:id="471754722">
          <w:marLeft w:val="0"/>
          <w:marRight w:val="0"/>
          <w:marTop w:val="0"/>
          <w:marBottom w:val="0"/>
          <w:divBdr>
            <w:top w:val="none" w:sz="0" w:space="0" w:color="auto"/>
            <w:left w:val="none" w:sz="0" w:space="0" w:color="auto"/>
            <w:bottom w:val="none" w:sz="0" w:space="0" w:color="auto"/>
            <w:right w:val="none" w:sz="0" w:space="0" w:color="auto"/>
          </w:divBdr>
          <w:divsChild>
            <w:div w:id="8694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094">
      <w:bodyDiv w:val="1"/>
      <w:marLeft w:val="0"/>
      <w:marRight w:val="0"/>
      <w:marTop w:val="0"/>
      <w:marBottom w:val="0"/>
      <w:divBdr>
        <w:top w:val="none" w:sz="0" w:space="0" w:color="auto"/>
        <w:left w:val="none" w:sz="0" w:space="0" w:color="auto"/>
        <w:bottom w:val="none" w:sz="0" w:space="0" w:color="auto"/>
        <w:right w:val="none" w:sz="0" w:space="0" w:color="auto"/>
      </w:divBdr>
      <w:divsChild>
        <w:div w:id="330716292">
          <w:marLeft w:val="0"/>
          <w:marRight w:val="0"/>
          <w:marTop w:val="0"/>
          <w:marBottom w:val="0"/>
          <w:divBdr>
            <w:top w:val="none" w:sz="0" w:space="0" w:color="auto"/>
            <w:left w:val="none" w:sz="0" w:space="0" w:color="auto"/>
            <w:bottom w:val="none" w:sz="0" w:space="0" w:color="auto"/>
            <w:right w:val="none" w:sz="0" w:space="0" w:color="auto"/>
          </w:divBdr>
          <w:divsChild>
            <w:div w:id="6123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8984">
      <w:bodyDiv w:val="1"/>
      <w:marLeft w:val="0"/>
      <w:marRight w:val="0"/>
      <w:marTop w:val="0"/>
      <w:marBottom w:val="0"/>
      <w:divBdr>
        <w:top w:val="none" w:sz="0" w:space="0" w:color="auto"/>
        <w:left w:val="none" w:sz="0" w:space="0" w:color="auto"/>
        <w:bottom w:val="none" w:sz="0" w:space="0" w:color="auto"/>
        <w:right w:val="none" w:sz="0" w:space="0" w:color="auto"/>
      </w:divBdr>
      <w:divsChild>
        <w:div w:id="476579079">
          <w:marLeft w:val="0"/>
          <w:marRight w:val="0"/>
          <w:marTop w:val="0"/>
          <w:marBottom w:val="0"/>
          <w:divBdr>
            <w:top w:val="none" w:sz="0" w:space="0" w:color="auto"/>
            <w:left w:val="none" w:sz="0" w:space="0" w:color="auto"/>
            <w:bottom w:val="none" w:sz="0" w:space="0" w:color="auto"/>
            <w:right w:val="none" w:sz="0" w:space="0" w:color="auto"/>
          </w:divBdr>
          <w:divsChild>
            <w:div w:id="16283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6829">
      <w:bodyDiv w:val="1"/>
      <w:marLeft w:val="0"/>
      <w:marRight w:val="0"/>
      <w:marTop w:val="0"/>
      <w:marBottom w:val="0"/>
      <w:divBdr>
        <w:top w:val="none" w:sz="0" w:space="0" w:color="auto"/>
        <w:left w:val="none" w:sz="0" w:space="0" w:color="auto"/>
        <w:bottom w:val="none" w:sz="0" w:space="0" w:color="auto"/>
        <w:right w:val="none" w:sz="0" w:space="0" w:color="auto"/>
      </w:divBdr>
      <w:divsChild>
        <w:div w:id="1142231218">
          <w:marLeft w:val="0"/>
          <w:marRight w:val="0"/>
          <w:marTop w:val="0"/>
          <w:marBottom w:val="0"/>
          <w:divBdr>
            <w:top w:val="none" w:sz="0" w:space="0" w:color="auto"/>
            <w:left w:val="none" w:sz="0" w:space="0" w:color="auto"/>
            <w:bottom w:val="none" w:sz="0" w:space="0" w:color="auto"/>
            <w:right w:val="none" w:sz="0" w:space="0" w:color="auto"/>
          </w:divBdr>
          <w:divsChild>
            <w:div w:id="4634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7453">
      <w:bodyDiv w:val="1"/>
      <w:marLeft w:val="0"/>
      <w:marRight w:val="0"/>
      <w:marTop w:val="0"/>
      <w:marBottom w:val="0"/>
      <w:divBdr>
        <w:top w:val="none" w:sz="0" w:space="0" w:color="auto"/>
        <w:left w:val="none" w:sz="0" w:space="0" w:color="auto"/>
        <w:bottom w:val="none" w:sz="0" w:space="0" w:color="auto"/>
        <w:right w:val="none" w:sz="0" w:space="0" w:color="auto"/>
      </w:divBdr>
    </w:div>
    <w:div w:id="2014987373">
      <w:bodyDiv w:val="1"/>
      <w:marLeft w:val="0"/>
      <w:marRight w:val="0"/>
      <w:marTop w:val="0"/>
      <w:marBottom w:val="0"/>
      <w:divBdr>
        <w:top w:val="none" w:sz="0" w:space="0" w:color="auto"/>
        <w:left w:val="none" w:sz="0" w:space="0" w:color="auto"/>
        <w:bottom w:val="none" w:sz="0" w:space="0" w:color="auto"/>
        <w:right w:val="none" w:sz="0" w:space="0" w:color="auto"/>
      </w:divBdr>
      <w:divsChild>
        <w:div w:id="633408396">
          <w:marLeft w:val="0"/>
          <w:marRight w:val="0"/>
          <w:marTop w:val="0"/>
          <w:marBottom w:val="0"/>
          <w:divBdr>
            <w:top w:val="none" w:sz="0" w:space="0" w:color="auto"/>
            <w:left w:val="none" w:sz="0" w:space="0" w:color="auto"/>
            <w:bottom w:val="none" w:sz="0" w:space="0" w:color="auto"/>
            <w:right w:val="none" w:sz="0" w:space="0" w:color="auto"/>
          </w:divBdr>
          <w:divsChild>
            <w:div w:id="20080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212">
      <w:bodyDiv w:val="1"/>
      <w:marLeft w:val="0"/>
      <w:marRight w:val="0"/>
      <w:marTop w:val="0"/>
      <w:marBottom w:val="0"/>
      <w:divBdr>
        <w:top w:val="none" w:sz="0" w:space="0" w:color="auto"/>
        <w:left w:val="none" w:sz="0" w:space="0" w:color="auto"/>
        <w:bottom w:val="none" w:sz="0" w:space="0" w:color="auto"/>
        <w:right w:val="none" w:sz="0" w:space="0" w:color="auto"/>
      </w:divBdr>
      <w:divsChild>
        <w:div w:id="1753043266">
          <w:marLeft w:val="0"/>
          <w:marRight w:val="0"/>
          <w:marTop w:val="0"/>
          <w:marBottom w:val="0"/>
          <w:divBdr>
            <w:top w:val="none" w:sz="0" w:space="0" w:color="auto"/>
            <w:left w:val="none" w:sz="0" w:space="0" w:color="auto"/>
            <w:bottom w:val="none" w:sz="0" w:space="0" w:color="auto"/>
            <w:right w:val="none" w:sz="0" w:space="0" w:color="auto"/>
          </w:divBdr>
          <w:divsChild>
            <w:div w:id="16347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1857">
      <w:bodyDiv w:val="1"/>
      <w:marLeft w:val="0"/>
      <w:marRight w:val="0"/>
      <w:marTop w:val="0"/>
      <w:marBottom w:val="0"/>
      <w:divBdr>
        <w:top w:val="none" w:sz="0" w:space="0" w:color="auto"/>
        <w:left w:val="none" w:sz="0" w:space="0" w:color="auto"/>
        <w:bottom w:val="none" w:sz="0" w:space="0" w:color="auto"/>
        <w:right w:val="none" w:sz="0" w:space="0" w:color="auto"/>
      </w:divBdr>
      <w:divsChild>
        <w:div w:id="1035426208">
          <w:marLeft w:val="0"/>
          <w:marRight w:val="0"/>
          <w:marTop w:val="0"/>
          <w:marBottom w:val="0"/>
          <w:divBdr>
            <w:top w:val="none" w:sz="0" w:space="0" w:color="auto"/>
            <w:left w:val="none" w:sz="0" w:space="0" w:color="auto"/>
            <w:bottom w:val="none" w:sz="0" w:space="0" w:color="auto"/>
            <w:right w:val="none" w:sz="0" w:space="0" w:color="auto"/>
          </w:divBdr>
          <w:divsChild>
            <w:div w:id="14733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29091">
      <w:bodyDiv w:val="1"/>
      <w:marLeft w:val="0"/>
      <w:marRight w:val="0"/>
      <w:marTop w:val="0"/>
      <w:marBottom w:val="0"/>
      <w:divBdr>
        <w:top w:val="none" w:sz="0" w:space="0" w:color="auto"/>
        <w:left w:val="none" w:sz="0" w:space="0" w:color="auto"/>
        <w:bottom w:val="none" w:sz="0" w:space="0" w:color="auto"/>
        <w:right w:val="none" w:sz="0" w:space="0" w:color="auto"/>
      </w:divBdr>
      <w:divsChild>
        <w:div w:id="1902711022">
          <w:marLeft w:val="0"/>
          <w:marRight w:val="0"/>
          <w:marTop w:val="0"/>
          <w:marBottom w:val="0"/>
          <w:divBdr>
            <w:top w:val="none" w:sz="0" w:space="0" w:color="auto"/>
            <w:left w:val="none" w:sz="0" w:space="0" w:color="auto"/>
            <w:bottom w:val="none" w:sz="0" w:space="0" w:color="auto"/>
            <w:right w:val="none" w:sz="0" w:space="0" w:color="auto"/>
          </w:divBdr>
          <w:divsChild>
            <w:div w:id="17065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8183">
      <w:bodyDiv w:val="1"/>
      <w:marLeft w:val="0"/>
      <w:marRight w:val="0"/>
      <w:marTop w:val="0"/>
      <w:marBottom w:val="0"/>
      <w:divBdr>
        <w:top w:val="none" w:sz="0" w:space="0" w:color="auto"/>
        <w:left w:val="none" w:sz="0" w:space="0" w:color="auto"/>
        <w:bottom w:val="none" w:sz="0" w:space="0" w:color="auto"/>
        <w:right w:val="none" w:sz="0" w:space="0" w:color="auto"/>
      </w:divBdr>
      <w:divsChild>
        <w:div w:id="1783837916">
          <w:marLeft w:val="0"/>
          <w:marRight w:val="0"/>
          <w:marTop w:val="0"/>
          <w:marBottom w:val="0"/>
          <w:divBdr>
            <w:top w:val="none" w:sz="0" w:space="0" w:color="auto"/>
            <w:left w:val="none" w:sz="0" w:space="0" w:color="auto"/>
            <w:bottom w:val="none" w:sz="0" w:space="0" w:color="auto"/>
            <w:right w:val="none" w:sz="0" w:space="0" w:color="auto"/>
          </w:divBdr>
          <w:divsChild>
            <w:div w:id="7081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8239">
      <w:bodyDiv w:val="1"/>
      <w:marLeft w:val="0"/>
      <w:marRight w:val="0"/>
      <w:marTop w:val="0"/>
      <w:marBottom w:val="0"/>
      <w:divBdr>
        <w:top w:val="none" w:sz="0" w:space="0" w:color="auto"/>
        <w:left w:val="none" w:sz="0" w:space="0" w:color="auto"/>
        <w:bottom w:val="none" w:sz="0" w:space="0" w:color="auto"/>
        <w:right w:val="none" w:sz="0" w:space="0" w:color="auto"/>
      </w:divBdr>
      <w:divsChild>
        <w:div w:id="1839495356">
          <w:marLeft w:val="0"/>
          <w:marRight w:val="0"/>
          <w:marTop w:val="0"/>
          <w:marBottom w:val="0"/>
          <w:divBdr>
            <w:top w:val="none" w:sz="0" w:space="0" w:color="auto"/>
            <w:left w:val="none" w:sz="0" w:space="0" w:color="auto"/>
            <w:bottom w:val="none" w:sz="0" w:space="0" w:color="auto"/>
            <w:right w:val="none" w:sz="0" w:space="0" w:color="auto"/>
          </w:divBdr>
          <w:divsChild>
            <w:div w:id="106668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2265">
      <w:bodyDiv w:val="1"/>
      <w:marLeft w:val="0"/>
      <w:marRight w:val="0"/>
      <w:marTop w:val="0"/>
      <w:marBottom w:val="0"/>
      <w:divBdr>
        <w:top w:val="none" w:sz="0" w:space="0" w:color="auto"/>
        <w:left w:val="none" w:sz="0" w:space="0" w:color="auto"/>
        <w:bottom w:val="none" w:sz="0" w:space="0" w:color="auto"/>
        <w:right w:val="none" w:sz="0" w:space="0" w:color="auto"/>
      </w:divBdr>
    </w:div>
    <w:div w:id="2044015482">
      <w:bodyDiv w:val="1"/>
      <w:marLeft w:val="0"/>
      <w:marRight w:val="0"/>
      <w:marTop w:val="0"/>
      <w:marBottom w:val="0"/>
      <w:divBdr>
        <w:top w:val="none" w:sz="0" w:space="0" w:color="auto"/>
        <w:left w:val="none" w:sz="0" w:space="0" w:color="auto"/>
        <w:bottom w:val="none" w:sz="0" w:space="0" w:color="auto"/>
        <w:right w:val="none" w:sz="0" w:space="0" w:color="auto"/>
      </w:divBdr>
      <w:divsChild>
        <w:div w:id="1422141739">
          <w:marLeft w:val="0"/>
          <w:marRight w:val="0"/>
          <w:marTop w:val="0"/>
          <w:marBottom w:val="0"/>
          <w:divBdr>
            <w:top w:val="none" w:sz="0" w:space="0" w:color="auto"/>
            <w:left w:val="none" w:sz="0" w:space="0" w:color="auto"/>
            <w:bottom w:val="none" w:sz="0" w:space="0" w:color="auto"/>
            <w:right w:val="none" w:sz="0" w:space="0" w:color="auto"/>
          </w:divBdr>
          <w:divsChild>
            <w:div w:id="119114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5655">
      <w:bodyDiv w:val="1"/>
      <w:marLeft w:val="0"/>
      <w:marRight w:val="0"/>
      <w:marTop w:val="0"/>
      <w:marBottom w:val="0"/>
      <w:divBdr>
        <w:top w:val="none" w:sz="0" w:space="0" w:color="auto"/>
        <w:left w:val="none" w:sz="0" w:space="0" w:color="auto"/>
        <w:bottom w:val="none" w:sz="0" w:space="0" w:color="auto"/>
        <w:right w:val="none" w:sz="0" w:space="0" w:color="auto"/>
      </w:divBdr>
      <w:divsChild>
        <w:div w:id="2110077739">
          <w:marLeft w:val="0"/>
          <w:marRight w:val="0"/>
          <w:marTop w:val="0"/>
          <w:marBottom w:val="0"/>
          <w:divBdr>
            <w:top w:val="none" w:sz="0" w:space="0" w:color="auto"/>
            <w:left w:val="none" w:sz="0" w:space="0" w:color="auto"/>
            <w:bottom w:val="none" w:sz="0" w:space="0" w:color="auto"/>
            <w:right w:val="none" w:sz="0" w:space="0" w:color="auto"/>
          </w:divBdr>
          <w:divsChild>
            <w:div w:id="20407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7731">
      <w:bodyDiv w:val="1"/>
      <w:marLeft w:val="0"/>
      <w:marRight w:val="0"/>
      <w:marTop w:val="0"/>
      <w:marBottom w:val="0"/>
      <w:divBdr>
        <w:top w:val="none" w:sz="0" w:space="0" w:color="auto"/>
        <w:left w:val="none" w:sz="0" w:space="0" w:color="auto"/>
        <w:bottom w:val="none" w:sz="0" w:space="0" w:color="auto"/>
        <w:right w:val="none" w:sz="0" w:space="0" w:color="auto"/>
      </w:divBdr>
      <w:divsChild>
        <w:div w:id="675115386">
          <w:marLeft w:val="0"/>
          <w:marRight w:val="0"/>
          <w:marTop w:val="0"/>
          <w:marBottom w:val="0"/>
          <w:divBdr>
            <w:top w:val="none" w:sz="0" w:space="0" w:color="auto"/>
            <w:left w:val="none" w:sz="0" w:space="0" w:color="auto"/>
            <w:bottom w:val="none" w:sz="0" w:space="0" w:color="auto"/>
            <w:right w:val="none" w:sz="0" w:space="0" w:color="auto"/>
          </w:divBdr>
          <w:divsChild>
            <w:div w:id="241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7170">
      <w:bodyDiv w:val="1"/>
      <w:marLeft w:val="0"/>
      <w:marRight w:val="0"/>
      <w:marTop w:val="0"/>
      <w:marBottom w:val="0"/>
      <w:divBdr>
        <w:top w:val="none" w:sz="0" w:space="0" w:color="auto"/>
        <w:left w:val="none" w:sz="0" w:space="0" w:color="auto"/>
        <w:bottom w:val="none" w:sz="0" w:space="0" w:color="auto"/>
        <w:right w:val="none" w:sz="0" w:space="0" w:color="auto"/>
      </w:divBdr>
      <w:divsChild>
        <w:div w:id="2121878733">
          <w:marLeft w:val="0"/>
          <w:marRight w:val="0"/>
          <w:marTop w:val="0"/>
          <w:marBottom w:val="0"/>
          <w:divBdr>
            <w:top w:val="none" w:sz="0" w:space="0" w:color="auto"/>
            <w:left w:val="none" w:sz="0" w:space="0" w:color="auto"/>
            <w:bottom w:val="none" w:sz="0" w:space="0" w:color="auto"/>
            <w:right w:val="none" w:sz="0" w:space="0" w:color="auto"/>
          </w:divBdr>
          <w:divsChild>
            <w:div w:id="1077362740">
              <w:marLeft w:val="0"/>
              <w:marRight w:val="0"/>
              <w:marTop w:val="0"/>
              <w:marBottom w:val="0"/>
              <w:divBdr>
                <w:top w:val="none" w:sz="0" w:space="0" w:color="auto"/>
                <w:left w:val="none" w:sz="0" w:space="0" w:color="auto"/>
                <w:bottom w:val="none" w:sz="0" w:space="0" w:color="auto"/>
                <w:right w:val="none" w:sz="0" w:space="0" w:color="auto"/>
              </w:divBdr>
            </w:div>
            <w:div w:id="3583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0564">
      <w:bodyDiv w:val="1"/>
      <w:marLeft w:val="0"/>
      <w:marRight w:val="0"/>
      <w:marTop w:val="0"/>
      <w:marBottom w:val="0"/>
      <w:divBdr>
        <w:top w:val="none" w:sz="0" w:space="0" w:color="auto"/>
        <w:left w:val="none" w:sz="0" w:space="0" w:color="auto"/>
        <w:bottom w:val="none" w:sz="0" w:space="0" w:color="auto"/>
        <w:right w:val="none" w:sz="0" w:space="0" w:color="auto"/>
      </w:divBdr>
      <w:divsChild>
        <w:div w:id="454639984">
          <w:marLeft w:val="0"/>
          <w:marRight w:val="0"/>
          <w:marTop w:val="0"/>
          <w:marBottom w:val="0"/>
          <w:divBdr>
            <w:top w:val="none" w:sz="0" w:space="0" w:color="auto"/>
            <w:left w:val="none" w:sz="0" w:space="0" w:color="auto"/>
            <w:bottom w:val="none" w:sz="0" w:space="0" w:color="auto"/>
            <w:right w:val="none" w:sz="0" w:space="0" w:color="auto"/>
          </w:divBdr>
          <w:divsChild>
            <w:div w:id="4703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7480">
      <w:bodyDiv w:val="1"/>
      <w:marLeft w:val="0"/>
      <w:marRight w:val="0"/>
      <w:marTop w:val="0"/>
      <w:marBottom w:val="0"/>
      <w:divBdr>
        <w:top w:val="none" w:sz="0" w:space="0" w:color="auto"/>
        <w:left w:val="none" w:sz="0" w:space="0" w:color="auto"/>
        <w:bottom w:val="none" w:sz="0" w:space="0" w:color="auto"/>
        <w:right w:val="none" w:sz="0" w:space="0" w:color="auto"/>
      </w:divBdr>
      <w:divsChild>
        <w:div w:id="210579586">
          <w:marLeft w:val="0"/>
          <w:marRight w:val="0"/>
          <w:marTop w:val="0"/>
          <w:marBottom w:val="0"/>
          <w:divBdr>
            <w:top w:val="none" w:sz="0" w:space="0" w:color="auto"/>
            <w:left w:val="none" w:sz="0" w:space="0" w:color="auto"/>
            <w:bottom w:val="none" w:sz="0" w:space="0" w:color="auto"/>
            <w:right w:val="none" w:sz="0" w:space="0" w:color="auto"/>
          </w:divBdr>
          <w:divsChild>
            <w:div w:id="2680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4869">
      <w:bodyDiv w:val="1"/>
      <w:marLeft w:val="0"/>
      <w:marRight w:val="0"/>
      <w:marTop w:val="0"/>
      <w:marBottom w:val="0"/>
      <w:divBdr>
        <w:top w:val="none" w:sz="0" w:space="0" w:color="auto"/>
        <w:left w:val="none" w:sz="0" w:space="0" w:color="auto"/>
        <w:bottom w:val="none" w:sz="0" w:space="0" w:color="auto"/>
        <w:right w:val="none" w:sz="0" w:space="0" w:color="auto"/>
      </w:divBdr>
      <w:divsChild>
        <w:div w:id="389809175">
          <w:marLeft w:val="0"/>
          <w:marRight w:val="0"/>
          <w:marTop w:val="0"/>
          <w:marBottom w:val="0"/>
          <w:divBdr>
            <w:top w:val="none" w:sz="0" w:space="0" w:color="auto"/>
            <w:left w:val="none" w:sz="0" w:space="0" w:color="auto"/>
            <w:bottom w:val="none" w:sz="0" w:space="0" w:color="auto"/>
            <w:right w:val="none" w:sz="0" w:space="0" w:color="auto"/>
          </w:divBdr>
          <w:divsChild>
            <w:div w:id="16703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6116">
      <w:bodyDiv w:val="1"/>
      <w:marLeft w:val="0"/>
      <w:marRight w:val="0"/>
      <w:marTop w:val="0"/>
      <w:marBottom w:val="0"/>
      <w:divBdr>
        <w:top w:val="none" w:sz="0" w:space="0" w:color="auto"/>
        <w:left w:val="none" w:sz="0" w:space="0" w:color="auto"/>
        <w:bottom w:val="none" w:sz="0" w:space="0" w:color="auto"/>
        <w:right w:val="none" w:sz="0" w:space="0" w:color="auto"/>
      </w:divBdr>
      <w:divsChild>
        <w:div w:id="570432100">
          <w:marLeft w:val="0"/>
          <w:marRight w:val="0"/>
          <w:marTop w:val="0"/>
          <w:marBottom w:val="0"/>
          <w:divBdr>
            <w:top w:val="none" w:sz="0" w:space="0" w:color="auto"/>
            <w:left w:val="none" w:sz="0" w:space="0" w:color="auto"/>
            <w:bottom w:val="none" w:sz="0" w:space="0" w:color="auto"/>
            <w:right w:val="none" w:sz="0" w:space="0" w:color="auto"/>
          </w:divBdr>
          <w:divsChild>
            <w:div w:id="17924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01684">
      <w:bodyDiv w:val="1"/>
      <w:marLeft w:val="0"/>
      <w:marRight w:val="0"/>
      <w:marTop w:val="0"/>
      <w:marBottom w:val="0"/>
      <w:divBdr>
        <w:top w:val="none" w:sz="0" w:space="0" w:color="auto"/>
        <w:left w:val="none" w:sz="0" w:space="0" w:color="auto"/>
        <w:bottom w:val="none" w:sz="0" w:space="0" w:color="auto"/>
        <w:right w:val="none" w:sz="0" w:space="0" w:color="auto"/>
      </w:divBdr>
      <w:divsChild>
        <w:div w:id="521210557">
          <w:marLeft w:val="0"/>
          <w:marRight w:val="0"/>
          <w:marTop w:val="0"/>
          <w:marBottom w:val="0"/>
          <w:divBdr>
            <w:top w:val="none" w:sz="0" w:space="0" w:color="auto"/>
            <w:left w:val="none" w:sz="0" w:space="0" w:color="auto"/>
            <w:bottom w:val="none" w:sz="0" w:space="0" w:color="auto"/>
            <w:right w:val="none" w:sz="0" w:space="0" w:color="auto"/>
          </w:divBdr>
          <w:divsChild>
            <w:div w:id="18424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6148">
      <w:bodyDiv w:val="1"/>
      <w:marLeft w:val="0"/>
      <w:marRight w:val="0"/>
      <w:marTop w:val="0"/>
      <w:marBottom w:val="0"/>
      <w:divBdr>
        <w:top w:val="none" w:sz="0" w:space="0" w:color="auto"/>
        <w:left w:val="none" w:sz="0" w:space="0" w:color="auto"/>
        <w:bottom w:val="none" w:sz="0" w:space="0" w:color="auto"/>
        <w:right w:val="none" w:sz="0" w:space="0" w:color="auto"/>
      </w:divBdr>
      <w:divsChild>
        <w:div w:id="141850849">
          <w:marLeft w:val="0"/>
          <w:marRight w:val="0"/>
          <w:marTop w:val="0"/>
          <w:marBottom w:val="0"/>
          <w:divBdr>
            <w:top w:val="none" w:sz="0" w:space="0" w:color="auto"/>
            <w:left w:val="none" w:sz="0" w:space="0" w:color="auto"/>
            <w:bottom w:val="none" w:sz="0" w:space="0" w:color="auto"/>
            <w:right w:val="none" w:sz="0" w:space="0" w:color="auto"/>
          </w:divBdr>
          <w:divsChild>
            <w:div w:id="427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2313">
      <w:bodyDiv w:val="1"/>
      <w:marLeft w:val="0"/>
      <w:marRight w:val="0"/>
      <w:marTop w:val="0"/>
      <w:marBottom w:val="0"/>
      <w:divBdr>
        <w:top w:val="none" w:sz="0" w:space="0" w:color="auto"/>
        <w:left w:val="none" w:sz="0" w:space="0" w:color="auto"/>
        <w:bottom w:val="none" w:sz="0" w:space="0" w:color="auto"/>
        <w:right w:val="none" w:sz="0" w:space="0" w:color="auto"/>
      </w:divBdr>
      <w:divsChild>
        <w:div w:id="1755516095">
          <w:marLeft w:val="0"/>
          <w:marRight w:val="0"/>
          <w:marTop w:val="0"/>
          <w:marBottom w:val="0"/>
          <w:divBdr>
            <w:top w:val="none" w:sz="0" w:space="0" w:color="auto"/>
            <w:left w:val="none" w:sz="0" w:space="0" w:color="auto"/>
            <w:bottom w:val="none" w:sz="0" w:space="0" w:color="auto"/>
            <w:right w:val="none" w:sz="0" w:space="0" w:color="auto"/>
          </w:divBdr>
          <w:divsChild>
            <w:div w:id="16145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3503">
      <w:bodyDiv w:val="1"/>
      <w:marLeft w:val="0"/>
      <w:marRight w:val="0"/>
      <w:marTop w:val="0"/>
      <w:marBottom w:val="0"/>
      <w:divBdr>
        <w:top w:val="none" w:sz="0" w:space="0" w:color="auto"/>
        <w:left w:val="none" w:sz="0" w:space="0" w:color="auto"/>
        <w:bottom w:val="none" w:sz="0" w:space="0" w:color="auto"/>
        <w:right w:val="none" w:sz="0" w:space="0" w:color="auto"/>
      </w:divBdr>
      <w:divsChild>
        <w:div w:id="327632560">
          <w:marLeft w:val="0"/>
          <w:marRight w:val="0"/>
          <w:marTop w:val="0"/>
          <w:marBottom w:val="0"/>
          <w:divBdr>
            <w:top w:val="none" w:sz="0" w:space="0" w:color="auto"/>
            <w:left w:val="none" w:sz="0" w:space="0" w:color="auto"/>
            <w:bottom w:val="none" w:sz="0" w:space="0" w:color="auto"/>
            <w:right w:val="none" w:sz="0" w:space="0" w:color="auto"/>
          </w:divBdr>
          <w:divsChild>
            <w:div w:id="29656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7319">
      <w:bodyDiv w:val="1"/>
      <w:marLeft w:val="0"/>
      <w:marRight w:val="0"/>
      <w:marTop w:val="0"/>
      <w:marBottom w:val="0"/>
      <w:divBdr>
        <w:top w:val="none" w:sz="0" w:space="0" w:color="auto"/>
        <w:left w:val="none" w:sz="0" w:space="0" w:color="auto"/>
        <w:bottom w:val="none" w:sz="0" w:space="0" w:color="auto"/>
        <w:right w:val="none" w:sz="0" w:space="0" w:color="auto"/>
      </w:divBdr>
      <w:divsChild>
        <w:div w:id="2074963442">
          <w:marLeft w:val="0"/>
          <w:marRight w:val="0"/>
          <w:marTop w:val="0"/>
          <w:marBottom w:val="0"/>
          <w:divBdr>
            <w:top w:val="none" w:sz="0" w:space="0" w:color="auto"/>
            <w:left w:val="none" w:sz="0" w:space="0" w:color="auto"/>
            <w:bottom w:val="none" w:sz="0" w:space="0" w:color="auto"/>
            <w:right w:val="none" w:sz="0" w:space="0" w:color="auto"/>
          </w:divBdr>
          <w:divsChild>
            <w:div w:id="2106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49308">
      <w:bodyDiv w:val="1"/>
      <w:marLeft w:val="0"/>
      <w:marRight w:val="0"/>
      <w:marTop w:val="0"/>
      <w:marBottom w:val="0"/>
      <w:divBdr>
        <w:top w:val="none" w:sz="0" w:space="0" w:color="auto"/>
        <w:left w:val="none" w:sz="0" w:space="0" w:color="auto"/>
        <w:bottom w:val="none" w:sz="0" w:space="0" w:color="auto"/>
        <w:right w:val="none" w:sz="0" w:space="0" w:color="auto"/>
      </w:divBdr>
      <w:divsChild>
        <w:div w:id="670910392">
          <w:marLeft w:val="0"/>
          <w:marRight w:val="0"/>
          <w:marTop w:val="0"/>
          <w:marBottom w:val="0"/>
          <w:divBdr>
            <w:top w:val="none" w:sz="0" w:space="0" w:color="auto"/>
            <w:left w:val="none" w:sz="0" w:space="0" w:color="auto"/>
            <w:bottom w:val="none" w:sz="0" w:space="0" w:color="auto"/>
            <w:right w:val="none" w:sz="0" w:space="0" w:color="auto"/>
          </w:divBdr>
          <w:divsChild>
            <w:div w:id="18894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1793">
      <w:bodyDiv w:val="1"/>
      <w:marLeft w:val="0"/>
      <w:marRight w:val="0"/>
      <w:marTop w:val="0"/>
      <w:marBottom w:val="0"/>
      <w:divBdr>
        <w:top w:val="none" w:sz="0" w:space="0" w:color="auto"/>
        <w:left w:val="none" w:sz="0" w:space="0" w:color="auto"/>
        <w:bottom w:val="none" w:sz="0" w:space="0" w:color="auto"/>
        <w:right w:val="none" w:sz="0" w:space="0" w:color="auto"/>
      </w:divBdr>
      <w:divsChild>
        <w:div w:id="32510356">
          <w:marLeft w:val="0"/>
          <w:marRight w:val="0"/>
          <w:marTop w:val="0"/>
          <w:marBottom w:val="0"/>
          <w:divBdr>
            <w:top w:val="none" w:sz="0" w:space="0" w:color="auto"/>
            <w:left w:val="none" w:sz="0" w:space="0" w:color="auto"/>
            <w:bottom w:val="none" w:sz="0" w:space="0" w:color="auto"/>
            <w:right w:val="none" w:sz="0" w:space="0" w:color="auto"/>
          </w:divBdr>
          <w:divsChild>
            <w:div w:id="6166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4144">
      <w:bodyDiv w:val="1"/>
      <w:marLeft w:val="0"/>
      <w:marRight w:val="0"/>
      <w:marTop w:val="0"/>
      <w:marBottom w:val="0"/>
      <w:divBdr>
        <w:top w:val="none" w:sz="0" w:space="0" w:color="auto"/>
        <w:left w:val="none" w:sz="0" w:space="0" w:color="auto"/>
        <w:bottom w:val="none" w:sz="0" w:space="0" w:color="auto"/>
        <w:right w:val="none" w:sz="0" w:space="0" w:color="auto"/>
      </w:divBdr>
      <w:divsChild>
        <w:div w:id="1361249550">
          <w:marLeft w:val="0"/>
          <w:marRight w:val="0"/>
          <w:marTop w:val="0"/>
          <w:marBottom w:val="0"/>
          <w:divBdr>
            <w:top w:val="none" w:sz="0" w:space="0" w:color="auto"/>
            <w:left w:val="none" w:sz="0" w:space="0" w:color="auto"/>
            <w:bottom w:val="none" w:sz="0" w:space="0" w:color="auto"/>
            <w:right w:val="none" w:sz="0" w:space="0" w:color="auto"/>
          </w:divBdr>
          <w:divsChild>
            <w:div w:id="6184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8380">
      <w:bodyDiv w:val="1"/>
      <w:marLeft w:val="0"/>
      <w:marRight w:val="0"/>
      <w:marTop w:val="0"/>
      <w:marBottom w:val="0"/>
      <w:divBdr>
        <w:top w:val="none" w:sz="0" w:space="0" w:color="auto"/>
        <w:left w:val="none" w:sz="0" w:space="0" w:color="auto"/>
        <w:bottom w:val="none" w:sz="0" w:space="0" w:color="auto"/>
        <w:right w:val="none" w:sz="0" w:space="0" w:color="auto"/>
      </w:divBdr>
      <w:divsChild>
        <w:div w:id="1016882059">
          <w:marLeft w:val="0"/>
          <w:marRight w:val="0"/>
          <w:marTop w:val="0"/>
          <w:marBottom w:val="0"/>
          <w:divBdr>
            <w:top w:val="none" w:sz="0" w:space="0" w:color="auto"/>
            <w:left w:val="none" w:sz="0" w:space="0" w:color="auto"/>
            <w:bottom w:val="none" w:sz="0" w:space="0" w:color="auto"/>
            <w:right w:val="none" w:sz="0" w:space="0" w:color="auto"/>
          </w:divBdr>
          <w:divsChild>
            <w:div w:id="17518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29473">
      <w:bodyDiv w:val="1"/>
      <w:marLeft w:val="0"/>
      <w:marRight w:val="0"/>
      <w:marTop w:val="0"/>
      <w:marBottom w:val="0"/>
      <w:divBdr>
        <w:top w:val="none" w:sz="0" w:space="0" w:color="auto"/>
        <w:left w:val="none" w:sz="0" w:space="0" w:color="auto"/>
        <w:bottom w:val="none" w:sz="0" w:space="0" w:color="auto"/>
        <w:right w:val="none" w:sz="0" w:space="0" w:color="auto"/>
      </w:divBdr>
      <w:divsChild>
        <w:div w:id="1885630201">
          <w:marLeft w:val="0"/>
          <w:marRight w:val="0"/>
          <w:marTop w:val="0"/>
          <w:marBottom w:val="0"/>
          <w:divBdr>
            <w:top w:val="none" w:sz="0" w:space="0" w:color="auto"/>
            <w:left w:val="none" w:sz="0" w:space="0" w:color="auto"/>
            <w:bottom w:val="none" w:sz="0" w:space="0" w:color="auto"/>
            <w:right w:val="none" w:sz="0" w:space="0" w:color="auto"/>
          </w:divBdr>
          <w:divsChild>
            <w:div w:id="15550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4939">
      <w:bodyDiv w:val="1"/>
      <w:marLeft w:val="0"/>
      <w:marRight w:val="0"/>
      <w:marTop w:val="0"/>
      <w:marBottom w:val="0"/>
      <w:divBdr>
        <w:top w:val="none" w:sz="0" w:space="0" w:color="auto"/>
        <w:left w:val="none" w:sz="0" w:space="0" w:color="auto"/>
        <w:bottom w:val="none" w:sz="0" w:space="0" w:color="auto"/>
        <w:right w:val="none" w:sz="0" w:space="0" w:color="auto"/>
      </w:divBdr>
      <w:divsChild>
        <w:div w:id="1783064570">
          <w:marLeft w:val="0"/>
          <w:marRight w:val="0"/>
          <w:marTop w:val="0"/>
          <w:marBottom w:val="0"/>
          <w:divBdr>
            <w:top w:val="none" w:sz="0" w:space="0" w:color="auto"/>
            <w:left w:val="none" w:sz="0" w:space="0" w:color="auto"/>
            <w:bottom w:val="none" w:sz="0" w:space="0" w:color="auto"/>
            <w:right w:val="none" w:sz="0" w:space="0" w:color="auto"/>
          </w:divBdr>
          <w:divsChild>
            <w:div w:id="7833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1564">
      <w:bodyDiv w:val="1"/>
      <w:marLeft w:val="0"/>
      <w:marRight w:val="0"/>
      <w:marTop w:val="0"/>
      <w:marBottom w:val="0"/>
      <w:divBdr>
        <w:top w:val="none" w:sz="0" w:space="0" w:color="auto"/>
        <w:left w:val="none" w:sz="0" w:space="0" w:color="auto"/>
        <w:bottom w:val="none" w:sz="0" w:space="0" w:color="auto"/>
        <w:right w:val="none" w:sz="0" w:space="0" w:color="auto"/>
      </w:divBdr>
      <w:divsChild>
        <w:div w:id="2076859001">
          <w:marLeft w:val="0"/>
          <w:marRight w:val="0"/>
          <w:marTop w:val="0"/>
          <w:marBottom w:val="0"/>
          <w:divBdr>
            <w:top w:val="none" w:sz="0" w:space="0" w:color="auto"/>
            <w:left w:val="none" w:sz="0" w:space="0" w:color="auto"/>
            <w:bottom w:val="none" w:sz="0" w:space="0" w:color="auto"/>
            <w:right w:val="none" w:sz="0" w:space="0" w:color="auto"/>
          </w:divBdr>
          <w:divsChild>
            <w:div w:id="3802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5241">
      <w:bodyDiv w:val="1"/>
      <w:marLeft w:val="0"/>
      <w:marRight w:val="0"/>
      <w:marTop w:val="0"/>
      <w:marBottom w:val="0"/>
      <w:divBdr>
        <w:top w:val="none" w:sz="0" w:space="0" w:color="auto"/>
        <w:left w:val="none" w:sz="0" w:space="0" w:color="auto"/>
        <w:bottom w:val="none" w:sz="0" w:space="0" w:color="auto"/>
        <w:right w:val="none" w:sz="0" w:space="0" w:color="auto"/>
      </w:divBdr>
    </w:div>
    <w:div w:id="2070107709">
      <w:bodyDiv w:val="1"/>
      <w:marLeft w:val="0"/>
      <w:marRight w:val="0"/>
      <w:marTop w:val="0"/>
      <w:marBottom w:val="0"/>
      <w:divBdr>
        <w:top w:val="none" w:sz="0" w:space="0" w:color="auto"/>
        <w:left w:val="none" w:sz="0" w:space="0" w:color="auto"/>
        <w:bottom w:val="none" w:sz="0" w:space="0" w:color="auto"/>
        <w:right w:val="none" w:sz="0" w:space="0" w:color="auto"/>
      </w:divBdr>
      <w:divsChild>
        <w:div w:id="826749435">
          <w:marLeft w:val="0"/>
          <w:marRight w:val="0"/>
          <w:marTop w:val="0"/>
          <w:marBottom w:val="0"/>
          <w:divBdr>
            <w:top w:val="none" w:sz="0" w:space="0" w:color="auto"/>
            <w:left w:val="none" w:sz="0" w:space="0" w:color="auto"/>
            <w:bottom w:val="none" w:sz="0" w:space="0" w:color="auto"/>
            <w:right w:val="none" w:sz="0" w:space="0" w:color="auto"/>
          </w:divBdr>
          <w:divsChild>
            <w:div w:id="963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7631">
      <w:bodyDiv w:val="1"/>
      <w:marLeft w:val="0"/>
      <w:marRight w:val="0"/>
      <w:marTop w:val="0"/>
      <w:marBottom w:val="0"/>
      <w:divBdr>
        <w:top w:val="none" w:sz="0" w:space="0" w:color="auto"/>
        <w:left w:val="none" w:sz="0" w:space="0" w:color="auto"/>
        <w:bottom w:val="none" w:sz="0" w:space="0" w:color="auto"/>
        <w:right w:val="none" w:sz="0" w:space="0" w:color="auto"/>
      </w:divBdr>
      <w:divsChild>
        <w:div w:id="1949698038">
          <w:marLeft w:val="0"/>
          <w:marRight w:val="0"/>
          <w:marTop w:val="0"/>
          <w:marBottom w:val="0"/>
          <w:divBdr>
            <w:top w:val="none" w:sz="0" w:space="0" w:color="auto"/>
            <w:left w:val="none" w:sz="0" w:space="0" w:color="auto"/>
            <w:bottom w:val="none" w:sz="0" w:space="0" w:color="auto"/>
            <w:right w:val="none" w:sz="0" w:space="0" w:color="auto"/>
          </w:divBdr>
          <w:divsChild>
            <w:div w:id="13356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2390">
      <w:bodyDiv w:val="1"/>
      <w:marLeft w:val="0"/>
      <w:marRight w:val="0"/>
      <w:marTop w:val="0"/>
      <w:marBottom w:val="0"/>
      <w:divBdr>
        <w:top w:val="none" w:sz="0" w:space="0" w:color="auto"/>
        <w:left w:val="none" w:sz="0" w:space="0" w:color="auto"/>
        <w:bottom w:val="none" w:sz="0" w:space="0" w:color="auto"/>
        <w:right w:val="none" w:sz="0" w:space="0" w:color="auto"/>
      </w:divBdr>
      <w:divsChild>
        <w:div w:id="1313294050">
          <w:marLeft w:val="0"/>
          <w:marRight w:val="0"/>
          <w:marTop w:val="0"/>
          <w:marBottom w:val="0"/>
          <w:divBdr>
            <w:top w:val="none" w:sz="0" w:space="0" w:color="auto"/>
            <w:left w:val="none" w:sz="0" w:space="0" w:color="auto"/>
            <w:bottom w:val="none" w:sz="0" w:space="0" w:color="auto"/>
            <w:right w:val="none" w:sz="0" w:space="0" w:color="auto"/>
          </w:divBdr>
          <w:divsChild>
            <w:div w:id="15312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5693">
      <w:bodyDiv w:val="1"/>
      <w:marLeft w:val="0"/>
      <w:marRight w:val="0"/>
      <w:marTop w:val="0"/>
      <w:marBottom w:val="0"/>
      <w:divBdr>
        <w:top w:val="none" w:sz="0" w:space="0" w:color="auto"/>
        <w:left w:val="none" w:sz="0" w:space="0" w:color="auto"/>
        <w:bottom w:val="none" w:sz="0" w:space="0" w:color="auto"/>
        <w:right w:val="none" w:sz="0" w:space="0" w:color="auto"/>
      </w:divBdr>
      <w:divsChild>
        <w:div w:id="1143425049">
          <w:marLeft w:val="0"/>
          <w:marRight w:val="0"/>
          <w:marTop w:val="0"/>
          <w:marBottom w:val="0"/>
          <w:divBdr>
            <w:top w:val="none" w:sz="0" w:space="0" w:color="auto"/>
            <w:left w:val="none" w:sz="0" w:space="0" w:color="auto"/>
            <w:bottom w:val="none" w:sz="0" w:space="0" w:color="auto"/>
            <w:right w:val="none" w:sz="0" w:space="0" w:color="auto"/>
          </w:divBdr>
          <w:divsChild>
            <w:div w:id="17686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6660">
      <w:bodyDiv w:val="1"/>
      <w:marLeft w:val="0"/>
      <w:marRight w:val="0"/>
      <w:marTop w:val="0"/>
      <w:marBottom w:val="0"/>
      <w:divBdr>
        <w:top w:val="none" w:sz="0" w:space="0" w:color="auto"/>
        <w:left w:val="none" w:sz="0" w:space="0" w:color="auto"/>
        <w:bottom w:val="none" w:sz="0" w:space="0" w:color="auto"/>
        <w:right w:val="none" w:sz="0" w:space="0" w:color="auto"/>
      </w:divBdr>
      <w:divsChild>
        <w:div w:id="1822306047">
          <w:marLeft w:val="0"/>
          <w:marRight w:val="0"/>
          <w:marTop w:val="0"/>
          <w:marBottom w:val="0"/>
          <w:divBdr>
            <w:top w:val="none" w:sz="0" w:space="0" w:color="auto"/>
            <w:left w:val="none" w:sz="0" w:space="0" w:color="auto"/>
            <w:bottom w:val="none" w:sz="0" w:space="0" w:color="auto"/>
            <w:right w:val="none" w:sz="0" w:space="0" w:color="auto"/>
          </w:divBdr>
          <w:divsChild>
            <w:div w:id="11157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8131">
      <w:bodyDiv w:val="1"/>
      <w:marLeft w:val="0"/>
      <w:marRight w:val="0"/>
      <w:marTop w:val="0"/>
      <w:marBottom w:val="0"/>
      <w:divBdr>
        <w:top w:val="none" w:sz="0" w:space="0" w:color="auto"/>
        <w:left w:val="none" w:sz="0" w:space="0" w:color="auto"/>
        <w:bottom w:val="none" w:sz="0" w:space="0" w:color="auto"/>
        <w:right w:val="none" w:sz="0" w:space="0" w:color="auto"/>
      </w:divBdr>
      <w:divsChild>
        <w:div w:id="2012097532">
          <w:marLeft w:val="0"/>
          <w:marRight w:val="0"/>
          <w:marTop w:val="0"/>
          <w:marBottom w:val="0"/>
          <w:divBdr>
            <w:top w:val="none" w:sz="0" w:space="0" w:color="auto"/>
            <w:left w:val="none" w:sz="0" w:space="0" w:color="auto"/>
            <w:bottom w:val="none" w:sz="0" w:space="0" w:color="auto"/>
            <w:right w:val="none" w:sz="0" w:space="0" w:color="auto"/>
          </w:divBdr>
          <w:divsChild>
            <w:div w:id="2008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6304">
      <w:bodyDiv w:val="1"/>
      <w:marLeft w:val="0"/>
      <w:marRight w:val="0"/>
      <w:marTop w:val="0"/>
      <w:marBottom w:val="0"/>
      <w:divBdr>
        <w:top w:val="none" w:sz="0" w:space="0" w:color="auto"/>
        <w:left w:val="none" w:sz="0" w:space="0" w:color="auto"/>
        <w:bottom w:val="none" w:sz="0" w:space="0" w:color="auto"/>
        <w:right w:val="none" w:sz="0" w:space="0" w:color="auto"/>
      </w:divBdr>
      <w:divsChild>
        <w:div w:id="1771731966">
          <w:marLeft w:val="0"/>
          <w:marRight w:val="0"/>
          <w:marTop w:val="0"/>
          <w:marBottom w:val="0"/>
          <w:divBdr>
            <w:top w:val="none" w:sz="0" w:space="0" w:color="auto"/>
            <w:left w:val="none" w:sz="0" w:space="0" w:color="auto"/>
            <w:bottom w:val="none" w:sz="0" w:space="0" w:color="auto"/>
            <w:right w:val="none" w:sz="0" w:space="0" w:color="auto"/>
          </w:divBdr>
          <w:divsChild>
            <w:div w:id="6852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1108">
      <w:bodyDiv w:val="1"/>
      <w:marLeft w:val="0"/>
      <w:marRight w:val="0"/>
      <w:marTop w:val="0"/>
      <w:marBottom w:val="0"/>
      <w:divBdr>
        <w:top w:val="none" w:sz="0" w:space="0" w:color="auto"/>
        <w:left w:val="none" w:sz="0" w:space="0" w:color="auto"/>
        <w:bottom w:val="none" w:sz="0" w:space="0" w:color="auto"/>
        <w:right w:val="none" w:sz="0" w:space="0" w:color="auto"/>
      </w:divBdr>
      <w:divsChild>
        <w:div w:id="100074426">
          <w:marLeft w:val="0"/>
          <w:marRight w:val="0"/>
          <w:marTop w:val="0"/>
          <w:marBottom w:val="0"/>
          <w:divBdr>
            <w:top w:val="none" w:sz="0" w:space="0" w:color="auto"/>
            <w:left w:val="none" w:sz="0" w:space="0" w:color="auto"/>
            <w:bottom w:val="none" w:sz="0" w:space="0" w:color="auto"/>
            <w:right w:val="none" w:sz="0" w:space="0" w:color="auto"/>
          </w:divBdr>
          <w:divsChild>
            <w:div w:id="241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4295">
      <w:bodyDiv w:val="1"/>
      <w:marLeft w:val="0"/>
      <w:marRight w:val="0"/>
      <w:marTop w:val="0"/>
      <w:marBottom w:val="0"/>
      <w:divBdr>
        <w:top w:val="none" w:sz="0" w:space="0" w:color="auto"/>
        <w:left w:val="none" w:sz="0" w:space="0" w:color="auto"/>
        <w:bottom w:val="none" w:sz="0" w:space="0" w:color="auto"/>
        <w:right w:val="none" w:sz="0" w:space="0" w:color="auto"/>
      </w:divBdr>
      <w:divsChild>
        <w:div w:id="554313357">
          <w:marLeft w:val="0"/>
          <w:marRight w:val="0"/>
          <w:marTop w:val="0"/>
          <w:marBottom w:val="0"/>
          <w:divBdr>
            <w:top w:val="none" w:sz="0" w:space="0" w:color="auto"/>
            <w:left w:val="none" w:sz="0" w:space="0" w:color="auto"/>
            <w:bottom w:val="none" w:sz="0" w:space="0" w:color="auto"/>
            <w:right w:val="none" w:sz="0" w:space="0" w:color="auto"/>
          </w:divBdr>
          <w:divsChild>
            <w:div w:id="15910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10266">
      <w:bodyDiv w:val="1"/>
      <w:marLeft w:val="0"/>
      <w:marRight w:val="0"/>
      <w:marTop w:val="0"/>
      <w:marBottom w:val="0"/>
      <w:divBdr>
        <w:top w:val="none" w:sz="0" w:space="0" w:color="auto"/>
        <w:left w:val="none" w:sz="0" w:space="0" w:color="auto"/>
        <w:bottom w:val="none" w:sz="0" w:space="0" w:color="auto"/>
        <w:right w:val="none" w:sz="0" w:space="0" w:color="auto"/>
      </w:divBdr>
      <w:divsChild>
        <w:div w:id="569849336">
          <w:marLeft w:val="0"/>
          <w:marRight w:val="0"/>
          <w:marTop w:val="0"/>
          <w:marBottom w:val="0"/>
          <w:divBdr>
            <w:top w:val="none" w:sz="0" w:space="0" w:color="auto"/>
            <w:left w:val="none" w:sz="0" w:space="0" w:color="auto"/>
            <w:bottom w:val="none" w:sz="0" w:space="0" w:color="auto"/>
            <w:right w:val="none" w:sz="0" w:space="0" w:color="auto"/>
          </w:divBdr>
          <w:divsChild>
            <w:div w:id="6389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7125">
      <w:bodyDiv w:val="1"/>
      <w:marLeft w:val="0"/>
      <w:marRight w:val="0"/>
      <w:marTop w:val="0"/>
      <w:marBottom w:val="0"/>
      <w:divBdr>
        <w:top w:val="none" w:sz="0" w:space="0" w:color="auto"/>
        <w:left w:val="none" w:sz="0" w:space="0" w:color="auto"/>
        <w:bottom w:val="none" w:sz="0" w:space="0" w:color="auto"/>
        <w:right w:val="none" w:sz="0" w:space="0" w:color="auto"/>
      </w:divBdr>
      <w:divsChild>
        <w:div w:id="1906911238">
          <w:marLeft w:val="0"/>
          <w:marRight w:val="0"/>
          <w:marTop w:val="0"/>
          <w:marBottom w:val="0"/>
          <w:divBdr>
            <w:top w:val="none" w:sz="0" w:space="0" w:color="auto"/>
            <w:left w:val="none" w:sz="0" w:space="0" w:color="auto"/>
            <w:bottom w:val="none" w:sz="0" w:space="0" w:color="auto"/>
            <w:right w:val="none" w:sz="0" w:space="0" w:color="auto"/>
          </w:divBdr>
          <w:divsChild>
            <w:div w:id="9979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73394">
      <w:bodyDiv w:val="1"/>
      <w:marLeft w:val="0"/>
      <w:marRight w:val="0"/>
      <w:marTop w:val="0"/>
      <w:marBottom w:val="0"/>
      <w:divBdr>
        <w:top w:val="none" w:sz="0" w:space="0" w:color="auto"/>
        <w:left w:val="none" w:sz="0" w:space="0" w:color="auto"/>
        <w:bottom w:val="none" w:sz="0" w:space="0" w:color="auto"/>
        <w:right w:val="none" w:sz="0" w:space="0" w:color="auto"/>
      </w:divBdr>
      <w:divsChild>
        <w:div w:id="930552096">
          <w:marLeft w:val="0"/>
          <w:marRight w:val="0"/>
          <w:marTop w:val="0"/>
          <w:marBottom w:val="0"/>
          <w:divBdr>
            <w:top w:val="none" w:sz="0" w:space="0" w:color="auto"/>
            <w:left w:val="none" w:sz="0" w:space="0" w:color="auto"/>
            <w:bottom w:val="none" w:sz="0" w:space="0" w:color="auto"/>
            <w:right w:val="none" w:sz="0" w:space="0" w:color="auto"/>
          </w:divBdr>
          <w:divsChild>
            <w:div w:id="5526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9248">
      <w:bodyDiv w:val="1"/>
      <w:marLeft w:val="0"/>
      <w:marRight w:val="0"/>
      <w:marTop w:val="0"/>
      <w:marBottom w:val="0"/>
      <w:divBdr>
        <w:top w:val="none" w:sz="0" w:space="0" w:color="auto"/>
        <w:left w:val="none" w:sz="0" w:space="0" w:color="auto"/>
        <w:bottom w:val="none" w:sz="0" w:space="0" w:color="auto"/>
        <w:right w:val="none" w:sz="0" w:space="0" w:color="auto"/>
      </w:divBdr>
      <w:divsChild>
        <w:div w:id="935478627">
          <w:marLeft w:val="0"/>
          <w:marRight w:val="0"/>
          <w:marTop w:val="0"/>
          <w:marBottom w:val="0"/>
          <w:divBdr>
            <w:top w:val="none" w:sz="0" w:space="0" w:color="auto"/>
            <w:left w:val="none" w:sz="0" w:space="0" w:color="auto"/>
            <w:bottom w:val="none" w:sz="0" w:space="0" w:color="auto"/>
            <w:right w:val="none" w:sz="0" w:space="0" w:color="auto"/>
          </w:divBdr>
          <w:divsChild>
            <w:div w:id="350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6731">
      <w:bodyDiv w:val="1"/>
      <w:marLeft w:val="0"/>
      <w:marRight w:val="0"/>
      <w:marTop w:val="0"/>
      <w:marBottom w:val="0"/>
      <w:divBdr>
        <w:top w:val="none" w:sz="0" w:space="0" w:color="auto"/>
        <w:left w:val="none" w:sz="0" w:space="0" w:color="auto"/>
        <w:bottom w:val="none" w:sz="0" w:space="0" w:color="auto"/>
        <w:right w:val="none" w:sz="0" w:space="0" w:color="auto"/>
      </w:divBdr>
    </w:div>
    <w:div w:id="2087073561">
      <w:bodyDiv w:val="1"/>
      <w:marLeft w:val="0"/>
      <w:marRight w:val="0"/>
      <w:marTop w:val="0"/>
      <w:marBottom w:val="0"/>
      <w:divBdr>
        <w:top w:val="none" w:sz="0" w:space="0" w:color="auto"/>
        <w:left w:val="none" w:sz="0" w:space="0" w:color="auto"/>
        <w:bottom w:val="none" w:sz="0" w:space="0" w:color="auto"/>
        <w:right w:val="none" w:sz="0" w:space="0" w:color="auto"/>
      </w:divBdr>
      <w:divsChild>
        <w:div w:id="585504813">
          <w:marLeft w:val="0"/>
          <w:marRight w:val="0"/>
          <w:marTop w:val="0"/>
          <w:marBottom w:val="0"/>
          <w:divBdr>
            <w:top w:val="none" w:sz="0" w:space="0" w:color="auto"/>
            <w:left w:val="none" w:sz="0" w:space="0" w:color="auto"/>
            <w:bottom w:val="none" w:sz="0" w:space="0" w:color="auto"/>
            <w:right w:val="none" w:sz="0" w:space="0" w:color="auto"/>
          </w:divBdr>
          <w:divsChild>
            <w:div w:id="9263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3443">
      <w:bodyDiv w:val="1"/>
      <w:marLeft w:val="0"/>
      <w:marRight w:val="0"/>
      <w:marTop w:val="0"/>
      <w:marBottom w:val="0"/>
      <w:divBdr>
        <w:top w:val="none" w:sz="0" w:space="0" w:color="auto"/>
        <w:left w:val="none" w:sz="0" w:space="0" w:color="auto"/>
        <w:bottom w:val="none" w:sz="0" w:space="0" w:color="auto"/>
        <w:right w:val="none" w:sz="0" w:space="0" w:color="auto"/>
      </w:divBdr>
      <w:divsChild>
        <w:div w:id="1970889041">
          <w:marLeft w:val="0"/>
          <w:marRight w:val="0"/>
          <w:marTop w:val="0"/>
          <w:marBottom w:val="0"/>
          <w:divBdr>
            <w:top w:val="none" w:sz="0" w:space="0" w:color="auto"/>
            <w:left w:val="none" w:sz="0" w:space="0" w:color="auto"/>
            <w:bottom w:val="none" w:sz="0" w:space="0" w:color="auto"/>
            <w:right w:val="none" w:sz="0" w:space="0" w:color="auto"/>
          </w:divBdr>
          <w:divsChild>
            <w:div w:id="18662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393">
      <w:bodyDiv w:val="1"/>
      <w:marLeft w:val="0"/>
      <w:marRight w:val="0"/>
      <w:marTop w:val="0"/>
      <w:marBottom w:val="0"/>
      <w:divBdr>
        <w:top w:val="none" w:sz="0" w:space="0" w:color="auto"/>
        <w:left w:val="none" w:sz="0" w:space="0" w:color="auto"/>
        <w:bottom w:val="none" w:sz="0" w:space="0" w:color="auto"/>
        <w:right w:val="none" w:sz="0" w:space="0" w:color="auto"/>
      </w:divBdr>
      <w:divsChild>
        <w:div w:id="714736176">
          <w:marLeft w:val="0"/>
          <w:marRight w:val="0"/>
          <w:marTop w:val="0"/>
          <w:marBottom w:val="0"/>
          <w:divBdr>
            <w:top w:val="none" w:sz="0" w:space="0" w:color="auto"/>
            <w:left w:val="none" w:sz="0" w:space="0" w:color="auto"/>
            <w:bottom w:val="none" w:sz="0" w:space="0" w:color="auto"/>
            <w:right w:val="none" w:sz="0" w:space="0" w:color="auto"/>
          </w:divBdr>
          <w:divsChild>
            <w:div w:id="13789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6326">
      <w:bodyDiv w:val="1"/>
      <w:marLeft w:val="0"/>
      <w:marRight w:val="0"/>
      <w:marTop w:val="0"/>
      <w:marBottom w:val="0"/>
      <w:divBdr>
        <w:top w:val="none" w:sz="0" w:space="0" w:color="auto"/>
        <w:left w:val="none" w:sz="0" w:space="0" w:color="auto"/>
        <w:bottom w:val="none" w:sz="0" w:space="0" w:color="auto"/>
        <w:right w:val="none" w:sz="0" w:space="0" w:color="auto"/>
      </w:divBdr>
      <w:divsChild>
        <w:div w:id="1490634280">
          <w:marLeft w:val="0"/>
          <w:marRight w:val="0"/>
          <w:marTop w:val="0"/>
          <w:marBottom w:val="0"/>
          <w:divBdr>
            <w:top w:val="none" w:sz="0" w:space="0" w:color="auto"/>
            <w:left w:val="none" w:sz="0" w:space="0" w:color="auto"/>
            <w:bottom w:val="none" w:sz="0" w:space="0" w:color="auto"/>
            <w:right w:val="none" w:sz="0" w:space="0" w:color="auto"/>
          </w:divBdr>
          <w:divsChild>
            <w:div w:id="16211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37196">
      <w:bodyDiv w:val="1"/>
      <w:marLeft w:val="0"/>
      <w:marRight w:val="0"/>
      <w:marTop w:val="0"/>
      <w:marBottom w:val="0"/>
      <w:divBdr>
        <w:top w:val="none" w:sz="0" w:space="0" w:color="auto"/>
        <w:left w:val="none" w:sz="0" w:space="0" w:color="auto"/>
        <w:bottom w:val="none" w:sz="0" w:space="0" w:color="auto"/>
        <w:right w:val="none" w:sz="0" w:space="0" w:color="auto"/>
      </w:divBdr>
      <w:divsChild>
        <w:div w:id="171771437">
          <w:marLeft w:val="0"/>
          <w:marRight w:val="0"/>
          <w:marTop w:val="0"/>
          <w:marBottom w:val="0"/>
          <w:divBdr>
            <w:top w:val="none" w:sz="0" w:space="0" w:color="auto"/>
            <w:left w:val="none" w:sz="0" w:space="0" w:color="auto"/>
            <w:bottom w:val="none" w:sz="0" w:space="0" w:color="auto"/>
            <w:right w:val="none" w:sz="0" w:space="0" w:color="auto"/>
          </w:divBdr>
          <w:divsChild>
            <w:div w:id="16874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4725">
      <w:bodyDiv w:val="1"/>
      <w:marLeft w:val="0"/>
      <w:marRight w:val="0"/>
      <w:marTop w:val="0"/>
      <w:marBottom w:val="0"/>
      <w:divBdr>
        <w:top w:val="none" w:sz="0" w:space="0" w:color="auto"/>
        <w:left w:val="none" w:sz="0" w:space="0" w:color="auto"/>
        <w:bottom w:val="none" w:sz="0" w:space="0" w:color="auto"/>
        <w:right w:val="none" w:sz="0" w:space="0" w:color="auto"/>
      </w:divBdr>
      <w:divsChild>
        <w:div w:id="1036004755">
          <w:marLeft w:val="0"/>
          <w:marRight w:val="0"/>
          <w:marTop w:val="0"/>
          <w:marBottom w:val="0"/>
          <w:divBdr>
            <w:top w:val="none" w:sz="0" w:space="0" w:color="auto"/>
            <w:left w:val="none" w:sz="0" w:space="0" w:color="auto"/>
            <w:bottom w:val="none" w:sz="0" w:space="0" w:color="auto"/>
            <w:right w:val="none" w:sz="0" w:space="0" w:color="auto"/>
          </w:divBdr>
          <w:divsChild>
            <w:div w:id="2837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6673">
      <w:bodyDiv w:val="1"/>
      <w:marLeft w:val="0"/>
      <w:marRight w:val="0"/>
      <w:marTop w:val="0"/>
      <w:marBottom w:val="0"/>
      <w:divBdr>
        <w:top w:val="none" w:sz="0" w:space="0" w:color="auto"/>
        <w:left w:val="none" w:sz="0" w:space="0" w:color="auto"/>
        <w:bottom w:val="none" w:sz="0" w:space="0" w:color="auto"/>
        <w:right w:val="none" w:sz="0" w:space="0" w:color="auto"/>
      </w:divBdr>
    </w:div>
    <w:div w:id="2100831998">
      <w:bodyDiv w:val="1"/>
      <w:marLeft w:val="0"/>
      <w:marRight w:val="0"/>
      <w:marTop w:val="0"/>
      <w:marBottom w:val="0"/>
      <w:divBdr>
        <w:top w:val="none" w:sz="0" w:space="0" w:color="auto"/>
        <w:left w:val="none" w:sz="0" w:space="0" w:color="auto"/>
        <w:bottom w:val="none" w:sz="0" w:space="0" w:color="auto"/>
        <w:right w:val="none" w:sz="0" w:space="0" w:color="auto"/>
      </w:divBdr>
      <w:divsChild>
        <w:div w:id="758789781">
          <w:marLeft w:val="0"/>
          <w:marRight w:val="0"/>
          <w:marTop w:val="0"/>
          <w:marBottom w:val="0"/>
          <w:divBdr>
            <w:top w:val="none" w:sz="0" w:space="0" w:color="auto"/>
            <w:left w:val="none" w:sz="0" w:space="0" w:color="auto"/>
            <w:bottom w:val="none" w:sz="0" w:space="0" w:color="auto"/>
            <w:right w:val="none" w:sz="0" w:space="0" w:color="auto"/>
          </w:divBdr>
          <w:divsChild>
            <w:div w:id="7584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0121">
      <w:bodyDiv w:val="1"/>
      <w:marLeft w:val="0"/>
      <w:marRight w:val="0"/>
      <w:marTop w:val="0"/>
      <w:marBottom w:val="0"/>
      <w:divBdr>
        <w:top w:val="none" w:sz="0" w:space="0" w:color="auto"/>
        <w:left w:val="none" w:sz="0" w:space="0" w:color="auto"/>
        <w:bottom w:val="none" w:sz="0" w:space="0" w:color="auto"/>
        <w:right w:val="none" w:sz="0" w:space="0" w:color="auto"/>
      </w:divBdr>
      <w:divsChild>
        <w:div w:id="1202523447">
          <w:marLeft w:val="0"/>
          <w:marRight w:val="0"/>
          <w:marTop w:val="0"/>
          <w:marBottom w:val="0"/>
          <w:divBdr>
            <w:top w:val="none" w:sz="0" w:space="0" w:color="auto"/>
            <w:left w:val="none" w:sz="0" w:space="0" w:color="auto"/>
            <w:bottom w:val="none" w:sz="0" w:space="0" w:color="auto"/>
            <w:right w:val="none" w:sz="0" w:space="0" w:color="auto"/>
          </w:divBdr>
          <w:divsChild>
            <w:div w:id="16883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66982">
      <w:bodyDiv w:val="1"/>
      <w:marLeft w:val="0"/>
      <w:marRight w:val="0"/>
      <w:marTop w:val="0"/>
      <w:marBottom w:val="0"/>
      <w:divBdr>
        <w:top w:val="none" w:sz="0" w:space="0" w:color="auto"/>
        <w:left w:val="none" w:sz="0" w:space="0" w:color="auto"/>
        <w:bottom w:val="none" w:sz="0" w:space="0" w:color="auto"/>
        <w:right w:val="none" w:sz="0" w:space="0" w:color="auto"/>
      </w:divBdr>
      <w:divsChild>
        <w:div w:id="1562868718">
          <w:marLeft w:val="0"/>
          <w:marRight w:val="0"/>
          <w:marTop w:val="0"/>
          <w:marBottom w:val="0"/>
          <w:divBdr>
            <w:top w:val="none" w:sz="0" w:space="0" w:color="auto"/>
            <w:left w:val="none" w:sz="0" w:space="0" w:color="auto"/>
            <w:bottom w:val="none" w:sz="0" w:space="0" w:color="auto"/>
            <w:right w:val="none" w:sz="0" w:space="0" w:color="auto"/>
          </w:divBdr>
          <w:divsChild>
            <w:div w:id="64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5620">
      <w:bodyDiv w:val="1"/>
      <w:marLeft w:val="0"/>
      <w:marRight w:val="0"/>
      <w:marTop w:val="0"/>
      <w:marBottom w:val="0"/>
      <w:divBdr>
        <w:top w:val="none" w:sz="0" w:space="0" w:color="auto"/>
        <w:left w:val="none" w:sz="0" w:space="0" w:color="auto"/>
        <w:bottom w:val="none" w:sz="0" w:space="0" w:color="auto"/>
        <w:right w:val="none" w:sz="0" w:space="0" w:color="auto"/>
      </w:divBdr>
      <w:divsChild>
        <w:div w:id="1540557111">
          <w:marLeft w:val="0"/>
          <w:marRight w:val="0"/>
          <w:marTop w:val="0"/>
          <w:marBottom w:val="0"/>
          <w:divBdr>
            <w:top w:val="none" w:sz="0" w:space="0" w:color="auto"/>
            <w:left w:val="none" w:sz="0" w:space="0" w:color="auto"/>
            <w:bottom w:val="none" w:sz="0" w:space="0" w:color="auto"/>
            <w:right w:val="none" w:sz="0" w:space="0" w:color="auto"/>
          </w:divBdr>
          <w:divsChild>
            <w:div w:id="16090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6293">
      <w:bodyDiv w:val="1"/>
      <w:marLeft w:val="0"/>
      <w:marRight w:val="0"/>
      <w:marTop w:val="0"/>
      <w:marBottom w:val="0"/>
      <w:divBdr>
        <w:top w:val="none" w:sz="0" w:space="0" w:color="auto"/>
        <w:left w:val="none" w:sz="0" w:space="0" w:color="auto"/>
        <w:bottom w:val="none" w:sz="0" w:space="0" w:color="auto"/>
        <w:right w:val="none" w:sz="0" w:space="0" w:color="auto"/>
      </w:divBdr>
      <w:divsChild>
        <w:div w:id="1987079399">
          <w:marLeft w:val="0"/>
          <w:marRight w:val="0"/>
          <w:marTop w:val="0"/>
          <w:marBottom w:val="0"/>
          <w:divBdr>
            <w:top w:val="none" w:sz="0" w:space="0" w:color="auto"/>
            <w:left w:val="none" w:sz="0" w:space="0" w:color="auto"/>
            <w:bottom w:val="none" w:sz="0" w:space="0" w:color="auto"/>
            <w:right w:val="none" w:sz="0" w:space="0" w:color="auto"/>
          </w:divBdr>
          <w:divsChild>
            <w:div w:id="11320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0867">
      <w:bodyDiv w:val="1"/>
      <w:marLeft w:val="0"/>
      <w:marRight w:val="0"/>
      <w:marTop w:val="0"/>
      <w:marBottom w:val="0"/>
      <w:divBdr>
        <w:top w:val="none" w:sz="0" w:space="0" w:color="auto"/>
        <w:left w:val="none" w:sz="0" w:space="0" w:color="auto"/>
        <w:bottom w:val="none" w:sz="0" w:space="0" w:color="auto"/>
        <w:right w:val="none" w:sz="0" w:space="0" w:color="auto"/>
      </w:divBdr>
      <w:divsChild>
        <w:div w:id="276643731">
          <w:marLeft w:val="0"/>
          <w:marRight w:val="0"/>
          <w:marTop w:val="0"/>
          <w:marBottom w:val="0"/>
          <w:divBdr>
            <w:top w:val="none" w:sz="0" w:space="0" w:color="auto"/>
            <w:left w:val="none" w:sz="0" w:space="0" w:color="auto"/>
            <w:bottom w:val="none" w:sz="0" w:space="0" w:color="auto"/>
            <w:right w:val="none" w:sz="0" w:space="0" w:color="auto"/>
          </w:divBdr>
          <w:divsChild>
            <w:div w:id="84701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3128">
      <w:bodyDiv w:val="1"/>
      <w:marLeft w:val="0"/>
      <w:marRight w:val="0"/>
      <w:marTop w:val="0"/>
      <w:marBottom w:val="0"/>
      <w:divBdr>
        <w:top w:val="none" w:sz="0" w:space="0" w:color="auto"/>
        <w:left w:val="none" w:sz="0" w:space="0" w:color="auto"/>
        <w:bottom w:val="none" w:sz="0" w:space="0" w:color="auto"/>
        <w:right w:val="none" w:sz="0" w:space="0" w:color="auto"/>
      </w:divBdr>
      <w:divsChild>
        <w:div w:id="289482381">
          <w:marLeft w:val="0"/>
          <w:marRight w:val="0"/>
          <w:marTop w:val="0"/>
          <w:marBottom w:val="0"/>
          <w:divBdr>
            <w:top w:val="none" w:sz="0" w:space="0" w:color="auto"/>
            <w:left w:val="none" w:sz="0" w:space="0" w:color="auto"/>
            <w:bottom w:val="none" w:sz="0" w:space="0" w:color="auto"/>
            <w:right w:val="none" w:sz="0" w:space="0" w:color="auto"/>
          </w:divBdr>
          <w:divsChild>
            <w:div w:id="794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90349">
      <w:bodyDiv w:val="1"/>
      <w:marLeft w:val="0"/>
      <w:marRight w:val="0"/>
      <w:marTop w:val="0"/>
      <w:marBottom w:val="0"/>
      <w:divBdr>
        <w:top w:val="none" w:sz="0" w:space="0" w:color="auto"/>
        <w:left w:val="none" w:sz="0" w:space="0" w:color="auto"/>
        <w:bottom w:val="none" w:sz="0" w:space="0" w:color="auto"/>
        <w:right w:val="none" w:sz="0" w:space="0" w:color="auto"/>
      </w:divBdr>
      <w:divsChild>
        <w:div w:id="2120831055">
          <w:marLeft w:val="0"/>
          <w:marRight w:val="0"/>
          <w:marTop w:val="0"/>
          <w:marBottom w:val="0"/>
          <w:divBdr>
            <w:top w:val="none" w:sz="0" w:space="0" w:color="auto"/>
            <w:left w:val="none" w:sz="0" w:space="0" w:color="auto"/>
            <w:bottom w:val="none" w:sz="0" w:space="0" w:color="auto"/>
            <w:right w:val="none" w:sz="0" w:space="0" w:color="auto"/>
          </w:divBdr>
          <w:divsChild>
            <w:div w:id="15045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8721">
      <w:bodyDiv w:val="1"/>
      <w:marLeft w:val="0"/>
      <w:marRight w:val="0"/>
      <w:marTop w:val="0"/>
      <w:marBottom w:val="0"/>
      <w:divBdr>
        <w:top w:val="none" w:sz="0" w:space="0" w:color="auto"/>
        <w:left w:val="none" w:sz="0" w:space="0" w:color="auto"/>
        <w:bottom w:val="none" w:sz="0" w:space="0" w:color="auto"/>
        <w:right w:val="none" w:sz="0" w:space="0" w:color="auto"/>
      </w:divBdr>
      <w:divsChild>
        <w:div w:id="1520508953">
          <w:marLeft w:val="0"/>
          <w:marRight w:val="0"/>
          <w:marTop w:val="0"/>
          <w:marBottom w:val="0"/>
          <w:divBdr>
            <w:top w:val="none" w:sz="0" w:space="0" w:color="auto"/>
            <w:left w:val="none" w:sz="0" w:space="0" w:color="auto"/>
            <w:bottom w:val="none" w:sz="0" w:space="0" w:color="auto"/>
            <w:right w:val="none" w:sz="0" w:space="0" w:color="auto"/>
          </w:divBdr>
          <w:divsChild>
            <w:div w:id="18613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65">
      <w:bodyDiv w:val="1"/>
      <w:marLeft w:val="0"/>
      <w:marRight w:val="0"/>
      <w:marTop w:val="0"/>
      <w:marBottom w:val="0"/>
      <w:divBdr>
        <w:top w:val="none" w:sz="0" w:space="0" w:color="auto"/>
        <w:left w:val="none" w:sz="0" w:space="0" w:color="auto"/>
        <w:bottom w:val="none" w:sz="0" w:space="0" w:color="auto"/>
        <w:right w:val="none" w:sz="0" w:space="0" w:color="auto"/>
      </w:divBdr>
      <w:divsChild>
        <w:div w:id="730495244">
          <w:marLeft w:val="0"/>
          <w:marRight w:val="0"/>
          <w:marTop w:val="0"/>
          <w:marBottom w:val="0"/>
          <w:divBdr>
            <w:top w:val="none" w:sz="0" w:space="0" w:color="auto"/>
            <w:left w:val="none" w:sz="0" w:space="0" w:color="auto"/>
            <w:bottom w:val="none" w:sz="0" w:space="0" w:color="auto"/>
            <w:right w:val="none" w:sz="0" w:space="0" w:color="auto"/>
          </w:divBdr>
          <w:divsChild>
            <w:div w:id="16846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200">
      <w:bodyDiv w:val="1"/>
      <w:marLeft w:val="0"/>
      <w:marRight w:val="0"/>
      <w:marTop w:val="0"/>
      <w:marBottom w:val="0"/>
      <w:divBdr>
        <w:top w:val="none" w:sz="0" w:space="0" w:color="auto"/>
        <w:left w:val="none" w:sz="0" w:space="0" w:color="auto"/>
        <w:bottom w:val="none" w:sz="0" w:space="0" w:color="auto"/>
        <w:right w:val="none" w:sz="0" w:space="0" w:color="auto"/>
      </w:divBdr>
      <w:divsChild>
        <w:div w:id="2068409435">
          <w:marLeft w:val="0"/>
          <w:marRight w:val="0"/>
          <w:marTop w:val="0"/>
          <w:marBottom w:val="0"/>
          <w:divBdr>
            <w:top w:val="none" w:sz="0" w:space="0" w:color="auto"/>
            <w:left w:val="none" w:sz="0" w:space="0" w:color="auto"/>
            <w:bottom w:val="none" w:sz="0" w:space="0" w:color="auto"/>
            <w:right w:val="none" w:sz="0" w:space="0" w:color="auto"/>
          </w:divBdr>
          <w:divsChild>
            <w:div w:id="4320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4836">
      <w:bodyDiv w:val="1"/>
      <w:marLeft w:val="0"/>
      <w:marRight w:val="0"/>
      <w:marTop w:val="0"/>
      <w:marBottom w:val="0"/>
      <w:divBdr>
        <w:top w:val="none" w:sz="0" w:space="0" w:color="auto"/>
        <w:left w:val="none" w:sz="0" w:space="0" w:color="auto"/>
        <w:bottom w:val="none" w:sz="0" w:space="0" w:color="auto"/>
        <w:right w:val="none" w:sz="0" w:space="0" w:color="auto"/>
      </w:divBdr>
      <w:divsChild>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5417">
      <w:bodyDiv w:val="1"/>
      <w:marLeft w:val="0"/>
      <w:marRight w:val="0"/>
      <w:marTop w:val="0"/>
      <w:marBottom w:val="0"/>
      <w:divBdr>
        <w:top w:val="none" w:sz="0" w:space="0" w:color="auto"/>
        <w:left w:val="none" w:sz="0" w:space="0" w:color="auto"/>
        <w:bottom w:val="none" w:sz="0" w:space="0" w:color="auto"/>
        <w:right w:val="none" w:sz="0" w:space="0" w:color="auto"/>
      </w:divBdr>
      <w:divsChild>
        <w:div w:id="556550356">
          <w:marLeft w:val="0"/>
          <w:marRight w:val="0"/>
          <w:marTop w:val="0"/>
          <w:marBottom w:val="0"/>
          <w:divBdr>
            <w:top w:val="none" w:sz="0" w:space="0" w:color="auto"/>
            <w:left w:val="none" w:sz="0" w:space="0" w:color="auto"/>
            <w:bottom w:val="none" w:sz="0" w:space="0" w:color="auto"/>
            <w:right w:val="none" w:sz="0" w:space="0" w:color="auto"/>
          </w:divBdr>
          <w:divsChild>
            <w:div w:id="895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6711">
      <w:bodyDiv w:val="1"/>
      <w:marLeft w:val="0"/>
      <w:marRight w:val="0"/>
      <w:marTop w:val="0"/>
      <w:marBottom w:val="0"/>
      <w:divBdr>
        <w:top w:val="none" w:sz="0" w:space="0" w:color="auto"/>
        <w:left w:val="none" w:sz="0" w:space="0" w:color="auto"/>
        <w:bottom w:val="none" w:sz="0" w:space="0" w:color="auto"/>
        <w:right w:val="none" w:sz="0" w:space="0" w:color="auto"/>
      </w:divBdr>
      <w:divsChild>
        <w:div w:id="2014448928">
          <w:marLeft w:val="0"/>
          <w:marRight w:val="0"/>
          <w:marTop w:val="0"/>
          <w:marBottom w:val="0"/>
          <w:divBdr>
            <w:top w:val="none" w:sz="0" w:space="0" w:color="auto"/>
            <w:left w:val="none" w:sz="0" w:space="0" w:color="auto"/>
            <w:bottom w:val="none" w:sz="0" w:space="0" w:color="auto"/>
            <w:right w:val="none" w:sz="0" w:space="0" w:color="auto"/>
          </w:divBdr>
          <w:divsChild>
            <w:div w:id="9465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20101">
      <w:bodyDiv w:val="1"/>
      <w:marLeft w:val="0"/>
      <w:marRight w:val="0"/>
      <w:marTop w:val="0"/>
      <w:marBottom w:val="0"/>
      <w:divBdr>
        <w:top w:val="none" w:sz="0" w:space="0" w:color="auto"/>
        <w:left w:val="none" w:sz="0" w:space="0" w:color="auto"/>
        <w:bottom w:val="none" w:sz="0" w:space="0" w:color="auto"/>
        <w:right w:val="none" w:sz="0" w:space="0" w:color="auto"/>
      </w:divBdr>
      <w:divsChild>
        <w:div w:id="122235456">
          <w:marLeft w:val="0"/>
          <w:marRight w:val="0"/>
          <w:marTop w:val="0"/>
          <w:marBottom w:val="0"/>
          <w:divBdr>
            <w:top w:val="none" w:sz="0" w:space="0" w:color="auto"/>
            <w:left w:val="none" w:sz="0" w:space="0" w:color="auto"/>
            <w:bottom w:val="none" w:sz="0" w:space="0" w:color="auto"/>
            <w:right w:val="none" w:sz="0" w:space="0" w:color="auto"/>
          </w:divBdr>
          <w:divsChild>
            <w:div w:id="1047073287">
              <w:marLeft w:val="0"/>
              <w:marRight w:val="0"/>
              <w:marTop w:val="0"/>
              <w:marBottom w:val="0"/>
              <w:divBdr>
                <w:top w:val="none" w:sz="0" w:space="0" w:color="auto"/>
                <w:left w:val="none" w:sz="0" w:space="0" w:color="auto"/>
                <w:bottom w:val="none" w:sz="0" w:space="0" w:color="auto"/>
                <w:right w:val="none" w:sz="0" w:space="0" w:color="auto"/>
              </w:divBdr>
            </w:div>
            <w:div w:id="4273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9754">
      <w:bodyDiv w:val="1"/>
      <w:marLeft w:val="0"/>
      <w:marRight w:val="0"/>
      <w:marTop w:val="0"/>
      <w:marBottom w:val="0"/>
      <w:divBdr>
        <w:top w:val="none" w:sz="0" w:space="0" w:color="auto"/>
        <w:left w:val="none" w:sz="0" w:space="0" w:color="auto"/>
        <w:bottom w:val="none" w:sz="0" w:space="0" w:color="auto"/>
        <w:right w:val="none" w:sz="0" w:space="0" w:color="auto"/>
      </w:divBdr>
      <w:divsChild>
        <w:div w:id="1606691136">
          <w:marLeft w:val="0"/>
          <w:marRight w:val="0"/>
          <w:marTop w:val="0"/>
          <w:marBottom w:val="0"/>
          <w:divBdr>
            <w:top w:val="none" w:sz="0" w:space="0" w:color="auto"/>
            <w:left w:val="none" w:sz="0" w:space="0" w:color="auto"/>
            <w:bottom w:val="none" w:sz="0" w:space="0" w:color="auto"/>
            <w:right w:val="none" w:sz="0" w:space="0" w:color="auto"/>
          </w:divBdr>
          <w:divsChild>
            <w:div w:id="10913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5395">
      <w:bodyDiv w:val="1"/>
      <w:marLeft w:val="0"/>
      <w:marRight w:val="0"/>
      <w:marTop w:val="0"/>
      <w:marBottom w:val="0"/>
      <w:divBdr>
        <w:top w:val="none" w:sz="0" w:space="0" w:color="auto"/>
        <w:left w:val="none" w:sz="0" w:space="0" w:color="auto"/>
        <w:bottom w:val="none" w:sz="0" w:space="0" w:color="auto"/>
        <w:right w:val="none" w:sz="0" w:space="0" w:color="auto"/>
      </w:divBdr>
      <w:divsChild>
        <w:div w:id="616909128">
          <w:marLeft w:val="0"/>
          <w:marRight w:val="0"/>
          <w:marTop w:val="0"/>
          <w:marBottom w:val="0"/>
          <w:divBdr>
            <w:top w:val="none" w:sz="0" w:space="0" w:color="auto"/>
            <w:left w:val="none" w:sz="0" w:space="0" w:color="auto"/>
            <w:bottom w:val="none" w:sz="0" w:space="0" w:color="auto"/>
            <w:right w:val="none" w:sz="0" w:space="0" w:color="auto"/>
          </w:divBdr>
          <w:divsChild>
            <w:div w:id="4320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66159">
      <w:bodyDiv w:val="1"/>
      <w:marLeft w:val="0"/>
      <w:marRight w:val="0"/>
      <w:marTop w:val="0"/>
      <w:marBottom w:val="0"/>
      <w:divBdr>
        <w:top w:val="none" w:sz="0" w:space="0" w:color="auto"/>
        <w:left w:val="none" w:sz="0" w:space="0" w:color="auto"/>
        <w:bottom w:val="none" w:sz="0" w:space="0" w:color="auto"/>
        <w:right w:val="none" w:sz="0" w:space="0" w:color="auto"/>
      </w:divBdr>
      <w:divsChild>
        <w:div w:id="1221552118">
          <w:marLeft w:val="0"/>
          <w:marRight w:val="0"/>
          <w:marTop w:val="0"/>
          <w:marBottom w:val="0"/>
          <w:divBdr>
            <w:top w:val="none" w:sz="0" w:space="0" w:color="auto"/>
            <w:left w:val="none" w:sz="0" w:space="0" w:color="auto"/>
            <w:bottom w:val="none" w:sz="0" w:space="0" w:color="auto"/>
            <w:right w:val="none" w:sz="0" w:space="0" w:color="auto"/>
          </w:divBdr>
          <w:divsChild>
            <w:div w:id="10271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26227">
      <w:bodyDiv w:val="1"/>
      <w:marLeft w:val="0"/>
      <w:marRight w:val="0"/>
      <w:marTop w:val="0"/>
      <w:marBottom w:val="0"/>
      <w:divBdr>
        <w:top w:val="none" w:sz="0" w:space="0" w:color="auto"/>
        <w:left w:val="none" w:sz="0" w:space="0" w:color="auto"/>
        <w:bottom w:val="none" w:sz="0" w:space="0" w:color="auto"/>
        <w:right w:val="none" w:sz="0" w:space="0" w:color="auto"/>
      </w:divBdr>
      <w:divsChild>
        <w:div w:id="960647497">
          <w:marLeft w:val="0"/>
          <w:marRight w:val="0"/>
          <w:marTop w:val="0"/>
          <w:marBottom w:val="0"/>
          <w:divBdr>
            <w:top w:val="none" w:sz="0" w:space="0" w:color="auto"/>
            <w:left w:val="none" w:sz="0" w:space="0" w:color="auto"/>
            <w:bottom w:val="none" w:sz="0" w:space="0" w:color="auto"/>
            <w:right w:val="none" w:sz="0" w:space="0" w:color="auto"/>
          </w:divBdr>
          <w:divsChild>
            <w:div w:id="14293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5068">
      <w:bodyDiv w:val="1"/>
      <w:marLeft w:val="0"/>
      <w:marRight w:val="0"/>
      <w:marTop w:val="0"/>
      <w:marBottom w:val="0"/>
      <w:divBdr>
        <w:top w:val="none" w:sz="0" w:space="0" w:color="auto"/>
        <w:left w:val="none" w:sz="0" w:space="0" w:color="auto"/>
        <w:bottom w:val="none" w:sz="0" w:space="0" w:color="auto"/>
        <w:right w:val="none" w:sz="0" w:space="0" w:color="auto"/>
      </w:divBdr>
      <w:divsChild>
        <w:div w:id="1891766623">
          <w:marLeft w:val="0"/>
          <w:marRight w:val="0"/>
          <w:marTop w:val="0"/>
          <w:marBottom w:val="0"/>
          <w:divBdr>
            <w:top w:val="none" w:sz="0" w:space="0" w:color="auto"/>
            <w:left w:val="none" w:sz="0" w:space="0" w:color="auto"/>
            <w:bottom w:val="none" w:sz="0" w:space="0" w:color="auto"/>
            <w:right w:val="none" w:sz="0" w:space="0" w:color="auto"/>
          </w:divBdr>
          <w:divsChild>
            <w:div w:id="2172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293">
      <w:bodyDiv w:val="1"/>
      <w:marLeft w:val="0"/>
      <w:marRight w:val="0"/>
      <w:marTop w:val="0"/>
      <w:marBottom w:val="0"/>
      <w:divBdr>
        <w:top w:val="none" w:sz="0" w:space="0" w:color="auto"/>
        <w:left w:val="none" w:sz="0" w:space="0" w:color="auto"/>
        <w:bottom w:val="none" w:sz="0" w:space="0" w:color="auto"/>
        <w:right w:val="none" w:sz="0" w:space="0" w:color="auto"/>
      </w:divBdr>
      <w:divsChild>
        <w:div w:id="750615150">
          <w:marLeft w:val="0"/>
          <w:marRight w:val="0"/>
          <w:marTop w:val="0"/>
          <w:marBottom w:val="0"/>
          <w:divBdr>
            <w:top w:val="none" w:sz="0" w:space="0" w:color="auto"/>
            <w:left w:val="none" w:sz="0" w:space="0" w:color="auto"/>
            <w:bottom w:val="none" w:sz="0" w:space="0" w:color="auto"/>
            <w:right w:val="none" w:sz="0" w:space="0" w:color="auto"/>
          </w:divBdr>
          <w:divsChild>
            <w:div w:id="2274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7235">
      <w:bodyDiv w:val="1"/>
      <w:marLeft w:val="0"/>
      <w:marRight w:val="0"/>
      <w:marTop w:val="0"/>
      <w:marBottom w:val="0"/>
      <w:divBdr>
        <w:top w:val="none" w:sz="0" w:space="0" w:color="auto"/>
        <w:left w:val="none" w:sz="0" w:space="0" w:color="auto"/>
        <w:bottom w:val="none" w:sz="0" w:space="0" w:color="auto"/>
        <w:right w:val="none" w:sz="0" w:space="0" w:color="auto"/>
      </w:divBdr>
      <w:divsChild>
        <w:div w:id="318003069">
          <w:marLeft w:val="0"/>
          <w:marRight w:val="0"/>
          <w:marTop w:val="0"/>
          <w:marBottom w:val="0"/>
          <w:divBdr>
            <w:top w:val="none" w:sz="0" w:space="0" w:color="auto"/>
            <w:left w:val="none" w:sz="0" w:space="0" w:color="auto"/>
            <w:bottom w:val="none" w:sz="0" w:space="0" w:color="auto"/>
            <w:right w:val="none" w:sz="0" w:space="0" w:color="auto"/>
          </w:divBdr>
          <w:divsChild>
            <w:div w:id="7340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8249">
      <w:bodyDiv w:val="1"/>
      <w:marLeft w:val="0"/>
      <w:marRight w:val="0"/>
      <w:marTop w:val="0"/>
      <w:marBottom w:val="0"/>
      <w:divBdr>
        <w:top w:val="none" w:sz="0" w:space="0" w:color="auto"/>
        <w:left w:val="none" w:sz="0" w:space="0" w:color="auto"/>
        <w:bottom w:val="none" w:sz="0" w:space="0" w:color="auto"/>
        <w:right w:val="none" w:sz="0" w:space="0" w:color="auto"/>
      </w:divBdr>
      <w:divsChild>
        <w:div w:id="883253184">
          <w:marLeft w:val="0"/>
          <w:marRight w:val="0"/>
          <w:marTop w:val="0"/>
          <w:marBottom w:val="0"/>
          <w:divBdr>
            <w:top w:val="none" w:sz="0" w:space="0" w:color="auto"/>
            <w:left w:val="none" w:sz="0" w:space="0" w:color="auto"/>
            <w:bottom w:val="none" w:sz="0" w:space="0" w:color="auto"/>
            <w:right w:val="none" w:sz="0" w:space="0" w:color="auto"/>
          </w:divBdr>
          <w:divsChild>
            <w:div w:id="13701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8741">
      <w:bodyDiv w:val="1"/>
      <w:marLeft w:val="0"/>
      <w:marRight w:val="0"/>
      <w:marTop w:val="0"/>
      <w:marBottom w:val="0"/>
      <w:divBdr>
        <w:top w:val="none" w:sz="0" w:space="0" w:color="auto"/>
        <w:left w:val="none" w:sz="0" w:space="0" w:color="auto"/>
        <w:bottom w:val="none" w:sz="0" w:space="0" w:color="auto"/>
        <w:right w:val="none" w:sz="0" w:space="0" w:color="auto"/>
      </w:divBdr>
      <w:divsChild>
        <w:div w:id="888036975">
          <w:marLeft w:val="0"/>
          <w:marRight w:val="0"/>
          <w:marTop w:val="0"/>
          <w:marBottom w:val="0"/>
          <w:divBdr>
            <w:top w:val="none" w:sz="0" w:space="0" w:color="auto"/>
            <w:left w:val="none" w:sz="0" w:space="0" w:color="auto"/>
            <w:bottom w:val="none" w:sz="0" w:space="0" w:color="auto"/>
            <w:right w:val="none" w:sz="0" w:space="0" w:color="auto"/>
          </w:divBdr>
          <w:divsChild>
            <w:div w:id="3047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0547">
      <w:bodyDiv w:val="1"/>
      <w:marLeft w:val="0"/>
      <w:marRight w:val="0"/>
      <w:marTop w:val="0"/>
      <w:marBottom w:val="0"/>
      <w:divBdr>
        <w:top w:val="none" w:sz="0" w:space="0" w:color="auto"/>
        <w:left w:val="none" w:sz="0" w:space="0" w:color="auto"/>
        <w:bottom w:val="none" w:sz="0" w:space="0" w:color="auto"/>
        <w:right w:val="none" w:sz="0" w:space="0" w:color="auto"/>
      </w:divBdr>
      <w:divsChild>
        <w:div w:id="909727089">
          <w:marLeft w:val="0"/>
          <w:marRight w:val="0"/>
          <w:marTop w:val="0"/>
          <w:marBottom w:val="0"/>
          <w:divBdr>
            <w:top w:val="none" w:sz="0" w:space="0" w:color="auto"/>
            <w:left w:val="none" w:sz="0" w:space="0" w:color="auto"/>
            <w:bottom w:val="none" w:sz="0" w:space="0" w:color="auto"/>
            <w:right w:val="none" w:sz="0" w:space="0" w:color="auto"/>
          </w:divBdr>
          <w:divsChild>
            <w:div w:id="21323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9866">
      <w:bodyDiv w:val="1"/>
      <w:marLeft w:val="0"/>
      <w:marRight w:val="0"/>
      <w:marTop w:val="0"/>
      <w:marBottom w:val="0"/>
      <w:divBdr>
        <w:top w:val="none" w:sz="0" w:space="0" w:color="auto"/>
        <w:left w:val="none" w:sz="0" w:space="0" w:color="auto"/>
        <w:bottom w:val="none" w:sz="0" w:space="0" w:color="auto"/>
        <w:right w:val="none" w:sz="0" w:space="0" w:color="auto"/>
      </w:divBdr>
      <w:divsChild>
        <w:div w:id="1288775099">
          <w:marLeft w:val="0"/>
          <w:marRight w:val="0"/>
          <w:marTop w:val="0"/>
          <w:marBottom w:val="0"/>
          <w:divBdr>
            <w:top w:val="none" w:sz="0" w:space="0" w:color="auto"/>
            <w:left w:val="none" w:sz="0" w:space="0" w:color="auto"/>
            <w:bottom w:val="none" w:sz="0" w:space="0" w:color="auto"/>
            <w:right w:val="none" w:sz="0" w:space="0" w:color="auto"/>
          </w:divBdr>
          <w:divsChild>
            <w:div w:id="1096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588">
      <w:bodyDiv w:val="1"/>
      <w:marLeft w:val="0"/>
      <w:marRight w:val="0"/>
      <w:marTop w:val="0"/>
      <w:marBottom w:val="0"/>
      <w:divBdr>
        <w:top w:val="none" w:sz="0" w:space="0" w:color="auto"/>
        <w:left w:val="none" w:sz="0" w:space="0" w:color="auto"/>
        <w:bottom w:val="none" w:sz="0" w:space="0" w:color="auto"/>
        <w:right w:val="none" w:sz="0" w:space="0" w:color="auto"/>
      </w:divBdr>
      <w:divsChild>
        <w:div w:id="663433973">
          <w:marLeft w:val="0"/>
          <w:marRight w:val="0"/>
          <w:marTop w:val="0"/>
          <w:marBottom w:val="0"/>
          <w:divBdr>
            <w:top w:val="none" w:sz="0" w:space="0" w:color="auto"/>
            <w:left w:val="none" w:sz="0" w:space="0" w:color="auto"/>
            <w:bottom w:val="none" w:sz="0" w:space="0" w:color="auto"/>
            <w:right w:val="none" w:sz="0" w:space="0" w:color="auto"/>
          </w:divBdr>
          <w:divsChild>
            <w:div w:id="57698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06490">
      <w:bodyDiv w:val="1"/>
      <w:marLeft w:val="0"/>
      <w:marRight w:val="0"/>
      <w:marTop w:val="0"/>
      <w:marBottom w:val="0"/>
      <w:divBdr>
        <w:top w:val="none" w:sz="0" w:space="0" w:color="auto"/>
        <w:left w:val="none" w:sz="0" w:space="0" w:color="auto"/>
        <w:bottom w:val="none" w:sz="0" w:space="0" w:color="auto"/>
        <w:right w:val="none" w:sz="0" w:space="0" w:color="auto"/>
      </w:divBdr>
      <w:divsChild>
        <w:div w:id="1949584232">
          <w:marLeft w:val="0"/>
          <w:marRight w:val="0"/>
          <w:marTop w:val="0"/>
          <w:marBottom w:val="0"/>
          <w:divBdr>
            <w:top w:val="none" w:sz="0" w:space="0" w:color="auto"/>
            <w:left w:val="none" w:sz="0" w:space="0" w:color="auto"/>
            <w:bottom w:val="none" w:sz="0" w:space="0" w:color="auto"/>
            <w:right w:val="none" w:sz="0" w:space="0" w:color="auto"/>
          </w:divBdr>
          <w:divsChild>
            <w:div w:id="1879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0558">
      <w:bodyDiv w:val="1"/>
      <w:marLeft w:val="0"/>
      <w:marRight w:val="0"/>
      <w:marTop w:val="0"/>
      <w:marBottom w:val="0"/>
      <w:divBdr>
        <w:top w:val="none" w:sz="0" w:space="0" w:color="auto"/>
        <w:left w:val="none" w:sz="0" w:space="0" w:color="auto"/>
        <w:bottom w:val="none" w:sz="0" w:space="0" w:color="auto"/>
        <w:right w:val="none" w:sz="0" w:space="0" w:color="auto"/>
      </w:divBdr>
      <w:divsChild>
        <w:div w:id="376661289">
          <w:marLeft w:val="0"/>
          <w:marRight w:val="0"/>
          <w:marTop w:val="0"/>
          <w:marBottom w:val="0"/>
          <w:divBdr>
            <w:top w:val="none" w:sz="0" w:space="0" w:color="auto"/>
            <w:left w:val="none" w:sz="0" w:space="0" w:color="auto"/>
            <w:bottom w:val="none" w:sz="0" w:space="0" w:color="auto"/>
            <w:right w:val="none" w:sz="0" w:space="0" w:color="auto"/>
          </w:divBdr>
          <w:divsChild>
            <w:div w:id="10124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6214">
      <w:bodyDiv w:val="1"/>
      <w:marLeft w:val="0"/>
      <w:marRight w:val="0"/>
      <w:marTop w:val="0"/>
      <w:marBottom w:val="0"/>
      <w:divBdr>
        <w:top w:val="none" w:sz="0" w:space="0" w:color="auto"/>
        <w:left w:val="none" w:sz="0" w:space="0" w:color="auto"/>
        <w:bottom w:val="none" w:sz="0" w:space="0" w:color="auto"/>
        <w:right w:val="none" w:sz="0" w:space="0" w:color="auto"/>
      </w:divBdr>
      <w:divsChild>
        <w:div w:id="1225680339">
          <w:marLeft w:val="0"/>
          <w:marRight w:val="0"/>
          <w:marTop w:val="0"/>
          <w:marBottom w:val="0"/>
          <w:divBdr>
            <w:top w:val="none" w:sz="0" w:space="0" w:color="auto"/>
            <w:left w:val="none" w:sz="0" w:space="0" w:color="auto"/>
            <w:bottom w:val="none" w:sz="0" w:space="0" w:color="auto"/>
            <w:right w:val="none" w:sz="0" w:space="0" w:color="auto"/>
          </w:divBdr>
          <w:divsChild>
            <w:div w:id="15876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8293">
      <w:bodyDiv w:val="1"/>
      <w:marLeft w:val="0"/>
      <w:marRight w:val="0"/>
      <w:marTop w:val="0"/>
      <w:marBottom w:val="0"/>
      <w:divBdr>
        <w:top w:val="none" w:sz="0" w:space="0" w:color="auto"/>
        <w:left w:val="none" w:sz="0" w:space="0" w:color="auto"/>
        <w:bottom w:val="none" w:sz="0" w:space="0" w:color="auto"/>
        <w:right w:val="none" w:sz="0" w:space="0" w:color="auto"/>
      </w:divBdr>
      <w:divsChild>
        <w:div w:id="1412893233">
          <w:marLeft w:val="0"/>
          <w:marRight w:val="0"/>
          <w:marTop w:val="0"/>
          <w:marBottom w:val="0"/>
          <w:divBdr>
            <w:top w:val="none" w:sz="0" w:space="0" w:color="auto"/>
            <w:left w:val="none" w:sz="0" w:space="0" w:color="auto"/>
            <w:bottom w:val="none" w:sz="0" w:space="0" w:color="auto"/>
            <w:right w:val="none" w:sz="0" w:space="0" w:color="auto"/>
          </w:divBdr>
          <w:divsChild>
            <w:div w:id="11423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4144">
      <w:bodyDiv w:val="1"/>
      <w:marLeft w:val="0"/>
      <w:marRight w:val="0"/>
      <w:marTop w:val="0"/>
      <w:marBottom w:val="0"/>
      <w:divBdr>
        <w:top w:val="none" w:sz="0" w:space="0" w:color="auto"/>
        <w:left w:val="none" w:sz="0" w:space="0" w:color="auto"/>
        <w:bottom w:val="none" w:sz="0" w:space="0" w:color="auto"/>
        <w:right w:val="none" w:sz="0" w:space="0" w:color="auto"/>
      </w:divBdr>
      <w:divsChild>
        <w:div w:id="1802765939">
          <w:marLeft w:val="0"/>
          <w:marRight w:val="0"/>
          <w:marTop w:val="0"/>
          <w:marBottom w:val="0"/>
          <w:divBdr>
            <w:top w:val="none" w:sz="0" w:space="0" w:color="auto"/>
            <w:left w:val="none" w:sz="0" w:space="0" w:color="auto"/>
            <w:bottom w:val="none" w:sz="0" w:space="0" w:color="auto"/>
            <w:right w:val="none" w:sz="0" w:space="0" w:color="auto"/>
          </w:divBdr>
          <w:divsChild>
            <w:div w:id="12950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0412">
      <w:bodyDiv w:val="1"/>
      <w:marLeft w:val="0"/>
      <w:marRight w:val="0"/>
      <w:marTop w:val="0"/>
      <w:marBottom w:val="0"/>
      <w:divBdr>
        <w:top w:val="none" w:sz="0" w:space="0" w:color="auto"/>
        <w:left w:val="none" w:sz="0" w:space="0" w:color="auto"/>
        <w:bottom w:val="none" w:sz="0" w:space="0" w:color="auto"/>
        <w:right w:val="none" w:sz="0" w:space="0" w:color="auto"/>
      </w:divBdr>
      <w:divsChild>
        <w:div w:id="50740668">
          <w:marLeft w:val="0"/>
          <w:marRight w:val="0"/>
          <w:marTop w:val="0"/>
          <w:marBottom w:val="0"/>
          <w:divBdr>
            <w:top w:val="none" w:sz="0" w:space="0" w:color="auto"/>
            <w:left w:val="none" w:sz="0" w:space="0" w:color="auto"/>
            <w:bottom w:val="none" w:sz="0" w:space="0" w:color="auto"/>
            <w:right w:val="none" w:sz="0" w:space="0" w:color="auto"/>
          </w:divBdr>
          <w:divsChild>
            <w:div w:id="12001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7587">
      <w:bodyDiv w:val="1"/>
      <w:marLeft w:val="0"/>
      <w:marRight w:val="0"/>
      <w:marTop w:val="0"/>
      <w:marBottom w:val="0"/>
      <w:divBdr>
        <w:top w:val="none" w:sz="0" w:space="0" w:color="auto"/>
        <w:left w:val="none" w:sz="0" w:space="0" w:color="auto"/>
        <w:bottom w:val="none" w:sz="0" w:space="0" w:color="auto"/>
        <w:right w:val="none" w:sz="0" w:space="0" w:color="auto"/>
      </w:divBdr>
      <w:divsChild>
        <w:div w:id="1436554351">
          <w:marLeft w:val="0"/>
          <w:marRight w:val="0"/>
          <w:marTop w:val="0"/>
          <w:marBottom w:val="0"/>
          <w:divBdr>
            <w:top w:val="none" w:sz="0" w:space="0" w:color="auto"/>
            <w:left w:val="none" w:sz="0" w:space="0" w:color="auto"/>
            <w:bottom w:val="none" w:sz="0" w:space="0" w:color="auto"/>
            <w:right w:val="none" w:sz="0" w:space="0" w:color="auto"/>
          </w:divBdr>
          <w:divsChild>
            <w:div w:id="3035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8506">
      <w:bodyDiv w:val="1"/>
      <w:marLeft w:val="0"/>
      <w:marRight w:val="0"/>
      <w:marTop w:val="0"/>
      <w:marBottom w:val="0"/>
      <w:divBdr>
        <w:top w:val="none" w:sz="0" w:space="0" w:color="auto"/>
        <w:left w:val="none" w:sz="0" w:space="0" w:color="auto"/>
        <w:bottom w:val="none" w:sz="0" w:space="0" w:color="auto"/>
        <w:right w:val="none" w:sz="0" w:space="0" w:color="auto"/>
      </w:divBdr>
      <w:divsChild>
        <w:div w:id="1958220578">
          <w:marLeft w:val="0"/>
          <w:marRight w:val="0"/>
          <w:marTop w:val="0"/>
          <w:marBottom w:val="0"/>
          <w:divBdr>
            <w:top w:val="none" w:sz="0" w:space="0" w:color="auto"/>
            <w:left w:val="none" w:sz="0" w:space="0" w:color="auto"/>
            <w:bottom w:val="none" w:sz="0" w:space="0" w:color="auto"/>
            <w:right w:val="none" w:sz="0" w:space="0" w:color="auto"/>
          </w:divBdr>
          <w:divsChild>
            <w:div w:id="41950001">
              <w:marLeft w:val="0"/>
              <w:marRight w:val="0"/>
              <w:marTop w:val="0"/>
              <w:marBottom w:val="0"/>
              <w:divBdr>
                <w:top w:val="none" w:sz="0" w:space="0" w:color="auto"/>
                <w:left w:val="none" w:sz="0" w:space="0" w:color="auto"/>
                <w:bottom w:val="none" w:sz="0" w:space="0" w:color="auto"/>
                <w:right w:val="none" w:sz="0" w:space="0" w:color="auto"/>
              </w:divBdr>
            </w:div>
            <w:div w:id="6587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7887">
      <w:bodyDiv w:val="1"/>
      <w:marLeft w:val="0"/>
      <w:marRight w:val="0"/>
      <w:marTop w:val="0"/>
      <w:marBottom w:val="0"/>
      <w:divBdr>
        <w:top w:val="none" w:sz="0" w:space="0" w:color="auto"/>
        <w:left w:val="none" w:sz="0" w:space="0" w:color="auto"/>
        <w:bottom w:val="none" w:sz="0" w:space="0" w:color="auto"/>
        <w:right w:val="none" w:sz="0" w:space="0" w:color="auto"/>
      </w:divBdr>
      <w:divsChild>
        <w:div w:id="1500578549">
          <w:marLeft w:val="0"/>
          <w:marRight w:val="0"/>
          <w:marTop w:val="0"/>
          <w:marBottom w:val="0"/>
          <w:divBdr>
            <w:top w:val="none" w:sz="0" w:space="0" w:color="auto"/>
            <w:left w:val="none" w:sz="0" w:space="0" w:color="auto"/>
            <w:bottom w:val="none" w:sz="0" w:space="0" w:color="auto"/>
            <w:right w:val="none" w:sz="0" w:space="0" w:color="auto"/>
          </w:divBdr>
          <w:divsChild>
            <w:div w:id="591666048">
              <w:marLeft w:val="0"/>
              <w:marRight w:val="0"/>
              <w:marTop w:val="0"/>
              <w:marBottom w:val="0"/>
              <w:divBdr>
                <w:top w:val="none" w:sz="0" w:space="0" w:color="auto"/>
                <w:left w:val="none" w:sz="0" w:space="0" w:color="auto"/>
                <w:bottom w:val="none" w:sz="0" w:space="0" w:color="auto"/>
                <w:right w:val="none" w:sz="0" w:space="0" w:color="auto"/>
              </w:divBdr>
            </w:div>
            <w:div w:id="1421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3418">
      <w:bodyDiv w:val="1"/>
      <w:marLeft w:val="0"/>
      <w:marRight w:val="0"/>
      <w:marTop w:val="0"/>
      <w:marBottom w:val="0"/>
      <w:divBdr>
        <w:top w:val="none" w:sz="0" w:space="0" w:color="auto"/>
        <w:left w:val="none" w:sz="0" w:space="0" w:color="auto"/>
        <w:bottom w:val="none" w:sz="0" w:space="0" w:color="auto"/>
        <w:right w:val="none" w:sz="0" w:space="0" w:color="auto"/>
      </w:divBdr>
      <w:divsChild>
        <w:div w:id="902184204">
          <w:marLeft w:val="0"/>
          <w:marRight w:val="0"/>
          <w:marTop w:val="0"/>
          <w:marBottom w:val="0"/>
          <w:divBdr>
            <w:top w:val="none" w:sz="0" w:space="0" w:color="auto"/>
            <w:left w:val="none" w:sz="0" w:space="0" w:color="auto"/>
            <w:bottom w:val="none" w:sz="0" w:space="0" w:color="auto"/>
            <w:right w:val="none" w:sz="0" w:space="0" w:color="auto"/>
          </w:divBdr>
          <w:divsChild>
            <w:div w:id="7409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1360">
      <w:bodyDiv w:val="1"/>
      <w:marLeft w:val="0"/>
      <w:marRight w:val="0"/>
      <w:marTop w:val="0"/>
      <w:marBottom w:val="0"/>
      <w:divBdr>
        <w:top w:val="none" w:sz="0" w:space="0" w:color="auto"/>
        <w:left w:val="none" w:sz="0" w:space="0" w:color="auto"/>
        <w:bottom w:val="none" w:sz="0" w:space="0" w:color="auto"/>
        <w:right w:val="none" w:sz="0" w:space="0" w:color="auto"/>
      </w:divBdr>
      <w:divsChild>
        <w:div w:id="1346715015">
          <w:marLeft w:val="0"/>
          <w:marRight w:val="0"/>
          <w:marTop w:val="0"/>
          <w:marBottom w:val="0"/>
          <w:divBdr>
            <w:top w:val="none" w:sz="0" w:space="0" w:color="auto"/>
            <w:left w:val="none" w:sz="0" w:space="0" w:color="auto"/>
            <w:bottom w:val="none" w:sz="0" w:space="0" w:color="auto"/>
            <w:right w:val="none" w:sz="0" w:space="0" w:color="auto"/>
          </w:divBdr>
          <w:divsChild>
            <w:div w:id="9865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6317">
      <w:bodyDiv w:val="1"/>
      <w:marLeft w:val="0"/>
      <w:marRight w:val="0"/>
      <w:marTop w:val="0"/>
      <w:marBottom w:val="0"/>
      <w:divBdr>
        <w:top w:val="none" w:sz="0" w:space="0" w:color="auto"/>
        <w:left w:val="none" w:sz="0" w:space="0" w:color="auto"/>
        <w:bottom w:val="none" w:sz="0" w:space="0" w:color="auto"/>
        <w:right w:val="none" w:sz="0" w:space="0" w:color="auto"/>
      </w:divBdr>
      <w:divsChild>
        <w:div w:id="207031544">
          <w:marLeft w:val="0"/>
          <w:marRight w:val="0"/>
          <w:marTop w:val="0"/>
          <w:marBottom w:val="0"/>
          <w:divBdr>
            <w:top w:val="none" w:sz="0" w:space="0" w:color="auto"/>
            <w:left w:val="none" w:sz="0" w:space="0" w:color="auto"/>
            <w:bottom w:val="none" w:sz="0" w:space="0" w:color="auto"/>
            <w:right w:val="none" w:sz="0" w:space="0" w:color="auto"/>
          </w:divBdr>
          <w:divsChild>
            <w:div w:id="7764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8538">
      <w:bodyDiv w:val="1"/>
      <w:marLeft w:val="0"/>
      <w:marRight w:val="0"/>
      <w:marTop w:val="0"/>
      <w:marBottom w:val="0"/>
      <w:divBdr>
        <w:top w:val="none" w:sz="0" w:space="0" w:color="auto"/>
        <w:left w:val="none" w:sz="0" w:space="0" w:color="auto"/>
        <w:bottom w:val="none" w:sz="0" w:space="0" w:color="auto"/>
        <w:right w:val="none" w:sz="0" w:space="0" w:color="auto"/>
      </w:divBdr>
      <w:divsChild>
        <w:div w:id="305552344">
          <w:marLeft w:val="0"/>
          <w:marRight w:val="0"/>
          <w:marTop w:val="0"/>
          <w:marBottom w:val="0"/>
          <w:divBdr>
            <w:top w:val="none" w:sz="0" w:space="0" w:color="auto"/>
            <w:left w:val="none" w:sz="0" w:space="0" w:color="auto"/>
            <w:bottom w:val="none" w:sz="0" w:space="0" w:color="auto"/>
            <w:right w:val="none" w:sz="0" w:space="0" w:color="auto"/>
          </w:divBdr>
          <w:divsChild>
            <w:div w:id="18271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emf"/><Relationship Id="rId21" Type="http://schemas.openxmlformats.org/officeDocument/2006/relationships/image" Target="media/image8.png"/><Relationship Id="rId34" Type="http://schemas.openxmlformats.org/officeDocument/2006/relationships/image" Target="media/image21.emf"/><Relationship Id="rId42" Type="http://schemas.openxmlformats.org/officeDocument/2006/relationships/image" Target="media/image28.emf"/><Relationship Id="rId47" Type="http://schemas.openxmlformats.org/officeDocument/2006/relationships/image" Target="media/image33.emf"/><Relationship Id="rId50" Type="http://schemas.openxmlformats.org/officeDocument/2006/relationships/image" Target="media/image36.emf"/><Relationship Id="rId55" Type="http://schemas.openxmlformats.org/officeDocument/2006/relationships/package" Target="embeddings/Microsoft_Visio_Drawing16.vsdx"/><Relationship Id="rId63" Type="http://schemas.openxmlformats.org/officeDocument/2006/relationships/image" Target="media/image48.emf"/><Relationship Id="rId68" Type="http://schemas.openxmlformats.org/officeDocument/2006/relationships/image" Target="media/image53.emf"/><Relationship Id="rId76"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image" Target="media/image56.emf"/><Relationship Id="rId2" Type="http://schemas.openxmlformats.org/officeDocument/2006/relationships/customXml" Target="../customXml/item2.xml"/><Relationship Id="rId16" Type="http://schemas.openxmlformats.org/officeDocument/2006/relationships/package" Target="embeddings/Microsoft_Excel_Worksheet.xlsx"/><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emf"/><Relationship Id="rId53" Type="http://schemas.openxmlformats.org/officeDocument/2006/relationships/image" Target="media/image39.emf"/><Relationship Id="rId58" Type="http://schemas.openxmlformats.org/officeDocument/2006/relationships/image" Target="media/image43.emf"/><Relationship Id="rId66" Type="http://schemas.openxmlformats.org/officeDocument/2006/relationships/image" Target="media/image51.emf"/><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emf"/><Relationship Id="rId49" Type="http://schemas.openxmlformats.org/officeDocument/2006/relationships/image" Target="media/image35.emf"/><Relationship Id="rId57" Type="http://schemas.openxmlformats.org/officeDocument/2006/relationships/image" Target="media/image42.emf"/><Relationship Id="rId61" Type="http://schemas.openxmlformats.org/officeDocument/2006/relationships/image" Target="media/image46.emf"/><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emf"/><Relationship Id="rId52" Type="http://schemas.openxmlformats.org/officeDocument/2006/relationships/image" Target="media/image38.emf"/><Relationship Id="rId60" Type="http://schemas.openxmlformats.org/officeDocument/2006/relationships/image" Target="media/image45.emf"/><Relationship Id="rId65" Type="http://schemas.openxmlformats.org/officeDocument/2006/relationships/image" Target="media/image50.emf"/><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3ds.eapp.renesas.com/3ddashboar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package" Target="embeddings/Microsoft_Visio_Drawing.vsdx"/><Relationship Id="rId43" Type="http://schemas.openxmlformats.org/officeDocument/2006/relationships/image" Target="media/image29.emf"/><Relationship Id="rId48" Type="http://schemas.openxmlformats.org/officeDocument/2006/relationships/image" Target="media/image34.emf"/><Relationship Id="rId56" Type="http://schemas.openxmlformats.org/officeDocument/2006/relationships/image" Target="media/image41.emf"/><Relationship Id="rId64" Type="http://schemas.openxmlformats.org/officeDocument/2006/relationships/image" Target="media/image49.emf"/><Relationship Id="rId69" Type="http://schemas.openxmlformats.org/officeDocument/2006/relationships/image" Target="media/image54.emf"/><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emf"/><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3ds.eapp.renesas.com/3dspace/common/emxNavigator.jsp?isPopup=false&amp;objectId=1366.1694.57332.26040"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emf"/><Relationship Id="rId46" Type="http://schemas.openxmlformats.org/officeDocument/2006/relationships/image" Target="media/image32.emf"/><Relationship Id="rId59" Type="http://schemas.openxmlformats.org/officeDocument/2006/relationships/image" Target="media/image44.emf"/><Relationship Id="rId67" Type="http://schemas.openxmlformats.org/officeDocument/2006/relationships/image" Target="media/image52.emf"/><Relationship Id="rId20" Type="http://schemas.openxmlformats.org/officeDocument/2006/relationships/image" Target="media/image7.png"/><Relationship Id="rId41" Type="http://schemas.openxmlformats.org/officeDocument/2006/relationships/image" Target="media/image27.emf"/><Relationship Id="rId54" Type="http://schemas.openxmlformats.org/officeDocument/2006/relationships/image" Target="media/image40.emf"/><Relationship Id="rId62" Type="http://schemas.openxmlformats.org/officeDocument/2006/relationships/image" Target="media/image47.emf"/><Relationship Id="rId70" Type="http://schemas.openxmlformats.org/officeDocument/2006/relationships/image" Target="media/image55.emf"/><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9C76ACA44640139AB9CD00D9F3472B"/>
        <w:category>
          <w:name w:val="全般"/>
          <w:gallery w:val="placeholder"/>
        </w:category>
        <w:types>
          <w:type w:val="bbPlcHdr"/>
        </w:types>
        <w:behaviors>
          <w:behavior w:val="content"/>
        </w:behaviors>
        <w:guid w:val="{54EF6C68-FC10-4E1F-86D0-E46B99E5D9F4}"/>
      </w:docPartPr>
      <w:docPartBody>
        <w:p w:rsidR="00AF76FC" w:rsidRDefault="0071214C" w:rsidP="0071214C">
          <w:pPr>
            <w:pStyle w:val="959C76ACA44640139AB9CD00D9F3472B"/>
          </w:pPr>
          <w:r>
            <w:rPr>
              <w:rFonts w:eastAsia="Meiryo UI" w:cs="Arial"/>
              <w:szCs w:val="20"/>
            </w:rPr>
            <w:t>&lt;document title&gt;</w:t>
          </w:r>
        </w:p>
      </w:docPartBody>
    </w:docPart>
    <w:docPart>
      <w:docPartPr>
        <w:name w:val="6A8D45FDE97B47D4AE2D5F36A8B8433E"/>
        <w:category>
          <w:name w:val="全般"/>
          <w:gallery w:val="placeholder"/>
        </w:category>
        <w:types>
          <w:type w:val="bbPlcHdr"/>
        </w:types>
        <w:behaviors>
          <w:behavior w:val="content"/>
        </w:behaviors>
        <w:guid w:val="{8C14FECE-0359-413F-8A5A-6944F1CE3DFC}"/>
      </w:docPartPr>
      <w:docPartBody>
        <w:p w:rsidR="00AF76FC" w:rsidRDefault="0071214C" w:rsidP="0071214C">
          <w:pPr>
            <w:pStyle w:val="6A8D45FDE97B47D4AE2D5F36A8B8433E"/>
          </w:pPr>
          <w:r w:rsidRPr="00BF6713">
            <w:rPr>
              <w:rFonts w:eastAsia="Meiryo UI" w:cs="Arial"/>
              <w:szCs w:val="18"/>
            </w:rPr>
            <w:t xml:space="preserve"> MMM </w:t>
          </w:r>
          <w:r w:rsidRPr="00BF6713">
            <w:rPr>
              <w:rFonts w:eastAsia="Meiryo UI" w:cs="Arial" w:hint="eastAsia"/>
              <w:szCs w:val="18"/>
            </w:rPr>
            <w:t>DD</w:t>
          </w:r>
          <w:r w:rsidRPr="00BF6713">
            <w:rPr>
              <w:rFonts w:eastAsia="Meiryo UI" w:cs="Arial"/>
              <w:szCs w:val="18"/>
            </w:rPr>
            <w:t>, YYYY</w:t>
          </w:r>
        </w:p>
      </w:docPartBody>
    </w:docPart>
    <w:docPart>
      <w:docPartPr>
        <w:name w:val="BFE4FD2016CB47C886510BC4963EB2D6"/>
        <w:category>
          <w:name w:val="全般"/>
          <w:gallery w:val="placeholder"/>
        </w:category>
        <w:types>
          <w:type w:val="bbPlcHdr"/>
        </w:types>
        <w:behaviors>
          <w:behavior w:val="content"/>
        </w:behaviors>
        <w:guid w:val="{01796FD1-A66C-4C0E-9B43-699E03241BC0}"/>
      </w:docPartPr>
      <w:docPartBody>
        <w:p w:rsidR="00AF76FC" w:rsidRDefault="0071214C" w:rsidP="0071214C">
          <w:pPr>
            <w:pStyle w:val="BFE4FD2016CB47C886510BC4963EB2D6"/>
          </w:pPr>
          <w:r>
            <w:rPr>
              <w:rFonts w:eastAsia="Meiryo UI" w:cs="Arial"/>
              <w:sz w:val="18"/>
              <w:szCs w:val="18"/>
            </w:rPr>
            <w:t>&lt;author&gt;</w:t>
          </w:r>
        </w:p>
      </w:docPartBody>
    </w:docPart>
    <w:docPart>
      <w:docPartPr>
        <w:name w:val="D891D2AAF3F647DAA14E0E51A0172AB5"/>
        <w:category>
          <w:name w:val="全般"/>
          <w:gallery w:val="placeholder"/>
        </w:category>
        <w:types>
          <w:type w:val="bbPlcHdr"/>
        </w:types>
        <w:behaviors>
          <w:behavior w:val="content"/>
        </w:behaviors>
        <w:guid w:val="{D8847EF7-D62F-481C-ADA6-887C5F2D81CA}"/>
      </w:docPartPr>
      <w:docPartBody>
        <w:p w:rsidR="000301E3" w:rsidRDefault="00481923" w:rsidP="00481923">
          <w:pPr>
            <w:pStyle w:val="D891D2AAF3F647DAA14E0E51A0172AB5"/>
          </w:pPr>
          <w:r w:rsidRPr="00BF6713">
            <w:rPr>
              <w:rFonts w:eastAsia="Meiryo UI" w:cs="Arial" w:hint="eastAsia"/>
              <w:szCs w:val="18"/>
            </w:rPr>
            <w:t>&lt;Document Number&gt;</w:t>
          </w:r>
        </w:p>
      </w:docPartBody>
    </w:docPart>
    <w:docPart>
      <w:docPartPr>
        <w:name w:val="5CE9A26C1B20403CA5C52D4B9D48CAB9"/>
        <w:category>
          <w:name w:val="全般"/>
          <w:gallery w:val="placeholder"/>
        </w:category>
        <w:types>
          <w:type w:val="bbPlcHdr"/>
        </w:types>
        <w:behaviors>
          <w:behavior w:val="content"/>
        </w:behaviors>
        <w:guid w:val="{9EE63C49-394B-4CE1-B4A0-AC58DE8CA250}"/>
      </w:docPartPr>
      <w:docPartBody>
        <w:p w:rsidR="000301E3" w:rsidRDefault="00481923" w:rsidP="00481923">
          <w:pPr>
            <w:pStyle w:val="5CE9A26C1B20403CA5C52D4B9D48CAB9"/>
          </w:pPr>
          <w:r>
            <w:rPr>
              <w:rFonts w:eastAsia="Meiryo UI" w:cs="Arial"/>
              <w:sz w:val="18"/>
              <w:szCs w:val="18"/>
            </w:rPr>
            <w:t>&lt;version&gt;</w:t>
          </w:r>
        </w:p>
      </w:docPartBody>
    </w:docPart>
    <w:docPart>
      <w:docPartPr>
        <w:name w:val="DefaultPlaceholder_-1854013438"/>
        <w:category>
          <w:name w:val="全般"/>
          <w:gallery w:val="placeholder"/>
        </w:category>
        <w:types>
          <w:type w:val="bbPlcHdr"/>
        </w:types>
        <w:behaviors>
          <w:behavior w:val="content"/>
        </w:behaviors>
        <w:guid w:val="{CA76F4CF-3A29-417B-B3D1-A62893D73F53}"/>
      </w:docPartPr>
      <w:docPartBody>
        <w:p w:rsidR="000301E3" w:rsidRDefault="00481923">
          <w:r w:rsidRPr="00A9457A">
            <w:rPr>
              <w:rStyle w:val="PlaceholderText"/>
            </w:rPr>
            <w:t>アイテムを選択してください。</w:t>
          </w:r>
        </w:p>
      </w:docPartBody>
    </w:docPart>
    <w:docPart>
      <w:docPartPr>
        <w:name w:val="DefaultPlaceholder_-1854013440"/>
        <w:category>
          <w:name w:val="General"/>
          <w:gallery w:val="placeholder"/>
        </w:category>
        <w:types>
          <w:type w:val="bbPlcHdr"/>
        </w:types>
        <w:behaviors>
          <w:behavior w:val="content"/>
        </w:behaviors>
        <w:guid w:val="{E5E771E9-4B42-4430-A12E-37716718C9B1}"/>
      </w:docPartPr>
      <w:docPartBody>
        <w:p w:rsidR="009A1A68" w:rsidRDefault="0042276A">
          <w:r w:rsidRPr="00714E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iryo UI">
    <w:charset w:val="80"/>
    <w:family w:val="swiss"/>
    <w:pitch w:val="variable"/>
    <w:sig w:usb0="E00002FF" w:usb1="6AC7FFFF" w:usb2="08000012" w:usb3="00000000" w:csb0="0002009F" w:csb1="00000000"/>
  </w:font>
  <w:font w:name="MS Mincho">
    <w:panose1 w:val="020206090402050803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modern"/>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4C"/>
    <w:rsid w:val="000076D4"/>
    <w:rsid w:val="000117B7"/>
    <w:rsid w:val="000123AA"/>
    <w:rsid w:val="0001529B"/>
    <w:rsid w:val="00015EE4"/>
    <w:rsid w:val="0001620B"/>
    <w:rsid w:val="000250CB"/>
    <w:rsid w:val="00025AE8"/>
    <w:rsid w:val="00027AA3"/>
    <w:rsid w:val="000301E3"/>
    <w:rsid w:val="0003240D"/>
    <w:rsid w:val="00037BCD"/>
    <w:rsid w:val="00047B04"/>
    <w:rsid w:val="00053549"/>
    <w:rsid w:val="00057C5E"/>
    <w:rsid w:val="00060316"/>
    <w:rsid w:val="000674E8"/>
    <w:rsid w:val="00075831"/>
    <w:rsid w:val="00076E8E"/>
    <w:rsid w:val="00084AA1"/>
    <w:rsid w:val="00090B10"/>
    <w:rsid w:val="000957A8"/>
    <w:rsid w:val="0009674A"/>
    <w:rsid w:val="00096B29"/>
    <w:rsid w:val="00097D33"/>
    <w:rsid w:val="000A4637"/>
    <w:rsid w:val="000A5000"/>
    <w:rsid w:val="000B03D0"/>
    <w:rsid w:val="000C08E5"/>
    <w:rsid w:val="000D2441"/>
    <w:rsid w:val="000D24E8"/>
    <w:rsid w:val="000D37B7"/>
    <w:rsid w:val="000E1E6F"/>
    <w:rsid w:val="000E5F43"/>
    <w:rsid w:val="000F15D3"/>
    <w:rsid w:val="000F2045"/>
    <w:rsid w:val="0010039E"/>
    <w:rsid w:val="00100C9A"/>
    <w:rsid w:val="00102BC0"/>
    <w:rsid w:val="00103B3F"/>
    <w:rsid w:val="00113280"/>
    <w:rsid w:val="0011586A"/>
    <w:rsid w:val="00121DD5"/>
    <w:rsid w:val="00124D62"/>
    <w:rsid w:val="00135AF9"/>
    <w:rsid w:val="001453CB"/>
    <w:rsid w:val="00145E6C"/>
    <w:rsid w:val="00146AD9"/>
    <w:rsid w:val="001506DC"/>
    <w:rsid w:val="00152A69"/>
    <w:rsid w:val="0015519D"/>
    <w:rsid w:val="00160830"/>
    <w:rsid w:val="001645C0"/>
    <w:rsid w:val="00173D56"/>
    <w:rsid w:val="00175A73"/>
    <w:rsid w:val="00177472"/>
    <w:rsid w:val="00185889"/>
    <w:rsid w:val="0019056D"/>
    <w:rsid w:val="001A2A3F"/>
    <w:rsid w:val="001A38EB"/>
    <w:rsid w:val="001A7CA5"/>
    <w:rsid w:val="001B3B22"/>
    <w:rsid w:val="001B5504"/>
    <w:rsid w:val="001B7E0A"/>
    <w:rsid w:val="001C2E07"/>
    <w:rsid w:val="001C4182"/>
    <w:rsid w:val="001D04BC"/>
    <w:rsid w:val="001D0642"/>
    <w:rsid w:val="001D4F68"/>
    <w:rsid w:val="001E1CCC"/>
    <w:rsid w:val="001E636D"/>
    <w:rsid w:val="001E7DAA"/>
    <w:rsid w:val="001F0B95"/>
    <w:rsid w:val="001F4069"/>
    <w:rsid w:val="001F648D"/>
    <w:rsid w:val="00200D76"/>
    <w:rsid w:val="002058F4"/>
    <w:rsid w:val="00207107"/>
    <w:rsid w:val="00214B86"/>
    <w:rsid w:val="00222E61"/>
    <w:rsid w:val="00225714"/>
    <w:rsid w:val="00246012"/>
    <w:rsid w:val="00247DBD"/>
    <w:rsid w:val="00250521"/>
    <w:rsid w:val="0025065B"/>
    <w:rsid w:val="00251012"/>
    <w:rsid w:val="00262CF6"/>
    <w:rsid w:val="00273A7F"/>
    <w:rsid w:val="0028089C"/>
    <w:rsid w:val="002836E8"/>
    <w:rsid w:val="00284F38"/>
    <w:rsid w:val="00286FFB"/>
    <w:rsid w:val="0029388C"/>
    <w:rsid w:val="002964B9"/>
    <w:rsid w:val="002966FB"/>
    <w:rsid w:val="00297A46"/>
    <w:rsid w:val="002A48E3"/>
    <w:rsid w:val="002A4F81"/>
    <w:rsid w:val="002A50CD"/>
    <w:rsid w:val="002B0F16"/>
    <w:rsid w:val="002B4E84"/>
    <w:rsid w:val="002C0B08"/>
    <w:rsid w:val="002C2F42"/>
    <w:rsid w:val="002C40B1"/>
    <w:rsid w:val="002E5FB7"/>
    <w:rsid w:val="002E67D4"/>
    <w:rsid w:val="002F008B"/>
    <w:rsid w:val="002F257D"/>
    <w:rsid w:val="002F3A86"/>
    <w:rsid w:val="00304F8F"/>
    <w:rsid w:val="00307BAB"/>
    <w:rsid w:val="00313BDE"/>
    <w:rsid w:val="00320D72"/>
    <w:rsid w:val="00326FB5"/>
    <w:rsid w:val="00333E81"/>
    <w:rsid w:val="003350BD"/>
    <w:rsid w:val="00341F8E"/>
    <w:rsid w:val="003464C2"/>
    <w:rsid w:val="0035368A"/>
    <w:rsid w:val="00355E94"/>
    <w:rsid w:val="00364FEF"/>
    <w:rsid w:val="00366294"/>
    <w:rsid w:val="00371270"/>
    <w:rsid w:val="003809E4"/>
    <w:rsid w:val="003906F2"/>
    <w:rsid w:val="00391CF5"/>
    <w:rsid w:val="00397A53"/>
    <w:rsid w:val="003A0664"/>
    <w:rsid w:val="003B5642"/>
    <w:rsid w:val="003B664E"/>
    <w:rsid w:val="003B7316"/>
    <w:rsid w:val="003E75E3"/>
    <w:rsid w:val="003F219E"/>
    <w:rsid w:val="003F4BFD"/>
    <w:rsid w:val="003F6922"/>
    <w:rsid w:val="00402524"/>
    <w:rsid w:val="00414674"/>
    <w:rsid w:val="0041496C"/>
    <w:rsid w:val="0042276A"/>
    <w:rsid w:val="004254E5"/>
    <w:rsid w:val="00426997"/>
    <w:rsid w:val="00436C8C"/>
    <w:rsid w:val="0046104A"/>
    <w:rsid w:val="00462077"/>
    <w:rsid w:val="00464024"/>
    <w:rsid w:val="00467D36"/>
    <w:rsid w:val="004703B6"/>
    <w:rsid w:val="00470D13"/>
    <w:rsid w:val="00471BE8"/>
    <w:rsid w:val="00475158"/>
    <w:rsid w:val="004753B2"/>
    <w:rsid w:val="00476E4E"/>
    <w:rsid w:val="00477BB7"/>
    <w:rsid w:val="00481923"/>
    <w:rsid w:val="00487413"/>
    <w:rsid w:val="00490687"/>
    <w:rsid w:val="004A0565"/>
    <w:rsid w:val="004A2A99"/>
    <w:rsid w:val="004A3F61"/>
    <w:rsid w:val="004A7CE4"/>
    <w:rsid w:val="004B43BA"/>
    <w:rsid w:val="004B5401"/>
    <w:rsid w:val="004B7F0E"/>
    <w:rsid w:val="004C4415"/>
    <w:rsid w:val="004D397E"/>
    <w:rsid w:val="004D602B"/>
    <w:rsid w:val="004D6D43"/>
    <w:rsid w:val="004E690C"/>
    <w:rsid w:val="004F02BE"/>
    <w:rsid w:val="004F0AFA"/>
    <w:rsid w:val="004F13A6"/>
    <w:rsid w:val="004F42F0"/>
    <w:rsid w:val="0050241F"/>
    <w:rsid w:val="00507973"/>
    <w:rsid w:val="00510670"/>
    <w:rsid w:val="00532CDA"/>
    <w:rsid w:val="005339E3"/>
    <w:rsid w:val="00540874"/>
    <w:rsid w:val="005435BB"/>
    <w:rsid w:val="00552139"/>
    <w:rsid w:val="00556276"/>
    <w:rsid w:val="00563189"/>
    <w:rsid w:val="00567D90"/>
    <w:rsid w:val="00567FC3"/>
    <w:rsid w:val="00571A85"/>
    <w:rsid w:val="00572F2D"/>
    <w:rsid w:val="00577CD0"/>
    <w:rsid w:val="00581E81"/>
    <w:rsid w:val="0058779F"/>
    <w:rsid w:val="0059296C"/>
    <w:rsid w:val="00594DA2"/>
    <w:rsid w:val="00596008"/>
    <w:rsid w:val="0059758E"/>
    <w:rsid w:val="00597A55"/>
    <w:rsid w:val="005A1965"/>
    <w:rsid w:val="005B5AB7"/>
    <w:rsid w:val="005C0E70"/>
    <w:rsid w:val="005C655C"/>
    <w:rsid w:val="005D62D5"/>
    <w:rsid w:val="005E0941"/>
    <w:rsid w:val="005E2299"/>
    <w:rsid w:val="005E6BF6"/>
    <w:rsid w:val="005E74C5"/>
    <w:rsid w:val="005E7509"/>
    <w:rsid w:val="005F0437"/>
    <w:rsid w:val="005F2C9A"/>
    <w:rsid w:val="005F2E04"/>
    <w:rsid w:val="005F3678"/>
    <w:rsid w:val="005F3882"/>
    <w:rsid w:val="00600579"/>
    <w:rsid w:val="00602239"/>
    <w:rsid w:val="00603280"/>
    <w:rsid w:val="00604F25"/>
    <w:rsid w:val="00606C9B"/>
    <w:rsid w:val="006118B8"/>
    <w:rsid w:val="00615644"/>
    <w:rsid w:val="006164CA"/>
    <w:rsid w:val="00626072"/>
    <w:rsid w:val="0062727D"/>
    <w:rsid w:val="00632BFB"/>
    <w:rsid w:val="00633B4D"/>
    <w:rsid w:val="00633CEB"/>
    <w:rsid w:val="00636010"/>
    <w:rsid w:val="00637D84"/>
    <w:rsid w:val="00643F1C"/>
    <w:rsid w:val="00651262"/>
    <w:rsid w:val="00652458"/>
    <w:rsid w:val="006538CC"/>
    <w:rsid w:val="00654DB3"/>
    <w:rsid w:val="00655E22"/>
    <w:rsid w:val="00657E10"/>
    <w:rsid w:val="0066309F"/>
    <w:rsid w:val="0066787E"/>
    <w:rsid w:val="00671A8C"/>
    <w:rsid w:val="00680CD8"/>
    <w:rsid w:val="006821C0"/>
    <w:rsid w:val="00684D0F"/>
    <w:rsid w:val="0069307B"/>
    <w:rsid w:val="006A0A00"/>
    <w:rsid w:val="006A4556"/>
    <w:rsid w:val="006A57C3"/>
    <w:rsid w:val="006B031D"/>
    <w:rsid w:val="006B66AB"/>
    <w:rsid w:val="006B7E65"/>
    <w:rsid w:val="006C27CA"/>
    <w:rsid w:val="006D3B45"/>
    <w:rsid w:val="006E5C16"/>
    <w:rsid w:val="006F181F"/>
    <w:rsid w:val="006F280D"/>
    <w:rsid w:val="006F3003"/>
    <w:rsid w:val="007022A7"/>
    <w:rsid w:val="007033AF"/>
    <w:rsid w:val="00707B1B"/>
    <w:rsid w:val="00710BF1"/>
    <w:rsid w:val="00712129"/>
    <w:rsid w:val="0071214C"/>
    <w:rsid w:val="0071224C"/>
    <w:rsid w:val="00713FAC"/>
    <w:rsid w:val="00714495"/>
    <w:rsid w:val="007160E5"/>
    <w:rsid w:val="00716A74"/>
    <w:rsid w:val="00721B2A"/>
    <w:rsid w:val="0072279F"/>
    <w:rsid w:val="00724653"/>
    <w:rsid w:val="007261CE"/>
    <w:rsid w:val="0073755F"/>
    <w:rsid w:val="007430A6"/>
    <w:rsid w:val="00743717"/>
    <w:rsid w:val="007444B7"/>
    <w:rsid w:val="007470BF"/>
    <w:rsid w:val="00750C3E"/>
    <w:rsid w:val="00761C5B"/>
    <w:rsid w:val="00765041"/>
    <w:rsid w:val="00771FBE"/>
    <w:rsid w:val="00774B2B"/>
    <w:rsid w:val="00777CDC"/>
    <w:rsid w:val="00777F0A"/>
    <w:rsid w:val="007970A8"/>
    <w:rsid w:val="007A0B0D"/>
    <w:rsid w:val="007A1C18"/>
    <w:rsid w:val="007A222A"/>
    <w:rsid w:val="007A26D5"/>
    <w:rsid w:val="007A3725"/>
    <w:rsid w:val="007A3A3B"/>
    <w:rsid w:val="007B3B59"/>
    <w:rsid w:val="007B4C73"/>
    <w:rsid w:val="007B6F8E"/>
    <w:rsid w:val="007C631B"/>
    <w:rsid w:val="007D18FF"/>
    <w:rsid w:val="007D6366"/>
    <w:rsid w:val="007E219E"/>
    <w:rsid w:val="007E646F"/>
    <w:rsid w:val="007E6BA7"/>
    <w:rsid w:val="007F0173"/>
    <w:rsid w:val="007F6BBC"/>
    <w:rsid w:val="00802D9B"/>
    <w:rsid w:val="00806DDF"/>
    <w:rsid w:val="00820288"/>
    <w:rsid w:val="008236B6"/>
    <w:rsid w:val="00831DE1"/>
    <w:rsid w:val="00832066"/>
    <w:rsid w:val="00837289"/>
    <w:rsid w:val="0084423B"/>
    <w:rsid w:val="00844ABB"/>
    <w:rsid w:val="0084608D"/>
    <w:rsid w:val="00861940"/>
    <w:rsid w:val="00862FD0"/>
    <w:rsid w:val="00864D58"/>
    <w:rsid w:val="00871913"/>
    <w:rsid w:val="00873001"/>
    <w:rsid w:val="00880DF5"/>
    <w:rsid w:val="00885409"/>
    <w:rsid w:val="00887365"/>
    <w:rsid w:val="00894091"/>
    <w:rsid w:val="00897E59"/>
    <w:rsid w:val="008A6A52"/>
    <w:rsid w:val="008B0EC7"/>
    <w:rsid w:val="008C073D"/>
    <w:rsid w:val="008C3933"/>
    <w:rsid w:val="008C3CEA"/>
    <w:rsid w:val="008C75DD"/>
    <w:rsid w:val="008E107A"/>
    <w:rsid w:val="008E2445"/>
    <w:rsid w:val="008F6835"/>
    <w:rsid w:val="00910260"/>
    <w:rsid w:val="00912E89"/>
    <w:rsid w:val="0091379A"/>
    <w:rsid w:val="00913A2A"/>
    <w:rsid w:val="009151FD"/>
    <w:rsid w:val="0092179B"/>
    <w:rsid w:val="0092382D"/>
    <w:rsid w:val="0092744F"/>
    <w:rsid w:val="00930041"/>
    <w:rsid w:val="00930517"/>
    <w:rsid w:val="009336F9"/>
    <w:rsid w:val="00934EF7"/>
    <w:rsid w:val="00936D62"/>
    <w:rsid w:val="00937CD7"/>
    <w:rsid w:val="00963981"/>
    <w:rsid w:val="00963ED6"/>
    <w:rsid w:val="0096629C"/>
    <w:rsid w:val="00966584"/>
    <w:rsid w:val="0097062D"/>
    <w:rsid w:val="009937E2"/>
    <w:rsid w:val="00994722"/>
    <w:rsid w:val="0099520C"/>
    <w:rsid w:val="009A0AEE"/>
    <w:rsid w:val="009A1A68"/>
    <w:rsid w:val="009D065B"/>
    <w:rsid w:val="009D0C4E"/>
    <w:rsid w:val="009E0360"/>
    <w:rsid w:val="009E05D5"/>
    <w:rsid w:val="009F39BE"/>
    <w:rsid w:val="009F6EB7"/>
    <w:rsid w:val="00A01494"/>
    <w:rsid w:val="00A03331"/>
    <w:rsid w:val="00A04C71"/>
    <w:rsid w:val="00A061C6"/>
    <w:rsid w:val="00A06883"/>
    <w:rsid w:val="00A1291D"/>
    <w:rsid w:val="00A1445C"/>
    <w:rsid w:val="00A31144"/>
    <w:rsid w:val="00A33DDB"/>
    <w:rsid w:val="00A35AA7"/>
    <w:rsid w:val="00A409AA"/>
    <w:rsid w:val="00A52407"/>
    <w:rsid w:val="00A56E94"/>
    <w:rsid w:val="00A63D06"/>
    <w:rsid w:val="00A70E4C"/>
    <w:rsid w:val="00A748F1"/>
    <w:rsid w:val="00A7784F"/>
    <w:rsid w:val="00A83B96"/>
    <w:rsid w:val="00A94625"/>
    <w:rsid w:val="00A972C9"/>
    <w:rsid w:val="00A97D10"/>
    <w:rsid w:val="00AA0904"/>
    <w:rsid w:val="00AC02B7"/>
    <w:rsid w:val="00AC0BED"/>
    <w:rsid w:val="00AC6819"/>
    <w:rsid w:val="00AD27DC"/>
    <w:rsid w:val="00AE20B4"/>
    <w:rsid w:val="00AE25BE"/>
    <w:rsid w:val="00AF34F3"/>
    <w:rsid w:val="00AF76FC"/>
    <w:rsid w:val="00AF7BA6"/>
    <w:rsid w:val="00B002B4"/>
    <w:rsid w:val="00B006E8"/>
    <w:rsid w:val="00B16AF0"/>
    <w:rsid w:val="00B21837"/>
    <w:rsid w:val="00B21929"/>
    <w:rsid w:val="00B2265C"/>
    <w:rsid w:val="00B2411D"/>
    <w:rsid w:val="00B24A40"/>
    <w:rsid w:val="00B27FA5"/>
    <w:rsid w:val="00B31315"/>
    <w:rsid w:val="00B31CE7"/>
    <w:rsid w:val="00B34D67"/>
    <w:rsid w:val="00B504D5"/>
    <w:rsid w:val="00B54696"/>
    <w:rsid w:val="00B60B19"/>
    <w:rsid w:val="00B810CD"/>
    <w:rsid w:val="00B83A5B"/>
    <w:rsid w:val="00B85326"/>
    <w:rsid w:val="00B8735D"/>
    <w:rsid w:val="00B9051A"/>
    <w:rsid w:val="00B93890"/>
    <w:rsid w:val="00BA1A57"/>
    <w:rsid w:val="00BA3E5A"/>
    <w:rsid w:val="00BA5D45"/>
    <w:rsid w:val="00BB069C"/>
    <w:rsid w:val="00BB13CE"/>
    <w:rsid w:val="00BB425E"/>
    <w:rsid w:val="00BC2651"/>
    <w:rsid w:val="00BD05A2"/>
    <w:rsid w:val="00BE50F4"/>
    <w:rsid w:val="00BE52FE"/>
    <w:rsid w:val="00BF0D33"/>
    <w:rsid w:val="00BF6EA0"/>
    <w:rsid w:val="00BF7B76"/>
    <w:rsid w:val="00BF7D90"/>
    <w:rsid w:val="00C014C9"/>
    <w:rsid w:val="00C051DD"/>
    <w:rsid w:val="00C14E39"/>
    <w:rsid w:val="00C16A7B"/>
    <w:rsid w:val="00C21F24"/>
    <w:rsid w:val="00C32AD3"/>
    <w:rsid w:val="00C33D58"/>
    <w:rsid w:val="00C34A61"/>
    <w:rsid w:val="00C41DA8"/>
    <w:rsid w:val="00C42C21"/>
    <w:rsid w:val="00C52F26"/>
    <w:rsid w:val="00C5585E"/>
    <w:rsid w:val="00C55FD8"/>
    <w:rsid w:val="00C57C37"/>
    <w:rsid w:val="00C610F6"/>
    <w:rsid w:val="00C63167"/>
    <w:rsid w:val="00C64C53"/>
    <w:rsid w:val="00C660A8"/>
    <w:rsid w:val="00C66DBC"/>
    <w:rsid w:val="00C70ADB"/>
    <w:rsid w:val="00C70FF4"/>
    <w:rsid w:val="00C71DF2"/>
    <w:rsid w:val="00C7377F"/>
    <w:rsid w:val="00C76D18"/>
    <w:rsid w:val="00C83533"/>
    <w:rsid w:val="00C8354B"/>
    <w:rsid w:val="00C90D5B"/>
    <w:rsid w:val="00C96FC0"/>
    <w:rsid w:val="00CA0920"/>
    <w:rsid w:val="00CA0C9C"/>
    <w:rsid w:val="00CB001A"/>
    <w:rsid w:val="00CB6787"/>
    <w:rsid w:val="00CD0FBB"/>
    <w:rsid w:val="00CD20A9"/>
    <w:rsid w:val="00CD4CCC"/>
    <w:rsid w:val="00CD5C40"/>
    <w:rsid w:val="00CE1531"/>
    <w:rsid w:val="00CE7617"/>
    <w:rsid w:val="00CF3C96"/>
    <w:rsid w:val="00CF3CE7"/>
    <w:rsid w:val="00CF764B"/>
    <w:rsid w:val="00D00269"/>
    <w:rsid w:val="00D12EB6"/>
    <w:rsid w:val="00D144B8"/>
    <w:rsid w:val="00D15D5F"/>
    <w:rsid w:val="00D15FAB"/>
    <w:rsid w:val="00D200F4"/>
    <w:rsid w:val="00D20502"/>
    <w:rsid w:val="00D2782F"/>
    <w:rsid w:val="00D334D0"/>
    <w:rsid w:val="00D335D2"/>
    <w:rsid w:val="00D34D24"/>
    <w:rsid w:val="00D37EF4"/>
    <w:rsid w:val="00D37F03"/>
    <w:rsid w:val="00D4045B"/>
    <w:rsid w:val="00D41B91"/>
    <w:rsid w:val="00D45637"/>
    <w:rsid w:val="00D4785E"/>
    <w:rsid w:val="00D50411"/>
    <w:rsid w:val="00D63F28"/>
    <w:rsid w:val="00D65889"/>
    <w:rsid w:val="00D678EC"/>
    <w:rsid w:val="00D73DB8"/>
    <w:rsid w:val="00D7529C"/>
    <w:rsid w:val="00D76EC4"/>
    <w:rsid w:val="00D801FC"/>
    <w:rsid w:val="00D80629"/>
    <w:rsid w:val="00D80F76"/>
    <w:rsid w:val="00D84484"/>
    <w:rsid w:val="00D8646F"/>
    <w:rsid w:val="00D866DA"/>
    <w:rsid w:val="00D87317"/>
    <w:rsid w:val="00D97691"/>
    <w:rsid w:val="00DA5426"/>
    <w:rsid w:val="00DA5CF3"/>
    <w:rsid w:val="00DB02A2"/>
    <w:rsid w:val="00DB2878"/>
    <w:rsid w:val="00DB6EA2"/>
    <w:rsid w:val="00DC5DC5"/>
    <w:rsid w:val="00DD3FA8"/>
    <w:rsid w:val="00DD4793"/>
    <w:rsid w:val="00DE027C"/>
    <w:rsid w:val="00DE3DF1"/>
    <w:rsid w:val="00DE6E2E"/>
    <w:rsid w:val="00DF13F3"/>
    <w:rsid w:val="00DF5436"/>
    <w:rsid w:val="00E02DF7"/>
    <w:rsid w:val="00E04B46"/>
    <w:rsid w:val="00E04DE8"/>
    <w:rsid w:val="00E10A96"/>
    <w:rsid w:val="00E14F1B"/>
    <w:rsid w:val="00E21A13"/>
    <w:rsid w:val="00E225DB"/>
    <w:rsid w:val="00E26B85"/>
    <w:rsid w:val="00E42FFC"/>
    <w:rsid w:val="00E50D83"/>
    <w:rsid w:val="00E70AA1"/>
    <w:rsid w:val="00E7157C"/>
    <w:rsid w:val="00E74954"/>
    <w:rsid w:val="00E75948"/>
    <w:rsid w:val="00E7623C"/>
    <w:rsid w:val="00E76C71"/>
    <w:rsid w:val="00E76F5B"/>
    <w:rsid w:val="00E815AE"/>
    <w:rsid w:val="00E84110"/>
    <w:rsid w:val="00E85204"/>
    <w:rsid w:val="00E94709"/>
    <w:rsid w:val="00EA0FF6"/>
    <w:rsid w:val="00EA48B7"/>
    <w:rsid w:val="00EA765C"/>
    <w:rsid w:val="00ED7143"/>
    <w:rsid w:val="00EE39E0"/>
    <w:rsid w:val="00EE498A"/>
    <w:rsid w:val="00EE6100"/>
    <w:rsid w:val="00EF20EB"/>
    <w:rsid w:val="00EF27AA"/>
    <w:rsid w:val="00F0251E"/>
    <w:rsid w:val="00F0413F"/>
    <w:rsid w:val="00F042C1"/>
    <w:rsid w:val="00F0484B"/>
    <w:rsid w:val="00F04F1D"/>
    <w:rsid w:val="00F0616E"/>
    <w:rsid w:val="00F107B3"/>
    <w:rsid w:val="00F110CB"/>
    <w:rsid w:val="00F12810"/>
    <w:rsid w:val="00F20941"/>
    <w:rsid w:val="00F23491"/>
    <w:rsid w:val="00F309BF"/>
    <w:rsid w:val="00F30BCC"/>
    <w:rsid w:val="00F35080"/>
    <w:rsid w:val="00F40FFA"/>
    <w:rsid w:val="00F4195D"/>
    <w:rsid w:val="00F4306A"/>
    <w:rsid w:val="00F4323F"/>
    <w:rsid w:val="00F43B5D"/>
    <w:rsid w:val="00F44FC9"/>
    <w:rsid w:val="00F468BF"/>
    <w:rsid w:val="00F47756"/>
    <w:rsid w:val="00F47775"/>
    <w:rsid w:val="00F52E58"/>
    <w:rsid w:val="00F52F1E"/>
    <w:rsid w:val="00F6430F"/>
    <w:rsid w:val="00F65348"/>
    <w:rsid w:val="00F70412"/>
    <w:rsid w:val="00F7763A"/>
    <w:rsid w:val="00F77D06"/>
    <w:rsid w:val="00F83DF2"/>
    <w:rsid w:val="00F85EA4"/>
    <w:rsid w:val="00F90F1B"/>
    <w:rsid w:val="00FA1252"/>
    <w:rsid w:val="00FB070C"/>
    <w:rsid w:val="00FB0C32"/>
    <w:rsid w:val="00FE4CE0"/>
    <w:rsid w:val="00FE5947"/>
    <w:rsid w:val="00FE6898"/>
    <w:rsid w:val="00FF22AE"/>
    <w:rsid w:val="00FF23B0"/>
    <w:rsid w:val="00FF2CBC"/>
    <w:rsid w:val="00FF62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9C76ACA44640139AB9CD00D9F3472B">
    <w:name w:val="959C76ACA44640139AB9CD00D9F3472B"/>
    <w:rsid w:val="0071214C"/>
    <w:pPr>
      <w:widowControl w:val="0"/>
      <w:jc w:val="both"/>
    </w:pPr>
  </w:style>
  <w:style w:type="paragraph" w:customStyle="1" w:styleId="6A8D45FDE97B47D4AE2D5F36A8B8433E">
    <w:name w:val="6A8D45FDE97B47D4AE2D5F36A8B8433E"/>
    <w:rsid w:val="0071214C"/>
    <w:pPr>
      <w:widowControl w:val="0"/>
      <w:jc w:val="both"/>
    </w:pPr>
  </w:style>
  <w:style w:type="paragraph" w:customStyle="1" w:styleId="BFE4FD2016CB47C886510BC4963EB2D6">
    <w:name w:val="BFE4FD2016CB47C886510BC4963EB2D6"/>
    <w:rsid w:val="0071214C"/>
    <w:pPr>
      <w:widowControl w:val="0"/>
      <w:jc w:val="both"/>
    </w:pPr>
  </w:style>
  <w:style w:type="character" w:styleId="PlaceholderText">
    <w:name w:val="Placeholder Text"/>
    <w:basedOn w:val="DefaultParagraphFont"/>
    <w:uiPriority w:val="99"/>
    <w:semiHidden/>
    <w:rsid w:val="0042276A"/>
    <w:rPr>
      <w:color w:val="808080"/>
    </w:rPr>
  </w:style>
  <w:style w:type="paragraph" w:customStyle="1" w:styleId="D891D2AAF3F647DAA14E0E51A0172AB5">
    <w:name w:val="D891D2AAF3F647DAA14E0E51A0172AB5"/>
    <w:rsid w:val="00481923"/>
    <w:pPr>
      <w:widowControl w:val="0"/>
      <w:jc w:val="both"/>
    </w:pPr>
  </w:style>
  <w:style w:type="paragraph" w:customStyle="1" w:styleId="5CE9A26C1B20403CA5C52D4B9D48CAB9">
    <w:name w:val="5CE9A26C1B20403CA5C52D4B9D48CAB9"/>
    <w:rsid w:val="0048192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160AED98993E141B2EBCB0351892C6A" ma:contentTypeVersion="11" ma:contentTypeDescription="新しいドキュメントを作成します。" ma:contentTypeScope="" ma:versionID="113fca15391ed4f6b4ce76199e9efcba">
  <xsd:schema xmlns:xsd="http://www.w3.org/2001/XMLSchema" xmlns:xs="http://www.w3.org/2001/XMLSchema" xmlns:p="http://schemas.microsoft.com/office/2006/metadata/properties" xmlns:ns2="65845842-aa1d-4e79-bf9d-7b54714cbf00" xmlns:ns3="730bdff3-fd1f-4a8c-b897-e708f84a0af2" targetNamespace="http://schemas.microsoft.com/office/2006/metadata/properties" ma:root="true" ma:fieldsID="114fb17721fecb23f9c6e6bed1f347c3" ns2:_="" ns3:_="">
    <xsd:import namespace="65845842-aa1d-4e79-bf9d-7b54714cbf00"/>
    <xsd:import namespace="730bdff3-fd1f-4a8c-b897-e708f84a0af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45842-aa1d-4e79-bf9d-7b54714cb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023a57e6-b469-4fcf-b678-0ad13677648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bdff3-fd1f-4a8c-b897-e708f84a0af2"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TaxCatchAll" ma:index="17" nillable="true" ma:displayName="Taxonomy Catch All Column" ma:hidden="true" ma:list="{ed935c17-7cf7-4a7f-bac1-02d4321055d7}" ma:internalName="TaxCatchAll" ma:showField="CatchAllData" ma:web="730bdff3-fd1f-4a8c-b897-e708f84a0a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845842-aa1d-4e79-bf9d-7b54714cbf00">
      <Terms xmlns="http://schemas.microsoft.com/office/infopath/2007/PartnerControls"/>
    </lcf76f155ced4ddcb4097134ff3c332f>
    <TaxCatchAll xmlns="730bdff3-fd1f-4a8c-b897-e708f84a0af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EAF679-C589-46F7-A1C0-FDADAD19E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45842-aa1d-4e79-bf9d-7b54714cbf00"/>
    <ds:schemaRef ds:uri="730bdff3-fd1f-4a8c-b897-e708f84a0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083E7-6DA9-4931-A0C3-C6E6A809173B}">
  <ds:schemaRefs>
    <ds:schemaRef ds:uri="http://schemas.microsoft.com/office/2006/metadata/properties"/>
    <ds:schemaRef ds:uri="http://schemas.microsoft.com/office/infopath/2007/PartnerControls"/>
    <ds:schemaRef ds:uri="65845842-aa1d-4e79-bf9d-7b54714cbf00"/>
    <ds:schemaRef ds:uri="730bdff3-fd1f-4a8c-b897-e708f84a0af2"/>
  </ds:schemaRefs>
</ds:datastoreItem>
</file>

<file path=customXml/itemProps3.xml><?xml version="1.0" encoding="utf-8"?>
<ds:datastoreItem xmlns:ds="http://schemas.openxmlformats.org/officeDocument/2006/customXml" ds:itemID="{30F9685A-5971-46C7-95C1-1846BDF17551}">
  <ds:schemaRefs>
    <ds:schemaRef ds:uri="http://schemas.openxmlformats.org/officeDocument/2006/bibliography"/>
  </ds:schemaRefs>
</ds:datastoreItem>
</file>

<file path=customXml/itemProps4.xml><?xml version="1.0" encoding="utf-8"?>
<ds:datastoreItem xmlns:ds="http://schemas.openxmlformats.org/officeDocument/2006/customXml" ds:itemID="{9D79DA43-B58E-47EC-8775-0FCC8AEC2C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25063</TotalTime>
  <Pages>1</Pages>
  <Words>40645</Words>
  <Characters>231683</Characters>
  <Application>Microsoft Office Word</Application>
  <DocSecurity>2</DocSecurity>
  <Lines>1930</Lines>
  <Paragraphs>543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271785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YUSUKE YASUDA</dc:creator>
  <cp:keywords/>
  <dc:description/>
  <cp:lastModifiedBy>Huy Huynh</cp:lastModifiedBy>
  <cp:revision>831</cp:revision>
  <dcterms:created xsi:type="dcterms:W3CDTF">2024-01-16T08:08:00Z</dcterms:created>
  <dcterms:modified xsi:type="dcterms:W3CDTF">2026-08-03T11:10:00Z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0x0101005160AED98993E141B2EBCB0351892C6A</vt:lpwstr>
  </property>
</Properties>
</file>